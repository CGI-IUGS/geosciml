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2F0CD867"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-dd-mm&gt;</w:t>
      </w:r>
    </w:p>
    <w:p w14:paraId="7B3D6164" w14:textId="1AD6A204"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w:t>
      </w:r>
      <w:r w:rsidR="00377235" w:rsidRPr="00D12552">
        <w:rPr>
          <w:color w:val="FF0000"/>
          <w:sz w:val="20"/>
          <w:szCs w:val="20"/>
          <w:lang w:val="en-CA"/>
        </w:rPr>
        <w:t>&gt;</w:t>
      </w:r>
    </w:p>
    <w:p w14:paraId="7CCE2DD7" w14:textId="37122894"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-dd-mm&gt;</w:t>
      </w:r>
      <w:r w:rsidR="00377235" w:rsidRPr="00D12552">
        <w:rPr>
          <w:b/>
          <w:color w:val="0000FF"/>
          <w:sz w:val="20"/>
          <w:szCs w:val="20"/>
          <w:lang w:val="en-CA"/>
        </w:rPr>
        <w:t xml:space="preserve"> </w:t>
      </w:r>
    </w:p>
    <w:p w14:paraId="0CC17C55" w14:textId="2C23DAEA" w:rsidR="009A7B37" w:rsidRPr="00D12552" w:rsidRDefault="009A7B37">
      <w:pPr>
        <w:jc w:val="right"/>
        <w:rPr>
          <w:sz w:val="20"/>
          <w:szCs w:val="20"/>
          <w:lang w:val="en-CA"/>
        </w:rPr>
      </w:pPr>
      <w:bookmarkStart w:id="0"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Hyperlink"/>
            <w:sz w:val="20"/>
            <w:szCs w:val="20"/>
            <w:lang w:val="en-CA"/>
          </w:rPr>
          <w:t>http://www.opengis.net/doc/geosciml/</w:t>
        </w:r>
      </w:hyperlink>
      <w:r w:rsidR="001133B5" w:rsidRPr="00D12552">
        <w:rPr>
          <w:rStyle w:val="Hyperlink"/>
          <w:sz w:val="20"/>
          <w:szCs w:val="20"/>
          <w:lang w:val="en-CA"/>
        </w:rPr>
        <w:t>4.</w:t>
      </w:r>
      <w:r w:rsidR="004832DE">
        <w:rPr>
          <w:rStyle w:val="Hyperlink"/>
          <w:sz w:val="20"/>
          <w:szCs w:val="20"/>
          <w:lang w:val="en-CA"/>
        </w:rPr>
        <w:t>1</w:t>
      </w:r>
      <w:r w:rsidR="004C43DA" w:rsidRPr="00D12552">
        <w:rPr>
          <w:sz w:val="20"/>
          <w:szCs w:val="20"/>
          <w:lang w:val="en-CA"/>
        </w:rPr>
        <w:t>&gt;</w:t>
      </w:r>
    </w:p>
    <w:p w14:paraId="75CB79A7" w14:textId="7A225EAF"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0"/>
      <w:r w:rsidRPr="00D12552">
        <w:rPr>
          <w:sz w:val="20"/>
          <w:szCs w:val="20"/>
          <w:lang w:val="en-CA"/>
        </w:rPr>
        <w:t> </w:t>
      </w:r>
      <w:r w:rsidR="00CD22DC">
        <w:rPr>
          <w:sz w:val="20"/>
          <w:szCs w:val="20"/>
          <w:lang w:val="en-CA"/>
        </w:rPr>
        <w:t>16-008</w:t>
      </w:r>
      <w:r w:rsidR="004C43DA" w:rsidRPr="00D12552">
        <w:rPr>
          <w:sz w:val="20"/>
          <w:szCs w:val="20"/>
          <w:lang w:val="en-CA"/>
        </w:rPr>
        <w:t xml:space="preserve"> </w:t>
      </w:r>
    </w:p>
    <w:p w14:paraId="1A070564" w14:textId="65A66926" w:rsidR="009A7B37" w:rsidRPr="00D12552" w:rsidRDefault="009A7B37">
      <w:pPr>
        <w:jc w:val="right"/>
        <w:rPr>
          <w:sz w:val="20"/>
          <w:szCs w:val="20"/>
          <w:lang w:val="en-CA"/>
        </w:rPr>
      </w:pPr>
      <w:r w:rsidRPr="00D12552">
        <w:rPr>
          <w:sz w:val="20"/>
          <w:szCs w:val="20"/>
          <w:lang w:val="en-CA"/>
        </w:rPr>
        <w:t xml:space="preserve">Version: </w:t>
      </w:r>
      <w:r w:rsidR="00E21DD0">
        <w:rPr>
          <w:sz w:val="20"/>
          <w:szCs w:val="20"/>
          <w:lang w:val="en-CA"/>
        </w:rPr>
        <w:t>4</w:t>
      </w:r>
      <w:r w:rsidR="00DE2E15">
        <w:rPr>
          <w:sz w:val="20"/>
          <w:szCs w:val="20"/>
          <w:lang w:val="en-CA"/>
        </w:rPr>
        <w:t>.1</w:t>
      </w:r>
      <w:r w:rsidR="001133B5" w:rsidRPr="00D12552">
        <w:rPr>
          <w:sz w:val="20"/>
          <w:szCs w:val="20"/>
          <w:lang w:val="en-CA"/>
        </w:rPr>
        <w:t>.0</w:t>
      </w:r>
    </w:p>
    <w:p w14:paraId="1A667B69" w14:textId="65F15060"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63799">
        <w:rPr>
          <w:sz w:val="20"/>
          <w:szCs w:val="20"/>
          <w:lang w:val="en-CA"/>
        </w:rPr>
        <w:t>Implementation Standard</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F59C64F" w14:textId="77777777" w:rsidR="00AC2E40" w:rsidRPr="00D12552" w:rsidRDefault="00AC2E40" w:rsidP="00AC2E40">
      <w:pPr>
        <w:jc w:val="right"/>
        <w:rPr>
          <w:b/>
          <w:color w:val="FF0000"/>
          <w:sz w:val="28"/>
          <w:szCs w:val="28"/>
          <w:lang w:val="en-CA"/>
        </w:rPr>
      </w:pPr>
    </w:p>
    <w:p w14:paraId="1219AA74" w14:textId="7F943E8E"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w:t>
      </w:r>
      <w:r w:rsidR="004832DE">
        <w:rPr>
          <w:sz w:val="36"/>
          <w:szCs w:val="36"/>
          <w:lang w:val="en-CA"/>
        </w:rPr>
        <w:t>1</w:t>
      </w:r>
      <w:r w:rsidR="00CD22DC">
        <w:rPr>
          <w:sz w:val="36"/>
          <w:szCs w:val="36"/>
          <w:lang w:val="en-CA"/>
        </w:rPr>
        <w:t xml:space="preserve"> (GeoSciML)</w:t>
      </w:r>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2571ED56" w:rsidR="009A7B37" w:rsidRPr="00D12552" w:rsidRDefault="004203F0" w:rsidP="00E50724">
      <w:pPr>
        <w:jc w:val="center"/>
        <w:rPr>
          <w:b/>
          <w:lang w:val="en-CA"/>
        </w:rPr>
      </w:pPr>
      <w:r w:rsidRPr="00D12552">
        <w:rPr>
          <w:lang w:val="en-CA"/>
        </w:rPr>
        <w:t xml:space="preserve">Copyright © </w:t>
      </w:r>
      <w:r w:rsidR="001133B5" w:rsidRPr="00D12552">
        <w:rPr>
          <w:lang w:val="en-CA"/>
        </w:rPr>
        <w:t>201</w:t>
      </w:r>
      <w:r w:rsidR="000F075C">
        <w:rPr>
          <w:lang w:val="en-CA"/>
        </w:rPr>
        <w:t>6</w:t>
      </w:r>
      <w:r w:rsidR="00E50724" w:rsidRPr="00D12552">
        <w:rPr>
          <w:lang w:val="en-CA"/>
        </w:rPr>
        <w:t xml:space="preserve"> Open Geospatial Consortium</w:t>
      </w:r>
      <w:r w:rsidR="009A7B37" w:rsidRPr="00D12552">
        <w:rPr>
          <w:lang w:val="en-CA"/>
        </w:rPr>
        <w:br/>
      </w:r>
      <w:proofErr w:type="gramStart"/>
      <w:r w:rsidR="009A7B37" w:rsidRPr="00D12552">
        <w:rPr>
          <w:lang w:val="en-CA"/>
        </w:rPr>
        <w:t>To</w:t>
      </w:r>
      <w:proofErr w:type="gramEnd"/>
      <w:r w:rsidR="009A7B37" w:rsidRPr="00D12552">
        <w:rPr>
          <w:lang w:val="en-CA"/>
        </w:rPr>
        <w:t xml:space="preserve"> obtain additional rights of use, visit </w:t>
      </w:r>
      <w:hyperlink r:id="rId10" w:history="1">
        <w:r w:rsidR="009A7B37" w:rsidRPr="00D12552">
          <w:rPr>
            <w:rStyle w:val="Hyperlink"/>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10DC797A" w14:textId="77777777" w:rsidR="00D63684" w:rsidRPr="00792D31" w:rsidRDefault="00D63684" w:rsidP="003F157A">
      <w:pPr>
        <w:pStyle w:val="zzCover"/>
        <w:framePr w:hSpace="142" w:vSpace="142" w:wrap="auto" w:vAnchor="page" w:hAnchor="page" w:x="1839" w:y="13141"/>
        <w:tabs>
          <w:tab w:val="left" w:pos="1980"/>
        </w:tabs>
        <w:suppressAutoHyphens/>
        <w:spacing w:after="0"/>
        <w:jc w:val="left"/>
        <w:rPr>
          <w:b w:val="0"/>
          <w:color w:val="auto"/>
          <w:sz w:val="20"/>
          <w:lang w:val="fr-CA"/>
        </w:rPr>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752D0540" w14:textId="1912B1F1" w:rsidR="00D63684" w:rsidRPr="00792D31" w:rsidRDefault="002C1418" w:rsidP="003F157A">
      <w:pPr>
        <w:pStyle w:val="zzCover"/>
        <w:framePr w:hSpace="142" w:vSpace="142" w:wrap="auto" w:vAnchor="page" w:hAnchor="page" w:x="1839" w:y="13141"/>
        <w:tabs>
          <w:tab w:val="left" w:pos="1980"/>
        </w:tabs>
        <w:suppressAutoHyphens/>
        <w:spacing w:after="0"/>
        <w:jc w:val="left"/>
        <w:rPr>
          <w:b w:val="0"/>
          <w:color w:val="auto"/>
          <w:sz w:val="20"/>
          <w:lang w:val="fr-CA"/>
        </w:rPr>
      </w:pPr>
      <w:r>
        <w:rPr>
          <w:b w:val="0"/>
          <w:color w:val="auto"/>
          <w:sz w:val="20"/>
          <w:lang w:val="fr-CA"/>
        </w:rPr>
        <w:t>Document subtype:   </w:t>
      </w:r>
      <w:r>
        <w:rPr>
          <w:b w:val="0"/>
          <w:color w:val="auto"/>
          <w:sz w:val="20"/>
          <w:lang w:val="fr-CA"/>
        </w:rPr>
        <w:tab/>
      </w:r>
    </w:p>
    <w:p w14:paraId="5B2F5079" w14:textId="77777777" w:rsidR="00D63684" w:rsidRPr="00D12552" w:rsidRDefault="00D63684" w:rsidP="003F157A">
      <w:pPr>
        <w:pStyle w:val="zzCover"/>
        <w:framePr w:hSpace="142" w:vSpace="142" w:wrap="auto" w:vAnchor="page" w:hAnchor="page" w:x="1839" w:y="13141"/>
        <w:tabs>
          <w:tab w:val="left" w:pos="1980"/>
        </w:tabs>
        <w:suppressAutoHyphens/>
        <w:spacing w:after="0"/>
        <w:jc w:val="left"/>
        <w:rPr>
          <w:b w:val="0"/>
          <w:color w:val="auto"/>
          <w:sz w:val="20"/>
          <w:lang w:val="en-CA"/>
        </w:rPr>
      </w:pPr>
      <w:r w:rsidRPr="00D12552">
        <w:rPr>
          <w:b w:val="0"/>
          <w:color w:val="auto"/>
          <w:sz w:val="20"/>
          <w:lang w:val="en-CA"/>
        </w:rPr>
        <w:t>Document stage:   </w:t>
      </w:r>
      <w:r w:rsidRPr="00D12552">
        <w:rPr>
          <w:b w:val="0"/>
          <w:color w:val="auto"/>
          <w:sz w:val="20"/>
          <w:lang w:val="en-CA"/>
        </w:rPr>
        <w:tab/>
        <w:t>Draft</w:t>
      </w:r>
    </w:p>
    <w:p w14:paraId="412F2546" w14:textId="77777777" w:rsidR="00D63684" w:rsidRPr="00D12552" w:rsidRDefault="00D63684" w:rsidP="003F157A">
      <w:pPr>
        <w:pStyle w:val="zzCover"/>
        <w:framePr w:hSpace="142" w:vSpace="142" w:wrap="auto" w:vAnchor="page" w:hAnchor="page" w:x="1839" w:y="13141"/>
        <w:tabs>
          <w:tab w:val="left" w:pos="1980"/>
        </w:tabs>
        <w:suppressAutoHyphens/>
        <w:spacing w:after="0"/>
        <w:jc w:val="left"/>
        <w:rPr>
          <w:color w:val="auto"/>
          <w:sz w:val="16"/>
          <w:lang w:val="en-CA"/>
        </w:rPr>
      </w:pPr>
      <w:r w:rsidRPr="00D12552">
        <w:rPr>
          <w:b w:val="0"/>
          <w:color w:val="auto"/>
          <w:sz w:val="20"/>
          <w:lang w:val="en-CA"/>
        </w:rPr>
        <w:t>Document language: </w:t>
      </w:r>
      <w:r w:rsidRPr="00D12552">
        <w:rPr>
          <w:b w:val="0"/>
          <w:color w:val="auto"/>
          <w:sz w:val="20"/>
          <w:lang w:val="en-CA"/>
        </w:rPr>
        <w:tab/>
        <w:t>English</w:t>
      </w:r>
    </w:p>
    <w:p w14:paraId="3835DF7E" w14:textId="41818F38" w:rsidR="00D63684" w:rsidRDefault="009A7B37" w:rsidP="00F60CB2">
      <w:pPr>
        <w:rPr>
          <w:lang w:val="en-CA"/>
        </w:rPr>
      </w:pPr>
      <w:r w:rsidRPr="00D12552">
        <w:rPr>
          <w:lang w:val="en-CA"/>
        </w:rPr>
        <w:t>Recipients of this document are invited to submit, with their comments, notification of any relevant patent rights of which they are aware and to provide supporting documentation.</w:t>
      </w:r>
      <w:bookmarkStart w:id="1" w:name="_Toc165888228"/>
    </w:p>
    <w:p w14:paraId="04A82434" w14:textId="1B27B091" w:rsidR="007F6680" w:rsidRPr="00D12552" w:rsidRDefault="007F6680" w:rsidP="00F60CB2">
      <w:pPr>
        <w:rPr>
          <w:lang w:val="en-CA"/>
        </w:rPr>
      </w:pPr>
    </w:p>
    <w:p w14:paraId="6D7995B6" w14:textId="6D787775" w:rsidR="007502C8" w:rsidRDefault="007502C8" w:rsidP="00C9768E">
      <w:pPr>
        <w:pBdr>
          <w:top w:val="single" w:sz="4" w:space="1" w:color="auto"/>
          <w:left w:val="single" w:sz="4" w:space="4" w:color="auto"/>
          <w:bottom w:val="single" w:sz="4" w:space="1" w:color="auto"/>
          <w:right w:val="single" w:sz="4" w:space="4" w:color="auto"/>
        </w:pBdr>
        <w:shd w:val="clear" w:color="auto" w:fill="F2F2F2"/>
        <w:spacing w:after="0"/>
        <w:rPr>
          <w:sz w:val="16"/>
          <w:szCs w:val="16"/>
          <w:lang w:val="en-CA"/>
        </w:rPr>
      </w:pPr>
    </w:p>
    <w:p w14:paraId="05CBAB5C" w14:textId="627995ED" w:rsidR="00F60CB2" w:rsidRPr="00D12552" w:rsidRDefault="00F60CB2" w:rsidP="00F60CB2">
      <w:pPr>
        <w:rPr>
          <w:sz w:val="16"/>
          <w:szCs w:val="16"/>
          <w:lang w:val="en-CA"/>
        </w:rPr>
      </w:pPr>
      <w:r w:rsidRPr="00D12552">
        <w:rPr>
          <w:sz w:val="16"/>
          <w:szCs w:val="16"/>
          <w:lang w:val="en-CA"/>
        </w:rPr>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YOUR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Default="00F60CB2">
      <w:pPr>
        <w:pStyle w:val="TOCHeading"/>
        <w:rPr>
          <w:lang w:val="en-CA"/>
        </w:rPr>
      </w:pPr>
      <w:r w:rsidRPr="00D12552">
        <w:rPr>
          <w:lang w:val="en-CA"/>
        </w:rPr>
        <w:lastRenderedPageBreak/>
        <w:t>Contents</w:t>
      </w:r>
    </w:p>
    <w:p w14:paraId="5E8037A3" w14:textId="77777777" w:rsidR="008765D9" w:rsidRPr="008765D9" w:rsidRDefault="008765D9" w:rsidP="00AE53C0">
      <w:pPr>
        <w:rPr>
          <w:lang w:val="en-CA"/>
        </w:rPr>
      </w:pPr>
    </w:p>
    <w:p w14:paraId="2E192B12" w14:textId="77777777" w:rsidR="00E60632" w:rsidRDefault="00F27D5A">
      <w:pPr>
        <w:pStyle w:val="TOC1"/>
        <w:tabs>
          <w:tab w:val="left" w:pos="480"/>
          <w:tab w:val="right" w:leader="dot" w:pos="8630"/>
        </w:tabs>
        <w:rPr>
          <w:rFonts w:asciiTheme="minorHAnsi" w:eastAsiaTheme="minorEastAsia" w:hAnsiTheme="minorHAnsi" w:cstheme="minorBidi"/>
          <w:noProof/>
          <w:sz w:val="22"/>
          <w:szCs w:val="22"/>
          <w:lang w:val="en-CA" w:eastAsia="en-CA"/>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hyperlink w:anchor="_Toc456946924" w:history="1">
        <w:r w:rsidR="00E60632" w:rsidRPr="00822B54">
          <w:rPr>
            <w:rStyle w:val="Hyperlink"/>
            <w:noProof/>
            <w:lang w:val="en-CA"/>
          </w:rPr>
          <w:t>1.</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Scope</w:t>
        </w:r>
        <w:r w:rsidR="00E60632">
          <w:rPr>
            <w:noProof/>
            <w:webHidden/>
          </w:rPr>
          <w:tab/>
        </w:r>
        <w:r w:rsidR="00E60632">
          <w:rPr>
            <w:noProof/>
            <w:webHidden/>
          </w:rPr>
          <w:fldChar w:fldCharType="begin"/>
        </w:r>
        <w:r w:rsidR="00E60632">
          <w:rPr>
            <w:noProof/>
            <w:webHidden/>
          </w:rPr>
          <w:instrText xml:space="preserve"> PAGEREF _Toc456946924 \h </w:instrText>
        </w:r>
        <w:r w:rsidR="00E60632">
          <w:rPr>
            <w:noProof/>
            <w:webHidden/>
          </w:rPr>
        </w:r>
        <w:r w:rsidR="00E60632">
          <w:rPr>
            <w:noProof/>
            <w:webHidden/>
          </w:rPr>
          <w:fldChar w:fldCharType="separate"/>
        </w:r>
        <w:r w:rsidR="00E60632">
          <w:rPr>
            <w:noProof/>
            <w:webHidden/>
          </w:rPr>
          <w:t>10</w:t>
        </w:r>
        <w:r w:rsidR="00E60632">
          <w:rPr>
            <w:noProof/>
            <w:webHidden/>
          </w:rPr>
          <w:fldChar w:fldCharType="end"/>
        </w:r>
      </w:hyperlink>
    </w:p>
    <w:p w14:paraId="16962DDB" w14:textId="77777777" w:rsidR="00E60632" w:rsidRDefault="00C33812">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6946925" w:history="1">
        <w:r w:rsidR="00E60632" w:rsidRPr="00822B54">
          <w:rPr>
            <w:rStyle w:val="Hyperlink"/>
            <w:noProof/>
            <w:lang w:val="en-CA"/>
          </w:rPr>
          <w:t>2.</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Conformance</w:t>
        </w:r>
        <w:r w:rsidR="00E60632">
          <w:rPr>
            <w:noProof/>
            <w:webHidden/>
          </w:rPr>
          <w:tab/>
        </w:r>
        <w:r w:rsidR="00E60632">
          <w:rPr>
            <w:noProof/>
            <w:webHidden/>
          </w:rPr>
          <w:fldChar w:fldCharType="begin"/>
        </w:r>
        <w:r w:rsidR="00E60632">
          <w:rPr>
            <w:noProof/>
            <w:webHidden/>
          </w:rPr>
          <w:instrText xml:space="preserve"> PAGEREF _Toc456946925 \h </w:instrText>
        </w:r>
        <w:r w:rsidR="00E60632">
          <w:rPr>
            <w:noProof/>
            <w:webHidden/>
          </w:rPr>
        </w:r>
        <w:r w:rsidR="00E60632">
          <w:rPr>
            <w:noProof/>
            <w:webHidden/>
          </w:rPr>
          <w:fldChar w:fldCharType="separate"/>
        </w:r>
        <w:r w:rsidR="00E60632">
          <w:rPr>
            <w:noProof/>
            <w:webHidden/>
          </w:rPr>
          <w:t>10</w:t>
        </w:r>
        <w:r w:rsidR="00E60632">
          <w:rPr>
            <w:noProof/>
            <w:webHidden/>
          </w:rPr>
          <w:fldChar w:fldCharType="end"/>
        </w:r>
      </w:hyperlink>
    </w:p>
    <w:p w14:paraId="1A69D5A5" w14:textId="77777777" w:rsidR="00E60632" w:rsidRDefault="00C33812">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6946926" w:history="1">
        <w:r w:rsidR="00E60632" w:rsidRPr="00822B54">
          <w:rPr>
            <w:rStyle w:val="Hyperlink"/>
            <w:noProof/>
            <w:lang w:val="en-CA"/>
          </w:rPr>
          <w:t>3.</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References</w:t>
        </w:r>
        <w:r w:rsidR="00E60632">
          <w:rPr>
            <w:noProof/>
            <w:webHidden/>
          </w:rPr>
          <w:tab/>
        </w:r>
        <w:r w:rsidR="00E60632">
          <w:rPr>
            <w:noProof/>
            <w:webHidden/>
          </w:rPr>
          <w:fldChar w:fldCharType="begin"/>
        </w:r>
        <w:r w:rsidR="00E60632">
          <w:rPr>
            <w:noProof/>
            <w:webHidden/>
          </w:rPr>
          <w:instrText xml:space="preserve"> PAGEREF _Toc456946926 \h </w:instrText>
        </w:r>
        <w:r w:rsidR="00E60632">
          <w:rPr>
            <w:noProof/>
            <w:webHidden/>
          </w:rPr>
        </w:r>
        <w:r w:rsidR="00E60632">
          <w:rPr>
            <w:noProof/>
            <w:webHidden/>
          </w:rPr>
          <w:fldChar w:fldCharType="separate"/>
        </w:r>
        <w:r w:rsidR="00E60632">
          <w:rPr>
            <w:noProof/>
            <w:webHidden/>
          </w:rPr>
          <w:t>11</w:t>
        </w:r>
        <w:r w:rsidR="00E60632">
          <w:rPr>
            <w:noProof/>
            <w:webHidden/>
          </w:rPr>
          <w:fldChar w:fldCharType="end"/>
        </w:r>
      </w:hyperlink>
    </w:p>
    <w:p w14:paraId="6935DF6C" w14:textId="77777777" w:rsidR="00E60632" w:rsidRDefault="00C33812">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6946927" w:history="1">
        <w:r w:rsidR="00E60632" w:rsidRPr="00822B54">
          <w:rPr>
            <w:rStyle w:val="Hyperlink"/>
            <w:noProof/>
            <w:lang w:val="en-CA"/>
          </w:rPr>
          <w:t>4.</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Terms and Definitions</w:t>
        </w:r>
        <w:r w:rsidR="00E60632">
          <w:rPr>
            <w:noProof/>
            <w:webHidden/>
          </w:rPr>
          <w:tab/>
        </w:r>
        <w:r w:rsidR="00E60632">
          <w:rPr>
            <w:noProof/>
            <w:webHidden/>
          </w:rPr>
          <w:fldChar w:fldCharType="begin"/>
        </w:r>
        <w:r w:rsidR="00E60632">
          <w:rPr>
            <w:noProof/>
            <w:webHidden/>
          </w:rPr>
          <w:instrText xml:space="preserve"> PAGEREF _Toc456946927 \h </w:instrText>
        </w:r>
        <w:r w:rsidR="00E60632">
          <w:rPr>
            <w:noProof/>
            <w:webHidden/>
          </w:rPr>
        </w:r>
        <w:r w:rsidR="00E60632">
          <w:rPr>
            <w:noProof/>
            <w:webHidden/>
          </w:rPr>
          <w:fldChar w:fldCharType="separate"/>
        </w:r>
        <w:r w:rsidR="00E60632">
          <w:rPr>
            <w:noProof/>
            <w:webHidden/>
          </w:rPr>
          <w:t>12</w:t>
        </w:r>
        <w:r w:rsidR="00E60632">
          <w:rPr>
            <w:noProof/>
            <w:webHidden/>
          </w:rPr>
          <w:fldChar w:fldCharType="end"/>
        </w:r>
      </w:hyperlink>
    </w:p>
    <w:p w14:paraId="52C9332F" w14:textId="77777777" w:rsidR="00E60632" w:rsidRDefault="00C33812">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6928" w:history="1">
        <w:r w:rsidR="00E60632" w:rsidRPr="00822B54">
          <w:rPr>
            <w:rStyle w:val="Hyperlink"/>
            <w:noProof/>
          </w:rPr>
          <w:t>4.1</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classifier</w:t>
        </w:r>
        <w:r w:rsidR="00E60632">
          <w:rPr>
            <w:noProof/>
            <w:webHidden/>
          </w:rPr>
          <w:tab/>
        </w:r>
        <w:r w:rsidR="00E60632">
          <w:rPr>
            <w:noProof/>
            <w:webHidden/>
          </w:rPr>
          <w:fldChar w:fldCharType="begin"/>
        </w:r>
        <w:r w:rsidR="00E60632">
          <w:rPr>
            <w:noProof/>
            <w:webHidden/>
          </w:rPr>
          <w:instrText xml:space="preserve"> PAGEREF _Toc456946928 \h </w:instrText>
        </w:r>
        <w:r w:rsidR="00E60632">
          <w:rPr>
            <w:noProof/>
            <w:webHidden/>
          </w:rPr>
        </w:r>
        <w:r w:rsidR="00E60632">
          <w:rPr>
            <w:noProof/>
            <w:webHidden/>
          </w:rPr>
          <w:fldChar w:fldCharType="separate"/>
        </w:r>
        <w:r w:rsidR="00E60632">
          <w:rPr>
            <w:noProof/>
            <w:webHidden/>
          </w:rPr>
          <w:t>12</w:t>
        </w:r>
        <w:r w:rsidR="00E60632">
          <w:rPr>
            <w:noProof/>
            <w:webHidden/>
          </w:rPr>
          <w:fldChar w:fldCharType="end"/>
        </w:r>
      </w:hyperlink>
    </w:p>
    <w:p w14:paraId="0BBD8312" w14:textId="77777777" w:rsidR="00E60632" w:rsidRDefault="00C33812">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6929" w:history="1">
        <w:r w:rsidR="00E60632" w:rsidRPr="00822B54">
          <w:rPr>
            <w:rStyle w:val="Hyperlink"/>
            <w:noProof/>
            <w:lang w:val="en-CA"/>
          </w:rPr>
          <w:t>4.2</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domain feature</w:t>
        </w:r>
        <w:r w:rsidR="00E60632">
          <w:rPr>
            <w:noProof/>
            <w:webHidden/>
          </w:rPr>
          <w:tab/>
        </w:r>
        <w:r w:rsidR="00E60632">
          <w:rPr>
            <w:noProof/>
            <w:webHidden/>
          </w:rPr>
          <w:fldChar w:fldCharType="begin"/>
        </w:r>
        <w:r w:rsidR="00E60632">
          <w:rPr>
            <w:noProof/>
            <w:webHidden/>
          </w:rPr>
          <w:instrText xml:space="preserve"> PAGEREF _Toc456946929 \h </w:instrText>
        </w:r>
        <w:r w:rsidR="00E60632">
          <w:rPr>
            <w:noProof/>
            <w:webHidden/>
          </w:rPr>
        </w:r>
        <w:r w:rsidR="00E60632">
          <w:rPr>
            <w:noProof/>
            <w:webHidden/>
          </w:rPr>
          <w:fldChar w:fldCharType="separate"/>
        </w:r>
        <w:r w:rsidR="00E60632">
          <w:rPr>
            <w:noProof/>
            <w:webHidden/>
          </w:rPr>
          <w:t>12</w:t>
        </w:r>
        <w:r w:rsidR="00E60632">
          <w:rPr>
            <w:noProof/>
            <w:webHidden/>
          </w:rPr>
          <w:fldChar w:fldCharType="end"/>
        </w:r>
      </w:hyperlink>
    </w:p>
    <w:p w14:paraId="0059F9B9" w14:textId="77777777" w:rsidR="00E60632" w:rsidRDefault="00C33812">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6930" w:history="1">
        <w:r w:rsidR="00E60632" w:rsidRPr="00822B54">
          <w:rPr>
            <w:rStyle w:val="Hyperlink"/>
            <w:noProof/>
            <w:lang w:val="en-CA"/>
          </w:rPr>
          <w:t>4.3</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element &lt;XML&gt;</w:t>
        </w:r>
        <w:r w:rsidR="00E60632">
          <w:rPr>
            <w:noProof/>
            <w:webHidden/>
          </w:rPr>
          <w:tab/>
        </w:r>
        <w:r w:rsidR="00E60632">
          <w:rPr>
            <w:noProof/>
            <w:webHidden/>
          </w:rPr>
          <w:fldChar w:fldCharType="begin"/>
        </w:r>
        <w:r w:rsidR="00E60632">
          <w:rPr>
            <w:noProof/>
            <w:webHidden/>
          </w:rPr>
          <w:instrText xml:space="preserve"> PAGEREF _Toc456946930 \h </w:instrText>
        </w:r>
        <w:r w:rsidR="00E60632">
          <w:rPr>
            <w:noProof/>
            <w:webHidden/>
          </w:rPr>
        </w:r>
        <w:r w:rsidR="00E60632">
          <w:rPr>
            <w:noProof/>
            <w:webHidden/>
          </w:rPr>
          <w:fldChar w:fldCharType="separate"/>
        </w:r>
        <w:r w:rsidR="00E60632">
          <w:rPr>
            <w:noProof/>
            <w:webHidden/>
          </w:rPr>
          <w:t>13</w:t>
        </w:r>
        <w:r w:rsidR="00E60632">
          <w:rPr>
            <w:noProof/>
            <w:webHidden/>
          </w:rPr>
          <w:fldChar w:fldCharType="end"/>
        </w:r>
      </w:hyperlink>
    </w:p>
    <w:p w14:paraId="16CDD9D1" w14:textId="77777777" w:rsidR="00E60632" w:rsidRDefault="00C33812">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6931" w:history="1">
        <w:r w:rsidR="00E60632" w:rsidRPr="00822B54">
          <w:rPr>
            <w:rStyle w:val="Hyperlink"/>
            <w:noProof/>
            <w:lang w:val="en-CA"/>
          </w:rPr>
          <w:t>4.4</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feature</w:t>
        </w:r>
        <w:r w:rsidR="00E60632">
          <w:rPr>
            <w:noProof/>
            <w:webHidden/>
          </w:rPr>
          <w:tab/>
        </w:r>
        <w:r w:rsidR="00E60632">
          <w:rPr>
            <w:noProof/>
            <w:webHidden/>
          </w:rPr>
          <w:fldChar w:fldCharType="begin"/>
        </w:r>
        <w:r w:rsidR="00E60632">
          <w:rPr>
            <w:noProof/>
            <w:webHidden/>
          </w:rPr>
          <w:instrText xml:space="preserve"> PAGEREF _Toc456946931 \h </w:instrText>
        </w:r>
        <w:r w:rsidR="00E60632">
          <w:rPr>
            <w:noProof/>
            <w:webHidden/>
          </w:rPr>
        </w:r>
        <w:r w:rsidR="00E60632">
          <w:rPr>
            <w:noProof/>
            <w:webHidden/>
          </w:rPr>
          <w:fldChar w:fldCharType="separate"/>
        </w:r>
        <w:r w:rsidR="00E60632">
          <w:rPr>
            <w:noProof/>
            <w:webHidden/>
          </w:rPr>
          <w:t>13</w:t>
        </w:r>
        <w:r w:rsidR="00E60632">
          <w:rPr>
            <w:noProof/>
            <w:webHidden/>
          </w:rPr>
          <w:fldChar w:fldCharType="end"/>
        </w:r>
      </w:hyperlink>
    </w:p>
    <w:p w14:paraId="7229F5D3" w14:textId="77777777" w:rsidR="00E60632" w:rsidRDefault="00C33812">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6932" w:history="1">
        <w:r w:rsidR="00E60632" w:rsidRPr="00822B54">
          <w:rPr>
            <w:rStyle w:val="Hyperlink"/>
            <w:noProof/>
            <w:lang w:val="en-CA"/>
          </w:rPr>
          <w:t>4.5</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GML application schema</w:t>
        </w:r>
        <w:r w:rsidR="00E60632">
          <w:rPr>
            <w:noProof/>
            <w:webHidden/>
          </w:rPr>
          <w:tab/>
        </w:r>
        <w:r w:rsidR="00E60632">
          <w:rPr>
            <w:noProof/>
            <w:webHidden/>
          </w:rPr>
          <w:fldChar w:fldCharType="begin"/>
        </w:r>
        <w:r w:rsidR="00E60632">
          <w:rPr>
            <w:noProof/>
            <w:webHidden/>
          </w:rPr>
          <w:instrText xml:space="preserve"> PAGEREF _Toc456946932 \h </w:instrText>
        </w:r>
        <w:r w:rsidR="00E60632">
          <w:rPr>
            <w:noProof/>
            <w:webHidden/>
          </w:rPr>
        </w:r>
        <w:r w:rsidR="00E60632">
          <w:rPr>
            <w:noProof/>
            <w:webHidden/>
          </w:rPr>
          <w:fldChar w:fldCharType="separate"/>
        </w:r>
        <w:r w:rsidR="00E60632">
          <w:rPr>
            <w:noProof/>
            <w:webHidden/>
          </w:rPr>
          <w:t>13</w:t>
        </w:r>
        <w:r w:rsidR="00E60632">
          <w:rPr>
            <w:noProof/>
            <w:webHidden/>
          </w:rPr>
          <w:fldChar w:fldCharType="end"/>
        </w:r>
      </w:hyperlink>
    </w:p>
    <w:p w14:paraId="4EC89220" w14:textId="77777777" w:rsidR="00E60632" w:rsidRDefault="00C33812">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6933" w:history="1">
        <w:r w:rsidR="00E60632" w:rsidRPr="00822B54">
          <w:rPr>
            <w:rStyle w:val="Hyperlink"/>
            <w:noProof/>
            <w:lang w:val="en-CA"/>
          </w:rPr>
          <w:t>4.6</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GML document</w:t>
        </w:r>
        <w:r w:rsidR="00E60632">
          <w:rPr>
            <w:noProof/>
            <w:webHidden/>
          </w:rPr>
          <w:tab/>
        </w:r>
        <w:r w:rsidR="00E60632">
          <w:rPr>
            <w:noProof/>
            <w:webHidden/>
          </w:rPr>
          <w:fldChar w:fldCharType="begin"/>
        </w:r>
        <w:r w:rsidR="00E60632">
          <w:rPr>
            <w:noProof/>
            <w:webHidden/>
          </w:rPr>
          <w:instrText xml:space="preserve"> PAGEREF _Toc456946933 \h </w:instrText>
        </w:r>
        <w:r w:rsidR="00E60632">
          <w:rPr>
            <w:noProof/>
            <w:webHidden/>
          </w:rPr>
        </w:r>
        <w:r w:rsidR="00E60632">
          <w:rPr>
            <w:noProof/>
            <w:webHidden/>
          </w:rPr>
          <w:fldChar w:fldCharType="separate"/>
        </w:r>
        <w:r w:rsidR="00E60632">
          <w:rPr>
            <w:noProof/>
            <w:webHidden/>
          </w:rPr>
          <w:t>13</w:t>
        </w:r>
        <w:r w:rsidR="00E60632">
          <w:rPr>
            <w:noProof/>
            <w:webHidden/>
          </w:rPr>
          <w:fldChar w:fldCharType="end"/>
        </w:r>
      </w:hyperlink>
    </w:p>
    <w:p w14:paraId="7F9AA605" w14:textId="77777777" w:rsidR="00E60632" w:rsidRDefault="00C33812">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6934" w:history="1">
        <w:r w:rsidR="00E60632" w:rsidRPr="00822B54">
          <w:rPr>
            <w:rStyle w:val="Hyperlink"/>
            <w:noProof/>
            <w:lang w:val="en-CA"/>
          </w:rPr>
          <w:t>4.7</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GML schema</w:t>
        </w:r>
        <w:r w:rsidR="00E60632">
          <w:rPr>
            <w:noProof/>
            <w:webHidden/>
          </w:rPr>
          <w:tab/>
        </w:r>
        <w:r w:rsidR="00E60632">
          <w:rPr>
            <w:noProof/>
            <w:webHidden/>
          </w:rPr>
          <w:fldChar w:fldCharType="begin"/>
        </w:r>
        <w:r w:rsidR="00E60632">
          <w:rPr>
            <w:noProof/>
            <w:webHidden/>
          </w:rPr>
          <w:instrText xml:space="preserve"> PAGEREF _Toc456946934 \h </w:instrText>
        </w:r>
        <w:r w:rsidR="00E60632">
          <w:rPr>
            <w:noProof/>
            <w:webHidden/>
          </w:rPr>
        </w:r>
        <w:r w:rsidR="00E60632">
          <w:rPr>
            <w:noProof/>
            <w:webHidden/>
          </w:rPr>
          <w:fldChar w:fldCharType="separate"/>
        </w:r>
        <w:r w:rsidR="00E60632">
          <w:rPr>
            <w:noProof/>
            <w:webHidden/>
          </w:rPr>
          <w:t>13</w:t>
        </w:r>
        <w:r w:rsidR="00E60632">
          <w:rPr>
            <w:noProof/>
            <w:webHidden/>
          </w:rPr>
          <w:fldChar w:fldCharType="end"/>
        </w:r>
      </w:hyperlink>
    </w:p>
    <w:p w14:paraId="6AE00A32" w14:textId="77777777" w:rsidR="00E60632" w:rsidRDefault="00C33812">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6935" w:history="1">
        <w:r w:rsidR="00E60632" w:rsidRPr="00822B54">
          <w:rPr>
            <w:rStyle w:val="Hyperlink"/>
            <w:noProof/>
            <w:lang w:val="en-CA"/>
          </w:rPr>
          <w:t>4.8</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measurement</w:t>
        </w:r>
        <w:r w:rsidR="00E60632">
          <w:rPr>
            <w:noProof/>
            <w:webHidden/>
          </w:rPr>
          <w:tab/>
        </w:r>
        <w:r w:rsidR="00E60632">
          <w:rPr>
            <w:noProof/>
            <w:webHidden/>
          </w:rPr>
          <w:fldChar w:fldCharType="begin"/>
        </w:r>
        <w:r w:rsidR="00E60632">
          <w:rPr>
            <w:noProof/>
            <w:webHidden/>
          </w:rPr>
          <w:instrText xml:space="preserve"> PAGEREF _Toc456946935 \h </w:instrText>
        </w:r>
        <w:r w:rsidR="00E60632">
          <w:rPr>
            <w:noProof/>
            <w:webHidden/>
          </w:rPr>
        </w:r>
        <w:r w:rsidR="00E60632">
          <w:rPr>
            <w:noProof/>
            <w:webHidden/>
          </w:rPr>
          <w:fldChar w:fldCharType="separate"/>
        </w:r>
        <w:r w:rsidR="00E60632">
          <w:rPr>
            <w:noProof/>
            <w:webHidden/>
          </w:rPr>
          <w:t>13</w:t>
        </w:r>
        <w:r w:rsidR="00E60632">
          <w:rPr>
            <w:noProof/>
            <w:webHidden/>
          </w:rPr>
          <w:fldChar w:fldCharType="end"/>
        </w:r>
      </w:hyperlink>
    </w:p>
    <w:p w14:paraId="2FF40E16" w14:textId="77777777" w:rsidR="00E60632" w:rsidRDefault="00C33812">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6936" w:history="1">
        <w:r w:rsidR="00E60632" w:rsidRPr="00822B54">
          <w:rPr>
            <w:rStyle w:val="Hyperlink"/>
            <w:noProof/>
            <w:lang w:val="en-CA"/>
          </w:rPr>
          <w:t>4.9</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observation</w:t>
        </w:r>
        <w:r w:rsidR="00E60632">
          <w:rPr>
            <w:noProof/>
            <w:webHidden/>
          </w:rPr>
          <w:tab/>
        </w:r>
        <w:r w:rsidR="00E60632">
          <w:rPr>
            <w:noProof/>
            <w:webHidden/>
          </w:rPr>
          <w:fldChar w:fldCharType="begin"/>
        </w:r>
        <w:r w:rsidR="00E60632">
          <w:rPr>
            <w:noProof/>
            <w:webHidden/>
          </w:rPr>
          <w:instrText xml:space="preserve"> PAGEREF _Toc456946936 \h </w:instrText>
        </w:r>
        <w:r w:rsidR="00E60632">
          <w:rPr>
            <w:noProof/>
            <w:webHidden/>
          </w:rPr>
        </w:r>
        <w:r w:rsidR="00E60632">
          <w:rPr>
            <w:noProof/>
            <w:webHidden/>
          </w:rPr>
          <w:fldChar w:fldCharType="separate"/>
        </w:r>
        <w:r w:rsidR="00E60632">
          <w:rPr>
            <w:noProof/>
            <w:webHidden/>
          </w:rPr>
          <w:t>13</w:t>
        </w:r>
        <w:r w:rsidR="00E60632">
          <w:rPr>
            <w:noProof/>
            <w:webHidden/>
          </w:rPr>
          <w:fldChar w:fldCharType="end"/>
        </w:r>
      </w:hyperlink>
    </w:p>
    <w:p w14:paraId="40CD2773" w14:textId="77777777" w:rsidR="00E60632" w:rsidRDefault="00C33812">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6946937" w:history="1">
        <w:r w:rsidR="00E60632" w:rsidRPr="00822B54">
          <w:rPr>
            <w:rStyle w:val="Hyperlink"/>
            <w:noProof/>
            <w:lang w:val="en-CA"/>
          </w:rPr>
          <w:t>4.10</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observation procedure</w:t>
        </w:r>
        <w:r w:rsidR="00E60632">
          <w:rPr>
            <w:noProof/>
            <w:webHidden/>
          </w:rPr>
          <w:tab/>
        </w:r>
        <w:r w:rsidR="00E60632">
          <w:rPr>
            <w:noProof/>
            <w:webHidden/>
          </w:rPr>
          <w:fldChar w:fldCharType="begin"/>
        </w:r>
        <w:r w:rsidR="00E60632">
          <w:rPr>
            <w:noProof/>
            <w:webHidden/>
          </w:rPr>
          <w:instrText xml:space="preserve"> PAGEREF _Toc456946937 \h </w:instrText>
        </w:r>
        <w:r w:rsidR="00E60632">
          <w:rPr>
            <w:noProof/>
            <w:webHidden/>
          </w:rPr>
        </w:r>
        <w:r w:rsidR="00E60632">
          <w:rPr>
            <w:noProof/>
            <w:webHidden/>
          </w:rPr>
          <w:fldChar w:fldCharType="separate"/>
        </w:r>
        <w:r w:rsidR="00E60632">
          <w:rPr>
            <w:noProof/>
            <w:webHidden/>
          </w:rPr>
          <w:t>14</w:t>
        </w:r>
        <w:r w:rsidR="00E60632">
          <w:rPr>
            <w:noProof/>
            <w:webHidden/>
          </w:rPr>
          <w:fldChar w:fldCharType="end"/>
        </w:r>
      </w:hyperlink>
    </w:p>
    <w:p w14:paraId="196F4F3B" w14:textId="77777777" w:rsidR="00E60632" w:rsidRDefault="00C33812">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6946938" w:history="1">
        <w:r w:rsidR="00E60632" w:rsidRPr="00822B54">
          <w:rPr>
            <w:rStyle w:val="Hyperlink"/>
            <w:noProof/>
            <w:lang w:val="en-CA"/>
          </w:rPr>
          <w:t>4.11</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observation result</w:t>
        </w:r>
        <w:r w:rsidR="00E60632">
          <w:rPr>
            <w:noProof/>
            <w:webHidden/>
          </w:rPr>
          <w:tab/>
        </w:r>
        <w:r w:rsidR="00E60632">
          <w:rPr>
            <w:noProof/>
            <w:webHidden/>
          </w:rPr>
          <w:fldChar w:fldCharType="begin"/>
        </w:r>
        <w:r w:rsidR="00E60632">
          <w:rPr>
            <w:noProof/>
            <w:webHidden/>
          </w:rPr>
          <w:instrText xml:space="preserve"> PAGEREF _Toc456946938 \h </w:instrText>
        </w:r>
        <w:r w:rsidR="00E60632">
          <w:rPr>
            <w:noProof/>
            <w:webHidden/>
          </w:rPr>
        </w:r>
        <w:r w:rsidR="00E60632">
          <w:rPr>
            <w:noProof/>
            <w:webHidden/>
          </w:rPr>
          <w:fldChar w:fldCharType="separate"/>
        </w:r>
        <w:r w:rsidR="00E60632">
          <w:rPr>
            <w:noProof/>
            <w:webHidden/>
          </w:rPr>
          <w:t>14</w:t>
        </w:r>
        <w:r w:rsidR="00E60632">
          <w:rPr>
            <w:noProof/>
            <w:webHidden/>
          </w:rPr>
          <w:fldChar w:fldCharType="end"/>
        </w:r>
      </w:hyperlink>
    </w:p>
    <w:p w14:paraId="5E3F45DA" w14:textId="77777777" w:rsidR="00E60632" w:rsidRDefault="00C33812">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6946939" w:history="1">
        <w:r w:rsidR="00E60632" w:rsidRPr="00822B54">
          <w:rPr>
            <w:rStyle w:val="Hyperlink"/>
            <w:noProof/>
            <w:lang w:val="en-CA"/>
          </w:rPr>
          <w:t>4.12</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property &lt;General Feature Model&gt;</w:t>
        </w:r>
        <w:r w:rsidR="00E60632">
          <w:rPr>
            <w:noProof/>
            <w:webHidden/>
          </w:rPr>
          <w:tab/>
        </w:r>
        <w:r w:rsidR="00E60632">
          <w:rPr>
            <w:noProof/>
            <w:webHidden/>
          </w:rPr>
          <w:fldChar w:fldCharType="begin"/>
        </w:r>
        <w:r w:rsidR="00E60632">
          <w:rPr>
            <w:noProof/>
            <w:webHidden/>
          </w:rPr>
          <w:instrText xml:space="preserve"> PAGEREF _Toc456946939 \h </w:instrText>
        </w:r>
        <w:r w:rsidR="00E60632">
          <w:rPr>
            <w:noProof/>
            <w:webHidden/>
          </w:rPr>
        </w:r>
        <w:r w:rsidR="00E60632">
          <w:rPr>
            <w:noProof/>
            <w:webHidden/>
          </w:rPr>
          <w:fldChar w:fldCharType="separate"/>
        </w:r>
        <w:r w:rsidR="00E60632">
          <w:rPr>
            <w:noProof/>
            <w:webHidden/>
          </w:rPr>
          <w:t>14</w:t>
        </w:r>
        <w:r w:rsidR="00E60632">
          <w:rPr>
            <w:noProof/>
            <w:webHidden/>
          </w:rPr>
          <w:fldChar w:fldCharType="end"/>
        </w:r>
      </w:hyperlink>
    </w:p>
    <w:p w14:paraId="3C67979C" w14:textId="77777777" w:rsidR="00E60632" w:rsidRDefault="00C33812">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6946940" w:history="1">
        <w:r w:rsidR="00E60632" w:rsidRPr="00822B54">
          <w:rPr>
            <w:rStyle w:val="Hyperlink"/>
            <w:noProof/>
            <w:lang w:val="en-CA"/>
          </w:rPr>
          <w:t>4.13</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sampled feature</w:t>
        </w:r>
        <w:r w:rsidR="00E60632">
          <w:rPr>
            <w:noProof/>
            <w:webHidden/>
          </w:rPr>
          <w:tab/>
        </w:r>
        <w:r w:rsidR="00E60632">
          <w:rPr>
            <w:noProof/>
            <w:webHidden/>
          </w:rPr>
          <w:fldChar w:fldCharType="begin"/>
        </w:r>
        <w:r w:rsidR="00E60632">
          <w:rPr>
            <w:noProof/>
            <w:webHidden/>
          </w:rPr>
          <w:instrText xml:space="preserve"> PAGEREF _Toc456946940 \h </w:instrText>
        </w:r>
        <w:r w:rsidR="00E60632">
          <w:rPr>
            <w:noProof/>
            <w:webHidden/>
          </w:rPr>
        </w:r>
        <w:r w:rsidR="00E60632">
          <w:rPr>
            <w:noProof/>
            <w:webHidden/>
          </w:rPr>
          <w:fldChar w:fldCharType="separate"/>
        </w:r>
        <w:r w:rsidR="00E60632">
          <w:rPr>
            <w:noProof/>
            <w:webHidden/>
          </w:rPr>
          <w:t>14</w:t>
        </w:r>
        <w:r w:rsidR="00E60632">
          <w:rPr>
            <w:noProof/>
            <w:webHidden/>
          </w:rPr>
          <w:fldChar w:fldCharType="end"/>
        </w:r>
      </w:hyperlink>
    </w:p>
    <w:p w14:paraId="6D300639" w14:textId="77777777" w:rsidR="00E60632" w:rsidRDefault="00C33812">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6946941" w:history="1">
        <w:r w:rsidR="00E60632" w:rsidRPr="00822B54">
          <w:rPr>
            <w:rStyle w:val="Hyperlink"/>
            <w:noProof/>
            <w:lang w:val="en-CA"/>
          </w:rPr>
          <w:t>4.14</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sampling feature</w:t>
        </w:r>
        <w:r w:rsidR="00E60632">
          <w:rPr>
            <w:noProof/>
            <w:webHidden/>
          </w:rPr>
          <w:tab/>
        </w:r>
        <w:r w:rsidR="00E60632">
          <w:rPr>
            <w:noProof/>
            <w:webHidden/>
          </w:rPr>
          <w:fldChar w:fldCharType="begin"/>
        </w:r>
        <w:r w:rsidR="00E60632">
          <w:rPr>
            <w:noProof/>
            <w:webHidden/>
          </w:rPr>
          <w:instrText xml:space="preserve"> PAGEREF _Toc456946941 \h </w:instrText>
        </w:r>
        <w:r w:rsidR="00E60632">
          <w:rPr>
            <w:noProof/>
            <w:webHidden/>
          </w:rPr>
        </w:r>
        <w:r w:rsidR="00E60632">
          <w:rPr>
            <w:noProof/>
            <w:webHidden/>
          </w:rPr>
          <w:fldChar w:fldCharType="separate"/>
        </w:r>
        <w:r w:rsidR="00E60632">
          <w:rPr>
            <w:noProof/>
            <w:webHidden/>
          </w:rPr>
          <w:t>14</w:t>
        </w:r>
        <w:r w:rsidR="00E60632">
          <w:rPr>
            <w:noProof/>
            <w:webHidden/>
          </w:rPr>
          <w:fldChar w:fldCharType="end"/>
        </w:r>
      </w:hyperlink>
    </w:p>
    <w:p w14:paraId="666BAEA4" w14:textId="77777777" w:rsidR="00E60632" w:rsidRDefault="00C33812">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6946942" w:history="1">
        <w:r w:rsidR="00E60632" w:rsidRPr="00822B54">
          <w:rPr>
            <w:rStyle w:val="Hyperlink"/>
            <w:noProof/>
            <w:lang w:val="en-CA"/>
          </w:rPr>
          <w:t>4.15</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schema &lt;XML Schema&gt;</w:t>
        </w:r>
        <w:r w:rsidR="00E60632">
          <w:rPr>
            <w:noProof/>
            <w:webHidden/>
          </w:rPr>
          <w:tab/>
        </w:r>
        <w:r w:rsidR="00E60632">
          <w:rPr>
            <w:noProof/>
            <w:webHidden/>
          </w:rPr>
          <w:fldChar w:fldCharType="begin"/>
        </w:r>
        <w:r w:rsidR="00E60632">
          <w:rPr>
            <w:noProof/>
            <w:webHidden/>
          </w:rPr>
          <w:instrText xml:space="preserve"> PAGEREF _Toc456946942 \h </w:instrText>
        </w:r>
        <w:r w:rsidR="00E60632">
          <w:rPr>
            <w:noProof/>
            <w:webHidden/>
          </w:rPr>
        </w:r>
        <w:r w:rsidR="00E60632">
          <w:rPr>
            <w:noProof/>
            <w:webHidden/>
          </w:rPr>
          <w:fldChar w:fldCharType="separate"/>
        </w:r>
        <w:r w:rsidR="00E60632">
          <w:rPr>
            <w:noProof/>
            <w:webHidden/>
          </w:rPr>
          <w:t>14</w:t>
        </w:r>
        <w:r w:rsidR="00E60632">
          <w:rPr>
            <w:noProof/>
            <w:webHidden/>
          </w:rPr>
          <w:fldChar w:fldCharType="end"/>
        </w:r>
      </w:hyperlink>
    </w:p>
    <w:p w14:paraId="4C17C62F" w14:textId="77777777" w:rsidR="00E60632" w:rsidRDefault="00C33812">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6946943" w:history="1">
        <w:r w:rsidR="00E60632" w:rsidRPr="00822B54">
          <w:rPr>
            <w:rStyle w:val="Hyperlink"/>
            <w:noProof/>
            <w:lang w:val="en-CA"/>
          </w:rPr>
          <w:t>5.</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GeoSciML Models</w:t>
        </w:r>
        <w:r w:rsidR="00E60632">
          <w:rPr>
            <w:noProof/>
            <w:webHidden/>
          </w:rPr>
          <w:tab/>
        </w:r>
        <w:r w:rsidR="00E60632">
          <w:rPr>
            <w:noProof/>
            <w:webHidden/>
          </w:rPr>
          <w:fldChar w:fldCharType="begin"/>
        </w:r>
        <w:r w:rsidR="00E60632">
          <w:rPr>
            <w:noProof/>
            <w:webHidden/>
          </w:rPr>
          <w:instrText xml:space="preserve"> PAGEREF _Toc456946943 \h </w:instrText>
        </w:r>
        <w:r w:rsidR="00E60632">
          <w:rPr>
            <w:noProof/>
            <w:webHidden/>
          </w:rPr>
        </w:r>
        <w:r w:rsidR="00E60632">
          <w:rPr>
            <w:noProof/>
            <w:webHidden/>
          </w:rPr>
          <w:fldChar w:fldCharType="separate"/>
        </w:r>
        <w:r w:rsidR="00E60632">
          <w:rPr>
            <w:noProof/>
            <w:webHidden/>
          </w:rPr>
          <w:t>15</w:t>
        </w:r>
        <w:r w:rsidR="00E60632">
          <w:rPr>
            <w:noProof/>
            <w:webHidden/>
          </w:rPr>
          <w:fldChar w:fldCharType="end"/>
        </w:r>
      </w:hyperlink>
    </w:p>
    <w:p w14:paraId="471AD589" w14:textId="77777777" w:rsidR="00E60632" w:rsidRDefault="00C33812">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6944" w:history="1">
        <w:r w:rsidR="00E60632" w:rsidRPr="00822B54">
          <w:rPr>
            <w:rStyle w:val="Hyperlink"/>
            <w:noProof/>
            <w:lang w:val="en-CA"/>
          </w:rPr>
          <w:t>5.1</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GeoSciML Basic and Extension</w:t>
        </w:r>
        <w:r w:rsidR="00E60632">
          <w:rPr>
            <w:noProof/>
            <w:webHidden/>
          </w:rPr>
          <w:tab/>
        </w:r>
        <w:r w:rsidR="00E60632">
          <w:rPr>
            <w:noProof/>
            <w:webHidden/>
          </w:rPr>
          <w:fldChar w:fldCharType="begin"/>
        </w:r>
        <w:r w:rsidR="00E60632">
          <w:rPr>
            <w:noProof/>
            <w:webHidden/>
          </w:rPr>
          <w:instrText xml:space="preserve"> PAGEREF _Toc456946944 \h </w:instrText>
        </w:r>
        <w:r w:rsidR="00E60632">
          <w:rPr>
            <w:noProof/>
            <w:webHidden/>
          </w:rPr>
        </w:r>
        <w:r w:rsidR="00E60632">
          <w:rPr>
            <w:noProof/>
            <w:webHidden/>
          </w:rPr>
          <w:fldChar w:fldCharType="separate"/>
        </w:r>
        <w:r w:rsidR="00E60632">
          <w:rPr>
            <w:noProof/>
            <w:webHidden/>
          </w:rPr>
          <w:t>17</w:t>
        </w:r>
        <w:r w:rsidR="00E60632">
          <w:rPr>
            <w:noProof/>
            <w:webHidden/>
          </w:rPr>
          <w:fldChar w:fldCharType="end"/>
        </w:r>
      </w:hyperlink>
    </w:p>
    <w:p w14:paraId="6B7EC827" w14:textId="77777777" w:rsidR="00E60632" w:rsidRDefault="00C33812">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45" w:history="1">
        <w:r w:rsidR="00E60632" w:rsidRPr="00822B54">
          <w:rPr>
            <w:rStyle w:val="Hyperlink"/>
            <w:noProof/>
            <w:lang w:val="en-CA" w:bidi="x-none"/>
          </w:rPr>
          <w:t>5.1.1</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AbstractDescription classes</w:t>
        </w:r>
        <w:r w:rsidR="00E60632">
          <w:rPr>
            <w:noProof/>
            <w:webHidden/>
          </w:rPr>
          <w:tab/>
        </w:r>
        <w:r w:rsidR="00E60632">
          <w:rPr>
            <w:noProof/>
            <w:webHidden/>
          </w:rPr>
          <w:fldChar w:fldCharType="begin"/>
        </w:r>
        <w:r w:rsidR="00E60632">
          <w:rPr>
            <w:noProof/>
            <w:webHidden/>
          </w:rPr>
          <w:instrText xml:space="preserve"> PAGEREF _Toc456946945 \h </w:instrText>
        </w:r>
        <w:r w:rsidR="00E60632">
          <w:rPr>
            <w:noProof/>
            <w:webHidden/>
          </w:rPr>
        </w:r>
        <w:r w:rsidR="00E60632">
          <w:rPr>
            <w:noProof/>
            <w:webHidden/>
          </w:rPr>
          <w:fldChar w:fldCharType="separate"/>
        </w:r>
        <w:r w:rsidR="00E60632">
          <w:rPr>
            <w:noProof/>
            <w:webHidden/>
          </w:rPr>
          <w:t>18</w:t>
        </w:r>
        <w:r w:rsidR="00E60632">
          <w:rPr>
            <w:noProof/>
            <w:webHidden/>
          </w:rPr>
          <w:fldChar w:fldCharType="end"/>
        </w:r>
      </w:hyperlink>
    </w:p>
    <w:p w14:paraId="79D162C5" w14:textId="77777777" w:rsidR="00E60632" w:rsidRDefault="00C33812">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6946" w:history="1">
        <w:r w:rsidR="00E60632" w:rsidRPr="00822B54">
          <w:rPr>
            <w:rStyle w:val="Hyperlink"/>
            <w:noProof/>
            <w:lang w:val="en-CA"/>
          </w:rPr>
          <w:t>5.2</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GeoSciML Lite</w:t>
        </w:r>
        <w:r w:rsidR="00E60632">
          <w:rPr>
            <w:noProof/>
            <w:webHidden/>
          </w:rPr>
          <w:tab/>
        </w:r>
        <w:r w:rsidR="00E60632">
          <w:rPr>
            <w:noProof/>
            <w:webHidden/>
          </w:rPr>
          <w:fldChar w:fldCharType="begin"/>
        </w:r>
        <w:r w:rsidR="00E60632">
          <w:rPr>
            <w:noProof/>
            <w:webHidden/>
          </w:rPr>
          <w:instrText xml:space="preserve"> PAGEREF _Toc456946946 \h </w:instrText>
        </w:r>
        <w:r w:rsidR="00E60632">
          <w:rPr>
            <w:noProof/>
            <w:webHidden/>
          </w:rPr>
        </w:r>
        <w:r w:rsidR="00E60632">
          <w:rPr>
            <w:noProof/>
            <w:webHidden/>
          </w:rPr>
          <w:fldChar w:fldCharType="separate"/>
        </w:r>
        <w:r w:rsidR="00E60632">
          <w:rPr>
            <w:noProof/>
            <w:webHidden/>
          </w:rPr>
          <w:t>21</w:t>
        </w:r>
        <w:r w:rsidR="00E60632">
          <w:rPr>
            <w:noProof/>
            <w:webHidden/>
          </w:rPr>
          <w:fldChar w:fldCharType="end"/>
        </w:r>
      </w:hyperlink>
    </w:p>
    <w:p w14:paraId="70C72144" w14:textId="77777777" w:rsidR="00E60632" w:rsidRDefault="00C33812">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6946947" w:history="1">
        <w:r w:rsidR="00E60632" w:rsidRPr="00822B54">
          <w:rPr>
            <w:rStyle w:val="Hyperlink"/>
            <w:noProof/>
            <w:lang w:val="en-CA"/>
          </w:rPr>
          <w:t>6.</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Conventions</w:t>
        </w:r>
        <w:r w:rsidR="00E60632">
          <w:rPr>
            <w:noProof/>
            <w:webHidden/>
          </w:rPr>
          <w:tab/>
        </w:r>
        <w:r w:rsidR="00E60632">
          <w:rPr>
            <w:noProof/>
            <w:webHidden/>
          </w:rPr>
          <w:fldChar w:fldCharType="begin"/>
        </w:r>
        <w:r w:rsidR="00E60632">
          <w:rPr>
            <w:noProof/>
            <w:webHidden/>
          </w:rPr>
          <w:instrText xml:space="preserve"> PAGEREF _Toc456946947 \h </w:instrText>
        </w:r>
        <w:r w:rsidR="00E60632">
          <w:rPr>
            <w:noProof/>
            <w:webHidden/>
          </w:rPr>
        </w:r>
        <w:r w:rsidR="00E60632">
          <w:rPr>
            <w:noProof/>
            <w:webHidden/>
          </w:rPr>
          <w:fldChar w:fldCharType="separate"/>
        </w:r>
        <w:r w:rsidR="00E60632">
          <w:rPr>
            <w:noProof/>
            <w:webHidden/>
          </w:rPr>
          <w:t>22</w:t>
        </w:r>
        <w:r w:rsidR="00E60632">
          <w:rPr>
            <w:noProof/>
            <w:webHidden/>
          </w:rPr>
          <w:fldChar w:fldCharType="end"/>
        </w:r>
      </w:hyperlink>
    </w:p>
    <w:p w14:paraId="225417BB" w14:textId="77777777" w:rsidR="00E60632" w:rsidRDefault="00C33812">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6948" w:history="1">
        <w:r w:rsidR="00E60632" w:rsidRPr="00822B54">
          <w:rPr>
            <w:rStyle w:val="Hyperlink"/>
            <w:noProof/>
            <w:lang w:val="en-CA"/>
          </w:rPr>
          <w:t>6.1</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Requirement class</w:t>
        </w:r>
        <w:r w:rsidR="00E60632">
          <w:rPr>
            <w:noProof/>
            <w:webHidden/>
          </w:rPr>
          <w:tab/>
        </w:r>
        <w:r w:rsidR="00E60632">
          <w:rPr>
            <w:noProof/>
            <w:webHidden/>
          </w:rPr>
          <w:fldChar w:fldCharType="begin"/>
        </w:r>
        <w:r w:rsidR="00E60632">
          <w:rPr>
            <w:noProof/>
            <w:webHidden/>
          </w:rPr>
          <w:instrText xml:space="preserve"> PAGEREF _Toc456946948 \h </w:instrText>
        </w:r>
        <w:r w:rsidR="00E60632">
          <w:rPr>
            <w:noProof/>
            <w:webHidden/>
          </w:rPr>
        </w:r>
        <w:r w:rsidR="00E60632">
          <w:rPr>
            <w:noProof/>
            <w:webHidden/>
          </w:rPr>
          <w:fldChar w:fldCharType="separate"/>
        </w:r>
        <w:r w:rsidR="00E60632">
          <w:rPr>
            <w:noProof/>
            <w:webHidden/>
          </w:rPr>
          <w:t>22</w:t>
        </w:r>
        <w:r w:rsidR="00E60632">
          <w:rPr>
            <w:noProof/>
            <w:webHidden/>
          </w:rPr>
          <w:fldChar w:fldCharType="end"/>
        </w:r>
      </w:hyperlink>
    </w:p>
    <w:p w14:paraId="0F1F1550" w14:textId="77777777" w:rsidR="00E60632" w:rsidRDefault="00C33812">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6949" w:history="1">
        <w:r w:rsidR="00E60632" w:rsidRPr="00822B54">
          <w:rPr>
            <w:rStyle w:val="Hyperlink"/>
            <w:noProof/>
            <w:lang w:val="en-CA"/>
          </w:rPr>
          <w:t>6.2</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Requirement and Recommendation</w:t>
        </w:r>
        <w:r w:rsidR="00E60632">
          <w:rPr>
            <w:noProof/>
            <w:webHidden/>
          </w:rPr>
          <w:tab/>
        </w:r>
        <w:r w:rsidR="00E60632">
          <w:rPr>
            <w:noProof/>
            <w:webHidden/>
          </w:rPr>
          <w:fldChar w:fldCharType="begin"/>
        </w:r>
        <w:r w:rsidR="00E60632">
          <w:rPr>
            <w:noProof/>
            <w:webHidden/>
          </w:rPr>
          <w:instrText xml:space="preserve"> PAGEREF _Toc456946949 \h </w:instrText>
        </w:r>
        <w:r w:rsidR="00E60632">
          <w:rPr>
            <w:noProof/>
            <w:webHidden/>
          </w:rPr>
        </w:r>
        <w:r w:rsidR="00E60632">
          <w:rPr>
            <w:noProof/>
            <w:webHidden/>
          </w:rPr>
          <w:fldChar w:fldCharType="separate"/>
        </w:r>
        <w:r w:rsidR="00E60632">
          <w:rPr>
            <w:noProof/>
            <w:webHidden/>
          </w:rPr>
          <w:t>23</w:t>
        </w:r>
        <w:r w:rsidR="00E60632">
          <w:rPr>
            <w:noProof/>
            <w:webHidden/>
          </w:rPr>
          <w:fldChar w:fldCharType="end"/>
        </w:r>
      </w:hyperlink>
    </w:p>
    <w:p w14:paraId="36815044" w14:textId="77777777" w:rsidR="00E60632" w:rsidRDefault="00C33812">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6950" w:history="1">
        <w:r w:rsidR="00E60632" w:rsidRPr="00822B54">
          <w:rPr>
            <w:rStyle w:val="Hyperlink"/>
            <w:noProof/>
            <w:lang w:val="en-CA"/>
          </w:rPr>
          <w:t>6.3</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Conformance class</w:t>
        </w:r>
        <w:r w:rsidR="00E60632">
          <w:rPr>
            <w:noProof/>
            <w:webHidden/>
          </w:rPr>
          <w:tab/>
        </w:r>
        <w:r w:rsidR="00E60632">
          <w:rPr>
            <w:noProof/>
            <w:webHidden/>
          </w:rPr>
          <w:fldChar w:fldCharType="begin"/>
        </w:r>
        <w:r w:rsidR="00E60632">
          <w:rPr>
            <w:noProof/>
            <w:webHidden/>
          </w:rPr>
          <w:instrText xml:space="preserve"> PAGEREF _Toc456946950 \h </w:instrText>
        </w:r>
        <w:r w:rsidR="00E60632">
          <w:rPr>
            <w:noProof/>
            <w:webHidden/>
          </w:rPr>
        </w:r>
        <w:r w:rsidR="00E60632">
          <w:rPr>
            <w:noProof/>
            <w:webHidden/>
          </w:rPr>
          <w:fldChar w:fldCharType="separate"/>
        </w:r>
        <w:r w:rsidR="00E60632">
          <w:rPr>
            <w:noProof/>
            <w:webHidden/>
          </w:rPr>
          <w:t>23</w:t>
        </w:r>
        <w:r w:rsidR="00E60632">
          <w:rPr>
            <w:noProof/>
            <w:webHidden/>
          </w:rPr>
          <w:fldChar w:fldCharType="end"/>
        </w:r>
      </w:hyperlink>
    </w:p>
    <w:p w14:paraId="19F10F01" w14:textId="77777777" w:rsidR="00E60632" w:rsidRDefault="00C33812">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6951" w:history="1">
        <w:r w:rsidR="00E60632" w:rsidRPr="00822B54">
          <w:rPr>
            <w:rStyle w:val="Hyperlink"/>
            <w:noProof/>
            <w:lang w:val="en-CA"/>
          </w:rPr>
          <w:t>6.4</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Identifiers</w:t>
        </w:r>
        <w:r w:rsidR="00E60632">
          <w:rPr>
            <w:noProof/>
            <w:webHidden/>
          </w:rPr>
          <w:tab/>
        </w:r>
        <w:r w:rsidR="00E60632">
          <w:rPr>
            <w:noProof/>
            <w:webHidden/>
          </w:rPr>
          <w:fldChar w:fldCharType="begin"/>
        </w:r>
        <w:r w:rsidR="00E60632">
          <w:rPr>
            <w:noProof/>
            <w:webHidden/>
          </w:rPr>
          <w:instrText xml:space="preserve"> PAGEREF _Toc456946951 \h </w:instrText>
        </w:r>
        <w:r w:rsidR="00E60632">
          <w:rPr>
            <w:noProof/>
            <w:webHidden/>
          </w:rPr>
        </w:r>
        <w:r w:rsidR="00E60632">
          <w:rPr>
            <w:noProof/>
            <w:webHidden/>
          </w:rPr>
          <w:fldChar w:fldCharType="separate"/>
        </w:r>
        <w:r w:rsidR="00E60632">
          <w:rPr>
            <w:noProof/>
            <w:webHidden/>
          </w:rPr>
          <w:t>24</w:t>
        </w:r>
        <w:r w:rsidR="00E60632">
          <w:rPr>
            <w:noProof/>
            <w:webHidden/>
          </w:rPr>
          <w:fldChar w:fldCharType="end"/>
        </w:r>
      </w:hyperlink>
    </w:p>
    <w:p w14:paraId="4FD96C15" w14:textId="77777777" w:rsidR="00E60632" w:rsidRDefault="00C33812">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6952" w:history="1">
        <w:r w:rsidR="00E60632" w:rsidRPr="00822B54">
          <w:rPr>
            <w:rStyle w:val="Hyperlink"/>
            <w:noProof/>
            <w:lang w:val="en-CA"/>
          </w:rPr>
          <w:t>6.5</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Classifiers</w:t>
        </w:r>
        <w:r w:rsidR="00E60632">
          <w:rPr>
            <w:noProof/>
            <w:webHidden/>
          </w:rPr>
          <w:tab/>
        </w:r>
        <w:r w:rsidR="00E60632">
          <w:rPr>
            <w:noProof/>
            <w:webHidden/>
          </w:rPr>
          <w:fldChar w:fldCharType="begin"/>
        </w:r>
        <w:r w:rsidR="00E60632">
          <w:rPr>
            <w:noProof/>
            <w:webHidden/>
          </w:rPr>
          <w:instrText xml:space="preserve"> PAGEREF _Toc456946952 \h </w:instrText>
        </w:r>
        <w:r w:rsidR="00E60632">
          <w:rPr>
            <w:noProof/>
            <w:webHidden/>
          </w:rPr>
        </w:r>
        <w:r w:rsidR="00E60632">
          <w:rPr>
            <w:noProof/>
            <w:webHidden/>
          </w:rPr>
          <w:fldChar w:fldCharType="separate"/>
        </w:r>
        <w:r w:rsidR="00E60632">
          <w:rPr>
            <w:noProof/>
            <w:webHidden/>
          </w:rPr>
          <w:t>25</w:t>
        </w:r>
        <w:r w:rsidR="00E60632">
          <w:rPr>
            <w:noProof/>
            <w:webHidden/>
          </w:rPr>
          <w:fldChar w:fldCharType="end"/>
        </w:r>
      </w:hyperlink>
    </w:p>
    <w:p w14:paraId="63144FD9" w14:textId="77777777" w:rsidR="00E60632" w:rsidRDefault="00C33812">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6946953" w:history="1">
        <w:r w:rsidR="00E60632" w:rsidRPr="00822B54">
          <w:rPr>
            <w:rStyle w:val="Hyperlink"/>
            <w:noProof/>
            <w:lang w:val="en-CA"/>
          </w:rPr>
          <w:t>7.</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Conceptual Model</w:t>
        </w:r>
        <w:r w:rsidR="00E60632">
          <w:rPr>
            <w:noProof/>
            <w:webHidden/>
          </w:rPr>
          <w:tab/>
        </w:r>
        <w:r w:rsidR="00E60632">
          <w:rPr>
            <w:noProof/>
            <w:webHidden/>
          </w:rPr>
          <w:fldChar w:fldCharType="begin"/>
        </w:r>
        <w:r w:rsidR="00E60632">
          <w:rPr>
            <w:noProof/>
            <w:webHidden/>
          </w:rPr>
          <w:instrText xml:space="preserve"> PAGEREF _Toc456946953 \h </w:instrText>
        </w:r>
        <w:r w:rsidR="00E60632">
          <w:rPr>
            <w:noProof/>
            <w:webHidden/>
          </w:rPr>
        </w:r>
        <w:r w:rsidR="00E60632">
          <w:rPr>
            <w:noProof/>
            <w:webHidden/>
          </w:rPr>
          <w:fldChar w:fldCharType="separate"/>
        </w:r>
        <w:r w:rsidR="00E60632">
          <w:rPr>
            <w:noProof/>
            <w:webHidden/>
          </w:rPr>
          <w:t>26</w:t>
        </w:r>
        <w:r w:rsidR="00E60632">
          <w:rPr>
            <w:noProof/>
            <w:webHidden/>
          </w:rPr>
          <w:fldChar w:fldCharType="end"/>
        </w:r>
      </w:hyperlink>
    </w:p>
    <w:p w14:paraId="1D481917" w14:textId="77777777" w:rsidR="00E60632" w:rsidRDefault="00C33812">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6946954" w:history="1">
        <w:r w:rsidR="00E60632" w:rsidRPr="00822B54">
          <w:rPr>
            <w:rStyle w:val="Hyperlink"/>
            <w:noProof/>
            <w:lang w:val="en-CA"/>
          </w:rPr>
          <w:t>8.</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Logical Model</w:t>
        </w:r>
        <w:r w:rsidR="00E60632">
          <w:rPr>
            <w:noProof/>
            <w:webHidden/>
          </w:rPr>
          <w:tab/>
        </w:r>
        <w:r w:rsidR="00E60632">
          <w:rPr>
            <w:noProof/>
            <w:webHidden/>
          </w:rPr>
          <w:fldChar w:fldCharType="begin"/>
        </w:r>
        <w:r w:rsidR="00E60632">
          <w:rPr>
            <w:noProof/>
            <w:webHidden/>
          </w:rPr>
          <w:instrText xml:space="preserve"> PAGEREF _Toc456946954 \h </w:instrText>
        </w:r>
        <w:r w:rsidR="00E60632">
          <w:rPr>
            <w:noProof/>
            <w:webHidden/>
          </w:rPr>
        </w:r>
        <w:r w:rsidR="00E60632">
          <w:rPr>
            <w:noProof/>
            <w:webHidden/>
          </w:rPr>
          <w:fldChar w:fldCharType="separate"/>
        </w:r>
        <w:r w:rsidR="00E60632">
          <w:rPr>
            <w:noProof/>
            <w:webHidden/>
          </w:rPr>
          <w:t>27</w:t>
        </w:r>
        <w:r w:rsidR="00E60632">
          <w:rPr>
            <w:noProof/>
            <w:webHidden/>
          </w:rPr>
          <w:fldChar w:fldCharType="end"/>
        </w:r>
      </w:hyperlink>
    </w:p>
    <w:p w14:paraId="71F7585A" w14:textId="77777777" w:rsidR="00E60632" w:rsidRDefault="00C33812">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55" w:history="1">
        <w:r w:rsidR="00E60632" w:rsidRPr="00822B54">
          <w:rPr>
            <w:rStyle w:val="Hyperlink"/>
            <w:noProof/>
            <w:lang w:val="en-CA" w:bidi="x-none"/>
          </w:rPr>
          <w:t>8.1.1</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Property cardinality</w:t>
        </w:r>
        <w:r w:rsidR="00E60632">
          <w:rPr>
            <w:noProof/>
            <w:webHidden/>
          </w:rPr>
          <w:tab/>
        </w:r>
        <w:r w:rsidR="00E60632">
          <w:rPr>
            <w:noProof/>
            <w:webHidden/>
          </w:rPr>
          <w:fldChar w:fldCharType="begin"/>
        </w:r>
        <w:r w:rsidR="00E60632">
          <w:rPr>
            <w:noProof/>
            <w:webHidden/>
          </w:rPr>
          <w:instrText xml:space="preserve"> PAGEREF _Toc456946955 \h </w:instrText>
        </w:r>
        <w:r w:rsidR="00E60632">
          <w:rPr>
            <w:noProof/>
            <w:webHidden/>
          </w:rPr>
        </w:r>
        <w:r w:rsidR="00E60632">
          <w:rPr>
            <w:noProof/>
            <w:webHidden/>
          </w:rPr>
          <w:fldChar w:fldCharType="separate"/>
        </w:r>
        <w:r w:rsidR="00E60632">
          <w:rPr>
            <w:noProof/>
            <w:webHidden/>
          </w:rPr>
          <w:t>28</w:t>
        </w:r>
        <w:r w:rsidR="00E60632">
          <w:rPr>
            <w:noProof/>
            <w:webHidden/>
          </w:rPr>
          <w:fldChar w:fldCharType="end"/>
        </w:r>
      </w:hyperlink>
    </w:p>
    <w:p w14:paraId="39055C19" w14:textId="77777777" w:rsidR="00E60632" w:rsidRDefault="00C33812">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56" w:history="1">
        <w:r w:rsidR="00E60632" w:rsidRPr="00822B54">
          <w:rPr>
            <w:rStyle w:val="Hyperlink"/>
            <w:noProof/>
            <w:lang w:val="en-CA" w:bidi="x-none"/>
          </w:rPr>
          <w:t>8.1.2</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Package shortcuts</w:t>
        </w:r>
        <w:r w:rsidR="00E60632">
          <w:rPr>
            <w:noProof/>
            <w:webHidden/>
          </w:rPr>
          <w:tab/>
        </w:r>
        <w:r w:rsidR="00E60632">
          <w:rPr>
            <w:noProof/>
            <w:webHidden/>
          </w:rPr>
          <w:fldChar w:fldCharType="begin"/>
        </w:r>
        <w:r w:rsidR="00E60632">
          <w:rPr>
            <w:noProof/>
            <w:webHidden/>
          </w:rPr>
          <w:instrText xml:space="preserve"> PAGEREF _Toc456946956 \h </w:instrText>
        </w:r>
        <w:r w:rsidR="00E60632">
          <w:rPr>
            <w:noProof/>
            <w:webHidden/>
          </w:rPr>
        </w:r>
        <w:r w:rsidR="00E60632">
          <w:rPr>
            <w:noProof/>
            <w:webHidden/>
          </w:rPr>
          <w:fldChar w:fldCharType="separate"/>
        </w:r>
        <w:r w:rsidR="00E60632">
          <w:rPr>
            <w:noProof/>
            <w:webHidden/>
          </w:rPr>
          <w:t>29</w:t>
        </w:r>
        <w:r w:rsidR="00E60632">
          <w:rPr>
            <w:noProof/>
            <w:webHidden/>
          </w:rPr>
          <w:fldChar w:fldCharType="end"/>
        </w:r>
      </w:hyperlink>
    </w:p>
    <w:p w14:paraId="1DAAF809" w14:textId="77777777" w:rsidR="00E60632" w:rsidRDefault="00C33812">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6957" w:history="1">
        <w:r w:rsidR="00E60632" w:rsidRPr="00822B54">
          <w:rPr>
            <w:rStyle w:val="Hyperlink"/>
            <w:noProof/>
            <w:lang w:val="en-CA"/>
          </w:rPr>
          <w:t>8.2</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GeoSciML Core Abstract Requirements Class (Normative)</w:t>
        </w:r>
        <w:r w:rsidR="00E60632">
          <w:rPr>
            <w:noProof/>
            <w:webHidden/>
          </w:rPr>
          <w:tab/>
        </w:r>
        <w:r w:rsidR="00E60632">
          <w:rPr>
            <w:noProof/>
            <w:webHidden/>
          </w:rPr>
          <w:fldChar w:fldCharType="begin"/>
        </w:r>
        <w:r w:rsidR="00E60632">
          <w:rPr>
            <w:noProof/>
            <w:webHidden/>
          </w:rPr>
          <w:instrText xml:space="preserve"> PAGEREF _Toc456946957 \h </w:instrText>
        </w:r>
        <w:r w:rsidR="00E60632">
          <w:rPr>
            <w:noProof/>
            <w:webHidden/>
          </w:rPr>
        </w:r>
        <w:r w:rsidR="00E60632">
          <w:rPr>
            <w:noProof/>
            <w:webHidden/>
          </w:rPr>
          <w:fldChar w:fldCharType="separate"/>
        </w:r>
        <w:r w:rsidR="00E60632">
          <w:rPr>
            <w:noProof/>
            <w:webHidden/>
          </w:rPr>
          <w:t>29</w:t>
        </w:r>
        <w:r w:rsidR="00E60632">
          <w:rPr>
            <w:noProof/>
            <w:webHidden/>
          </w:rPr>
          <w:fldChar w:fldCharType="end"/>
        </w:r>
      </w:hyperlink>
    </w:p>
    <w:p w14:paraId="42FA39A7" w14:textId="77777777" w:rsidR="00E60632" w:rsidRDefault="00C33812">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58" w:history="1">
        <w:r w:rsidR="00E60632" w:rsidRPr="00822B54">
          <w:rPr>
            <w:rStyle w:val="Hyperlink"/>
            <w:noProof/>
            <w:lang w:val="en-CA" w:bidi="x-none"/>
          </w:rPr>
          <w:t>8.2.1</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Naming of entities</w:t>
        </w:r>
        <w:r w:rsidR="00E60632">
          <w:rPr>
            <w:noProof/>
            <w:webHidden/>
          </w:rPr>
          <w:tab/>
        </w:r>
        <w:r w:rsidR="00E60632">
          <w:rPr>
            <w:noProof/>
            <w:webHidden/>
          </w:rPr>
          <w:fldChar w:fldCharType="begin"/>
        </w:r>
        <w:r w:rsidR="00E60632">
          <w:rPr>
            <w:noProof/>
            <w:webHidden/>
          </w:rPr>
          <w:instrText xml:space="preserve"> PAGEREF _Toc456946958 \h </w:instrText>
        </w:r>
        <w:r w:rsidR="00E60632">
          <w:rPr>
            <w:noProof/>
            <w:webHidden/>
          </w:rPr>
        </w:r>
        <w:r w:rsidR="00E60632">
          <w:rPr>
            <w:noProof/>
            <w:webHidden/>
          </w:rPr>
          <w:fldChar w:fldCharType="separate"/>
        </w:r>
        <w:r w:rsidR="00E60632">
          <w:rPr>
            <w:noProof/>
            <w:webHidden/>
          </w:rPr>
          <w:t>30</w:t>
        </w:r>
        <w:r w:rsidR="00E60632">
          <w:rPr>
            <w:noProof/>
            <w:webHidden/>
          </w:rPr>
          <w:fldChar w:fldCharType="end"/>
        </w:r>
      </w:hyperlink>
    </w:p>
    <w:p w14:paraId="148280FB" w14:textId="77777777" w:rsidR="00E60632" w:rsidRDefault="00C33812">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59" w:history="1">
        <w:r w:rsidR="00E60632" w:rsidRPr="00822B54">
          <w:rPr>
            <w:rStyle w:val="Hyperlink"/>
            <w:noProof/>
            <w:lang w:val="en-CA" w:bidi="x-none"/>
          </w:rPr>
          <w:t>8.2.2</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Cardinality</w:t>
        </w:r>
        <w:r w:rsidR="00E60632">
          <w:rPr>
            <w:noProof/>
            <w:webHidden/>
          </w:rPr>
          <w:tab/>
        </w:r>
        <w:r w:rsidR="00E60632">
          <w:rPr>
            <w:noProof/>
            <w:webHidden/>
          </w:rPr>
          <w:fldChar w:fldCharType="begin"/>
        </w:r>
        <w:r w:rsidR="00E60632">
          <w:rPr>
            <w:noProof/>
            <w:webHidden/>
          </w:rPr>
          <w:instrText xml:space="preserve"> PAGEREF _Toc456946959 \h </w:instrText>
        </w:r>
        <w:r w:rsidR="00E60632">
          <w:rPr>
            <w:noProof/>
            <w:webHidden/>
          </w:rPr>
        </w:r>
        <w:r w:rsidR="00E60632">
          <w:rPr>
            <w:noProof/>
            <w:webHidden/>
          </w:rPr>
          <w:fldChar w:fldCharType="separate"/>
        </w:r>
        <w:r w:rsidR="00E60632">
          <w:rPr>
            <w:noProof/>
            <w:webHidden/>
          </w:rPr>
          <w:t>30</w:t>
        </w:r>
        <w:r w:rsidR="00E60632">
          <w:rPr>
            <w:noProof/>
            <w:webHidden/>
          </w:rPr>
          <w:fldChar w:fldCharType="end"/>
        </w:r>
      </w:hyperlink>
    </w:p>
    <w:p w14:paraId="6D9AD155" w14:textId="77777777" w:rsidR="00E60632" w:rsidRDefault="00C33812">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60" w:history="1">
        <w:r w:rsidR="00E60632" w:rsidRPr="00822B54">
          <w:rPr>
            <w:rStyle w:val="Hyperlink"/>
            <w:noProof/>
            <w:lang w:val="en-CA" w:bidi="x-none"/>
          </w:rPr>
          <w:t>8.2.3</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Abstract classes</w:t>
        </w:r>
        <w:r w:rsidR="00E60632">
          <w:rPr>
            <w:noProof/>
            <w:webHidden/>
          </w:rPr>
          <w:tab/>
        </w:r>
        <w:r w:rsidR="00E60632">
          <w:rPr>
            <w:noProof/>
            <w:webHidden/>
          </w:rPr>
          <w:fldChar w:fldCharType="begin"/>
        </w:r>
        <w:r w:rsidR="00E60632">
          <w:rPr>
            <w:noProof/>
            <w:webHidden/>
          </w:rPr>
          <w:instrText xml:space="preserve"> PAGEREF _Toc456946960 \h </w:instrText>
        </w:r>
        <w:r w:rsidR="00E60632">
          <w:rPr>
            <w:noProof/>
            <w:webHidden/>
          </w:rPr>
        </w:r>
        <w:r w:rsidR="00E60632">
          <w:rPr>
            <w:noProof/>
            <w:webHidden/>
          </w:rPr>
          <w:fldChar w:fldCharType="separate"/>
        </w:r>
        <w:r w:rsidR="00E60632">
          <w:rPr>
            <w:noProof/>
            <w:webHidden/>
          </w:rPr>
          <w:t>31</w:t>
        </w:r>
        <w:r w:rsidR="00E60632">
          <w:rPr>
            <w:noProof/>
            <w:webHidden/>
          </w:rPr>
          <w:fldChar w:fldCharType="end"/>
        </w:r>
      </w:hyperlink>
    </w:p>
    <w:p w14:paraId="675D93E6" w14:textId="77777777" w:rsidR="00E60632" w:rsidRDefault="00C33812">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61" w:history="1">
        <w:r w:rsidR="00E60632" w:rsidRPr="00822B54">
          <w:rPr>
            <w:rStyle w:val="Hyperlink"/>
            <w:noProof/>
            <w:lang w:val="en-CA" w:bidi="x-none"/>
          </w:rPr>
          <w:t>8.2.4</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Polymorphism</w:t>
        </w:r>
        <w:r w:rsidR="00E60632">
          <w:rPr>
            <w:noProof/>
            <w:webHidden/>
          </w:rPr>
          <w:tab/>
        </w:r>
        <w:r w:rsidR="00E60632">
          <w:rPr>
            <w:noProof/>
            <w:webHidden/>
          </w:rPr>
          <w:fldChar w:fldCharType="begin"/>
        </w:r>
        <w:r w:rsidR="00E60632">
          <w:rPr>
            <w:noProof/>
            <w:webHidden/>
          </w:rPr>
          <w:instrText xml:space="preserve"> PAGEREF _Toc456946961 \h </w:instrText>
        </w:r>
        <w:r w:rsidR="00E60632">
          <w:rPr>
            <w:noProof/>
            <w:webHidden/>
          </w:rPr>
        </w:r>
        <w:r w:rsidR="00E60632">
          <w:rPr>
            <w:noProof/>
            <w:webHidden/>
          </w:rPr>
          <w:fldChar w:fldCharType="separate"/>
        </w:r>
        <w:r w:rsidR="00E60632">
          <w:rPr>
            <w:noProof/>
            <w:webHidden/>
          </w:rPr>
          <w:t>31</w:t>
        </w:r>
        <w:r w:rsidR="00E60632">
          <w:rPr>
            <w:noProof/>
            <w:webHidden/>
          </w:rPr>
          <w:fldChar w:fldCharType="end"/>
        </w:r>
      </w:hyperlink>
    </w:p>
    <w:p w14:paraId="0BFFDFA9" w14:textId="77777777" w:rsidR="00E60632" w:rsidRDefault="00C33812">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62" w:history="1">
        <w:r w:rsidR="00E60632" w:rsidRPr="00822B54">
          <w:rPr>
            <w:rStyle w:val="Hyperlink"/>
            <w:noProof/>
            <w:lang w:val="en-CA" w:bidi="x-none"/>
          </w:rPr>
          <w:t>8.2.5</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Quantities</w:t>
        </w:r>
        <w:r w:rsidR="00E60632">
          <w:rPr>
            <w:noProof/>
            <w:webHidden/>
          </w:rPr>
          <w:tab/>
        </w:r>
        <w:r w:rsidR="00E60632">
          <w:rPr>
            <w:noProof/>
            <w:webHidden/>
          </w:rPr>
          <w:fldChar w:fldCharType="begin"/>
        </w:r>
        <w:r w:rsidR="00E60632">
          <w:rPr>
            <w:noProof/>
            <w:webHidden/>
          </w:rPr>
          <w:instrText xml:space="preserve"> PAGEREF _Toc456946962 \h </w:instrText>
        </w:r>
        <w:r w:rsidR="00E60632">
          <w:rPr>
            <w:noProof/>
            <w:webHidden/>
          </w:rPr>
        </w:r>
        <w:r w:rsidR="00E60632">
          <w:rPr>
            <w:noProof/>
            <w:webHidden/>
          </w:rPr>
          <w:fldChar w:fldCharType="separate"/>
        </w:r>
        <w:r w:rsidR="00E60632">
          <w:rPr>
            <w:noProof/>
            <w:webHidden/>
          </w:rPr>
          <w:t>31</w:t>
        </w:r>
        <w:r w:rsidR="00E60632">
          <w:rPr>
            <w:noProof/>
            <w:webHidden/>
          </w:rPr>
          <w:fldChar w:fldCharType="end"/>
        </w:r>
      </w:hyperlink>
    </w:p>
    <w:p w14:paraId="72340898" w14:textId="77777777" w:rsidR="00E60632" w:rsidRDefault="00C33812">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63" w:history="1">
        <w:r w:rsidR="00E60632" w:rsidRPr="00822B54">
          <w:rPr>
            <w:rStyle w:val="Hyperlink"/>
            <w:noProof/>
            <w:lang w:val="en-CA" w:bidi="x-none"/>
          </w:rPr>
          <w:t>8.2.6</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QuantityRange</w:t>
        </w:r>
        <w:r w:rsidR="00E60632">
          <w:rPr>
            <w:noProof/>
            <w:webHidden/>
          </w:rPr>
          <w:tab/>
        </w:r>
        <w:r w:rsidR="00E60632">
          <w:rPr>
            <w:noProof/>
            <w:webHidden/>
          </w:rPr>
          <w:fldChar w:fldCharType="begin"/>
        </w:r>
        <w:r w:rsidR="00E60632">
          <w:rPr>
            <w:noProof/>
            <w:webHidden/>
          </w:rPr>
          <w:instrText xml:space="preserve"> PAGEREF _Toc456946963 \h </w:instrText>
        </w:r>
        <w:r w:rsidR="00E60632">
          <w:rPr>
            <w:noProof/>
            <w:webHidden/>
          </w:rPr>
        </w:r>
        <w:r w:rsidR="00E60632">
          <w:rPr>
            <w:noProof/>
            <w:webHidden/>
          </w:rPr>
          <w:fldChar w:fldCharType="separate"/>
        </w:r>
        <w:r w:rsidR="00E60632">
          <w:rPr>
            <w:noProof/>
            <w:webHidden/>
          </w:rPr>
          <w:t>31</w:t>
        </w:r>
        <w:r w:rsidR="00E60632">
          <w:rPr>
            <w:noProof/>
            <w:webHidden/>
          </w:rPr>
          <w:fldChar w:fldCharType="end"/>
        </w:r>
      </w:hyperlink>
    </w:p>
    <w:p w14:paraId="513AA3E2" w14:textId="77777777" w:rsidR="00E60632" w:rsidRDefault="00C33812">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64" w:history="1">
        <w:r w:rsidR="00E60632" w:rsidRPr="00822B54">
          <w:rPr>
            <w:rStyle w:val="Hyperlink"/>
            <w:noProof/>
            <w:lang w:val="en-CA" w:bidi="x-none"/>
          </w:rPr>
          <w:t>8.2.7</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Code lists</w:t>
        </w:r>
        <w:r w:rsidR="00E60632">
          <w:rPr>
            <w:noProof/>
            <w:webHidden/>
          </w:rPr>
          <w:tab/>
        </w:r>
        <w:r w:rsidR="00E60632">
          <w:rPr>
            <w:noProof/>
            <w:webHidden/>
          </w:rPr>
          <w:fldChar w:fldCharType="begin"/>
        </w:r>
        <w:r w:rsidR="00E60632">
          <w:rPr>
            <w:noProof/>
            <w:webHidden/>
          </w:rPr>
          <w:instrText xml:space="preserve"> PAGEREF _Toc456946964 \h </w:instrText>
        </w:r>
        <w:r w:rsidR="00E60632">
          <w:rPr>
            <w:noProof/>
            <w:webHidden/>
          </w:rPr>
        </w:r>
        <w:r w:rsidR="00E60632">
          <w:rPr>
            <w:noProof/>
            <w:webHidden/>
          </w:rPr>
          <w:fldChar w:fldCharType="separate"/>
        </w:r>
        <w:r w:rsidR="00E60632">
          <w:rPr>
            <w:noProof/>
            <w:webHidden/>
          </w:rPr>
          <w:t>32</w:t>
        </w:r>
        <w:r w:rsidR="00E60632">
          <w:rPr>
            <w:noProof/>
            <w:webHidden/>
          </w:rPr>
          <w:fldChar w:fldCharType="end"/>
        </w:r>
      </w:hyperlink>
    </w:p>
    <w:p w14:paraId="51ADE7E6" w14:textId="77777777" w:rsidR="00E60632" w:rsidRDefault="00C33812">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6965" w:history="1">
        <w:r w:rsidR="00E60632" w:rsidRPr="00822B54">
          <w:rPr>
            <w:rStyle w:val="Hyperlink"/>
            <w:noProof/>
            <w:lang w:val="en-CA"/>
          </w:rPr>
          <w:t>8.3</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Linked Open Data</w:t>
        </w:r>
        <w:r w:rsidR="00E60632">
          <w:rPr>
            <w:noProof/>
            <w:webHidden/>
          </w:rPr>
          <w:tab/>
        </w:r>
        <w:r w:rsidR="00E60632">
          <w:rPr>
            <w:noProof/>
            <w:webHidden/>
          </w:rPr>
          <w:fldChar w:fldCharType="begin"/>
        </w:r>
        <w:r w:rsidR="00E60632">
          <w:rPr>
            <w:noProof/>
            <w:webHidden/>
          </w:rPr>
          <w:instrText xml:space="preserve"> PAGEREF _Toc456946965 \h </w:instrText>
        </w:r>
        <w:r w:rsidR="00E60632">
          <w:rPr>
            <w:noProof/>
            <w:webHidden/>
          </w:rPr>
        </w:r>
        <w:r w:rsidR="00E60632">
          <w:rPr>
            <w:noProof/>
            <w:webHidden/>
          </w:rPr>
          <w:fldChar w:fldCharType="separate"/>
        </w:r>
        <w:r w:rsidR="00E60632">
          <w:rPr>
            <w:noProof/>
            <w:webHidden/>
          </w:rPr>
          <w:t>32</w:t>
        </w:r>
        <w:r w:rsidR="00E60632">
          <w:rPr>
            <w:noProof/>
            <w:webHidden/>
          </w:rPr>
          <w:fldChar w:fldCharType="end"/>
        </w:r>
      </w:hyperlink>
    </w:p>
    <w:p w14:paraId="17A63162" w14:textId="77777777" w:rsidR="00E60632" w:rsidRDefault="00C33812">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66" w:history="1">
        <w:r w:rsidR="00E60632" w:rsidRPr="00822B54">
          <w:rPr>
            <w:rStyle w:val="Hyperlink"/>
            <w:noProof/>
            <w:lang w:val="en-CA" w:bidi="x-none"/>
          </w:rPr>
          <w:t>8.3.1</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Code lists URI</w:t>
        </w:r>
        <w:r w:rsidR="00E60632">
          <w:rPr>
            <w:noProof/>
            <w:webHidden/>
          </w:rPr>
          <w:tab/>
        </w:r>
        <w:r w:rsidR="00E60632">
          <w:rPr>
            <w:noProof/>
            <w:webHidden/>
          </w:rPr>
          <w:fldChar w:fldCharType="begin"/>
        </w:r>
        <w:r w:rsidR="00E60632">
          <w:rPr>
            <w:noProof/>
            <w:webHidden/>
          </w:rPr>
          <w:instrText xml:space="preserve"> PAGEREF _Toc456946966 \h </w:instrText>
        </w:r>
        <w:r w:rsidR="00E60632">
          <w:rPr>
            <w:noProof/>
            <w:webHidden/>
          </w:rPr>
        </w:r>
        <w:r w:rsidR="00E60632">
          <w:rPr>
            <w:noProof/>
            <w:webHidden/>
          </w:rPr>
          <w:fldChar w:fldCharType="separate"/>
        </w:r>
        <w:r w:rsidR="00E60632">
          <w:rPr>
            <w:noProof/>
            <w:webHidden/>
          </w:rPr>
          <w:t>33</w:t>
        </w:r>
        <w:r w:rsidR="00E60632">
          <w:rPr>
            <w:noProof/>
            <w:webHidden/>
          </w:rPr>
          <w:fldChar w:fldCharType="end"/>
        </w:r>
      </w:hyperlink>
    </w:p>
    <w:p w14:paraId="5DC1335F" w14:textId="77777777" w:rsidR="00E60632" w:rsidRDefault="00C33812">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67" w:history="1">
        <w:r w:rsidR="00E60632" w:rsidRPr="00822B54">
          <w:rPr>
            <w:rStyle w:val="Hyperlink"/>
            <w:noProof/>
            <w:lang w:val="en-CA" w:bidi="x-none"/>
          </w:rPr>
          <w:t>8.3.2</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Identifier</w:t>
        </w:r>
        <w:r w:rsidR="00E60632">
          <w:rPr>
            <w:noProof/>
            <w:webHidden/>
          </w:rPr>
          <w:tab/>
        </w:r>
        <w:r w:rsidR="00E60632">
          <w:rPr>
            <w:noProof/>
            <w:webHidden/>
          </w:rPr>
          <w:fldChar w:fldCharType="begin"/>
        </w:r>
        <w:r w:rsidR="00E60632">
          <w:rPr>
            <w:noProof/>
            <w:webHidden/>
          </w:rPr>
          <w:instrText xml:space="preserve"> PAGEREF _Toc456946967 \h </w:instrText>
        </w:r>
        <w:r w:rsidR="00E60632">
          <w:rPr>
            <w:noProof/>
            <w:webHidden/>
          </w:rPr>
        </w:r>
        <w:r w:rsidR="00E60632">
          <w:rPr>
            <w:noProof/>
            <w:webHidden/>
          </w:rPr>
          <w:fldChar w:fldCharType="separate"/>
        </w:r>
        <w:r w:rsidR="00E60632">
          <w:rPr>
            <w:noProof/>
            <w:webHidden/>
          </w:rPr>
          <w:t>33</w:t>
        </w:r>
        <w:r w:rsidR="00E60632">
          <w:rPr>
            <w:noProof/>
            <w:webHidden/>
          </w:rPr>
          <w:fldChar w:fldCharType="end"/>
        </w:r>
      </w:hyperlink>
    </w:p>
    <w:p w14:paraId="57DCBB3F" w14:textId="77777777" w:rsidR="00E60632" w:rsidRDefault="00C33812">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68" w:history="1">
        <w:r w:rsidR="00E60632" w:rsidRPr="00822B54">
          <w:rPr>
            <w:rStyle w:val="Hyperlink"/>
            <w:noProof/>
            <w:lang w:val="en-CA" w:bidi="x-none"/>
          </w:rPr>
          <w:t>8.3.3</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ByReference associations</w:t>
        </w:r>
        <w:r w:rsidR="00E60632">
          <w:rPr>
            <w:noProof/>
            <w:webHidden/>
          </w:rPr>
          <w:tab/>
        </w:r>
        <w:r w:rsidR="00E60632">
          <w:rPr>
            <w:noProof/>
            <w:webHidden/>
          </w:rPr>
          <w:fldChar w:fldCharType="begin"/>
        </w:r>
        <w:r w:rsidR="00E60632">
          <w:rPr>
            <w:noProof/>
            <w:webHidden/>
          </w:rPr>
          <w:instrText xml:space="preserve"> PAGEREF _Toc456946968 \h </w:instrText>
        </w:r>
        <w:r w:rsidR="00E60632">
          <w:rPr>
            <w:noProof/>
            <w:webHidden/>
          </w:rPr>
        </w:r>
        <w:r w:rsidR="00E60632">
          <w:rPr>
            <w:noProof/>
            <w:webHidden/>
          </w:rPr>
          <w:fldChar w:fldCharType="separate"/>
        </w:r>
        <w:r w:rsidR="00E60632">
          <w:rPr>
            <w:noProof/>
            <w:webHidden/>
          </w:rPr>
          <w:t>34</w:t>
        </w:r>
        <w:r w:rsidR="00E60632">
          <w:rPr>
            <w:noProof/>
            <w:webHidden/>
          </w:rPr>
          <w:fldChar w:fldCharType="end"/>
        </w:r>
      </w:hyperlink>
    </w:p>
    <w:p w14:paraId="4A0843C4" w14:textId="77777777" w:rsidR="00E60632" w:rsidRDefault="00C33812">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6969" w:history="1">
        <w:r w:rsidR="00E60632" w:rsidRPr="00822B54">
          <w:rPr>
            <w:rStyle w:val="Hyperlink"/>
            <w:noProof/>
            <w:lang w:val="en-CA"/>
          </w:rPr>
          <w:t>8.4</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 xml:space="preserve">GeoSciML Basic Abstract Requirements Class </w:t>
        </w:r>
        <w:r w:rsidR="00E60632" w:rsidRPr="00822B54">
          <w:rPr>
            <w:rStyle w:val="Hyperlink"/>
            <w:noProof/>
          </w:rPr>
          <w:t>(Normative)</w:t>
        </w:r>
        <w:r w:rsidR="00E60632">
          <w:rPr>
            <w:noProof/>
            <w:webHidden/>
          </w:rPr>
          <w:tab/>
        </w:r>
        <w:r w:rsidR="00E60632">
          <w:rPr>
            <w:noProof/>
            <w:webHidden/>
          </w:rPr>
          <w:fldChar w:fldCharType="begin"/>
        </w:r>
        <w:r w:rsidR="00E60632">
          <w:rPr>
            <w:noProof/>
            <w:webHidden/>
          </w:rPr>
          <w:instrText xml:space="preserve"> PAGEREF _Toc456946969 \h </w:instrText>
        </w:r>
        <w:r w:rsidR="00E60632">
          <w:rPr>
            <w:noProof/>
            <w:webHidden/>
          </w:rPr>
        </w:r>
        <w:r w:rsidR="00E60632">
          <w:rPr>
            <w:noProof/>
            <w:webHidden/>
          </w:rPr>
          <w:fldChar w:fldCharType="separate"/>
        </w:r>
        <w:r w:rsidR="00E60632">
          <w:rPr>
            <w:noProof/>
            <w:webHidden/>
          </w:rPr>
          <w:t>34</w:t>
        </w:r>
        <w:r w:rsidR="00E60632">
          <w:rPr>
            <w:noProof/>
            <w:webHidden/>
          </w:rPr>
          <w:fldChar w:fldCharType="end"/>
        </w:r>
      </w:hyperlink>
    </w:p>
    <w:p w14:paraId="3A1C94EA" w14:textId="77777777" w:rsidR="00E60632" w:rsidRDefault="00C33812">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70" w:history="1">
        <w:r w:rsidR="00E60632" w:rsidRPr="00822B54">
          <w:rPr>
            <w:rStyle w:val="Hyperlink"/>
            <w:noProof/>
            <w:lang w:val="en-CA" w:bidi="x-none"/>
          </w:rPr>
          <w:t>8.4.1</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Geology Basic</w:t>
        </w:r>
        <w:r w:rsidR="00E60632">
          <w:rPr>
            <w:noProof/>
            <w:webHidden/>
          </w:rPr>
          <w:tab/>
        </w:r>
        <w:r w:rsidR="00E60632">
          <w:rPr>
            <w:noProof/>
            <w:webHidden/>
          </w:rPr>
          <w:fldChar w:fldCharType="begin"/>
        </w:r>
        <w:r w:rsidR="00E60632">
          <w:rPr>
            <w:noProof/>
            <w:webHidden/>
          </w:rPr>
          <w:instrText xml:space="preserve"> PAGEREF _Toc456946970 \h </w:instrText>
        </w:r>
        <w:r w:rsidR="00E60632">
          <w:rPr>
            <w:noProof/>
            <w:webHidden/>
          </w:rPr>
        </w:r>
        <w:r w:rsidR="00E60632">
          <w:rPr>
            <w:noProof/>
            <w:webHidden/>
          </w:rPr>
          <w:fldChar w:fldCharType="separate"/>
        </w:r>
        <w:r w:rsidR="00E60632">
          <w:rPr>
            <w:noProof/>
            <w:webHidden/>
          </w:rPr>
          <w:t>35</w:t>
        </w:r>
        <w:r w:rsidR="00E60632">
          <w:rPr>
            <w:noProof/>
            <w:webHidden/>
          </w:rPr>
          <w:fldChar w:fldCharType="end"/>
        </w:r>
      </w:hyperlink>
    </w:p>
    <w:p w14:paraId="75899F42" w14:textId="77777777" w:rsidR="00E60632" w:rsidRDefault="00C33812">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71" w:history="1">
        <w:r w:rsidR="00E60632" w:rsidRPr="00822B54">
          <w:rPr>
            <w:rStyle w:val="Hyperlink"/>
            <w:noProof/>
            <w:lang w:bidi="x-none"/>
          </w:rPr>
          <w:t>8.4.2</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Geologic Event</w:t>
        </w:r>
        <w:r w:rsidR="00E60632">
          <w:rPr>
            <w:noProof/>
            <w:webHidden/>
          </w:rPr>
          <w:tab/>
        </w:r>
        <w:r w:rsidR="00E60632">
          <w:rPr>
            <w:noProof/>
            <w:webHidden/>
          </w:rPr>
          <w:fldChar w:fldCharType="begin"/>
        </w:r>
        <w:r w:rsidR="00E60632">
          <w:rPr>
            <w:noProof/>
            <w:webHidden/>
          </w:rPr>
          <w:instrText xml:space="preserve"> PAGEREF _Toc456946971 \h </w:instrText>
        </w:r>
        <w:r w:rsidR="00E60632">
          <w:rPr>
            <w:noProof/>
            <w:webHidden/>
          </w:rPr>
        </w:r>
        <w:r w:rsidR="00E60632">
          <w:rPr>
            <w:noProof/>
            <w:webHidden/>
          </w:rPr>
          <w:fldChar w:fldCharType="separate"/>
        </w:r>
        <w:r w:rsidR="00E60632">
          <w:rPr>
            <w:noProof/>
            <w:webHidden/>
          </w:rPr>
          <w:t>45</w:t>
        </w:r>
        <w:r w:rsidR="00E60632">
          <w:rPr>
            <w:noProof/>
            <w:webHidden/>
          </w:rPr>
          <w:fldChar w:fldCharType="end"/>
        </w:r>
      </w:hyperlink>
    </w:p>
    <w:p w14:paraId="3BAFA767" w14:textId="77777777" w:rsidR="00E60632" w:rsidRDefault="00C33812">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72" w:history="1">
        <w:r w:rsidR="00E60632" w:rsidRPr="00822B54">
          <w:rPr>
            <w:rStyle w:val="Hyperlink"/>
            <w:noProof/>
            <w:lang w:bidi="x-none"/>
          </w:rPr>
          <w:t>8.4.3</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Geologic Structure</w:t>
        </w:r>
        <w:r w:rsidR="00E60632">
          <w:rPr>
            <w:noProof/>
            <w:webHidden/>
          </w:rPr>
          <w:tab/>
        </w:r>
        <w:r w:rsidR="00E60632">
          <w:rPr>
            <w:noProof/>
            <w:webHidden/>
          </w:rPr>
          <w:fldChar w:fldCharType="begin"/>
        </w:r>
        <w:r w:rsidR="00E60632">
          <w:rPr>
            <w:noProof/>
            <w:webHidden/>
          </w:rPr>
          <w:instrText xml:space="preserve"> PAGEREF _Toc456946972 \h </w:instrText>
        </w:r>
        <w:r w:rsidR="00E60632">
          <w:rPr>
            <w:noProof/>
            <w:webHidden/>
          </w:rPr>
        </w:r>
        <w:r w:rsidR="00E60632">
          <w:rPr>
            <w:noProof/>
            <w:webHidden/>
          </w:rPr>
          <w:fldChar w:fldCharType="separate"/>
        </w:r>
        <w:r w:rsidR="00E60632">
          <w:rPr>
            <w:noProof/>
            <w:webHidden/>
          </w:rPr>
          <w:t>49</w:t>
        </w:r>
        <w:r w:rsidR="00E60632">
          <w:rPr>
            <w:noProof/>
            <w:webHidden/>
          </w:rPr>
          <w:fldChar w:fldCharType="end"/>
        </w:r>
      </w:hyperlink>
    </w:p>
    <w:p w14:paraId="5CB60125" w14:textId="77777777" w:rsidR="00E60632" w:rsidRDefault="00C33812">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73" w:history="1">
        <w:r w:rsidR="00E60632" w:rsidRPr="00822B54">
          <w:rPr>
            <w:rStyle w:val="Hyperlink"/>
            <w:noProof/>
            <w:lang w:bidi="x-none"/>
          </w:rPr>
          <w:t>8.4.4</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Geomorphology</w:t>
        </w:r>
        <w:r w:rsidR="00E60632">
          <w:rPr>
            <w:noProof/>
            <w:webHidden/>
          </w:rPr>
          <w:tab/>
        </w:r>
        <w:r w:rsidR="00E60632">
          <w:rPr>
            <w:noProof/>
            <w:webHidden/>
          </w:rPr>
          <w:fldChar w:fldCharType="begin"/>
        </w:r>
        <w:r w:rsidR="00E60632">
          <w:rPr>
            <w:noProof/>
            <w:webHidden/>
          </w:rPr>
          <w:instrText xml:space="preserve"> PAGEREF _Toc456946973 \h </w:instrText>
        </w:r>
        <w:r w:rsidR="00E60632">
          <w:rPr>
            <w:noProof/>
            <w:webHidden/>
          </w:rPr>
        </w:r>
        <w:r w:rsidR="00E60632">
          <w:rPr>
            <w:noProof/>
            <w:webHidden/>
          </w:rPr>
          <w:fldChar w:fldCharType="separate"/>
        </w:r>
        <w:r w:rsidR="00E60632">
          <w:rPr>
            <w:noProof/>
            <w:webHidden/>
          </w:rPr>
          <w:t>55</w:t>
        </w:r>
        <w:r w:rsidR="00E60632">
          <w:rPr>
            <w:noProof/>
            <w:webHidden/>
          </w:rPr>
          <w:fldChar w:fldCharType="end"/>
        </w:r>
      </w:hyperlink>
    </w:p>
    <w:p w14:paraId="4D56C367" w14:textId="77777777" w:rsidR="00E60632" w:rsidRDefault="00C33812">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74" w:history="1">
        <w:r w:rsidR="00E60632" w:rsidRPr="00822B54">
          <w:rPr>
            <w:rStyle w:val="Hyperlink"/>
            <w:noProof/>
            <w:lang w:val="en-CA" w:bidi="x-none"/>
          </w:rPr>
          <w:t>8.4.5</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Collection</w:t>
        </w:r>
        <w:r w:rsidR="00E60632">
          <w:rPr>
            <w:noProof/>
            <w:webHidden/>
          </w:rPr>
          <w:tab/>
        </w:r>
        <w:r w:rsidR="00E60632">
          <w:rPr>
            <w:noProof/>
            <w:webHidden/>
          </w:rPr>
          <w:fldChar w:fldCharType="begin"/>
        </w:r>
        <w:r w:rsidR="00E60632">
          <w:rPr>
            <w:noProof/>
            <w:webHidden/>
          </w:rPr>
          <w:instrText xml:space="preserve"> PAGEREF _Toc456946974 \h </w:instrText>
        </w:r>
        <w:r w:rsidR="00E60632">
          <w:rPr>
            <w:noProof/>
            <w:webHidden/>
          </w:rPr>
        </w:r>
        <w:r w:rsidR="00E60632">
          <w:rPr>
            <w:noProof/>
            <w:webHidden/>
          </w:rPr>
          <w:fldChar w:fldCharType="separate"/>
        </w:r>
        <w:r w:rsidR="00E60632">
          <w:rPr>
            <w:noProof/>
            <w:webHidden/>
          </w:rPr>
          <w:t>58</w:t>
        </w:r>
        <w:r w:rsidR="00E60632">
          <w:rPr>
            <w:noProof/>
            <w:webHidden/>
          </w:rPr>
          <w:fldChar w:fldCharType="end"/>
        </w:r>
      </w:hyperlink>
    </w:p>
    <w:p w14:paraId="149333E4" w14:textId="77777777" w:rsidR="00E60632" w:rsidRDefault="00C33812">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75" w:history="1">
        <w:r w:rsidR="00E60632" w:rsidRPr="00822B54">
          <w:rPr>
            <w:rStyle w:val="Hyperlink"/>
            <w:noProof/>
            <w:lang w:val="en-CA" w:bidi="x-none"/>
          </w:rPr>
          <w:t>8.4.6</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GeoSciML Data Types</w:t>
        </w:r>
        <w:r w:rsidR="00E60632">
          <w:rPr>
            <w:noProof/>
            <w:webHidden/>
          </w:rPr>
          <w:tab/>
        </w:r>
        <w:r w:rsidR="00E60632">
          <w:rPr>
            <w:noProof/>
            <w:webHidden/>
          </w:rPr>
          <w:fldChar w:fldCharType="begin"/>
        </w:r>
        <w:r w:rsidR="00E60632">
          <w:rPr>
            <w:noProof/>
            <w:webHidden/>
          </w:rPr>
          <w:instrText xml:space="preserve"> PAGEREF _Toc456946975 \h </w:instrText>
        </w:r>
        <w:r w:rsidR="00E60632">
          <w:rPr>
            <w:noProof/>
            <w:webHidden/>
          </w:rPr>
        </w:r>
        <w:r w:rsidR="00E60632">
          <w:rPr>
            <w:noProof/>
            <w:webHidden/>
          </w:rPr>
          <w:fldChar w:fldCharType="separate"/>
        </w:r>
        <w:r w:rsidR="00E60632">
          <w:rPr>
            <w:noProof/>
            <w:webHidden/>
          </w:rPr>
          <w:t>61</w:t>
        </w:r>
        <w:r w:rsidR="00E60632">
          <w:rPr>
            <w:noProof/>
            <w:webHidden/>
          </w:rPr>
          <w:fldChar w:fldCharType="end"/>
        </w:r>
      </w:hyperlink>
    </w:p>
    <w:p w14:paraId="6E3A73C3" w14:textId="77777777" w:rsidR="00E60632" w:rsidRDefault="00C33812">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76" w:history="1">
        <w:r w:rsidR="00E60632" w:rsidRPr="00822B54">
          <w:rPr>
            <w:rStyle w:val="Hyperlink"/>
            <w:noProof/>
            <w:lang w:val="en-CA" w:bidi="x-none"/>
          </w:rPr>
          <w:t>8.4.7</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GeoSciML basic vocabularies</w:t>
        </w:r>
        <w:r w:rsidR="00E60632">
          <w:rPr>
            <w:noProof/>
            <w:webHidden/>
          </w:rPr>
          <w:tab/>
        </w:r>
        <w:r w:rsidR="00E60632">
          <w:rPr>
            <w:noProof/>
            <w:webHidden/>
          </w:rPr>
          <w:fldChar w:fldCharType="begin"/>
        </w:r>
        <w:r w:rsidR="00E60632">
          <w:rPr>
            <w:noProof/>
            <w:webHidden/>
          </w:rPr>
          <w:instrText xml:space="preserve"> PAGEREF _Toc456946976 \h </w:instrText>
        </w:r>
        <w:r w:rsidR="00E60632">
          <w:rPr>
            <w:noProof/>
            <w:webHidden/>
          </w:rPr>
        </w:r>
        <w:r w:rsidR="00E60632">
          <w:rPr>
            <w:noProof/>
            <w:webHidden/>
          </w:rPr>
          <w:fldChar w:fldCharType="separate"/>
        </w:r>
        <w:r w:rsidR="00E60632">
          <w:rPr>
            <w:noProof/>
            <w:webHidden/>
          </w:rPr>
          <w:t>66</w:t>
        </w:r>
        <w:r w:rsidR="00E60632">
          <w:rPr>
            <w:noProof/>
            <w:webHidden/>
          </w:rPr>
          <w:fldChar w:fldCharType="end"/>
        </w:r>
      </w:hyperlink>
    </w:p>
    <w:p w14:paraId="5377FA0C" w14:textId="77777777" w:rsidR="00E60632" w:rsidRDefault="00C33812">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77" w:history="1">
        <w:r w:rsidR="00E60632" w:rsidRPr="00822B54">
          <w:rPr>
            <w:rStyle w:val="Hyperlink"/>
            <w:noProof/>
            <w:lang w:val="en-CA" w:bidi="x-none"/>
          </w:rPr>
          <w:t>8.4.8</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Instance examples</w:t>
        </w:r>
        <w:r w:rsidR="00E60632">
          <w:rPr>
            <w:noProof/>
            <w:webHidden/>
          </w:rPr>
          <w:tab/>
        </w:r>
        <w:r w:rsidR="00E60632">
          <w:rPr>
            <w:noProof/>
            <w:webHidden/>
          </w:rPr>
          <w:fldChar w:fldCharType="begin"/>
        </w:r>
        <w:r w:rsidR="00E60632">
          <w:rPr>
            <w:noProof/>
            <w:webHidden/>
          </w:rPr>
          <w:instrText xml:space="preserve"> PAGEREF _Toc456946977 \h </w:instrText>
        </w:r>
        <w:r w:rsidR="00E60632">
          <w:rPr>
            <w:noProof/>
            <w:webHidden/>
          </w:rPr>
        </w:r>
        <w:r w:rsidR="00E60632">
          <w:rPr>
            <w:noProof/>
            <w:webHidden/>
          </w:rPr>
          <w:fldChar w:fldCharType="separate"/>
        </w:r>
        <w:r w:rsidR="00E60632">
          <w:rPr>
            <w:noProof/>
            <w:webHidden/>
          </w:rPr>
          <w:t>68</w:t>
        </w:r>
        <w:r w:rsidR="00E60632">
          <w:rPr>
            <w:noProof/>
            <w:webHidden/>
          </w:rPr>
          <w:fldChar w:fldCharType="end"/>
        </w:r>
      </w:hyperlink>
    </w:p>
    <w:p w14:paraId="3CC08217" w14:textId="77777777" w:rsidR="00E60632" w:rsidRDefault="00C33812">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6978" w:history="1">
        <w:r w:rsidR="00E60632" w:rsidRPr="00822B54">
          <w:rPr>
            <w:rStyle w:val="Hyperlink"/>
            <w:noProof/>
            <w:lang w:val="en-CA"/>
          </w:rPr>
          <w:t>8.5</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 xml:space="preserve">GeoSciML Extension Requirements Class </w:t>
        </w:r>
        <w:r w:rsidR="00E60632" w:rsidRPr="00822B54">
          <w:rPr>
            <w:rStyle w:val="Hyperlink"/>
            <w:noProof/>
          </w:rPr>
          <w:t>(Normative)</w:t>
        </w:r>
        <w:r w:rsidR="00E60632">
          <w:rPr>
            <w:noProof/>
            <w:webHidden/>
          </w:rPr>
          <w:tab/>
        </w:r>
        <w:r w:rsidR="00E60632">
          <w:rPr>
            <w:noProof/>
            <w:webHidden/>
          </w:rPr>
          <w:fldChar w:fldCharType="begin"/>
        </w:r>
        <w:r w:rsidR="00E60632">
          <w:rPr>
            <w:noProof/>
            <w:webHidden/>
          </w:rPr>
          <w:instrText xml:space="preserve"> PAGEREF _Toc456946978 \h </w:instrText>
        </w:r>
        <w:r w:rsidR="00E60632">
          <w:rPr>
            <w:noProof/>
            <w:webHidden/>
          </w:rPr>
        </w:r>
        <w:r w:rsidR="00E60632">
          <w:rPr>
            <w:noProof/>
            <w:webHidden/>
          </w:rPr>
          <w:fldChar w:fldCharType="separate"/>
        </w:r>
        <w:r w:rsidR="00E60632">
          <w:rPr>
            <w:noProof/>
            <w:webHidden/>
          </w:rPr>
          <w:t>71</w:t>
        </w:r>
        <w:r w:rsidR="00E60632">
          <w:rPr>
            <w:noProof/>
            <w:webHidden/>
          </w:rPr>
          <w:fldChar w:fldCharType="end"/>
        </w:r>
      </w:hyperlink>
    </w:p>
    <w:p w14:paraId="404B7D21" w14:textId="77777777" w:rsidR="00E60632" w:rsidRDefault="00C33812">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79" w:history="1">
        <w:r w:rsidR="00E60632" w:rsidRPr="00822B54">
          <w:rPr>
            <w:rStyle w:val="Hyperlink"/>
            <w:noProof/>
            <w:lang w:val="en-CA" w:bidi="x-none"/>
          </w:rPr>
          <w:t>8.5.1</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Geologic Relations</w:t>
        </w:r>
        <w:r w:rsidR="00E60632">
          <w:rPr>
            <w:noProof/>
            <w:webHidden/>
          </w:rPr>
          <w:tab/>
        </w:r>
        <w:r w:rsidR="00E60632">
          <w:rPr>
            <w:noProof/>
            <w:webHidden/>
          </w:rPr>
          <w:fldChar w:fldCharType="begin"/>
        </w:r>
        <w:r w:rsidR="00E60632">
          <w:rPr>
            <w:noProof/>
            <w:webHidden/>
          </w:rPr>
          <w:instrText xml:space="preserve"> PAGEREF _Toc456946979 \h </w:instrText>
        </w:r>
        <w:r w:rsidR="00E60632">
          <w:rPr>
            <w:noProof/>
            <w:webHidden/>
          </w:rPr>
        </w:r>
        <w:r w:rsidR="00E60632">
          <w:rPr>
            <w:noProof/>
            <w:webHidden/>
          </w:rPr>
          <w:fldChar w:fldCharType="separate"/>
        </w:r>
        <w:r w:rsidR="00E60632">
          <w:rPr>
            <w:noProof/>
            <w:webHidden/>
          </w:rPr>
          <w:t>72</w:t>
        </w:r>
        <w:r w:rsidR="00E60632">
          <w:rPr>
            <w:noProof/>
            <w:webHidden/>
          </w:rPr>
          <w:fldChar w:fldCharType="end"/>
        </w:r>
      </w:hyperlink>
    </w:p>
    <w:p w14:paraId="2B0C2D7C" w14:textId="77777777" w:rsidR="00E60632" w:rsidRDefault="00C33812">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80" w:history="1">
        <w:r w:rsidR="00E60632" w:rsidRPr="00822B54">
          <w:rPr>
            <w:rStyle w:val="Hyperlink"/>
            <w:noProof/>
            <w:lang w:val="en-CA" w:bidi="x-none"/>
          </w:rPr>
          <w:t>8.5.2</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Earth material details</w:t>
        </w:r>
        <w:r w:rsidR="00E60632">
          <w:rPr>
            <w:noProof/>
            <w:webHidden/>
          </w:rPr>
          <w:tab/>
        </w:r>
        <w:r w:rsidR="00E60632">
          <w:rPr>
            <w:noProof/>
            <w:webHidden/>
          </w:rPr>
          <w:fldChar w:fldCharType="begin"/>
        </w:r>
        <w:r w:rsidR="00E60632">
          <w:rPr>
            <w:noProof/>
            <w:webHidden/>
          </w:rPr>
          <w:instrText xml:space="preserve"> PAGEREF _Toc456946980 \h </w:instrText>
        </w:r>
        <w:r w:rsidR="00E60632">
          <w:rPr>
            <w:noProof/>
            <w:webHidden/>
          </w:rPr>
        </w:r>
        <w:r w:rsidR="00E60632">
          <w:rPr>
            <w:noProof/>
            <w:webHidden/>
          </w:rPr>
          <w:fldChar w:fldCharType="separate"/>
        </w:r>
        <w:r w:rsidR="00E60632">
          <w:rPr>
            <w:noProof/>
            <w:webHidden/>
          </w:rPr>
          <w:t>77</w:t>
        </w:r>
        <w:r w:rsidR="00E60632">
          <w:rPr>
            <w:noProof/>
            <w:webHidden/>
          </w:rPr>
          <w:fldChar w:fldCharType="end"/>
        </w:r>
      </w:hyperlink>
    </w:p>
    <w:p w14:paraId="0D39C75D" w14:textId="77777777" w:rsidR="00E60632" w:rsidRDefault="00C33812">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81" w:history="1">
        <w:r w:rsidR="00E60632" w:rsidRPr="00822B54">
          <w:rPr>
            <w:rStyle w:val="Hyperlink"/>
            <w:noProof/>
            <w:lang w:bidi="x-none"/>
          </w:rPr>
          <w:t>8.5.3</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GeologicAgeDetails</w:t>
        </w:r>
        <w:r w:rsidR="00E60632">
          <w:rPr>
            <w:noProof/>
            <w:webHidden/>
          </w:rPr>
          <w:tab/>
        </w:r>
        <w:r w:rsidR="00E60632">
          <w:rPr>
            <w:noProof/>
            <w:webHidden/>
          </w:rPr>
          <w:fldChar w:fldCharType="begin"/>
        </w:r>
        <w:r w:rsidR="00E60632">
          <w:rPr>
            <w:noProof/>
            <w:webHidden/>
          </w:rPr>
          <w:instrText xml:space="preserve"> PAGEREF _Toc456946981 \h </w:instrText>
        </w:r>
        <w:r w:rsidR="00E60632">
          <w:rPr>
            <w:noProof/>
            <w:webHidden/>
          </w:rPr>
        </w:r>
        <w:r w:rsidR="00E60632">
          <w:rPr>
            <w:noProof/>
            <w:webHidden/>
          </w:rPr>
          <w:fldChar w:fldCharType="separate"/>
        </w:r>
        <w:r w:rsidR="00E60632">
          <w:rPr>
            <w:noProof/>
            <w:webHidden/>
          </w:rPr>
          <w:t>95</w:t>
        </w:r>
        <w:r w:rsidR="00E60632">
          <w:rPr>
            <w:noProof/>
            <w:webHidden/>
          </w:rPr>
          <w:fldChar w:fldCharType="end"/>
        </w:r>
      </w:hyperlink>
    </w:p>
    <w:p w14:paraId="7CA2020A" w14:textId="77777777" w:rsidR="00E60632" w:rsidRDefault="00C33812">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82" w:history="1">
        <w:r w:rsidR="00E60632" w:rsidRPr="00822B54">
          <w:rPr>
            <w:rStyle w:val="Hyperlink"/>
            <w:noProof/>
            <w:lang w:bidi="x-none"/>
          </w:rPr>
          <w:t>8.5.4</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Geologic Structure Details</w:t>
        </w:r>
        <w:r w:rsidR="00E60632">
          <w:rPr>
            <w:noProof/>
            <w:webHidden/>
          </w:rPr>
          <w:tab/>
        </w:r>
        <w:r w:rsidR="00E60632">
          <w:rPr>
            <w:noProof/>
            <w:webHidden/>
          </w:rPr>
          <w:fldChar w:fldCharType="begin"/>
        </w:r>
        <w:r w:rsidR="00E60632">
          <w:rPr>
            <w:noProof/>
            <w:webHidden/>
          </w:rPr>
          <w:instrText xml:space="preserve"> PAGEREF _Toc456946982 \h </w:instrText>
        </w:r>
        <w:r w:rsidR="00E60632">
          <w:rPr>
            <w:noProof/>
            <w:webHidden/>
          </w:rPr>
        </w:r>
        <w:r w:rsidR="00E60632">
          <w:rPr>
            <w:noProof/>
            <w:webHidden/>
          </w:rPr>
          <w:fldChar w:fldCharType="separate"/>
        </w:r>
        <w:r w:rsidR="00E60632">
          <w:rPr>
            <w:noProof/>
            <w:webHidden/>
          </w:rPr>
          <w:t>97</w:t>
        </w:r>
        <w:r w:rsidR="00E60632">
          <w:rPr>
            <w:noProof/>
            <w:webHidden/>
          </w:rPr>
          <w:fldChar w:fldCharType="end"/>
        </w:r>
      </w:hyperlink>
    </w:p>
    <w:p w14:paraId="6E352FDE" w14:textId="77777777" w:rsidR="00E60632" w:rsidRDefault="00C33812">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83" w:history="1">
        <w:r w:rsidR="00E60632" w:rsidRPr="00822B54">
          <w:rPr>
            <w:rStyle w:val="Hyperlink"/>
            <w:noProof/>
            <w:lang w:bidi="x-none"/>
          </w:rPr>
          <w:t>8.5.5</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Geologic Unit Details</w:t>
        </w:r>
        <w:r w:rsidR="00E60632">
          <w:rPr>
            <w:noProof/>
            <w:webHidden/>
          </w:rPr>
          <w:tab/>
        </w:r>
        <w:r w:rsidR="00E60632">
          <w:rPr>
            <w:noProof/>
            <w:webHidden/>
          </w:rPr>
          <w:fldChar w:fldCharType="begin"/>
        </w:r>
        <w:r w:rsidR="00E60632">
          <w:rPr>
            <w:noProof/>
            <w:webHidden/>
          </w:rPr>
          <w:instrText xml:space="preserve"> PAGEREF _Toc456946983 \h </w:instrText>
        </w:r>
        <w:r w:rsidR="00E60632">
          <w:rPr>
            <w:noProof/>
            <w:webHidden/>
          </w:rPr>
        </w:r>
        <w:r w:rsidR="00E60632">
          <w:rPr>
            <w:noProof/>
            <w:webHidden/>
          </w:rPr>
          <w:fldChar w:fldCharType="separate"/>
        </w:r>
        <w:r w:rsidR="00E60632">
          <w:rPr>
            <w:noProof/>
            <w:webHidden/>
          </w:rPr>
          <w:t>110</w:t>
        </w:r>
        <w:r w:rsidR="00E60632">
          <w:rPr>
            <w:noProof/>
            <w:webHidden/>
          </w:rPr>
          <w:fldChar w:fldCharType="end"/>
        </w:r>
      </w:hyperlink>
    </w:p>
    <w:p w14:paraId="097A49C5" w14:textId="77777777" w:rsidR="00E60632" w:rsidRDefault="00C33812">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84" w:history="1">
        <w:r w:rsidR="00E60632" w:rsidRPr="00822B54">
          <w:rPr>
            <w:rStyle w:val="Hyperlink"/>
            <w:noProof/>
            <w:lang w:bidi="x-none"/>
          </w:rPr>
          <w:t>8.5.6</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GeoSciML extension vocabularies</w:t>
        </w:r>
        <w:r w:rsidR="00E60632">
          <w:rPr>
            <w:noProof/>
            <w:webHidden/>
          </w:rPr>
          <w:tab/>
        </w:r>
        <w:r w:rsidR="00E60632">
          <w:rPr>
            <w:noProof/>
            <w:webHidden/>
          </w:rPr>
          <w:fldChar w:fldCharType="begin"/>
        </w:r>
        <w:r w:rsidR="00E60632">
          <w:rPr>
            <w:noProof/>
            <w:webHidden/>
          </w:rPr>
          <w:instrText xml:space="preserve"> PAGEREF _Toc456946984 \h </w:instrText>
        </w:r>
        <w:r w:rsidR="00E60632">
          <w:rPr>
            <w:noProof/>
            <w:webHidden/>
          </w:rPr>
        </w:r>
        <w:r w:rsidR="00E60632">
          <w:rPr>
            <w:noProof/>
            <w:webHidden/>
          </w:rPr>
          <w:fldChar w:fldCharType="separate"/>
        </w:r>
        <w:r w:rsidR="00E60632">
          <w:rPr>
            <w:noProof/>
            <w:webHidden/>
          </w:rPr>
          <w:t>113</w:t>
        </w:r>
        <w:r w:rsidR="00E60632">
          <w:rPr>
            <w:noProof/>
            <w:webHidden/>
          </w:rPr>
          <w:fldChar w:fldCharType="end"/>
        </w:r>
      </w:hyperlink>
    </w:p>
    <w:p w14:paraId="336CB042" w14:textId="77777777" w:rsidR="00E60632" w:rsidRDefault="00C33812">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6985" w:history="1">
        <w:r w:rsidR="00E60632" w:rsidRPr="00822B54">
          <w:rPr>
            <w:rStyle w:val="Hyperlink"/>
            <w:noProof/>
            <w:lang w:val="en-CA"/>
          </w:rPr>
          <w:t>8.6</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 xml:space="preserve">GeoSciML GeologicTime Abstract Requirements Class </w:t>
        </w:r>
        <w:r w:rsidR="00E60632" w:rsidRPr="00822B54">
          <w:rPr>
            <w:rStyle w:val="Hyperlink"/>
            <w:noProof/>
          </w:rPr>
          <w:t>(Normative)</w:t>
        </w:r>
        <w:r w:rsidR="00E60632">
          <w:rPr>
            <w:noProof/>
            <w:webHidden/>
          </w:rPr>
          <w:tab/>
        </w:r>
        <w:r w:rsidR="00E60632">
          <w:rPr>
            <w:noProof/>
            <w:webHidden/>
          </w:rPr>
          <w:fldChar w:fldCharType="begin"/>
        </w:r>
        <w:r w:rsidR="00E60632">
          <w:rPr>
            <w:noProof/>
            <w:webHidden/>
          </w:rPr>
          <w:instrText xml:space="preserve"> PAGEREF _Toc456946985 \h </w:instrText>
        </w:r>
        <w:r w:rsidR="00E60632">
          <w:rPr>
            <w:noProof/>
            <w:webHidden/>
          </w:rPr>
        </w:r>
        <w:r w:rsidR="00E60632">
          <w:rPr>
            <w:noProof/>
            <w:webHidden/>
          </w:rPr>
          <w:fldChar w:fldCharType="separate"/>
        </w:r>
        <w:r w:rsidR="00E60632">
          <w:rPr>
            <w:noProof/>
            <w:webHidden/>
          </w:rPr>
          <w:t>115</w:t>
        </w:r>
        <w:r w:rsidR="00E60632">
          <w:rPr>
            <w:noProof/>
            <w:webHidden/>
          </w:rPr>
          <w:fldChar w:fldCharType="end"/>
        </w:r>
      </w:hyperlink>
    </w:p>
    <w:p w14:paraId="6BB29576" w14:textId="77777777" w:rsidR="00E60632" w:rsidRDefault="00C33812">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86" w:history="1">
        <w:r w:rsidR="00E60632" w:rsidRPr="00822B54">
          <w:rPr>
            <w:rStyle w:val="Hyperlink"/>
            <w:noProof/>
            <w:lang w:bidi="x-none"/>
          </w:rPr>
          <w:t>8.6.1</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Global Boundary Stratotype Sections and Points</w:t>
        </w:r>
        <w:r w:rsidR="00E60632">
          <w:rPr>
            <w:noProof/>
            <w:webHidden/>
          </w:rPr>
          <w:tab/>
        </w:r>
        <w:r w:rsidR="00E60632">
          <w:rPr>
            <w:noProof/>
            <w:webHidden/>
          </w:rPr>
          <w:fldChar w:fldCharType="begin"/>
        </w:r>
        <w:r w:rsidR="00E60632">
          <w:rPr>
            <w:noProof/>
            <w:webHidden/>
          </w:rPr>
          <w:instrText xml:space="preserve"> PAGEREF _Toc456946986 \h </w:instrText>
        </w:r>
        <w:r w:rsidR="00E60632">
          <w:rPr>
            <w:noProof/>
            <w:webHidden/>
          </w:rPr>
        </w:r>
        <w:r w:rsidR="00E60632">
          <w:rPr>
            <w:noProof/>
            <w:webHidden/>
          </w:rPr>
          <w:fldChar w:fldCharType="separate"/>
        </w:r>
        <w:r w:rsidR="00E60632">
          <w:rPr>
            <w:noProof/>
            <w:webHidden/>
          </w:rPr>
          <w:t>117</w:t>
        </w:r>
        <w:r w:rsidR="00E60632">
          <w:rPr>
            <w:noProof/>
            <w:webHidden/>
          </w:rPr>
          <w:fldChar w:fldCharType="end"/>
        </w:r>
      </w:hyperlink>
    </w:p>
    <w:p w14:paraId="3D1CC6A1" w14:textId="77777777" w:rsidR="00E60632" w:rsidRDefault="00C33812">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87" w:history="1">
        <w:r w:rsidR="00E60632" w:rsidRPr="00822B54">
          <w:rPr>
            <w:rStyle w:val="Hyperlink"/>
            <w:noProof/>
            <w:lang w:bidi="x-none"/>
          </w:rPr>
          <w:t>8.6.2</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Temporal Reference System</w:t>
        </w:r>
        <w:r w:rsidR="00E60632">
          <w:rPr>
            <w:noProof/>
            <w:webHidden/>
          </w:rPr>
          <w:tab/>
        </w:r>
        <w:r w:rsidR="00E60632">
          <w:rPr>
            <w:noProof/>
            <w:webHidden/>
          </w:rPr>
          <w:fldChar w:fldCharType="begin"/>
        </w:r>
        <w:r w:rsidR="00E60632">
          <w:rPr>
            <w:noProof/>
            <w:webHidden/>
          </w:rPr>
          <w:instrText xml:space="preserve"> PAGEREF _Toc456946987 \h </w:instrText>
        </w:r>
        <w:r w:rsidR="00E60632">
          <w:rPr>
            <w:noProof/>
            <w:webHidden/>
          </w:rPr>
        </w:r>
        <w:r w:rsidR="00E60632">
          <w:rPr>
            <w:noProof/>
            <w:webHidden/>
          </w:rPr>
          <w:fldChar w:fldCharType="separate"/>
        </w:r>
        <w:r w:rsidR="00E60632">
          <w:rPr>
            <w:noProof/>
            <w:webHidden/>
          </w:rPr>
          <w:t>121</w:t>
        </w:r>
        <w:r w:rsidR="00E60632">
          <w:rPr>
            <w:noProof/>
            <w:webHidden/>
          </w:rPr>
          <w:fldChar w:fldCharType="end"/>
        </w:r>
      </w:hyperlink>
    </w:p>
    <w:p w14:paraId="13FCE495" w14:textId="77777777" w:rsidR="00E60632" w:rsidRDefault="00C33812">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88" w:history="1">
        <w:r w:rsidR="00E60632" w:rsidRPr="00822B54">
          <w:rPr>
            <w:rStyle w:val="Hyperlink"/>
            <w:noProof/>
            <w:lang w:bidi="x-none"/>
          </w:rPr>
          <w:t>8.6.3</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Time scale</w:t>
        </w:r>
        <w:r w:rsidR="00E60632">
          <w:rPr>
            <w:noProof/>
            <w:webHidden/>
          </w:rPr>
          <w:tab/>
        </w:r>
        <w:r w:rsidR="00E60632">
          <w:rPr>
            <w:noProof/>
            <w:webHidden/>
          </w:rPr>
          <w:fldChar w:fldCharType="begin"/>
        </w:r>
        <w:r w:rsidR="00E60632">
          <w:rPr>
            <w:noProof/>
            <w:webHidden/>
          </w:rPr>
          <w:instrText xml:space="preserve"> PAGEREF _Toc456946988 \h </w:instrText>
        </w:r>
        <w:r w:rsidR="00E60632">
          <w:rPr>
            <w:noProof/>
            <w:webHidden/>
          </w:rPr>
        </w:r>
        <w:r w:rsidR="00E60632">
          <w:rPr>
            <w:noProof/>
            <w:webHidden/>
          </w:rPr>
          <w:fldChar w:fldCharType="separate"/>
        </w:r>
        <w:r w:rsidR="00E60632">
          <w:rPr>
            <w:noProof/>
            <w:webHidden/>
          </w:rPr>
          <w:t>125</w:t>
        </w:r>
        <w:r w:rsidR="00E60632">
          <w:rPr>
            <w:noProof/>
            <w:webHidden/>
          </w:rPr>
          <w:fldChar w:fldCharType="end"/>
        </w:r>
      </w:hyperlink>
    </w:p>
    <w:p w14:paraId="67D9F6A7" w14:textId="77777777" w:rsidR="00E60632" w:rsidRDefault="00C33812">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89" w:history="1">
        <w:r w:rsidR="00E60632" w:rsidRPr="00822B54">
          <w:rPr>
            <w:rStyle w:val="Hyperlink"/>
            <w:noProof/>
            <w:lang w:bidi="x-none"/>
          </w:rPr>
          <w:t>8.6.4</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Geologic time vocabularies</w:t>
        </w:r>
        <w:r w:rsidR="00E60632">
          <w:rPr>
            <w:noProof/>
            <w:webHidden/>
          </w:rPr>
          <w:tab/>
        </w:r>
        <w:r w:rsidR="00E60632">
          <w:rPr>
            <w:noProof/>
            <w:webHidden/>
          </w:rPr>
          <w:fldChar w:fldCharType="begin"/>
        </w:r>
        <w:r w:rsidR="00E60632">
          <w:rPr>
            <w:noProof/>
            <w:webHidden/>
          </w:rPr>
          <w:instrText xml:space="preserve"> PAGEREF _Toc456946989 \h </w:instrText>
        </w:r>
        <w:r w:rsidR="00E60632">
          <w:rPr>
            <w:noProof/>
            <w:webHidden/>
          </w:rPr>
        </w:r>
        <w:r w:rsidR="00E60632">
          <w:rPr>
            <w:noProof/>
            <w:webHidden/>
          </w:rPr>
          <w:fldChar w:fldCharType="separate"/>
        </w:r>
        <w:r w:rsidR="00E60632">
          <w:rPr>
            <w:noProof/>
            <w:webHidden/>
          </w:rPr>
          <w:t>130</w:t>
        </w:r>
        <w:r w:rsidR="00E60632">
          <w:rPr>
            <w:noProof/>
            <w:webHidden/>
          </w:rPr>
          <w:fldChar w:fldCharType="end"/>
        </w:r>
      </w:hyperlink>
    </w:p>
    <w:p w14:paraId="2FD84C4C" w14:textId="77777777" w:rsidR="00E60632" w:rsidRDefault="00C33812">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6990" w:history="1">
        <w:r w:rsidR="00E60632" w:rsidRPr="00822B54">
          <w:rPr>
            <w:rStyle w:val="Hyperlink"/>
            <w:noProof/>
            <w:lang w:val="en-CA"/>
          </w:rPr>
          <w:t>8.7</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 xml:space="preserve">GeoSciML Borehole Abstract Requirements Class </w:t>
        </w:r>
        <w:r w:rsidR="00E60632" w:rsidRPr="00822B54">
          <w:rPr>
            <w:rStyle w:val="Hyperlink"/>
            <w:noProof/>
          </w:rPr>
          <w:t>(Normative)</w:t>
        </w:r>
        <w:r w:rsidR="00E60632">
          <w:rPr>
            <w:noProof/>
            <w:webHidden/>
          </w:rPr>
          <w:tab/>
        </w:r>
        <w:r w:rsidR="00E60632">
          <w:rPr>
            <w:noProof/>
            <w:webHidden/>
          </w:rPr>
          <w:fldChar w:fldCharType="begin"/>
        </w:r>
        <w:r w:rsidR="00E60632">
          <w:rPr>
            <w:noProof/>
            <w:webHidden/>
          </w:rPr>
          <w:instrText xml:space="preserve"> PAGEREF _Toc456946990 \h </w:instrText>
        </w:r>
        <w:r w:rsidR="00E60632">
          <w:rPr>
            <w:noProof/>
            <w:webHidden/>
          </w:rPr>
        </w:r>
        <w:r w:rsidR="00E60632">
          <w:rPr>
            <w:noProof/>
            <w:webHidden/>
          </w:rPr>
          <w:fldChar w:fldCharType="separate"/>
        </w:r>
        <w:r w:rsidR="00E60632">
          <w:rPr>
            <w:noProof/>
            <w:webHidden/>
          </w:rPr>
          <w:t>132</w:t>
        </w:r>
        <w:r w:rsidR="00E60632">
          <w:rPr>
            <w:noProof/>
            <w:webHidden/>
          </w:rPr>
          <w:fldChar w:fldCharType="end"/>
        </w:r>
      </w:hyperlink>
    </w:p>
    <w:p w14:paraId="17F3BB1B" w14:textId="77777777" w:rsidR="00E60632" w:rsidRDefault="00C33812">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91" w:history="1">
        <w:r w:rsidR="00E60632" w:rsidRPr="00822B54">
          <w:rPr>
            <w:rStyle w:val="Hyperlink"/>
            <w:noProof/>
            <w:lang w:val="en-CA" w:bidi="x-none"/>
          </w:rPr>
          <w:t>8.7.1</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Borehole</w:t>
        </w:r>
        <w:r w:rsidR="00E60632">
          <w:rPr>
            <w:noProof/>
            <w:webHidden/>
          </w:rPr>
          <w:tab/>
        </w:r>
        <w:r w:rsidR="00E60632">
          <w:rPr>
            <w:noProof/>
            <w:webHidden/>
          </w:rPr>
          <w:fldChar w:fldCharType="begin"/>
        </w:r>
        <w:r w:rsidR="00E60632">
          <w:rPr>
            <w:noProof/>
            <w:webHidden/>
          </w:rPr>
          <w:instrText xml:space="preserve"> PAGEREF _Toc456946991 \h </w:instrText>
        </w:r>
        <w:r w:rsidR="00E60632">
          <w:rPr>
            <w:noProof/>
            <w:webHidden/>
          </w:rPr>
        </w:r>
        <w:r w:rsidR="00E60632">
          <w:rPr>
            <w:noProof/>
            <w:webHidden/>
          </w:rPr>
          <w:fldChar w:fldCharType="separate"/>
        </w:r>
        <w:r w:rsidR="00E60632">
          <w:rPr>
            <w:noProof/>
            <w:webHidden/>
          </w:rPr>
          <w:t>135</w:t>
        </w:r>
        <w:r w:rsidR="00E60632">
          <w:rPr>
            <w:noProof/>
            <w:webHidden/>
          </w:rPr>
          <w:fldChar w:fldCharType="end"/>
        </w:r>
      </w:hyperlink>
    </w:p>
    <w:p w14:paraId="7C5DB6D3" w14:textId="77777777" w:rsidR="00E60632" w:rsidRDefault="00C33812">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6992" w:history="1">
        <w:r w:rsidR="00E60632" w:rsidRPr="00822B54">
          <w:rPr>
            <w:rStyle w:val="Hyperlink"/>
            <w:noProof/>
            <w:lang w:val="en-CA"/>
          </w:rPr>
          <w:t>8.8</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 xml:space="preserve">GeoSciML Laboratory Analysis Requirements Class </w:t>
        </w:r>
        <w:r w:rsidR="00E60632" w:rsidRPr="00822B54">
          <w:rPr>
            <w:rStyle w:val="Hyperlink"/>
            <w:noProof/>
          </w:rPr>
          <w:t>(Normative)</w:t>
        </w:r>
        <w:r w:rsidR="00E60632">
          <w:rPr>
            <w:noProof/>
            <w:webHidden/>
          </w:rPr>
          <w:tab/>
        </w:r>
        <w:r w:rsidR="00E60632">
          <w:rPr>
            <w:noProof/>
            <w:webHidden/>
          </w:rPr>
          <w:fldChar w:fldCharType="begin"/>
        </w:r>
        <w:r w:rsidR="00E60632">
          <w:rPr>
            <w:noProof/>
            <w:webHidden/>
          </w:rPr>
          <w:instrText xml:space="preserve"> PAGEREF _Toc456946992 \h </w:instrText>
        </w:r>
        <w:r w:rsidR="00E60632">
          <w:rPr>
            <w:noProof/>
            <w:webHidden/>
          </w:rPr>
        </w:r>
        <w:r w:rsidR="00E60632">
          <w:rPr>
            <w:noProof/>
            <w:webHidden/>
          </w:rPr>
          <w:fldChar w:fldCharType="separate"/>
        </w:r>
        <w:r w:rsidR="00E60632">
          <w:rPr>
            <w:noProof/>
            <w:webHidden/>
          </w:rPr>
          <w:t>147</w:t>
        </w:r>
        <w:r w:rsidR="00E60632">
          <w:rPr>
            <w:noProof/>
            <w:webHidden/>
          </w:rPr>
          <w:fldChar w:fldCharType="end"/>
        </w:r>
      </w:hyperlink>
    </w:p>
    <w:p w14:paraId="323BA973" w14:textId="77777777" w:rsidR="00E60632" w:rsidRDefault="00C33812">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93" w:history="1">
        <w:r w:rsidR="00E60632" w:rsidRPr="00822B54">
          <w:rPr>
            <w:rStyle w:val="Hyperlink"/>
            <w:noProof/>
            <w:lang w:val="en-CA" w:bidi="x-none"/>
          </w:rPr>
          <w:t>8.8.1</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Laboratory Analysis</w:t>
        </w:r>
        <w:r w:rsidR="00E60632">
          <w:rPr>
            <w:noProof/>
            <w:webHidden/>
          </w:rPr>
          <w:tab/>
        </w:r>
        <w:r w:rsidR="00E60632">
          <w:rPr>
            <w:noProof/>
            <w:webHidden/>
          </w:rPr>
          <w:fldChar w:fldCharType="begin"/>
        </w:r>
        <w:r w:rsidR="00E60632">
          <w:rPr>
            <w:noProof/>
            <w:webHidden/>
          </w:rPr>
          <w:instrText xml:space="preserve"> PAGEREF _Toc456946993 \h </w:instrText>
        </w:r>
        <w:r w:rsidR="00E60632">
          <w:rPr>
            <w:noProof/>
            <w:webHidden/>
          </w:rPr>
        </w:r>
        <w:r w:rsidR="00E60632">
          <w:rPr>
            <w:noProof/>
            <w:webHidden/>
          </w:rPr>
          <w:fldChar w:fldCharType="separate"/>
        </w:r>
        <w:r w:rsidR="00E60632">
          <w:rPr>
            <w:noProof/>
            <w:webHidden/>
          </w:rPr>
          <w:t>149</w:t>
        </w:r>
        <w:r w:rsidR="00E60632">
          <w:rPr>
            <w:noProof/>
            <w:webHidden/>
          </w:rPr>
          <w:fldChar w:fldCharType="end"/>
        </w:r>
      </w:hyperlink>
    </w:p>
    <w:p w14:paraId="35E070BA" w14:textId="77777777" w:rsidR="00E60632" w:rsidRDefault="00C33812">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94" w:history="1">
        <w:r w:rsidR="00E60632" w:rsidRPr="00822B54">
          <w:rPr>
            <w:rStyle w:val="Hyperlink"/>
            <w:noProof/>
            <w:lang w:bidi="x-none"/>
          </w:rPr>
          <w:t>8.8.2</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Geochronology</w:t>
        </w:r>
        <w:r w:rsidR="00E60632">
          <w:rPr>
            <w:noProof/>
            <w:webHidden/>
          </w:rPr>
          <w:tab/>
        </w:r>
        <w:r w:rsidR="00E60632">
          <w:rPr>
            <w:noProof/>
            <w:webHidden/>
          </w:rPr>
          <w:fldChar w:fldCharType="begin"/>
        </w:r>
        <w:r w:rsidR="00E60632">
          <w:rPr>
            <w:noProof/>
            <w:webHidden/>
          </w:rPr>
          <w:instrText xml:space="preserve"> PAGEREF _Toc456946994 \h </w:instrText>
        </w:r>
        <w:r w:rsidR="00E60632">
          <w:rPr>
            <w:noProof/>
            <w:webHidden/>
          </w:rPr>
        </w:r>
        <w:r w:rsidR="00E60632">
          <w:rPr>
            <w:noProof/>
            <w:webHidden/>
          </w:rPr>
          <w:fldChar w:fldCharType="separate"/>
        </w:r>
        <w:r w:rsidR="00E60632">
          <w:rPr>
            <w:noProof/>
            <w:webHidden/>
          </w:rPr>
          <w:t>157</w:t>
        </w:r>
        <w:r w:rsidR="00E60632">
          <w:rPr>
            <w:noProof/>
            <w:webHidden/>
          </w:rPr>
          <w:fldChar w:fldCharType="end"/>
        </w:r>
      </w:hyperlink>
    </w:p>
    <w:p w14:paraId="7E516223" w14:textId="77777777" w:rsidR="00E60632" w:rsidRDefault="00C33812">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95" w:history="1">
        <w:r w:rsidR="00E60632" w:rsidRPr="00822B54">
          <w:rPr>
            <w:rStyle w:val="Hyperlink"/>
            <w:noProof/>
            <w:lang w:val="en-CA" w:bidi="x-none"/>
          </w:rPr>
          <w:t>8.8.3</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Geologic Specimen</w:t>
        </w:r>
        <w:r w:rsidR="00E60632">
          <w:rPr>
            <w:noProof/>
            <w:webHidden/>
          </w:rPr>
          <w:tab/>
        </w:r>
        <w:r w:rsidR="00E60632">
          <w:rPr>
            <w:noProof/>
            <w:webHidden/>
          </w:rPr>
          <w:fldChar w:fldCharType="begin"/>
        </w:r>
        <w:r w:rsidR="00E60632">
          <w:rPr>
            <w:noProof/>
            <w:webHidden/>
          </w:rPr>
          <w:instrText xml:space="preserve"> PAGEREF _Toc456946995 \h </w:instrText>
        </w:r>
        <w:r w:rsidR="00E60632">
          <w:rPr>
            <w:noProof/>
            <w:webHidden/>
          </w:rPr>
        </w:r>
        <w:r w:rsidR="00E60632">
          <w:rPr>
            <w:noProof/>
            <w:webHidden/>
          </w:rPr>
          <w:fldChar w:fldCharType="separate"/>
        </w:r>
        <w:r w:rsidR="00E60632">
          <w:rPr>
            <w:noProof/>
            <w:webHidden/>
          </w:rPr>
          <w:t>160</w:t>
        </w:r>
        <w:r w:rsidR="00E60632">
          <w:rPr>
            <w:noProof/>
            <w:webHidden/>
          </w:rPr>
          <w:fldChar w:fldCharType="end"/>
        </w:r>
      </w:hyperlink>
    </w:p>
    <w:p w14:paraId="132EDF5D" w14:textId="77777777" w:rsidR="00E60632" w:rsidRDefault="00C33812">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96" w:history="1">
        <w:r w:rsidR="00E60632" w:rsidRPr="00822B54">
          <w:rPr>
            <w:rStyle w:val="Hyperlink"/>
            <w:noProof/>
            <w:lang w:val="en-CA" w:bidi="x-none"/>
          </w:rPr>
          <w:t>8.8.4</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GeoSciML Laboratory analysis and specimen vocabularies</w:t>
        </w:r>
        <w:r w:rsidR="00E60632">
          <w:rPr>
            <w:noProof/>
            <w:webHidden/>
          </w:rPr>
          <w:tab/>
        </w:r>
        <w:r w:rsidR="00E60632">
          <w:rPr>
            <w:noProof/>
            <w:webHidden/>
          </w:rPr>
          <w:fldChar w:fldCharType="begin"/>
        </w:r>
        <w:r w:rsidR="00E60632">
          <w:rPr>
            <w:noProof/>
            <w:webHidden/>
          </w:rPr>
          <w:instrText xml:space="preserve"> PAGEREF _Toc456946996 \h </w:instrText>
        </w:r>
        <w:r w:rsidR="00E60632">
          <w:rPr>
            <w:noProof/>
            <w:webHidden/>
          </w:rPr>
        </w:r>
        <w:r w:rsidR="00E60632">
          <w:rPr>
            <w:noProof/>
            <w:webHidden/>
          </w:rPr>
          <w:fldChar w:fldCharType="separate"/>
        </w:r>
        <w:r w:rsidR="00E60632">
          <w:rPr>
            <w:noProof/>
            <w:webHidden/>
          </w:rPr>
          <w:t>165</w:t>
        </w:r>
        <w:r w:rsidR="00E60632">
          <w:rPr>
            <w:noProof/>
            <w:webHidden/>
          </w:rPr>
          <w:fldChar w:fldCharType="end"/>
        </w:r>
      </w:hyperlink>
    </w:p>
    <w:p w14:paraId="083BB600" w14:textId="77777777" w:rsidR="00E60632" w:rsidRDefault="00C33812">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97" w:history="1">
        <w:r w:rsidR="00E60632" w:rsidRPr="00822B54">
          <w:rPr>
            <w:rStyle w:val="Hyperlink"/>
            <w:noProof/>
            <w:lang w:val="en-CA" w:bidi="x-none"/>
          </w:rPr>
          <w:t>8.8.5</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Outcrop encoding pattern (Informative)</w:t>
        </w:r>
        <w:r w:rsidR="00E60632">
          <w:rPr>
            <w:noProof/>
            <w:webHidden/>
          </w:rPr>
          <w:tab/>
        </w:r>
        <w:r w:rsidR="00E60632">
          <w:rPr>
            <w:noProof/>
            <w:webHidden/>
          </w:rPr>
          <w:fldChar w:fldCharType="begin"/>
        </w:r>
        <w:r w:rsidR="00E60632">
          <w:rPr>
            <w:noProof/>
            <w:webHidden/>
          </w:rPr>
          <w:instrText xml:space="preserve"> PAGEREF _Toc456946997 \h </w:instrText>
        </w:r>
        <w:r w:rsidR="00E60632">
          <w:rPr>
            <w:noProof/>
            <w:webHidden/>
          </w:rPr>
        </w:r>
        <w:r w:rsidR="00E60632">
          <w:rPr>
            <w:noProof/>
            <w:webHidden/>
          </w:rPr>
          <w:fldChar w:fldCharType="separate"/>
        </w:r>
        <w:r w:rsidR="00E60632">
          <w:rPr>
            <w:noProof/>
            <w:webHidden/>
          </w:rPr>
          <w:t>166</w:t>
        </w:r>
        <w:r w:rsidR="00E60632">
          <w:rPr>
            <w:noProof/>
            <w:webHidden/>
          </w:rPr>
          <w:fldChar w:fldCharType="end"/>
        </w:r>
      </w:hyperlink>
    </w:p>
    <w:p w14:paraId="75C1CEDA" w14:textId="77777777" w:rsidR="00E60632" w:rsidRDefault="00C33812">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6998" w:history="1">
        <w:r w:rsidR="00E60632" w:rsidRPr="00822B54">
          <w:rPr>
            <w:rStyle w:val="Hyperlink"/>
            <w:noProof/>
            <w:lang w:val="en-CA"/>
          </w:rPr>
          <w:t>8.9</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 xml:space="preserve">GeoSciML Lite Requirements Class </w:t>
        </w:r>
        <w:r w:rsidR="00E60632" w:rsidRPr="00822B54">
          <w:rPr>
            <w:rStyle w:val="Hyperlink"/>
            <w:noProof/>
          </w:rPr>
          <w:t xml:space="preserve"> (Normative)</w:t>
        </w:r>
        <w:r w:rsidR="00E60632">
          <w:rPr>
            <w:noProof/>
            <w:webHidden/>
          </w:rPr>
          <w:tab/>
        </w:r>
        <w:r w:rsidR="00E60632">
          <w:rPr>
            <w:noProof/>
            <w:webHidden/>
          </w:rPr>
          <w:fldChar w:fldCharType="begin"/>
        </w:r>
        <w:r w:rsidR="00E60632">
          <w:rPr>
            <w:noProof/>
            <w:webHidden/>
          </w:rPr>
          <w:instrText xml:space="preserve"> PAGEREF _Toc456946998 \h </w:instrText>
        </w:r>
        <w:r w:rsidR="00E60632">
          <w:rPr>
            <w:noProof/>
            <w:webHidden/>
          </w:rPr>
        </w:r>
        <w:r w:rsidR="00E60632">
          <w:rPr>
            <w:noProof/>
            <w:webHidden/>
          </w:rPr>
          <w:fldChar w:fldCharType="separate"/>
        </w:r>
        <w:r w:rsidR="00E60632">
          <w:rPr>
            <w:noProof/>
            <w:webHidden/>
          </w:rPr>
          <w:t>166</w:t>
        </w:r>
        <w:r w:rsidR="00E60632">
          <w:rPr>
            <w:noProof/>
            <w:webHidden/>
          </w:rPr>
          <w:fldChar w:fldCharType="end"/>
        </w:r>
      </w:hyperlink>
    </w:p>
    <w:p w14:paraId="27296B85" w14:textId="77777777" w:rsidR="00E60632" w:rsidRDefault="00C33812">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99" w:history="1">
        <w:r w:rsidR="00E60632" w:rsidRPr="00822B54">
          <w:rPr>
            <w:rStyle w:val="Hyperlink"/>
            <w:noProof/>
            <w:lang w:val="en-CA" w:bidi="x-none"/>
          </w:rPr>
          <w:t>8.9.1</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Property mapping</w:t>
        </w:r>
        <w:r w:rsidR="00E60632">
          <w:rPr>
            <w:noProof/>
            <w:webHidden/>
          </w:rPr>
          <w:tab/>
        </w:r>
        <w:r w:rsidR="00E60632">
          <w:rPr>
            <w:noProof/>
            <w:webHidden/>
          </w:rPr>
          <w:fldChar w:fldCharType="begin"/>
        </w:r>
        <w:r w:rsidR="00E60632">
          <w:rPr>
            <w:noProof/>
            <w:webHidden/>
          </w:rPr>
          <w:instrText xml:space="preserve"> PAGEREF _Toc456946999 \h </w:instrText>
        </w:r>
        <w:r w:rsidR="00E60632">
          <w:rPr>
            <w:noProof/>
            <w:webHidden/>
          </w:rPr>
        </w:r>
        <w:r w:rsidR="00E60632">
          <w:rPr>
            <w:noProof/>
            <w:webHidden/>
          </w:rPr>
          <w:fldChar w:fldCharType="separate"/>
        </w:r>
        <w:r w:rsidR="00E60632">
          <w:rPr>
            <w:noProof/>
            <w:webHidden/>
          </w:rPr>
          <w:t>170</w:t>
        </w:r>
        <w:r w:rsidR="00E60632">
          <w:rPr>
            <w:noProof/>
            <w:webHidden/>
          </w:rPr>
          <w:fldChar w:fldCharType="end"/>
        </w:r>
      </w:hyperlink>
    </w:p>
    <w:p w14:paraId="7B0E9D90" w14:textId="77777777" w:rsidR="00E60632" w:rsidRDefault="00C33812">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7000" w:history="1">
        <w:r w:rsidR="00E60632" w:rsidRPr="00822B54">
          <w:rPr>
            <w:rStyle w:val="Hyperlink"/>
            <w:noProof/>
            <w:lang w:val="en-CA" w:bidi="x-none"/>
          </w:rPr>
          <w:t>8.9.2</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Lite views</w:t>
        </w:r>
        <w:r w:rsidR="00E60632">
          <w:rPr>
            <w:noProof/>
            <w:webHidden/>
          </w:rPr>
          <w:tab/>
        </w:r>
        <w:r w:rsidR="00E60632">
          <w:rPr>
            <w:noProof/>
            <w:webHidden/>
          </w:rPr>
          <w:fldChar w:fldCharType="begin"/>
        </w:r>
        <w:r w:rsidR="00E60632">
          <w:rPr>
            <w:noProof/>
            <w:webHidden/>
          </w:rPr>
          <w:instrText xml:space="preserve"> PAGEREF _Toc456947000 \h </w:instrText>
        </w:r>
        <w:r w:rsidR="00E60632">
          <w:rPr>
            <w:noProof/>
            <w:webHidden/>
          </w:rPr>
        </w:r>
        <w:r w:rsidR="00E60632">
          <w:rPr>
            <w:noProof/>
            <w:webHidden/>
          </w:rPr>
          <w:fldChar w:fldCharType="separate"/>
        </w:r>
        <w:r w:rsidR="00E60632">
          <w:rPr>
            <w:noProof/>
            <w:webHidden/>
          </w:rPr>
          <w:t>172</w:t>
        </w:r>
        <w:r w:rsidR="00E60632">
          <w:rPr>
            <w:noProof/>
            <w:webHidden/>
          </w:rPr>
          <w:fldChar w:fldCharType="end"/>
        </w:r>
      </w:hyperlink>
    </w:p>
    <w:p w14:paraId="7ABF8BC1" w14:textId="77777777" w:rsidR="00E60632" w:rsidRDefault="00C33812">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7001" w:history="1">
        <w:r w:rsidR="00E60632" w:rsidRPr="00822B54">
          <w:rPr>
            <w:rStyle w:val="Hyperlink"/>
            <w:noProof/>
            <w:lang w:bidi="x-none"/>
          </w:rPr>
          <w:t>8.9.3</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GeologicUnitView</w:t>
        </w:r>
        <w:r w:rsidR="00E60632">
          <w:rPr>
            <w:noProof/>
            <w:webHidden/>
          </w:rPr>
          <w:tab/>
        </w:r>
        <w:r w:rsidR="00E60632">
          <w:rPr>
            <w:noProof/>
            <w:webHidden/>
          </w:rPr>
          <w:fldChar w:fldCharType="begin"/>
        </w:r>
        <w:r w:rsidR="00E60632">
          <w:rPr>
            <w:noProof/>
            <w:webHidden/>
          </w:rPr>
          <w:instrText xml:space="preserve"> PAGEREF _Toc456947001 \h </w:instrText>
        </w:r>
        <w:r w:rsidR="00E60632">
          <w:rPr>
            <w:noProof/>
            <w:webHidden/>
          </w:rPr>
        </w:r>
        <w:r w:rsidR="00E60632">
          <w:rPr>
            <w:noProof/>
            <w:webHidden/>
          </w:rPr>
          <w:fldChar w:fldCharType="separate"/>
        </w:r>
        <w:r w:rsidR="00E60632">
          <w:rPr>
            <w:noProof/>
            <w:webHidden/>
          </w:rPr>
          <w:t>175</w:t>
        </w:r>
        <w:r w:rsidR="00E60632">
          <w:rPr>
            <w:noProof/>
            <w:webHidden/>
          </w:rPr>
          <w:fldChar w:fldCharType="end"/>
        </w:r>
      </w:hyperlink>
    </w:p>
    <w:p w14:paraId="2161616D" w14:textId="77777777" w:rsidR="00E60632" w:rsidRDefault="00C33812">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7002" w:history="1">
        <w:r w:rsidR="00E60632" w:rsidRPr="00822B54">
          <w:rPr>
            <w:rStyle w:val="Hyperlink"/>
            <w:noProof/>
            <w:lang w:val="en-CA" w:bidi="x-none"/>
          </w:rPr>
          <w:t>8.9.4</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BoreholeView</w:t>
        </w:r>
        <w:r w:rsidR="00E60632">
          <w:rPr>
            <w:noProof/>
            <w:webHidden/>
          </w:rPr>
          <w:tab/>
        </w:r>
        <w:r w:rsidR="00E60632">
          <w:rPr>
            <w:noProof/>
            <w:webHidden/>
          </w:rPr>
          <w:fldChar w:fldCharType="begin"/>
        </w:r>
        <w:r w:rsidR="00E60632">
          <w:rPr>
            <w:noProof/>
            <w:webHidden/>
          </w:rPr>
          <w:instrText xml:space="preserve"> PAGEREF _Toc456947002 \h </w:instrText>
        </w:r>
        <w:r w:rsidR="00E60632">
          <w:rPr>
            <w:noProof/>
            <w:webHidden/>
          </w:rPr>
        </w:r>
        <w:r w:rsidR="00E60632">
          <w:rPr>
            <w:noProof/>
            <w:webHidden/>
          </w:rPr>
          <w:fldChar w:fldCharType="separate"/>
        </w:r>
        <w:r w:rsidR="00E60632">
          <w:rPr>
            <w:noProof/>
            <w:webHidden/>
          </w:rPr>
          <w:t>181</w:t>
        </w:r>
        <w:r w:rsidR="00E60632">
          <w:rPr>
            <w:noProof/>
            <w:webHidden/>
          </w:rPr>
          <w:fldChar w:fldCharType="end"/>
        </w:r>
      </w:hyperlink>
    </w:p>
    <w:p w14:paraId="2FE3653F" w14:textId="77777777" w:rsidR="00E60632" w:rsidRDefault="00C33812">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7003" w:history="1">
        <w:r w:rsidR="00E60632" w:rsidRPr="00822B54">
          <w:rPr>
            <w:rStyle w:val="Hyperlink"/>
            <w:noProof/>
            <w:lang w:val="en-CA" w:bidi="x-none"/>
          </w:rPr>
          <w:t>8.9.5</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ContactView</w:t>
        </w:r>
        <w:r w:rsidR="00E60632">
          <w:rPr>
            <w:noProof/>
            <w:webHidden/>
          </w:rPr>
          <w:tab/>
        </w:r>
        <w:r w:rsidR="00E60632">
          <w:rPr>
            <w:noProof/>
            <w:webHidden/>
          </w:rPr>
          <w:fldChar w:fldCharType="begin"/>
        </w:r>
        <w:r w:rsidR="00E60632">
          <w:rPr>
            <w:noProof/>
            <w:webHidden/>
          </w:rPr>
          <w:instrText xml:space="preserve"> PAGEREF _Toc456947003 \h </w:instrText>
        </w:r>
        <w:r w:rsidR="00E60632">
          <w:rPr>
            <w:noProof/>
            <w:webHidden/>
          </w:rPr>
        </w:r>
        <w:r w:rsidR="00E60632">
          <w:rPr>
            <w:noProof/>
            <w:webHidden/>
          </w:rPr>
          <w:fldChar w:fldCharType="separate"/>
        </w:r>
        <w:r w:rsidR="00E60632">
          <w:rPr>
            <w:noProof/>
            <w:webHidden/>
          </w:rPr>
          <w:t>187</w:t>
        </w:r>
        <w:r w:rsidR="00E60632">
          <w:rPr>
            <w:noProof/>
            <w:webHidden/>
          </w:rPr>
          <w:fldChar w:fldCharType="end"/>
        </w:r>
      </w:hyperlink>
    </w:p>
    <w:p w14:paraId="41AFE2C6" w14:textId="77777777" w:rsidR="00E60632" w:rsidRDefault="00C33812">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7004" w:history="1">
        <w:r w:rsidR="00E60632" w:rsidRPr="00822B54">
          <w:rPr>
            <w:rStyle w:val="Hyperlink"/>
            <w:noProof/>
            <w:lang w:val="en-CA" w:bidi="x-none"/>
          </w:rPr>
          <w:t>8.9.6</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GeologicSpecimenView</w:t>
        </w:r>
        <w:r w:rsidR="00E60632">
          <w:rPr>
            <w:noProof/>
            <w:webHidden/>
          </w:rPr>
          <w:tab/>
        </w:r>
        <w:r w:rsidR="00E60632">
          <w:rPr>
            <w:noProof/>
            <w:webHidden/>
          </w:rPr>
          <w:fldChar w:fldCharType="begin"/>
        </w:r>
        <w:r w:rsidR="00E60632">
          <w:rPr>
            <w:noProof/>
            <w:webHidden/>
          </w:rPr>
          <w:instrText xml:space="preserve"> PAGEREF _Toc456947004 \h </w:instrText>
        </w:r>
        <w:r w:rsidR="00E60632">
          <w:rPr>
            <w:noProof/>
            <w:webHidden/>
          </w:rPr>
        </w:r>
        <w:r w:rsidR="00E60632">
          <w:rPr>
            <w:noProof/>
            <w:webHidden/>
          </w:rPr>
          <w:fldChar w:fldCharType="separate"/>
        </w:r>
        <w:r w:rsidR="00E60632">
          <w:rPr>
            <w:noProof/>
            <w:webHidden/>
          </w:rPr>
          <w:t>190</w:t>
        </w:r>
        <w:r w:rsidR="00E60632">
          <w:rPr>
            <w:noProof/>
            <w:webHidden/>
          </w:rPr>
          <w:fldChar w:fldCharType="end"/>
        </w:r>
      </w:hyperlink>
    </w:p>
    <w:p w14:paraId="139BAB50" w14:textId="77777777" w:rsidR="00E60632" w:rsidRDefault="00C33812">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7005" w:history="1">
        <w:r w:rsidR="00E60632" w:rsidRPr="00822B54">
          <w:rPr>
            <w:rStyle w:val="Hyperlink"/>
            <w:noProof/>
            <w:lang w:val="en-CA" w:bidi="x-none"/>
          </w:rPr>
          <w:t>8.9.7</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GeomorphologicUnitView</w:t>
        </w:r>
        <w:r w:rsidR="00E60632">
          <w:rPr>
            <w:noProof/>
            <w:webHidden/>
          </w:rPr>
          <w:tab/>
        </w:r>
        <w:r w:rsidR="00E60632">
          <w:rPr>
            <w:noProof/>
            <w:webHidden/>
          </w:rPr>
          <w:fldChar w:fldCharType="begin"/>
        </w:r>
        <w:r w:rsidR="00E60632">
          <w:rPr>
            <w:noProof/>
            <w:webHidden/>
          </w:rPr>
          <w:instrText xml:space="preserve"> PAGEREF _Toc456947005 \h </w:instrText>
        </w:r>
        <w:r w:rsidR="00E60632">
          <w:rPr>
            <w:noProof/>
            <w:webHidden/>
          </w:rPr>
        </w:r>
        <w:r w:rsidR="00E60632">
          <w:rPr>
            <w:noProof/>
            <w:webHidden/>
          </w:rPr>
          <w:fldChar w:fldCharType="separate"/>
        </w:r>
        <w:r w:rsidR="00E60632">
          <w:rPr>
            <w:noProof/>
            <w:webHidden/>
          </w:rPr>
          <w:t>194</w:t>
        </w:r>
        <w:r w:rsidR="00E60632">
          <w:rPr>
            <w:noProof/>
            <w:webHidden/>
          </w:rPr>
          <w:fldChar w:fldCharType="end"/>
        </w:r>
      </w:hyperlink>
    </w:p>
    <w:p w14:paraId="5607C652" w14:textId="77777777" w:rsidR="00E60632" w:rsidRDefault="00C33812">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7006" w:history="1">
        <w:r w:rsidR="00E60632" w:rsidRPr="00822B54">
          <w:rPr>
            <w:rStyle w:val="Hyperlink"/>
            <w:noProof/>
            <w:lang w:val="en-CA" w:bidi="x-none"/>
          </w:rPr>
          <w:t>8.9.8</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ShearDisplacementStructureView</w:t>
        </w:r>
        <w:r w:rsidR="00E60632">
          <w:rPr>
            <w:noProof/>
            <w:webHidden/>
          </w:rPr>
          <w:tab/>
        </w:r>
        <w:r w:rsidR="00E60632">
          <w:rPr>
            <w:noProof/>
            <w:webHidden/>
          </w:rPr>
          <w:fldChar w:fldCharType="begin"/>
        </w:r>
        <w:r w:rsidR="00E60632">
          <w:rPr>
            <w:noProof/>
            <w:webHidden/>
          </w:rPr>
          <w:instrText xml:space="preserve"> PAGEREF _Toc456947006 \h </w:instrText>
        </w:r>
        <w:r w:rsidR="00E60632">
          <w:rPr>
            <w:noProof/>
            <w:webHidden/>
          </w:rPr>
        </w:r>
        <w:r w:rsidR="00E60632">
          <w:rPr>
            <w:noProof/>
            <w:webHidden/>
          </w:rPr>
          <w:fldChar w:fldCharType="separate"/>
        </w:r>
        <w:r w:rsidR="00E60632">
          <w:rPr>
            <w:noProof/>
            <w:webHidden/>
          </w:rPr>
          <w:t>199</w:t>
        </w:r>
        <w:r w:rsidR="00E60632">
          <w:rPr>
            <w:noProof/>
            <w:webHidden/>
          </w:rPr>
          <w:fldChar w:fldCharType="end"/>
        </w:r>
      </w:hyperlink>
    </w:p>
    <w:p w14:paraId="035022B7" w14:textId="77777777" w:rsidR="00E60632" w:rsidRDefault="00C33812">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7007" w:history="1">
        <w:r w:rsidR="00E60632" w:rsidRPr="00822B54">
          <w:rPr>
            <w:rStyle w:val="Hyperlink"/>
            <w:noProof/>
            <w:lang w:val="en-CA" w:bidi="x-none"/>
          </w:rPr>
          <w:t>8.9.9</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SiteObservationView</w:t>
        </w:r>
        <w:r w:rsidR="00E60632">
          <w:rPr>
            <w:noProof/>
            <w:webHidden/>
          </w:rPr>
          <w:tab/>
        </w:r>
        <w:r w:rsidR="00E60632">
          <w:rPr>
            <w:noProof/>
            <w:webHidden/>
          </w:rPr>
          <w:fldChar w:fldCharType="begin"/>
        </w:r>
        <w:r w:rsidR="00E60632">
          <w:rPr>
            <w:noProof/>
            <w:webHidden/>
          </w:rPr>
          <w:instrText xml:space="preserve"> PAGEREF _Toc456947007 \h </w:instrText>
        </w:r>
        <w:r w:rsidR="00E60632">
          <w:rPr>
            <w:noProof/>
            <w:webHidden/>
          </w:rPr>
        </w:r>
        <w:r w:rsidR="00E60632">
          <w:rPr>
            <w:noProof/>
            <w:webHidden/>
          </w:rPr>
          <w:fldChar w:fldCharType="separate"/>
        </w:r>
        <w:r w:rsidR="00E60632">
          <w:rPr>
            <w:noProof/>
            <w:webHidden/>
          </w:rPr>
          <w:t>205</w:t>
        </w:r>
        <w:r w:rsidR="00E60632">
          <w:rPr>
            <w:noProof/>
            <w:webHidden/>
          </w:rPr>
          <w:fldChar w:fldCharType="end"/>
        </w:r>
      </w:hyperlink>
    </w:p>
    <w:p w14:paraId="345081AD" w14:textId="77777777" w:rsidR="00E60632" w:rsidRDefault="00C33812">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6947008" w:history="1">
        <w:r w:rsidR="00E60632" w:rsidRPr="00822B54">
          <w:rPr>
            <w:rStyle w:val="Hyperlink"/>
            <w:noProof/>
            <w:lang w:val="en-CA"/>
          </w:rPr>
          <w:t>9.</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XML Encoding Requirement classes (Normative)</w:t>
        </w:r>
        <w:r w:rsidR="00E60632">
          <w:rPr>
            <w:noProof/>
            <w:webHidden/>
          </w:rPr>
          <w:tab/>
        </w:r>
        <w:r w:rsidR="00E60632">
          <w:rPr>
            <w:noProof/>
            <w:webHidden/>
          </w:rPr>
          <w:fldChar w:fldCharType="begin"/>
        </w:r>
        <w:r w:rsidR="00E60632">
          <w:rPr>
            <w:noProof/>
            <w:webHidden/>
          </w:rPr>
          <w:instrText xml:space="preserve"> PAGEREF _Toc456947008 \h </w:instrText>
        </w:r>
        <w:r w:rsidR="00E60632">
          <w:rPr>
            <w:noProof/>
            <w:webHidden/>
          </w:rPr>
        </w:r>
        <w:r w:rsidR="00E60632">
          <w:rPr>
            <w:noProof/>
            <w:webHidden/>
          </w:rPr>
          <w:fldChar w:fldCharType="separate"/>
        </w:r>
        <w:r w:rsidR="00E60632">
          <w:rPr>
            <w:noProof/>
            <w:webHidden/>
          </w:rPr>
          <w:t>212</w:t>
        </w:r>
        <w:r w:rsidR="00E60632">
          <w:rPr>
            <w:noProof/>
            <w:webHidden/>
          </w:rPr>
          <w:fldChar w:fldCharType="end"/>
        </w:r>
      </w:hyperlink>
    </w:p>
    <w:p w14:paraId="0F8B905C" w14:textId="77777777" w:rsidR="00E60632" w:rsidRDefault="00C33812">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7009" w:history="1">
        <w:r w:rsidR="00E60632" w:rsidRPr="00822B54">
          <w:rPr>
            <w:rStyle w:val="Hyperlink"/>
            <w:noProof/>
            <w:lang w:val="en-CA"/>
          </w:rPr>
          <w:t>9.1</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Prefixes used in examples</w:t>
        </w:r>
        <w:r w:rsidR="00E60632">
          <w:rPr>
            <w:noProof/>
            <w:webHidden/>
          </w:rPr>
          <w:tab/>
        </w:r>
        <w:r w:rsidR="00E60632">
          <w:rPr>
            <w:noProof/>
            <w:webHidden/>
          </w:rPr>
          <w:fldChar w:fldCharType="begin"/>
        </w:r>
        <w:r w:rsidR="00E60632">
          <w:rPr>
            <w:noProof/>
            <w:webHidden/>
          </w:rPr>
          <w:instrText xml:space="preserve"> PAGEREF _Toc456947009 \h </w:instrText>
        </w:r>
        <w:r w:rsidR="00E60632">
          <w:rPr>
            <w:noProof/>
            <w:webHidden/>
          </w:rPr>
        </w:r>
        <w:r w:rsidR="00E60632">
          <w:rPr>
            <w:noProof/>
            <w:webHidden/>
          </w:rPr>
          <w:fldChar w:fldCharType="separate"/>
        </w:r>
        <w:r w:rsidR="00E60632">
          <w:rPr>
            <w:noProof/>
            <w:webHidden/>
          </w:rPr>
          <w:t>212</w:t>
        </w:r>
        <w:r w:rsidR="00E60632">
          <w:rPr>
            <w:noProof/>
            <w:webHidden/>
          </w:rPr>
          <w:fldChar w:fldCharType="end"/>
        </w:r>
      </w:hyperlink>
    </w:p>
    <w:p w14:paraId="782DE0FA" w14:textId="77777777" w:rsidR="00E60632" w:rsidRDefault="00C33812">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7010" w:history="1">
        <w:r w:rsidR="00E60632" w:rsidRPr="00822B54">
          <w:rPr>
            <w:rStyle w:val="Hyperlink"/>
            <w:noProof/>
            <w:lang w:val="en-CA"/>
          </w:rPr>
          <w:t>9.2</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GeoSciML Core XML Abstract Requirements Class (Normative)</w:t>
        </w:r>
        <w:r w:rsidR="00E60632">
          <w:rPr>
            <w:noProof/>
            <w:webHidden/>
          </w:rPr>
          <w:tab/>
        </w:r>
        <w:r w:rsidR="00E60632">
          <w:rPr>
            <w:noProof/>
            <w:webHidden/>
          </w:rPr>
          <w:fldChar w:fldCharType="begin"/>
        </w:r>
        <w:r w:rsidR="00E60632">
          <w:rPr>
            <w:noProof/>
            <w:webHidden/>
          </w:rPr>
          <w:instrText xml:space="preserve"> PAGEREF _Toc456947010 \h </w:instrText>
        </w:r>
        <w:r w:rsidR="00E60632">
          <w:rPr>
            <w:noProof/>
            <w:webHidden/>
          </w:rPr>
        </w:r>
        <w:r w:rsidR="00E60632">
          <w:rPr>
            <w:noProof/>
            <w:webHidden/>
          </w:rPr>
          <w:fldChar w:fldCharType="separate"/>
        </w:r>
        <w:r w:rsidR="00E60632">
          <w:rPr>
            <w:noProof/>
            <w:webHidden/>
          </w:rPr>
          <w:t>213</w:t>
        </w:r>
        <w:r w:rsidR="00E60632">
          <w:rPr>
            <w:noProof/>
            <w:webHidden/>
          </w:rPr>
          <w:fldChar w:fldCharType="end"/>
        </w:r>
      </w:hyperlink>
    </w:p>
    <w:p w14:paraId="131CC292" w14:textId="77777777" w:rsidR="00E60632" w:rsidRDefault="00C33812">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7011" w:history="1">
        <w:r w:rsidR="00E60632" w:rsidRPr="00822B54">
          <w:rPr>
            <w:rStyle w:val="Hyperlink"/>
            <w:noProof/>
            <w:lang w:val="en-CA" w:bidi="x-none"/>
          </w:rPr>
          <w:t>9.2.1</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XML document validation</w:t>
        </w:r>
        <w:r w:rsidR="00E60632">
          <w:rPr>
            <w:noProof/>
            <w:webHidden/>
          </w:rPr>
          <w:tab/>
        </w:r>
        <w:r w:rsidR="00E60632">
          <w:rPr>
            <w:noProof/>
            <w:webHidden/>
          </w:rPr>
          <w:fldChar w:fldCharType="begin"/>
        </w:r>
        <w:r w:rsidR="00E60632">
          <w:rPr>
            <w:noProof/>
            <w:webHidden/>
          </w:rPr>
          <w:instrText xml:space="preserve"> PAGEREF _Toc456947011 \h </w:instrText>
        </w:r>
        <w:r w:rsidR="00E60632">
          <w:rPr>
            <w:noProof/>
            <w:webHidden/>
          </w:rPr>
        </w:r>
        <w:r w:rsidR="00E60632">
          <w:rPr>
            <w:noProof/>
            <w:webHidden/>
          </w:rPr>
          <w:fldChar w:fldCharType="separate"/>
        </w:r>
        <w:r w:rsidR="00E60632">
          <w:rPr>
            <w:noProof/>
            <w:webHidden/>
          </w:rPr>
          <w:t>214</w:t>
        </w:r>
        <w:r w:rsidR="00E60632">
          <w:rPr>
            <w:noProof/>
            <w:webHidden/>
          </w:rPr>
          <w:fldChar w:fldCharType="end"/>
        </w:r>
      </w:hyperlink>
    </w:p>
    <w:p w14:paraId="5161164E" w14:textId="77777777" w:rsidR="00E60632" w:rsidRDefault="00C33812">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7012" w:history="1">
        <w:r w:rsidR="00E60632" w:rsidRPr="00822B54">
          <w:rPr>
            <w:rStyle w:val="Hyperlink"/>
            <w:noProof/>
            <w:lang w:val="en-CA" w:bidi="x-none"/>
          </w:rPr>
          <w:t>9.2.2</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Reference</w:t>
        </w:r>
        <w:r w:rsidR="00E60632">
          <w:rPr>
            <w:noProof/>
            <w:webHidden/>
          </w:rPr>
          <w:tab/>
        </w:r>
        <w:r w:rsidR="00E60632">
          <w:rPr>
            <w:noProof/>
            <w:webHidden/>
          </w:rPr>
          <w:fldChar w:fldCharType="begin"/>
        </w:r>
        <w:r w:rsidR="00E60632">
          <w:rPr>
            <w:noProof/>
            <w:webHidden/>
          </w:rPr>
          <w:instrText xml:space="preserve"> PAGEREF _Toc456947012 \h </w:instrText>
        </w:r>
        <w:r w:rsidR="00E60632">
          <w:rPr>
            <w:noProof/>
            <w:webHidden/>
          </w:rPr>
        </w:r>
        <w:r w:rsidR="00E60632">
          <w:rPr>
            <w:noProof/>
            <w:webHidden/>
          </w:rPr>
          <w:fldChar w:fldCharType="separate"/>
        </w:r>
        <w:r w:rsidR="00E60632">
          <w:rPr>
            <w:noProof/>
            <w:webHidden/>
          </w:rPr>
          <w:t>215</w:t>
        </w:r>
        <w:r w:rsidR="00E60632">
          <w:rPr>
            <w:noProof/>
            <w:webHidden/>
          </w:rPr>
          <w:fldChar w:fldCharType="end"/>
        </w:r>
      </w:hyperlink>
    </w:p>
    <w:p w14:paraId="14A1A22E" w14:textId="77777777" w:rsidR="00E60632" w:rsidRDefault="00C33812">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7013" w:history="1">
        <w:r w:rsidR="00E60632" w:rsidRPr="00822B54">
          <w:rPr>
            <w:rStyle w:val="Hyperlink"/>
            <w:noProof/>
            <w:lang w:val="en-CA" w:bidi="x-none"/>
          </w:rPr>
          <w:t>9.2.3</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CodeList</w:t>
        </w:r>
        <w:r w:rsidR="00E60632">
          <w:rPr>
            <w:noProof/>
            <w:webHidden/>
          </w:rPr>
          <w:tab/>
        </w:r>
        <w:r w:rsidR="00E60632">
          <w:rPr>
            <w:noProof/>
            <w:webHidden/>
          </w:rPr>
          <w:fldChar w:fldCharType="begin"/>
        </w:r>
        <w:r w:rsidR="00E60632">
          <w:rPr>
            <w:noProof/>
            <w:webHidden/>
          </w:rPr>
          <w:instrText xml:space="preserve"> PAGEREF _Toc456947013 \h </w:instrText>
        </w:r>
        <w:r w:rsidR="00E60632">
          <w:rPr>
            <w:noProof/>
            <w:webHidden/>
          </w:rPr>
        </w:r>
        <w:r w:rsidR="00E60632">
          <w:rPr>
            <w:noProof/>
            <w:webHidden/>
          </w:rPr>
          <w:fldChar w:fldCharType="separate"/>
        </w:r>
        <w:r w:rsidR="00E60632">
          <w:rPr>
            <w:noProof/>
            <w:webHidden/>
          </w:rPr>
          <w:t>216</w:t>
        </w:r>
        <w:r w:rsidR="00E60632">
          <w:rPr>
            <w:noProof/>
            <w:webHidden/>
          </w:rPr>
          <w:fldChar w:fldCharType="end"/>
        </w:r>
      </w:hyperlink>
    </w:p>
    <w:p w14:paraId="17D76B25" w14:textId="77777777" w:rsidR="00E60632" w:rsidRDefault="00C33812">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7014" w:history="1">
        <w:r w:rsidR="00E60632" w:rsidRPr="00822B54">
          <w:rPr>
            <w:rStyle w:val="Hyperlink"/>
            <w:noProof/>
            <w:lang w:val="en-CA" w:bidi="x-none"/>
          </w:rPr>
          <w:t>9.2.4</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Identifiers</w:t>
        </w:r>
        <w:r w:rsidR="00E60632">
          <w:rPr>
            <w:noProof/>
            <w:webHidden/>
          </w:rPr>
          <w:tab/>
        </w:r>
        <w:r w:rsidR="00E60632">
          <w:rPr>
            <w:noProof/>
            <w:webHidden/>
          </w:rPr>
          <w:fldChar w:fldCharType="begin"/>
        </w:r>
        <w:r w:rsidR="00E60632">
          <w:rPr>
            <w:noProof/>
            <w:webHidden/>
          </w:rPr>
          <w:instrText xml:space="preserve"> PAGEREF _Toc456947014 \h </w:instrText>
        </w:r>
        <w:r w:rsidR="00E60632">
          <w:rPr>
            <w:noProof/>
            <w:webHidden/>
          </w:rPr>
        </w:r>
        <w:r w:rsidR="00E60632">
          <w:rPr>
            <w:noProof/>
            <w:webHidden/>
          </w:rPr>
          <w:fldChar w:fldCharType="separate"/>
        </w:r>
        <w:r w:rsidR="00E60632">
          <w:rPr>
            <w:noProof/>
            <w:webHidden/>
          </w:rPr>
          <w:t>217</w:t>
        </w:r>
        <w:r w:rsidR="00E60632">
          <w:rPr>
            <w:noProof/>
            <w:webHidden/>
          </w:rPr>
          <w:fldChar w:fldCharType="end"/>
        </w:r>
      </w:hyperlink>
    </w:p>
    <w:p w14:paraId="3E363944" w14:textId="77777777" w:rsidR="00E60632" w:rsidRDefault="00C33812">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7015" w:history="1">
        <w:r w:rsidR="00E60632" w:rsidRPr="00822B54">
          <w:rPr>
            <w:rStyle w:val="Hyperlink"/>
            <w:noProof/>
            <w:lang w:val="en-CA" w:bidi="x-none"/>
          </w:rPr>
          <w:t>9.2.5</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Nillables or Voidables</w:t>
        </w:r>
        <w:r w:rsidR="00E60632">
          <w:rPr>
            <w:noProof/>
            <w:webHidden/>
          </w:rPr>
          <w:tab/>
        </w:r>
        <w:r w:rsidR="00E60632">
          <w:rPr>
            <w:noProof/>
            <w:webHidden/>
          </w:rPr>
          <w:fldChar w:fldCharType="begin"/>
        </w:r>
        <w:r w:rsidR="00E60632">
          <w:rPr>
            <w:noProof/>
            <w:webHidden/>
          </w:rPr>
          <w:instrText xml:space="preserve"> PAGEREF _Toc456947015 \h </w:instrText>
        </w:r>
        <w:r w:rsidR="00E60632">
          <w:rPr>
            <w:noProof/>
            <w:webHidden/>
          </w:rPr>
        </w:r>
        <w:r w:rsidR="00E60632">
          <w:rPr>
            <w:noProof/>
            <w:webHidden/>
          </w:rPr>
          <w:fldChar w:fldCharType="separate"/>
        </w:r>
        <w:r w:rsidR="00E60632">
          <w:rPr>
            <w:noProof/>
            <w:webHidden/>
          </w:rPr>
          <w:t>218</w:t>
        </w:r>
        <w:r w:rsidR="00E60632">
          <w:rPr>
            <w:noProof/>
            <w:webHidden/>
          </w:rPr>
          <w:fldChar w:fldCharType="end"/>
        </w:r>
      </w:hyperlink>
    </w:p>
    <w:p w14:paraId="413FC2D7" w14:textId="77777777" w:rsidR="00E60632" w:rsidRDefault="00C33812">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7016" w:history="1">
        <w:r w:rsidR="00E60632" w:rsidRPr="00822B54">
          <w:rPr>
            <w:rStyle w:val="Hyperlink"/>
            <w:noProof/>
            <w:lang w:val="en-CA" w:bidi="x-none"/>
          </w:rPr>
          <w:t>9.2.6</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Date encoding</w:t>
        </w:r>
        <w:r w:rsidR="00E60632">
          <w:rPr>
            <w:noProof/>
            <w:webHidden/>
          </w:rPr>
          <w:tab/>
        </w:r>
        <w:r w:rsidR="00E60632">
          <w:rPr>
            <w:noProof/>
            <w:webHidden/>
          </w:rPr>
          <w:fldChar w:fldCharType="begin"/>
        </w:r>
        <w:r w:rsidR="00E60632">
          <w:rPr>
            <w:noProof/>
            <w:webHidden/>
          </w:rPr>
          <w:instrText xml:space="preserve"> PAGEREF _Toc456947016 \h </w:instrText>
        </w:r>
        <w:r w:rsidR="00E60632">
          <w:rPr>
            <w:noProof/>
            <w:webHidden/>
          </w:rPr>
        </w:r>
        <w:r w:rsidR="00E60632">
          <w:rPr>
            <w:noProof/>
            <w:webHidden/>
          </w:rPr>
          <w:fldChar w:fldCharType="separate"/>
        </w:r>
        <w:r w:rsidR="00E60632">
          <w:rPr>
            <w:noProof/>
            <w:webHidden/>
          </w:rPr>
          <w:t>218</w:t>
        </w:r>
        <w:r w:rsidR="00E60632">
          <w:rPr>
            <w:noProof/>
            <w:webHidden/>
          </w:rPr>
          <w:fldChar w:fldCharType="end"/>
        </w:r>
      </w:hyperlink>
    </w:p>
    <w:p w14:paraId="4622837A" w14:textId="77777777" w:rsidR="00E60632" w:rsidRDefault="00C33812">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7017" w:history="1">
        <w:r w:rsidR="00E60632" w:rsidRPr="00822B54">
          <w:rPr>
            <w:rStyle w:val="Hyperlink"/>
            <w:noProof/>
            <w:lang w:bidi="x-none"/>
          </w:rPr>
          <w:t>9.2.7</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Units of Measure</w:t>
        </w:r>
        <w:r w:rsidR="00E60632">
          <w:rPr>
            <w:noProof/>
            <w:webHidden/>
          </w:rPr>
          <w:tab/>
        </w:r>
        <w:r w:rsidR="00E60632">
          <w:rPr>
            <w:noProof/>
            <w:webHidden/>
          </w:rPr>
          <w:fldChar w:fldCharType="begin"/>
        </w:r>
        <w:r w:rsidR="00E60632">
          <w:rPr>
            <w:noProof/>
            <w:webHidden/>
          </w:rPr>
          <w:instrText xml:space="preserve"> PAGEREF _Toc456947017 \h </w:instrText>
        </w:r>
        <w:r w:rsidR="00E60632">
          <w:rPr>
            <w:noProof/>
            <w:webHidden/>
          </w:rPr>
        </w:r>
        <w:r w:rsidR="00E60632">
          <w:rPr>
            <w:noProof/>
            <w:webHidden/>
          </w:rPr>
          <w:fldChar w:fldCharType="separate"/>
        </w:r>
        <w:r w:rsidR="00E60632">
          <w:rPr>
            <w:noProof/>
            <w:webHidden/>
          </w:rPr>
          <w:t>219</w:t>
        </w:r>
        <w:r w:rsidR="00E60632">
          <w:rPr>
            <w:noProof/>
            <w:webHidden/>
          </w:rPr>
          <w:fldChar w:fldCharType="end"/>
        </w:r>
      </w:hyperlink>
    </w:p>
    <w:p w14:paraId="351AC333" w14:textId="77777777" w:rsidR="00E60632" w:rsidRDefault="00C33812">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7018" w:history="1">
        <w:r w:rsidR="00E60632" w:rsidRPr="00822B54">
          <w:rPr>
            <w:rStyle w:val="Hyperlink"/>
            <w:noProof/>
            <w:lang w:val="en-CA"/>
          </w:rPr>
          <w:t>9.3</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 xml:space="preserve">GeoSciML Basic XML Requirements Class </w:t>
        </w:r>
        <w:r w:rsidR="00E60632" w:rsidRPr="00822B54">
          <w:rPr>
            <w:rStyle w:val="Hyperlink"/>
            <w:noProof/>
          </w:rPr>
          <w:t>(Normative)</w:t>
        </w:r>
        <w:r w:rsidR="00E60632">
          <w:rPr>
            <w:noProof/>
            <w:webHidden/>
          </w:rPr>
          <w:tab/>
        </w:r>
        <w:r w:rsidR="00E60632">
          <w:rPr>
            <w:noProof/>
            <w:webHidden/>
          </w:rPr>
          <w:fldChar w:fldCharType="begin"/>
        </w:r>
        <w:r w:rsidR="00E60632">
          <w:rPr>
            <w:noProof/>
            <w:webHidden/>
          </w:rPr>
          <w:instrText xml:space="preserve"> PAGEREF _Toc456947018 \h </w:instrText>
        </w:r>
        <w:r w:rsidR="00E60632">
          <w:rPr>
            <w:noProof/>
            <w:webHidden/>
          </w:rPr>
        </w:r>
        <w:r w:rsidR="00E60632">
          <w:rPr>
            <w:noProof/>
            <w:webHidden/>
          </w:rPr>
          <w:fldChar w:fldCharType="separate"/>
        </w:r>
        <w:r w:rsidR="00E60632">
          <w:rPr>
            <w:noProof/>
            <w:webHidden/>
          </w:rPr>
          <w:t>219</w:t>
        </w:r>
        <w:r w:rsidR="00E60632">
          <w:rPr>
            <w:noProof/>
            <w:webHidden/>
          </w:rPr>
          <w:fldChar w:fldCharType="end"/>
        </w:r>
      </w:hyperlink>
    </w:p>
    <w:p w14:paraId="5EBF5A3C" w14:textId="77777777" w:rsidR="00E60632" w:rsidRDefault="00C33812">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7019" w:history="1">
        <w:r w:rsidR="00E60632" w:rsidRPr="00822B54">
          <w:rPr>
            <w:rStyle w:val="Hyperlink"/>
            <w:noProof/>
            <w:lang w:bidi="x-none"/>
          </w:rPr>
          <w:t>9.3.1</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relatedFeature</w:t>
        </w:r>
        <w:r w:rsidR="00E60632">
          <w:rPr>
            <w:noProof/>
            <w:webHidden/>
          </w:rPr>
          <w:tab/>
        </w:r>
        <w:r w:rsidR="00E60632">
          <w:rPr>
            <w:noProof/>
            <w:webHidden/>
          </w:rPr>
          <w:fldChar w:fldCharType="begin"/>
        </w:r>
        <w:r w:rsidR="00E60632">
          <w:rPr>
            <w:noProof/>
            <w:webHidden/>
          </w:rPr>
          <w:instrText xml:space="preserve"> PAGEREF _Toc456947019 \h </w:instrText>
        </w:r>
        <w:r w:rsidR="00E60632">
          <w:rPr>
            <w:noProof/>
            <w:webHidden/>
          </w:rPr>
        </w:r>
        <w:r w:rsidR="00E60632">
          <w:rPr>
            <w:noProof/>
            <w:webHidden/>
          </w:rPr>
          <w:fldChar w:fldCharType="separate"/>
        </w:r>
        <w:r w:rsidR="00E60632">
          <w:rPr>
            <w:noProof/>
            <w:webHidden/>
          </w:rPr>
          <w:t>220</w:t>
        </w:r>
        <w:r w:rsidR="00E60632">
          <w:rPr>
            <w:noProof/>
            <w:webHidden/>
          </w:rPr>
          <w:fldChar w:fldCharType="end"/>
        </w:r>
      </w:hyperlink>
    </w:p>
    <w:p w14:paraId="6DF5A069" w14:textId="77777777" w:rsidR="00E60632" w:rsidRDefault="00C33812">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7020" w:history="1">
        <w:r w:rsidR="00E60632" w:rsidRPr="00822B54">
          <w:rPr>
            <w:rStyle w:val="Hyperlink"/>
            <w:noProof/>
            <w:lang w:val="en-CA"/>
          </w:rPr>
          <w:t>9.4</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 xml:space="preserve">GeoSciML Extension XML Requirements Class </w:t>
        </w:r>
        <w:r w:rsidR="00E60632" w:rsidRPr="00822B54">
          <w:rPr>
            <w:rStyle w:val="Hyperlink"/>
            <w:noProof/>
          </w:rPr>
          <w:t>(Normative)</w:t>
        </w:r>
        <w:r w:rsidR="00E60632">
          <w:rPr>
            <w:noProof/>
            <w:webHidden/>
          </w:rPr>
          <w:tab/>
        </w:r>
        <w:r w:rsidR="00E60632">
          <w:rPr>
            <w:noProof/>
            <w:webHidden/>
          </w:rPr>
          <w:fldChar w:fldCharType="begin"/>
        </w:r>
        <w:r w:rsidR="00E60632">
          <w:rPr>
            <w:noProof/>
            <w:webHidden/>
          </w:rPr>
          <w:instrText xml:space="preserve"> PAGEREF _Toc456947020 \h </w:instrText>
        </w:r>
        <w:r w:rsidR="00E60632">
          <w:rPr>
            <w:noProof/>
            <w:webHidden/>
          </w:rPr>
        </w:r>
        <w:r w:rsidR="00E60632">
          <w:rPr>
            <w:noProof/>
            <w:webHidden/>
          </w:rPr>
          <w:fldChar w:fldCharType="separate"/>
        </w:r>
        <w:r w:rsidR="00E60632">
          <w:rPr>
            <w:noProof/>
            <w:webHidden/>
          </w:rPr>
          <w:t>220</w:t>
        </w:r>
        <w:r w:rsidR="00E60632">
          <w:rPr>
            <w:noProof/>
            <w:webHidden/>
          </w:rPr>
          <w:fldChar w:fldCharType="end"/>
        </w:r>
      </w:hyperlink>
    </w:p>
    <w:p w14:paraId="0317DC93" w14:textId="77777777" w:rsidR="00E60632" w:rsidRDefault="00C33812">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7021" w:history="1">
        <w:r w:rsidR="00E60632" w:rsidRPr="00822B54">
          <w:rPr>
            <w:rStyle w:val="Hyperlink"/>
            <w:noProof/>
            <w:lang w:val="en-CA"/>
          </w:rPr>
          <w:t>9.5</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 xml:space="preserve">GeoSciML Geologic Time XML Requirements Class </w:t>
        </w:r>
        <w:r w:rsidR="00E60632" w:rsidRPr="00822B54">
          <w:rPr>
            <w:rStyle w:val="Hyperlink"/>
            <w:noProof/>
          </w:rPr>
          <w:t>(Normative)</w:t>
        </w:r>
        <w:r w:rsidR="00E60632">
          <w:rPr>
            <w:noProof/>
            <w:webHidden/>
          </w:rPr>
          <w:tab/>
        </w:r>
        <w:r w:rsidR="00E60632">
          <w:rPr>
            <w:noProof/>
            <w:webHidden/>
          </w:rPr>
          <w:fldChar w:fldCharType="begin"/>
        </w:r>
        <w:r w:rsidR="00E60632">
          <w:rPr>
            <w:noProof/>
            <w:webHidden/>
          </w:rPr>
          <w:instrText xml:space="preserve"> PAGEREF _Toc456947021 \h </w:instrText>
        </w:r>
        <w:r w:rsidR="00E60632">
          <w:rPr>
            <w:noProof/>
            <w:webHidden/>
          </w:rPr>
        </w:r>
        <w:r w:rsidR="00E60632">
          <w:rPr>
            <w:noProof/>
            <w:webHidden/>
          </w:rPr>
          <w:fldChar w:fldCharType="separate"/>
        </w:r>
        <w:r w:rsidR="00E60632">
          <w:rPr>
            <w:noProof/>
            <w:webHidden/>
          </w:rPr>
          <w:t>221</w:t>
        </w:r>
        <w:r w:rsidR="00E60632">
          <w:rPr>
            <w:noProof/>
            <w:webHidden/>
          </w:rPr>
          <w:fldChar w:fldCharType="end"/>
        </w:r>
      </w:hyperlink>
    </w:p>
    <w:p w14:paraId="4575B3C4" w14:textId="77777777" w:rsidR="00E60632" w:rsidRDefault="00C33812">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7022" w:history="1">
        <w:r w:rsidR="00E60632" w:rsidRPr="00822B54">
          <w:rPr>
            <w:rStyle w:val="Hyperlink"/>
            <w:noProof/>
            <w:lang w:val="en-CA"/>
          </w:rPr>
          <w:t>9.6</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 xml:space="preserve">GeoSciML Borehole XML Requirements Class </w:t>
        </w:r>
        <w:r w:rsidR="00E60632" w:rsidRPr="00822B54">
          <w:rPr>
            <w:rStyle w:val="Hyperlink"/>
            <w:noProof/>
          </w:rPr>
          <w:t>(Normative)</w:t>
        </w:r>
        <w:r w:rsidR="00E60632">
          <w:rPr>
            <w:noProof/>
            <w:webHidden/>
          </w:rPr>
          <w:tab/>
        </w:r>
        <w:r w:rsidR="00E60632">
          <w:rPr>
            <w:noProof/>
            <w:webHidden/>
          </w:rPr>
          <w:fldChar w:fldCharType="begin"/>
        </w:r>
        <w:r w:rsidR="00E60632">
          <w:rPr>
            <w:noProof/>
            <w:webHidden/>
          </w:rPr>
          <w:instrText xml:space="preserve"> PAGEREF _Toc456947022 \h </w:instrText>
        </w:r>
        <w:r w:rsidR="00E60632">
          <w:rPr>
            <w:noProof/>
            <w:webHidden/>
          </w:rPr>
        </w:r>
        <w:r w:rsidR="00E60632">
          <w:rPr>
            <w:noProof/>
            <w:webHidden/>
          </w:rPr>
          <w:fldChar w:fldCharType="separate"/>
        </w:r>
        <w:r w:rsidR="00E60632">
          <w:rPr>
            <w:noProof/>
            <w:webHidden/>
          </w:rPr>
          <w:t>222</w:t>
        </w:r>
        <w:r w:rsidR="00E60632">
          <w:rPr>
            <w:noProof/>
            <w:webHidden/>
          </w:rPr>
          <w:fldChar w:fldCharType="end"/>
        </w:r>
      </w:hyperlink>
    </w:p>
    <w:p w14:paraId="4F7E412B" w14:textId="77777777" w:rsidR="00E60632" w:rsidRDefault="00C33812">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7023" w:history="1">
        <w:r w:rsidR="00E60632" w:rsidRPr="00822B54">
          <w:rPr>
            <w:rStyle w:val="Hyperlink"/>
            <w:noProof/>
            <w:lang w:val="en-CA"/>
          </w:rPr>
          <w:t>9.7</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 xml:space="preserve">GeoSciML Laboratory XML Analysis Requirements Class </w:t>
        </w:r>
        <w:r w:rsidR="00E60632" w:rsidRPr="00822B54">
          <w:rPr>
            <w:rStyle w:val="Hyperlink"/>
            <w:noProof/>
          </w:rPr>
          <w:t>(Normative)</w:t>
        </w:r>
        <w:r w:rsidR="00E60632">
          <w:rPr>
            <w:noProof/>
            <w:webHidden/>
          </w:rPr>
          <w:tab/>
        </w:r>
        <w:r w:rsidR="00E60632">
          <w:rPr>
            <w:noProof/>
            <w:webHidden/>
          </w:rPr>
          <w:fldChar w:fldCharType="begin"/>
        </w:r>
        <w:r w:rsidR="00E60632">
          <w:rPr>
            <w:noProof/>
            <w:webHidden/>
          </w:rPr>
          <w:instrText xml:space="preserve"> PAGEREF _Toc456947023 \h </w:instrText>
        </w:r>
        <w:r w:rsidR="00E60632">
          <w:rPr>
            <w:noProof/>
            <w:webHidden/>
          </w:rPr>
        </w:r>
        <w:r w:rsidR="00E60632">
          <w:rPr>
            <w:noProof/>
            <w:webHidden/>
          </w:rPr>
          <w:fldChar w:fldCharType="separate"/>
        </w:r>
        <w:r w:rsidR="00E60632">
          <w:rPr>
            <w:noProof/>
            <w:webHidden/>
          </w:rPr>
          <w:t>223</w:t>
        </w:r>
        <w:r w:rsidR="00E60632">
          <w:rPr>
            <w:noProof/>
            <w:webHidden/>
          </w:rPr>
          <w:fldChar w:fldCharType="end"/>
        </w:r>
      </w:hyperlink>
    </w:p>
    <w:p w14:paraId="3996ECBB" w14:textId="77777777" w:rsidR="00E60632" w:rsidRDefault="00C33812">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7024" w:history="1">
        <w:r w:rsidR="00E60632" w:rsidRPr="00822B54">
          <w:rPr>
            <w:rStyle w:val="Hyperlink"/>
            <w:noProof/>
            <w:lang w:val="en-CA"/>
          </w:rPr>
          <w:t>9.8</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Abstract GeoSciML lite XML Requirements Class (Normative)</w:t>
        </w:r>
        <w:r w:rsidR="00E60632">
          <w:rPr>
            <w:noProof/>
            <w:webHidden/>
          </w:rPr>
          <w:tab/>
        </w:r>
        <w:r w:rsidR="00E60632">
          <w:rPr>
            <w:noProof/>
            <w:webHidden/>
          </w:rPr>
          <w:fldChar w:fldCharType="begin"/>
        </w:r>
        <w:r w:rsidR="00E60632">
          <w:rPr>
            <w:noProof/>
            <w:webHidden/>
          </w:rPr>
          <w:instrText xml:space="preserve"> PAGEREF _Toc456947024 \h </w:instrText>
        </w:r>
        <w:r w:rsidR="00E60632">
          <w:rPr>
            <w:noProof/>
            <w:webHidden/>
          </w:rPr>
        </w:r>
        <w:r w:rsidR="00E60632">
          <w:rPr>
            <w:noProof/>
            <w:webHidden/>
          </w:rPr>
          <w:fldChar w:fldCharType="separate"/>
        </w:r>
        <w:r w:rsidR="00E60632">
          <w:rPr>
            <w:noProof/>
            <w:webHidden/>
          </w:rPr>
          <w:t>224</w:t>
        </w:r>
        <w:r w:rsidR="00E60632">
          <w:rPr>
            <w:noProof/>
            <w:webHidden/>
          </w:rPr>
          <w:fldChar w:fldCharType="end"/>
        </w:r>
      </w:hyperlink>
    </w:p>
    <w:p w14:paraId="6E04A12A" w14:textId="77777777" w:rsidR="00E60632" w:rsidRDefault="00C33812">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7025" w:history="1">
        <w:r w:rsidR="00E60632" w:rsidRPr="00822B54">
          <w:rPr>
            <w:rStyle w:val="Hyperlink"/>
            <w:noProof/>
          </w:rPr>
          <w:t>9.9</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GeoSciML Lite GML 3.1 profile (Normative)</w:t>
        </w:r>
        <w:r w:rsidR="00E60632">
          <w:rPr>
            <w:noProof/>
            <w:webHidden/>
          </w:rPr>
          <w:tab/>
        </w:r>
        <w:r w:rsidR="00E60632">
          <w:rPr>
            <w:noProof/>
            <w:webHidden/>
          </w:rPr>
          <w:fldChar w:fldCharType="begin"/>
        </w:r>
        <w:r w:rsidR="00E60632">
          <w:rPr>
            <w:noProof/>
            <w:webHidden/>
          </w:rPr>
          <w:instrText xml:space="preserve"> PAGEREF _Toc456947025 \h </w:instrText>
        </w:r>
        <w:r w:rsidR="00E60632">
          <w:rPr>
            <w:noProof/>
            <w:webHidden/>
          </w:rPr>
        </w:r>
        <w:r w:rsidR="00E60632">
          <w:rPr>
            <w:noProof/>
            <w:webHidden/>
          </w:rPr>
          <w:fldChar w:fldCharType="separate"/>
        </w:r>
        <w:r w:rsidR="00E60632">
          <w:rPr>
            <w:noProof/>
            <w:webHidden/>
          </w:rPr>
          <w:t>226</w:t>
        </w:r>
        <w:r w:rsidR="00E60632">
          <w:rPr>
            <w:noProof/>
            <w:webHidden/>
          </w:rPr>
          <w:fldChar w:fldCharType="end"/>
        </w:r>
      </w:hyperlink>
    </w:p>
    <w:p w14:paraId="42A7C34A" w14:textId="77777777" w:rsidR="00E60632" w:rsidRDefault="00C33812">
      <w:pPr>
        <w:pStyle w:val="TOC1"/>
        <w:tabs>
          <w:tab w:val="left" w:pos="660"/>
          <w:tab w:val="right" w:leader="dot" w:pos="8630"/>
        </w:tabs>
        <w:rPr>
          <w:rFonts w:asciiTheme="minorHAnsi" w:eastAsiaTheme="minorEastAsia" w:hAnsiTheme="minorHAnsi" w:cstheme="minorBidi"/>
          <w:noProof/>
          <w:sz w:val="22"/>
          <w:szCs w:val="22"/>
          <w:lang w:val="en-CA" w:eastAsia="en-CA"/>
        </w:rPr>
      </w:pPr>
      <w:hyperlink w:anchor="_Toc456947026" w:history="1">
        <w:r w:rsidR="00E60632" w:rsidRPr="00822B54">
          <w:rPr>
            <w:rStyle w:val="Hyperlink"/>
            <w:noProof/>
            <w:lang w:val="en-CA"/>
          </w:rPr>
          <w:t>10.</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Media Types for any data encoding(s)</w:t>
        </w:r>
        <w:r w:rsidR="00E60632">
          <w:rPr>
            <w:noProof/>
            <w:webHidden/>
          </w:rPr>
          <w:tab/>
        </w:r>
        <w:r w:rsidR="00E60632">
          <w:rPr>
            <w:noProof/>
            <w:webHidden/>
          </w:rPr>
          <w:fldChar w:fldCharType="begin"/>
        </w:r>
        <w:r w:rsidR="00E60632">
          <w:rPr>
            <w:noProof/>
            <w:webHidden/>
          </w:rPr>
          <w:instrText xml:space="preserve"> PAGEREF _Toc456947026 \h </w:instrText>
        </w:r>
        <w:r w:rsidR="00E60632">
          <w:rPr>
            <w:noProof/>
            <w:webHidden/>
          </w:rPr>
        </w:r>
        <w:r w:rsidR="00E60632">
          <w:rPr>
            <w:noProof/>
            <w:webHidden/>
          </w:rPr>
          <w:fldChar w:fldCharType="separate"/>
        </w:r>
        <w:r w:rsidR="00E60632">
          <w:rPr>
            <w:noProof/>
            <w:webHidden/>
          </w:rPr>
          <w:t>227</w:t>
        </w:r>
        <w:r w:rsidR="00E60632">
          <w:rPr>
            <w:noProof/>
            <w:webHidden/>
          </w:rPr>
          <w:fldChar w:fldCharType="end"/>
        </w:r>
      </w:hyperlink>
    </w:p>
    <w:p w14:paraId="38FBD19D" w14:textId="77777777" w:rsidR="00E60632" w:rsidRDefault="00C33812">
      <w:pPr>
        <w:pStyle w:val="TOC1"/>
        <w:tabs>
          <w:tab w:val="left" w:pos="660"/>
          <w:tab w:val="right" w:leader="dot" w:pos="8630"/>
        </w:tabs>
        <w:rPr>
          <w:rFonts w:asciiTheme="minorHAnsi" w:eastAsiaTheme="minorEastAsia" w:hAnsiTheme="minorHAnsi" w:cstheme="minorBidi"/>
          <w:noProof/>
          <w:sz w:val="22"/>
          <w:szCs w:val="22"/>
          <w:lang w:val="en-CA" w:eastAsia="en-CA"/>
        </w:rPr>
      </w:pPr>
      <w:hyperlink w:anchor="_Toc456947027" w:history="1">
        <w:r w:rsidR="00E60632" w:rsidRPr="00822B54">
          <w:rPr>
            <w:rStyle w:val="Hyperlink"/>
            <w:noProof/>
            <w:lang w:val="en-CA"/>
          </w:rPr>
          <w:t>11.</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Abbreviations and Acronyms</w:t>
        </w:r>
        <w:r w:rsidR="00E60632">
          <w:rPr>
            <w:noProof/>
            <w:webHidden/>
          </w:rPr>
          <w:tab/>
        </w:r>
        <w:r w:rsidR="00E60632">
          <w:rPr>
            <w:noProof/>
            <w:webHidden/>
          </w:rPr>
          <w:fldChar w:fldCharType="begin"/>
        </w:r>
        <w:r w:rsidR="00E60632">
          <w:rPr>
            <w:noProof/>
            <w:webHidden/>
          </w:rPr>
          <w:instrText xml:space="preserve"> PAGEREF _Toc456947027 \h </w:instrText>
        </w:r>
        <w:r w:rsidR="00E60632">
          <w:rPr>
            <w:noProof/>
            <w:webHidden/>
          </w:rPr>
        </w:r>
        <w:r w:rsidR="00E60632">
          <w:rPr>
            <w:noProof/>
            <w:webHidden/>
          </w:rPr>
          <w:fldChar w:fldCharType="separate"/>
        </w:r>
        <w:r w:rsidR="00E60632">
          <w:rPr>
            <w:noProof/>
            <w:webHidden/>
          </w:rPr>
          <w:t>228</w:t>
        </w:r>
        <w:r w:rsidR="00E60632">
          <w:rPr>
            <w:noProof/>
            <w:webHidden/>
          </w:rPr>
          <w:fldChar w:fldCharType="end"/>
        </w:r>
      </w:hyperlink>
    </w:p>
    <w:p w14:paraId="2FA544CF" w14:textId="77777777" w:rsidR="00E60632" w:rsidRDefault="00C33812">
      <w:pPr>
        <w:pStyle w:val="TOC2"/>
        <w:tabs>
          <w:tab w:val="left" w:pos="1540"/>
          <w:tab w:val="right" w:leader="dot" w:pos="8630"/>
        </w:tabs>
        <w:rPr>
          <w:rFonts w:asciiTheme="minorHAnsi" w:eastAsiaTheme="minorEastAsia" w:hAnsiTheme="minorHAnsi" w:cstheme="minorBidi"/>
          <w:noProof/>
          <w:sz w:val="22"/>
          <w:szCs w:val="22"/>
          <w:lang w:val="en-CA" w:eastAsia="en-CA"/>
        </w:rPr>
      </w:pPr>
      <w:hyperlink w:anchor="_Toc456947028" w:history="1">
        <w:r w:rsidR="00E60632" w:rsidRPr="00822B54">
          <w:rPr>
            <w:rStyle w:val="Hyperlink"/>
            <w:noProof/>
          </w:rPr>
          <w:t>Annex A.</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Conformance classes</w:t>
        </w:r>
        <w:r w:rsidR="00E60632">
          <w:rPr>
            <w:noProof/>
            <w:webHidden/>
          </w:rPr>
          <w:tab/>
        </w:r>
        <w:r w:rsidR="00E60632">
          <w:rPr>
            <w:noProof/>
            <w:webHidden/>
          </w:rPr>
          <w:fldChar w:fldCharType="begin"/>
        </w:r>
        <w:r w:rsidR="00E60632">
          <w:rPr>
            <w:noProof/>
            <w:webHidden/>
          </w:rPr>
          <w:instrText xml:space="preserve"> PAGEREF _Toc456947028 \h </w:instrText>
        </w:r>
        <w:r w:rsidR="00E60632">
          <w:rPr>
            <w:noProof/>
            <w:webHidden/>
          </w:rPr>
        </w:r>
        <w:r w:rsidR="00E60632">
          <w:rPr>
            <w:noProof/>
            <w:webHidden/>
          </w:rPr>
          <w:fldChar w:fldCharType="separate"/>
        </w:r>
        <w:r w:rsidR="00E60632">
          <w:rPr>
            <w:noProof/>
            <w:webHidden/>
          </w:rPr>
          <w:t>229</w:t>
        </w:r>
        <w:r w:rsidR="00E60632">
          <w:rPr>
            <w:noProof/>
            <w:webHidden/>
          </w:rPr>
          <w:fldChar w:fldCharType="end"/>
        </w:r>
      </w:hyperlink>
    </w:p>
    <w:p w14:paraId="724D8BB1" w14:textId="77777777" w:rsidR="00E60632" w:rsidRDefault="00C33812">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7029" w:history="1">
        <w:r w:rsidR="00E60632" w:rsidRPr="00822B54">
          <w:rPr>
            <w:rStyle w:val="Hyperlink"/>
            <w:noProof/>
          </w:rPr>
          <w:t>A.1.</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Conformance class: GeoSciML Conceptual</w:t>
        </w:r>
        <w:r w:rsidR="00E60632">
          <w:rPr>
            <w:noProof/>
            <w:webHidden/>
          </w:rPr>
          <w:tab/>
        </w:r>
        <w:r w:rsidR="00E60632">
          <w:rPr>
            <w:noProof/>
            <w:webHidden/>
          </w:rPr>
          <w:fldChar w:fldCharType="begin"/>
        </w:r>
        <w:r w:rsidR="00E60632">
          <w:rPr>
            <w:noProof/>
            <w:webHidden/>
          </w:rPr>
          <w:instrText xml:space="preserve"> PAGEREF _Toc456947029 \h </w:instrText>
        </w:r>
        <w:r w:rsidR="00E60632">
          <w:rPr>
            <w:noProof/>
            <w:webHidden/>
          </w:rPr>
        </w:r>
        <w:r w:rsidR="00E60632">
          <w:rPr>
            <w:noProof/>
            <w:webHidden/>
          </w:rPr>
          <w:fldChar w:fldCharType="separate"/>
        </w:r>
        <w:r w:rsidR="00E60632">
          <w:rPr>
            <w:noProof/>
            <w:webHidden/>
          </w:rPr>
          <w:t>229</w:t>
        </w:r>
        <w:r w:rsidR="00E60632">
          <w:rPr>
            <w:noProof/>
            <w:webHidden/>
          </w:rPr>
          <w:fldChar w:fldCharType="end"/>
        </w:r>
      </w:hyperlink>
    </w:p>
    <w:p w14:paraId="23F504FB" w14:textId="77777777" w:rsidR="00E60632" w:rsidRDefault="00C33812">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7030" w:history="1">
        <w:r w:rsidR="00E60632" w:rsidRPr="00822B54">
          <w:rPr>
            <w:rStyle w:val="Hyperlink"/>
            <w:noProof/>
          </w:rPr>
          <w:t>A.2.</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Conformance class: GeoSciML Core Abstract</w:t>
        </w:r>
        <w:r w:rsidR="00E60632">
          <w:rPr>
            <w:noProof/>
            <w:webHidden/>
          </w:rPr>
          <w:tab/>
        </w:r>
        <w:r w:rsidR="00E60632">
          <w:rPr>
            <w:noProof/>
            <w:webHidden/>
          </w:rPr>
          <w:fldChar w:fldCharType="begin"/>
        </w:r>
        <w:r w:rsidR="00E60632">
          <w:rPr>
            <w:noProof/>
            <w:webHidden/>
          </w:rPr>
          <w:instrText xml:space="preserve"> PAGEREF _Toc456947030 \h </w:instrText>
        </w:r>
        <w:r w:rsidR="00E60632">
          <w:rPr>
            <w:noProof/>
            <w:webHidden/>
          </w:rPr>
        </w:r>
        <w:r w:rsidR="00E60632">
          <w:rPr>
            <w:noProof/>
            <w:webHidden/>
          </w:rPr>
          <w:fldChar w:fldCharType="separate"/>
        </w:r>
        <w:r w:rsidR="00E60632">
          <w:rPr>
            <w:noProof/>
            <w:webHidden/>
          </w:rPr>
          <w:t>229</w:t>
        </w:r>
        <w:r w:rsidR="00E60632">
          <w:rPr>
            <w:noProof/>
            <w:webHidden/>
          </w:rPr>
          <w:fldChar w:fldCharType="end"/>
        </w:r>
      </w:hyperlink>
    </w:p>
    <w:p w14:paraId="09CCD872" w14:textId="77777777" w:rsidR="00E60632" w:rsidRDefault="00C33812">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7031" w:history="1">
        <w:r w:rsidR="00E60632" w:rsidRPr="00822B54">
          <w:rPr>
            <w:rStyle w:val="Hyperlink"/>
            <w:noProof/>
          </w:rPr>
          <w:t>A.3.</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Conformance class: Lite  Logical</w:t>
        </w:r>
        <w:r w:rsidR="00E60632">
          <w:rPr>
            <w:noProof/>
            <w:webHidden/>
          </w:rPr>
          <w:tab/>
        </w:r>
        <w:r w:rsidR="00E60632">
          <w:rPr>
            <w:noProof/>
            <w:webHidden/>
          </w:rPr>
          <w:fldChar w:fldCharType="begin"/>
        </w:r>
        <w:r w:rsidR="00E60632">
          <w:rPr>
            <w:noProof/>
            <w:webHidden/>
          </w:rPr>
          <w:instrText xml:space="preserve"> PAGEREF _Toc456947031 \h </w:instrText>
        </w:r>
        <w:r w:rsidR="00E60632">
          <w:rPr>
            <w:noProof/>
            <w:webHidden/>
          </w:rPr>
        </w:r>
        <w:r w:rsidR="00E60632">
          <w:rPr>
            <w:noProof/>
            <w:webHidden/>
          </w:rPr>
          <w:fldChar w:fldCharType="separate"/>
        </w:r>
        <w:r w:rsidR="00E60632">
          <w:rPr>
            <w:noProof/>
            <w:webHidden/>
          </w:rPr>
          <w:t>232</w:t>
        </w:r>
        <w:r w:rsidR="00E60632">
          <w:rPr>
            <w:noProof/>
            <w:webHidden/>
          </w:rPr>
          <w:fldChar w:fldCharType="end"/>
        </w:r>
      </w:hyperlink>
    </w:p>
    <w:p w14:paraId="129836ED" w14:textId="77777777" w:rsidR="00E60632" w:rsidRDefault="00C33812">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7032" w:history="1">
        <w:r w:rsidR="00E60632" w:rsidRPr="00822B54">
          <w:rPr>
            <w:rStyle w:val="Hyperlink"/>
            <w:noProof/>
          </w:rPr>
          <w:t>A.4.</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Conformance class: GeoSciML Basic Logical Model</w:t>
        </w:r>
        <w:r w:rsidR="00E60632">
          <w:rPr>
            <w:noProof/>
            <w:webHidden/>
          </w:rPr>
          <w:tab/>
        </w:r>
        <w:r w:rsidR="00E60632">
          <w:rPr>
            <w:noProof/>
            <w:webHidden/>
          </w:rPr>
          <w:fldChar w:fldCharType="begin"/>
        </w:r>
        <w:r w:rsidR="00E60632">
          <w:rPr>
            <w:noProof/>
            <w:webHidden/>
          </w:rPr>
          <w:instrText xml:space="preserve"> PAGEREF _Toc456947032 \h </w:instrText>
        </w:r>
        <w:r w:rsidR="00E60632">
          <w:rPr>
            <w:noProof/>
            <w:webHidden/>
          </w:rPr>
        </w:r>
        <w:r w:rsidR="00E60632">
          <w:rPr>
            <w:noProof/>
            <w:webHidden/>
          </w:rPr>
          <w:fldChar w:fldCharType="separate"/>
        </w:r>
        <w:r w:rsidR="00E60632">
          <w:rPr>
            <w:noProof/>
            <w:webHidden/>
          </w:rPr>
          <w:t>236</w:t>
        </w:r>
        <w:r w:rsidR="00E60632">
          <w:rPr>
            <w:noProof/>
            <w:webHidden/>
          </w:rPr>
          <w:fldChar w:fldCharType="end"/>
        </w:r>
      </w:hyperlink>
    </w:p>
    <w:p w14:paraId="747FEDB3" w14:textId="77777777" w:rsidR="00E60632" w:rsidRDefault="00C33812">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7033" w:history="1">
        <w:r w:rsidR="00E60632" w:rsidRPr="00822B54">
          <w:rPr>
            <w:rStyle w:val="Hyperlink"/>
            <w:noProof/>
          </w:rPr>
          <w:t>A.5.</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Conformance class: GeoSciML Extension Logical Model</w:t>
        </w:r>
        <w:r w:rsidR="00E60632">
          <w:rPr>
            <w:noProof/>
            <w:webHidden/>
          </w:rPr>
          <w:tab/>
        </w:r>
        <w:r w:rsidR="00E60632">
          <w:rPr>
            <w:noProof/>
            <w:webHidden/>
          </w:rPr>
          <w:fldChar w:fldCharType="begin"/>
        </w:r>
        <w:r w:rsidR="00E60632">
          <w:rPr>
            <w:noProof/>
            <w:webHidden/>
          </w:rPr>
          <w:instrText xml:space="preserve"> PAGEREF _Toc456947033 \h </w:instrText>
        </w:r>
        <w:r w:rsidR="00E60632">
          <w:rPr>
            <w:noProof/>
            <w:webHidden/>
          </w:rPr>
        </w:r>
        <w:r w:rsidR="00E60632">
          <w:rPr>
            <w:noProof/>
            <w:webHidden/>
          </w:rPr>
          <w:fldChar w:fldCharType="separate"/>
        </w:r>
        <w:r w:rsidR="00E60632">
          <w:rPr>
            <w:noProof/>
            <w:webHidden/>
          </w:rPr>
          <w:t>240</w:t>
        </w:r>
        <w:r w:rsidR="00E60632">
          <w:rPr>
            <w:noProof/>
            <w:webHidden/>
          </w:rPr>
          <w:fldChar w:fldCharType="end"/>
        </w:r>
      </w:hyperlink>
    </w:p>
    <w:p w14:paraId="6ACED06E" w14:textId="77777777" w:rsidR="00E60632" w:rsidRDefault="00C33812">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7034" w:history="1">
        <w:r w:rsidR="00E60632" w:rsidRPr="00822B54">
          <w:rPr>
            <w:rStyle w:val="Hyperlink"/>
            <w:noProof/>
          </w:rPr>
          <w:t>A.6.</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Conformance class: GeoSciML Time-Scale Logical Model</w:t>
        </w:r>
        <w:r w:rsidR="00E60632">
          <w:rPr>
            <w:noProof/>
            <w:webHidden/>
          </w:rPr>
          <w:tab/>
        </w:r>
        <w:r w:rsidR="00E60632">
          <w:rPr>
            <w:noProof/>
            <w:webHidden/>
          </w:rPr>
          <w:fldChar w:fldCharType="begin"/>
        </w:r>
        <w:r w:rsidR="00E60632">
          <w:rPr>
            <w:noProof/>
            <w:webHidden/>
          </w:rPr>
          <w:instrText xml:space="preserve"> PAGEREF _Toc456947034 \h </w:instrText>
        </w:r>
        <w:r w:rsidR="00E60632">
          <w:rPr>
            <w:noProof/>
            <w:webHidden/>
          </w:rPr>
        </w:r>
        <w:r w:rsidR="00E60632">
          <w:rPr>
            <w:noProof/>
            <w:webHidden/>
          </w:rPr>
          <w:fldChar w:fldCharType="separate"/>
        </w:r>
        <w:r w:rsidR="00E60632">
          <w:rPr>
            <w:noProof/>
            <w:webHidden/>
          </w:rPr>
          <w:t>242</w:t>
        </w:r>
        <w:r w:rsidR="00E60632">
          <w:rPr>
            <w:noProof/>
            <w:webHidden/>
          </w:rPr>
          <w:fldChar w:fldCharType="end"/>
        </w:r>
      </w:hyperlink>
    </w:p>
    <w:p w14:paraId="1B1EF517" w14:textId="77777777" w:rsidR="00E60632" w:rsidRDefault="00C33812">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7035" w:history="1">
        <w:r w:rsidR="00E60632" w:rsidRPr="00822B54">
          <w:rPr>
            <w:rStyle w:val="Hyperlink"/>
            <w:noProof/>
          </w:rPr>
          <w:t>A.7.</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Conformance class: GeoSciML Borehole Logical Model</w:t>
        </w:r>
        <w:r w:rsidR="00E60632">
          <w:rPr>
            <w:noProof/>
            <w:webHidden/>
          </w:rPr>
          <w:tab/>
        </w:r>
        <w:r w:rsidR="00E60632">
          <w:rPr>
            <w:noProof/>
            <w:webHidden/>
          </w:rPr>
          <w:fldChar w:fldCharType="begin"/>
        </w:r>
        <w:r w:rsidR="00E60632">
          <w:rPr>
            <w:noProof/>
            <w:webHidden/>
          </w:rPr>
          <w:instrText xml:space="preserve"> PAGEREF _Toc456947035 \h </w:instrText>
        </w:r>
        <w:r w:rsidR="00E60632">
          <w:rPr>
            <w:noProof/>
            <w:webHidden/>
          </w:rPr>
        </w:r>
        <w:r w:rsidR="00E60632">
          <w:rPr>
            <w:noProof/>
            <w:webHidden/>
          </w:rPr>
          <w:fldChar w:fldCharType="separate"/>
        </w:r>
        <w:r w:rsidR="00E60632">
          <w:rPr>
            <w:noProof/>
            <w:webHidden/>
          </w:rPr>
          <w:t>243</w:t>
        </w:r>
        <w:r w:rsidR="00E60632">
          <w:rPr>
            <w:noProof/>
            <w:webHidden/>
          </w:rPr>
          <w:fldChar w:fldCharType="end"/>
        </w:r>
      </w:hyperlink>
    </w:p>
    <w:p w14:paraId="0DAD20D7" w14:textId="77777777" w:rsidR="00E60632" w:rsidRDefault="00C33812">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7036" w:history="1">
        <w:r w:rsidR="00E60632" w:rsidRPr="00822B54">
          <w:rPr>
            <w:rStyle w:val="Hyperlink"/>
            <w:noProof/>
          </w:rPr>
          <w:t>A.8.</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Conformance class: GeoSciML Lab Analysis Logical Model</w:t>
        </w:r>
        <w:r w:rsidR="00E60632">
          <w:rPr>
            <w:noProof/>
            <w:webHidden/>
          </w:rPr>
          <w:tab/>
        </w:r>
        <w:r w:rsidR="00E60632">
          <w:rPr>
            <w:noProof/>
            <w:webHidden/>
          </w:rPr>
          <w:fldChar w:fldCharType="begin"/>
        </w:r>
        <w:r w:rsidR="00E60632">
          <w:rPr>
            <w:noProof/>
            <w:webHidden/>
          </w:rPr>
          <w:instrText xml:space="preserve"> PAGEREF _Toc456947036 \h </w:instrText>
        </w:r>
        <w:r w:rsidR="00E60632">
          <w:rPr>
            <w:noProof/>
            <w:webHidden/>
          </w:rPr>
        </w:r>
        <w:r w:rsidR="00E60632">
          <w:rPr>
            <w:noProof/>
            <w:webHidden/>
          </w:rPr>
          <w:fldChar w:fldCharType="separate"/>
        </w:r>
        <w:r w:rsidR="00E60632">
          <w:rPr>
            <w:noProof/>
            <w:webHidden/>
          </w:rPr>
          <w:t>246</w:t>
        </w:r>
        <w:r w:rsidR="00E60632">
          <w:rPr>
            <w:noProof/>
            <w:webHidden/>
          </w:rPr>
          <w:fldChar w:fldCharType="end"/>
        </w:r>
      </w:hyperlink>
    </w:p>
    <w:p w14:paraId="45D19566" w14:textId="77777777" w:rsidR="00E60632" w:rsidRDefault="00C33812">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7037" w:history="1">
        <w:r w:rsidR="00E60632" w:rsidRPr="00822B54">
          <w:rPr>
            <w:rStyle w:val="Hyperlink"/>
            <w:noProof/>
          </w:rPr>
          <w:t>A.9.</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Conformance class: GeoSciML XML Encoding Abstract Core</w:t>
        </w:r>
        <w:r w:rsidR="00E60632">
          <w:rPr>
            <w:noProof/>
            <w:webHidden/>
          </w:rPr>
          <w:tab/>
        </w:r>
        <w:r w:rsidR="00E60632">
          <w:rPr>
            <w:noProof/>
            <w:webHidden/>
          </w:rPr>
          <w:fldChar w:fldCharType="begin"/>
        </w:r>
        <w:r w:rsidR="00E60632">
          <w:rPr>
            <w:noProof/>
            <w:webHidden/>
          </w:rPr>
          <w:instrText xml:space="preserve"> PAGEREF _Toc456947037 \h </w:instrText>
        </w:r>
        <w:r w:rsidR="00E60632">
          <w:rPr>
            <w:noProof/>
            <w:webHidden/>
          </w:rPr>
        </w:r>
        <w:r w:rsidR="00E60632">
          <w:rPr>
            <w:noProof/>
            <w:webHidden/>
          </w:rPr>
          <w:fldChar w:fldCharType="separate"/>
        </w:r>
        <w:r w:rsidR="00E60632">
          <w:rPr>
            <w:noProof/>
            <w:webHidden/>
          </w:rPr>
          <w:t>248</w:t>
        </w:r>
        <w:r w:rsidR="00E60632">
          <w:rPr>
            <w:noProof/>
            <w:webHidden/>
          </w:rPr>
          <w:fldChar w:fldCharType="end"/>
        </w:r>
      </w:hyperlink>
    </w:p>
    <w:p w14:paraId="145D33DD" w14:textId="77777777" w:rsidR="00E60632" w:rsidRDefault="00C33812">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6947038" w:history="1">
        <w:r w:rsidR="00E60632" w:rsidRPr="00822B54">
          <w:rPr>
            <w:rStyle w:val="Hyperlink"/>
            <w:noProof/>
          </w:rPr>
          <w:t>A.10.</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Conformance class: GeoSciML Lite XML Abstract Encoding</w:t>
        </w:r>
        <w:r w:rsidR="00E60632">
          <w:rPr>
            <w:noProof/>
            <w:webHidden/>
          </w:rPr>
          <w:tab/>
        </w:r>
        <w:r w:rsidR="00E60632">
          <w:rPr>
            <w:noProof/>
            <w:webHidden/>
          </w:rPr>
          <w:fldChar w:fldCharType="begin"/>
        </w:r>
        <w:r w:rsidR="00E60632">
          <w:rPr>
            <w:noProof/>
            <w:webHidden/>
          </w:rPr>
          <w:instrText xml:space="preserve"> PAGEREF _Toc456947038 \h </w:instrText>
        </w:r>
        <w:r w:rsidR="00E60632">
          <w:rPr>
            <w:noProof/>
            <w:webHidden/>
          </w:rPr>
        </w:r>
        <w:r w:rsidR="00E60632">
          <w:rPr>
            <w:noProof/>
            <w:webHidden/>
          </w:rPr>
          <w:fldChar w:fldCharType="separate"/>
        </w:r>
        <w:r w:rsidR="00E60632">
          <w:rPr>
            <w:noProof/>
            <w:webHidden/>
          </w:rPr>
          <w:t>250</w:t>
        </w:r>
        <w:r w:rsidR="00E60632">
          <w:rPr>
            <w:noProof/>
            <w:webHidden/>
          </w:rPr>
          <w:fldChar w:fldCharType="end"/>
        </w:r>
      </w:hyperlink>
    </w:p>
    <w:p w14:paraId="569B558A" w14:textId="77777777" w:rsidR="00E60632" w:rsidRDefault="00C33812">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6947039" w:history="1">
        <w:r w:rsidR="00E60632" w:rsidRPr="00822B54">
          <w:rPr>
            <w:rStyle w:val="Hyperlink"/>
            <w:noProof/>
          </w:rPr>
          <w:t>A.11.</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Conformance class: GeoSciML Lite XML Encoding for GML 3.1</w:t>
        </w:r>
        <w:r w:rsidR="00E60632">
          <w:rPr>
            <w:noProof/>
            <w:webHidden/>
          </w:rPr>
          <w:tab/>
        </w:r>
        <w:r w:rsidR="00E60632">
          <w:rPr>
            <w:noProof/>
            <w:webHidden/>
          </w:rPr>
          <w:fldChar w:fldCharType="begin"/>
        </w:r>
        <w:r w:rsidR="00E60632">
          <w:rPr>
            <w:noProof/>
            <w:webHidden/>
          </w:rPr>
          <w:instrText xml:space="preserve"> PAGEREF _Toc456947039 \h </w:instrText>
        </w:r>
        <w:r w:rsidR="00E60632">
          <w:rPr>
            <w:noProof/>
            <w:webHidden/>
          </w:rPr>
        </w:r>
        <w:r w:rsidR="00E60632">
          <w:rPr>
            <w:noProof/>
            <w:webHidden/>
          </w:rPr>
          <w:fldChar w:fldCharType="separate"/>
        </w:r>
        <w:r w:rsidR="00E60632">
          <w:rPr>
            <w:noProof/>
            <w:webHidden/>
          </w:rPr>
          <w:t>250</w:t>
        </w:r>
        <w:r w:rsidR="00E60632">
          <w:rPr>
            <w:noProof/>
            <w:webHidden/>
          </w:rPr>
          <w:fldChar w:fldCharType="end"/>
        </w:r>
      </w:hyperlink>
    </w:p>
    <w:p w14:paraId="202D6813" w14:textId="77777777" w:rsidR="00E60632" w:rsidRDefault="00C33812">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6947040" w:history="1">
        <w:r w:rsidR="00E60632" w:rsidRPr="00822B54">
          <w:rPr>
            <w:rStyle w:val="Hyperlink"/>
            <w:noProof/>
          </w:rPr>
          <w:t>A.12.</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Conformance class: GeoSciML Basic XML Encoding</w:t>
        </w:r>
        <w:r w:rsidR="00E60632">
          <w:rPr>
            <w:noProof/>
            <w:webHidden/>
          </w:rPr>
          <w:tab/>
        </w:r>
        <w:r w:rsidR="00E60632">
          <w:rPr>
            <w:noProof/>
            <w:webHidden/>
          </w:rPr>
          <w:fldChar w:fldCharType="begin"/>
        </w:r>
        <w:r w:rsidR="00E60632">
          <w:rPr>
            <w:noProof/>
            <w:webHidden/>
          </w:rPr>
          <w:instrText xml:space="preserve"> PAGEREF _Toc456947040 \h </w:instrText>
        </w:r>
        <w:r w:rsidR="00E60632">
          <w:rPr>
            <w:noProof/>
            <w:webHidden/>
          </w:rPr>
        </w:r>
        <w:r w:rsidR="00E60632">
          <w:rPr>
            <w:noProof/>
            <w:webHidden/>
          </w:rPr>
          <w:fldChar w:fldCharType="separate"/>
        </w:r>
        <w:r w:rsidR="00E60632">
          <w:rPr>
            <w:noProof/>
            <w:webHidden/>
          </w:rPr>
          <w:t>252</w:t>
        </w:r>
        <w:r w:rsidR="00E60632">
          <w:rPr>
            <w:noProof/>
            <w:webHidden/>
          </w:rPr>
          <w:fldChar w:fldCharType="end"/>
        </w:r>
      </w:hyperlink>
    </w:p>
    <w:p w14:paraId="08FE6BAF" w14:textId="77777777" w:rsidR="00E60632" w:rsidRDefault="00C33812">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6947041" w:history="1">
        <w:r w:rsidR="00E60632" w:rsidRPr="00822B54">
          <w:rPr>
            <w:rStyle w:val="Hyperlink"/>
            <w:noProof/>
          </w:rPr>
          <w:t>A.13.</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Conformance class: GeoSciML Extension XML Encoding</w:t>
        </w:r>
        <w:r w:rsidR="00E60632">
          <w:rPr>
            <w:noProof/>
            <w:webHidden/>
          </w:rPr>
          <w:tab/>
        </w:r>
        <w:r w:rsidR="00E60632">
          <w:rPr>
            <w:noProof/>
            <w:webHidden/>
          </w:rPr>
          <w:fldChar w:fldCharType="begin"/>
        </w:r>
        <w:r w:rsidR="00E60632">
          <w:rPr>
            <w:noProof/>
            <w:webHidden/>
          </w:rPr>
          <w:instrText xml:space="preserve"> PAGEREF _Toc456947041 \h </w:instrText>
        </w:r>
        <w:r w:rsidR="00E60632">
          <w:rPr>
            <w:noProof/>
            <w:webHidden/>
          </w:rPr>
        </w:r>
        <w:r w:rsidR="00E60632">
          <w:rPr>
            <w:noProof/>
            <w:webHidden/>
          </w:rPr>
          <w:fldChar w:fldCharType="separate"/>
        </w:r>
        <w:r w:rsidR="00E60632">
          <w:rPr>
            <w:noProof/>
            <w:webHidden/>
          </w:rPr>
          <w:t>253</w:t>
        </w:r>
        <w:r w:rsidR="00E60632">
          <w:rPr>
            <w:noProof/>
            <w:webHidden/>
          </w:rPr>
          <w:fldChar w:fldCharType="end"/>
        </w:r>
      </w:hyperlink>
    </w:p>
    <w:p w14:paraId="2375D6B1" w14:textId="77777777" w:rsidR="00E60632" w:rsidRDefault="00C33812">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6947042" w:history="1">
        <w:r w:rsidR="00E60632" w:rsidRPr="00822B54">
          <w:rPr>
            <w:rStyle w:val="Hyperlink"/>
            <w:noProof/>
            <w:lang w:val="en-CA"/>
          </w:rPr>
          <w:t>A.14.</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Conformance class: GeoSciML Geologic Time XML Encoding</w:t>
        </w:r>
        <w:r w:rsidR="00E60632">
          <w:rPr>
            <w:noProof/>
            <w:webHidden/>
          </w:rPr>
          <w:tab/>
        </w:r>
        <w:r w:rsidR="00E60632">
          <w:rPr>
            <w:noProof/>
            <w:webHidden/>
          </w:rPr>
          <w:fldChar w:fldCharType="begin"/>
        </w:r>
        <w:r w:rsidR="00E60632">
          <w:rPr>
            <w:noProof/>
            <w:webHidden/>
          </w:rPr>
          <w:instrText xml:space="preserve"> PAGEREF _Toc456947042 \h </w:instrText>
        </w:r>
        <w:r w:rsidR="00E60632">
          <w:rPr>
            <w:noProof/>
            <w:webHidden/>
          </w:rPr>
        </w:r>
        <w:r w:rsidR="00E60632">
          <w:rPr>
            <w:noProof/>
            <w:webHidden/>
          </w:rPr>
          <w:fldChar w:fldCharType="separate"/>
        </w:r>
        <w:r w:rsidR="00E60632">
          <w:rPr>
            <w:noProof/>
            <w:webHidden/>
          </w:rPr>
          <w:t>254</w:t>
        </w:r>
        <w:r w:rsidR="00E60632">
          <w:rPr>
            <w:noProof/>
            <w:webHidden/>
          </w:rPr>
          <w:fldChar w:fldCharType="end"/>
        </w:r>
      </w:hyperlink>
    </w:p>
    <w:p w14:paraId="7ABA0E07" w14:textId="77777777" w:rsidR="00E60632" w:rsidRDefault="00C33812">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6947043" w:history="1">
        <w:r w:rsidR="00E60632" w:rsidRPr="00822B54">
          <w:rPr>
            <w:rStyle w:val="Hyperlink"/>
            <w:noProof/>
            <w:lang w:val="en-CA"/>
          </w:rPr>
          <w:t>A.15.</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Conformance class: GeoSciML Borehole XML Encoding</w:t>
        </w:r>
        <w:r w:rsidR="00E60632">
          <w:rPr>
            <w:noProof/>
            <w:webHidden/>
          </w:rPr>
          <w:tab/>
        </w:r>
        <w:r w:rsidR="00E60632">
          <w:rPr>
            <w:noProof/>
            <w:webHidden/>
          </w:rPr>
          <w:fldChar w:fldCharType="begin"/>
        </w:r>
        <w:r w:rsidR="00E60632">
          <w:rPr>
            <w:noProof/>
            <w:webHidden/>
          </w:rPr>
          <w:instrText xml:space="preserve"> PAGEREF _Toc456947043 \h </w:instrText>
        </w:r>
        <w:r w:rsidR="00E60632">
          <w:rPr>
            <w:noProof/>
            <w:webHidden/>
          </w:rPr>
        </w:r>
        <w:r w:rsidR="00E60632">
          <w:rPr>
            <w:noProof/>
            <w:webHidden/>
          </w:rPr>
          <w:fldChar w:fldCharType="separate"/>
        </w:r>
        <w:r w:rsidR="00E60632">
          <w:rPr>
            <w:noProof/>
            <w:webHidden/>
          </w:rPr>
          <w:t>255</w:t>
        </w:r>
        <w:r w:rsidR="00E60632">
          <w:rPr>
            <w:noProof/>
            <w:webHidden/>
          </w:rPr>
          <w:fldChar w:fldCharType="end"/>
        </w:r>
      </w:hyperlink>
    </w:p>
    <w:p w14:paraId="4EB9188E" w14:textId="77777777" w:rsidR="00E60632" w:rsidRDefault="00C33812">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6947044" w:history="1">
        <w:r w:rsidR="00E60632" w:rsidRPr="00822B54">
          <w:rPr>
            <w:rStyle w:val="Hyperlink"/>
            <w:noProof/>
            <w:lang w:val="en-CA"/>
          </w:rPr>
          <w:t>A.16.</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Conformance class: GeoSciML Laboratory and Analysis XML Encoding</w:t>
        </w:r>
        <w:r w:rsidR="00E60632">
          <w:rPr>
            <w:noProof/>
            <w:webHidden/>
          </w:rPr>
          <w:tab/>
        </w:r>
        <w:r w:rsidR="00E60632">
          <w:rPr>
            <w:noProof/>
            <w:webHidden/>
          </w:rPr>
          <w:fldChar w:fldCharType="begin"/>
        </w:r>
        <w:r w:rsidR="00E60632">
          <w:rPr>
            <w:noProof/>
            <w:webHidden/>
          </w:rPr>
          <w:instrText xml:space="preserve"> PAGEREF _Toc456947044 \h </w:instrText>
        </w:r>
        <w:r w:rsidR="00E60632">
          <w:rPr>
            <w:noProof/>
            <w:webHidden/>
          </w:rPr>
        </w:r>
        <w:r w:rsidR="00E60632">
          <w:rPr>
            <w:noProof/>
            <w:webHidden/>
          </w:rPr>
          <w:fldChar w:fldCharType="separate"/>
        </w:r>
        <w:r w:rsidR="00E60632">
          <w:rPr>
            <w:noProof/>
            <w:webHidden/>
          </w:rPr>
          <w:t>256</w:t>
        </w:r>
        <w:r w:rsidR="00E60632">
          <w:rPr>
            <w:noProof/>
            <w:webHidden/>
          </w:rPr>
          <w:fldChar w:fldCharType="end"/>
        </w:r>
      </w:hyperlink>
    </w:p>
    <w:p w14:paraId="2DEFDCB9" w14:textId="77777777" w:rsidR="00E60632" w:rsidRDefault="00C33812">
      <w:pPr>
        <w:pStyle w:val="TOC2"/>
        <w:tabs>
          <w:tab w:val="left" w:pos="1540"/>
          <w:tab w:val="right" w:leader="dot" w:pos="8630"/>
        </w:tabs>
        <w:rPr>
          <w:rFonts w:asciiTheme="minorHAnsi" w:eastAsiaTheme="minorEastAsia" w:hAnsiTheme="minorHAnsi" w:cstheme="minorBidi"/>
          <w:noProof/>
          <w:sz w:val="22"/>
          <w:szCs w:val="22"/>
          <w:lang w:val="en-CA" w:eastAsia="en-CA"/>
        </w:rPr>
      </w:pPr>
      <w:hyperlink w:anchor="_Toc456947045" w:history="1">
        <w:r w:rsidR="00E60632" w:rsidRPr="00822B54">
          <w:rPr>
            <w:rStyle w:val="Hyperlink"/>
            <w:noProof/>
            <w:lang w:val="en-CA"/>
          </w:rPr>
          <w:t>Annex B.</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Revision history</w:t>
        </w:r>
        <w:r w:rsidR="00E60632">
          <w:rPr>
            <w:noProof/>
            <w:webHidden/>
          </w:rPr>
          <w:tab/>
        </w:r>
        <w:r w:rsidR="00E60632">
          <w:rPr>
            <w:noProof/>
            <w:webHidden/>
          </w:rPr>
          <w:fldChar w:fldCharType="begin"/>
        </w:r>
        <w:r w:rsidR="00E60632">
          <w:rPr>
            <w:noProof/>
            <w:webHidden/>
          </w:rPr>
          <w:instrText xml:space="preserve"> PAGEREF _Toc456947045 \h </w:instrText>
        </w:r>
        <w:r w:rsidR="00E60632">
          <w:rPr>
            <w:noProof/>
            <w:webHidden/>
          </w:rPr>
        </w:r>
        <w:r w:rsidR="00E60632">
          <w:rPr>
            <w:noProof/>
            <w:webHidden/>
          </w:rPr>
          <w:fldChar w:fldCharType="separate"/>
        </w:r>
        <w:r w:rsidR="00E60632">
          <w:rPr>
            <w:noProof/>
            <w:webHidden/>
          </w:rPr>
          <w:t>257</w:t>
        </w:r>
        <w:r w:rsidR="00E60632">
          <w:rPr>
            <w:noProof/>
            <w:webHidden/>
          </w:rPr>
          <w:fldChar w:fldCharType="end"/>
        </w:r>
      </w:hyperlink>
    </w:p>
    <w:p w14:paraId="65F37694" w14:textId="77777777" w:rsidR="00E60632" w:rsidRDefault="00C33812">
      <w:pPr>
        <w:pStyle w:val="TOC2"/>
        <w:tabs>
          <w:tab w:val="left" w:pos="1540"/>
          <w:tab w:val="right" w:leader="dot" w:pos="8630"/>
        </w:tabs>
        <w:rPr>
          <w:rFonts w:asciiTheme="minorHAnsi" w:eastAsiaTheme="minorEastAsia" w:hAnsiTheme="minorHAnsi" w:cstheme="minorBidi"/>
          <w:noProof/>
          <w:sz w:val="22"/>
          <w:szCs w:val="22"/>
          <w:lang w:val="en-CA" w:eastAsia="en-CA"/>
        </w:rPr>
      </w:pPr>
      <w:hyperlink w:anchor="_Toc456947046" w:history="1">
        <w:r w:rsidR="00E60632" w:rsidRPr="00822B54">
          <w:rPr>
            <w:rStyle w:val="Hyperlink"/>
            <w:noProof/>
            <w:lang w:val="en-CA"/>
          </w:rPr>
          <w:t>Annex C.</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Bibliography</w:t>
        </w:r>
        <w:r w:rsidR="00E60632">
          <w:rPr>
            <w:noProof/>
            <w:webHidden/>
          </w:rPr>
          <w:tab/>
        </w:r>
        <w:r w:rsidR="00E60632">
          <w:rPr>
            <w:noProof/>
            <w:webHidden/>
          </w:rPr>
          <w:fldChar w:fldCharType="begin"/>
        </w:r>
        <w:r w:rsidR="00E60632">
          <w:rPr>
            <w:noProof/>
            <w:webHidden/>
          </w:rPr>
          <w:instrText xml:space="preserve"> PAGEREF _Toc456947046 \h </w:instrText>
        </w:r>
        <w:r w:rsidR="00E60632">
          <w:rPr>
            <w:noProof/>
            <w:webHidden/>
          </w:rPr>
        </w:r>
        <w:r w:rsidR="00E60632">
          <w:rPr>
            <w:noProof/>
            <w:webHidden/>
          </w:rPr>
          <w:fldChar w:fldCharType="separate"/>
        </w:r>
        <w:r w:rsidR="00E60632">
          <w:rPr>
            <w:noProof/>
            <w:webHidden/>
          </w:rPr>
          <w:t>258</w:t>
        </w:r>
        <w:r w:rsidR="00E60632">
          <w:rPr>
            <w:noProof/>
            <w:webHidden/>
          </w:rPr>
          <w:fldChar w:fldCharType="end"/>
        </w:r>
      </w:hyperlink>
    </w:p>
    <w:p w14:paraId="4D6C349B" w14:textId="79685D31" w:rsidR="00F60CB2" w:rsidRPr="00D12552" w:rsidRDefault="00F27D5A">
      <w:pPr>
        <w:rPr>
          <w:lang w:val="en-CA"/>
        </w:rPr>
      </w:pPr>
      <w:r w:rsidRPr="00D12552">
        <w:rPr>
          <w:lang w:val="en-CA"/>
        </w:rPr>
        <w:lastRenderedPageBreak/>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lastRenderedPageBreak/>
        <w:t>Abstract</w:t>
      </w:r>
    </w:p>
    <w:p w14:paraId="6D4E20A1" w14:textId="04E1D245" w:rsidR="008B4BF7" w:rsidRDefault="00F25F3B" w:rsidP="001133B5">
      <w:pPr>
        <w:rPr>
          <w:lang w:val="en-CA"/>
        </w:rPr>
      </w:pPr>
      <w:r>
        <w:rPr>
          <w:lang w:val="en-CA"/>
        </w:rPr>
        <w:t xml:space="preserve">GeoSciML is a model of geological features commonly </w:t>
      </w:r>
      <w:r w:rsidR="008765D9">
        <w:rPr>
          <w:lang w:val="en-CA"/>
        </w:rPr>
        <w:t>described and portrayed in</w:t>
      </w:r>
      <w:r>
        <w:rPr>
          <w:lang w:val="en-CA"/>
        </w:rPr>
        <w:t xml:space="preserve"> </w:t>
      </w:r>
      <w:r w:rsidR="008B4BF7">
        <w:rPr>
          <w:lang w:val="en-CA"/>
        </w:rPr>
        <w:t>geological maps, cross sections, geological reports and databases.</w:t>
      </w:r>
      <w:r>
        <w:rPr>
          <w:lang w:val="en-CA"/>
        </w:rPr>
        <w:t xml:space="preserve">  The model was </w:t>
      </w:r>
      <w:r w:rsidRPr="00F25F3B">
        <w:rPr>
          <w:lang w:val="en-CA"/>
        </w:rPr>
        <w:t>developed by the</w:t>
      </w:r>
      <w:r w:rsidR="008765D9">
        <w:rPr>
          <w:lang w:val="en-CA"/>
        </w:rPr>
        <w:t xml:space="preserve"> IUGS</w:t>
      </w:r>
      <w:r w:rsidRPr="00F25F3B">
        <w:rPr>
          <w:lang w:val="en-CA"/>
        </w:rPr>
        <w:t xml:space="preserve"> CGI (Commission for the Management and Application of Geoscience Information)</w:t>
      </w:r>
      <w:r>
        <w:rPr>
          <w:lang w:val="en-CA"/>
        </w:rPr>
        <w:t xml:space="preserve"> and version 4 is the first version officially submitted as an OGC standard</w:t>
      </w:r>
      <w:r w:rsidR="008B4BF7">
        <w:rPr>
          <w:lang w:val="en-CA"/>
        </w:rPr>
        <w:t>.</w:t>
      </w:r>
      <w:r w:rsidRPr="00F25F3B">
        <w:rPr>
          <w:lang w:val="en-CA"/>
        </w:rPr>
        <w:t xml:space="preserve"> </w:t>
      </w:r>
      <w:r w:rsidR="008B4BF7">
        <w:rPr>
          <w:lang w:val="en-CA"/>
        </w:rPr>
        <w:t xml:space="preserve"> </w:t>
      </w:r>
      <w:r w:rsidR="001133B5" w:rsidRPr="00D12552">
        <w:rPr>
          <w:lang w:val="en-CA"/>
        </w:rPr>
        <w:t xml:space="preserve">This specification describes a </w:t>
      </w:r>
      <w:r w:rsidR="00773E1B">
        <w:rPr>
          <w:lang w:val="en-CA"/>
        </w:rPr>
        <w:t>logical</w:t>
      </w:r>
      <w:r w:rsidR="009E76CF">
        <w:rPr>
          <w:lang w:val="en-CA"/>
        </w:rPr>
        <w:t xml:space="preserve"> </w:t>
      </w:r>
      <w:r w:rsidR="001133B5" w:rsidRPr="00D12552">
        <w:rPr>
          <w:lang w:val="en-CA"/>
        </w:rPr>
        <w:t>model</w:t>
      </w:r>
      <w:r w:rsidR="000E58BB">
        <w:rPr>
          <w:lang w:val="en-CA"/>
        </w:rPr>
        <w:t xml:space="preserve"> </w:t>
      </w:r>
      <w:r w:rsidR="001133B5" w:rsidRPr="00D12552">
        <w:rPr>
          <w:lang w:val="en-CA"/>
        </w:rPr>
        <w:t>and GML/XML encoding rules for the exchange of geological map data</w:t>
      </w:r>
      <w:r w:rsidR="00C822F3">
        <w:rPr>
          <w:lang w:val="en-CA"/>
        </w:rPr>
        <w:t>, geological time scales, borehole</w:t>
      </w:r>
      <w:r w:rsidR="00301315">
        <w:rPr>
          <w:lang w:val="en-CA"/>
        </w:rPr>
        <w:t>s,</w:t>
      </w:r>
      <w:r w:rsidR="00C822F3">
        <w:rPr>
          <w:lang w:val="en-CA"/>
        </w:rPr>
        <w:t xml:space="preserve"> and </w:t>
      </w:r>
      <w:r w:rsidR="00301315">
        <w:rPr>
          <w:lang w:val="en-CA"/>
        </w:rPr>
        <w:t xml:space="preserve">metadata for </w:t>
      </w:r>
      <w:r w:rsidR="00C822F3">
        <w:rPr>
          <w:lang w:val="en-CA"/>
        </w:rPr>
        <w:t>laboratory analys</w:t>
      </w:r>
      <w:r w:rsidR="00301315">
        <w:rPr>
          <w:lang w:val="en-CA"/>
        </w:rPr>
        <w:t>e</w:t>
      </w:r>
      <w:r w:rsidR="00C822F3">
        <w:rPr>
          <w:lang w:val="en-CA"/>
        </w:rPr>
        <w:t>s</w:t>
      </w:r>
      <w:r w:rsidR="001133B5" w:rsidRPr="00D12552">
        <w:rPr>
          <w:lang w:val="en-CA"/>
        </w:rPr>
        <w:t>.</w:t>
      </w:r>
      <w:r w:rsidR="00C822F3">
        <w:rPr>
          <w:lang w:val="en-CA"/>
        </w:rPr>
        <w:t xml:space="preserve">  It provides a </w:t>
      </w:r>
      <w:r w:rsidR="006C01C8" w:rsidRPr="00C00D3F">
        <w:rPr>
          <w:i/>
          <w:lang w:val="en-CA"/>
          <w:rPrChange w:id="2" w:author="Eric Boisvert" w:date="2016-07-11T19:04:00Z">
            <w:rPr>
              <w:lang w:val="en-CA"/>
            </w:rPr>
          </w:rPrChange>
        </w:rPr>
        <w:t>lite</w:t>
      </w:r>
      <w:r w:rsidR="006C01C8">
        <w:rPr>
          <w:lang w:val="en-CA"/>
        </w:rPr>
        <w:t xml:space="preserve"> </w:t>
      </w:r>
      <w:r w:rsidR="00C822F3">
        <w:rPr>
          <w:lang w:val="en-CA"/>
        </w:rPr>
        <w:t>model, used for</w:t>
      </w:r>
      <w:r w:rsidR="009E76CF">
        <w:rPr>
          <w:lang w:val="en-CA"/>
        </w:rPr>
        <w:t xml:space="preserve"> simple map based application</w:t>
      </w:r>
      <w:r w:rsidR="00384CB6">
        <w:rPr>
          <w:lang w:val="en-CA"/>
        </w:rPr>
        <w:t>s</w:t>
      </w:r>
      <w:ins w:id="3" w:author="Eric Boisvert" w:date="2016-07-11T19:04:00Z">
        <w:r w:rsidR="00C00D3F">
          <w:rPr>
            <w:lang w:val="en-CA"/>
          </w:rPr>
          <w:t>,</w:t>
        </w:r>
      </w:ins>
      <w:del w:id="4" w:author="Eric Boisvert" w:date="2016-07-11T19:04:00Z">
        <w:r w:rsidR="00384CB6" w:rsidDel="00C00D3F">
          <w:rPr>
            <w:lang w:val="en-CA"/>
          </w:rPr>
          <w:delText>;</w:delText>
        </w:r>
      </w:del>
      <w:r w:rsidR="009E76CF">
        <w:rPr>
          <w:lang w:val="en-CA"/>
        </w:rPr>
        <w:t xml:space="preserve"> </w:t>
      </w:r>
      <w:r w:rsidR="00C822F3">
        <w:rPr>
          <w:lang w:val="en-CA"/>
        </w:rPr>
        <w:t>a basic model, aligned on INSPIRE, for basic data exchange</w:t>
      </w:r>
      <w:r w:rsidR="00384CB6">
        <w:rPr>
          <w:lang w:val="en-CA"/>
        </w:rPr>
        <w:t>;</w:t>
      </w:r>
      <w:r w:rsidR="00C822F3">
        <w:rPr>
          <w:lang w:val="en-CA"/>
        </w:rPr>
        <w:t xml:space="preserve"> and extended model to address </w:t>
      </w:r>
      <w:r w:rsidR="00D806CC">
        <w:rPr>
          <w:lang w:val="en-CA"/>
        </w:rPr>
        <w:t>more complex scenarios</w:t>
      </w:r>
      <w:r w:rsidR="00C822F3">
        <w:rPr>
          <w:lang w:val="en-CA"/>
        </w:rPr>
        <w:t xml:space="preserve">. </w:t>
      </w:r>
      <w:r w:rsidR="001133B5" w:rsidRPr="00D12552">
        <w:rPr>
          <w:lang w:val="en-CA"/>
        </w:rPr>
        <w:t xml:space="preserve"> </w:t>
      </w:r>
    </w:p>
    <w:p w14:paraId="57BACB76" w14:textId="78B9C4C5" w:rsidR="009E76CF" w:rsidRDefault="009E76CF" w:rsidP="001133B5">
      <w:pPr>
        <w:rPr>
          <w:lang w:val="en-CA"/>
        </w:rPr>
      </w:pPr>
      <w:r>
        <w:rPr>
          <w:lang w:val="en-CA"/>
        </w:rPr>
        <w:t>The speci</w:t>
      </w:r>
      <w:r w:rsidR="008B4BF7">
        <w:rPr>
          <w:lang w:val="en-CA"/>
        </w:rPr>
        <w:t xml:space="preserve">fication also provides patterns, </w:t>
      </w:r>
      <w:r>
        <w:rPr>
          <w:lang w:val="en-CA"/>
        </w:rPr>
        <w:t>profiles</w:t>
      </w:r>
      <w:r w:rsidR="00384CB6">
        <w:rPr>
          <w:lang w:val="en-CA"/>
        </w:rPr>
        <w:t xml:space="preserve"> (</w:t>
      </w:r>
      <w:r w:rsidR="008B4BF7">
        <w:rPr>
          <w:lang w:val="en-CA"/>
        </w:rPr>
        <w:t>most notably of Observations and Measurements</w:t>
      </w:r>
      <w:r w:rsidR="00384CB6">
        <w:rPr>
          <w:lang w:val="en-CA"/>
        </w:rPr>
        <w:t xml:space="preserve"> -</w:t>
      </w:r>
      <w:r w:rsidR="008B4BF7">
        <w:rPr>
          <w:lang w:val="en-CA"/>
        </w:rPr>
        <w:t xml:space="preserve"> ISO19156), and best practices to deal with common geoscience use cases.  </w:t>
      </w:r>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3B5ADEA2" w:rsidR="007F6680" w:rsidRPr="00D12552" w:rsidRDefault="00AE3B9C" w:rsidP="001133B5">
      <w:pPr>
        <w:rPr>
          <w:lang w:val="en-CA"/>
        </w:rPr>
      </w:pPr>
      <w:r w:rsidRPr="00D12552">
        <w:rPr>
          <w:lang w:val="en-CA"/>
        </w:rPr>
        <w:t>O</w:t>
      </w:r>
      <w:r w:rsidR="007F6680" w:rsidRPr="00D12552">
        <w:rPr>
          <w:lang w:val="en-CA"/>
        </w:rPr>
        <w:t>gc</w:t>
      </w:r>
      <w:r>
        <w:rPr>
          <w:lang w:val="en-CA"/>
        </w:rPr>
        <w:t xml:space="preserve"> </w:t>
      </w:r>
      <w:r w:rsidR="007F6680" w:rsidRPr="00D12552">
        <w:rPr>
          <w:lang w:val="en-CA"/>
        </w:rPr>
        <w:t>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r w:rsidR="00384CB6">
        <w:rPr>
          <w:lang w:val="en-CA"/>
        </w:rPr>
        <w:t>, XML</w:t>
      </w:r>
      <w:r w:rsidR="001133B5" w:rsidRPr="00D12552">
        <w:rPr>
          <w:lang w:val="en-CA"/>
        </w:rPr>
        <w:t>.</w:t>
      </w:r>
    </w:p>
    <w:p w14:paraId="748AF568" w14:textId="77777777" w:rsidR="009A7B37" w:rsidRPr="00D12552" w:rsidRDefault="009A7B37">
      <w:pPr>
        <w:pStyle w:val="introelements"/>
        <w:rPr>
          <w:lang w:val="en-CA"/>
        </w:rPr>
      </w:pPr>
      <w:r w:rsidRPr="00D12552">
        <w:rPr>
          <w:lang w:val="en-CA"/>
        </w:rPr>
        <w:t>Preface</w:t>
      </w:r>
      <w:bookmarkEnd w:id="1"/>
    </w:p>
    <w:p w14:paraId="11F596D6" w14:textId="7F0641F0" w:rsidR="001133B5" w:rsidRPr="00D12552" w:rsidRDefault="001133B5" w:rsidP="001133B5">
      <w:pPr>
        <w:rPr>
          <w:lang w:val="en-CA"/>
        </w:rPr>
      </w:pPr>
      <w:r w:rsidRPr="00D12552">
        <w:rPr>
          <w:lang w:val="en-CA"/>
        </w:rPr>
        <w:t xml:space="preserve">The primary goal of this specification is to capture the semantics, schema, and encoding syntax of key elements </w:t>
      </w:r>
      <w:r w:rsidR="002A2EF0">
        <w:rPr>
          <w:lang w:val="en-CA"/>
        </w:rPr>
        <w:t>described and portrayed</w:t>
      </w:r>
      <w:r w:rsidR="002A2EF0" w:rsidRPr="00D12552">
        <w:rPr>
          <w:lang w:val="en-CA"/>
        </w:rPr>
        <w:t xml:space="preserve"> </w:t>
      </w:r>
      <w:r w:rsidR="002A2EF0">
        <w:rPr>
          <w:lang w:val="en-CA"/>
        </w:rPr>
        <w:t>in</w:t>
      </w:r>
      <w:r w:rsidR="002A2EF0" w:rsidRPr="00D12552">
        <w:rPr>
          <w:lang w:val="en-CA"/>
        </w:rPr>
        <w:t xml:space="preserve"> </w:t>
      </w:r>
      <w:r w:rsidRPr="00D12552">
        <w:rPr>
          <w:lang w:val="en-CA"/>
        </w:rPr>
        <w:t>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5" w:name="_Toc165888229"/>
      <w:r w:rsidRPr="00D12552">
        <w:rPr>
          <w:lang w:val="en-CA"/>
        </w:rPr>
        <w:t>Submitting organizations</w:t>
      </w:r>
      <w:bookmarkEnd w:id="5"/>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2F2998D8" w:rsidR="0065022D" w:rsidRPr="00D12552" w:rsidRDefault="0065022D" w:rsidP="00C44904">
      <w:pPr>
        <w:pStyle w:val="ListParagraph"/>
        <w:numPr>
          <w:ilvl w:val="0"/>
          <w:numId w:val="8"/>
        </w:numPr>
        <w:autoSpaceDE w:val="0"/>
        <w:autoSpaceDN w:val="0"/>
        <w:adjustRightInd w:val="0"/>
        <w:spacing w:after="0"/>
        <w:rPr>
          <w:rFonts w:ascii="TimesNewRomanPSMT" w:hAnsi="TimesNewRomanPSMT" w:cs="TimesNewRomanPSMT"/>
          <w:lang w:val="en-CA"/>
        </w:rPr>
      </w:pPr>
      <w:bookmarkStart w:id="6" w:name="_Toc165888230"/>
      <w:r w:rsidRPr="00D12552">
        <w:rPr>
          <w:rFonts w:ascii="TimesNewRomanPSMT" w:hAnsi="TimesNewRomanPSMT" w:cs="TimesNewRomanPSMT"/>
          <w:lang w:val="en-CA"/>
        </w:rPr>
        <w:t>Arizona Geological Survey</w:t>
      </w:r>
      <w:r w:rsidR="002A2EF0">
        <w:rPr>
          <w:rFonts w:ascii="TimesNewRomanPSMT" w:hAnsi="TimesNewRomanPSMT" w:cs="TimesNewRomanPSMT"/>
          <w:lang w:val="en-CA"/>
        </w:rPr>
        <w:t xml:space="preserve"> (AzGS)</w:t>
      </w:r>
      <w:r w:rsidRPr="00D12552">
        <w:rPr>
          <w:rFonts w:ascii="TimesNewRomanPSMT" w:hAnsi="TimesNewRomanPSMT" w:cs="TimesNewRomanPSMT"/>
          <w:lang w:val="en-CA"/>
        </w:rPr>
        <w:t xml:space="preserve">, Arizona, </w:t>
      </w:r>
      <w:r w:rsidR="002A2EF0">
        <w:rPr>
          <w:rFonts w:ascii="TimesNewRomanPSMT" w:hAnsi="TimesNewRomanPSMT" w:cs="TimesNewRomanPSMT"/>
          <w:lang w:val="en-CA"/>
        </w:rPr>
        <w:t>USA</w:t>
      </w:r>
    </w:p>
    <w:p w14:paraId="78EAB357" w14:textId="2128D4B2" w:rsidR="0065022D" w:rsidRPr="00D12552" w:rsidRDefault="0065022D" w:rsidP="00C44904">
      <w:pPr>
        <w:pStyle w:val="ListParagraph"/>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w:t>
      </w:r>
      <w:r w:rsidR="006844F1">
        <w:rPr>
          <w:rFonts w:ascii="TimesNewRomanPSMT" w:hAnsi="TimesNewRomanPSMT" w:cs="TimesNewRomanPSMT"/>
          <w:lang w:val="en-CA"/>
        </w:rPr>
        <w:t>NERC-</w:t>
      </w:r>
      <w:r w:rsidRPr="00D12552">
        <w:rPr>
          <w:rFonts w:ascii="TimesNewRomanPSMT" w:hAnsi="TimesNewRomanPSMT" w:cs="TimesNewRomanPSMT"/>
          <w:lang w:val="en-CA"/>
        </w:rPr>
        <w:t>BGS), UK</w:t>
      </w:r>
    </w:p>
    <w:p w14:paraId="5EEF0A96" w14:textId="77777777" w:rsidR="00A4612F" w:rsidRPr="00792D31" w:rsidRDefault="00A4612F" w:rsidP="00C44904">
      <w:pPr>
        <w:pStyle w:val="ListParagraph"/>
        <w:numPr>
          <w:ilvl w:val="0"/>
          <w:numId w:val="8"/>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t>Bureau de Recherches Géologiques et Minières (BRGM), France</w:t>
      </w:r>
    </w:p>
    <w:p w14:paraId="1376119C" w14:textId="77777777" w:rsidR="00A4612F" w:rsidRDefault="00A4612F" w:rsidP="00C44904">
      <w:pPr>
        <w:pStyle w:val="ListParagraph"/>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2B365916" w14:textId="6B4E6DA3" w:rsidR="005A74B6" w:rsidRPr="00D12552" w:rsidRDefault="005A74B6" w:rsidP="00C44904">
      <w:pPr>
        <w:pStyle w:val="ListParagraph"/>
        <w:numPr>
          <w:ilvl w:val="0"/>
          <w:numId w:val="8"/>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Victoria</w:t>
      </w:r>
      <w:r w:rsidR="00AA18A0">
        <w:rPr>
          <w:rFonts w:ascii="TimesNewRomanPSMT" w:hAnsi="TimesNewRomanPSMT" w:cs="TimesNewRomanPSMT"/>
          <w:lang w:val="en-CA"/>
        </w:rPr>
        <w:t xml:space="preserve"> (GSV)</w:t>
      </w:r>
      <w:r>
        <w:rPr>
          <w:rFonts w:ascii="TimesNewRomanPSMT" w:hAnsi="TimesNewRomanPSMT" w:cs="TimesNewRomanPSMT"/>
          <w:lang w:val="en-CA"/>
        </w:rPr>
        <w:t>, Australia</w:t>
      </w:r>
    </w:p>
    <w:p w14:paraId="338E3D7A" w14:textId="77777777" w:rsidR="0065022D" w:rsidRPr="00D12552" w:rsidRDefault="0065022D" w:rsidP="00C44904">
      <w:pPr>
        <w:pStyle w:val="ListParagraph"/>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lastRenderedPageBreak/>
        <w:t>Geological Survey of Finland (GTK), Finland</w:t>
      </w:r>
    </w:p>
    <w:p w14:paraId="72D946D0" w14:textId="77777777" w:rsidR="00A4612F" w:rsidRDefault="00A4612F" w:rsidP="00C44904">
      <w:pPr>
        <w:pStyle w:val="ListParagraph"/>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C44904">
      <w:pPr>
        <w:pStyle w:val="ListParagraph"/>
        <w:numPr>
          <w:ilvl w:val="0"/>
          <w:numId w:val="8"/>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C44904">
      <w:pPr>
        <w:pStyle w:val="ListParagraph"/>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Default="0065022D" w:rsidP="00C44904">
      <w:pPr>
        <w:pStyle w:val="ListParagraph"/>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3AD0E599" w14:textId="00F9D86A" w:rsidR="00AA18A0" w:rsidRPr="00D12552" w:rsidRDefault="00AA18A0" w:rsidP="00C44904">
      <w:pPr>
        <w:pStyle w:val="ListParagraph"/>
        <w:numPr>
          <w:ilvl w:val="0"/>
          <w:numId w:val="8"/>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Landcare Research, New Zealand</w:t>
      </w:r>
    </w:p>
    <w:p w14:paraId="22275EC5" w14:textId="77777777" w:rsidR="001133B5" w:rsidRPr="00D12552" w:rsidRDefault="00AD3B07" w:rsidP="00C44904">
      <w:pPr>
        <w:pStyle w:val="ListParagraph"/>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C44904">
      <w:pPr>
        <w:pStyle w:val="ListParagraph"/>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6"/>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tbl>
      <w:tblPr>
        <w:tblW w:w="102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3851"/>
        <w:gridCol w:w="4075"/>
      </w:tblGrid>
      <w:tr w:rsidR="00AA18A0" w:rsidRPr="00D12552" w14:paraId="2E27FF08" w14:textId="0610284E" w:rsidTr="00AA18A0">
        <w:trPr>
          <w:jc w:val="center"/>
        </w:trPr>
        <w:tc>
          <w:tcPr>
            <w:tcW w:w="2323" w:type="dxa"/>
          </w:tcPr>
          <w:p w14:paraId="682FE37D" w14:textId="77777777" w:rsidR="00AA18A0" w:rsidRPr="00D12552" w:rsidRDefault="00AA18A0" w:rsidP="00CE0562">
            <w:pPr>
              <w:pStyle w:val="Annex"/>
              <w:rPr>
                <w:lang w:val="en-CA"/>
              </w:rPr>
            </w:pPr>
            <w:r w:rsidRPr="00D12552">
              <w:rPr>
                <w:lang w:val="en-CA"/>
              </w:rPr>
              <w:t>Name</w:t>
            </w:r>
          </w:p>
        </w:tc>
        <w:tc>
          <w:tcPr>
            <w:tcW w:w="3851" w:type="dxa"/>
          </w:tcPr>
          <w:p w14:paraId="10372235" w14:textId="77777777" w:rsidR="00AA18A0" w:rsidRPr="00D12552" w:rsidRDefault="00AA18A0" w:rsidP="00CE0562">
            <w:pPr>
              <w:pStyle w:val="Annex"/>
              <w:rPr>
                <w:lang w:val="en-CA"/>
              </w:rPr>
            </w:pPr>
            <w:r w:rsidRPr="00D12552">
              <w:rPr>
                <w:lang w:val="en-CA"/>
              </w:rPr>
              <w:t>Affiliation</w:t>
            </w:r>
          </w:p>
        </w:tc>
        <w:tc>
          <w:tcPr>
            <w:tcW w:w="4075" w:type="dxa"/>
          </w:tcPr>
          <w:p w14:paraId="34E6E78B" w14:textId="752934D9" w:rsidR="00AA18A0" w:rsidRPr="00D12552" w:rsidRDefault="00AA18A0" w:rsidP="00CE0562">
            <w:pPr>
              <w:pStyle w:val="Annex"/>
              <w:rPr>
                <w:lang w:val="en-CA"/>
              </w:rPr>
            </w:pPr>
            <w:r>
              <w:rPr>
                <w:lang w:val="en-CA"/>
              </w:rPr>
              <w:t>Email</w:t>
            </w:r>
          </w:p>
        </w:tc>
      </w:tr>
      <w:tr w:rsidR="00AA18A0" w:rsidRPr="00D12552" w14:paraId="41498E10" w14:textId="194D839C" w:rsidTr="00AA18A0">
        <w:trPr>
          <w:jc w:val="center"/>
        </w:trPr>
        <w:tc>
          <w:tcPr>
            <w:tcW w:w="2323" w:type="dxa"/>
          </w:tcPr>
          <w:p w14:paraId="4F6F9D16" w14:textId="2E3D11AD" w:rsidR="00AA18A0" w:rsidRPr="00D12552" w:rsidRDefault="00AA18A0" w:rsidP="00CE0562">
            <w:pPr>
              <w:rPr>
                <w:lang w:val="en-CA"/>
              </w:rPr>
            </w:pPr>
            <w:r>
              <w:rPr>
                <w:lang w:val="en-CA"/>
              </w:rPr>
              <w:t>Ollie</w:t>
            </w:r>
            <w:r w:rsidRPr="00D12552">
              <w:rPr>
                <w:lang w:val="en-CA"/>
              </w:rPr>
              <w:t xml:space="preserve"> Raymond</w:t>
            </w:r>
          </w:p>
        </w:tc>
        <w:tc>
          <w:tcPr>
            <w:tcW w:w="3851" w:type="dxa"/>
          </w:tcPr>
          <w:p w14:paraId="07EA4444" w14:textId="77777777" w:rsidR="00AA18A0" w:rsidRPr="00D12552" w:rsidRDefault="00AA18A0" w:rsidP="00CE0562">
            <w:pPr>
              <w:rPr>
                <w:lang w:val="en-CA"/>
              </w:rPr>
            </w:pPr>
            <w:r w:rsidRPr="00D12552">
              <w:rPr>
                <w:lang w:val="en-CA"/>
              </w:rPr>
              <w:t>Geoscience Australia</w:t>
            </w:r>
          </w:p>
        </w:tc>
        <w:tc>
          <w:tcPr>
            <w:tcW w:w="4075" w:type="dxa"/>
          </w:tcPr>
          <w:p w14:paraId="4DBEAF6B" w14:textId="611D471F" w:rsidR="00AA18A0" w:rsidRPr="00D12552" w:rsidRDefault="00C33812" w:rsidP="00CE0562">
            <w:pPr>
              <w:rPr>
                <w:lang w:val="en-CA"/>
              </w:rPr>
            </w:pPr>
            <w:hyperlink r:id="rId11" w:history="1">
              <w:r w:rsidR="00AA18A0" w:rsidRPr="00AA18A0">
                <w:t>oliver.raymond@ga.gov.au</w:t>
              </w:r>
            </w:hyperlink>
          </w:p>
        </w:tc>
      </w:tr>
      <w:tr w:rsidR="00AA18A0" w:rsidRPr="00D12552" w14:paraId="742CD91F" w14:textId="275C7B1B" w:rsidTr="00AA18A0">
        <w:trPr>
          <w:jc w:val="center"/>
        </w:trPr>
        <w:tc>
          <w:tcPr>
            <w:tcW w:w="2323" w:type="dxa"/>
          </w:tcPr>
          <w:p w14:paraId="3DDBDFD8" w14:textId="62362C7D" w:rsidR="00AA18A0" w:rsidRPr="00D12552" w:rsidRDefault="00C446E1" w:rsidP="00CE0562">
            <w:pPr>
              <w:rPr>
                <w:lang w:val="en-CA"/>
              </w:rPr>
            </w:pPr>
            <w:r>
              <w:rPr>
                <w:lang w:val="en-CA"/>
              </w:rPr>
              <w:t>Marcus Sen</w:t>
            </w:r>
          </w:p>
        </w:tc>
        <w:tc>
          <w:tcPr>
            <w:tcW w:w="3851" w:type="dxa"/>
          </w:tcPr>
          <w:p w14:paraId="372727C1" w14:textId="18DF65D1" w:rsidR="00AA18A0" w:rsidRPr="00D12552" w:rsidRDefault="00C446E1" w:rsidP="00CE0562">
            <w:pPr>
              <w:rPr>
                <w:lang w:val="en-CA"/>
              </w:rPr>
            </w:pPr>
            <w:r w:rsidRPr="00D12552">
              <w:rPr>
                <w:rFonts w:ascii="TimesNewRomanPSMT" w:hAnsi="TimesNewRomanPSMT" w:cs="TimesNewRomanPSMT"/>
                <w:lang w:val="en-CA"/>
              </w:rPr>
              <w:t>British Geological Survey</w:t>
            </w:r>
          </w:p>
        </w:tc>
        <w:tc>
          <w:tcPr>
            <w:tcW w:w="4075" w:type="dxa"/>
          </w:tcPr>
          <w:p w14:paraId="21EB8F7B" w14:textId="4D51B773" w:rsidR="00AA18A0" w:rsidRPr="00D12552" w:rsidRDefault="00C446E1" w:rsidP="00C446E1">
            <w:pPr>
              <w:rPr>
                <w:lang w:val="en-CA"/>
              </w:rPr>
            </w:pPr>
            <w:r>
              <w:rPr>
                <w:lang w:val="en-CA"/>
              </w:rPr>
              <w:t>mase</w:t>
            </w:r>
            <w:r w:rsidRPr="00AA18A0">
              <w:rPr>
                <w:lang w:val="en-CA"/>
              </w:rPr>
              <w:t>@</w:t>
            </w:r>
            <w:r>
              <w:rPr>
                <w:lang w:val="en-CA"/>
              </w:rPr>
              <w:t>bgs.</w:t>
            </w:r>
            <w:r w:rsidR="0021254A">
              <w:rPr>
                <w:lang w:val="en-CA"/>
              </w:rPr>
              <w:t>ac.uk</w:t>
            </w:r>
          </w:p>
        </w:tc>
      </w:tr>
      <w:tr w:rsidR="00AA18A0" w:rsidRPr="00D12552" w14:paraId="279CEFF6" w14:textId="64EC1EE6" w:rsidTr="00AA18A0">
        <w:trPr>
          <w:jc w:val="center"/>
        </w:trPr>
        <w:tc>
          <w:tcPr>
            <w:tcW w:w="2323" w:type="dxa"/>
          </w:tcPr>
          <w:p w14:paraId="77927B6F" w14:textId="77777777" w:rsidR="00AA18A0" w:rsidRPr="00D12552" w:rsidRDefault="00AA18A0" w:rsidP="00CE0562">
            <w:pPr>
              <w:rPr>
                <w:lang w:val="en-CA"/>
              </w:rPr>
            </w:pPr>
            <w:r w:rsidRPr="00D12552">
              <w:rPr>
                <w:lang w:val="en-CA"/>
              </w:rPr>
              <w:t>Eric Boisvert</w:t>
            </w:r>
          </w:p>
        </w:tc>
        <w:tc>
          <w:tcPr>
            <w:tcW w:w="3851" w:type="dxa"/>
          </w:tcPr>
          <w:p w14:paraId="49965739" w14:textId="77777777" w:rsidR="00AA18A0" w:rsidRPr="00D12552" w:rsidRDefault="00AA18A0" w:rsidP="00CE0562">
            <w:pPr>
              <w:rPr>
                <w:lang w:val="en-CA"/>
              </w:rPr>
            </w:pPr>
            <w:r w:rsidRPr="00D12552">
              <w:rPr>
                <w:lang w:val="en-CA"/>
              </w:rPr>
              <w:t>Geological Survey of Canada (Natural Resources Canada)</w:t>
            </w:r>
          </w:p>
        </w:tc>
        <w:tc>
          <w:tcPr>
            <w:tcW w:w="4075" w:type="dxa"/>
          </w:tcPr>
          <w:p w14:paraId="516A46C1" w14:textId="5A36E635" w:rsidR="00AA18A0" w:rsidRPr="00D12552" w:rsidRDefault="00AA18A0" w:rsidP="00CE0562">
            <w:pPr>
              <w:rPr>
                <w:lang w:val="en-CA"/>
              </w:rPr>
            </w:pPr>
            <w:r w:rsidRPr="00AA18A0">
              <w:rPr>
                <w:lang w:val="en-CA"/>
              </w:rPr>
              <w:t>eric.boisvert2@canada.ca</w:t>
            </w:r>
          </w:p>
        </w:tc>
      </w:tr>
    </w:tbl>
    <w:p w14:paraId="4AAE8A6E" w14:textId="77777777" w:rsidR="009A7B37" w:rsidRPr="00D12552" w:rsidRDefault="009A7B37">
      <w:pPr>
        <w:pStyle w:val="Heading1"/>
        <w:rPr>
          <w:lang w:val="en-CA"/>
        </w:rPr>
      </w:pPr>
      <w:bookmarkStart w:id="7" w:name="_Toc456946924"/>
      <w:r w:rsidRPr="00D12552">
        <w:rPr>
          <w:lang w:val="en-CA"/>
        </w:rPr>
        <w:t>Scope</w:t>
      </w:r>
      <w:bookmarkEnd w:id="7"/>
    </w:p>
    <w:p w14:paraId="2501848A" w14:textId="52F79D47" w:rsidR="00165E04" w:rsidRPr="00761F44" w:rsidRDefault="00A4612F" w:rsidP="00165E04">
      <w:pPr>
        <w:rPr>
          <w:lang w:val="en-CA"/>
        </w:rPr>
      </w:pPr>
      <w:r w:rsidRPr="00761F44">
        <w:rPr>
          <w:lang w:val="en-CA"/>
        </w:rPr>
        <w:t>GeoSciML (Geoscience Markup Language) covers the domain of geology (earth material</w:t>
      </w:r>
      <w:r w:rsidR="00227147">
        <w:rPr>
          <w:lang w:val="en-CA"/>
        </w:rPr>
        <w:t>s</w:t>
      </w:r>
      <w:r w:rsidRPr="00761F44">
        <w:rPr>
          <w:lang w:val="en-CA"/>
        </w:rPr>
        <w:t>, geological units</w:t>
      </w:r>
      <w:r w:rsidR="00227147">
        <w:rPr>
          <w:lang w:val="en-CA"/>
        </w:rPr>
        <w:t xml:space="preserve"> and stratigraphy</w:t>
      </w:r>
      <w:r w:rsidRPr="00761F44">
        <w:rPr>
          <w:lang w:val="en-CA"/>
        </w:rPr>
        <w:t xml:space="preserve">, </w:t>
      </w:r>
      <w:r w:rsidR="00227147">
        <w:rPr>
          <w:lang w:val="en-CA"/>
        </w:rPr>
        <w:t xml:space="preserve">geological time, </w:t>
      </w:r>
      <w:r w:rsidR="002404CF" w:rsidRPr="00761F44">
        <w:rPr>
          <w:lang w:val="en-CA"/>
        </w:rPr>
        <w:t xml:space="preserve">geological </w:t>
      </w:r>
      <w:r w:rsidRPr="00761F44">
        <w:rPr>
          <w:lang w:val="en-CA"/>
        </w:rPr>
        <w:t>structures</w:t>
      </w:r>
      <w:r w:rsidR="002404CF" w:rsidRPr="00761F44">
        <w:rPr>
          <w:lang w:val="en-CA"/>
        </w:rPr>
        <w:t>, geomorphology</w:t>
      </w:r>
      <w:r w:rsidR="00227147">
        <w:rPr>
          <w:lang w:val="en-CA"/>
        </w:rPr>
        <w:t>, geochemistry</w:t>
      </w:r>
      <w:r w:rsidRPr="00761F44">
        <w:rPr>
          <w:lang w:val="en-CA"/>
        </w:rPr>
        <w:t xml:space="preserve">) and </w:t>
      </w:r>
      <w:r w:rsidR="002404CF" w:rsidRPr="00761F44">
        <w:rPr>
          <w:lang w:val="en-CA"/>
        </w:rPr>
        <w:t xml:space="preserve">sampling </w:t>
      </w:r>
      <w:r w:rsidRPr="00761F44">
        <w:rPr>
          <w:lang w:val="en-CA"/>
        </w:rPr>
        <w:t>features common to the practice of geoscience, such as borehole</w:t>
      </w:r>
      <w:r w:rsidR="003C0FEA">
        <w:rPr>
          <w:lang w:val="en-CA"/>
        </w:rPr>
        <w:t>s</w:t>
      </w:r>
      <w:r w:rsidR="002404CF" w:rsidRPr="00761F44">
        <w:rPr>
          <w:lang w:val="en-CA"/>
        </w:rPr>
        <w:t xml:space="preserve"> and geologic</w:t>
      </w:r>
      <w:r w:rsidR="00227147">
        <w:rPr>
          <w:lang w:val="en-CA"/>
        </w:rPr>
        <w:t>al</w:t>
      </w:r>
      <w:r w:rsidR="002404CF" w:rsidRPr="00761F44">
        <w:rPr>
          <w:lang w:val="en-CA"/>
        </w:rPr>
        <w:t xml:space="preserve"> specimen</w:t>
      </w:r>
      <w:r w:rsidR="003C0FEA">
        <w:rPr>
          <w:lang w:val="en-CA"/>
        </w:rPr>
        <w:t>s</w:t>
      </w:r>
      <w:r w:rsidR="002404CF" w:rsidRPr="00761F44">
        <w:rPr>
          <w:lang w:val="en-CA"/>
        </w:rPr>
        <w:t xml:space="preserve">.  The </w:t>
      </w:r>
      <w:r w:rsidR="00122E1A">
        <w:rPr>
          <w:lang w:val="en-CA"/>
        </w:rPr>
        <w:t>specification</w:t>
      </w:r>
      <w:r w:rsidR="002404CF" w:rsidRPr="00761F44">
        <w:rPr>
          <w:lang w:val="en-CA"/>
        </w:rPr>
        <w:t xml:space="preserve"> also proposes a simplified version of GeoSciML suitable for portrayal</w:t>
      </w:r>
      <w:r w:rsidR="00047986">
        <w:rPr>
          <w:lang w:val="en-CA"/>
        </w:rPr>
        <w:t xml:space="preserve"> of geological features on digital maps</w:t>
      </w:r>
      <w:r w:rsidR="002404CF" w:rsidRPr="00761F44">
        <w:rPr>
          <w:lang w:val="en-CA"/>
        </w:rPr>
        <w:t>.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806CC">
        <w:rPr>
          <w:lang w:val="en-CA"/>
        </w:rPr>
        <w:t>GroundwaterML</w:t>
      </w:r>
      <w:r w:rsidR="00D806CC" w:rsidRPr="00761F44">
        <w:rPr>
          <w:lang w:val="en-CA"/>
        </w:rPr>
        <w:t xml:space="preserve"> </w:t>
      </w:r>
      <w:r w:rsidR="00D12552" w:rsidRPr="00761F44">
        <w:rPr>
          <w:lang w:val="en-CA"/>
        </w:rPr>
        <w:t>for hydrogeology</w:t>
      </w:r>
      <w:r w:rsidR="00D806CC">
        <w:rPr>
          <w:lang w:val="en-CA"/>
        </w:rPr>
        <w:t xml:space="preserve">; OGC 16-032, </w:t>
      </w:r>
      <w:del w:id="8" w:author="Eric Boisvert" w:date="2016-07-11T19:06:00Z">
        <w:r w:rsidR="00D12552" w:rsidRPr="00761F44" w:rsidDel="00C00D3F">
          <w:rPr>
            <w:lang w:val="en-CA"/>
          </w:rPr>
          <w:delText xml:space="preserve"> </w:delText>
        </w:r>
      </w:del>
      <w:r w:rsidR="00D12552" w:rsidRPr="00761F44">
        <w:rPr>
          <w:lang w:val="en-CA"/>
        </w:rPr>
        <w:t xml:space="preserve">and EarthResourceML for economic geology – both </w:t>
      </w:r>
      <w:r w:rsidR="003C0FEA">
        <w:rPr>
          <w:lang w:val="en-CA"/>
        </w:rPr>
        <w:t>developed in concert</w:t>
      </w:r>
      <w:r w:rsidR="00F6046E" w:rsidRPr="00761F44">
        <w:rPr>
          <w:lang w:val="en-CA"/>
        </w:rPr>
        <w:t xml:space="preserve"> with GeoSciML</w:t>
      </w:r>
      <w:r w:rsidR="00D12552" w:rsidRPr="00761F44">
        <w:rPr>
          <w:lang w:val="en-CA"/>
        </w:rPr>
        <w:t>).</w:t>
      </w:r>
    </w:p>
    <w:p w14:paraId="46466F29" w14:textId="77777777" w:rsidR="009A7B37" w:rsidRPr="00D12552" w:rsidRDefault="009A7B37">
      <w:pPr>
        <w:pStyle w:val="Heading1"/>
        <w:rPr>
          <w:lang w:val="en-CA"/>
        </w:rPr>
      </w:pPr>
      <w:bookmarkStart w:id="9" w:name="_Toc456946925"/>
      <w:r w:rsidRPr="00D12552">
        <w:rPr>
          <w:lang w:val="en-CA"/>
        </w:rPr>
        <w:t>Conformance</w:t>
      </w:r>
      <w:bookmarkEnd w:id="9"/>
    </w:p>
    <w:p w14:paraId="1723473F" w14:textId="30AAB0D5"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w:t>
      </w:r>
      <w:r w:rsidR="003C0FEA">
        <w:rPr>
          <w:color w:val="FF0000"/>
          <w:lang w:val="en-CA"/>
        </w:rPr>
        <w:t xml:space="preserve"> </w:t>
      </w:r>
      <w:r w:rsidR="00C6419D">
        <w:rPr>
          <w:color w:val="FF0000"/>
          <w:lang w:val="en-CA"/>
        </w:rPr>
        <w:t xml:space="preserve">which </w:t>
      </w:r>
      <w:r w:rsidR="003C0FEA">
        <w:rPr>
          <w:color w:val="FF0000"/>
          <w:lang w:val="en-CA"/>
        </w:rPr>
        <w:t xml:space="preserve">conform to OGC GML 3.3 encoding rules, itself, an </w:t>
      </w:r>
      <w:r w:rsidR="00122E1A">
        <w:rPr>
          <w:color w:val="FF0000"/>
          <w:lang w:val="en-CA"/>
        </w:rPr>
        <w:t>iteration over</w:t>
      </w:r>
      <w:r w:rsidR="003C0FEA">
        <w:rPr>
          <w:color w:val="FF0000"/>
          <w:lang w:val="en-CA"/>
        </w:rPr>
        <w:t xml:space="preserve"> ISO 19136 (2007). </w:t>
      </w:r>
    </w:p>
    <w:p w14:paraId="3F70FD13" w14:textId="77777777" w:rsidR="009A7B37" w:rsidRPr="00D12552" w:rsidRDefault="00A17543">
      <w:pPr>
        <w:rPr>
          <w:lang w:val="en-CA"/>
        </w:rPr>
      </w:pPr>
      <w:commentRangeStart w:id="10"/>
      <w:r w:rsidRPr="00D12552">
        <w:rPr>
          <w:lang w:val="en-CA"/>
        </w:rPr>
        <w:t>Requirements for two</w:t>
      </w:r>
      <w:r w:rsidR="009A7B37" w:rsidRPr="00D12552">
        <w:rPr>
          <w:lang w:val="en-CA"/>
        </w:rPr>
        <w:t xml:space="preserve"> standardization target types are considered:</w:t>
      </w:r>
      <w:commentRangeEnd w:id="10"/>
      <w:r w:rsidR="00A14FB0">
        <w:rPr>
          <w:rStyle w:val="CommentReference"/>
        </w:rPr>
        <w:commentReference w:id="10"/>
      </w:r>
    </w:p>
    <w:p w14:paraId="6CA99CCA" w14:textId="40D13EE2" w:rsidR="009A7B37" w:rsidRPr="00D12552" w:rsidRDefault="008B5A54">
      <w:pPr>
        <w:pStyle w:val="List2OGCbullets"/>
        <w:rPr>
          <w:color w:val="FF0000"/>
          <w:lang w:val="en-CA"/>
        </w:rPr>
      </w:pPr>
      <w:r>
        <w:rPr>
          <w:color w:val="FF0000"/>
          <w:lang w:val="en-CA"/>
        </w:rPr>
        <w:t xml:space="preserve">Encoding </w:t>
      </w:r>
    </w:p>
    <w:p w14:paraId="41F0D7E3" w14:textId="50988F4E" w:rsidR="009A7B37" w:rsidRPr="00D12552" w:rsidRDefault="00A17543">
      <w:pPr>
        <w:pStyle w:val="List2OGCbullets"/>
        <w:rPr>
          <w:color w:val="FF0000"/>
          <w:lang w:val="en-CA"/>
        </w:rPr>
      </w:pPr>
      <w:r w:rsidRPr="00D12552">
        <w:rPr>
          <w:color w:val="FF0000"/>
          <w:lang w:val="en-CA"/>
        </w:rPr>
        <w:lastRenderedPageBreak/>
        <w:t>Data instance</w:t>
      </w:r>
      <w:r w:rsidR="007C5519">
        <w:rPr>
          <w:color w:val="FF0000"/>
          <w:lang w:val="en-CA"/>
        </w:rPr>
        <w:t>.</w:t>
      </w:r>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8571A2">
        <w:rPr>
          <w:snapToGrid w:val="0"/>
          <w:color w:val="000000"/>
          <w:vertAlign w:val="superscript"/>
          <w:lang w:val="en-CA"/>
        </w:rPr>
        <w:footnoteReference w:id="1"/>
      </w:r>
      <w:r w:rsidRPr="00D12552">
        <w:rPr>
          <w:snapToGrid w:val="0"/>
          <w:color w:val="000000"/>
          <w:lang w:val="en-CA"/>
        </w:rPr>
        <w:t>.</w:t>
      </w:r>
    </w:p>
    <w:p w14:paraId="23C8FFD6" w14:textId="0BCA21A2"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Heading1"/>
        <w:rPr>
          <w:lang w:val="en-CA"/>
        </w:rPr>
      </w:pPr>
      <w:bookmarkStart w:id="11" w:name="_Toc456946926"/>
      <w:r w:rsidRPr="00D12552">
        <w:rPr>
          <w:lang w:val="en-CA"/>
        </w:rPr>
        <w:t>References</w:t>
      </w:r>
      <w:bookmarkEnd w:id="11"/>
    </w:p>
    <w:p w14:paraId="5F8CE84A" w14:textId="4F5BDD1C" w:rsidR="00FA3D28" w:rsidRPr="00D12552" w:rsidRDefault="00FA3D28" w:rsidP="00FA3D28">
      <w:pPr>
        <w:rPr>
          <w:lang w:val="en-CA"/>
        </w:rPr>
      </w:pPr>
      <w:r w:rsidRPr="00D12552">
        <w:rPr>
          <w:lang w:val="en-CA"/>
        </w:rPr>
        <w:t>The following normative documents are referenced in the text or provide significant context for the development of GeoSciML 4.</w:t>
      </w:r>
      <w:r w:rsidR="004832DE">
        <w:rPr>
          <w:lang w:val="en-CA"/>
        </w:rPr>
        <w:t>1</w:t>
      </w:r>
      <w:r w:rsidRPr="00D12552">
        <w:rPr>
          <w:lang w:val="en-CA"/>
        </w:rPr>
        <w:t>.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C44904">
      <w:pPr>
        <w:pStyle w:val="ListParagraph"/>
        <w:numPr>
          <w:ilvl w:val="0"/>
          <w:numId w:val="9"/>
        </w:numPr>
        <w:spacing w:after="0" w:line="276" w:lineRule="auto"/>
        <w:rPr>
          <w:lang w:val="en-CA"/>
        </w:rPr>
      </w:pPr>
      <w:r w:rsidRPr="00BD7B2A">
        <w:rPr>
          <w:lang w:val="en-CA"/>
        </w:rPr>
        <w:t>OGC 06-121r9, OGC® Web Services Common Standard</w:t>
      </w:r>
    </w:p>
    <w:p w14:paraId="25146681" w14:textId="77777777" w:rsidR="00FA3D28" w:rsidRDefault="00FA3D28" w:rsidP="00C44904">
      <w:pPr>
        <w:pStyle w:val="ListParagraph"/>
        <w:numPr>
          <w:ilvl w:val="0"/>
          <w:numId w:val="9"/>
        </w:numPr>
        <w:spacing w:after="0" w:line="276" w:lineRule="auto"/>
        <w:rPr>
          <w:lang w:val="en-CA"/>
        </w:rPr>
      </w:pPr>
      <w:r w:rsidRPr="00BD7B2A">
        <w:rPr>
          <w:lang w:val="en-CA"/>
        </w:rPr>
        <w:t>ISO 19103:2005 – Conceptual Schema Language</w:t>
      </w:r>
    </w:p>
    <w:p w14:paraId="34E5371D" w14:textId="790A0C73" w:rsidR="007F26AE" w:rsidRDefault="007F26AE" w:rsidP="00C44904">
      <w:pPr>
        <w:pStyle w:val="ListParagraph"/>
        <w:numPr>
          <w:ilvl w:val="0"/>
          <w:numId w:val="9"/>
        </w:numPr>
        <w:spacing w:after="0" w:line="276" w:lineRule="auto"/>
        <w:rPr>
          <w:lang w:val="en-CA"/>
        </w:rPr>
      </w:pPr>
      <w:r w:rsidRPr="007F26AE">
        <w:rPr>
          <w:lang w:val="en-CA"/>
        </w:rPr>
        <w:t xml:space="preserve">ISO 19107:2003 </w:t>
      </w:r>
      <w:r>
        <w:rPr>
          <w:lang w:val="en-CA"/>
        </w:rPr>
        <w:t xml:space="preserve">- </w:t>
      </w:r>
      <w:r w:rsidRPr="007F26AE">
        <w:rPr>
          <w:lang w:val="en-CA"/>
        </w:rPr>
        <w:t>Spatial Schema</w:t>
      </w:r>
    </w:p>
    <w:p w14:paraId="37ACA2C0" w14:textId="118C9DD4" w:rsidR="007F26AE" w:rsidRPr="00BD7B2A" w:rsidRDefault="007F26AE" w:rsidP="00C44904">
      <w:pPr>
        <w:pStyle w:val="ListParagraph"/>
        <w:numPr>
          <w:ilvl w:val="0"/>
          <w:numId w:val="9"/>
        </w:numPr>
        <w:spacing w:after="0" w:line="276" w:lineRule="auto"/>
        <w:rPr>
          <w:lang w:val="en-CA"/>
        </w:rPr>
      </w:pPr>
      <w:r>
        <w:rPr>
          <w:lang w:val="en-CA"/>
        </w:rPr>
        <w:t>ISO 19108:2006 - Temporal Schema</w:t>
      </w:r>
    </w:p>
    <w:p w14:paraId="1AAD1631" w14:textId="77777777" w:rsidR="00FA3D28" w:rsidRPr="00BD7B2A" w:rsidRDefault="00FA3D28" w:rsidP="00C44904">
      <w:pPr>
        <w:pStyle w:val="ListParagraph"/>
        <w:numPr>
          <w:ilvl w:val="0"/>
          <w:numId w:val="9"/>
        </w:numPr>
        <w:spacing w:after="0" w:line="276" w:lineRule="auto"/>
        <w:rPr>
          <w:lang w:val="en-CA"/>
        </w:rPr>
      </w:pPr>
      <w:r w:rsidRPr="00BD7B2A">
        <w:rPr>
          <w:lang w:val="en-CA"/>
        </w:rPr>
        <w:t>ISO 8601- Data elements and interchange formats – Information interchange – Representation of dates and times</w:t>
      </w:r>
    </w:p>
    <w:p w14:paraId="7D391988" w14:textId="77777777" w:rsidR="00FA3D28" w:rsidRPr="00BD7B2A" w:rsidRDefault="00FA3D28" w:rsidP="00C44904">
      <w:pPr>
        <w:pStyle w:val="ListParagraph"/>
        <w:numPr>
          <w:ilvl w:val="0"/>
          <w:numId w:val="9"/>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C44904">
      <w:pPr>
        <w:pStyle w:val="ListParagraph"/>
        <w:numPr>
          <w:ilvl w:val="0"/>
          <w:numId w:val="9"/>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1CC1BDDC" w14:textId="77777777" w:rsidR="00FA3D28" w:rsidRPr="00BD7B2A" w:rsidRDefault="00FA3D28" w:rsidP="00C44904">
      <w:pPr>
        <w:pStyle w:val="ListParagraph"/>
        <w:numPr>
          <w:ilvl w:val="0"/>
          <w:numId w:val="9"/>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C44904">
      <w:pPr>
        <w:pStyle w:val="ListParagraph"/>
        <w:numPr>
          <w:ilvl w:val="0"/>
          <w:numId w:val="9"/>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C44904">
      <w:pPr>
        <w:pStyle w:val="ListParagraph"/>
        <w:numPr>
          <w:ilvl w:val="0"/>
          <w:numId w:val="9"/>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C44904">
      <w:pPr>
        <w:pStyle w:val="ListParagraph"/>
        <w:numPr>
          <w:ilvl w:val="0"/>
          <w:numId w:val="9"/>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C44904">
      <w:pPr>
        <w:pStyle w:val="ListParagraph"/>
        <w:numPr>
          <w:ilvl w:val="0"/>
          <w:numId w:val="9"/>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C44904">
      <w:pPr>
        <w:pStyle w:val="ListParagraph"/>
        <w:numPr>
          <w:ilvl w:val="0"/>
          <w:numId w:val="9"/>
        </w:numPr>
        <w:spacing w:after="0" w:line="276" w:lineRule="auto"/>
        <w:rPr>
          <w:lang w:val="en-CA"/>
        </w:rPr>
      </w:pPr>
      <w:r w:rsidRPr="00BD7B2A">
        <w:rPr>
          <w:lang w:val="en-CA"/>
        </w:rPr>
        <w:lastRenderedPageBreak/>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C44904">
      <w:pPr>
        <w:pStyle w:val="ListParagraph"/>
        <w:numPr>
          <w:ilvl w:val="0"/>
          <w:numId w:val="9"/>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3" w:history="1">
        <w:r w:rsidR="00BD7B2A" w:rsidRPr="00F347A5">
          <w:rPr>
            <w:rStyle w:val="Hyperlink"/>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C44904">
      <w:pPr>
        <w:pStyle w:val="ListParagraph"/>
        <w:numPr>
          <w:ilvl w:val="0"/>
          <w:numId w:val="9"/>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28EBCA12" w:rsidR="00FA3D28" w:rsidRPr="00BD7B2A" w:rsidRDefault="00FA3D28" w:rsidP="00C44904">
      <w:pPr>
        <w:pStyle w:val="ListParagraph"/>
        <w:numPr>
          <w:ilvl w:val="0"/>
          <w:numId w:val="9"/>
        </w:numPr>
        <w:spacing w:after="0" w:line="276" w:lineRule="auto"/>
        <w:rPr>
          <w:lang w:val="en-CA"/>
        </w:rPr>
      </w:pPr>
      <w:r w:rsidRPr="00BD7B2A">
        <w:rPr>
          <w:lang w:val="en-CA"/>
        </w:rPr>
        <w:t xml:space="preserve">Unified Code for Units of Measure (UCUM) – Version </w:t>
      </w:r>
      <w:r w:rsidR="007F26AE">
        <w:rPr>
          <w:lang w:val="en-CA"/>
        </w:rPr>
        <w:t>2.0.1</w:t>
      </w:r>
      <w:r w:rsidRPr="00BD7B2A">
        <w:rPr>
          <w:lang w:val="en-CA"/>
        </w:rPr>
        <w:t xml:space="preserve">, </w:t>
      </w:r>
      <w:r w:rsidR="007F26AE">
        <w:rPr>
          <w:lang w:val="en-CA"/>
        </w:rPr>
        <w:t xml:space="preserve">2014, </w:t>
      </w:r>
      <w:r w:rsidR="007F26AE" w:rsidRPr="007F26AE">
        <w:rPr>
          <w:lang w:val="en-CA"/>
        </w:rPr>
        <w:t>http://unitsofmeasure.org/ucum.html</w:t>
      </w:r>
    </w:p>
    <w:p w14:paraId="7E68DCA2" w14:textId="77777777" w:rsidR="00FA3D28" w:rsidRPr="00BD7B2A" w:rsidRDefault="00FA3D28" w:rsidP="00C44904">
      <w:pPr>
        <w:pStyle w:val="ListParagraph"/>
        <w:numPr>
          <w:ilvl w:val="0"/>
          <w:numId w:val="9"/>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C44904">
      <w:pPr>
        <w:pStyle w:val="ListParagraph"/>
        <w:numPr>
          <w:ilvl w:val="0"/>
          <w:numId w:val="9"/>
        </w:numPr>
        <w:spacing w:after="0" w:line="276" w:lineRule="auto"/>
        <w:rPr>
          <w:lang w:val="en-CA"/>
        </w:rPr>
      </w:pPr>
      <w:r w:rsidRPr="00BD7B2A">
        <w:rPr>
          <w:lang w:val="en-CA"/>
        </w:rPr>
        <w:t>Extensible Markup Language (XML) – Version 1.0 (Fourth Edition), August 2006</w:t>
      </w:r>
    </w:p>
    <w:p w14:paraId="502F0309" w14:textId="77777777" w:rsidR="00FA3D28" w:rsidRDefault="00FA3D28" w:rsidP="00C44904">
      <w:pPr>
        <w:pStyle w:val="ListParagraph"/>
        <w:numPr>
          <w:ilvl w:val="0"/>
          <w:numId w:val="9"/>
        </w:numPr>
        <w:spacing w:after="0" w:line="276" w:lineRule="auto"/>
        <w:rPr>
          <w:lang w:val="en-CA"/>
        </w:rPr>
      </w:pPr>
      <w:r w:rsidRPr="00BD7B2A">
        <w:rPr>
          <w:lang w:val="en-CA"/>
        </w:rPr>
        <w:t xml:space="preserve">XML Schema – Version 1.0 (Second Edition), October 2004 </w:t>
      </w:r>
    </w:p>
    <w:p w14:paraId="08A18E36" w14:textId="5190FB9C" w:rsidR="00A173A4" w:rsidRDefault="00A173A4" w:rsidP="00C44904">
      <w:pPr>
        <w:pStyle w:val="ListParagraph"/>
        <w:numPr>
          <w:ilvl w:val="0"/>
          <w:numId w:val="9"/>
        </w:numPr>
        <w:spacing w:after="0" w:line="276" w:lineRule="auto"/>
        <w:rPr>
          <w:lang w:val="en-CA"/>
        </w:rPr>
      </w:pPr>
      <w:r w:rsidRPr="00A173A4">
        <w:rPr>
          <w:lang w:val="en-CA"/>
        </w:rPr>
        <w:t>INSPIRE Data Specification for the spatial data theme Geology</w:t>
      </w:r>
      <w:r>
        <w:rPr>
          <w:lang w:val="en-CA"/>
        </w:rPr>
        <w:t xml:space="preserve"> Version 3.0</w:t>
      </w:r>
    </w:p>
    <w:p w14:paraId="3B8AB7BA" w14:textId="3174E20C" w:rsidR="003D7505" w:rsidRPr="00BD7B2A" w:rsidRDefault="003D7505" w:rsidP="00C44904">
      <w:pPr>
        <w:pStyle w:val="ListParagraph"/>
        <w:numPr>
          <w:ilvl w:val="0"/>
          <w:numId w:val="9"/>
        </w:numPr>
        <w:spacing w:after="0" w:line="276" w:lineRule="auto"/>
        <w:rPr>
          <w:lang w:val="en-CA"/>
        </w:rPr>
      </w:pPr>
      <w:r>
        <w:rPr>
          <w:lang w:val="en-CA"/>
        </w:rPr>
        <w:t xml:space="preserve">North American Data Model , </w:t>
      </w:r>
      <w:r w:rsidR="00A55052">
        <w:rPr>
          <w:lang w:val="en-CA"/>
        </w:rPr>
        <w:t>especially</w:t>
      </w:r>
      <w:r>
        <w:rPr>
          <w:lang w:val="en-CA"/>
        </w:rPr>
        <w:t xml:space="preserve"> </w:t>
      </w:r>
      <w:r w:rsidR="00D806CC">
        <w:rPr>
          <w:lang w:val="en-CA"/>
        </w:rPr>
        <w:t>the conceptual model (</w:t>
      </w:r>
      <w:r w:rsidR="00D806CC" w:rsidRPr="00D806CC">
        <w:rPr>
          <w:lang w:val="en-CA"/>
        </w:rPr>
        <w:t>http://pubs.usgs.gov/of/2004/1334</w:t>
      </w:r>
      <w:r w:rsidR="00D806CC">
        <w:rPr>
          <w:lang w:val="en-CA"/>
        </w:rPr>
        <w:t xml:space="preserve">) and </w:t>
      </w:r>
      <w:r>
        <w:rPr>
          <w:lang w:val="en-CA"/>
        </w:rPr>
        <w:t>the science language products (</w:t>
      </w:r>
      <w:r w:rsidRPr="003D7505">
        <w:rPr>
          <w:lang w:val="en-CA"/>
        </w:rPr>
        <w:t>http://ngmdb.usgs.gov/www-nadm/sltt/products.html</w:t>
      </w:r>
      <w:r>
        <w:rPr>
          <w:lang w:val="en-CA"/>
        </w:rPr>
        <w:t>)</w:t>
      </w:r>
    </w:p>
    <w:p w14:paraId="36944A09" w14:textId="77777777" w:rsidR="009A7B37" w:rsidRPr="00D12552" w:rsidRDefault="009A7B37">
      <w:pPr>
        <w:pStyle w:val="Heading1"/>
        <w:rPr>
          <w:lang w:val="en-CA"/>
        </w:rPr>
      </w:pPr>
      <w:bookmarkStart w:id="12" w:name="_Toc456946927"/>
      <w:r w:rsidRPr="00D12552">
        <w:rPr>
          <w:lang w:val="en-CA"/>
        </w:rPr>
        <w:t>Terms and Definitions</w:t>
      </w:r>
      <w:bookmarkEnd w:id="12"/>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ISO/IEC Directives, Part 2, Rules for the structure and drafting of 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1A0E4A28" w14:textId="77777777" w:rsidR="00651FD5" w:rsidRPr="001C3AE8" w:rsidRDefault="00D27E3C" w:rsidP="00D27E3C">
      <w:pPr>
        <w:pStyle w:val="Heading2"/>
      </w:pPr>
      <w:bookmarkStart w:id="13" w:name="_Toc456946928"/>
      <w:bookmarkStart w:id="14" w:name="_Toc428885175"/>
      <w:bookmarkStart w:id="15" w:name="Glossary_Feature"/>
      <w:r>
        <w:rPr>
          <w:lang w:val="en-CA"/>
        </w:rPr>
        <w:t>classifier</w:t>
      </w:r>
      <w:bookmarkEnd w:id="13"/>
      <w:r w:rsidRPr="00D27E3C">
        <w:rPr>
          <w:lang w:val="en-CA"/>
        </w:rPr>
        <w:br/>
      </w:r>
    </w:p>
    <w:p w14:paraId="454A5AC3" w14:textId="313FAED5" w:rsidR="00D27E3C" w:rsidRPr="001C3AE8" w:rsidRDefault="00D27E3C" w:rsidP="00C9768E">
      <w:r w:rsidRPr="00651FD5">
        <w:t xml:space="preserve">A classifier is an abstract UML metaclass which describes (classifies) </w:t>
      </w:r>
      <w:r w:rsidR="007F26AE">
        <w:t xml:space="preserve">a </w:t>
      </w:r>
      <w:r w:rsidRPr="00651FD5">
        <w:t xml:space="preserve">set of instances having common features (not to </w:t>
      </w:r>
      <w:r w:rsidR="007F26AE">
        <w:t xml:space="preserve">be </w:t>
      </w:r>
      <w:r w:rsidRPr="00651FD5">
        <w:t>confuse</w:t>
      </w:r>
      <w:r w:rsidR="007F26AE">
        <w:t>d</w:t>
      </w:r>
      <w:r w:rsidRPr="00651FD5">
        <w:t xml:space="preserve"> with </w:t>
      </w:r>
      <w:r w:rsidR="007F26AE">
        <w:t>the “</w:t>
      </w:r>
      <w:r w:rsidRPr="00651FD5">
        <w:t>Feature</w:t>
      </w:r>
      <w:r w:rsidR="007F26AE">
        <w:t>”</w:t>
      </w:r>
      <w:r w:rsidRPr="00651FD5">
        <w:t xml:space="preserve"> stereotype from </w:t>
      </w:r>
      <w:r w:rsidR="007F26AE">
        <w:t xml:space="preserve">the </w:t>
      </w:r>
      <w:r w:rsidRPr="00651FD5">
        <w:t>OGC Feature Model). A feature declares a structural or behavioral characteristic of instances of classifiers. (http://www.uml-diagrams.org/classifier.html).  Classes, Interfaces, Association, Types are kinds of classifiers.</w:t>
      </w:r>
    </w:p>
    <w:p w14:paraId="51FC44D3" w14:textId="77777777" w:rsidR="00FA3D28" w:rsidRPr="00D12552" w:rsidRDefault="00FA3D28" w:rsidP="00FA3D28">
      <w:pPr>
        <w:pStyle w:val="Heading2"/>
        <w:rPr>
          <w:lang w:val="en-CA"/>
        </w:rPr>
      </w:pPr>
      <w:bookmarkStart w:id="16" w:name="_Toc448329382"/>
      <w:bookmarkStart w:id="17" w:name="_Toc448329530"/>
      <w:bookmarkStart w:id="18" w:name="_Toc448329916"/>
      <w:bookmarkStart w:id="19" w:name="_Toc448329383"/>
      <w:bookmarkStart w:id="20" w:name="_Toc448329531"/>
      <w:bookmarkStart w:id="21" w:name="_Toc448329917"/>
      <w:bookmarkStart w:id="22" w:name="_Toc448329384"/>
      <w:bookmarkStart w:id="23" w:name="_Toc448329532"/>
      <w:bookmarkStart w:id="24" w:name="_Toc448329918"/>
      <w:bookmarkStart w:id="25" w:name="_Toc428885176"/>
      <w:bookmarkStart w:id="26" w:name="_Toc456946929"/>
      <w:bookmarkEnd w:id="14"/>
      <w:bookmarkEnd w:id="16"/>
      <w:bookmarkEnd w:id="17"/>
      <w:bookmarkEnd w:id="18"/>
      <w:bookmarkEnd w:id="19"/>
      <w:bookmarkEnd w:id="20"/>
      <w:bookmarkEnd w:id="21"/>
      <w:bookmarkEnd w:id="22"/>
      <w:bookmarkEnd w:id="23"/>
      <w:bookmarkEnd w:id="24"/>
      <w:r w:rsidRPr="00D12552">
        <w:rPr>
          <w:lang w:val="en-CA"/>
        </w:rPr>
        <w:t>domain feature</w:t>
      </w:r>
      <w:bookmarkEnd w:id="25"/>
      <w:bookmarkEnd w:id="26"/>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lastRenderedPageBreak/>
        <w:t>[ISO 19156, definition 4.4]</w:t>
      </w:r>
    </w:p>
    <w:p w14:paraId="5F3AEB63" w14:textId="77777777" w:rsidR="00FA3D28" w:rsidRPr="00D12552" w:rsidRDefault="00FA3D28" w:rsidP="00FA3D28">
      <w:pPr>
        <w:pStyle w:val="Heading2"/>
        <w:rPr>
          <w:lang w:val="en-CA"/>
        </w:rPr>
      </w:pPr>
      <w:bookmarkStart w:id="27" w:name="_Toc428885177"/>
      <w:bookmarkStart w:id="28" w:name="_Toc456946930"/>
      <w:r w:rsidRPr="00D12552">
        <w:rPr>
          <w:lang w:val="en-CA"/>
        </w:rPr>
        <w:t>element &lt;XML&gt;</w:t>
      </w:r>
      <w:bookmarkEnd w:id="27"/>
      <w:bookmarkEnd w:id="28"/>
      <w:r w:rsidRPr="00D12552">
        <w:rPr>
          <w:lang w:val="en-CA"/>
        </w:rPr>
        <w:t xml:space="preserve"> </w:t>
      </w:r>
    </w:p>
    <w:p w14:paraId="72652BF3" w14:textId="77777777" w:rsidR="00FA3D28" w:rsidRPr="00D12552" w:rsidRDefault="00FA3D28" w:rsidP="00FA3D28">
      <w:pPr>
        <w:rPr>
          <w:lang w:val="en-CA"/>
        </w:rPr>
      </w:pPr>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Heading2"/>
        <w:rPr>
          <w:lang w:val="en-CA"/>
        </w:rPr>
      </w:pPr>
      <w:bookmarkStart w:id="29" w:name="_Toc428885178"/>
      <w:bookmarkStart w:id="30" w:name="_Toc456946931"/>
      <w:r w:rsidRPr="00D12552">
        <w:rPr>
          <w:lang w:val="en-CA"/>
        </w:rPr>
        <w:t>feature</w:t>
      </w:r>
      <w:bookmarkEnd w:id="29"/>
      <w:bookmarkEnd w:id="30"/>
    </w:p>
    <w:p w14:paraId="3F37F34F" w14:textId="77777777" w:rsidR="00FA3D28" w:rsidRPr="00D12552" w:rsidRDefault="00FA3D28" w:rsidP="00FA3D28">
      <w:pPr>
        <w:rPr>
          <w:bCs/>
          <w:lang w:val="en-CA"/>
        </w:rPr>
      </w:pPr>
      <w:r w:rsidRPr="00D12552">
        <w:rPr>
          <w:bCs/>
          <w:lang w:val="en-CA"/>
        </w:rPr>
        <w:t xml:space="preserve">Abstraction of a real-world </w:t>
      </w:r>
      <w:r w:rsidR="00F6046E" w:rsidRPr="00D12552">
        <w:rPr>
          <w:bCs/>
          <w:lang w:val="en-CA"/>
        </w:rPr>
        <w:t>phenomenon</w:t>
      </w:r>
      <w:r w:rsidRPr="00D12552">
        <w:rPr>
          <w:bCs/>
          <w:lang w:val="en-CA"/>
        </w:rPr>
        <w:t>.</w:t>
      </w:r>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670D2F" w:rsidRDefault="00FA3D28" w:rsidP="001C3AE8">
      <w:pPr>
        <w:pStyle w:val="Heading2"/>
        <w:rPr>
          <w:lang w:val="en-CA"/>
        </w:rPr>
      </w:pPr>
      <w:bookmarkStart w:id="31" w:name="_Toc428885179"/>
      <w:bookmarkStart w:id="32" w:name="_Toc456946932"/>
      <w:r w:rsidRPr="001C3AE8">
        <w:rPr>
          <w:lang w:val="en-CA"/>
        </w:rPr>
        <w:t>GML application schema</w:t>
      </w:r>
      <w:bookmarkEnd w:id="31"/>
      <w:bookmarkEnd w:id="32"/>
      <w:r w:rsidRPr="00670D2F">
        <w:rPr>
          <w:lang w:val="en-CA"/>
        </w:rPr>
        <w:t xml:space="preserve"> </w:t>
      </w:r>
    </w:p>
    <w:p w14:paraId="2803FC4D" w14:textId="12AEBFF5" w:rsidR="00FA3D28" w:rsidRPr="00D12552" w:rsidRDefault="00FA3D28" w:rsidP="00FA3D28">
      <w:pPr>
        <w:rPr>
          <w:lang w:val="en-CA"/>
        </w:rPr>
      </w:pPr>
      <w:r w:rsidRPr="00D12552">
        <w:rPr>
          <w:lang w:val="en-CA"/>
        </w:rPr>
        <w:t xml:space="preserve">Application schema written in XML Schema in accordance with the rules specified in </w:t>
      </w:r>
      <w:r w:rsidR="00370D0D">
        <w:rPr>
          <w:lang w:val="en-CA"/>
        </w:rPr>
        <w:t>OGC GML 3.3</w:t>
      </w:r>
    </w:p>
    <w:p w14:paraId="3BF2D37D" w14:textId="77777777" w:rsidR="00FA3D28" w:rsidRPr="00D12552" w:rsidRDefault="00FA3D28" w:rsidP="00FA3D28">
      <w:pPr>
        <w:rPr>
          <w:lang w:val="en-CA"/>
        </w:rPr>
      </w:pPr>
      <w:r w:rsidRPr="00D12552">
        <w:rPr>
          <w:lang w:val="en-CA"/>
        </w:rPr>
        <w:t>[ISO 19136:2007]</w:t>
      </w:r>
    </w:p>
    <w:p w14:paraId="6DA8411E" w14:textId="77777777" w:rsidR="00FA3D28" w:rsidRPr="00D12552" w:rsidRDefault="00FA3D28" w:rsidP="00FA3D28">
      <w:pPr>
        <w:pStyle w:val="Heading2"/>
        <w:rPr>
          <w:lang w:val="en-CA"/>
        </w:rPr>
      </w:pPr>
      <w:bookmarkStart w:id="33" w:name="_Toc428885180"/>
      <w:bookmarkStart w:id="34" w:name="_Toc456946933"/>
      <w:r w:rsidRPr="00D12552">
        <w:rPr>
          <w:lang w:val="en-CA"/>
        </w:rPr>
        <w:t>GML document</w:t>
      </w:r>
      <w:bookmarkEnd w:id="33"/>
      <w:bookmarkEnd w:id="34"/>
      <w:r w:rsidRPr="00D12552">
        <w:rPr>
          <w:lang w:val="en-CA"/>
        </w:rPr>
        <w:t xml:space="preserve"> </w:t>
      </w:r>
    </w:p>
    <w:p w14:paraId="6AD70C83" w14:textId="77777777" w:rsidR="00FA3D28" w:rsidRPr="00D12552" w:rsidRDefault="00FA3D28" w:rsidP="00FA3D28">
      <w:pPr>
        <w:rPr>
          <w:lang w:val="en-CA"/>
        </w:rPr>
      </w:pPr>
      <w:r w:rsidRPr="00D12552">
        <w:rPr>
          <w:lang w:val="en-CA"/>
        </w:rPr>
        <w:t>XML document with a root element that is one of the elements AbstractFeature, Dictionary or TopoComplex, specified in the GML schema or any element of a substitution group of any of these elements.</w:t>
      </w:r>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Heading2"/>
        <w:rPr>
          <w:lang w:val="en-CA"/>
        </w:rPr>
      </w:pPr>
      <w:bookmarkStart w:id="35" w:name="_Toc428885181"/>
      <w:bookmarkStart w:id="36" w:name="_Toc456946934"/>
      <w:r w:rsidRPr="00D12552">
        <w:rPr>
          <w:lang w:val="en-CA"/>
        </w:rPr>
        <w:t>GML schema</w:t>
      </w:r>
      <w:bookmarkEnd w:id="35"/>
      <w:bookmarkEnd w:id="36"/>
      <w:r w:rsidRPr="00D12552">
        <w:rPr>
          <w:lang w:val="en-CA"/>
        </w:rPr>
        <w:t xml:space="preserve"> </w:t>
      </w:r>
    </w:p>
    <w:p w14:paraId="1C0B37B2" w14:textId="7148A174" w:rsidR="00FA3D28" w:rsidRPr="00D12552" w:rsidRDefault="00FA3D28" w:rsidP="00FA3D28">
      <w:pPr>
        <w:rPr>
          <w:lang w:val="en-CA"/>
        </w:rPr>
      </w:pPr>
      <w:r w:rsidRPr="00D12552">
        <w:rPr>
          <w:lang w:val="en-CA"/>
        </w:rPr>
        <w:t xml:space="preserve">Schema components in the XML namespace ― as specified in </w:t>
      </w:r>
      <w:r w:rsidR="00370D0D">
        <w:rPr>
          <w:lang w:val="en-CA"/>
        </w:rPr>
        <w:t>OGC GML 3.3</w:t>
      </w:r>
    </w:p>
    <w:p w14:paraId="75647344" w14:textId="77777777" w:rsidR="00FA3D28" w:rsidRPr="00D12552" w:rsidRDefault="00FA3D28" w:rsidP="00FA3D28">
      <w:pPr>
        <w:rPr>
          <w:lang w:val="en-CA"/>
        </w:rPr>
      </w:pPr>
      <w:r w:rsidRPr="00D12552">
        <w:rPr>
          <w:lang w:val="en-CA"/>
        </w:rPr>
        <w:t>[ISO 19136:2007]</w:t>
      </w:r>
    </w:p>
    <w:p w14:paraId="29A6DC1C" w14:textId="77777777" w:rsidR="00FA3D28" w:rsidRPr="00D12552" w:rsidRDefault="00FA3D28" w:rsidP="00FA3D28">
      <w:pPr>
        <w:pStyle w:val="Heading2"/>
        <w:rPr>
          <w:lang w:val="en-CA"/>
        </w:rPr>
      </w:pPr>
      <w:bookmarkStart w:id="37" w:name="_Toc428885182"/>
      <w:bookmarkStart w:id="38" w:name="_Toc456946935"/>
      <w:r w:rsidRPr="00D12552">
        <w:rPr>
          <w:lang w:val="en-CA"/>
        </w:rPr>
        <w:t>measurement</w:t>
      </w:r>
      <w:bookmarkEnd w:id="37"/>
      <w:bookmarkEnd w:id="38"/>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Heading2"/>
        <w:rPr>
          <w:lang w:val="en-CA"/>
        </w:rPr>
      </w:pPr>
      <w:bookmarkStart w:id="39" w:name="_Toc428885183"/>
      <w:bookmarkStart w:id="40" w:name="_Toc456946936"/>
      <w:r w:rsidRPr="00D12552">
        <w:rPr>
          <w:lang w:val="en-CA"/>
        </w:rPr>
        <w:t>observation</w:t>
      </w:r>
      <w:bookmarkEnd w:id="39"/>
      <w:bookmarkEnd w:id="40"/>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lastRenderedPageBreak/>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Heading2"/>
        <w:rPr>
          <w:lang w:val="en-CA"/>
        </w:rPr>
      </w:pPr>
      <w:r w:rsidRPr="00D12552">
        <w:rPr>
          <w:lang w:val="en-CA"/>
        </w:rPr>
        <w:t xml:space="preserve"> </w:t>
      </w:r>
      <w:bookmarkStart w:id="41" w:name="_Toc428885184"/>
      <w:bookmarkStart w:id="42" w:name="_Toc456946937"/>
      <w:r w:rsidRPr="00D12552">
        <w:rPr>
          <w:lang w:val="en-CA"/>
        </w:rPr>
        <w:t>observation procedure</w:t>
      </w:r>
      <w:bookmarkEnd w:id="41"/>
      <w:bookmarkEnd w:id="42"/>
    </w:p>
    <w:p w14:paraId="7DA1CC87" w14:textId="77777777" w:rsidR="00FA3D28" w:rsidRPr="00D12552" w:rsidRDefault="00FA3D28" w:rsidP="00FA3D28">
      <w:pPr>
        <w:rPr>
          <w:lang w:val="en-CA"/>
        </w:rPr>
      </w:pPr>
      <w:r w:rsidRPr="00D12552">
        <w:rPr>
          <w:lang w:val="en-CA"/>
        </w:rPr>
        <w:t>Method, algorithm or instrument, or system which may be used in making an observation.</w:t>
      </w:r>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Heading2"/>
        <w:rPr>
          <w:lang w:val="en-CA"/>
        </w:rPr>
      </w:pPr>
      <w:bookmarkStart w:id="43" w:name="_Toc428885185"/>
      <w:bookmarkStart w:id="44" w:name="_Toc456946938"/>
      <w:r w:rsidRPr="00D12552">
        <w:rPr>
          <w:lang w:val="en-CA"/>
        </w:rPr>
        <w:t>observation result</w:t>
      </w:r>
      <w:bookmarkEnd w:id="43"/>
      <w:bookmarkEnd w:id="44"/>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Heading2"/>
        <w:rPr>
          <w:lang w:val="en-CA"/>
        </w:rPr>
      </w:pPr>
      <w:bookmarkStart w:id="45" w:name="_Toc428885186"/>
      <w:bookmarkStart w:id="46" w:name="_Toc456946939"/>
      <w:r w:rsidRPr="00D12552">
        <w:rPr>
          <w:lang w:val="en-CA"/>
        </w:rPr>
        <w:t>property &lt;General Feature Model&gt;</w:t>
      </w:r>
      <w:bookmarkEnd w:id="45"/>
      <w:bookmarkEnd w:id="46"/>
    </w:p>
    <w:p w14:paraId="16B83045" w14:textId="77777777" w:rsidR="00FA3D28" w:rsidRPr="00D12552" w:rsidRDefault="00FA3D28" w:rsidP="00FA3D28">
      <w:pPr>
        <w:rPr>
          <w:lang w:val="en-CA"/>
        </w:rPr>
      </w:pPr>
      <w:r w:rsidRPr="00D12552">
        <w:rPr>
          <w:lang w:val="en-CA"/>
        </w:rPr>
        <w:t>Facet or attribute of an object referenced by a name.</w:t>
      </w:r>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Heading2"/>
        <w:rPr>
          <w:lang w:val="en-CA"/>
        </w:rPr>
      </w:pPr>
      <w:bookmarkStart w:id="47" w:name="_Toc428885187"/>
      <w:bookmarkStart w:id="48" w:name="_Toc456946940"/>
      <w:r w:rsidRPr="00D12552">
        <w:rPr>
          <w:lang w:val="en-CA"/>
        </w:rPr>
        <w:t>sampled feature</w:t>
      </w:r>
      <w:bookmarkEnd w:id="47"/>
      <w:bookmarkEnd w:id="48"/>
    </w:p>
    <w:p w14:paraId="25874CEE" w14:textId="536369C5" w:rsidR="00FA3D28" w:rsidRPr="00D12552" w:rsidRDefault="00FA3D28" w:rsidP="00FA3D28">
      <w:pPr>
        <w:rPr>
          <w:lang w:val="en-CA"/>
        </w:rPr>
      </w:pPr>
      <w:r w:rsidRPr="00D12552">
        <w:rPr>
          <w:lang w:val="en-CA"/>
        </w:rPr>
        <w:t xml:space="preserve">The real-world domain feature of interest, such as a </w:t>
      </w:r>
      <w:r w:rsidR="00670D2F">
        <w:rPr>
          <w:lang w:val="en-CA"/>
        </w:rPr>
        <w:t xml:space="preserve">geological unit or structure </w:t>
      </w:r>
      <w:r w:rsidRPr="00D12552">
        <w:rPr>
          <w:lang w:val="en-CA"/>
        </w:rPr>
        <w:t xml:space="preserve">which is observed. </w:t>
      </w:r>
    </w:p>
    <w:p w14:paraId="529F1236" w14:textId="77777777" w:rsidR="00FA3D28" w:rsidRPr="00D12552" w:rsidRDefault="00FA3D28" w:rsidP="00FA3D28">
      <w:pPr>
        <w:rPr>
          <w:lang w:val="en-CA"/>
        </w:rPr>
      </w:pPr>
      <w:r w:rsidRPr="00D12552">
        <w:rPr>
          <w:lang w:val="en-CA"/>
        </w:rPr>
        <w:t>[ISO 19156:2011]</w:t>
      </w:r>
    </w:p>
    <w:p w14:paraId="3B8A93F5" w14:textId="77777777" w:rsidR="00FA3D28" w:rsidRPr="00D12552" w:rsidRDefault="00FA3D28" w:rsidP="00FA3D28">
      <w:pPr>
        <w:pStyle w:val="Heading2"/>
        <w:rPr>
          <w:lang w:val="en-CA"/>
        </w:rPr>
      </w:pPr>
      <w:bookmarkStart w:id="49" w:name="_Toc428885188"/>
      <w:bookmarkStart w:id="50" w:name="_Toc456946941"/>
      <w:r w:rsidRPr="00D12552">
        <w:rPr>
          <w:lang w:val="en-CA"/>
        </w:rPr>
        <w:t>sampling feature</w:t>
      </w:r>
      <w:bookmarkEnd w:id="49"/>
      <w:bookmarkEnd w:id="50"/>
    </w:p>
    <w:p w14:paraId="4E5AFEE3" w14:textId="1104780C" w:rsidR="00FA3D28" w:rsidRPr="00D12552" w:rsidRDefault="00FA3D28" w:rsidP="00FA3D28">
      <w:pPr>
        <w:rPr>
          <w:lang w:val="en-CA"/>
        </w:rPr>
      </w:pPr>
      <w:r w:rsidRPr="00D12552">
        <w:rPr>
          <w:lang w:val="en-CA"/>
        </w:rPr>
        <w:t>Feature, such as a station,</w:t>
      </w:r>
      <w:r w:rsidR="00670D2F">
        <w:rPr>
          <w:lang w:val="en-CA"/>
        </w:rPr>
        <w:t xml:space="preserve"> borehole,</w:t>
      </w:r>
      <w:r w:rsidRPr="00D12552">
        <w:rPr>
          <w:lang w:val="en-CA"/>
        </w:rPr>
        <w:t xml:space="preserve"> 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Heading2"/>
        <w:rPr>
          <w:lang w:val="en-CA"/>
        </w:rPr>
      </w:pPr>
      <w:bookmarkStart w:id="51" w:name="_Toc428885189"/>
      <w:bookmarkStart w:id="52" w:name="_Toc456946942"/>
      <w:r w:rsidRPr="00D12552">
        <w:rPr>
          <w:lang w:val="en-CA"/>
        </w:rPr>
        <w:t>schema &lt;XML Schema&gt;</w:t>
      </w:r>
      <w:bookmarkEnd w:id="51"/>
      <w:bookmarkEnd w:id="52"/>
      <w:r w:rsidRPr="00D12552">
        <w:rPr>
          <w:lang w:val="en-CA"/>
        </w:rPr>
        <w:t xml:space="preserve"> </w:t>
      </w:r>
    </w:p>
    <w:p w14:paraId="485FA2BA" w14:textId="77777777" w:rsidR="00FA3D28" w:rsidRPr="00D12552" w:rsidRDefault="00FA3D28" w:rsidP="00FA3D28">
      <w:pPr>
        <w:rPr>
          <w:lang w:val="en-CA"/>
        </w:rPr>
      </w:pPr>
      <w:r w:rsidRPr="00D12552">
        <w:rPr>
          <w:lang w:val="en-CA"/>
        </w:rPr>
        <w:t>XML document containing a collection of schema component definitions and declarations within the same target namespace.</w:t>
      </w:r>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6D045916" w:rsidR="009459BF" w:rsidRDefault="00245E6E" w:rsidP="009459BF">
      <w:pPr>
        <w:pStyle w:val="Heading1"/>
        <w:rPr>
          <w:lang w:val="en-CA"/>
        </w:rPr>
      </w:pPr>
      <w:bookmarkStart w:id="53" w:name="_Toc456946943"/>
      <w:bookmarkEnd w:id="15"/>
      <w:r>
        <w:rPr>
          <w:lang w:val="en-CA"/>
        </w:rPr>
        <w:lastRenderedPageBreak/>
        <w:t>GeoSciML Models</w:t>
      </w:r>
      <w:bookmarkEnd w:id="53"/>
      <w:r>
        <w:rPr>
          <w:lang w:val="en-CA"/>
        </w:rPr>
        <w:t xml:space="preserve"> </w:t>
      </w:r>
    </w:p>
    <w:p w14:paraId="577FFDC8" w14:textId="1193DB2D" w:rsidR="000F58DA" w:rsidRDefault="000F075C" w:rsidP="000D2F14">
      <w:pPr>
        <w:rPr>
          <w:lang w:val="en-CA"/>
        </w:rPr>
      </w:pPr>
      <w:r>
        <w:rPr>
          <w:lang w:val="en-CA"/>
        </w:rPr>
        <w:t xml:space="preserve">The </w:t>
      </w:r>
      <w:r w:rsidR="0068258B">
        <w:rPr>
          <w:lang w:val="en-CA"/>
        </w:rPr>
        <w:t>GeoSciML 4.</w:t>
      </w:r>
      <w:r w:rsidR="004832DE">
        <w:rPr>
          <w:lang w:val="en-CA"/>
        </w:rPr>
        <w:t>1</w:t>
      </w:r>
      <w:r w:rsidR="0068258B">
        <w:rPr>
          <w:lang w:val="en-CA"/>
        </w:rPr>
        <w:t xml:space="preserve"> </w:t>
      </w:r>
      <w:r w:rsidR="000F58DA">
        <w:rPr>
          <w:lang w:val="en-CA"/>
        </w:rPr>
        <w:t>is a</w:t>
      </w:r>
      <w:r w:rsidR="00431395">
        <w:rPr>
          <w:lang w:val="en-CA"/>
        </w:rPr>
        <w:t>n</w:t>
      </w:r>
      <w:r w:rsidR="000F58DA">
        <w:rPr>
          <w:lang w:val="en-CA"/>
        </w:rPr>
        <w:t xml:space="preserve"> ISO General Feature Model (ISO19101, ISO19109) </w:t>
      </w:r>
      <w:del w:id="54" w:author="Eric Boisvert" w:date="2016-07-11T19:08:00Z">
        <w:r w:rsidR="000F58DA" w:rsidDel="00C00D3F">
          <w:rPr>
            <w:lang w:val="en-CA"/>
          </w:rPr>
          <w:delText xml:space="preserve"> </w:delText>
        </w:r>
      </w:del>
      <w:r w:rsidR="000F58DA">
        <w:rPr>
          <w:lang w:val="en-CA"/>
        </w:rPr>
        <w:t>implementation of portions of the North American Data Model (NADM</w:t>
      </w:r>
      <w:del w:id="55" w:author="Eric Boisvert" w:date="2016-07-11T19:08:00Z">
        <w:r w:rsidR="000F58DA" w:rsidDel="00C00D3F">
          <w:rPr>
            <w:lang w:val="en-CA"/>
          </w:rPr>
          <w:delText xml:space="preserve"> </w:delText>
        </w:r>
      </w:del>
      <w:r w:rsidR="000F58DA">
        <w:rPr>
          <w:lang w:val="en-CA"/>
        </w:rPr>
        <w:t>,</w:t>
      </w:r>
      <w:ins w:id="56" w:author="Eric Boisvert" w:date="2016-07-11T19:08:00Z">
        <w:r w:rsidR="00C00D3F">
          <w:rPr>
            <w:lang w:val="en-CA"/>
          </w:rPr>
          <w:t xml:space="preserve"> </w:t>
        </w:r>
      </w:ins>
      <w:r w:rsidR="000F58DA">
        <w:rPr>
          <w:lang w:val="en-CA"/>
        </w:rPr>
        <w:t>2004)</w:t>
      </w:r>
      <w:r w:rsidR="00281AAC">
        <w:rPr>
          <w:lang w:val="en-CA"/>
        </w:rPr>
        <w:t xml:space="preserve"> and CSIRO XMML.  GeoSciML also provides models for concepts at the immediate periphery </w:t>
      </w:r>
      <w:r w:rsidR="001C1463">
        <w:rPr>
          <w:lang w:val="en-CA"/>
        </w:rPr>
        <w:t>of geological mapping, such as boreholes, geologic s</w:t>
      </w:r>
      <w:r w:rsidR="00281AAC">
        <w:rPr>
          <w:lang w:val="en-CA"/>
        </w:rPr>
        <w:t>pecimen</w:t>
      </w:r>
      <w:ins w:id="57" w:author="Eric Boisvert" w:date="2016-07-11T19:08:00Z">
        <w:r w:rsidR="00C00D3F">
          <w:rPr>
            <w:lang w:val="en-CA"/>
          </w:rPr>
          <w:t>s</w:t>
        </w:r>
      </w:ins>
      <w:r w:rsidR="001C1463">
        <w:rPr>
          <w:lang w:val="en-CA"/>
        </w:rPr>
        <w:t xml:space="preserve"> and l</w:t>
      </w:r>
      <w:r w:rsidR="00281AAC">
        <w:rPr>
          <w:lang w:val="en-CA"/>
        </w:rPr>
        <w:t xml:space="preserve">aboratory analysis, </w:t>
      </w:r>
      <w:r w:rsidR="00324EFC">
        <w:rPr>
          <w:lang w:val="en-CA"/>
        </w:rPr>
        <w:t>modelled</w:t>
      </w:r>
      <w:r w:rsidR="001C1463">
        <w:rPr>
          <w:lang w:val="en-CA"/>
        </w:rPr>
        <w:t xml:space="preserve"> as </w:t>
      </w:r>
      <w:r w:rsidR="001C1463" w:rsidRPr="001C1463">
        <w:rPr>
          <w:rStyle w:val="Entity"/>
        </w:rPr>
        <w:t>SF_Sampling</w:t>
      </w:r>
      <w:r w:rsidR="00281AAC" w:rsidRPr="001C1463">
        <w:rPr>
          <w:rStyle w:val="Entity"/>
        </w:rPr>
        <w:t>Features</w:t>
      </w:r>
      <w:r w:rsidR="00281AAC">
        <w:rPr>
          <w:lang w:val="en-CA"/>
        </w:rPr>
        <w:t xml:space="preserve"> and </w:t>
      </w:r>
      <w:r w:rsidR="001C1463" w:rsidRPr="001C1463">
        <w:rPr>
          <w:rStyle w:val="Entity"/>
        </w:rPr>
        <w:t>OM_</w:t>
      </w:r>
      <w:r w:rsidR="00281AAC" w:rsidRPr="001C1463">
        <w:rPr>
          <w:rStyle w:val="Entity"/>
        </w:rPr>
        <w:t>Observations</w:t>
      </w:r>
      <w:r w:rsidR="00324EFC">
        <w:rPr>
          <w:lang w:val="en-CA"/>
        </w:rPr>
        <w:t xml:space="preserve"> (OGC </w:t>
      </w:r>
      <w:r w:rsidR="00324EFC" w:rsidRPr="00324EFC">
        <w:rPr>
          <w:lang w:val="en-CA"/>
        </w:rPr>
        <w:t>10-004r3</w:t>
      </w:r>
      <w:r w:rsidR="00324EFC">
        <w:rPr>
          <w:lang w:val="en-CA"/>
        </w:rPr>
        <w:t>).</w:t>
      </w:r>
      <w:r w:rsidR="00C00D3F">
        <w:rPr>
          <w:lang w:val="en-CA"/>
        </w:rPr>
        <w:t xml:space="preserve">  </w:t>
      </w:r>
    </w:p>
    <w:p w14:paraId="6EB2102A" w14:textId="77777777" w:rsidR="00431395" w:rsidRDefault="00431395" w:rsidP="000D2F14">
      <w:pPr>
        <w:rPr>
          <w:lang w:val="en-CA"/>
        </w:rPr>
      </w:pPr>
    </w:p>
    <w:p w14:paraId="48C54186" w14:textId="6C5CF783" w:rsidR="008D755A" w:rsidRDefault="00324EFC" w:rsidP="001C3AE8">
      <w:pPr>
        <w:keepNext/>
      </w:pPr>
      <w:commentRangeStart w:id="58"/>
      <w:r>
        <w:rPr>
          <w:noProof/>
          <w:lang w:val="en-CA" w:eastAsia="en-CA"/>
        </w:rPr>
        <w:drawing>
          <wp:inline distT="0" distB="0" distL="0" distR="0" wp14:anchorId="3BE78D05" wp14:editId="147EE474">
            <wp:extent cx="5486400" cy="307581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075818"/>
                    </a:xfrm>
                    <a:prstGeom prst="rect">
                      <a:avLst/>
                    </a:prstGeom>
                    <a:noFill/>
                    <a:ln>
                      <a:noFill/>
                    </a:ln>
                  </pic:spPr>
                </pic:pic>
              </a:graphicData>
            </a:graphic>
          </wp:inline>
        </w:drawing>
      </w:r>
      <w:commentRangeEnd w:id="58"/>
      <w:r>
        <w:rPr>
          <w:rStyle w:val="CommentReference"/>
        </w:rPr>
        <w:commentReference w:id="58"/>
      </w:r>
    </w:p>
    <w:p w14:paraId="779CD4EE" w14:textId="1C33B650" w:rsidR="008D755A" w:rsidRDefault="008D755A" w:rsidP="001C3AE8">
      <w:pPr>
        <w:pStyle w:val="Caption"/>
        <w:rPr>
          <w:lang w:val="en-CA"/>
        </w:rPr>
      </w:pPr>
      <w:r>
        <w:t xml:space="preserve">Figure </w:t>
      </w:r>
      <w:r>
        <w:fldChar w:fldCharType="begin"/>
      </w:r>
      <w:r>
        <w:instrText xml:space="preserve"> SEQ Figure \* ARABIC </w:instrText>
      </w:r>
      <w:r>
        <w:fldChar w:fldCharType="separate"/>
      </w:r>
      <w:r w:rsidR="00E15963">
        <w:rPr>
          <w:noProof/>
        </w:rPr>
        <w:t>1</w:t>
      </w:r>
      <w:r>
        <w:fldChar w:fldCharType="end"/>
      </w:r>
      <w:r>
        <w:t xml:space="preserve"> : Model lineage. Both Portrayal, version 3.2 and version 4.</w:t>
      </w:r>
      <w:r w:rsidR="004832DE">
        <w:t>1</w:t>
      </w:r>
      <w:r>
        <w:t xml:space="preserve"> are based on the same conceptual model.</w:t>
      </w:r>
    </w:p>
    <w:p w14:paraId="5AFC96BB" w14:textId="3DCE1998" w:rsidR="003811C7" w:rsidRDefault="003811C7" w:rsidP="000D2F14">
      <w:pPr>
        <w:rPr>
          <w:lang w:val="en-CA"/>
        </w:rPr>
      </w:pPr>
      <w:r>
        <w:rPr>
          <w:lang w:val="en-CA"/>
        </w:rPr>
        <w:t>GeoSciML went through 4 major releases and a few mi</w:t>
      </w:r>
      <w:r w:rsidR="00431395">
        <w:rPr>
          <w:lang w:val="en-CA"/>
        </w:rPr>
        <w:t>nor releases since 2005.  Each version brough a different interpretation of what is essentially the same conceptual model.  The reader looking at all iterations will see</w:t>
      </w:r>
      <w:r w:rsidR="001C1463">
        <w:rPr>
          <w:lang w:val="en-CA"/>
        </w:rPr>
        <w:t>, with few exceptions,</w:t>
      </w:r>
      <w:r w:rsidR="00431395">
        <w:rPr>
          <w:lang w:val="en-CA"/>
        </w:rPr>
        <w:t xml:space="preserve"> the same concepts, the same associations and t</w:t>
      </w:r>
      <w:r w:rsidR="001C1463">
        <w:rPr>
          <w:lang w:val="en-CA"/>
        </w:rPr>
        <w:t>he same properties, but packaged</w:t>
      </w:r>
      <w:r w:rsidR="00431395">
        <w:rPr>
          <w:lang w:val="en-CA"/>
        </w:rPr>
        <w:t xml:space="preserve"> differently.  GeoSciML increasingly adopted other domain models as it evolved; it replaced XMML (eXploration and Mining Markup Languages, developed by CSIRO) by Observation and Measurement (ISO19156), custom data types for ranges and categories by SWE Common and </w:t>
      </w:r>
      <w:r w:rsidR="00BC55A0">
        <w:rPr>
          <w:lang w:val="en-CA"/>
        </w:rPr>
        <w:t>removed</w:t>
      </w:r>
      <w:r w:rsidR="001C1463">
        <w:rPr>
          <w:lang w:val="en-CA"/>
        </w:rPr>
        <w:t xml:space="preserve"> custom vocabularies to use web </w:t>
      </w:r>
      <w:r w:rsidR="00BC55A0">
        <w:rPr>
          <w:lang w:val="en-CA"/>
        </w:rPr>
        <w:t>resources.</w:t>
      </w:r>
    </w:p>
    <w:p w14:paraId="18DD64C4" w14:textId="35682576" w:rsidR="00CD43E1" w:rsidRDefault="003811C7" w:rsidP="000D2F14">
      <w:pPr>
        <w:rPr>
          <w:lang w:val="en-CA"/>
        </w:rPr>
      </w:pPr>
      <w:r>
        <w:rPr>
          <w:lang w:val="en-CA"/>
        </w:rPr>
        <w:t xml:space="preserve">This fourth iteration </w:t>
      </w:r>
      <w:r w:rsidR="00C00D3F">
        <w:rPr>
          <w:lang w:val="en-CA"/>
        </w:rPr>
        <w:t xml:space="preserve">is essentially a repackaging of </w:t>
      </w:r>
      <w:r>
        <w:rPr>
          <w:lang w:val="en-CA"/>
        </w:rPr>
        <w:t xml:space="preserve">the previous </w:t>
      </w:r>
      <w:r w:rsidR="00C00D3F">
        <w:rPr>
          <w:lang w:val="en-CA"/>
        </w:rPr>
        <w:t>version 3.2</w:t>
      </w:r>
      <w:r w:rsidR="00BC55A0">
        <w:rPr>
          <w:lang w:val="en-CA"/>
        </w:rPr>
        <w:t xml:space="preserve"> from</w:t>
      </w:r>
      <w:r>
        <w:rPr>
          <w:lang w:val="en-CA"/>
        </w:rPr>
        <w:t xml:space="preserve"> 13 packages</w:t>
      </w:r>
      <w:r w:rsidR="001C1463">
        <w:rPr>
          <w:lang w:val="en-CA"/>
        </w:rPr>
        <w:t xml:space="preserve"> organised by themes into 6</w:t>
      </w:r>
      <w:r>
        <w:rPr>
          <w:lang w:val="en-CA"/>
        </w:rPr>
        <w:t xml:space="preserve"> packages</w:t>
      </w:r>
      <w:r w:rsidR="001C1463">
        <w:rPr>
          <w:lang w:val="en-CA"/>
        </w:rPr>
        <w:t xml:space="preserve"> organised by use cases</w:t>
      </w:r>
      <w:r>
        <w:rPr>
          <w:lang w:val="en-CA"/>
        </w:rPr>
        <w:t xml:space="preserve"> (</w:t>
      </w:r>
      <w:r>
        <w:rPr>
          <w:lang w:val="en-CA"/>
        </w:rPr>
        <w:fldChar w:fldCharType="begin"/>
      </w:r>
      <w:r>
        <w:rPr>
          <w:lang w:val="en-CA"/>
        </w:rPr>
        <w:instrText xml:space="preserve"> REF _Ref447001591 \h </w:instrText>
      </w:r>
      <w:r>
        <w:rPr>
          <w:lang w:val="en-CA"/>
        </w:rPr>
      </w:r>
      <w:r>
        <w:rPr>
          <w:lang w:val="en-CA"/>
        </w:rPr>
        <w:fldChar w:fldCharType="separate"/>
      </w:r>
      <w:r w:rsidRPr="00690C3D">
        <w:t xml:space="preserve">Figure </w:t>
      </w:r>
      <w:r>
        <w:rPr>
          <w:noProof/>
        </w:rPr>
        <w:t>2</w:t>
      </w:r>
      <w:r>
        <w:rPr>
          <w:lang w:val="en-CA"/>
        </w:rPr>
        <w:fldChar w:fldCharType="end"/>
      </w:r>
      <w:r w:rsidR="00BC55A0">
        <w:rPr>
          <w:lang w:val="en-CA"/>
        </w:rPr>
        <w:t>):</w:t>
      </w:r>
    </w:p>
    <w:p w14:paraId="4F59F348" w14:textId="3534EDC1" w:rsidR="000D2F14" w:rsidRDefault="000D2F14" w:rsidP="00C44904">
      <w:pPr>
        <w:pStyle w:val="ListParagraph"/>
        <w:numPr>
          <w:ilvl w:val="0"/>
          <w:numId w:val="10"/>
        </w:numPr>
        <w:rPr>
          <w:lang w:val="en-CA"/>
        </w:rPr>
      </w:pPr>
      <w:r w:rsidRPr="00BC55A0">
        <w:rPr>
          <w:b/>
          <w:lang w:val="en-CA"/>
        </w:rPr>
        <w:t xml:space="preserve">GeoSciML </w:t>
      </w:r>
      <w:r w:rsidR="004175F5" w:rsidRPr="00BC55A0">
        <w:rPr>
          <w:b/>
          <w:lang w:val="en-CA"/>
        </w:rPr>
        <w:t>Basic</w:t>
      </w:r>
      <w:r w:rsidR="004175F5">
        <w:rPr>
          <w:lang w:val="en-CA"/>
        </w:rPr>
        <w:t>:</w:t>
      </w:r>
      <w:r>
        <w:rPr>
          <w:lang w:val="en-CA"/>
        </w:rPr>
        <w:t xml:space="preserve"> a set of core features, aligned to </w:t>
      </w:r>
      <w:r w:rsidR="00B14110">
        <w:rPr>
          <w:lang w:val="en-CA"/>
        </w:rPr>
        <w:t xml:space="preserve">the </w:t>
      </w:r>
      <w:r>
        <w:rPr>
          <w:lang w:val="en-CA"/>
        </w:rPr>
        <w:t xml:space="preserve">INSPIRE </w:t>
      </w:r>
      <w:r w:rsidR="00B14110">
        <w:rPr>
          <w:lang w:val="en-CA"/>
        </w:rPr>
        <w:t>Data Specification on Geology</w:t>
      </w:r>
      <w:r w:rsidR="007C5519">
        <w:rPr>
          <w:lang w:val="en-CA"/>
        </w:rPr>
        <w:t>.</w:t>
      </w:r>
    </w:p>
    <w:p w14:paraId="48D6FF4D" w14:textId="2E2AEA7F" w:rsidR="000D2F14" w:rsidRDefault="000D2F14" w:rsidP="00C44904">
      <w:pPr>
        <w:pStyle w:val="ListParagraph"/>
        <w:numPr>
          <w:ilvl w:val="0"/>
          <w:numId w:val="10"/>
        </w:numPr>
        <w:rPr>
          <w:lang w:val="en-CA"/>
        </w:rPr>
      </w:pPr>
      <w:r w:rsidRPr="00BC55A0">
        <w:rPr>
          <w:b/>
          <w:lang w:val="en-CA"/>
        </w:rPr>
        <w:t xml:space="preserve">GeoSciML </w:t>
      </w:r>
      <w:r w:rsidR="004175F5" w:rsidRPr="00BC55A0">
        <w:rPr>
          <w:b/>
          <w:lang w:val="en-CA"/>
        </w:rPr>
        <w:t>Extension</w:t>
      </w:r>
      <w:r w:rsidR="004175F5">
        <w:rPr>
          <w:lang w:val="en-CA"/>
        </w:rPr>
        <w:t>:</w:t>
      </w:r>
      <w:r>
        <w:rPr>
          <w:lang w:val="en-CA"/>
        </w:rPr>
        <w:t xml:space="preserve"> an extension </w:t>
      </w:r>
      <w:r w:rsidR="00A00D3D">
        <w:rPr>
          <w:lang w:val="en-CA"/>
        </w:rPr>
        <w:t xml:space="preserve">providing </w:t>
      </w:r>
      <w:r>
        <w:rPr>
          <w:lang w:val="en-CA"/>
        </w:rPr>
        <w:t>detailed description of basic features</w:t>
      </w:r>
      <w:r w:rsidR="00B14110">
        <w:rPr>
          <w:lang w:val="en-CA"/>
        </w:rPr>
        <w:t xml:space="preserve"> which a</w:t>
      </w:r>
      <w:r w:rsidR="00A00D3D">
        <w:rPr>
          <w:lang w:val="en-CA"/>
        </w:rPr>
        <w:t>dds additional properties and associations.</w:t>
      </w:r>
    </w:p>
    <w:p w14:paraId="7B0D0742" w14:textId="4803AF96" w:rsidR="000D2F14" w:rsidRDefault="000D2F14" w:rsidP="00C44904">
      <w:pPr>
        <w:pStyle w:val="ListParagraph"/>
        <w:numPr>
          <w:ilvl w:val="0"/>
          <w:numId w:val="10"/>
        </w:numPr>
        <w:rPr>
          <w:lang w:val="en-CA"/>
        </w:rPr>
      </w:pPr>
      <w:r w:rsidRPr="00BC55A0">
        <w:rPr>
          <w:b/>
          <w:lang w:val="en-CA"/>
        </w:rPr>
        <w:lastRenderedPageBreak/>
        <w:t xml:space="preserve">GeoSciML Geologic </w:t>
      </w:r>
      <w:r w:rsidR="004175F5" w:rsidRPr="00BC55A0">
        <w:rPr>
          <w:b/>
          <w:lang w:val="en-CA"/>
        </w:rPr>
        <w:t>Age</w:t>
      </w:r>
      <w:r w:rsidR="004175F5">
        <w:rPr>
          <w:lang w:val="en-CA"/>
        </w:rPr>
        <w:t>:</w:t>
      </w:r>
      <w:r>
        <w:rPr>
          <w:lang w:val="en-CA"/>
        </w:rPr>
        <w:t xml:space="preserve"> a model </w:t>
      </w:r>
      <w:r w:rsidR="009367D1">
        <w:rPr>
          <w:lang w:val="en-CA"/>
        </w:rPr>
        <w:t>for the representation of geologic time using procedures adopted by the International Stratigraphic Commi</w:t>
      </w:r>
      <w:r w:rsidR="00147062">
        <w:rPr>
          <w:lang w:val="en-CA"/>
        </w:rPr>
        <w:t>ss</w:t>
      </w:r>
      <w:r w:rsidR="009367D1">
        <w:rPr>
          <w:lang w:val="en-CA"/>
        </w:rPr>
        <w:t>ion.</w:t>
      </w:r>
    </w:p>
    <w:p w14:paraId="3DDC6A75" w14:textId="1A8391AB" w:rsidR="000D2F14" w:rsidRDefault="000D2F14" w:rsidP="00C44904">
      <w:pPr>
        <w:pStyle w:val="ListParagraph"/>
        <w:numPr>
          <w:ilvl w:val="0"/>
          <w:numId w:val="10"/>
        </w:numPr>
        <w:rPr>
          <w:lang w:val="en-CA"/>
        </w:rPr>
      </w:pPr>
      <w:r w:rsidRPr="00BC55A0">
        <w:rPr>
          <w:b/>
          <w:lang w:val="en-CA"/>
        </w:rPr>
        <w:t xml:space="preserve">GeoSciML </w:t>
      </w:r>
      <w:r w:rsidR="00147062" w:rsidRPr="00BC55A0">
        <w:rPr>
          <w:b/>
          <w:lang w:val="en-CA"/>
        </w:rPr>
        <w:t>Borehole</w:t>
      </w:r>
      <w:r w:rsidR="00147062">
        <w:rPr>
          <w:lang w:val="en-CA"/>
        </w:rPr>
        <w:t>:</w:t>
      </w:r>
      <w:r>
        <w:rPr>
          <w:lang w:val="en-CA"/>
        </w:rPr>
        <w:t xml:space="preserve"> a model </w:t>
      </w:r>
      <w:r w:rsidR="002E4FD9">
        <w:rPr>
          <w:lang w:val="en-CA"/>
        </w:rPr>
        <w:t>for</w:t>
      </w:r>
      <w:r>
        <w:rPr>
          <w:lang w:val="en-CA"/>
        </w:rPr>
        <w:t xml:space="preserve"> borehole</w:t>
      </w:r>
      <w:r w:rsidR="009367D1">
        <w:rPr>
          <w:lang w:val="en-CA"/>
        </w:rPr>
        <w:t>s</w:t>
      </w:r>
      <w:r w:rsidR="002E4FD9">
        <w:rPr>
          <w:lang w:val="en-CA"/>
        </w:rPr>
        <w:t xml:space="preserve">, geologic logs and drilling details and other engineering informations. </w:t>
      </w:r>
    </w:p>
    <w:p w14:paraId="0863ABFD" w14:textId="77777777" w:rsidR="00BC55A0" w:rsidRDefault="000D2F14" w:rsidP="00C44904">
      <w:pPr>
        <w:pStyle w:val="ListParagraph"/>
        <w:numPr>
          <w:ilvl w:val="0"/>
          <w:numId w:val="10"/>
        </w:numPr>
        <w:rPr>
          <w:lang w:val="en-CA"/>
        </w:rPr>
      </w:pPr>
      <w:r w:rsidRPr="00BC55A0">
        <w:rPr>
          <w:b/>
          <w:lang w:val="en-CA"/>
        </w:rPr>
        <w:t xml:space="preserve">GeoSciML Laboratory </w:t>
      </w:r>
      <w:r w:rsidR="00BC55A0" w:rsidRPr="00BC55A0">
        <w:rPr>
          <w:b/>
          <w:lang w:val="en-CA"/>
        </w:rPr>
        <w:t xml:space="preserve">and </w:t>
      </w:r>
      <w:r w:rsidR="00147062" w:rsidRPr="00BC55A0">
        <w:rPr>
          <w:b/>
          <w:lang w:val="en-CA"/>
        </w:rPr>
        <w:t>A</w:t>
      </w:r>
      <w:r w:rsidRPr="00BC55A0">
        <w:rPr>
          <w:b/>
          <w:lang w:val="en-CA"/>
        </w:rPr>
        <w:t>nalysis</w:t>
      </w:r>
      <w:r w:rsidRPr="00BC55A0">
        <w:rPr>
          <w:lang w:val="en-CA"/>
        </w:rPr>
        <w:t xml:space="preserve">: a model of </w:t>
      </w:r>
      <w:r w:rsidR="009367D1" w:rsidRPr="00BC55A0">
        <w:rPr>
          <w:lang w:val="en-CA"/>
        </w:rPr>
        <w:t xml:space="preserve">laboratory analytical </w:t>
      </w:r>
      <w:r w:rsidR="00B14110" w:rsidRPr="00BC55A0">
        <w:rPr>
          <w:lang w:val="en-CA"/>
        </w:rPr>
        <w:t>meta</w:t>
      </w:r>
      <w:r w:rsidR="009367D1" w:rsidRPr="00BC55A0">
        <w:rPr>
          <w:lang w:val="en-CA"/>
        </w:rPr>
        <w:t xml:space="preserve">data, </w:t>
      </w:r>
      <w:r w:rsidR="00B14110" w:rsidRPr="00BC55A0">
        <w:rPr>
          <w:lang w:val="en-CA"/>
        </w:rPr>
        <w:t xml:space="preserve">geological </w:t>
      </w:r>
      <w:r w:rsidR="004D2ACB" w:rsidRPr="00BC55A0">
        <w:rPr>
          <w:lang w:val="en-CA"/>
        </w:rPr>
        <w:t xml:space="preserve">sampling and </w:t>
      </w:r>
      <w:r w:rsidR="009367D1" w:rsidRPr="00BC55A0">
        <w:rPr>
          <w:lang w:val="en-CA"/>
        </w:rPr>
        <w:t>specimens</w:t>
      </w:r>
      <w:r w:rsidR="00B14110" w:rsidRPr="00BC55A0">
        <w:rPr>
          <w:lang w:val="en-CA"/>
        </w:rPr>
        <w:t>,</w:t>
      </w:r>
      <w:r w:rsidR="009367D1" w:rsidRPr="00BC55A0">
        <w:rPr>
          <w:lang w:val="en-CA"/>
        </w:rPr>
        <w:t xml:space="preserve"> and isotopic age observation results</w:t>
      </w:r>
      <w:r w:rsidRPr="00BC55A0">
        <w:rPr>
          <w:lang w:val="en-CA"/>
        </w:rPr>
        <w:t>.</w:t>
      </w:r>
    </w:p>
    <w:p w14:paraId="6BA588ED" w14:textId="05CEC502" w:rsidR="00DF2D0D" w:rsidRPr="00BC55A0" w:rsidRDefault="00DF2D0D" w:rsidP="00C44904">
      <w:pPr>
        <w:pStyle w:val="ListParagraph"/>
        <w:numPr>
          <w:ilvl w:val="0"/>
          <w:numId w:val="10"/>
        </w:numPr>
        <w:rPr>
          <w:lang w:val="en-CA"/>
        </w:rPr>
      </w:pPr>
      <w:r w:rsidRPr="00BC55A0">
        <w:rPr>
          <w:b/>
          <w:lang w:val="en-CA"/>
        </w:rPr>
        <w:t>GeoSciML Lite</w:t>
      </w:r>
      <w:r w:rsidRPr="00BC55A0">
        <w:rPr>
          <w:lang w:val="en-CA"/>
        </w:rPr>
        <w:t xml:space="preserve">: </w:t>
      </w:r>
      <w:r w:rsidR="002E4FD9">
        <w:rPr>
          <w:lang w:val="en-CA"/>
        </w:rPr>
        <w:t xml:space="preserve">previously </w:t>
      </w:r>
      <w:r w:rsidR="00BC55A0" w:rsidRPr="00BC55A0">
        <w:rPr>
          <w:lang w:val="en-CA"/>
        </w:rPr>
        <w:t>known as “Portr</w:t>
      </w:r>
      <w:r w:rsidRPr="00BC55A0">
        <w:rPr>
          <w:lang w:val="en-CA"/>
        </w:rPr>
        <w:t>a</w:t>
      </w:r>
      <w:r w:rsidR="002E4FD9">
        <w:rPr>
          <w:lang w:val="en-CA"/>
        </w:rPr>
        <w:t>yal” in version 3.2;</w:t>
      </w:r>
      <w:r w:rsidR="00BC55A0" w:rsidRPr="00BC55A0">
        <w:rPr>
          <w:lang w:val="en-CA"/>
        </w:rPr>
        <w:t xml:space="preserve"> a</w:t>
      </w:r>
      <w:r w:rsidRPr="00BC55A0">
        <w:rPr>
          <w:lang w:val="en-CA"/>
        </w:rPr>
        <w:t xml:space="preserve"> simplified alternate implementation of the conceptual model for layer based application</w:t>
      </w:r>
      <w:r w:rsidR="00BC55A0" w:rsidRPr="00BC55A0">
        <w:rPr>
          <w:lang w:val="en-CA"/>
        </w:rPr>
        <w:t>s</w:t>
      </w:r>
      <w:r w:rsidRPr="00BC55A0">
        <w:rPr>
          <w:lang w:val="en-CA"/>
        </w:rPr>
        <w:t>.</w:t>
      </w:r>
    </w:p>
    <w:p w14:paraId="5BFABEE1" w14:textId="77777777" w:rsidR="000D2F14" w:rsidRDefault="000D2F14" w:rsidP="009459BF">
      <w:pPr>
        <w:rPr>
          <w:lang w:val="en-CA"/>
        </w:rPr>
      </w:pPr>
    </w:p>
    <w:p w14:paraId="6EC882B7" w14:textId="1BD6C458" w:rsidR="007D2867" w:rsidRDefault="00DF2D0D" w:rsidP="007D2867">
      <w:pPr>
        <w:keepNext/>
      </w:pPr>
      <w:commentRangeStart w:id="59"/>
      <w:r>
        <w:rPr>
          <w:noProof/>
          <w:lang w:val="en-CA" w:eastAsia="en-CA"/>
        </w:rPr>
        <w:drawing>
          <wp:inline distT="0" distB="0" distL="0" distR="0" wp14:anchorId="4FFA48B2" wp14:editId="7868F203">
            <wp:extent cx="5046198" cy="4370678"/>
            <wp:effectExtent l="0" t="0" r="254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6031" cy="4370533"/>
                    </a:xfrm>
                    <a:prstGeom prst="rect">
                      <a:avLst/>
                    </a:prstGeom>
                    <a:noFill/>
                    <a:ln>
                      <a:noFill/>
                    </a:ln>
                  </pic:spPr>
                </pic:pic>
              </a:graphicData>
            </a:graphic>
          </wp:inline>
        </w:drawing>
      </w:r>
      <w:commentRangeEnd w:id="59"/>
      <w:r w:rsidR="008C388F">
        <w:rPr>
          <w:rStyle w:val="CommentReference"/>
        </w:rPr>
        <w:commentReference w:id="59"/>
      </w:r>
      <w:r w:rsidRPr="00DF2D0D">
        <w:rPr>
          <w:noProof/>
          <w:lang w:val="en-CA" w:eastAsia="en-CA"/>
        </w:rPr>
        <w:t xml:space="preserve"> </w:t>
      </w:r>
    </w:p>
    <w:p w14:paraId="1D4B869E" w14:textId="59933514" w:rsidR="007D2867" w:rsidRPr="00690C3D" w:rsidRDefault="007D2867" w:rsidP="00690C3D">
      <w:pPr>
        <w:pStyle w:val="Caption"/>
        <w:jc w:val="center"/>
        <w:rPr>
          <w:color w:val="auto"/>
        </w:rPr>
      </w:pPr>
      <w:bookmarkStart w:id="60" w:name="_Ref447001591"/>
      <w:r w:rsidRPr="00690C3D">
        <w:rPr>
          <w:color w:val="auto"/>
        </w:rPr>
        <w:t xml:space="preserve">Figure </w:t>
      </w:r>
      <w:r w:rsidRPr="00690C3D">
        <w:rPr>
          <w:color w:val="auto"/>
        </w:rPr>
        <w:fldChar w:fldCharType="begin"/>
      </w:r>
      <w:r w:rsidRPr="00690C3D">
        <w:rPr>
          <w:color w:val="auto"/>
        </w:rPr>
        <w:instrText xml:space="preserve"> SEQ Figure \* ARABIC </w:instrText>
      </w:r>
      <w:r w:rsidRPr="00690C3D">
        <w:rPr>
          <w:color w:val="auto"/>
        </w:rPr>
        <w:fldChar w:fldCharType="separate"/>
      </w:r>
      <w:r w:rsidR="00E15963">
        <w:rPr>
          <w:noProof/>
          <w:color w:val="auto"/>
        </w:rPr>
        <w:t>2</w:t>
      </w:r>
      <w:r w:rsidRPr="00690C3D">
        <w:rPr>
          <w:color w:val="auto"/>
        </w:rPr>
        <w:fldChar w:fldCharType="end"/>
      </w:r>
      <w:bookmarkEnd w:id="60"/>
      <w:r w:rsidR="00690C3D">
        <w:rPr>
          <w:color w:val="auto"/>
        </w:rPr>
        <w:t xml:space="preserve"> -</w:t>
      </w:r>
      <w:r w:rsidRPr="00690C3D">
        <w:rPr>
          <w:color w:val="auto"/>
        </w:rPr>
        <w:t xml:space="preserve"> GeoSciML 4.</w:t>
      </w:r>
      <w:r w:rsidR="004832DE">
        <w:rPr>
          <w:color w:val="auto"/>
        </w:rPr>
        <w:t>1</w:t>
      </w:r>
      <w:r w:rsidR="004832DE" w:rsidRPr="00690C3D">
        <w:rPr>
          <w:color w:val="auto"/>
        </w:rPr>
        <w:t xml:space="preserve"> </w:t>
      </w:r>
      <w:r w:rsidRPr="00690C3D">
        <w:rPr>
          <w:color w:val="auto"/>
        </w:rPr>
        <w:t>packages</w:t>
      </w:r>
      <w:r w:rsidR="00BF2A41">
        <w:rPr>
          <w:color w:val="auto"/>
        </w:rPr>
        <w:t>.</w:t>
      </w:r>
    </w:p>
    <w:p w14:paraId="3D799ABA" w14:textId="177F5C82" w:rsidR="000D2F14" w:rsidRDefault="007D2867" w:rsidP="000D2F14">
      <w:pPr>
        <w:keepNext/>
      </w:pPr>
      <w:r w:rsidRPr="007D2867" w:rsidDel="007D2867">
        <w:rPr>
          <w:noProof/>
          <w:lang w:val="en-CA" w:eastAsia="en-CA"/>
        </w:rPr>
        <w:t xml:space="preserve"> </w:t>
      </w:r>
    </w:p>
    <w:p w14:paraId="722E337B" w14:textId="7C26AFB1" w:rsidR="00681747" w:rsidRPr="00276AD3" w:rsidRDefault="000D2F14" w:rsidP="00681747">
      <w:pPr>
        <w:rPr>
          <w:lang w:val="en-CA"/>
        </w:rPr>
      </w:pPr>
      <w:r>
        <w:rPr>
          <w:lang w:val="en-CA"/>
        </w:rPr>
        <w:t>Each application package is the subject of a</w:t>
      </w:r>
      <w:r w:rsidR="005424AC">
        <w:rPr>
          <w:lang w:val="en-CA"/>
        </w:rPr>
        <w:t>t least one</w:t>
      </w:r>
      <w:r>
        <w:rPr>
          <w:lang w:val="en-CA"/>
        </w:rPr>
        <w:t xml:space="preserve"> requirements class (to conform to </w:t>
      </w:r>
      <w:r w:rsidR="004D2ACB">
        <w:rPr>
          <w:lang w:val="en-CA"/>
        </w:rPr>
        <w:t xml:space="preserve">the </w:t>
      </w:r>
      <w:r>
        <w:rPr>
          <w:lang w:val="en-CA"/>
        </w:rPr>
        <w:t xml:space="preserve">modular specification) per target implementation (this specification has two targets; </w:t>
      </w:r>
      <w:r w:rsidR="00BC55A0">
        <w:rPr>
          <w:lang w:val="en-CA"/>
        </w:rPr>
        <w:t>encoding rules</w:t>
      </w:r>
      <w:r>
        <w:rPr>
          <w:lang w:val="en-CA"/>
        </w:rPr>
        <w:t xml:space="preserve"> and </w:t>
      </w:r>
      <w:r w:rsidR="00BC55A0">
        <w:rPr>
          <w:lang w:val="en-CA"/>
        </w:rPr>
        <w:t>data instance</w:t>
      </w:r>
      <w:r>
        <w:rPr>
          <w:lang w:val="en-CA"/>
        </w:rPr>
        <w:t>).  More target implementations might be published as se</w:t>
      </w:r>
      <w:r w:rsidR="00681747">
        <w:rPr>
          <w:lang w:val="en-CA"/>
        </w:rPr>
        <w:t>parate documents.</w:t>
      </w:r>
    </w:p>
    <w:p w14:paraId="7179FA14" w14:textId="77777777" w:rsidR="000D2F14" w:rsidRDefault="000D2F14" w:rsidP="000D2F14">
      <w:pPr>
        <w:rPr>
          <w:lang w:val="en-CA"/>
        </w:rPr>
      </w:pPr>
    </w:p>
    <w:p w14:paraId="5128645A" w14:textId="77777777" w:rsidR="00681747" w:rsidRDefault="00681747" w:rsidP="00681747">
      <w:pPr>
        <w:pStyle w:val="Heading2"/>
        <w:rPr>
          <w:lang w:val="en-CA"/>
        </w:rPr>
      </w:pPr>
      <w:bookmarkStart w:id="61" w:name="_Ref432754283"/>
      <w:bookmarkStart w:id="62" w:name="_Toc456946944"/>
      <w:r>
        <w:rPr>
          <w:lang w:val="en-CA"/>
        </w:rPr>
        <w:lastRenderedPageBreak/>
        <w:t>GeoSciML Basic and Extension</w:t>
      </w:r>
      <w:bookmarkEnd w:id="61"/>
      <w:bookmarkEnd w:id="62"/>
    </w:p>
    <w:p w14:paraId="159EBC38" w14:textId="77777777" w:rsidR="00681747" w:rsidRDefault="00681747" w:rsidP="00681747">
      <w:pPr>
        <w:rPr>
          <w:lang w:val="en-CA"/>
        </w:rPr>
      </w:pPr>
    </w:p>
    <w:p w14:paraId="639F925B" w14:textId="7DE2041A" w:rsidR="00230CDE" w:rsidRDefault="00681747" w:rsidP="00681747">
      <w:pPr>
        <w:rPr>
          <w:lang w:val="en-CA"/>
        </w:rPr>
      </w:pPr>
      <w:r>
        <w:rPr>
          <w:lang w:val="en-CA"/>
        </w:rPr>
        <w:t xml:space="preserve">GeoSciML describes geological features </w:t>
      </w:r>
      <w:r w:rsidR="00D318C0">
        <w:rPr>
          <w:lang w:val="en-CA"/>
        </w:rPr>
        <w:t>from the</w:t>
      </w:r>
      <w:r>
        <w:rPr>
          <w:lang w:val="en-CA"/>
        </w:rPr>
        <w:t xml:space="preserve"> mapping perspective, articulated around the concept of a </w:t>
      </w:r>
      <w:r w:rsidRPr="002E4FD9">
        <w:rPr>
          <w:rStyle w:val="Entity"/>
        </w:rPr>
        <w:t>Map</w:t>
      </w:r>
      <w:r w:rsidR="005F5C63" w:rsidRPr="002E4FD9">
        <w:rPr>
          <w:rStyle w:val="Entity"/>
        </w:rPr>
        <w:t>ped</w:t>
      </w:r>
      <w:r w:rsidRPr="002E4FD9">
        <w:rPr>
          <w:rStyle w:val="Entity"/>
        </w:rPr>
        <w:t>Feature</w:t>
      </w:r>
      <w:r>
        <w:rPr>
          <w:lang w:val="en-CA"/>
        </w:rPr>
        <w:t xml:space="preserve"> – the cartographic element shown on a map, and the </w:t>
      </w:r>
      <w:r w:rsidRPr="002E4FD9">
        <w:rPr>
          <w:rStyle w:val="Entity"/>
        </w:rPr>
        <w:t>GeologicFeature</w:t>
      </w:r>
      <w:r>
        <w:rPr>
          <w:lang w:val="en-CA"/>
        </w:rPr>
        <w:t xml:space="preserve"> it represents.  All </w:t>
      </w:r>
      <w:r w:rsidR="00D318C0">
        <w:rPr>
          <w:lang w:val="en-CA"/>
        </w:rPr>
        <w:t xml:space="preserve">geologic </w:t>
      </w:r>
      <w:r>
        <w:rPr>
          <w:lang w:val="en-CA"/>
        </w:rPr>
        <w:t xml:space="preserve">concepts that can be represented on a map are subtypes of </w:t>
      </w:r>
      <w:r w:rsidRPr="002E4FD9">
        <w:rPr>
          <w:rStyle w:val="Entity"/>
        </w:rPr>
        <w:t>GeologicFeature</w:t>
      </w:r>
      <w:r w:rsidR="00230CDE">
        <w:rPr>
          <w:lang w:val="en-CA"/>
        </w:rPr>
        <w:t xml:space="preserve">.  </w:t>
      </w:r>
    </w:p>
    <w:p w14:paraId="56FEBB16" w14:textId="67E0BAF3" w:rsidR="00230CDE" w:rsidRDefault="005F5C63" w:rsidP="00EC0310">
      <w:pPr>
        <w:keepNext/>
      </w:pPr>
      <w:r w:rsidRPr="005F5C63">
        <w:rPr>
          <w:noProof/>
          <w:lang w:val="en-AU" w:eastAsia="en-AU"/>
        </w:rPr>
        <w:t xml:space="preserve"> </w:t>
      </w:r>
      <w:r w:rsidR="00F658C5">
        <w:rPr>
          <w:noProof/>
          <w:lang w:val="en-CA" w:eastAsia="en-CA"/>
        </w:rPr>
        <w:drawing>
          <wp:inline distT="0" distB="0" distL="0" distR="0" wp14:anchorId="11187061" wp14:editId="0322C4B3">
            <wp:extent cx="5943600" cy="3495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14:paraId="5BB3A466" w14:textId="3C54A313" w:rsidR="00230CDE" w:rsidRPr="00EC0310" w:rsidRDefault="00230CDE" w:rsidP="00EC0310">
      <w:pPr>
        <w:pStyle w:val="Caption"/>
        <w:jc w:val="center"/>
        <w:rPr>
          <w:color w:val="000000"/>
          <w:lang w:val="en-CA"/>
        </w:rPr>
      </w:pPr>
      <w:r w:rsidRPr="00EC0310">
        <w:rPr>
          <w:color w:val="000000"/>
        </w:rPr>
        <w:t xml:space="preserve">Figure </w:t>
      </w:r>
      <w:r w:rsidRPr="00EC0310">
        <w:rPr>
          <w:color w:val="000000"/>
        </w:rPr>
        <w:fldChar w:fldCharType="begin"/>
      </w:r>
      <w:r w:rsidRPr="00EC0310">
        <w:rPr>
          <w:color w:val="000000"/>
        </w:rPr>
        <w:instrText xml:space="preserve"> SEQ Figure \* ARABIC </w:instrText>
      </w:r>
      <w:r w:rsidRPr="00EC0310">
        <w:rPr>
          <w:color w:val="000000"/>
        </w:rPr>
        <w:fldChar w:fldCharType="separate"/>
      </w:r>
      <w:r w:rsidR="00E15963">
        <w:rPr>
          <w:noProof/>
          <w:color w:val="000000"/>
        </w:rPr>
        <w:t>3</w:t>
      </w:r>
      <w:r w:rsidRPr="00EC0310">
        <w:rPr>
          <w:color w:val="000000"/>
        </w:rPr>
        <w:fldChar w:fldCharType="end"/>
      </w:r>
      <w:r w:rsidRPr="00EC0310">
        <w:rPr>
          <w:color w:val="000000"/>
        </w:rPr>
        <w:t xml:space="preserve"> </w:t>
      </w:r>
      <w:r w:rsidR="00690C3D" w:rsidRPr="009F4AF5">
        <w:rPr>
          <w:color w:val="000000"/>
        </w:rPr>
        <w:t>-</w:t>
      </w:r>
      <w:r w:rsidRPr="00B43806">
        <w:rPr>
          <w:color w:val="000000"/>
        </w:rPr>
        <w:t xml:space="preserve"> </w:t>
      </w:r>
      <w:r w:rsidR="00690C3D" w:rsidRPr="009F4AF5">
        <w:rPr>
          <w:color w:val="000000"/>
        </w:rPr>
        <w:t>High-level c</w:t>
      </w:r>
      <w:r w:rsidRPr="00B43806">
        <w:rPr>
          <w:color w:val="000000"/>
        </w:rPr>
        <w:t>onceptual model</w:t>
      </w:r>
      <w:r w:rsidR="00BF2A41">
        <w:rPr>
          <w:color w:val="000000"/>
        </w:rPr>
        <w:t>.</w:t>
      </w:r>
    </w:p>
    <w:p w14:paraId="15B6D491" w14:textId="77777777" w:rsidR="00230CDE" w:rsidRDefault="00230CDE" w:rsidP="00681747">
      <w:pPr>
        <w:rPr>
          <w:lang w:val="en-CA"/>
        </w:rPr>
      </w:pPr>
    </w:p>
    <w:p w14:paraId="05A77CED" w14:textId="6700A7B8" w:rsidR="00681747" w:rsidRDefault="00681747" w:rsidP="00681747">
      <w:pPr>
        <w:rPr>
          <w:lang w:val="en-CA"/>
        </w:rPr>
      </w:pPr>
      <w:r w:rsidRPr="002E4FD9">
        <w:rPr>
          <w:rStyle w:val="Entity"/>
        </w:rPr>
        <w:t>GeologicFeature</w:t>
      </w:r>
      <w:r>
        <w:rPr>
          <w:lang w:val="en-CA"/>
        </w:rPr>
        <w:t xml:space="preserv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r w:rsidR="00F02ED9" w:rsidRPr="00690C3D">
        <w:t xml:space="preserve">Figure </w:t>
      </w:r>
      <w:r w:rsidR="00F02ED9">
        <w:rPr>
          <w:noProof/>
        </w:rPr>
        <w:t>5</w:t>
      </w:r>
      <w:r>
        <w:rPr>
          <w:lang w:val="en-CA"/>
        </w:rPr>
        <w:fldChar w:fldCharType="end"/>
      </w:r>
      <w:r w:rsidR="00A96A3A">
        <w:rPr>
          <w:lang w:val="en-CA"/>
        </w:rPr>
        <w:t>3</w:t>
      </w:r>
      <w:r w:rsidR="00690C3D">
        <w:rPr>
          <w:lang w:val="en-CA"/>
        </w:rPr>
        <w:t>) -</w:t>
      </w:r>
      <w:r>
        <w:rPr>
          <w:lang w:val="en-CA"/>
        </w:rPr>
        <w:t xml:space="preserve"> </w:t>
      </w:r>
      <w:r w:rsidRPr="002E4FD9">
        <w:rPr>
          <w:rStyle w:val="Entity"/>
        </w:rPr>
        <w:t>GeologicEvent</w:t>
      </w:r>
      <w:r>
        <w:rPr>
          <w:lang w:val="en-CA"/>
        </w:rPr>
        <w:t xml:space="preserve">, </w:t>
      </w:r>
      <w:r w:rsidRPr="002E4FD9">
        <w:rPr>
          <w:rStyle w:val="Entity"/>
        </w:rPr>
        <w:t>GeologicStructure</w:t>
      </w:r>
      <w:r>
        <w:rPr>
          <w:lang w:val="en-CA"/>
        </w:rPr>
        <w:t xml:space="preserve">, </w:t>
      </w:r>
      <w:r w:rsidRPr="002E4FD9">
        <w:rPr>
          <w:rStyle w:val="Entity"/>
        </w:rPr>
        <w:t>GeologicUnit</w:t>
      </w:r>
      <w:r w:rsidR="00690C3D">
        <w:rPr>
          <w:lang w:val="en-CA"/>
        </w:rPr>
        <w:t xml:space="preserve"> and </w:t>
      </w:r>
      <w:r w:rsidR="00690C3D" w:rsidRPr="002E4FD9">
        <w:rPr>
          <w:rStyle w:val="Entity"/>
        </w:rPr>
        <w:t>GeomorphologicFeatures</w:t>
      </w:r>
      <w:r w:rsidR="00690C3D">
        <w:rPr>
          <w:lang w:val="en-CA"/>
        </w:rPr>
        <w:t>.   The o</w:t>
      </w:r>
      <w:r>
        <w:rPr>
          <w:lang w:val="en-CA"/>
        </w:rPr>
        <w:t xml:space="preserve">ther main features </w:t>
      </w:r>
      <w:r w:rsidR="00690C3D">
        <w:rPr>
          <w:lang w:val="en-CA"/>
        </w:rPr>
        <w:t>of the</w:t>
      </w:r>
      <w:r>
        <w:rPr>
          <w:lang w:val="en-CA"/>
        </w:rPr>
        <w:t xml:space="preserve"> GeoSciML </w:t>
      </w:r>
      <w:r w:rsidR="00690C3D">
        <w:rPr>
          <w:lang w:val="en-CA"/>
        </w:rPr>
        <w:t xml:space="preserve">model </w:t>
      </w:r>
      <w:r>
        <w:rPr>
          <w:lang w:val="en-CA"/>
        </w:rPr>
        <w:t xml:space="preserve">are not geologic features themselves, but features related to the activity of sampling and observing geology (such as </w:t>
      </w:r>
      <w:r w:rsidRPr="002E4FD9">
        <w:rPr>
          <w:rStyle w:val="Entity"/>
        </w:rPr>
        <w:t>Borehole</w:t>
      </w:r>
      <w:r>
        <w:rPr>
          <w:lang w:val="en-CA"/>
        </w:rPr>
        <w:t xml:space="preserve"> or </w:t>
      </w:r>
      <w:r w:rsidRPr="002E4FD9">
        <w:rPr>
          <w:rStyle w:val="Entity"/>
        </w:rPr>
        <w:t>GeologicSpecimen</w:t>
      </w:r>
      <w:r>
        <w:rPr>
          <w:lang w:val="en-CA"/>
        </w:rPr>
        <w:t xml:space="preserve">) and are therefore modelled as </w:t>
      </w:r>
      <w:r w:rsidRPr="002E4FD9">
        <w:rPr>
          <w:rStyle w:val="Entity"/>
        </w:rPr>
        <w:t>SF_SamplingFeature</w:t>
      </w:r>
      <w:r>
        <w:rPr>
          <w:lang w:val="en-CA"/>
        </w:rPr>
        <w:t xml:space="preserve"> (O&amp;M) subtypes.</w:t>
      </w:r>
    </w:p>
    <w:p w14:paraId="057035A4" w14:textId="5FE98084" w:rsidR="00681747" w:rsidRDefault="00F658C5" w:rsidP="00681747">
      <w:pPr>
        <w:keepNext/>
      </w:pPr>
      <w:r>
        <w:rPr>
          <w:noProof/>
          <w:lang w:val="en-CA" w:eastAsia="en-CA"/>
        </w:rPr>
        <w:lastRenderedPageBreak/>
        <w:drawing>
          <wp:inline distT="0" distB="0" distL="0" distR="0" wp14:anchorId="19DD133B" wp14:editId="49767168">
            <wp:extent cx="5505450" cy="3000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5450" cy="3000375"/>
                    </a:xfrm>
                    <a:prstGeom prst="rect">
                      <a:avLst/>
                    </a:prstGeom>
                    <a:noFill/>
                    <a:ln>
                      <a:noFill/>
                    </a:ln>
                  </pic:spPr>
                </pic:pic>
              </a:graphicData>
            </a:graphic>
          </wp:inline>
        </w:drawing>
      </w:r>
    </w:p>
    <w:p w14:paraId="3CC68821" w14:textId="696570A5" w:rsidR="00681747" w:rsidRPr="00690C3D" w:rsidRDefault="00681747" w:rsidP="00690C3D">
      <w:pPr>
        <w:pStyle w:val="Caption"/>
        <w:jc w:val="center"/>
        <w:rPr>
          <w:color w:val="auto"/>
          <w:lang w:val="en-CA"/>
        </w:rPr>
      </w:pPr>
      <w:bookmarkStart w:id="63" w:name="_Ref431724260"/>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r w:rsidR="00E15963">
        <w:rPr>
          <w:noProof/>
          <w:color w:val="auto"/>
        </w:rPr>
        <w:t>4</w:t>
      </w:r>
      <w:r w:rsidR="00673E83" w:rsidRPr="00690C3D">
        <w:rPr>
          <w:noProof/>
          <w:color w:val="auto"/>
        </w:rPr>
        <w:fldChar w:fldCharType="end"/>
      </w:r>
      <w:bookmarkEnd w:id="63"/>
      <w:r w:rsidRPr="00690C3D">
        <w:rPr>
          <w:color w:val="auto"/>
        </w:rPr>
        <w:t xml:space="preserve"> </w:t>
      </w:r>
      <w:r w:rsidR="00690C3D">
        <w:rPr>
          <w:color w:val="auto"/>
        </w:rPr>
        <w:t xml:space="preserve">- </w:t>
      </w:r>
      <w:r w:rsidRPr="00690C3D">
        <w:rPr>
          <w:color w:val="auto"/>
        </w:rPr>
        <w:t>Core feature model for GeoSciML</w:t>
      </w:r>
      <w:r w:rsidR="00BF2A41">
        <w:rPr>
          <w:color w:val="auto"/>
        </w:rPr>
        <w:t>.</w:t>
      </w:r>
    </w:p>
    <w:p w14:paraId="276132A1" w14:textId="0C5AEB84" w:rsidR="00681747" w:rsidRDefault="00681747" w:rsidP="00681747">
      <w:pPr>
        <w:rPr>
          <w:lang w:val="en-CA"/>
        </w:rPr>
      </w:pPr>
      <w:r w:rsidRPr="002E4FD9">
        <w:rPr>
          <w:rStyle w:val="Entity"/>
        </w:rPr>
        <w:t>GeologicFeature</w:t>
      </w:r>
      <w:r>
        <w:rPr>
          <w:lang w:val="en-CA"/>
        </w:rPr>
        <w:t xml:space="preserve"> can share</w:t>
      </w:r>
      <w:r w:rsidR="002E4FD9">
        <w:rPr>
          <w:lang w:val="en-CA"/>
        </w:rPr>
        <w:t xml:space="preserve"> arbitrary</w:t>
      </w:r>
      <w:r>
        <w:rPr>
          <w:lang w:val="en-CA"/>
        </w:rPr>
        <w:t xml:space="preserve"> relationships through </w:t>
      </w:r>
      <w:r w:rsidR="00B33100">
        <w:rPr>
          <w:lang w:val="en-CA"/>
        </w:rPr>
        <w:t>relation</w:t>
      </w:r>
      <w:r w:rsidR="002E4FD9">
        <w:rPr>
          <w:lang w:val="en-CA"/>
        </w:rPr>
        <w:t>s</w:t>
      </w:r>
      <w:r w:rsidR="00B33100">
        <w:rPr>
          <w:lang w:val="en-CA"/>
        </w:rPr>
        <w:t xml:space="preserve"> (</w:t>
      </w:r>
      <w:r w:rsidR="00B33100" w:rsidRPr="002E4FD9">
        <w:rPr>
          <w:rStyle w:val="Entity"/>
        </w:rPr>
        <w:t>AbstractRelation</w:t>
      </w:r>
      <w:r w:rsidR="00B33100">
        <w:rPr>
          <w:lang w:val="en-CA"/>
        </w:rPr>
        <w:t xml:space="preserve">) </w:t>
      </w:r>
      <w:r>
        <w:rPr>
          <w:lang w:val="en-CA"/>
        </w:rPr>
        <w:t xml:space="preserve">class, subtyped into different kind of relationships, providing </w:t>
      </w:r>
      <w:r w:rsidR="002E4FD9">
        <w:rPr>
          <w:lang w:val="en-CA"/>
        </w:rPr>
        <w:t>distinct</w:t>
      </w:r>
      <w:r>
        <w:rPr>
          <w:lang w:val="en-CA"/>
        </w:rPr>
        <w:t xml:space="preserve"> properties and constrain</w:t>
      </w:r>
      <w:r w:rsidR="002E715F">
        <w:rPr>
          <w:lang w:val="en-CA"/>
        </w:rPr>
        <w:t>t</w:t>
      </w:r>
      <w:r>
        <w:rPr>
          <w:lang w:val="en-CA"/>
        </w:rPr>
        <w:t>s.</w:t>
      </w:r>
    </w:p>
    <w:p w14:paraId="56E01FC1" w14:textId="1F8A1A15" w:rsidR="00EA50E7" w:rsidRDefault="00EA50E7" w:rsidP="00681747">
      <w:pPr>
        <w:rPr>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5282C2AA" w14:textId="7D72DA68" w:rsidR="00895888" w:rsidRDefault="00895888" w:rsidP="00EC0310">
      <w:pPr>
        <w:pStyle w:val="Heading3"/>
        <w:rPr>
          <w:lang w:val="en-CA"/>
        </w:rPr>
      </w:pPr>
      <w:bookmarkStart w:id="64" w:name="_Ref440065627"/>
      <w:bookmarkStart w:id="65" w:name="_Toc456946945"/>
      <w:r>
        <w:rPr>
          <w:lang w:val="en-CA"/>
        </w:rPr>
        <w:t>AbstractDescription classes</w:t>
      </w:r>
      <w:bookmarkEnd w:id="64"/>
      <w:bookmarkEnd w:id="65"/>
    </w:p>
    <w:p w14:paraId="780C7301" w14:textId="77777777" w:rsidR="00895888" w:rsidRPr="00895888" w:rsidRDefault="00895888">
      <w:pPr>
        <w:rPr>
          <w:lang w:val="en-CA"/>
        </w:rPr>
      </w:pPr>
    </w:p>
    <w:p w14:paraId="6F2F2413" w14:textId="1AF76016" w:rsidR="00EA50E7" w:rsidRDefault="002E4FD9" w:rsidP="00681747">
      <w:pPr>
        <w:rPr>
          <w:lang w:val="en-CA"/>
        </w:rPr>
      </w:pPr>
      <w:r>
        <w:rPr>
          <w:lang w:val="en-CA"/>
        </w:rPr>
        <w:t>The technique t</w:t>
      </w:r>
      <w:r w:rsidR="00EA50E7">
        <w:rPr>
          <w:lang w:val="en-CA"/>
        </w:rPr>
        <w:t xml:space="preserve">o add </w:t>
      </w:r>
      <w:r w:rsidR="00690C3D">
        <w:rPr>
          <w:lang w:val="en-CA"/>
        </w:rPr>
        <w:t>extended</w:t>
      </w:r>
      <w:r w:rsidR="00EA50E7">
        <w:rPr>
          <w:lang w:val="en-CA"/>
        </w:rPr>
        <w:t xml:space="preserve"> properties to an existing</w:t>
      </w:r>
      <w:r w:rsidR="00690C3D">
        <w:rPr>
          <w:lang w:val="en-CA"/>
        </w:rPr>
        <w:t xml:space="preserve"> class</w:t>
      </w:r>
      <w:r w:rsidR="00EA50E7">
        <w:rPr>
          <w:lang w:val="en-CA"/>
        </w:rPr>
        <w:t xml:space="preserve"> </w:t>
      </w:r>
      <w:r w:rsidR="00690C3D">
        <w:rPr>
          <w:lang w:val="en-CA"/>
        </w:rPr>
        <w:t xml:space="preserve">is </w:t>
      </w:r>
      <w:r w:rsidR="00EA50E7">
        <w:rPr>
          <w:lang w:val="en-CA"/>
        </w:rPr>
        <w:t>normally to create a subtype to carry the new properties</w:t>
      </w:r>
      <w:r w:rsidR="00690C3D">
        <w:rPr>
          <w:lang w:val="en-CA"/>
        </w:rPr>
        <w:t xml:space="preserve"> (Fig. 5)</w:t>
      </w:r>
      <w:r w:rsidR="00EA50E7">
        <w:rPr>
          <w:lang w:val="en-CA"/>
        </w:rPr>
        <w:t>.</w:t>
      </w:r>
    </w:p>
    <w:p w14:paraId="7E87DB7E" w14:textId="24376544" w:rsidR="00EA50E7" w:rsidRDefault="00F658C5" w:rsidP="00EC0310">
      <w:pPr>
        <w:keepNext/>
        <w:jc w:val="center"/>
      </w:pPr>
      <w:r>
        <w:rPr>
          <w:noProof/>
          <w:lang w:val="en-CA" w:eastAsia="en-CA"/>
        </w:rPr>
        <w:lastRenderedPageBreak/>
        <w:drawing>
          <wp:inline distT="0" distB="0" distL="0" distR="0" wp14:anchorId="4781C8BC" wp14:editId="094B2E2F">
            <wp:extent cx="2962275" cy="4391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62275" cy="4391025"/>
                    </a:xfrm>
                    <a:prstGeom prst="rect">
                      <a:avLst/>
                    </a:prstGeom>
                    <a:noFill/>
                    <a:ln>
                      <a:noFill/>
                    </a:ln>
                  </pic:spPr>
                </pic:pic>
              </a:graphicData>
            </a:graphic>
          </wp:inline>
        </w:drawing>
      </w:r>
    </w:p>
    <w:p w14:paraId="3CFC74DF" w14:textId="123650AC" w:rsidR="00EA50E7" w:rsidRPr="00690C3D" w:rsidRDefault="00EA50E7" w:rsidP="00690C3D">
      <w:pPr>
        <w:pStyle w:val="Caption"/>
        <w:jc w:val="center"/>
        <w:rPr>
          <w:color w:val="auto"/>
          <w:lang w:val="en-CA"/>
        </w:rPr>
      </w:pPr>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r w:rsidR="00E15963">
        <w:rPr>
          <w:noProof/>
          <w:color w:val="auto"/>
        </w:rPr>
        <w:t>5</w:t>
      </w:r>
      <w:r w:rsidR="00673E83" w:rsidRPr="00690C3D">
        <w:rPr>
          <w:noProof/>
          <w:color w:val="auto"/>
        </w:rPr>
        <w:fldChar w:fldCharType="end"/>
      </w:r>
      <w:r w:rsidR="00690C3D">
        <w:rPr>
          <w:noProof/>
          <w:color w:val="auto"/>
        </w:rPr>
        <w:t xml:space="preserve"> -</w:t>
      </w:r>
      <w:r w:rsidRPr="00690C3D">
        <w:rPr>
          <w:color w:val="auto"/>
        </w:rPr>
        <w:t xml:space="preserve"> Adding properties by extension</w:t>
      </w:r>
      <w:r w:rsidR="00BF2A41">
        <w:rPr>
          <w:color w:val="auto"/>
        </w:rPr>
        <w:t>.</w:t>
      </w:r>
    </w:p>
    <w:p w14:paraId="3C1C71D8" w14:textId="6A511A6F" w:rsidR="00861954" w:rsidRDefault="00EA50E7" w:rsidP="00861954">
      <w:r>
        <w:rPr>
          <w:lang w:val="en-CA"/>
        </w:rPr>
        <w:t xml:space="preserve">But this only works </w:t>
      </w:r>
      <w:r w:rsidR="00861954">
        <w:rPr>
          <w:lang w:val="en-CA"/>
        </w:rPr>
        <w:t xml:space="preserve">when properties need to be added to a leaf class.  Properties added </w:t>
      </w:r>
      <w:r w:rsidR="004725FE">
        <w:rPr>
          <w:lang w:val="en-CA"/>
        </w:rPr>
        <w:t>by subtyping a</w:t>
      </w:r>
      <w:r w:rsidR="00861954">
        <w:rPr>
          <w:lang w:val="en-CA"/>
        </w:rPr>
        <w:t xml:space="preserve"> class higher</w:t>
      </w:r>
      <w:r w:rsidR="002E4FD9">
        <w:rPr>
          <w:lang w:val="en-CA"/>
        </w:rPr>
        <w:t xml:space="preserve"> will create a new branch, and new properties won’t</w:t>
      </w:r>
      <w:r w:rsidR="00861954">
        <w:rPr>
          <w:lang w:val="en-CA"/>
        </w:rPr>
        <w:t xml:space="preserve"> propagate to existing subtypes</w:t>
      </w:r>
      <w:r w:rsidR="002E4FD9">
        <w:rPr>
          <w:lang w:val="en-CA"/>
        </w:rPr>
        <w:t xml:space="preserve"> in the main branch</w:t>
      </w:r>
      <w:r w:rsidR="00861954">
        <w:rPr>
          <w:lang w:val="en-CA"/>
        </w:rPr>
        <w:t>.</w:t>
      </w:r>
      <w:r w:rsidR="00DA2FDF">
        <w:rPr>
          <w:lang w:val="en-CA"/>
        </w:rPr>
        <w:t xml:space="preserve"> </w:t>
      </w:r>
      <w:r w:rsidR="008F4593">
        <w:t>GeoSciML</w:t>
      </w:r>
      <w:r w:rsidR="00861954">
        <w:t xml:space="preserve"> </w:t>
      </w:r>
      <w:r w:rsidR="002E4FD9">
        <w:t>proposes</w:t>
      </w:r>
      <w:r w:rsidR="00861954">
        <w:t xml:space="preserve"> a</w:t>
      </w:r>
      <w:r w:rsidR="000077DC">
        <w:t>n</w:t>
      </w:r>
      <w:r w:rsidR="00861954">
        <w:t xml:space="preserve"> </w:t>
      </w:r>
      <w:r w:rsidR="000077DC">
        <w:t xml:space="preserve">extension </w:t>
      </w:r>
      <w:r w:rsidR="00861954">
        <w:t xml:space="preserve">pattern </w:t>
      </w:r>
      <w:r w:rsidR="00BC55A0">
        <w:t>using</w:t>
      </w:r>
      <w:r w:rsidR="00861954">
        <w:t xml:space="preserve"> </w:t>
      </w:r>
      <w:r w:rsidR="00895888">
        <w:t xml:space="preserve">abstract </w:t>
      </w:r>
      <w:r w:rsidR="00861954">
        <w:t>property blocks</w:t>
      </w:r>
      <w:r w:rsidR="00690C3D">
        <w:t xml:space="preserve"> or ‘</w:t>
      </w:r>
      <w:r w:rsidR="00895888">
        <w:t>AbstractDescription</w:t>
      </w:r>
      <w:r w:rsidR="00690C3D">
        <w:t>’</w:t>
      </w:r>
      <w:r w:rsidR="00895888">
        <w:t xml:space="preserve"> classes</w:t>
      </w:r>
      <w:r w:rsidR="00690C3D">
        <w:t xml:space="preserve"> (Fig. 6</w:t>
      </w:r>
      <w:r w:rsidR="00895888">
        <w:t>)</w:t>
      </w:r>
      <w:r w:rsidR="00861954">
        <w:t xml:space="preserve">.  Blocks of properties are organized in their own </w:t>
      </w:r>
      <w:r w:rsidR="00A173A4">
        <w:t>Datatype</w:t>
      </w:r>
      <w:r w:rsidR="00BC55A0">
        <w:t>,</w:t>
      </w:r>
      <w:r w:rsidR="00A173A4">
        <w:t xml:space="preserve"> subtyping</w:t>
      </w:r>
      <w:r w:rsidR="00861954">
        <w:t xml:space="preserve"> </w:t>
      </w:r>
      <w:r w:rsidR="00EF48A6" w:rsidRPr="002E4FD9">
        <w:rPr>
          <w:rStyle w:val="Entity"/>
        </w:rPr>
        <w:t>AbstractDescription</w:t>
      </w:r>
      <w:r w:rsidR="00690C3D">
        <w:t>.</w:t>
      </w:r>
    </w:p>
    <w:p w14:paraId="2A48355A" w14:textId="3FDE1208" w:rsidR="00DA2FDF" w:rsidRDefault="00F658C5" w:rsidP="00DA2FDF">
      <w:pPr>
        <w:keepNext/>
      </w:pPr>
      <w:r>
        <w:rPr>
          <w:noProof/>
          <w:lang w:val="en-CA" w:eastAsia="en-CA"/>
        </w:rPr>
        <w:lastRenderedPageBreak/>
        <w:drawing>
          <wp:inline distT="0" distB="0" distL="0" distR="0" wp14:anchorId="6E99B92B" wp14:editId="3C19ABBC">
            <wp:extent cx="5495925" cy="2752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95925" cy="2752725"/>
                    </a:xfrm>
                    <a:prstGeom prst="rect">
                      <a:avLst/>
                    </a:prstGeom>
                    <a:noFill/>
                    <a:ln>
                      <a:noFill/>
                    </a:ln>
                  </pic:spPr>
                </pic:pic>
              </a:graphicData>
            </a:graphic>
          </wp:inline>
        </w:drawing>
      </w:r>
    </w:p>
    <w:p w14:paraId="2F3374EB" w14:textId="53118D09" w:rsidR="00861954" w:rsidRPr="00EC0310" w:rsidRDefault="00DA2FDF" w:rsidP="00EC0310">
      <w:pPr>
        <w:pStyle w:val="Caption"/>
        <w:jc w:val="center"/>
        <w:rPr>
          <w:color w:val="auto"/>
        </w:rPr>
      </w:pPr>
      <w:r w:rsidRPr="00EC0310">
        <w:rPr>
          <w:color w:val="auto"/>
        </w:rPr>
        <w:t xml:space="preserve">Figure </w:t>
      </w:r>
      <w:r w:rsidR="00673E83" w:rsidRPr="00EC0310">
        <w:rPr>
          <w:color w:val="auto"/>
        </w:rPr>
        <w:fldChar w:fldCharType="begin"/>
      </w:r>
      <w:r w:rsidR="00673E83" w:rsidRPr="00EC0310">
        <w:rPr>
          <w:color w:val="auto"/>
        </w:rPr>
        <w:instrText xml:space="preserve"> SEQ Figure \* ARABIC </w:instrText>
      </w:r>
      <w:r w:rsidR="00673E83" w:rsidRPr="00EC0310">
        <w:rPr>
          <w:color w:val="auto"/>
        </w:rPr>
        <w:fldChar w:fldCharType="separate"/>
      </w:r>
      <w:r w:rsidR="00E15963">
        <w:rPr>
          <w:noProof/>
          <w:color w:val="auto"/>
        </w:rPr>
        <w:t>6</w:t>
      </w:r>
      <w:r w:rsidR="00673E83" w:rsidRPr="00EC0310">
        <w:rPr>
          <w:noProof/>
          <w:color w:val="auto"/>
        </w:rPr>
        <w:fldChar w:fldCharType="end"/>
      </w:r>
      <w:r w:rsidRPr="00EC0310">
        <w:rPr>
          <w:color w:val="auto"/>
        </w:rPr>
        <w:t xml:space="preserve"> </w:t>
      </w:r>
      <w:r w:rsidR="00EF48A6">
        <w:rPr>
          <w:color w:val="auto"/>
        </w:rPr>
        <w:t>-</w:t>
      </w:r>
      <w:r w:rsidRPr="00EC0310">
        <w:rPr>
          <w:color w:val="auto"/>
        </w:rPr>
        <w:t xml:space="preserve"> Extension pattern using a property block (</w:t>
      </w:r>
      <w:r w:rsidR="00895888" w:rsidRPr="00EC0310">
        <w:rPr>
          <w:color w:val="auto"/>
        </w:rPr>
        <w:t>Abstract</w:t>
      </w:r>
      <w:r w:rsidRPr="00EC0310">
        <w:rPr>
          <w:color w:val="auto"/>
        </w:rPr>
        <w:t>Description class)</w:t>
      </w:r>
      <w:r w:rsidR="00BF2A41">
        <w:rPr>
          <w:color w:val="auto"/>
        </w:rPr>
        <w:t>.</w:t>
      </w:r>
    </w:p>
    <w:p w14:paraId="64193030" w14:textId="5FE6F509" w:rsidR="00DA2FDF" w:rsidRDefault="00595C96" w:rsidP="00DA2FDF">
      <w:r>
        <w:t>This pattern has two main advantages:</w:t>
      </w:r>
    </w:p>
    <w:p w14:paraId="355A92F4" w14:textId="635C7CAA" w:rsidR="00DA2FDF" w:rsidRDefault="00EF48A6" w:rsidP="00C44904">
      <w:pPr>
        <w:pStyle w:val="ListParagraph"/>
        <w:numPr>
          <w:ilvl w:val="0"/>
          <w:numId w:val="11"/>
        </w:numPr>
      </w:pPr>
      <w:r>
        <w:t>It d</w:t>
      </w:r>
      <w:r w:rsidR="00D0034E">
        <w:t>oes not require the creation of a new feature type</w:t>
      </w:r>
      <w:r w:rsidR="00595C96">
        <w:t xml:space="preserve"> to add properties to core features.</w:t>
      </w:r>
    </w:p>
    <w:p w14:paraId="6EC47B98" w14:textId="2805436A" w:rsidR="00D0034E" w:rsidRDefault="00D0034E" w:rsidP="00C44904">
      <w:pPr>
        <w:pStyle w:val="ListParagraph"/>
        <w:numPr>
          <w:ilvl w:val="0"/>
          <w:numId w:val="11"/>
        </w:numPr>
      </w:pPr>
      <w:r>
        <w:t xml:space="preserve">Extra properties can be defined </w:t>
      </w:r>
      <w:r w:rsidR="00EF48A6">
        <w:t xml:space="preserve">and used </w:t>
      </w:r>
      <w:r>
        <w:t xml:space="preserve">by </w:t>
      </w:r>
      <w:r w:rsidR="00EF48A6">
        <w:t xml:space="preserve">other user </w:t>
      </w:r>
      <w:r>
        <w:t>communit</w:t>
      </w:r>
      <w:r w:rsidR="00EF48A6">
        <w:t>ies</w:t>
      </w:r>
      <w:r>
        <w:t xml:space="preserve"> </w:t>
      </w:r>
      <w:r w:rsidR="00595C96">
        <w:t>(</w:t>
      </w:r>
      <w:r w:rsidR="00EF48A6">
        <w:t>e.g.</w:t>
      </w:r>
      <w:r w:rsidR="00595C96">
        <w:t xml:space="preserve">, properties added by </w:t>
      </w:r>
      <w:r w:rsidR="00EF48A6">
        <w:t xml:space="preserve">a </w:t>
      </w:r>
      <w:r w:rsidR="00595C96">
        <w:t>geophysic</w:t>
      </w:r>
      <w:r w:rsidR="00EF48A6">
        <w:t>al</w:t>
      </w:r>
      <w:r w:rsidR="00595C96">
        <w:t xml:space="preserve"> application could be reused by groundwater applications)</w:t>
      </w:r>
      <w:r w:rsidR="007A7721">
        <w:t>.</w:t>
      </w:r>
    </w:p>
    <w:p w14:paraId="12F91C24" w14:textId="36985B33" w:rsidR="00DA2FDF" w:rsidRDefault="000077DC" w:rsidP="00DA2FDF">
      <w:r>
        <w:t xml:space="preserve">GeoSciML Basic contains </w:t>
      </w:r>
      <w:r w:rsidR="00EF48A6">
        <w:t>nine</w:t>
      </w:r>
      <w:r>
        <w:t xml:space="preserve"> stub </w:t>
      </w:r>
      <w:r w:rsidR="00EF48A6">
        <w:t>A</w:t>
      </w:r>
      <w:r>
        <w:t>bstract</w:t>
      </w:r>
      <w:r w:rsidR="00EF48A6">
        <w:t>Description</w:t>
      </w:r>
      <w:r>
        <w:t xml:space="preserve"> classes </w:t>
      </w:r>
      <w:r w:rsidR="00BC55A0">
        <w:t xml:space="preserve">ultimately </w:t>
      </w:r>
      <w:r w:rsidR="00895888">
        <w:t xml:space="preserve">materialised </w:t>
      </w:r>
      <w:r>
        <w:t xml:space="preserve">in GeoSciML </w:t>
      </w:r>
      <w:r w:rsidR="00EF48A6">
        <w:t>E</w:t>
      </w:r>
      <w:r>
        <w:t>xtension (</w:t>
      </w:r>
      <w:r>
        <w:fldChar w:fldCharType="begin"/>
      </w:r>
      <w:r>
        <w:instrText xml:space="preserve"> REF _Ref432746974 \h </w:instrText>
      </w:r>
      <w:r>
        <w:fldChar w:fldCharType="separate"/>
      </w:r>
      <w:r w:rsidR="00F02ED9" w:rsidRPr="00EC0310">
        <w:t xml:space="preserve">Table </w:t>
      </w:r>
      <w:r w:rsidR="00F02ED9">
        <w:rPr>
          <w:noProof/>
        </w:rPr>
        <w:t>1</w:t>
      </w:r>
      <w:r>
        <w:fldChar w:fldCharType="end"/>
      </w:r>
      <w:r>
        <w:t>).</w:t>
      </w:r>
    </w:p>
    <w:p w14:paraId="434C3884" w14:textId="251C9391" w:rsidR="000077DC" w:rsidRPr="00EC0310" w:rsidRDefault="000077DC" w:rsidP="004D3EF3">
      <w:pPr>
        <w:pStyle w:val="Caption"/>
        <w:keepNext/>
        <w:rPr>
          <w:color w:val="auto"/>
        </w:rPr>
      </w:pPr>
      <w:bookmarkStart w:id="66" w:name="_Ref432746974"/>
      <w:r w:rsidRPr="00EC0310">
        <w:rPr>
          <w:color w:val="auto"/>
        </w:rPr>
        <w:t xml:space="preserve">Table </w:t>
      </w:r>
      <w:r w:rsidR="00415E41">
        <w:rPr>
          <w:color w:val="auto"/>
        </w:rPr>
        <w:fldChar w:fldCharType="begin"/>
      </w:r>
      <w:r w:rsidR="00415E41">
        <w:rPr>
          <w:color w:val="auto"/>
        </w:rPr>
        <w:instrText xml:space="preserve"> SEQ Table \* ARABIC </w:instrText>
      </w:r>
      <w:r w:rsidR="00415E41">
        <w:rPr>
          <w:color w:val="auto"/>
        </w:rPr>
        <w:fldChar w:fldCharType="separate"/>
      </w:r>
      <w:r w:rsidR="00F02ED9">
        <w:rPr>
          <w:noProof/>
          <w:color w:val="auto"/>
        </w:rPr>
        <w:t>1</w:t>
      </w:r>
      <w:r w:rsidR="00415E41">
        <w:rPr>
          <w:color w:val="auto"/>
        </w:rPr>
        <w:fldChar w:fldCharType="end"/>
      </w:r>
      <w:bookmarkEnd w:id="66"/>
      <w:r w:rsidRPr="00EC0310">
        <w:rPr>
          <w:color w:val="auto"/>
        </w:rPr>
        <w:t xml:space="preserve"> </w:t>
      </w:r>
      <w:r w:rsidR="00EF48A6">
        <w:rPr>
          <w:color w:val="auto"/>
        </w:rPr>
        <w:t xml:space="preserve">- </w:t>
      </w:r>
      <w:r w:rsidRPr="00B43806">
        <w:rPr>
          <w:color w:val="auto"/>
        </w:rPr>
        <w:t xml:space="preserve">GeoSciML </w:t>
      </w:r>
      <w:r w:rsidR="00EF48A6">
        <w:rPr>
          <w:color w:val="auto"/>
        </w:rPr>
        <w:t>B</w:t>
      </w:r>
      <w:r w:rsidRPr="00D518D8">
        <w:rPr>
          <w:color w:val="auto"/>
        </w:rPr>
        <w:t xml:space="preserve">asic stub </w:t>
      </w:r>
      <w:r w:rsidR="00EF48A6">
        <w:rPr>
          <w:color w:val="auto"/>
        </w:rPr>
        <w:t xml:space="preserve">AbstractDescription </w:t>
      </w:r>
      <w:r w:rsidRPr="00EC0310">
        <w:rPr>
          <w:color w:val="auto"/>
        </w:rPr>
        <w:t>classes</w:t>
      </w:r>
      <w:r w:rsidR="007A7721">
        <w:rPr>
          <w:color w:val="auto"/>
        </w:rPr>
        <w:t>.</w:t>
      </w:r>
    </w:p>
    <w:tbl>
      <w:tblPr>
        <w:tblW w:w="8897" w:type="dxa"/>
        <w:tblBorders>
          <w:top w:val="single" w:sz="8" w:space="0" w:color="000000"/>
          <w:bottom w:val="single" w:sz="8" w:space="0" w:color="000000"/>
        </w:tblBorders>
        <w:tblLook w:val="04A0" w:firstRow="1" w:lastRow="0" w:firstColumn="1" w:lastColumn="0" w:noHBand="0" w:noVBand="1"/>
      </w:tblPr>
      <w:tblGrid>
        <w:gridCol w:w="4361"/>
        <w:gridCol w:w="4536"/>
      </w:tblGrid>
      <w:tr w:rsidR="000A793F" w:rsidRPr="00761F44" w14:paraId="615D9792" w14:textId="77777777" w:rsidTr="00673E83">
        <w:tc>
          <w:tcPr>
            <w:tcW w:w="4361" w:type="dxa"/>
            <w:tcBorders>
              <w:top w:val="single" w:sz="8" w:space="0" w:color="000000"/>
              <w:left w:val="nil"/>
              <w:bottom w:val="single" w:sz="8" w:space="0" w:color="000000"/>
              <w:right w:val="nil"/>
            </w:tcBorders>
            <w:shd w:val="clear" w:color="auto" w:fill="auto"/>
          </w:tcPr>
          <w:p w14:paraId="2BB1CD89" w14:textId="1B637959" w:rsidR="000077DC" w:rsidRPr="00D970E9" w:rsidRDefault="000077DC" w:rsidP="00DA2FDF">
            <w:pPr>
              <w:rPr>
                <w:rFonts w:ascii="Calibri" w:hAnsi="Calibri"/>
                <w:b/>
                <w:bCs/>
                <w:color w:val="000000"/>
                <w:sz w:val="20"/>
                <w:szCs w:val="20"/>
              </w:rPr>
            </w:pPr>
            <w:r w:rsidRPr="000A793F">
              <w:rPr>
                <w:rFonts w:ascii="Calibri" w:hAnsi="Calibri"/>
                <w:b/>
                <w:bCs/>
                <w:color w:val="000000"/>
                <w:sz w:val="20"/>
                <w:szCs w:val="20"/>
              </w:rPr>
              <w:t>Class</w:t>
            </w:r>
          </w:p>
        </w:tc>
        <w:tc>
          <w:tcPr>
            <w:tcW w:w="4536" w:type="dxa"/>
            <w:tcBorders>
              <w:top w:val="single" w:sz="8" w:space="0" w:color="000000"/>
              <w:left w:val="nil"/>
              <w:bottom w:val="single" w:sz="8" w:space="0" w:color="000000"/>
              <w:right w:val="nil"/>
            </w:tcBorders>
            <w:shd w:val="clear" w:color="auto" w:fill="auto"/>
          </w:tcPr>
          <w:p w14:paraId="5F26D0DE" w14:textId="523318BB"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Description</w:t>
            </w:r>
          </w:p>
        </w:tc>
      </w:tr>
      <w:tr w:rsidR="000A793F" w:rsidRPr="00761F44" w14:paraId="6E0BDD9A" w14:textId="77777777" w:rsidTr="00D970E9">
        <w:tc>
          <w:tcPr>
            <w:tcW w:w="4361" w:type="dxa"/>
            <w:tcBorders>
              <w:left w:val="nil"/>
              <w:right w:val="nil"/>
            </w:tcBorders>
            <w:shd w:val="clear" w:color="auto" w:fill="C0C0C0"/>
          </w:tcPr>
          <w:p w14:paraId="5E8CA65C" w14:textId="0D48B021" w:rsidR="000077DC" w:rsidRPr="00D970E9" w:rsidRDefault="000077DC" w:rsidP="00DA2FDF">
            <w:pPr>
              <w:rPr>
                <w:rFonts w:ascii="Calibri" w:hAnsi="Calibri"/>
                <w:b/>
                <w:bCs/>
                <w:color w:val="000000"/>
                <w:sz w:val="20"/>
                <w:szCs w:val="20"/>
              </w:rPr>
            </w:pPr>
            <w:r w:rsidRPr="000A793F">
              <w:rPr>
                <w:rFonts w:ascii="Calibri" w:hAnsi="Calibri"/>
                <w:b/>
                <w:bCs/>
                <w:color w:val="000000"/>
                <w:sz w:val="20"/>
                <w:szCs w:val="20"/>
              </w:rPr>
              <w:t>AbstractFeatureRelation</w:t>
            </w:r>
          </w:p>
        </w:tc>
        <w:tc>
          <w:tcPr>
            <w:tcW w:w="4536" w:type="dxa"/>
            <w:tcBorders>
              <w:left w:val="nil"/>
              <w:right w:val="nil"/>
            </w:tcBorders>
            <w:shd w:val="clear" w:color="auto" w:fill="C0C0C0"/>
          </w:tcPr>
          <w:p w14:paraId="54D70DF5" w14:textId="5455D85F" w:rsidR="000077DC" w:rsidRPr="00D970E9" w:rsidRDefault="000077DC" w:rsidP="00EF48A6">
            <w:pPr>
              <w:rPr>
                <w:rFonts w:ascii="Calibri" w:hAnsi="Calibri"/>
                <w:color w:val="000000"/>
                <w:sz w:val="20"/>
                <w:szCs w:val="20"/>
              </w:rPr>
            </w:pPr>
            <w:r w:rsidRPr="00D970E9">
              <w:rPr>
                <w:rFonts w:ascii="Calibri" w:hAnsi="Calibri"/>
                <w:color w:val="000000"/>
                <w:sz w:val="20"/>
                <w:szCs w:val="20"/>
              </w:rPr>
              <w:t>Association class p</w:t>
            </w:r>
            <w:r w:rsidRPr="000A793F">
              <w:rPr>
                <w:rFonts w:ascii="Calibri" w:hAnsi="Calibri"/>
                <w:color w:val="000000"/>
                <w:sz w:val="20"/>
                <w:szCs w:val="20"/>
              </w:rPr>
              <w:t xml:space="preserve">laceholder to </w:t>
            </w:r>
            <w:r w:rsidR="00EF48A6">
              <w:rPr>
                <w:rFonts w:ascii="Calibri" w:hAnsi="Calibri"/>
                <w:color w:val="000000"/>
                <w:sz w:val="20"/>
                <w:szCs w:val="20"/>
              </w:rPr>
              <w:t>describe</w:t>
            </w:r>
            <w:r w:rsidRPr="000A793F">
              <w:rPr>
                <w:rFonts w:ascii="Calibri" w:hAnsi="Calibri"/>
                <w:color w:val="000000"/>
                <w:sz w:val="20"/>
                <w:szCs w:val="20"/>
              </w:rPr>
              <w:t xml:space="preserve"> relation</w:t>
            </w:r>
            <w:r w:rsidR="00EF48A6">
              <w:rPr>
                <w:rFonts w:ascii="Calibri" w:hAnsi="Calibri"/>
                <w:color w:val="000000"/>
                <w:sz w:val="20"/>
                <w:szCs w:val="20"/>
              </w:rPr>
              <w:t>s</w:t>
            </w:r>
            <w:r w:rsidRPr="000A793F">
              <w:rPr>
                <w:rFonts w:ascii="Calibri" w:hAnsi="Calibri"/>
                <w:color w:val="000000"/>
                <w:sz w:val="20"/>
                <w:szCs w:val="20"/>
              </w:rPr>
              <w:t xml:space="preserve"> between geologic features</w:t>
            </w:r>
            <w:r w:rsidR="007A7721">
              <w:rPr>
                <w:rFonts w:ascii="Calibri" w:hAnsi="Calibri"/>
                <w:color w:val="000000"/>
                <w:sz w:val="20"/>
                <w:szCs w:val="20"/>
              </w:rPr>
              <w:t>.</w:t>
            </w:r>
          </w:p>
        </w:tc>
      </w:tr>
      <w:tr w:rsidR="000077DC" w:rsidRPr="00761F44" w14:paraId="66F7ECD6" w14:textId="77777777" w:rsidTr="00D970E9">
        <w:tc>
          <w:tcPr>
            <w:tcW w:w="4361" w:type="dxa"/>
            <w:shd w:val="clear" w:color="auto" w:fill="auto"/>
          </w:tcPr>
          <w:p w14:paraId="58414791" w14:textId="3AD58F04" w:rsidR="000077DC" w:rsidRPr="000A793F" w:rsidRDefault="000077DC" w:rsidP="00DA2FDF">
            <w:pPr>
              <w:rPr>
                <w:rFonts w:ascii="Calibri" w:hAnsi="Calibri"/>
                <w:b/>
                <w:bCs/>
                <w:color w:val="000000"/>
                <w:sz w:val="20"/>
                <w:szCs w:val="20"/>
              </w:rPr>
            </w:pPr>
            <w:r w:rsidRPr="00D970E9">
              <w:rPr>
                <w:rFonts w:ascii="Calibri" w:hAnsi="Calibri"/>
                <w:b/>
                <w:bCs/>
                <w:color w:val="000000"/>
                <w:sz w:val="20"/>
                <w:szCs w:val="20"/>
              </w:rPr>
              <w:t>EarthMaterialAbstractDescription</w:t>
            </w:r>
          </w:p>
        </w:tc>
        <w:tc>
          <w:tcPr>
            <w:tcW w:w="4536" w:type="dxa"/>
            <w:shd w:val="clear" w:color="auto" w:fill="auto"/>
          </w:tcPr>
          <w:p w14:paraId="5B6371CC" w14:textId="4BEF3ADB" w:rsidR="000077DC" w:rsidRPr="000A793F" w:rsidRDefault="000077DC" w:rsidP="00DA2FDF">
            <w:pPr>
              <w:rPr>
                <w:rFonts w:ascii="Calibri" w:hAnsi="Calibri"/>
                <w:color w:val="000000"/>
                <w:sz w:val="20"/>
                <w:szCs w:val="20"/>
              </w:rPr>
            </w:pPr>
            <w:r w:rsidRPr="00D970E9">
              <w:rPr>
                <w:rFonts w:ascii="Calibri" w:hAnsi="Calibri"/>
                <w:color w:val="000000"/>
                <w:sz w:val="20"/>
                <w:szCs w:val="20"/>
              </w:rPr>
              <w:t>Detailed earth material description placeholder for GeologicUnit and EarthMaterial</w:t>
            </w:r>
            <w:r w:rsidR="007A7721">
              <w:rPr>
                <w:rFonts w:ascii="Calibri" w:hAnsi="Calibri"/>
                <w:color w:val="000000"/>
                <w:sz w:val="20"/>
                <w:szCs w:val="20"/>
              </w:rPr>
              <w:t>.</w:t>
            </w:r>
          </w:p>
        </w:tc>
      </w:tr>
      <w:tr w:rsidR="000A793F" w:rsidRPr="00761F44" w14:paraId="757DC1D2" w14:textId="77777777" w:rsidTr="00D970E9">
        <w:tc>
          <w:tcPr>
            <w:tcW w:w="4361" w:type="dxa"/>
            <w:tcBorders>
              <w:left w:val="nil"/>
              <w:right w:val="nil"/>
            </w:tcBorders>
            <w:shd w:val="clear" w:color="auto" w:fill="C0C0C0"/>
          </w:tcPr>
          <w:p w14:paraId="5045AAA7" w14:textId="26B28FF0" w:rsidR="000077DC" w:rsidRPr="000A793F" w:rsidRDefault="000077DC" w:rsidP="00DA2FDF">
            <w:pPr>
              <w:rPr>
                <w:rFonts w:ascii="Calibri" w:hAnsi="Calibri"/>
                <w:b/>
                <w:bCs/>
                <w:color w:val="000000"/>
                <w:sz w:val="20"/>
                <w:szCs w:val="20"/>
              </w:rPr>
            </w:pPr>
            <w:r w:rsidRPr="00D970E9">
              <w:rPr>
                <w:rFonts w:ascii="Calibri" w:hAnsi="Calibri"/>
                <w:b/>
                <w:bCs/>
                <w:color w:val="000000"/>
                <w:sz w:val="20"/>
                <w:szCs w:val="20"/>
              </w:rPr>
              <w:t>GeologicUnitAbstractDescription</w:t>
            </w:r>
          </w:p>
        </w:tc>
        <w:tc>
          <w:tcPr>
            <w:tcW w:w="4536" w:type="dxa"/>
            <w:tcBorders>
              <w:left w:val="nil"/>
              <w:right w:val="nil"/>
            </w:tcBorders>
            <w:shd w:val="clear" w:color="auto" w:fill="C0C0C0"/>
          </w:tcPr>
          <w:p w14:paraId="1BB0AB80" w14:textId="7C5AA547" w:rsidR="000077DC" w:rsidRPr="000A793F"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GeologicUnit</w:t>
            </w:r>
            <w:r w:rsidR="007A7721">
              <w:rPr>
                <w:rFonts w:ascii="Calibri" w:hAnsi="Calibri"/>
                <w:color w:val="000000"/>
                <w:sz w:val="20"/>
                <w:szCs w:val="20"/>
              </w:rPr>
              <w:t>.</w:t>
            </w:r>
          </w:p>
        </w:tc>
      </w:tr>
      <w:tr w:rsidR="000A793F" w:rsidRPr="00761F44" w14:paraId="16BE6587" w14:textId="77777777" w:rsidTr="00D970E9">
        <w:tc>
          <w:tcPr>
            <w:tcW w:w="4361" w:type="dxa"/>
            <w:shd w:val="clear" w:color="auto" w:fill="auto"/>
          </w:tcPr>
          <w:p w14:paraId="744760CE" w14:textId="2D65AB9E"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GeologicEventAbstractDescription</w:t>
            </w:r>
          </w:p>
        </w:tc>
        <w:tc>
          <w:tcPr>
            <w:tcW w:w="4536" w:type="dxa"/>
            <w:shd w:val="clear" w:color="auto" w:fill="auto"/>
          </w:tcPr>
          <w:p w14:paraId="7159A290" w14:textId="6A0A2B16" w:rsidR="000077DC" w:rsidRPr="00D970E9" w:rsidRDefault="000077DC" w:rsidP="00EF48A6">
            <w:pPr>
              <w:rPr>
                <w:rFonts w:ascii="Calibri" w:hAnsi="Calibri"/>
                <w:color w:val="000000"/>
                <w:sz w:val="20"/>
                <w:szCs w:val="20"/>
              </w:rPr>
            </w:pPr>
            <w:r w:rsidRPr="00D970E9">
              <w:rPr>
                <w:rFonts w:ascii="Calibri" w:hAnsi="Calibri"/>
                <w:color w:val="000000"/>
                <w:sz w:val="20"/>
                <w:szCs w:val="20"/>
              </w:rPr>
              <w:t xml:space="preserve">Detailed description placeholder for </w:t>
            </w:r>
            <w:r w:rsidR="008F4593" w:rsidRPr="00D970E9">
              <w:rPr>
                <w:rFonts w:ascii="Calibri" w:hAnsi="Calibri"/>
                <w:color w:val="000000"/>
                <w:sz w:val="20"/>
                <w:szCs w:val="20"/>
              </w:rPr>
              <w:t>GeologicEvent.</w:t>
            </w:r>
          </w:p>
        </w:tc>
      </w:tr>
      <w:tr w:rsidR="000A793F" w:rsidRPr="00761F44" w14:paraId="378955BD" w14:textId="77777777" w:rsidTr="00D970E9">
        <w:tc>
          <w:tcPr>
            <w:tcW w:w="4361" w:type="dxa"/>
            <w:tcBorders>
              <w:left w:val="nil"/>
              <w:right w:val="nil"/>
            </w:tcBorders>
            <w:shd w:val="clear" w:color="auto" w:fill="C0C0C0"/>
          </w:tcPr>
          <w:p w14:paraId="21499F39" w14:textId="621F2D2E"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ContactAbstractDescription</w:t>
            </w:r>
          </w:p>
        </w:tc>
        <w:tc>
          <w:tcPr>
            <w:tcW w:w="4536" w:type="dxa"/>
            <w:tcBorders>
              <w:left w:val="nil"/>
              <w:right w:val="nil"/>
            </w:tcBorders>
            <w:shd w:val="clear" w:color="auto" w:fill="C0C0C0"/>
          </w:tcPr>
          <w:p w14:paraId="206E0382" w14:textId="2323CFB3"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Contact</w:t>
            </w:r>
            <w:r w:rsidR="007A7721">
              <w:rPr>
                <w:rFonts w:ascii="Calibri" w:hAnsi="Calibri"/>
                <w:color w:val="000000"/>
                <w:sz w:val="20"/>
                <w:szCs w:val="20"/>
              </w:rPr>
              <w:t>.</w:t>
            </w:r>
          </w:p>
        </w:tc>
      </w:tr>
      <w:tr w:rsidR="000A793F" w:rsidRPr="00761F44" w14:paraId="4F774382" w14:textId="77777777" w:rsidTr="00D970E9">
        <w:tc>
          <w:tcPr>
            <w:tcW w:w="4361" w:type="dxa"/>
            <w:shd w:val="clear" w:color="auto" w:fill="auto"/>
          </w:tcPr>
          <w:p w14:paraId="2AAB0063" w14:textId="611519DF"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FoliationAbstractDescription</w:t>
            </w:r>
          </w:p>
        </w:tc>
        <w:tc>
          <w:tcPr>
            <w:tcW w:w="4536" w:type="dxa"/>
            <w:shd w:val="clear" w:color="auto" w:fill="auto"/>
          </w:tcPr>
          <w:p w14:paraId="7D3AAFCD" w14:textId="2FE3C9C4"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Foliation</w:t>
            </w:r>
            <w:r w:rsidR="007A7721">
              <w:rPr>
                <w:rFonts w:ascii="Calibri" w:hAnsi="Calibri"/>
                <w:color w:val="000000"/>
                <w:sz w:val="20"/>
                <w:szCs w:val="20"/>
              </w:rPr>
              <w:t>.</w:t>
            </w:r>
          </w:p>
        </w:tc>
      </w:tr>
      <w:tr w:rsidR="000A793F" w:rsidRPr="00761F44" w14:paraId="501E34DA" w14:textId="77777777" w:rsidTr="00D970E9">
        <w:tc>
          <w:tcPr>
            <w:tcW w:w="4361" w:type="dxa"/>
            <w:tcBorders>
              <w:left w:val="nil"/>
              <w:right w:val="nil"/>
            </w:tcBorders>
            <w:shd w:val="clear" w:color="auto" w:fill="C0C0C0"/>
          </w:tcPr>
          <w:p w14:paraId="21718FA5" w14:textId="6A6C2ED2"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FoldAbstractDescription</w:t>
            </w:r>
          </w:p>
        </w:tc>
        <w:tc>
          <w:tcPr>
            <w:tcW w:w="4536" w:type="dxa"/>
            <w:tcBorders>
              <w:left w:val="nil"/>
              <w:right w:val="nil"/>
            </w:tcBorders>
            <w:shd w:val="clear" w:color="auto" w:fill="C0C0C0"/>
          </w:tcPr>
          <w:p w14:paraId="1CA063B7" w14:textId="50C01F79"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Fold</w:t>
            </w:r>
            <w:r w:rsidR="007A7721">
              <w:rPr>
                <w:rFonts w:ascii="Calibri" w:hAnsi="Calibri"/>
                <w:color w:val="000000"/>
                <w:sz w:val="20"/>
                <w:szCs w:val="20"/>
              </w:rPr>
              <w:t>.</w:t>
            </w:r>
          </w:p>
        </w:tc>
      </w:tr>
      <w:tr w:rsidR="000A793F" w:rsidRPr="00761F44" w14:paraId="74931749" w14:textId="77777777" w:rsidTr="00D970E9">
        <w:tc>
          <w:tcPr>
            <w:tcW w:w="4361" w:type="dxa"/>
            <w:shd w:val="clear" w:color="auto" w:fill="auto"/>
          </w:tcPr>
          <w:p w14:paraId="31DE7313" w14:textId="534D15EA"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lastRenderedPageBreak/>
              <w:t>ShearDisplacementStructureAbstractDescription</w:t>
            </w:r>
          </w:p>
        </w:tc>
        <w:tc>
          <w:tcPr>
            <w:tcW w:w="4536" w:type="dxa"/>
            <w:shd w:val="clear" w:color="auto" w:fill="auto"/>
          </w:tcPr>
          <w:p w14:paraId="3DF17E9D" w14:textId="7584326E"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ShearDisplacementStructure</w:t>
            </w:r>
            <w:r w:rsidR="007A7721">
              <w:rPr>
                <w:rFonts w:ascii="Calibri" w:hAnsi="Calibri"/>
                <w:color w:val="000000"/>
                <w:sz w:val="20"/>
                <w:szCs w:val="20"/>
              </w:rPr>
              <w:t>.</w:t>
            </w:r>
          </w:p>
        </w:tc>
      </w:tr>
      <w:tr w:rsidR="000A793F" w:rsidRPr="00761F44" w14:paraId="700AD3CC" w14:textId="77777777" w:rsidTr="00D970E9">
        <w:tc>
          <w:tcPr>
            <w:tcW w:w="4361" w:type="dxa"/>
            <w:tcBorders>
              <w:left w:val="nil"/>
              <w:right w:val="nil"/>
            </w:tcBorders>
            <w:shd w:val="clear" w:color="auto" w:fill="C0C0C0"/>
          </w:tcPr>
          <w:p w14:paraId="49F14BF2" w14:textId="1BA3DB56"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GeomorphologicUnitAbstractDescription</w:t>
            </w:r>
          </w:p>
        </w:tc>
        <w:tc>
          <w:tcPr>
            <w:tcW w:w="4536" w:type="dxa"/>
            <w:tcBorders>
              <w:left w:val="nil"/>
              <w:right w:val="nil"/>
            </w:tcBorders>
            <w:shd w:val="clear" w:color="auto" w:fill="C0C0C0"/>
          </w:tcPr>
          <w:p w14:paraId="48FB697E" w14:textId="6B8F9F1E"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GeomorphologicUnit</w:t>
            </w:r>
            <w:r w:rsidR="007A7721">
              <w:rPr>
                <w:rFonts w:ascii="Calibri" w:hAnsi="Calibri"/>
                <w:color w:val="000000"/>
                <w:sz w:val="20"/>
                <w:szCs w:val="20"/>
              </w:rPr>
              <w:t>.</w:t>
            </w:r>
          </w:p>
        </w:tc>
      </w:tr>
    </w:tbl>
    <w:p w14:paraId="5E1BD684" w14:textId="77777777" w:rsidR="000077DC" w:rsidRDefault="000077DC" w:rsidP="00DA2FDF"/>
    <w:p w14:paraId="7634B830" w14:textId="6A048947" w:rsidR="00390DF7" w:rsidRDefault="00390DF7" w:rsidP="00DA2FDF">
      <w:r>
        <w:t>Since those classes are abstract in GeoSciML Basic, data providers need to implement GeoSciML Extension, or any third party extension to get concrete classes.</w:t>
      </w:r>
    </w:p>
    <w:p w14:paraId="166DC55F" w14:textId="2B927927" w:rsidR="00F05019" w:rsidRDefault="00EF48A6" w:rsidP="00DA2FDF">
      <w:r>
        <w:t>T</w:t>
      </w:r>
      <w:r w:rsidR="000466A0">
        <w:t xml:space="preserve">his </w:t>
      </w:r>
      <w:r>
        <w:t xml:space="preserve">modelling </w:t>
      </w:r>
      <w:r w:rsidR="000466A0">
        <w:t xml:space="preserve">pattern is </w:t>
      </w:r>
      <w:r w:rsidR="000B617A">
        <w:t>als</w:t>
      </w:r>
      <w:r w:rsidR="00DD3C2B">
        <w:t>o</w:t>
      </w:r>
      <w:r w:rsidR="000B617A">
        <w:t xml:space="preserve"> </w:t>
      </w:r>
      <w:r w:rsidR="000466A0">
        <w:t xml:space="preserve">used by other </w:t>
      </w:r>
      <w:r>
        <w:t xml:space="preserve">standards </w:t>
      </w:r>
      <w:r w:rsidR="000466A0">
        <w:t>communities</w:t>
      </w:r>
      <w:r>
        <w:t xml:space="preserve"> (</w:t>
      </w:r>
      <w:r w:rsidR="008F4593">
        <w:t>e.g.</w:t>
      </w:r>
      <w:r>
        <w:t>, ISO 19115-3</w:t>
      </w:r>
      <w:r w:rsidR="000B617A">
        <w:t>)</w:t>
      </w:r>
      <w:r w:rsidR="000466A0">
        <w:t xml:space="preserve">. </w:t>
      </w:r>
    </w:p>
    <w:p w14:paraId="098EF99B" w14:textId="77777777" w:rsidR="00DF2D0D" w:rsidRDefault="00DF2D0D" w:rsidP="00DF2D0D">
      <w:pPr>
        <w:pStyle w:val="Heading2"/>
        <w:rPr>
          <w:lang w:val="en-CA"/>
        </w:rPr>
      </w:pPr>
      <w:bookmarkStart w:id="67" w:name="_Toc456946946"/>
      <w:r>
        <w:rPr>
          <w:lang w:val="en-CA"/>
        </w:rPr>
        <w:t>GeoSciML Lite</w:t>
      </w:r>
      <w:bookmarkEnd w:id="67"/>
    </w:p>
    <w:p w14:paraId="4D0A675B" w14:textId="77777777" w:rsidR="00DF2D0D" w:rsidRDefault="00DF2D0D" w:rsidP="00DF2D0D">
      <w:pPr>
        <w:rPr>
          <w:lang w:val="en-CA"/>
        </w:rPr>
      </w:pPr>
    </w:p>
    <w:p w14:paraId="232BE2CE" w14:textId="05C549D0" w:rsidR="00DF2D0D" w:rsidRDefault="00DF2D0D" w:rsidP="00DF2D0D">
      <w:pPr>
        <w:rPr>
          <w:lang w:val="en-CA"/>
        </w:rPr>
      </w:pPr>
      <w:r>
        <w:rPr>
          <w:lang w:val="en-CA"/>
        </w:rPr>
        <w:t>GeoSciML Lite is a denormalised view</w:t>
      </w:r>
      <w:r w:rsidR="0031113D">
        <w:rPr>
          <w:lang w:val="en-CA"/>
        </w:rPr>
        <w:t>, or a transformation,</w:t>
      </w:r>
      <w:r>
        <w:rPr>
          <w:lang w:val="en-CA"/>
        </w:rPr>
        <w:t xml:space="preserve"> of key geological and sampling features, designed as a simple entry level model to publish datasets, particularly adapted to geographic visualization with key reporting properties.  The use case for GeoSciML-lite is a simple layer-based </w:t>
      </w:r>
      <w:r w:rsidR="00BC55A0">
        <w:rPr>
          <w:lang w:val="en-CA"/>
        </w:rPr>
        <w:t>application;</w:t>
      </w:r>
      <w:r>
        <w:rPr>
          <w:lang w:val="en-CA"/>
        </w:rPr>
        <w:t xml:space="preserve"> such as web map application or GIS where the key functionality is to display a map layer and perform simple identify operations.  The classes are modelled to be easily implementable in any GIS or web mapping application.  One feature type maps to one table composed of optional, single occurrence, properties – consistent with the structure of denormalised RDBMS tables.  The XML implementation (clause </w:t>
      </w:r>
      <w:r>
        <w:rPr>
          <w:lang w:val="en-CA"/>
        </w:rPr>
        <w:fldChar w:fldCharType="begin"/>
      </w:r>
      <w:r>
        <w:rPr>
          <w:lang w:val="en-CA"/>
        </w:rPr>
        <w:instrText xml:space="preserve"> REF _Ref439836832 \r \h </w:instrText>
      </w:r>
      <w:r>
        <w:rPr>
          <w:lang w:val="en-CA"/>
        </w:rPr>
      </w:r>
      <w:r>
        <w:rPr>
          <w:lang w:val="en-CA"/>
        </w:rPr>
        <w:fldChar w:fldCharType="separate"/>
      </w:r>
      <w:r>
        <w:rPr>
          <w:lang w:val="en-CA"/>
        </w:rPr>
        <w:t>8.4</w:t>
      </w:r>
      <w:r>
        <w:rPr>
          <w:lang w:val="en-CA"/>
        </w:rPr>
        <w:fldChar w:fldCharType="end"/>
      </w:r>
      <w:r>
        <w:rPr>
          <w:lang w:val="en-CA"/>
        </w:rPr>
        <w:t xml:space="preserve">) is conformant with GML Simple Feature (OGC 10-100r3). </w:t>
      </w:r>
    </w:p>
    <w:p w14:paraId="2AFD65F6" w14:textId="1C134081" w:rsidR="00DF2D0D" w:rsidRDefault="00DF2D0D" w:rsidP="00DF2D0D">
      <w:pPr>
        <w:rPr>
          <w:lang w:val="en-CA"/>
        </w:rPr>
      </w:pPr>
      <w:r>
        <w:rPr>
          <w:lang w:val="en-CA"/>
        </w:rPr>
        <w:t xml:space="preserve">Each </w:t>
      </w:r>
      <w:r w:rsidR="0031113D">
        <w:rPr>
          <w:lang w:val="en-CA"/>
        </w:rPr>
        <w:t>property</w:t>
      </w:r>
      <w:r>
        <w:rPr>
          <w:lang w:val="en-CA"/>
        </w:rPr>
        <w:t xml:space="preserve"> of Lite classes are derived from a subset of </w:t>
      </w:r>
      <w:r w:rsidR="002A0C3E">
        <w:rPr>
          <w:lang w:val="en-CA"/>
        </w:rPr>
        <w:t xml:space="preserve">the properties available in the </w:t>
      </w:r>
      <w:r>
        <w:rPr>
          <w:lang w:val="en-CA"/>
        </w:rPr>
        <w:t>“full” model</w:t>
      </w:r>
      <w:r w:rsidR="002A0C3E">
        <w:rPr>
          <w:lang w:val="en-CA"/>
        </w:rPr>
        <w:t xml:space="preserve">, with the exception of “genericSymbolizer”, which is a convenience property providing a cartographic symbol. The property is a shortcut to symbolisation that </w:t>
      </w:r>
      <w:r w:rsidR="0031113D">
        <w:rPr>
          <w:lang w:val="en-CA"/>
        </w:rPr>
        <w:t>would</w:t>
      </w:r>
      <w:r w:rsidR="002A0C3E">
        <w:rPr>
          <w:lang w:val="en-CA"/>
        </w:rPr>
        <w:t xml:space="preserve"> otherwise be provided </w:t>
      </w:r>
      <w:r w:rsidR="00D04723">
        <w:rPr>
          <w:lang w:val="en-CA"/>
        </w:rPr>
        <w:t>by</w:t>
      </w:r>
      <w:r w:rsidR="002A0C3E">
        <w:rPr>
          <w:lang w:val="en-CA"/>
        </w:rPr>
        <w:t xml:space="preserve"> SLD (Styled Layer Descriptor).</w:t>
      </w:r>
    </w:p>
    <w:p w14:paraId="65A8BD05" w14:textId="7F612E1F" w:rsidR="00DF2D0D" w:rsidRDefault="00DF2D0D" w:rsidP="00DF2D0D">
      <w:pPr>
        <w:rPr>
          <w:lang w:val="en-CA"/>
        </w:rPr>
      </w:pPr>
      <w:r>
        <w:rPr>
          <w:lang w:val="en-CA"/>
        </w:rPr>
        <w:t>Some fields are external references, in the form of HTTP URI, to provide hyperlinks for applications to</w:t>
      </w:r>
      <w:r w:rsidR="00D04723">
        <w:rPr>
          <w:lang w:val="en-CA"/>
        </w:rPr>
        <w:t xml:space="preserve"> access linked data definitions to externally governed vocabulary terms (</w:t>
      </w:r>
      <w:r w:rsidR="00D04723" w:rsidRPr="00EC0310">
        <w:fldChar w:fldCharType="begin"/>
      </w:r>
      <w:r w:rsidR="00D04723" w:rsidRPr="00EC0310">
        <w:instrText xml:space="preserve"> REF _Ref447001728 \h  \* MERGEFORMAT </w:instrText>
      </w:r>
      <w:r w:rsidR="00D04723" w:rsidRPr="00EC0310">
        <w:fldChar w:fldCharType="separate"/>
      </w:r>
      <w:r w:rsidR="00D04723" w:rsidRPr="00F02ED9">
        <w:t>Figure 3</w:t>
      </w:r>
      <w:r w:rsidR="00D04723" w:rsidRPr="00EC0310">
        <w:fldChar w:fldCharType="end"/>
      </w:r>
      <w:r w:rsidR="00D04723">
        <w:rPr>
          <w:lang w:val="en-CA"/>
        </w:rPr>
        <w:t>).</w:t>
      </w:r>
      <w:r>
        <w:rPr>
          <w:lang w:val="en-CA"/>
        </w:rPr>
        <w:t>and/or complex representation</w:t>
      </w:r>
      <w:r w:rsidR="00D04723">
        <w:rPr>
          <w:lang w:val="en-CA"/>
        </w:rPr>
        <w:t>s of the features when required.</w:t>
      </w:r>
    </w:p>
    <w:p w14:paraId="15684DE6" w14:textId="77777777" w:rsidR="00DF2D0D" w:rsidRDefault="00DF2D0D" w:rsidP="00DF2D0D">
      <w:pPr>
        <w:keepNext/>
        <w:rPr>
          <w:noProof/>
          <w:lang w:val="en-CA" w:eastAsia="en-CA"/>
        </w:rPr>
      </w:pPr>
    </w:p>
    <w:p w14:paraId="5D81254D" w14:textId="77777777" w:rsidR="00DF2D0D" w:rsidRDefault="00DF2D0D" w:rsidP="00DF2D0D">
      <w:pPr>
        <w:keepNext/>
      </w:pPr>
      <w:r>
        <w:rPr>
          <w:noProof/>
          <w:lang w:val="en-CA" w:eastAsia="en-CA"/>
        </w:rPr>
        <w:drawing>
          <wp:inline distT="0" distB="0" distL="0" distR="0" wp14:anchorId="58828334" wp14:editId="21F03E94">
            <wp:extent cx="5562600" cy="40195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62600" cy="4019550"/>
                    </a:xfrm>
                    <a:prstGeom prst="rect">
                      <a:avLst/>
                    </a:prstGeom>
                    <a:noFill/>
                    <a:ln>
                      <a:noFill/>
                    </a:ln>
                  </pic:spPr>
                </pic:pic>
              </a:graphicData>
            </a:graphic>
          </wp:inline>
        </w:drawing>
      </w:r>
      <w:r w:rsidDel="00C17E97">
        <w:rPr>
          <w:noProof/>
          <w:lang w:val="en-CA" w:eastAsia="en-CA"/>
        </w:rPr>
        <w:t xml:space="preserve"> </w:t>
      </w:r>
    </w:p>
    <w:p w14:paraId="3E80F661" w14:textId="77777777" w:rsidR="00DF2D0D" w:rsidRPr="008B64C1" w:rsidRDefault="00DF2D0D" w:rsidP="00DF2D0D">
      <w:pPr>
        <w:pStyle w:val="Caption"/>
        <w:jc w:val="center"/>
        <w:rPr>
          <w:color w:val="000000"/>
        </w:rPr>
      </w:pPr>
      <w:r w:rsidRPr="008B64C1">
        <w:rPr>
          <w:color w:val="000000"/>
        </w:rPr>
        <w:t xml:space="preserve">Figure </w:t>
      </w:r>
      <w:r w:rsidRPr="008B64C1">
        <w:rPr>
          <w:color w:val="000000"/>
        </w:rPr>
        <w:fldChar w:fldCharType="begin"/>
      </w:r>
      <w:r w:rsidRPr="008B64C1">
        <w:rPr>
          <w:color w:val="000000"/>
        </w:rPr>
        <w:instrText xml:space="preserve"> SEQ Figure \* ARABIC </w:instrText>
      </w:r>
      <w:r w:rsidRPr="008B64C1">
        <w:rPr>
          <w:color w:val="000000"/>
        </w:rPr>
        <w:fldChar w:fldCharType="separate"/>
      </w:r>
      <w:r w:rsidR="00E15963">
        <w:rPr>
          <w:noProof/>
          <w:color w:val="000000"/>
        </w:rPr>
        <w:t>7</w:t>
      </w:r>
      <w:r w:rsidRPr="008B64C1">
        <w:rPr>
          <w:color w:val="000000"/>
        </w:rPr>
        <w:fldChar w:fldCharType="end"/>
      </w:r>
      <w:r w:rsidRPr="008B64C1">
        <w:rPr>
          <w:color w:val="000000"/>
        </w:rPr>
        <w:t xml:space="preserve"> </w:t>
      </w:r>
      <w:r w:rsidRPr="009F4AF5">
        <w:rPr>
          <w:color w:val="000000"/>
        </w:rPr>
        <w:t xml:space="preserve">- </w:t>
      </w:r>
      <w:r w:rsidRPr="008B64C1">
        <w:rPr>
          <w:color w:val="000000"/>
        </w:rPr>
        <w:t xml:space="preserve">Example of linkage between </w:t>
      </w:r>
      <w:r>
        <w:rPr>
          <w:color w:val="000000"/>
        </w:rPr>
        <w:t>Lite</w:t>
      </w:r>
      <w:r w:rsidRPr="008B64C1">
        <w:rPr>
          <w:color w:val="000000"/>
        </w:rPr>
        <w:t xml:space="preserve"> </w:t>
      </w:r>
      <w:r>
        <w:rPr>
          <w:color w:val="000000"/>
        </w:rPr>
        <w:t>feature</w:t>
      </w:r>
      <w:r w:rsidRPr="008B64C1">
        <w:rPr>
          <w:color w:val="000000"/>
        </w:rPr>
        <w:t xml:space="preserve"> and other GeoSciML packages and vocabular</w:t>
      </w:r>
      <w:r w:rsidRPr="009F4AF5">
        <w:rPr>
          <w:color w:val="000000"/>
        </w:rPr>
        <w:t>y term URI’s</w:t>
      </w:r>
      <w:r w:rsidRPr="00EC0310">
        <w:rPr>
          <w:color w:val="000000"/>
        </w:rPr>
        <w:t>.  An instance of GeologicUnitView matches an instance of MappedFeature.</w:t>
      </w:r>
    </w:p>
    <w:p w14:paraId="7478C74B" w14:textId="77777777" w:rsidR="00DF2D0D" w:rsidRDefault="00DF2D0D" w:rsidP="00DF2D0D">
      <w:pPr>
        <w:rPr>
          <w:lang w:val="en-CA"/>
        </w:rPr>
      </w:pPr>
    </w:p>
    <w:p w14:paraId="043C37AE" w14:textId="77777777" w:rsidR="00DF2D0D" w:rsidRPr="00DA2FDF" w:rsidRDefault="00DF2D0D" w:rsidP="00DA2FDF"/>
    <w:p w14:paraId="79B93D23" w14:textId="77777777" w:rsidR="009459BF" w:rsidRPr="009459BF" w:rsidRDefault="009A7B37" w:rsidP="009459BF">
      <w:pPr>
        <w:pStyle w:val="Heading1"/>
        <w:rPr>
          <w:lang w:val="en-CA"/>
        </w:rPr>
      </w:pPr>
      <w:bookmarkStart w:id="68" w:name="_Toc456946947"/>
      <w:r w:rsidRPr="00D12552">
        <w:rPr>
          <w:lang w:val="en-CA"/>
        </w:rPr>
        <w:t>Conventions</w:t>
      </w:r>
      <w:bookmarkEnd w:id="68"/>
    </w:p>
    <w:p w14:paraId="526B5110" w14:textId="4B49FF2E" w:rsidR="00695378" w:rsidRPr="00D12552" w:rsidRDefault="00695378" w:rsidP="00695378">
      <w:pPr>
        <w:pStyle w:val="Heading2"/>
        <w:rPr>
          <w:lang w:val="en-CA"/>
        </w:rPr>
      </w:pPr>
      <w:bookmarkStart w:id="69" w:name="_Ref439663710"/>
      <w:bookmarkStart w:id="70" w:name="_Toc456946948"/>
      <w:r w:rsidRPr="00D12552">
        <w:rPr>
          <w:lang w:val="en-CA"/>
        </w:rPr>
        <w:t>Requirement class</w:t>
      </w:r>
      <w:bookmarkEnd w:id="69"/>
      <w:bookmarkEnd w:id="70"/>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lastRenderedPageBreak/>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conforming implementation. A requirements class may consist only of dependencies and introduce no new requirements. </w:t>
      </w:r>
    </w:p>
    <w:p w14:paraId="254DCD47" w14:textId="49B8A8FB" w:rsidR="00695378" w:rsidRPr="00D12552" w:rsidRDefault="00695378" w:rsidP="00695378">
      <w:pPr>
        <w:pStyle w:val="Heading2"/>
        <w:rPr>
          <w:lang w:val="en-CA"/>
        </w:rPr>
      </w:pPr>
      <w:bookmarkStart w:id="71" w:name="_Toc377112004"/>
      <w:bookmarkStart w:id="72" w:name="_Toc428885193"/>
      <w:bookmarkStart w:id="73" w:name="_Ref439663763"/>
      <w:bookmarkStart w:id="74" w:name="_Toc456946949"/>
      <w:r w:rsidRPr="00D12552">
        <w:rPr>
          <w:lang w:val="en-CA"/>
        </w:rPr>
        <w:t>Requirement</w:t>
      </w:r>
      <w:bookmarkEnd w:id="71"/>
      <w:bookmarkEnd w:id="72"/>
      <w:bookmarkEnd w:id="73"/>
      <w:r w:rsidR="00395D5A">
        <w:rPr>
          <w:lang w:val="en-CA"/>
        </w:rPr>
        <w:t xml:space="preserve"> and</w:t>
      </w:r>
      <w:r w:rsidR="00846883">
        <w:rPr>
          <w:lang w:val="en-CA"/>
        </w:rPr>
        <w:t xml:space="preserve"> Recommendation</w:t>
      </w:r>
      <w:bookmarkEnd w:id="74"/>
    </w:p>
    <w:p w14:paraId="34C8E985" w14:textId="3571C933" w:rsidR="00695378" w:rsidRPr="00D12552" w:rsidRDefault="00695378" w:rsidP="00695378">
      <w:pPr>
        <w:rPr>
          <w:lang w:val="en-CA"/>
        </w:rPr>
      </w:pPr>
      <w:r w:rsidRPr="00D12552">
        <w:rPr>
          <w:lang w:val="en-CA"/>
        </w:rPr>
        <w:t>All requirements</w:t>
      </w:r>
      <w:r w:rsidR="00846883">
        <w:rPr>
          <w:lang w:val="en-CA"/>
        </w:rPr>
        <w:t xml:space="preserve"> and recommendations</w:t>
      </w:r>
      <w:r w:rsidRPr="00D12552">
        <w:rPr>
          <w:lang w:val="en-CA"/>
        </w:rPr>
        <w:t xml:space="preserve"> are normative, and each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970E9" w:rsidRDefault="00695378" w:rsidP="00B520F7">
            <w:pPr>
              <w:rPr>
                <w:rFonts w:ascii="Calibri" w:hAnsi="Calibri"/>
                <w:b/>
                <w:lang w:val="en-CA"/>
              </w:rPr>
            </w:pPr>
            <w:r w:rsidRPr="00D970E9">
              <w:rPr>
                <w:rFonts w:ascii="Calibri" w:hAnsi="Calibri"/>
                <w:b/>
                <w:lang w:val="en-CA"/>
              </w:rPr>
              <w:t>/req/[classM]/[reqN]</w:t>
            </w:r>
          </w:p>
        </w:tc>
        <w:tc>
          <w:tcPr>
            <w:tcW w:w="6720" w:type="dxa"/>
            <w:tcBorders>
              <w:left w:val="nil"/>
            </w:tcBorders>
          </w:tcPr>
          <w:p w14:paraId="706F6933" w14:textId="77777777" w:rsidR="00695378" w:rsidRPr="00D970E9" w:rsidRDefault="00695378" w:rsidP="00B520F7">
            <w:pPr>
              <w:rPr>
                <w:rFonts w:ascii="Calibri" w:hAnsi="Calibri"/>
                <w:lang w:val="en-CA"/>
              </w:rPr>
            </w:pPr>
            <w:r w:rsidRPr="00D970E9">
              <w:rPr>
                <w:rFonts w:ascii="Calibri" w:hAnsi="Calibr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r w:rsidRPr="00D12552">
        <w:rPr>
          <w:lang w:val="en-CA"/>
        </w:rPr>
        <w:t xml:space="preserve">where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Heading2"/>
        <w:rPr>
          <w:lang w:val="en-CA"/>
        </w:rPr>
      </w:pPr>
      <w:bookmarkStart w:id="75" w:name="_Toc356480502"/>
      <w:bookmarkStart w:id="76" w:name="_Toc377112005"/>
      <w:bookmarkStart w:id="77" w:name="_Toc428885194"/>
      <w:bookmarkStart w:id="78" w:name="_Toc456946950"/>
      <w:bookmarkStart w:id="79" w:name="_Toc356480505"/>
      <w:r w:rsidRPr="00D12552">
        <w:rPr>
          <w:lang w:val="en-CA"/>
        </w:rPr>
        <w:t>Conformance class</w:t>
      </w:r>
      <w:bookmarkEnd w:id="75"/>
      <w:bookmarkEnd w:id="76"/>
      <w:bookmarkEnd w:id="77"/>
      <w:bookmarkEnd w:id="78"/>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1442B819" w14:textId="0EC721CC"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pattern</w:t>
      </w:r>
      <w:r w:rsidRPr="00D12552">
        <w:rPr>
          <w:rFonts w:ascii="Courier New" w:hAnsi="Courier New" w:cs="Courier New"/>
          <w:noProof/>
          <w:color w:val="FF0000"/>
          <w:sz w:val="16"/>
          <w:szCs w:val="16"/>
          <w:highlight w:val="white"/>
          <w:lang w:val="en-CA"/>
        </w:rPr>
        <w:t xml:space="preserve"> id</w:t>
      </w:r>
      <w:r w:rsidRPr="00D12552">
        <w:rPr>
          <w:rFonts w:ascii="Courier New" w:hAnsi="Courier New" w:cs="Courier New"/>
          <w:noProof/>
          <w:color w:val="0000FF"/>
          <w:sz w:val="16"/>
          <w:szCs w:val="16"/>
          <w:highlight w:val="white"/>
          <w:lang w:val="en-CA"/>
        </w:rPr>
        <w:t>="</w:t>
      </w:r>
      <w:r w:rsidR="00DF5C09" w:rsidRPr="00DF5C09">
        <w:rPr>
          <w:rFonts w:ascii="Courier New" w:hAnsi="Courier New" w:cs="Courier New"/>
          <w:noProof/>
          <w:color w:val="000000"/>
          <w:sz w:val="16"/>
          <w:szCs w:val="16"/>
          <w:lang w:val="en-CA"/>
        </w:rPr>
        <w:t>unit-of-measure</w:t>
      </w:r>
      <w:r w:rsidRPr="00D12552">
        <w:rPr>
          <w:rFonts w:ascii="Courier New" w:hAnsi="Courier New" w:cs="Courier New"/>
          <w:noProof/>
          <w:color w:val="0000FF"/>
          <w:sz w:val="16"/>
          <w:szCs w:val="16"/>
          <w:highlight w:val="white"/>
          <w:lang w:val="en-CA"/>
        </w:rPr>
        <w:t>"&gt;</w:t>
      </w:r>
    </w:p>
    <w:p w14:paraId="5E9D4E01" w14:textId="68CCD993"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title</w:t>
      </w:r>
      <w:r w:rsidRPr="00D12552">
        <w:rPr>
          <w:rFonts w:ascii="Courier New" w:hAnsi="Courier New" w:cs="Courier New"/>
          <w:noProof/>
          <w:color w:val="0000FF"/>
          <w:sz w:val="16"/>
          <w:szCs w:val="16"/>
          <w:highlight w:val="white"/>
          <w:lang w:val="en-CA"/>
        </w:rPr>
        <w:t>&gt;</w:t>
      </w:r>
      <w:r w:rsidR="00DF5C09" w:rsidRPr="00DF5C09">
        <w:rPr>
          <w:rFonts w:ascii="Courier New" w:hAnsi="Courier New" w:cs="Courier New"/>
          <w:noProof/>
          <w:color w:val="000000"/>
          <w:sz w:val="16"/>
          <w:szCs w:val="16"/>
          <w:lang w:val="en-CA"/>
        </w:rPr>
        <w:t>Test requirement: /req/gsml4xsd/unit-of-measure</w:t>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title</w:t>
      </w:r>
      <w:r w:rsidRPr="00D12552">
        <w:rPr>
          <w:rFonts w:ascii="Courier New" w:hAnsi="Courier New" w:cs="Courier New"/>
          <w:noProof/>
          <w:color w:val="0000FF"/>
          <w:sz w:val="16"/>
          <w:szCs w:val="16"/>
          <w:highlight w:val="white"/>
          <w:lang w:val="en-CA"/>
        </w:rPr>
        <w:t>&gt;</w:t>
      </w:r>
    </w:p>
    <w:p w14:paraId="53C65BAC" w14:textId="65676D9A"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rule</w:t>
      </w:r>
      <w:r w:rsidRPr="00D12552">
        <w:rPr>
          <w:rFonts w:ascii="Courier New" w:hAnsi="Courier New" w:cs="Courier New"/>
          <w:noProof/>
          <w:color w:val="FF0000"/>
          <w:sz w:val="16"/>
          <w:szCs w:val="16"/>
          <w:highlight w:val="white"/>
          <w:lang w:val="en-CA"/>
        </w:rPr>
        <w:t xml:space="preserve"> context</w:t>
      </w:r>
      <w:r w:rsidRPr="00D12552">
        <w:rPr>
          <w:rFonts w:ascii="Courier New" w:hAnsi="Courier New" w:cs="Courier New"/>
          <w:noProof/>
          <w:color w:val="0000FF"/>
          <w:sz w:val="16"/>
          <w:szCs w:val="16"/>
          <w:highlight w:val="white"/>
          <w:lang w:val="en-CA"/>
        </w:rPr>
        <w:t>="</w:t>
      </w:r>
      <w:r w:rsidR="008F3406">
        <w:rPr>
          <w:rFonts w:ascii="Courier New" w:hAnsi="Courier New" w:cs="Courier New"/>
          <w:noProof/>
          <w:color w:val="000000"/>
          <w:sz w:val="16"/>
          <w:szCs w:val="16"/>
          <w:lang w:val="en-CA"/>
        </w:rPr>
        <w:t>SWE::Quantity</w:t>
      </w:r>
      <w:r w:rsidRPr="00D12552">
        <w:rPr>
          <w:rFonts w:ascii="Courier New" w:hAnsi="Courier New" w:cs="Courier New"/>
          <w:noProof/>
          <w:color w:val="0000FF"/>
          <w:sz w:val="16"/>
          <w:szCs w:val="16"/>
          <w:highlight w:val="white"/>
          <w:lang w:val="en-CA"/>
        </w:rPr>
        <w:t>"&gt;</w:t>
      </w:r>
    </w:p>
    <w:p w14:paraId="7BB7B11E" w14:textId="1B864280"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assert</w:t>
      </w:r>
      <w:r w:rsidRPr="00D12552">
        <w:rPr>
          <w:rFonts w:ascii="Courier New" w:hAnsi="Courier New" w:cs="Courier New"/>
          <w:noProof/>
          <w:color w:val="FF0000"/>
          <w:sz w:val="16"/>
          <w:szCs w:val="16"/>
          <w:highlight w:val="white"/>
          <w:lang w:val="en-CA"/>
        </w:rPr>
        <w:t xml:space="preserve"> test</w:t>
      </w:r>
      <w:r w:rsidRPr="00D12552">
        <w:rPr>
          <w:rFonts w:ascii="Courier New" w:hAnsi="Courier New" w:cs="Courier New"/>
          <w:noProof/>
          <w:color w:val="0000FF"/>
          <w:sz w:val="16"/>
          <w:szCs w:val="16"/>
          <w:highlight w:val="white"/>
          <w:lang w:val="en-CA"/>
        </w:rPr>
        <w:t>="</w:t>
      </w:r>
      <w:r w:rsidR="008F3406">
        <w:rPr>
          <w:rFonts w:ascii="Courier New" w:hAnsi="Courier New" w:cs="Courier New"/>
          <w:noProof/>
          <w:color w:val="0000FF"/>
          <w:sz w:val="16"/>
          <w:szCs w:val="16"/>
          <w:lang w:val="en-CA"/>
        </w:rPr>
        <w:t>SWE::Quantity</w:t>
      </w:r>
      <w:r w:rsidRPr="00D12552">
        <w:rPr>
          <w:rFonts w:ascii="Courier New" w:hAnsi="Courier New" w:cs="Courier New"/>
          <w:noProof/>
          <w:color w:val="0000FF"/>
          <w:sz w:val="16"/>
          <w:szCs w:val="16"/>
          <w:highlight w:val="white"/>
          <w:lang w:val="en-CA"/>
        </w:rPr>
        <w:t>"&gt;</w:t>
      </w:r>
      <w:r w:rsidR="00DF5C09" w:rsidRPr="00DF5C09">
        <w:rPr>
          <w:rFonts w:ascii="Courier New" w:hAnsi="Courier New" w:cs="Courier New"/>
          <w:noProof/>
          <w:color w:val="000000"/>
          <w:sz w:val="16"/>
          <w:szCs w:val="16"/>
          <w:lang w:val="en-CA"/>
        </w:rPr>
        <w:t>Quantity must have a UOM</w:t>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assert</w:t>
      </w:r>
      <w:r w:rsidRPr="00D12552">
        <w:rPr>
          <w:rFonts w:ascii="Courier New" w:hAnsi="Courier New" w:cs="Courier New"/>
          <w:noProof/>
          <w:color w:val="0000FF"/>
          <w:sz w:val="16"/>
          <w:szCs w:val="16"/>
          <w:highlight w:val="white"/>
          <w:lang w:val="en-CA"/>
        </w:rPr>
        <w:t>&gt;</w:t>
      </w:r>
    </w:p>
    <w:p w14:paraId="5112D1B8" w14:textId="77777777"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rule</w:t>
      </w:r>
      <w:r w:rsidRPr="00D12552">
        <w:rPr>
          <w:rFonts w:ascii="Courier New" w:hAnsi="Courier New" w:cs="Courier New"/>
          <w:noProof/>
          <w:color w:val="0000FF"/>
          <w:sz w:val="16"/>
          <w:szCs w:val="16"/>
          <w:highlight w:val="white"/>
          <w:lang w:val="en-CA"/>
        </w:rPr>
        <w:t>&gt;</w:t>
      </w:r>
    </w:p>
    <w:p w14:paraId="5A046991" w14:textId="58FD58A8" w:rsidR="00695378" w:rsidRDefault="00695378" w:rsidP="00DF5C09">
      <w:pPr>
        <w:tabs>
          <w:tab w:val="left" w:pos="567"/>
        </w:tabs>
        <w:rPr>
          <w:rFonts w:ascii="Courier New" w:hAnsi="Courier New" w:cs="Courier New"/>
          <w:color w:val="0000FF"/>
          <w:sz w:val="16"/>
          <w:szCs w:val="16"/>
          <w:lang w:val="en-CA"/>
        </w:rPr>
      </w:pP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pattern</w:t>
      </w:r>
      <w:r w:rsidRPr="00D12552">
        <w:rPr>
          <w:rFonts w:ascii="Courier New" w:hAnsi="Courier New" w:cs="Courier New"/>
          <w:noProof/>
          <w:color w:val="0000FF"/>
          <w:sz w:val="16"/>
          <w:szCs w:val="16"/>
          <w:highlight w:val="white"/>
          <w:lang w:val="en-CA"/>
        </w:rPr>
        <w:t>&gt;</w:t>
      </w:r>
    </w:p>
    <w:p w14:paraId="535C50C0" w14:textId="63484900" w:rsidR="00DF5C09" w:rsidRPr="00D12552" w:rsidRDefault="00DF5C09" w:rsidP="00695378">
      <w:pPr>
        <w:rPr>
          <w:lang w:val="en-CA"/>
        </w:rPr>
      </w:pPr>
      <w:r>
        <w:rPr>
          <w:color w:val="000000"/>
          <w:lang w:val="en-AU" w:eastAsia="en-AU"/>
        </w:rPr>
        <w:tab/>
      </w:r>
    </w:p>
    <w:p w14:paraId="7652C4D3" w14:textId="77777777" w:rsidR="00695378" w:rsidRPr="00D12552" w:rsidRDefault="00695378" w:rsidP="00695378">
      <w:pPr>
        <w:pStyle w:val="Heading2"/>
        <w:rPr>
          <w:lang w:val="en-CA"/>
        </w:rPr>
      </w:pPr>
      <w:bookmarkStart w:id="80" w:name="_Toc377112006"/>
      <w:bookmarkStart w:id="81" w:name="_Toc428885195"/>
      <w:bookmarkStart w:id="82" w:name="_Toc456946951"/>
      <w:r w:rsidRPr="00D12552">
        <w:rPr>
          <w:lang w:val="en-CA"/>
        </w:rPr>
        <w:t>Identifiers</w:t>
      </w:r>
      <w:bookmarkEnd w:id="79"/>
      <w:bookmarkEnd w:id="80"/>
      <w:bookmarkEnd w:id="81"/>
      <w:bookmarkEnd w:id="82"/>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63A9498F" w:rsidR="00695378" w:rsidRPr="00D12552" w:rsidRDefault="00695378" w:rsidP="00695378">
      <w:pPr>
        <w:rPr>
          <w:lang w:val="en-CA"/>
        </w:rPr>
      </w:pPr>
      <w:r w:rsidRPr="00D12552">
        <w:rPr>
          <w:lang w:val="en-CA"/>
        </w:rPr>
        <w:t xml:space="preserve">All requirements and conformance tests that appear in this document are denoted by </w:t>
      </w:r>
      <w:r w:rsidR="0031113D">
        <w:rPr>
          <w:lang w:val="en-CA"/>
        </w:rPr>
        <w:t>a partial URI</w:t>
      </w:r>
      <w:r w:rsidRPr="00D12552">
        <w:rPr>
          <w:lang w:val="en-CA"/>
        </w:rPr>
        <w:t xml:space="preserve"> which </w:t>
      </w:r>
      <w:r w:rsidR="0031113D" w:rsidRPr="00D12552">
        <w:rPr>
          <w:lang w:val="en-CA"/>
        </w:rPr>
        <w:t>is</w:t>
      </w:r>
      <w:r w:rsidRPr="00D12552">
        <w:rPr>
          <w:lang w:val="en-CA"/>
        </w:rPr>
        <w:t xml:space="preserv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69407A26"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r w:rsidR="004832DE">
        <w:rPr>
          <w:rFonts w:ascii="Consolas" w:hAnsi="Consolas" w:cs="Consolas"/>
          <w:noProof/>
          <w:lang w:val="en-CA"/>
        </w:rPr>
        <w:t>1</w:t>
      </w:r>
      <w:r w:rsidRPr="00D12552">
        <w:rPr>
          <w:rFonts w:ascii="Consolas" w:hAnsi="Consolas" w:cs="Consolas"/>
          <w:b/>
          <w:noProof/>
          <w:lang w:val="en-CA"/>
        </w:rPr>
        <w:t>/req/[classM]</w:t>
      </w:r>
      <w:r w:rsidRPr="00D12552">
        <w:rPr>
          <w:rFonts w:ascii="Consolas" w:hAnsi="Consolas" w:cs="Consolas"/>
          <w:noProof/>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699AEEBA"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r w:rsidR="004832DE">
        <w:rPr>
          <w:rFonts w:ascii="Consolas" w:hAnsi="Consolas" w:cs="Consolas"/>
          <w:noProof/>
          <w:lang w:val="en-CA"/>
        </w:rPr>
        <w:t>1</w:t>
      </w:r>
      <w:r w:rsidRPr="00D12552">
        <w:rPr>
          <w:rFonts w:ascii="Consolas" w:hAnsi="Consolas" w:cs="Consolas"/>
          <w:b/>
          <w:noProof/>
          <w:lang w:val="en-CA"/>
        </w:rPr>
        <w:t>/req/[classM]/[reqN]</w:t>
      </w:r>
      <w:r w:rsidRPr="00D12552">
        <w:rPr>
          <w:rFonts w:ascii="Consolas" w:hAnsi="Consolas" w:cs="Consolas"/>
          <w:noProof/>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C53720"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r w:rsidR="004832DE">
        <w:rPr>
          <w:rFonts w:ascii="Consolas" w:hAnsi="Consolas" w:cs="Consolas"/>
          <w:noProof/>
          <w:lang w:val="en-CA"/>
        </w:rPr>
        <w:t>1</w:t>
      </w:r>
      <w:r w:rsidRPr="00D12552">
        <w:rPr>
          <w:rFonts w:ascii="Consolas" w:hAnsi="Consolas" w:cs="Consolas"/>
          <w:b/>
          <w:noProof/>
          <w:lang w:val="en-CA"/>
        </w:rPr>
        <w:t>/conf/[classM]</w:t>
      </w:r>
      <w:r w:rsidRPr="00D12552">
        <w:rPr>
          <w:rFonts w:ascii="Consolas" w:hAnsi="Consolas" w:cs="Consolas"/>
          <w:noProof/>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63E0B37E"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r w:rsidR="004832DE">
        <w:rPr>
          <w:rFonts w:ascii="Consolas" w:hAnsi="Consolas" w:cs="Consolas"/>
          <w:noProof/>
          <w:lang w:val="en-CA"/>
        </w:rPr>
        <w:t>1</w:t>
      </w:r>
      <w:r w:rsidRPr="00D12552">
        <w:rPr>
          <w:rFonts w:ascii="Consolas" w:hAnsi="Consolas" w:cs="Consolas"/>
          <w:b/>
          <w:noProof/>
          <w:lang w:val="en-CA"/>
        </w:rPr>
        <w:t>/conf/[classM]/[testN]</w:t>
      </w:r>
      <w:r w:rsidRPr="00D12552">
        <w:rPr>
          <w:rFonts w:ascii="Consolas" w:hAnsi="Consolas" w:cs="Consolas"/>
          <w:noProof/>
          <w:lang w:val="en-CA"/>
        </w:rPr>
        <w:t>.</w:t>
      </w:r>
    </w:p>
    <w:p w14:paraId="10B83494" w14:textId="3A9237B1" w:rsidR="00695378" w:rsidRDefault="009F09E7" w:rsidP="00EC0310">
      <w:pPr>
        <w:pStyle w:val="Heading2"/>
        <w:rPr>
          <w:lang w:val="en-CA"/>
        </w:rPr>
      </w:pPr>
      <w:bookmarkStart w:id="83" w:name="_Toc456946952"/>
      <w:r>
        <w:rPr>
          <w:lang w:val="en-CA"/>
        </w:rPr>
        <w:lastRenderedPageBreak/>
        <w:t>Classifiers</w:t>
      </w:r>
      <w:bookmarkEnd w:id="83"/>
    </w:p>
    <w:p w14:paraId="285DCE72" w14:textId="091A6A09" w:rsidR="00004359" w:rsidRDefault="005F3FAD" w:rsidP="00695378">
      <w:pPr>
        <w:rPr>
          <w:lang w:val="en-CA"/>
        </w:rPr>
      </w:pPr>
      <w:r>
        <w:rPr>
          <w:lang w:val="en-CA"/>
        </w:rPr>
        <w:t>In the text, classifiers of the logical model or XSD often need to be refe</w:t>
      </w:r>
      <w:r w:rsidR="00004359">
        <w:rPr>
          <w:lang w:val="en-CA"/>
        </w:rPr>
        <w:t>rred</w:t>
      </w:r>
      <w:r w:rsidR="00C5081E">
        <w:rPr>
          <w:lang w:val="en-CA"/>
        </w:rPr>
        <w:t xml:space="preserve"> to</w:t>
      </w:r>
      <w:r>
        <w:rPr>
          <w:lang w:val="en-CA"/>
        </w:rPr>
        <w:t xml:space="preserve">.  Classes and packages are simply referred </w:t>
      </w:r>
      <w:r w:rsidR="00C5081E">
        <w:rPr>
          <w:lang w:val="en-CA"/>
        </w:rPr>
        <w:t>by</w:t>
      </w:r>
      <w:r>
        <w:rPr>
          <w:lang w:val="en-CA"/>
        </w:rPr>
        <w:t xml:space="preserve"> their name formed </w:t>
      </w:r>
      <w:r w:rsidR="009F09E7">
        <w:rPr>
          <w:lang w:val="en-CA"/>
        </w:rPr>
        <w:t>using</w:t>
      </w:r>
      <w:r>
        <w:rPr>
          <w:lang w:val="en-CA"/>
        </w:rPr>
        <w:t xml:space="preserve"> “</w:t>
      </w:r>
      <w:r w:rsidRPr="00527465">
        <w:rPr>
          <w:rStyle w:val="Entity"/>
        </w:rPr>
        <w:t>CamelCase</w:t>
      </w:r>
      <w:r>
        <w:rPr>
          <w:lang w:val="en-CA"/>
        </w:rPr>
        <w:t>” name</w:t>
      </w:r>
      <w:r w:rsidR="00527465">
        <w:rPr>
          <w:lang w:val="en-CA"/>
        </w:rPr>
        <w:t xml:space="preserve"> in mono space type</w:t>
      </w:r>
      <w:r>
        <w:rPr>
          <w:lang w:val="en-CA"/>
        </w:rPr>
        <w:t xml:space="preserve">.  But sometimes the scope of the name (the package of a class or the class a property belongs to) must be made explicit.  </w:t>
      </w:r>
    </w:p>
    <w:p w14:paraId="72B449B9" w14:textId="679A9F66" w:rsidR="005F3FAD" w:rsidRDefault="00004359" w:rsidP="00695378">
      <w:pPr>
        <w:rPr>
          <w:lang w:val="en-CA"/>
        </w:rPr>
      </w:pPr>
      <w:r>
        <w:rPr>
          <w:lang w:val="en-CA"/>
        </w:rPr>
        <w:t>OCL syntax will be used to identify logical model classifier from the UML model ()</w:t>
      </w:r>
    </w:p>
    <w:p w14:paraId="61B412C3" w14:textId="59F936CA" w:rsidR="00004359" w:rsidRDefault="00906350" w:rsidP="00695378">
      <w:pPr>
        <w:rPr>
          <w:noProof/>
          <w:lang w:val="en-CA"/>
        </w:rPr>
      </w:pPr>
      <w:r>
        <w:rPr>
          <w:noProof/>
          <w:lang w:val="en-CA"/>
        </w:rPr>
        <w:t>Package::{…}</w:t>
      </w:r>
      <w:r w:rsidR="00004359">
        <w:rPr>
          <w:noProof/>
          <w:lang w:val="en-CA"/>
        </w:rPr>
        <w:t>Package::Classifier</w:t>
      </w:r>
      <w:r>
        <w:rPr>
          <w:noProof/>
          <w:lang w:val="en-CA"/>
        </w:rPr>
        <w:t>::Property:Type</w:t>
      </w:r>
      <w:r w:rsidR="00004359">
        <w:rPr>
          <w:noProof/>
          <w:lang w:val="en-CA"/>
        </w:rPr>
        <w:t xml:space="preserve"> </w:t>
      </w:r>
    </w:p>
    <w:p w14:paraId="5717F95D" w14:textId="42A621D2" w:rsidR="00906350" w:rsidRDefault="00906350" w:rsidP="00695378">
      <w:pPr>
        <w:rPr>
          <w:lang w:val="en-CA"/>
        </w:rPr>
      </w:pPr>
      <w:r>
        <w:rPr>
          <w:lang w:val="en-CA"/>
        </w:rPr>
        <w:t>Package names are not formal</w:t>
      </w:r>
      <w:r w:rsidR="00B40027">
        <w:rPr>
          <w:lang w:val="en-CA"/>
        </w:rPr>
        <w:t xml:space="preserve"> </w:t>
      </w:r>
      <w:r w:rsidR="00D87A01">
        <w:rPr>
          <w:lang w:val="en-CA"/>
        </w:rPr>
        <w:t xml:space="preserve">in UML </w:t>
      </w:r>
      <w:r w:rsidR="00B40027">
        <w:rPr>
          <w:lang w:val="en-CA"/>
        </w:rPr>
        <w:t>and can change from one implementation to another.  The reference model used by GeoSciML, and most OGC SWGs</w:t>
      </w:r>
      <w:r w:rsidR="007D01E7">
        <w:rPr>
          <w:lang w:val="en-CA"/>
        </w:rPr>
        <w:t xml:space="preserve">, </w:t>
      </w:r>
      <w:r w:rsidR="00B40027">
        <w:rPr>
          <w:lang w:val="en-CA"/>
        </w:rPr>
        <w:t xml:space="preserve">is HollowWorld.  </w:t>
      </w:r>
      <w:r w:rsidR="00C5081E">
        <w:rPr>
          <w:lang w:val="en-CA"/>
        </w:rPr>
        <w:t>For example, a</w:t>
      </w:r>
      <w:r w:rsidR="00B40027">
        <w:rPr>
          <w:lang w:val="en-CA"/>
        </w:rPr>
        <w:t xml:space="preserve"> complete path </w:t>
      </w:r>
      <w:r w:rsidR="00C5081E">
        <w:rPr>
          <w:lang w:val="en-CA"/>
        </w:rPr>
        <w:t xml:space="preserve">for </w:t>
      </w:r>
      <w:r w:rsidR="00B40027">
        <w:rPr>
          <w:lang w:val="en-CA"/>
        </w:rPr>
        <w:t xml:space="preserve">a </w:t>
      </w:r>
      <w:r w:rsidR="00B40027" w:rsidRPr="00527465">
        <w:rPr>
          <w:rStyle w:val="Entity"/>
        </w:rPr>
        <w:t>SF_SamplingPoint</w:t>
      </w:r>
      <w:r w:rsidR="00D87A01">
        <w:rPr>
          <w:lang w:val="en-CA"/>
        </w:rPr>
        <w:t xml:space="preserve"> in HollowWorld (from</w:t>
      </w:r>
      <w:r w:rsidR="00B40027">
        <w:rPr>
          <w:lang w:val="en-CA"/>
        </w:rPr>
        <w:t xml:space="preserve"> </w:t>
      </w:r>
      <w:r w:rsidR="00D87A01">
        <w:rPr>
          <w:lang w:val="en-CA"/>
        </w:rPr>
        <w:t>HollowWorld root</w:t>
      </w:r>
      <w:r w:rsidR="00B40027">
        <w:rPr>
          <w:lang w:val="en-CA"/>
        </w:rPr>
        <w:t xml:space="preserve">) </w:t>
      </w:r>
      <w:r w:rsidR="00D87A01">
        <w:rPr>
          <w:lang w:val="en-CA"/>
        </w:rPr>
        <w:t>is</w:t>
      </w:r>
    </w:p>
    <w:p w14:paraId="6FC32B19" w14:textId="5013EFE1" w:rsidR="00B40027" w:rsidRPr="00EC0310" w:rsidRDefault="00B40027" w:rsidP="00695378">
      <w:pPr>
        <w:rPr>
          <w:rFonts w:ascii="Courier New" w:hAnsi="Courier New" w:cs="Courier New"/>
          <w:noProof/>
          <w:sz w:val="20"/>
          <w:szCs w:val="20"/>
          <w:lang w:val="en-CA"/>
        </w:rPr>
      </w:pPr>
      <w:r w:rsidRPr="00EC0310">
        <w:rPr>
          <w:rFonts w:ascii="Courier New" w:hAnsi="Courier New" w:cs="Courier New"/>
          <w:noProof/>
          <w:sz w:val="20"/>
          <w:szCs w:val="20"/>
          <w:lang w:val="en-CA"/>
        </w:rPr>
        <w:t>ISO TC211::ISO 19156 All::ISO 19156:2011 Observations and Measurements::Sampling Features::samplingPoint::SF_SamplingPoint</w:t>
      </w:r>
    </w:p>
    <w:p w14:paraId="085DB1BD" w14:textId="49605CA0" w:rsidR="00D87A01" w:rsidRDefault="0058466D" w:rsidP="00695378">
      <w:pPr>
        <w:rPr>
          <w:lang w:val="en-CA"/>
        </w:rPr>
      </w:pPr>
      <w:r>
        <w:rPr>
          <w:lang w:val="en-CA"/>
        </w:rPr>
        <w:t xml:space="preserve">For </w:t>
      </w:r>
      <w:r w:rsidR="00C5081E">
        <w:rPr>
          <w:lang w:val="en-CA"/>
        </w:rPr>
        <w:t xml:space="preserve">the </w:t>
      </w:r>
      <w:r>
        <w:rPr>
          <w:lang w:val="en-CA"/>
        </w:rPr>
        <w:t>sake of reada</w:t>
      </w:r>
      <w:r w:rsidR="007D01E7">
        <w:rPr>
          <w:lang w:val="en-CA"/>
        </w:rPr>
        <w:t>bi</w:t>
      </w:r>
      <w:r>
        <w:rPr>
          <w:lang w:val="en-CA"/>
        </w:rPr>
        <w:t>lity, this document will use shortcuts to identify packages.</w:t>
      </w:r>
      <w:r w:rsidR="007D01E7">
        <w:rPr>
          <w:lang w:val="en-CA"/>
        </w:rPr>
        <w:t xml:space="preserve">  For example </w:t>
      </w:r>
      <w:r w:rsidR="007D01E7" w:rsidRPr="00527465">
        <w:rPr>
          <w:rStyle w:val="Entity"/>
        </w:rPr>
        <w:t>OM::SF_SamplingPoint</w:t>
      </w:r>
      <w:r w:rsidR="00D87A01">
        <w:rPr>
          <w:lang w:val="en-CA"/>
        </w:rPr>
        <w:t xml:space="preserve">, </w:t>
      </w:r>
      <w:r w:rsidR="007D01E7">
        <w:rPr>
          <w:lang w:val="en-CA"/>
        </w:rPr>
        <w:t xml:space="preserve">OM </w:t>
      </w:r>
      <w:r w:rsidR="00D87A01">
        <w:rPr>
          <w:lang w:val="en-CA"/>
        </w:rPr>
        <w:t xml:space="preserve">acts </w:t>
      </w:r>
      <w:r w:rsidR="007D01E7">
        <w:rPr>
          <w:lang w:val="en-CA"/>
        </w:rPr>
        <w:t>as a shortcut for (</w:t>
      </w:r>
      <w:r w:rsidR="007D01E7" w:rsidRPr="00527465">
        <w:rPr>
          <w:rStyle w:val="Entity"/>
        </w:rPr>
        <w:t>ISO TC211::ISO 19156 All::ISO 19156:2011 Observations and Measurements::*</w:t>
      </w:r>
      <w:r w:rsidR="007D01E7">
        <w:rPr>
          <w:lang w:val="en-CA"/>
        </w:rPr>
        <w:t xml:space="preserve">) that includes all classifiers in all sub packages </w:t>
      </w:r>
      <w:r w:rsidR="00527465">
        <w:rPr>
          <w:lang w:val="en-CA"/>
        </w:rPr>
        <w:t>and</w:t>
      </w:r>
      <w:r w:rsidR="007D01E7">
        <w:rPr>
          <w:lang w:val="en-CA"/>
        </w:rPr>
        <w:t xml:space="preserve"> avoid</w:t>
      </w:r>
      <w:r w:rsidR="00527465">
        <w:rPr>
          <w:lang w:val="en-CA"/>
        </w:rPr>
        <w:t>s</w:t>
      </w:r>
      <w:r w:rsidR="007D01E7">
        <w:rPr>
          <w:lang w:val="en-CA"/>
        </w:rPr>
        <w:t xml:space="preserve"> </w:t>
      </w:r>
      <w:r w:rsidR="00527465">
        <w:rPr>
          <w:lang w:val="en-CA"/>
        </w:rPr>
        <w:t>creating</w:t>
      </w:r>
      <w:r w:rsidR="007D01E7">
        <w:rPr>
          <w:lang w:val="en-CA"/>
        </w:rPr>
        <w:t xml:space="preserve"> </w:t>
      </w:r>
      <w:r w:rsidR="00C5081E">
        <w:rPr>
          <w:lang w:val="en-CA"/>
        </w:rPr>
        <w:t xml:space="preserve">a </w:t>
      </w:r>
      <w:r w:rsidR="007D01E7">
        <w:rPr>
          <w:lang w:val="en-CA"/>
        </w:rPr>
        <w:t>shortcut for al</w:t>
      </w:r>
      <w:r w:rsidR="00D27E3C">
        <w:rPr>
          <w:lang w:val="en-CA"/>
        </w:rPr>
        <w:t>l sub packages.</w:t>
      </w:r>
      <w:r w:rsidR="00D87A01">
        <w:rPr>
          <w:lang w:val="en-CA"/>
        </w:rPr>
        <w:t xml:space="preserve">  The list of shortcuts will be provided in the requirements class section.</w:t>
      </w:r>
    </w:p>
    <w:p w14:paraId="79D255BA" w14:textId="6C32F2CC" w:rsidR="00C9582A" w:rsidRDefault="00D87A01" w:rsidP="00695378">
      <w:pPr>
        <w:rPr>
          <w:lang w:val="en-CA"/>
        </w:rPr>
      </w:pPr>
      <w:r>
        <w:rPr>
          <w:lang w:val="en-CA"/>
        </w:rPr>
        <w:t xml:space="preserve">W3C XPath will be </w:t>
      </w:r>
      <w:r w:rsidR="00A173A4">
        <w:rPr>
          <w:lang w:val="en-CA"/>
        </w:rPr>
        <w:t>used in</w:t>
      </w:r>
      <w:r>
        <w:rPr>
          <w:lang w:val="en-CA"/>
        </w:rPr>
        <w:t xml:space="preserve"> </w:t>
      </w:r>
      <w:r w:rsidR="00C9582A">
        <w:rPr>
          <w:lang w:val="en-CA"/>
        </w:rPr>
        <w:t>XML instances, since requirement targets are instances (XSD itself is a conformance artefact).  XML entities will be identified using their full qualified name (namespace, identified by its prefix, and entity name).</w:t>
      </w:r>
    </w:p>
    <w:p w14:paraId="30FCBE0F" w14:textId="3E52E621" w:rsidR="00004359" w:rsidRPr="00C9582A" w:rsidRDefault="00C9582A" w:rsidP="00C44904">
      <w:pPr>
        <w:numPr>
          <w:ilvl w:val="0"/>
          <w:numId w:val="24"/>
        </w:numPr>
      </w:pPr>
      <w:r w:rsidRPr="00527465">
        <w:rPr>
          <w:rStyle w:val="Entity"/>
        </w:rPr>
        <w:t>gsmlb:GeologicUnit</w:t>
      </w:r>
      <w:r w:rsidRPr="00EC0310">
        <w:rPr>
          <w:rStyle w:val="xmlChar"/>
        </w:rPr>
        <w:t xml:space="preserve"> </w:t>
      </w:r>
      <w:r w:rsidRPr="00C9582A">
        <w:t>refers to an instance of Geo</w:t>
      </w:r>
      <w:r w:rsidR="00C5081E">
        <w:t>logic</w:t>
      </w:r>
      <w:r w:rsidRPr="00C9582A">
        <w:t xml:space="preserve">Unit, from namespace </w:t>
      </w:r>
      <w:r w:rsidRPr="00527465">
        <w:rPr>
          <w:rStyle w:val="Entity"/>
        </w:rPr>
        <w:t>xmlns:gsmlb=</w:t>
      </w:r>
      <w:r w:rsidR="00C5081E" w:rsidRPr="00527465">
        <w:rPr>
          <w:rStyle w:val="Entity"/>
        </w:rPr>
        <w:t>"</w:t>
      </w:r>
      <w:r w:rsidRPr="00527465">
        <w:rPr>
          <w:rStyle w:val="Entity"/>
        </w:rPr>
        <w:t>http://xmlns.geosciml.org/GeoSciML-Basic/4.</w:t>
      </w:r>
      <w:r w:rsidR="004832DE" w:rsidRPr="00527465">
        <w:rPr>
          <w:rStyle w:val="Entity"/>
        </w:rPr>
        <w:t>1</w:t>
      </w:r>
      <w:r w:rsidR="00C5081E">
        <w:rPr>
          <w:rStyle w:val="xmlChar"/>
        </w:rPr>
        <w:t>"</w:t>
      </w:r>
    </w:p>
    <w:p w14:paraId="6CE7B955" w14:textId="56296621" w:rsidR="00004359" w:rsidRDefault="00C9582A" w:rsidP="00C44904">
      <w:pPr>
        <w:numPr>
          <w:ilvl w:val="0"/>
          <w:numId w:val="24"/>
        </w:numPr>
        <w:rPr>
          <w:lang w:val="en-CA"/>
        </w:rPr>
      </w:pPr>
      <w:r w:rsidRPr="00527465">
        <w:rPr>
          <w:rStyle w:val="Entity"/>
        </w:rPr>
        <w:t>g</w:t>
      </w:r>
      <w:r w:rsidR="00004359" w:rsidRPr="00527465">
        <w:rPr>
          <w:rStyle w:val="Entity"/>
        </w:rPr>
        <w:t>sml</w:t>
      </w:r>
      <w:r w:rsidR="00891F7B" w:rsidRPr="00527465">
        <w:rPr>
          <w:rStyle w:val="Entity"/>
        </w:rPr>
        <w:t>b</w:t>
      </w:r>
      <w:r w:rsidR="00004359" w:rsidRPr="00527465">
        <w:rPr>
          <w:rStyle w:val="Entity"/>
        </w:rPr>
        <w:t>:GeologicUnit/gml:name</w:t>
      </w:r>
      <w:r w:rsidR="00004359">
        <w:rPr>
          <w:lang w:val="en-CA"/>
        </w:rPr>
        <w:t xml:space="preserve"> </w:t>
      </w:r>
      <w:r>
        <w:rPr>
          <w:lang w:val="en-CA"/>
        </w:rPr>
        <w:t>refers to</w:t>
      </w:r>
      <w:r w:rsidR="00004359">
        <w:rPr>
          <w:lang w:val="en-CA"/>
        </w:rPr>
        <w:t xml:space="preserve"> the </w:t>
      </w:r>
      <w:r w:rsidRPr="00527465">
        <w:rPr>
          <w:rStyle w:val="Entity"/>
        </w:rPr>
        <w:t>n</w:t>
      </w:r>
      <w:r w:rsidR="00004359" w:rsidRPr="00527465">
        <w:rPr>
          <w:rStyle w:val="Entity"/>
        </w:rPr>
        <w:t>ame</w:t>
      </w:r>
      <w:r w:rsidR="00004359">
        <w:rPr>
          <w:lang w:val="en-CA"/>
        </w:rPr>
        <w:t xml:space="preserve"> property of </w:t>
      </w:r>
      <w:r w:rsidR="00004359" w:rsidRPr="00527465">
        <w:rPr>
          <w:rStyle w:val="Entity"/>
        </w:rPr>
        <w:t>GeologicUnit</w:t>
      </w:r>
    </w:p>
    <w:p w14:paraId="4BC79CCE" w14:textId="67FB9002" w:rsidR="00004359" w:rsidRDefault="00C9582A" w:rsidP="00C44904">
      <w:pPr>
        <w:numPr>
          <w:ilvl w:val="0"/>
          <w:numId w:val="24"/>
        </w:numPr>
        <w:rPr>
          <w:lang w:val="en-CA"/>
        </w:rPr>
      </w:pPr>
      <w:r w:rsidRPr="00527465">
        <w:rPr>
          <w:rStyle w:val="Entity"/>
        </w:rPr>
        <w:t>g</w:t>
      </w:r>
      <w:r w:rsidR="00004359" w:rsidRPr="00527465">
        <w:rPr>
          <w:rStyle w:val="Entity"/>
        </w:rPr>
        <w:t>sml</w:t>
      </w:r>
      <w:r w:rsidR="00891F7B" w:rsidRPr="00527465">
        <w:rPr>
          <w:rStyle w:val="Entity"/>
        </w:rPr>
        <w:t>b</w:t>
      </w:r>
      <w:r w:rsidR="00004359" w:rsidRPr="00527465">
        <w:rPr>
          <w:rStyle w:val="Entity"/>
        </w:rPr>
        <w:t>:GeologicUnit/gml:name/@codeName</w:t>
      </w:r>
      <w:r w:rsidR="00004359">
        <w:rPr>
          <w:lang w:val="en-CA"/>
        </w:rPr>
        <w:t xml:space="preserve"> </w:t>
      </w:r>
      <w:r>
        <w:rPr>
          <w:lang w:val="en-CA"/>
        </w:rPr>
        <w:t xml:space="preserve">refers to the </w:t>
      </w:r>
      <w:r w:rsidR="00891F7B" w:rsidRPr="00527465">
        <w:rPr>
          <w:rStyle w:val="Entity"/>
        </w:rPr>
        <w:t>codeName</w:t>
      </w:r>
      <w:r w:rsidR="00891F7B">
        <w:rPr>
          <w:lang w:val="en-CA"/>
        </w:rPr>
        <w:t xml:space="preserve"> </w:t>
      </w:r>
      <w:r w:rsidR="00004359">
        <w:rPr>
          <w:lang w:val="en-CA"/>
        </w:rPr>
        <w:t xml:space="preserve">attribute of the </w:t>
      </w:r>
      <w:r w:rsidR="00004359" w:rsidRPr="00527465">
        <w:rPr>
          <w:rStyle w:val="Entity"/>
        </w:rPr>
        <w:t>name</w:t>
      </w:r>
      <w:r w:rsidR="00004359">
        <w:rPr>
          <w:lang w:val="en-CA"/>
        </w:rPr>
        <w:t xml:space="preserve"> property of </w:t>
      </w:r>
      <w:r w:rsidR="00004359" w:rsidRPr="00527465">
        <w:rPr>
          <w:rStyle w:val="Entity"/>
        </w:rPr>
        <w:t>GeologicUnit</w:t>
      </w:r>
    </w:p>
    <w:p w14:paraId="0CAFAC87" w14:textId="63670444" w:rsidR="00004359" w:rsidRPr="00D12552" w:rsidRDefault="00524C50" w:rsidP="00695378">
      <w:pPr>
        <w:rPr>
          <w:lang w:val="en-CA"/>
        </w:rPr>
      </w:pPr>
      <w:r>
        <w:rPr>
          <w:lang w:val="en-CA"/>
        </w:rPr>
        <w:br w:type="page"/>
      </w:r>
    </w:p>
    <w:p w14:paraId="01F9E081" w14:textId="77777777" w:rsidR="00F02ED9" w:rsidRDefault="00F02ED9">
      <w:pPr>
        <w:pStyle w:val="Heading1"/>
        <w:rPr>
          <w:lang w:val="en-CA"/>
        </w:rPr>
      </w:pPr>
      <w:bookmarkStart w:id="84" w:name="_Toc456946953"/>
      <w:r>
        <w:rPr>
          <w:lang w:val="en-CA"/>
        </w:rPr>
        <w:lastRenderedPageBreak/>
        <w:t>Conceptual Model</w:t>
      </w:r>
      <w:bookmarkEnd w:id="84"/>
    </w:p>
    <w:p w14:paraId="5CE575A4" w14:textId="51E7609B" w:rsidR="00F02ED9" w:rsidRDefault="007A23C6" w:rsidP="00F02ED9">
      <w:pPr>
        <w:rPr>
          <w:lang w:val="en-CA"/>
        </w:rPr>
      </w:pPr>
      <w:r>
        <w:rPr>
          <w:lang w:val="en-CA"/>
        </w:rPr>
        <w:t xml:space="preserve">The geology part of </w:t>
      </w:r>
      <w:r w:rsidR="00F02ED9">
        <w:rPr>
          <w:lang w:val="en-CA"/>
        </w:rPr>
        <w:t>GeoSciML</w:t>
      </w:r>
      <w:r>
        <w:rPr>
          <w:lang w:val="en-CA"/>
        </w:rPr>
        <w:t>, as opposed to engineering part</w:t>
      </w:r>
      <w:r w:rsidR="00527465">
        <w:rPr>
          <w:lang w:val="en-CA"/>
        </w:rPr>
        <w:t>s dealing with boreholes and l</w:t>
      </w:r>
      <w:r>
        <w:rPr>
          <w:lang w:val="en-CA"/>
        </w:rPr>
        <w:t>aboratory,</w:t>
      </w:r>
      <w:r w:rsidR="00F02ED9">
        <w:rPr>
          <w:lang w:val="en-CA"/>
        </w:rPr>
        <w:t xml:space="preserve"> is in large proportion an implementation of the North American Data Model (NADM 2004).  NADM is a technologically neutral model that addresses geosciences concepts and the relationships between them.  GeoSciML does not implement NADM </w:t>
      </w:r>
      <w:r w:rsidR="0031113D">
        <w:rPr>
          <w:lang w:val="en-CA"/>
        </w:rPr>
        <w:t>Geologic Portrayal (a model of elements composing</w:t>
      </w:r>
      <w:r w:rsidR="00F02ED9">
        <w:rPr>
          <w:lang w:val="en-CA"/>
        </w:rPr>
        <w:t xml:space="preserve"> </w:t>
      </w:r>
      <w:r w:rsidR="0031113D">
        <w:rPr>
          <w:lang w:val="en-CA"/>
        </w:rPr>
        <w:t>a geological map, such as legend, symbols, insets, etc.</w:t>
      </w:r>
      <w:r w:rsidR="00F02ED9">
        <w:rPr>
          <w:lang w:val="en-CA"/>
        </w:rPr>
        <w:t xml:space="preserve">) nor Geologic Vocabulary (although older versions of GeoSciML did). </w:t>
      </w:r>
    </w:p>
    <w:p w14:paraId="48E0CDD8" w14:textId="2F333105" w:rsidR="009725C6" w:rsidRDefault="003B0AAB" w:rsidP="003B0AAB">
      <w:pPr>
        <w:rPr>
          <w:lang w:val="en-CA"/>
        </w:rPr>
      </w:pPr>
      <w:r>
        <w:rPr>
          <w:lang w:val="en-CA"/>
        </w:rPr>
        <w:t>GeoSciML is a</w:t>
      </w:r>
      <w:r w:rsidR="007A23C6">
        <w:rPr>
          <w:lang w:val="en-CA"/>
        </w:rPr>
        <w:t>n</w:t>
      </w:r>
      <w:r>
        <w:rPr>
          <w:lang w:val="en-CA"/>
        </w:rPr>
        <w:t xml:space="preserve"> ISO Feature Model implementation of NADM and this created </w:t>
      </w:r>
      <w:r w:rsidR="009725C6">
        <w:rPr>
          <w:lang w:val="en-CA"/>
        </w:rPr>
        <w:t xml:space="preserve">subtle differences between NADM and GeoSciML as the logical model </w:t>
      </w:r>
      <w:r w:rsidR="0031113D">
        <w:rPr>
          <w:lang w:val="en-CA"/>
        </w:rPr>
        <w:t>deals</w:t>
      </w:r>
      <w:r w:rsidR="009725C6">
        <w:rPr>
          <w:lang w:val="en-CA"/>
        </w:rPr>
        <w:t xml:space="preserve"> with ISO Feature Model idiosyncracies.  For instance, NADM multiple </w:t>
      </w:r>
      <w:r>
        <w:rPr>
          <w:lang w:val="en-CA"/>
        </w:rPr>
        <w:t>inheritances</w:t>
      </w:r>
      <w:r w:rsidR="009725C6">
        <w:rPr>
          <w:lang w:val="en-CA"/>
        </w:rPr>
        <w:t xml:space="preserve"> used in </w:t>
      </w:r>
      <w:r w:rsidR="009725C6" w:rsidRPr="00527465">
        <w:rPr>
          <w:rStyle w:val="Entity"/>
        </w:rPr>
        <w:t>Fossil</w:t>
      </w:r>
      <w:r w:rsidR="009725C6">
        <w:rPr>
          <w:lang w:val="en-CA"/>
        </w:rPr>
        <w:t xml:space="preserve"> could not be implemented in the ISO world that forbids such constructs.  There were also </w:t>
      </w:r>
      <w:r>
        <w:rPr>
          <w:lang w:val="en-CA"/>
        </w:rPr>
        <w:t xml:space="preserve">conceptual changes, </w:t>
      </w:r>
      <w:r w:rsidR="007A23C6">
        <w:rPr>
          <w:lang w:val="en-CA"/>
        </w:rPr>
        <w:t>especially</w:t>
      </w:r>
      <w:r>
        <w:rPr>
          <w:lang w:val="en-CA"/>
        </w:rPr>
        <w:t xml:space="preserve"> regarding </w:t>
      </w:r>
      <w:r w:rsidRPr="00527465">
        <w:rPr>
          <w:rStyle w:val="Entity"/>
        </w:rPr>
        <w:t>EarthMaterial</w:t>
      </w:r>
      <w:r>
        <w:rPr>
          <w:lang w:val="en-CA"/>
        </w:rPr>
        <w:t xml:space="preserve"> that is not c</w:t>
      </w:r>
      <w:r w:rsidR="0031113D">
        <w:rPr>
          <w:lang w:val="en-CA"/>
        </w:rPr>
        <w:t xml:space="preserve">onsidered as a </w:t>
      </w:r>
      <w:r w:rsidR="0031113D" w:rsidRPr="00527465">
        <w:rPr>
          <w:rStyle w:val="Entity"/>
        </w:rPr>
        <w:t>GeologicFeature</w:t>
      </w:r>
      <w:r w:rsidR="0031113D">
        <w:rPr>
          <w:lang w:val="en-CA"/>
        </w:rPr>
        <w:t xml:space="preserve"> (hence an ISO FeatureType)</w:t>
      </w:r>
      <w:r>
        <w:rPr>
          <w:lang w:val="en-CA"/>
        </w:rPr>
        <w:t xml:space="preserve"> in GeoSciML, but as a Type.</w:t>
      </w:r>
    </w:p>
    <w:p w14:paraId="71EB01DB" w14:textId="484D0FFF" w:rsidR="007A23C6" w:rsidRDefault="007A23C6" w:rsidP="003B0AAB">
      <w:pPr>
        <w:rPr>
          <w:lang w:val="en-CA"/>
        </w:rPr>
      </w:pPr>
      <w:r w:rsidRPr="00527465">
        <w:rPr>
          <w:rStyle w:val="Entity"/>
        </w:rPr>
        <w:t>Borehole</w:t>
      </w:r>
      <w:r>
        <w:rPr>
          <w:lang w:val="en-CA"/>
        </w:rPr>
        <w:t xml:space="preserve"> </w:t>
      </w:r>
      <w:r w:rsidR="00527465">
        <w:rPr>
          <w:lang w:val="en-CA"/>
        </w:rPr>
        <w:t>and l</w:t>
      </w:r>
      <w:r>
        <w:rPr>
          <w:lang w:val="en-CA"/>
        </w:rPr>
        <w:t>aboratory features (</w:t>
      </w:r>
      <w:r w:rsidRPr="00527465">
        <w:rPr>
          <w:rStyle w:val="Entity"/>
        </w:rPr>
        <w:t>GeologicSpecimen</w:t>
      </w:r>
      <w:r>
        <w:rPr>
          <w:lang w:val="en-CA"/>
        </w:rPr>
        <w:t xml:space="preserve"> in particular) are extensions or Observation and Measurement (</w:t>
      </w:r>
      <w:r w:rsidRPr="007A23C6">
        <w:rPr>
          <w:lang w:val="en-CA"/>
        </w:rPr>
        <w:t>10-004r3</w:t>
      </w:r>
      <w:r>
        <w:rPr>
          <w:lang w:val="en-CA"/>
        </w:rPr>
        <w:t xml:space="preserve">) and as such implements its underlying conceptual model.  </w:t>
      </w:r>
      <w:r w:rsidRPr="00527465">
        <w:rPr>
          <w:rStyle w:val="Entity"/>
        </w:rPr>
        <w:t>Borehole</w:t>
      </w:r>
      <w:r w:rsidR="003A21E3">
        <w:rPr>
          <w:lang w:val="en-CA"/>
        </w:rPr>
        <w:t xml:space="preserve"> introduces engineering concepts known to the industry without a formal conceptual model.  It has been recognised that </w:t>
      </w:r>
      <w:r w:rsidR="003A21E3" w:rsidRPr="00527465">
        <w:rPr>
          <w:rStyle w:val="Entity"/>
        </w:rPr>
        <w:t>Boreholes</w:t>
      </w:r>
      <w:r w:rsidR="003A21E3">
        <w:rPr>
          <w:lang w:val="en-CA"/>
        </w:rPr>
        <w:t xml:space="preserve"> are features that are common outside the geological mapping realms (like the Energy and Mineral industry, Hydrogeology and Civil Engineer, etc) and more formal work should be carried by interested parties.  Therefore, Borehole in GeoSciML is a placeholde</w:t>
      </w:r>
      <w:r w:rsidR="0031113D">
        <w:rPr>
          <w:lang w:val="en-CA"/>
        </w:rPr>
        <w:t xml:space="preserve">r </w:t>
      </w:r>
      <w:r w:rsidR="003A21E3">
        <w:rPr>
          <w:lang w:val="en-CA"/>
        </w:rPr>
        <w:t>waiting to be replaced by a formal Borehole model.</w:t>
      </w:r>
      <w:r w:rsidR="00527465">
        <w:rPr>
          <w:lang w:val="en-CA"/>
        </w:rPr>
        <w:t xml:space="preserve"> It is expected that Laboratory and Analysis could also formalised by a parties interested in chemical analysis.</w:t>
      </w:r>
      <w:r w:rsidR="003A21E3">
        <w:rPr>
          <w:lang w:val="en-CA"/>
        </w:rPr>
        <w:t xml:space="preserve">  </w:t>
      </w:r>
    </w:p>
    <w:p w14:paraId="65692A76" w14:textId="77777777" w:rsidR="003B0AAB" w:rsidRDefault="003B0AAB" w:rsidP="003B0AAB">
      <w:pPr>
        <w:rPr>
          <w:lang w:val="en-CA"/>
        </w:rPr>
      </w:pPr>
    </w:p>
    <w:tbl>
      <w:tblPr>
        <w:tblW w:w="8863"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046"/>
        <w:gridCol w:w="6817"/>
      </w:tblGrid>
      <w:tr w:rsidR="003B0AAB" w:rsidRPr="00A90522" w14:paraId="3634BF50" w14:textId="77777777" w:rsidTr="008037F7">
        <w:trPr>
          <w:cantSplit/>
          <w:jc w:val="center"/>
        </w:trPr>
        <w:tc>
          <w:tcPr>
            <w:tcW w:w="2046" w:type="dxa"/>
            <w:tcBorders>
              <w:top w:val="single" w:sz="12" w:space="0" w:color="auto"/>
              <w:bottom w:val="single" w:sz="12" w:space="0" w:color="auto"/>
            </w:tcBorders>
            <w:shd w:val="clear" w:color="auto" w:fill="auto"/>
          </w:tcPr>
          <w:p w14:paraId="1BC8FC77"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Requirements class</w:t>
            </w:r>
          </w:p>
        </w:tc>
        <w:tc>
          <w:tcPr>
            <w:tcW w:w="6817" w:type="dxa"/>
            <w:tcBorders>
              <w:top w:val="single" w:sz="12" w:space="0" w:color="auto"/>
              <w:bottom w:val="single" w:sz="12" w:space="0" w:color="auto"/>
            </w:tcBorders>
            <w:shd w:val="clear" w:color="auto" w:fill="auto"/>
          </w:tcPr>
          <w:p w14:paraId="088A2186" w14:textId="308C5EB2" w:rsidR="003B0AAB" w:rsidRPr="00A90522" w:rsidRDefault="003B0AAB" w:rsidP="008037F7">
            <w:pPr>
              <w:pStyle w:val="Tabletext9"/>
              <w:rPr>
                <w:rFonts w:ascii="Times New Roman" w:hAnsi="Times New Roman"/>
                <w:b/>
                <w:sz w:val="20"/>
              </w:rPr>
            </w:pPr>
            <w:r w:rsidRPr="00A90522">
              <w:rPr>
                <w:rFonts w:ascii="Times New Roman" w:hAnsi="Times New Roman"/>
                <w:sz w:val="20"/>
              </w:rPr>
              <w:t>/</w:t>
            </w:r>
            <w:hyperlink r:id="rId21" w:history="1">
              <w:r>
                <w:rPr>
                  <w:rFonts w:ascii="Times New Roman" w:hAnsi="Times New Roman"/>
                  <w:b/>
                  <w:sz w:val="20"/>
                </w:rPr>
                <w:t>req/gsml4</w:t>
              </w:r>
              <w:r w:rsidRPr="00A90522">
                <w:rPr>
                  <w:rFonts w:ascii="Times New Roman" w:hAnsi="Times New Roman"/>
                  <w:b/>
                  <w:sz w:val="20"/>
                </w:rPr>
                <w:t>-</w:t>
              </w:r>
              <w:r>
                <w:rPr>
                  <w:rFonts w:ascii="Times New Roman" w:hAnsi="Times New Roman"/>
                  <w:b/>
                  <w:sz w:val="20"/>
                </w:rPr>
                <w:t>conceptual</w:t>
              </w:r>
            </w:hyperlink>
          </w:p>
        </w:tc>
      </w:tr>
      <w:tr w:rsidR="003B0AAB" w:rsidRPr="00A90522" w14:paraId="7DF3E590" w14:textId="77777777" w:rsidTr="008037F7">
        <w:trPr>
          <w:cantSplit/>
          <w:jc w:val="center"/>
        </w:trPr>
        <w:tc>
          <w:tcPr>
            <w:tcW w:w="2046" w:type="dxa"/>
            <w:tcBorders>
              <w:top w:val="single" w:sz="12" w:space="0" w:color="auto"/>
              <w:bottom w:val="single" w:sz="4" w:space="0" w:color="auto"/>
            </w:tcBorders>
            <w:shd w:val="clear" w:color="auto" w:fill="auto"/>
          </w:tcPr>
          <w:p w14:paraId="209C2B4B"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Target type</w:t>
            </w:r>
          </w:p>
        </w:tc>
        <w:tc>
          <w:tcPr>
            <w:tcW w:w="6817" w:type="dxa"/>
            <w:tcBorders>
              <w:top w:val="single" w:sz="12" w:space="0" w:color="auto"/>
              <w:bottom w:val="single" w:sz="4" w:space="0" w:color="auto"/>
            </w:tcBorders>
            <w:shd w:val="clear" w:color="auto" w:fill="auto"/>
          </w:tcPr>
          <w:p w14:paraId="22359DCF" w14:textId="77777777" w:rsidR="003B0AAB" w:rsidRPr="00A90522" w:rsidRDefault="003B0AAB" w:rsidP="008037F7">
            <w:pPr>
              <w:pStyle w:val="Tabletext9"/>
              <w:rPr>
                <w:rFonts w:ascii="Times New Roman" w:hAnsi="Times New Roman"/>
                <w:sz w:val="20"/>
                <w:szCs w:val="18"/>
              </w:rPr>
            </w:pPr>
            <w:r>
              <w:rPr>
                <w:rFonts w:ascii="Times New Roman" w:hAnsi="Times New Roman"/>
                <w:sz w:val="20"/>
                <w:szCs w:val="18"/>
              </w:rPr>
              <w:t xml:space="preserve">Logical Model </w:t>
            </w:r>
          </w:p>
        </w:tc>
      </w:tr>
      <w:tr w:rsidR="003B0AAB" w:rsidRPr="00A90522" w14:paraId="24A31CFA" w14:textId="77777777" w:rsidTr="008037F7">
        <w:trPr>
          <w:cantSplit/>
          <w:jc w:val="center"/>
        </w:trPr>
        <w:tc>
          <w:tcPr>
            <w:tcW w:w="2046" w:type="dxa"/>
            <w:tcBorders>
              <w:top w:val="single" w:sz="4" w:space="0" w:color="auto"/>
            </w:tcBorders>
            <w:shd w:val="clear" w:color="auto" w:fill="auto"/>
          </w:tcPr>
          <w:p w14:paraId="10BABD93"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Name</w:t>
            </w:r>
          </w:p>
        </w:tc>
        <w:tc>
          <w:tcPr>
            <w:tcW w:w="6817" w:type="dxa"/>
            <w:tcBorders>
              <w:top w:val="single" w:sz="4" w:space="0" w:color="auto"/>
            </w:tcBorders>
            <w:shd w:val="clear" w:color="auto" w:fill="auto"/>
          </w:tcPr>
          <w:p w14:paraId="67077868" w14:textId="5225B319" w:rsidR="003B0AAB" w:rsidRPr="00A90522" w:rsidRDefault="003B0AAB" w:rsidP="003B0AAB">
            <w:pPr>
              <w:pStyle w:val="Tabletext9"/>
              <w:rPr>
                <w:rFonts w:ascii="Times New Roman" w:hAnsi="Times New Roman"/>
                <w:sz w:val="20"/>
                <w:szCs w:val="18"/>
              </w:rPr>
            </w:pPr>
            <w:r w:rsidRPr="00A90522">
              <w:rPr>
                <w:rFonts w:ascii="Times New Roman" w:hAnsi="Times New Roman"/>
                <w:sz w:val="20"/>
                <w:szCs w:val="18"/>
              </w:rPr>
              <w:t>G</w:t>
            </w:r>
            <w:r>
              <w:rPr>
                <w:rFonts w:ascii="Times New Roman" w:hAnsi="Times New Roman"/>
                <w:sz w:val="20"/>
                <w:szCs w:val="18"/>
              </w:rPr>
              <w:t>eoSciML</w:t>
            </w:r>
            <w:r w:rsidRPr="00A90522">
              <w:rPr>
                <w:rFonts w:ascii="Times New Roman" w:hAnsi="Times New Roman"/>
                <w:sz w:val="20"/>
                <w:szCs w:val="18"/>
              </w:rPr>
              <w:t xml:space="preserve"> </w:t>
            </w:r>
            <w:r>
              <w:rPr>
                <w:rFonts w:ascii="Times New Roman" w:hAnsi="Times New Roman"/>
                <w:sz w:val="20"/>
                <w:szCs w:val="18"/>
              </w:rPr>
              <w:t>conceptual</w:t>
            </w:r>
            <w:r w:rsidRPr="00A90522">
              <w:rPr>
                <w:rFonts w:ascii="Times New Roman" w:hAnsi="Times New Roman"/>
                <w:sz w:val="20"/>
                <w:szCs w:val="18"/>
              </w:rPr>
              <w:t xml:space="preserve"> model</w:t>
            </w:r>
          </w:p>
        </w:tc>
      </w:tr>
      <w:tr w:rsidR="003B0AAB" w:rsidRPr="00A90522" w14:paraId="5352E37E" w14:textId="77777777" w:rsidTr="008037F7">
        <w:trPr>
          <w:cantSplit/>
          <w:jc w:val="center"/>
        </w:trPr>
        <w:tc>
          <w:tcPr>
            <w:tcW w:w="2046" w:type="dxa"/>
            <w:tcBorders>
              <w:top w:val="single" w:sz="4" w:space="0" w:color="auto"/>
            </w:tcBorders>
            <w:shd w:val="clear" w:color="auto" w:fill="auto"/>
          </w:tcPr>
          <w:p w14:paraId="209B6B94"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Dependency</w:t>
            </w:r>
          </w:p>
        </w:tc>
        <w:tc>
          <w:tcPr>
            <w:tcW w:w="6817" w:type="dxa"/>
            <w:tcBorders>
              <w:top w:val="single" w:sz="4" w:space="0" w:color="auto"/>
            </w:tcBorders>
            <w:shd w:val="clear" w:color="auto" w:fill="auto"/>
          </w:tcPr>
          <w:p w14:paraId="057ACE8E" w14:textId="77777777" w:rsidR="003B0AAB" w:rsidRPr="00A90522" w:rsidRDefault="003B0AAB" w:rsidP="008037F7">
            <w:pPr>
              <w:pStyle w:val="Tabletext9"/>
              <w:rPr>
                <w:rFonts w:ascii="Times New Roman" w:hAnsi="Times New Roman"/>
                <w:sz w:val="20"/>
                <w:szCs w:val="18"/>
              </w:rPr>
            </w:pPr>
            <w:r>
              <w:rPr>
                <w:rFonts w:ascii="Times New Roman" w:hAnsi="Times New Roman"/>
                <w:sz w:val="20"/>
                <w:szCs w:val="18"/>
              </w:rPr>
              <w:t>ISO19101:2002 Reference Model Clause 7</w:t>
            </w:r>
          </w:p>
        </w:tc>
      </w:tr>
      <w:tr w:rsidR="003B0AAB" w:rsidRPr="00A90522" w14:paraId="65A4E2CB" w14:textId="77777777" w:rsidTr="008037F7">
        <w:trPr>
          <w:cantSplit/>
          <w:jc w:val="center"/>
        </w:trPr>
        <w:tc>
          <w:tcPr>
            <w:tcW w:w="2046" w:type="dxa"/>
            <w:tcBorders>
              <w:top w:val="single" w:sz="4" w:space="0" w:color="auto"/>
            </w:tcBorders>
            <w:shd w:val="clear" w:color="auto" w:fill="auto"/>
          </w:tcPr>
          <w:p w14:paraId="2DEE44AC"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Dependency</w:t>
            </w:r>
          </w:p>
        </w:tc>
        <w:tc>
          <w:tcPr>
            <w:tcW w:w="6817" w:type="dxa"/>
            <w:tcBorders>
              <w:top w:val="single" w:sz="4" w:space="0" w:color="auto"/>
            </w:tcBorders>
            <w:shd w:val="clear" w:color="auto" w:fill="auto"/>
          </w:tcPr>
          <w:p w14:paraId="28CD438B" w14:textId="77777777" w:rsidR="003B0AAB" w:rsidRPr="00A90522" w:rsidRDefault="003B0AAB" w:rsidP="008037F7">
            <w:pPr>
              <w:pStyle w:val="Tabletext9"/>
              <w:rPr>
                <w:rFonts w:ascii="Times New Roman" w:hAnsi="Times New Roman"/>
                <w:sz w:val="20"/>
                <w:szCs w:val="18"/>
              </w:rPr>
            </w:pPr>
            <w:r>
              <w:rPr>
                <w:rFonts w:ascii="Times New Roman" w:hAnsi="Times New Roman"/>
                <w:sz w:val="20"/>
                <w:szCs w:val="18"/>
              </w:rPr>
              <w:t>ISO19103 2015 Conceptual Model Language</w:t>
            </w:r>
          </w:p>
        </w:tc>
      </w:tr>
      <w:tr w:rsidR="003B0AAB" w:rsidRPr="004C49AE" w14:paraId="3C0718CE" w14:textId="77777777" w:rsidTr="008037F7">
        <w:trPr>
          <w:cantSplit/>
          <w:trHeight w:val="412"/>
          <w:jc w:val="center"/>
        </w:trPr>
        <w:tc>
          <w:tcPr>
            <w:tcW w:w="2046" w:type="dxa"/>
            <w:tcBorders>
              <w:top w:val="single" w:sz="4" w:space="0" w:color="auto"/>
            </w:tcBorders>
            <w:shd w:val="clear" w:color="auto" w:fill="auto"/>
          </w:tcPr>
          <w:p w14:paraId="019D618A"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Dependency</w:t>
            </w:r>
          </w:p>
        </w:tc>
        <w:tc>
          <w:tcPr>
            <w:tcW w:w="6817" w:type="dxa"/>
            <w:tcBorders>
              <w:top w:val="single" w:sz="4" w:space="0" w:color="auto"/>
            </w:tcBorders>
            <w:shd w:val="clear" w:color="auto" w:fill="auto"/>
          </w:tcPr>
          <w:p w14:paraId="0DB38BCE" w14:textId="77777777" w:rsidR="003B0AAB" w:rsidRPr="00A90522" w:rsidRDefault="003B0AAB" w:rsidP="008037F7">
            <w:pPr>
              <w:pStyle w:val="Tabletext9"/>
              <w:rPr>
                <w:rFonts w:ascii="Times New Roman" w:hAnsi="Times New Roman"/>
                <w:sz w:val="20"/>
                <w:szCs w:val="18"/>
              </w:rPr>
            </w:pPr>
            <w:r>
              <w:rPr>
                <w:rFonts w:ascii="Times New Roman" w:hAnsi="Times New Roman"/>
                <w:sz w:val="20"/>
                <w:szCs w:val="18"/>
              </w:rPr>
              <w:t>ISO19104:2008</w:t>
            </w:r>
          </w:p>
        </w:tc>
      </w:tr>
      <w:tr w:rsidR="003B0AAB" w:rsidRPr="00A90522" w14:paraId="75D054AA" w14:textId="77777777" w:rsidTr="008037F7">
        <w:trPr>
          <w:cantSplit/>
          <w:jc w:val="center"/>
        </w:trPr>
        <w:tc>
          <w:tcPr>
            <w:tcW w:w="2046" w:type="dxa"/>
            <w:tcBorders>
              <w:top w:val="single" w:sz="4" w:space="0" w:color="auto"/>
            </w:tcBorders>
            <w:shd w:val="clear" w:color="auto" w:fill="auto"/>
          </w:tcPr>
          <w:p w14:paraId="774F7A4D"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Dependency</w:t>
            </w:r>
          </w:p>
        </w:tc>
        <w:tc>
          <w:tcPr>
            <w:tcW w:w="6817" w:type="dxa"/>
            <w:tcBorders>
              <w:top w:val="single" w:sz="4" w:space="0" w:color="auto"/>
            </w:tcBorders>
            <w:shd w:val="clear" w:color="auto" w:fill="auto"/>
          </w:tcPr>
          <w:p w14:paraId="3F13CDF0" w14:textId="77777777" w:rsidR="003B0AAB" w:rsidRPr="00A90522" w:rsidRDefault="003B0AAB" w:rsidP="008037F7">
            <w:pPr>
              <w:pStyle w:val="Tabletext9"/>
              <w:rPr>
                <w:rFonts w:ascii="Times New Roman" w:hAnsi="Times New Roman"/>
                <w:sz w:val="20"/>
                <w:szCs w:val="18"/>
              </w:rPr>
            </w:pPr>
            <w:r w:rsidRPr="00AB109A">
              <w:t>Unified Modeling Language</w:t>
            </w:r>
            <w:r>
              <w:t xml:space="preserve"> (</w:t>
            </w:r>
            <w:r w:rsidRPr="00172FB7">
              <w:t>UML</w:t>
            </w:r>
            <w:r w:rsidRPr="00172FB7">
              <w:rPr>
                <w:rFonts w:cs="Arial"/>
                <w:shd w:val="clear" w:color="auto" w:fill="FFFFFF"/>
              </w:rPr>
              <w:t>). Version 2.3. May 2010</w:t>
            </w:r>
          </w:p>
        </w:tc>
      </w:tr>
      <w:tr w:rsidR="003B0AAB" w:rsidRPr="00A90522" w14:paraId="092DA289" w14:textId="77777777" w:rsidTr="008037F7">
        <w:trPr>
          <w:cantSplit/>
          <w:trHeight w:val="349"/>
          <w:jc w:val="center"/>
        </w:trPr>
        <w:tc>
          <w:tcPr>
            <w:tcW w:w="2046" w:type="dxa"/>
            <w:shd w:val="clear" w:color="auto" w:fill="auto"/>
          </w:tcPr>
          <w:p w14:paraId="544CEDDA"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Requirement</w:t>
            </w:r>
          </w:p>
        </w:tc>
        <w:tc>
          <w:tcPr>
            <w:tcW w:w="6817" w:type="dxa"/>
            <w:shd w:val="clear" w:color="auto" w:fill="auto"/>
          </w:tcPr>
          <w:p w14:paraId="264D93D9" w14:textId="2B944BE8" w:rsidR="003B0AAB" w:rsidRPr="00A90522" w:rsidRDefault="003B0AAB" w:rsidP="008037F7">
            <w:pPr>
              <w:rPr>
                <w:rStyle w:val="reqtext"/>
                <w:sz w:val="20"/>
              </w:rPr>
            </w:pPr>
            <w:r>
              <w:rPr>
                <w:rStyle w:val="reqtext"/>
                <w:sz w:val="20"/>
              </w:rPr>
              <w:t>/req/gsml4</w:t>
            </w:r>
            <w:r w:rsidRPr="00A90522">
              <w:rPr>
                <w:rStyle w:val="reqtext"/>
                <w:sz w:val="20"/>
              </w:rPr>
              <w:t>-</w:t>
            </w:r>
            <w:r>
              <w:rPr>
                <w:rStyle w:val="reqtext"/>
                <w:sz w:val="20"/>
              </w:rPr>
              <w:t>conceptual/similarity</w:t>
            </w:r>
          </w:p>
        </w:tc>
      </w:tr>
    </w:tbl>
    <w:p w14:paraId="0E8EEA8E" w14:textId="77777777" w:rsidR="003B0AAB" w:rsidRDefault="003B0AAB" w:rsidP="003B0AAB">
      <w:pPr>
        <w:rPr>
          <w:lang w:val="en-CA"/>
        </w:rPr>
      </w:pPr>
    </w:p>
    <w:p w14:paraId="28CE1054" w14:textId="77777777" w:rsidR="003B0AAB" w:rsidRDefault="003B0AAB" w:rsidP="003B0AAB">
      <w:r>
        <w:t xml:space="preserve">Target logical models that are compliant with the conceptual model shall implement components of the conceptual model respecting their semantics, i.e. their definition and intent. In other words, the logical model must be highly semantically similar to components of the conceptual model. Semantic similarity can be tested in multiple ways, </w:t>
      </w:r>
      <w:r>
        <w:lastRenderedPageBreak/>
        <w:t>including but not limited to: (i) direct comparison of UML components, (ii) comparison after mapping components to a common expressive knowledge representation language, such as first order logic or common logic, or (iii) comparison after mapping components to a reference ontology. The target can reuse and adapt existing logical models.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B0AAB" w:rsidRPr="00601A22" w14:paraId="1FAB71E3" w14:textId="77777777" w:rsidTr="008037F7">
        <w:trPr>
          <w:cantSplit/>
        </w:trPr>
        <w:tc>
          <w:tcPr>
            <w:tcW w:w="4219" w:type="dxa"/>
            <w:tcBorders>
              <w:right w:val="nil"/>
            </w:tcBorders>
            <w:shd w:val="clear" w:color="auto" w:fill="auto"/>
          </w:tcPr>
          <w:p w14:paraId="04553BDD" w14:textId="3C07A609" w:rsidR="003B0AAB" w:rsidRPr="00601A22" w:rsidRDefault="003B0AAB" w:rsidP="008037F7">
            <w:pPr>
              <w:pStyle w:val="Tabletext10"/>
              <w:jc w:val="left"/>
              <w:rPr>
                <w:rStyle w:val="requri"/>
                <w:rFonts w:ascii="Times New Roman" w:hAnsi="Times New Roman"/>
              </w:rPr>
            </w:pPr>
            <w:r>
              <w:rPr>
                <w:rStyle w:val="requri"/>
                <w:rFonts w:ascii="Times New Roman" w:hAnsi="Times New Roman"/>
              </w:rPr>
              <w:t>/req/gsml4-conceptual</w:t>
            </w:r>
            <w:r w:rsidRPr="00601A22">
              <w:rPr>
                <w:rStyle w:val="requri"/>
                <w:rFonts w:ascii="Times New Roman" w:hAnsi="Times New Roman"/>
              </w:rPr>
              <w:t>/</w:t>
            </w:r>
            <w:r>
              <w:rPr>
                <w:rStyle w:val="requri"/>
                <w:rFonts w:ascii="Times New Roman" w:hAnsi="Times New Roman"/>
              </w:rPr>
              <w:t>similarity</w:t>
            </w:r>
          </w:p>
        </w:tc>
        <w:tc>
          <w:tcPr>
            <w:tcW w:w="4678" w:type="dxa"/>
            <w:tcBorders>
              <w:left w:val="nil"/>
            </w:tcBorders>
            <w:shd w:val="clear" w:color="auto" w:fill="auto"/>
          </w:tcPr>
          <w:p w14:paraId="54E63C7D" w14:textId="77777777" w:rsidR="003B0AAB" w:rsidRPr="00ED5A4A" w:rsidRDefault="003B0AAB" w:rsidP="008037F7">
            <w:pPr>
              <w:pStyle w:val="Tabletext10"/>
              <w:jc w:val="left"/>
              <w:rPr>
                <w:rStyle w:val="reqtext"/>
                <w:rFonts w:ascii="Times New Roman" w:hAnsi="Times New Roman"/>
                <w:sz w:val="24"/>
                <w:szCs w:val="24"/>
              </w:rPr>
            </w:pPr>
            <w:r w:rsidRPr="00ED5A4A">
              <w:rPr>
                <w:rFonts w:ascii="Times New Roman" w:hAnsi="Times New Roman"/>
                <w:sz w:val="24"/>
                <w:szCs w:val="24"/>
              </w:rPr>
              <w:t xml:space="preserve">Target logical model when claiming compliance with this conceptual model SHALL implement its </w:t>
            </w:r>
            <w:r>
              <w:rPr>
                <w:rFonts w:ascii="Times New Roman" w:hAnsi="Times New Roman"/>
                <w:sz w:val="24"/>
                <w:szCs w:val="24"/>
              </w:rPr>
              <w:t>components</w:t>
            </w:r>
            <w:r w:rsidRPr="00ED5A4A">
              <w:rPr>
                <w:rFonts w:ascii="Times New Roman" w:hAnsi="Times New Roman"/>
                <w:sz w:val="24"/>
                <w:szCs w:val="24"/>
              </w:rPr>
              <w:t xml:space="preserve"> (classes, attributes, relationships) respecting the conceptual</w:t>
            </w:r>
            <w:r>
              <w:rPr>
                <w:rFonts w:ascii="Times New Roman" w:hAnsi="Times New Roman"/>
                <w:sz w:val="24"/>
                <w:szCs w:val="24"/>
              </w:rPr>
              <w:t xml:space="preserve"> model definitions and intent, such that high semantic similarity is obtained between the logical and conceptual model components</w:t>
            </w:r>
            <w:r w:rsidRPr="00ED5A4A">
              <w:rPr>
                <w:rFonts w:ascii="Times New Roman" w:hAnsi="Times New Roman"/>
                <w:sz w:val="24"/>
                <w:szCs w:val="24"/>
              </w:rPr>
              <w:t>.</w:t>
            </w:r>
          </w:p>
        </w:tc>
      </w:tr>
    </w:tbl>
    <w:p w14:paraId="29FFFBDA" w14:textId="77777777" w:rsidR="003B0AAB" w:rsidRDefault="003B0AAB" w:rsidP="003B0AAB"/>
    <w:p w14:paraId="65E1EDE5" w14:textId="6A265DB2" w:rsidR="009A7B37" w:rsidRPr="00D12552" w:rsidRDefault="00A6445A">
      <w:pPr>
        <w:pStyle w:val="Heading1"/>
        <w:rPr>
          <w:lang w:val="en-CA"/>
        </w:rPr>
      </w:pPr>
      <w:bookmarkStart w:id="85" w:name="_Toc456946954"/>
      <w:r>
        <w:rPr>
          <w:lang w:val="en-CA"/>
        </w:rPr>
        <w:t>Logical Model</w:t>
      </w:r>
      <w:bookmarkEnd w:id="85"/>
    </w:p>
    <w:p w14:paraId="277058B6" w14:textId="241C0647" w:rsidR="009A7B37" w:rsidRDefault="00A17543" w:rsidP="004A5507">
      <w:pPr>
        <w:rPr>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describes requirements that must be met by all target implementations that claim conformance to this specification.</w:t>
      </w:r>
      <w:r w:rsidR="00E471CF">
        <w:rPr>
          <w:lang w:val="en-CA"/>
        </w:rPr>
        <w:t xml:space="preserve">  The target implementation of the logical model is generally a</w:t>
      </w:r>
      <w:r w:rsidR="003653BC">
        <w:rPr>
          <w:lang w:val="en-CA"/>
        </w:rPr>
        <w:t>n encoding specification</w:t>
      </w:r>
      <w:r w:rsidR="00FB1957">
        <w:rPr>
          <w:lang w:val="en-CA"/>
        </w:rPr>
        <w:t xml:space="preserve"> or a schema</w:t>
      </w:r>
      <w:r w:rsidR="003653BC">
        <w:rPr>
          <w:lang w:val="en-CA"/>
        </w:rPr>
        <w:t xml:space="preserve"> </w:t>
      </w:r>
      <w:r w:rsidR="00E471CF">
        <w:rPr>
          <w:lang w:val="en-CA"/>
        </w:rPr>
        <w:t>(</w:t>
      </w:r>
      <w:r w:rsidR="003653BC">
        <w:rPr>
          <w:lang w:val="en-CA"/>
        </w:rPr>
        <w:t xml:space="preserve">which could use technologies </w:t>
      </w:r>
      <w:r w:rsidR="00E471CF">
        <w:rPr>
          <w:lang w:val="en-CA"/>
        </w:rPr>
        <w:t>like XSD</w:t>
      </w:r>
      <w:r w:rsidR="003653BC">
        <w:rPr>
          <w:lang w:val="en-CA"/>
        </w:rPr>
        <w:t>, for example</w:t>
      </w:r>
      <w:r w:rsidR="00E471CF">
        <w:rPr>
          <w:lang w:val="en-CA"/>
        </w:rPr>
        <w:t>) and not a data instance.</w:t>
      </w:r>
      <w:r w:rsidR="00753A5A" w:rsidRPr="00D12552">
        <w:rPr>
          <w:lang w:val="en-CA"/>
        </w:rPr>
        <w:t xml:space="preserve">  The logical model, expressed using UML, provides naming, structure and cardinality for any physical implementation.  </w:t>
      </w:r>
      <w:r w:rsidR="00A6445A">
        <w:rPr>
          <w:lang w:val="en-CA"/>
        </w:rPr>
        <w:t xml:space="preserve">The UML model is a normative artefact as is the official representation of GeoSciML.  </w:t>
      </w:r>
      <w:r w:rsidR="00753A5A" w:rsidRPr="00D12552">
        <w:rPr>
          <w:lang w:val="en-CA"/>
        </w:rPr>
        <w:t xml:space="preserve">Rules that can </w:t>
      </w:r>
      <w:r w:rsidR="00891F7B">
        <w:rPr>
          <w:lang w:val="en-CA"/>
        </w:rPr>
        <w:t xml:space="preserve">be </w:t>
      </w:r>
      <w:r w:rsidR="00753A5A" w:rsidRPr="00D12552">
        <w:rPr>
          <w:lang w:val="en-CA"/>
        </w:rPr>
        <w:t xml:space="preserve">unambiguously inferred from the UML model </w:t>
      </w:r>
      <w:r w:rsidR="00C5081E">
        <w:rPr>
          <w:lang w:val="en-CA"/>
        </w:rPr>
        <w:t>will not</w:t>
      </w:r>
      <w:r w:rsidR="00C5081E" w:rsidRPr="00D12552">
        <w:rPr>
          <w:lang w:val="en-CA"/>
        </w:rPr>
        <w:t xml:space="preserve"> </w:t>
      </w:r>
      <w:r w:rsidR="00753A5A" w:rsidRPr="00D12552">
        <w:rPr>
          <w:lang w:val="en-CA"/>
        </w:rPr>
        <w:t xml:space="preserve">be documented as explicit </w:t>
      </w:r>
      <w:r w:rsidR="00891F7B" w:rsidRPr="00D12552">
        <w:rPr>
          <w:lang w:val="en-CA"/>
        </w:rPr>
        <w:t>requirement</w:t>
      </w:r>
      <w:r w:rsidR="00891F7B">
        <w:rPr>
          <w:lang w:val="en-CA"/>
        </w:rPr>
        <w:t>s</w:t>
      </w:r>
      <w:r w:rsidR="00753A5A" w:rsidRPr="00D12552">
        <w:rPr>
          <w:lang w:val="en-CA"/>
        </w:rPr>
        <w:t xml:space="preserve">.  Specific encoding idiosyncrasies </w:t>
      </w:r>
      <w:r w:rsidR="00E8704C" w:rsidRPr="00D12552">
        <w:rPr>
          <w:lang w:val="en-CA"/>
        </w:rPr>
        <w:t>shall be addressed in the requirement clause</w:t>
      </w:r>
      <w:r w:rsidR="00FB1957">
        <w:rPr>
          <w:lang w:val="en-CA"/>
        </w:rPr>
        <w:t>s</w:t>
      </w:r>
      <w:r w:rsidR="00E8704C" w:rsidRPr="00D12552">
        <w:rPr>
          <w:lang w:val="en-CA"/>
        </w:rPr>
        <w:t xml:space="preserve"> pertaining to this encoding.</w:t>
      </w:r>
    </w:p>
    <w:p w14:paraId="3BC26ACF" w14:textId="4CEEF47B" w:rsidR="00C5081E" w:rsidRDefault="00C5081E" w:rsidP="004A5507">
      <w:pPr>
        <w:rPr>
          <w:lang w:val="en-CA"/>
        </w:rPr>
      </w:pPr>
      <w:r>
        <w:rPr>
          <w:lang w:val="en-CA"/>
        </w:rPr>
        <w:t>The logical model contains almost no semantic requirements (</w:t>
      </w:r>
      <w:r w:rsidR="00B27AED">
        <w:rPr>
          <w:lang w:val="en-CA"/>
        </w:rPr>
        <w:t>i.e.</w:t>
      </w:r>
      <w:r>
        <w:rPr>
          <w:lang w:val="en-CA"/>
        </w:rPr>
        <w:t>, vocabularies</w:t>
      </w:r>
      <w:r w:rsidR="003D39A1">
        <w:rPr>
          <w:lang w:val="en-CA"/>
        </w:rPr>
        <w:t>, enumerations</w:t>
      </w:r>
      <w:r>
        <w:rPr>
          <w:lang w:val="en-CA"/>
        </w:rPr>
        <w:t>).</w:t>
      </w:r>
      <w:r w:rsidR="003D39A1">
        <w:rPr>
          <w:lang w:val="en-CA"/>
        </w:rPr>
        <w:t xml:space="preserve">  It is expected that users will employ controlled vocabularies of terms which are developed </w:t>
      </w:r>
      <w:r w:rsidR="00A173A4">
        <w:rPr>
          <w:lang w:val="en-CA"/>
        </w:rPr>
        <w:t>by user communities</w:t>
      </w:r>
      <w:r w:rsidR="003D39A1">
        <w:rPr>
          <w:lang w:val="en-CA"/>
        </w:rPr>
        <w:t>.</w:t>
      </w:r>
      <w:r w:rsidR="00B2217A">
        <w:rPr>
          <w:lang w:val="en-CA"/>
        </w:rPr>
        <w:t xml:space="preserve">  The model provides mechanisms for delivering concepts from controlled vocabularies via URI’s and linked data principles.</w:t>
      </w:r>
    </w:p>
    <w:p w14:paraId="1C0814E3" w14:textId="51005351" w:rsidR="00A6445A" w:rsidRDefault="00A6445A" w:rsidP="00A6445A">
      <w:pPr>
        <w:rPr>
          <w:color w:val="000000"/>
          <w:lang w:val="en-CA"/>
        </w:rPr>
      </w:pPr>
      <w:r w:rsidRPr="00EC0310">
        <w:rPr>
          <w:color w:val="000000"/>
          <w:lang w:val="en-CA"/>
        </w:rPr>
        <w:t>The UML model provides name, structure and cardinality for data element</w:t>
      </w:r>
      <w:r w:rsidR="00B2217A" w:rsidRPr="00EC0310">
        <w:rPr>
          <w:color w:val="000000"/>
          <w:lang w:val="en-CA"/>
        </w:rPr>
        <w:t>s</w:t>
      </w:r>
      <w:r w:rsidRPr="00EC0310">
        <w:rPr>
          <w:color w:val="000000"/>
          <w:lang w:val="en-CA"/>
        </w:rPr>
        <w:t xml:space="preserve"> composing various potential physical implementations of GeoSciML.  There are formal mappings between UML and GML (ISO-19136), UML and RDF (ISO-19150) and best practices exist for mapping UML to RDBMS.  Although it is assumed that UML is technologically neutral, in reality UML models always end up addressing some of the </w:t>
      </w:r>
      <w:r w:rsidR="003653BC">
        <w:rPr>
          <w:color w:val="000000"/>
          <w:lang w:val="en-CA"/>
        </w:rPr>
        <w:t>encoding specification</w:t>
      </w:r>
      <w:r w:rsidRPr="00EC0310">
        <w:rPr>
          <w:color w:val="000000"/>
          <w:lang w:val="en-CA"/>
        </w:rPr>
        <w:t xml:space="preserve"> details.  The current </w:t>
      </w:r>
      <w:r w:rsidR="00B2217A" w:rsidRPr="00EC0310">
        <w:rPr>
          <w:color w:val="000000"/>
          <w:lang w:val="en-CA"/>
        </w:rPr>
        <w:t xml:space="preserve">GeoSciML </w:t>
      </w:r>
      <w:r w:rsidRPr="00EC0310">
        <w:rPr>
          <w:color w:val="000000"/>
          <w:lang w:val="en-CA"/>
        </w:rPr>
        <w:t>UML model has been designed as a GML application</w:t>
      </w:r>
      <w:r w:rsidR="00D404D2" w:rsidRPr="00EC0310">
        <w:rPr>
          <w:color w:val="000000"/>
          <w:lang w:val="en-CA"/>
        </w:rPr>
        <w:t xml:space="preserve"> according to ISO 19109</w:t>
      </w:r>
      <w:r w:rsidRPr="00EC0310">
        <w:rPr>
          <w:color w:val="000000"/>
          <w:lang w:val="en-CA"/>
        </w:rPr>
        <w:t xml:space="preserve"> and borrows some of artefacts of GML</w:t>
      </w:r>
      <w:r w:rsidR="00D404D2" w:rsidRPr="00EC0310">
        <w:rPr>
          <w:color w:val="000000"/>
          <w:lang w:val="en-CA"/>
        </w:rPr>
        <w:t>.</w:t>
      </w:r>
      <w:r w:rsidRPr="00EC0310">
        <w:rPr>
          <w:color w:val="000000"/>
          <w:lang w:val="en-CA"/>
        </w:rPr>
        <w:t xml:space="preserve"> </w:t>
      </w:r>
      <w:r w:rsidR="00D404D2" w:rsidRPr="00EC0310">
        <w:rPr>
          <w:color w:val="000000"/>
          <w:lang w:val="en-CA"/>
        </w:rPr>
        <w:t>S</w:t>
      </w:r>
      <w:r w:rsidRPr="00EC0310">
        <w:rPr>
          <w:color w:val="000000"/>
          <w:lang w:val="en-CA"/>
        </w:rPr>
        <w:t>everal design decisions were guided by limitations of UML (</w:t>
      </w:r>
      <w:r w:rsidR="00B27AED" w:rsidRPr="00A44A07">
        <w:rPr>
          <w:color w:val="000000"/>
          <w:lang w:val="en-CA"/>
        </w:rPr>
        <w:t>e.g.</w:t>
      </w:r>
      <w:r w:rsidRPr="00EC0310">
        <w:rPr>
          <w:color w:val="000000"/>
          <w:lang w:val="en-CA"/>
        </w:rPr>
        <w:t xml:space="preserve"> single inheritance) and XSD (package dependencies artefacts)</w:t>
      </w:r>
      <w:r w:rsidR="00D404D2" w:rsidRPr="00EC0310">
        <w:rPr>
          <w:color w:val="000000"/>
          <w:lang w:val="en-CA"/>
        </w:rPr>
        <w:t xml:space="preserve"> and some constrain</w:t>
      </w:r>
      <w:r w:rsidR="00B2217A" w:rsidRPr="00EC0310">
        <w:rPr>
          <w:color w:val="000000"/>
          <w:lang w:val="en-CA"/>
        </w:rPr>
        <w:t>t</w:t>
      </w:r>
      <w:r w:rsidR="00D404D2" w:rsidRPr="00EC0310">
        <w:rPr>
          <w:color w:val="000000"/>
          <w:lang w:val="en-CA"/>
        </w:rPr>
        <w:t xml:space="preserve">s of GML delivery </w:t>
      </w:r>
      <w:r w:rsidR="00B2217A" w:rsidRPr="00EC0310">
        <w:rPr>
          <w:color w:val="000000"/>
          <w:lang w:val="en-CA"/>
        </w:rPr>
        <w:t>using</w:t>
      </w:r>
      <w:r w:rsidR="00D404D2" w:rsidRPr="00EC0310">
        <w:rPr>
          <w:color w:val="000000"/>
          <w:lang w:val="en-CA"/>
        </w:rPr>
        <w:t xml:space="preserve"> </w:t>
      </w:r>
      <w:r w:rsidR="00A173A4">
        <w:rPr>
          <w:color w:val="000000"/>
          <w:lang w:val="en-CA"/>
        </w:rPr>
        <w:t xml:space="preserve">ISO19142 </w:t>
      </w:r>
      <w:r w:rsidR="00D404D2" w:rsidRPr="00EC0310">
        <w:rPr>
          <w:color w:val="000000"/>
          <w:lang w:val="en-CA"/>
        </w:rPr>
        <w:t>WFS (for instance, some XSD encoding</w:t>
      </w:r>
      <w:r w:rsidR="00B2217A" w:rsidRPr="00EC0310">
        <w:rPr>
          <w:color w:val="000000"/>
          <w:lang w:val="en-CA"/>
        </w:rPr>
        <w:t>s</w:t>
      </w:r>
      <w:r w:rsidR="00D404D2" w:rsidRPr="00EC0310">
        <w:rPr>
          <w:color w:val="000000"/>
          <w:lang w:val="en-CA"/>
        </w:rPr>
        <w:t xml:space="preserve"> are not queryable easily with </w:t>
      </w:r>
      <w:r w:rsidR="00A173A4">
        <w:rPr>
          <w:color w:val="000000"/>
          <w:lang w:val="en-CA"/>
        </w:rPr>
        <w:t xml:space="preserve">ISO19143 </w:t>
      </w:r>
      <w:r w:rsidR="00D404D2" w:rsidRPr="00EC0310">
        <w:rPr>
          <w:color w:val="000000"/>
          <w:lang w:val="en-CA"/>
        </w:rPr>
        <w:t>FES)</w:t>
      </w:r>
      <w:r w:rsidRPr="00EC0310">
        <w:rPr>
          <w:color w:val="000000"/>
          <w:lang w:val="en-CA"/>
        </w:rPr>
        <w:t>.  But the UML model is detailed enough to constrain the main elements of any encoding; the name</w:t>
      </w:r>
      <w:r w:rsidR="00B2217A" w:rsidRPr="00EC0310">
        <w:rPr>
          <w:color w:val="000000"/>
          <w:lang w:val="en-CA"/>
        </w:rPr>
        <w:t>s</w:t>
      </w:r>
      <w:r w:rsidRPr="00EC0310">
        <w:rPr>
          <w:color w:val="000000"/>
          <w:lang w:val="en-CA"/>
        </w:rPr>
        <w:t xml:space="preserve"> of entities and the cardinality of properties, the associations between entities and to some extent property types.  On the other hand, some UML features do not have </w:t>
      </w:r>
      <w:r w:rsidRPr="00EC0310">
        <w:rPr>
          <w:color w:val="000000"/>
          <w:lang w:val="en-CA"/>
        </w:rPr>
        <w:lastRenderedPageBreak/>
        <w:t>equivalences in certain encoding (for instance</w:t>
      </w:r>
      <w:r w:rsidR="00B2217A" w:rsidRPr="00EC0310">
        <w:rPr>
          <w:color w:val="000000"/>
          <w:lang w:val="en-CA"/>
        </w:rPr>
        <w:t>,</w:t>
      </w:r>
      <w:r w:rsidRPr="00EC0310">
        <w:rPr>
          <w:color w:val="000000"/>
          <w:lang w:val="en-CA"/>
        </w:rPr>
        <w:t xml:space="preserve"> JSON does not have a native support for namespaces or even schema). </w:t>
      </w:r>
    </w:p>
    <w:p w14:paraId="45509FBA" w14:textId="39ADA750" w:rsidR="004F09EE" w:rsidRDefault="004F09EE" w:rsidP="00A6445A">
      <w:pPr>
        <w:rPr>
          <w:color w:val="000000"/>
          <w:lang w:val="en-CA"/>
        </w:rPr>
      </w:pPr>
      <w:r>
        <w:rPr>
          <w:color w:val="000000"/>
          <w:lang w:val="en-CA"/>
        </w:rPr>
        <w:fldChar w:fldCharType="begin"/>
      </w:r>
      <w:r>
        <w:rPr>
          <w:color w:val="000000"/>
          <w:lang w:val="en-CA"/>
        </w:rPr>
        <w:instrText xml:space="preserve"> REF _Ref447374621 \h </w:instrText>
      </w:r>
      <w:r>
        <w:rPr>
          <w:color w:val="000000"/>
          <w:lang w:val="en-CA"/>
        </w:rPr>
      </w:r>
      <w:r>
        <w:rPr>
          <w:color w:val="000000"/>
          <w:lang w:val="en-CA"/>
        </w:rPr>
        <w:fldChar w:fldCharType="separate"/>
      </w:r>
      <w:r w:rsidR="00F02ED9">
        <w:t xml:space="preserve">Figure </w:t>
      </w:r>
      <w:r w:rsidR="00F02ED9">
        <w:rPr>
          <w:noProof/>
        </w:rPr>
        <w:t>8</w:t>
      </w:r>
      <w:r>
        <w:rPr>
          <w:color w:val="000000"/>
          <w:lang w:val="en-CA"/>
        </w:rPr>
        <w:fldChar w:fldCharType="end"/>
      </w:r>
      <w:r w:rsidR="00FF6321">
        <w:rPr>
          <w:color w:val="000000"/>
          <w:lang w:val="en-CA"/>
        </w:rPr>
        <w:t xml:space="preserve"> shows requirements class</w:t>
      </w:r>
      <w:r>
        <w:rPr>
          <w:color w:val="000000"/>
          <w:lang w:val="en-CA"/>
        </w:rPr>
        <w:t xml:space="preserve"> dependencies.</w:t>
      </w:r>
    </w:p>
    <w:p w14:paraId="37CFC471" w14:textId="71DA51C0" w:rsidR="004F09EE" w:rsidRDefault="00F658C5" w:rsidP="00EC0310">
      <w:pPr>
        <w:keepNext/>
      </w:pPr>
      <w:r>
        <w:rPr>
          <w:noProof/>
          <w:lang w:val="en-CA" w:eastAsia="en-CA"/>
        </w:rPr>
        <w:drawing>
          <wp:inline distT="0" distB="0" distL="0" distR="0" wp14:anchorId="5D4CE36C" wp14:editId="62A8693E">
            <wp:extent cx="4714875" cy="2819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14875" cy="2819400"/>
                    </a:xfrm>
                    <a:prstGeom prst="rect">
                      <a:avLst/>
                    </a:prstGeom>
                    <a:noFill/>
                    <a:ln>
                      <a:noFill/>
                    </a:ln>
                  </pic:spPr>
                </pic:pic>
              </a:graphicData>
            </a:graphic>
          </wp:inline>
        </w:drawing>
      </w:r>
    </w:p>
    <w:p w14:paraId="29EE9745" w14:textId="34A6A63E" w:rsidR="004F09EE" w:rsidRPr="00EC0310" w:rsidRDefault="004F09EE" w:rsidP="00EC0310">
      <w:pPr>
        <w:pStyle w:val="Caption"/>
        <w:rPr>
          <w:color w:val="000000"/>
          <w:lang w:val="en-CA"/>
        </w:rPr>
      </w:pPr>
      <w:bookmarkStart w:id="86" w:name="_Ref447374621"/>
      <w:r>
        <w:t xml:space="preserve">Figure </w:t>
      </w:r>
      <w:r>
        <w:fldChar w:fldCharType="begin"/>
      </w:r>
      <w:r>
        <w:instrText xml:space="preserve"> SEQ Figure \* ARABIC </w:instrText>
      </w:r>
      <w:r>
        <w:fldChar w:fldCharType="separate"/>
      </w:r>
      <w:r w:rsidR="00E15963">
        <w:rPr>
          <w:noProof/>
        </w:rPr>
        <w:t>8</w:t>
      </w:r>
      <w:r>
        <w:fldChar w:fldCharType="end"/>
      </w:r>
      <w:bookmarkEnd w:id="86"/>
      <w:r>
        <w:t>: Logical Model Requirements classes dependencies</w:t>
      </w:r>
      <w:r w:rsidR="00496C22">
        <w:t xml:space="preserve"> (external dependencies not shown)</w:t>
      </w:r>
    </w:p>
    <w:p w14:paraId="75186E69" w14:textId="77777777" w:rsidR="004F09EE" w:rsidRDefault="004F09EE" w:rsidP="00A6445A">
      <w:pPr>
        <w:rPr>
          <w:color w:val="000000"/>
          <w:lang w:val="en-CA"/>
        </w:rPr>
      </w:pPr>
    </w:p>
    <w:p w14:paraId="7D1608FA" w14:textId="77777777" w:rsidR="009C3567" w:rsidRPr="00EC0310" w:rsidRDefault="00A6445A" w:rsidP="00A6445A">
      <w:pPr>
        <w:rPr>
          <w:color w:val="000000"/>
          <w:lang w:val="en-CA"/>
        </w:rPr>
      </w:pPr>
      <w:r w:rsidRPr="00EC0310">
        <w:rPr>
          <w:color w:val="000000"/>
          <w:lang w:val="en-CA"/>
        </w:rPr>
        <w:t>This section defines the minimal UML mapping requirements that shall be met by any target claiming compliance to this specification.</w:t>
      </w:r>
    </w:p>
    <w:p w14:paraId="516347B8" w14:textId="77777777" w:rsidR="009C3567" w:rsidRPr="00D12552" w:rsidRDefault="009C3567" w:rsidP="000B4F44">
      <w:pPr>
        <w:pStyle w:val="Heading3"/>
        <w:spacing w:after="240"/>
        <w:rPr>
          <w:lang w:val="en-CA"/>
        </w:rPr>
      </w:pPr>
      <w:bookmarkStart w:id="87" w:name="_Toc456946955"/>
      <w:r>
        <w:rPr>
          <w:lang w:val="en-CA"/>
        </w:rPr>
        <w:t>Property cardinality</w:t>
      </w:r>
      <w:bookmarkEnd w:id="87"/>
    </w:p>
    <w:p w14:paraId="68C34312" w14:textId="6A7126CB" w:rsidR="00A6445A" w:rsidRDefault="009C3567" w:rsidP="004A5507">
      <w:pPr>
        <w:rPr>
          <w:lang w:val="en-CA"/>
        </w:rPr>
      </w:pPr>
      <w:r>
        <w:rPr>
          <w:lang w:val="en-CA"/>
        </w:rPr>
        <w:t>All properties that could be made optional are optional in GeoSciML 4.</w:t>
      </w:r>
      <w:r w:rsidR="004832DE">
        <w:rPr>
          <w:lang w:val="en-CA"/>
        </w:rPr>
        <w:t>1</w:t>
      </w:r>
      <w:r>
        <w:rPr>
          <w:lang w:val="en-CA"/>
        </w:rPr>
        <w:t xml:space="preserve">.  This is a reversal of </w:t>
      </w:r>
      <w:r w:rsidR="00B2217A">
        <w:rPr>
          <w:lang w:val="en-CA"/>
        </w:rPr>
        <w:t xml:space="preserve">the pattern used in GeoSciML </w:t>
      </w:r>
      <w:r w:rsidR="00D404D2">
        <w:rPr>
          <w:lang w:val="en-CA"/>
        </w:rPr>
        <w:t xml:space="preserve">version </w:t>
      </w:r>
      <w:r>
        <w:rPr>
          <w:lang w:val="en-CA"/>
        </w:rPr>
        <w:t xml:space="preserve">3.2 where all properties were made mandatory, forcing the data provider to document why the property was missing using </w:t>
      </w:r>
      <w:r w:rsidR="00D404D2">
        <w:rPr>
          <w:lang w:val="en-CA"/>
        </w:rPr>
        <w:t>nillable properties</w:t>
      </w:r>
      <w:r>
        <w:rPr>
          <w:lang w:val="en-CA"/>
        </w:rPr>
        <w:t xml:space="preserve">.  This design attracted a lot of criticism (not </w:t>
      </w:r>
      <w:r w:rsidR="00D404D2">
        <w:rPr>
          <w:lang w:val="en-CA"/>
        </w:rPr>
        <w:t xml:space="preserve">only </w:t>
      </w:r>
      <w:r>
        <w:rPr>
          <w:lang w:val="en-CA"/>
        </w:rPr>
        <w:t xml:space="preserve">for GeoSciML but </w:t>
      </w:r>
      <w:r w:rsidR="00D404D2">
        <w:rPr>
          <w:lang w:val="en-CA"/>
        </w:rPr>
        <w:t xml:space="preserve">from </w:t>
      </w:r>
      <w:r>
        <w:rPr>
          <w:lang w:val="en-CA"/>
        </w:rPr>
        <w:t xml:space="preserve">other communities </w:t>
      </w:r>
      <w:r w:rsidR="00FB1957">
        <w:rPr>
          <w:lang w:val="en-CA"/>
        </w:rPr>
        <w:t>confronted</w:t>
      </w:r>
      <w:r>
        <w:rPr>
          <w:lang w:val="en-CA"/>
        </w:rPr>
        <w:t xml:space="preserve"> with the same pattern) from application developers and data providers that consider</w:t>
      </w:r>
      <w:r w:rsidR="001759FE">
        <w:rPr>
          <w:lang w:val="en-CA"/>
        </w:rPr>
        <w:t xml:space="preserve"> </w:t>
      </w:r>
      <w:r>
        <w:rPr>
          <w:lang w:val="en-CA"/>
        </w:rPr>
        <w:t xml:space="preserve">filling the instance with nil properties </w:t>
      </w:r>
      <w:r w:rsidR="00773E1B">
        <w:rPr>
          <w:lang w:val="en-CA"/>
        </w:rPr>
        <w:t xml:space="preserve">is </w:t>
      </w:r>
      <w:r>
        <w:rPr>
          <w:lang w:val="en-CA"/>
        </w:rPr>
        <w:t>“</w:t>
      </w:r>
      <w:r w:rsidR="00B27AED">
        <w:rPr>
          <w:lang w:val="en-CA"/>
        </w:rPr>
        <w:t>unnecessarily</w:t>
      </w:r>
      <w:r>
        <w:rPr>
          <w:lang w:val="en-CA"/>
        </w:rPr>
        <w:t xml:space="preserve"> verbose” and a waste of bandwidth.  </w:t>
      </w:r>
      <w:r w:rsidR="00EC644A">
        <w:rPr>
          <w:lang w:val="en-CA"/>
        </w:rPr>
        <w:t>It has been argued that nillable properties are just verbose absent value</w:t>
      </w:r>
      <w:r w:rsidR="00524C50">
        <w:rPr>
          <w:lang w:val="en-CA"/>
        </w:rPr>
        <w:t>s</w:t>
      </w:r>
      <w:r w:rsidR="00EC644A">
        <w:rPr>
          <w:lang w:val="en-CA"/>
        </w:rPr>
        <w:t xml:space="preserve">.  </w:t>
      </w:r>
      <w:r>
        <w:rPr>
          <w:lang w:val="en-CA"/>
        </w:rPr>
        <w:t xml:space="preserve">This issue is a real concern for mobile applications where payload has an impact on user experience. </w:t>
      </w:r>
    </w:p>
    <w:p w14:paraId="005E4B55" w14:textId="5F510CE2" w:rsidR="00EC644A" w:rsidRDefault="00EC644A" w:rsidP="004A5507">
      <w:pPr>
        <w:rPr>
          <w:lang w:val="en-CA"/>
        </w:rPr>
      </w:pPr>
      <w:r>
        <w:rPr>
          <w:lang w:val="en-CA"/>
        </w:rPr>
        <w:t>N</w:t>
      </w:r>
      <w:r w:rsidR="009B64F8">
        <w:rPr>
          <w:lang w:val="en-CA"/>
        </w:rPr>
        <w:t xml:space="preserve">illable properties actually carry useful or even required </w:t>
      </w:r>
      <w:r w:rsidR="00B27AED">
        <w:rPr>
          <w:lang w:val="en-CA"/>
        </w:rPr>
        <w:t>information in</w:t>
      </w:r>
      <w:r w:rsidR="009B64F8">
        <w:rPr>
          <w:lang w:val="en-CA"/>
        </w:rPr>
        <w:t xml:space="preserve"> certain use cases, such a</w:t>
      </w:r>
      <w:r w:rsidR="00D404D2">
        <w:rPr>
          <w:lang w:val="en-CA"/>
        </w:rPr>
        <w:t>s</w:t>
      </w:r>
      <w:r w:rsidR="009B64F8">
        <w:rPr>
          <w:lang w:val="en-CA"/>
        </w:rPr>
        <w:t xml:space="preserve"> legally bounded data exchange scenarios</w:t>
      </w:r>
      <w:r>
        <w:rPr>
          <w:lang w:val="en-CA"/>
        </w:rPr>
        <w:t xml:space="preserve">.  Some communities using GeoSciML </w:t>
      </w:r>
      <w:r w:rsidR="00B2217A">
        <w:rPr>
          <w:lang w:val="en-CA"/>
        </w:rPr>
        <w:t>may</w:t>
      </w:r>
      <w:r>
        <w:rPr>
          <w:lang w:val="en-CA"/>
        </w:rPr>
        <w:t xml:space="preserve"> still want to force usage of </w:t>
      </w:r>
      <w:r w:rsidR="00FB1957">
        <w:rPr>
          <w:lang w:val="en-CA"/>
        </w:rPr>
        <w:t>nillable</w:t>
      </w:r>
      <w:r>
        <w:rPr>
          <w:lang w:val="en-CA"/>
        </w:rPr>
        <w:t xml:space="preserve"> properties and the SWG recognised that different communities might want to enforce different sets of properties.  To meet this requirement and to offer flexibility to various communities wanting to use (or extend) GeoSciML, properties are optional, but can still be nilled.  A data provider is offered two options when a value is missing:</w:t>
      </w:r>
    </w:p>
    <w:p w14:paraId="5C6B93DB" w14:textId="6F5A4FB6" w:rsidR="00EC644A" w:rsidRDefault="00EC644A" w:rsidP="00C44904">
      <w:pPr>
        <w:numPr>
          <w:ilvl w:val="0"/>
          <w:numId w:val="18"/>
        </w:numPr>
        <w:rPr>
          <w:lang w:val="en-CA"/>
        </w:rPr>
      </w:pPr>
      <w:r>
        <w:rPr>
          <w:lang w:val="en-CA"/>
        </w:rPr>
        <w:lastRenderedPageBreak/>
        <w:t>Omit the property</w:t>
      </w:r>
    </w:p>
    <w:p w14:paraId="7284E536" w14:textId="63D27DBD" w:rsidR="00EC644A" w:rsidRDefault="00B2217A" w:rsidP="00C44904">
      <w:pPr>
        <w:numPr>
          <w:ilvl w:val="0"/>
          <w:numId w:val="18"/>
        </w:numPr>
        <w:rPr>
          <w:lang w:val="en-CA"/>
        </w:rPr>
      </w:pPr>
      <w:r>
        <w:rPr>
          <w:lang w:val="en-CA"/>
        </w:rPr>
        <w:t>Deliver</w:t>
      </w:r>
      <w:r w:rsidR="00EC644A">
        <w:rPr>
          <w:lang w:val="en-CA"/>
        </w:rPr>
        <w:t xml:space="preserve"> a nilled property with </w:t>
      </w:r>
      <w:r w:rsidR="00D3219D">
        <w:rPr>
          <w:lang w:val="en-CA"/>
        </w:rPr>
        <w:t>relevant justification.</w:t>
      </w:r>
    </w:p>
    <w:p w14:paraId="4B3A8D99" w14:textId="4EE5BAC3" w:rsidR="00D3219D" w:rsidRDefault="00B2217A" w:rsidP="00D3219D">
      <w:pPr>
        <w:rPr>
          <w:lang w:val="en-CA"/>
        </w:rPr>
      </w:pPr>
      <w:r>
        <w:rPr>
          <w:lang w:val="en-CA"/>
        </w:rPr>
        <w:t>Which</w:t>
      </w:r>
      <w:r w:rsidR="00D3219D">
        <w:rPr>
          <w:lang w:val="en-CA"/>
        </w:rPr>
        <w:t xml:space="preserve"> option is </w:t>
      </w:r>
      <w:r w:rsidR="00704C86">
        <w:rPr>
          <w:lang w:val="en-CA"/>
        </w:rPr>
        <w:t xml:space="preserve">most </w:t>
      </w:r>
      <w:r w:rsidR="00D3219D">
        <w:rPr>
          <w:lang w:val="en-CA"/>
        </w:rPr>
        <w:t>useful for a community is left to that community</w:t>
      </w:r>
      <w:r>
        <w:rPr>
          <w:lang w:val="en-CA"/>
        </w:rPr>
        <w:t xml:space="preserve"> to decide. Their decision</w:t>
      </w:r>
      <w:r w:rsidR="00D3219D">
        <w:rPr>
          <w:lang w:val="en-CA"/>
        </w:rPr>
        <w:t xml:space="preserve"> can </w:t>
      </w:r>
      <w:r>
        <w:rPr>
          <w:lang w:val="en-CA"/>
        </w:rPr>
        <w:t xml:space="preserve">be </w:t>
      </w:r>
      <w:r w:rsidR="00D3219D">
        <w:rPr>
          <w:lang w:val="en-CA"/>
        </w:rPr>
        <w:t>enforce</w:t>
      </w:r>
      <w:r>
        <w:rPr>
          <w:lang w:val="en-CA"/>
        </w:rPr>
        <w:t>d</w:t>
      </w:r>
      <w:r w:rsidR="00D3219D">
        <w:rPr>
          <w:lang w:val="en-CA"/>
        </w:rPr>
        <w:t xml:space="preserve"> using Schematron.  Therefore we foresee a) GeoSciML </w:t>
      </w:r>
      <w:r w:rsidR="009F2680">
        <w:rPr>
          <w:lang w:val="en-CA"/>
        </w:rPr>
        <w:t>data model</w:t>
      </w:r>
      <w:r w:rsidR="00D3219D">
        <w:rPr>
          <w:lang w:val="en-CA"/>
        </w:rPr>
        <w:t>, defined by this specification providing naming and structure and b) a series of community</w:t>
      </w:r>
      <w:r>
        <w:rPr>
          <w:lang w:val="en-CA"/>
        </w:rPr>
        <w:t>-</w:t>
      </w:r>
      <w:r w:rsidR="00D3219D">
        <w:rPr>
          <w:lang w:val="en-CA"/>
        </w:rPr>
        <w:t>defined rule</w:t>
      </w:r>
      <w:r>
        <w:rPr>
          <w:lang w:val="en-CA"/>
        </w:rPr>
        <w:t>s</w:t>
      </w:r>
      <w:r w:rsidR="00D3219D">
        <w:rPr>
          <w:lang w:val="en-CA"/>
        </w:rPr>
        <w:t xml:space="preserve"> to enforce </w:t>
      </w:r>
      <w:r w:rsidR="003266F1">
        <w:rPr>
          <w:lang w:val="en-CA"/>
        </w:rPr>
        <w:t xml:space="preserve">the </w:t>
      </w:r>
      <w:r w:rsidR="00D3219D">
        <w:rPr>
          <w:lang w:val="en-CA"/>
        </w:rPr>
        <w:t xml:space="preserve">presence of certain properties relevant to their use cases.  For XML, this translates into a set of common XSD and SCH to </w:t>
      </w:r>
      <w:r w:rsidR="00704C86">
        <w:rPr>
          <w:lang w:val="en-CA"/>
        </w:rPr>
        <w:t>govern</w:t>
      </w:r>
      <w:r w:rsidR="00D3219D">
        <w:rPr>
          <w:lang w:val="en-CA"/>
        </w:rPr>
        <w:t xml:space="preserve"> conformance to GeoSciML</w:t>
      </w:r>
      <w:r w:rsidR="00704C86">
        <w:rPr>
          <w:lang w:val="en-CA"/>
        </w:rPr>
        <w:t>,</w:t>
      </w:r>
      <w:r w:rsidR="00D3219D">
        <w:rPr>
          <w:lang w:val="en-CA"/>
        </w:rPr>
        <w:t xml:space="preserve"> and community</w:t>
      </w:r>
      <w:r w:rsidR="00704C86">
        <w:rPr>
          <w:lang w:val="en-CA"/>
        </w:rPr>
        <w:t>-</w:t>
      </w:r>
      <w:r w:rsidR="00D3219D">
        <w:rPr>
          <w:lang w:val="en-CA"/>
        </w:rPr>
        <w:t>specific SCH to enforce specific use cases, such as INSPIRE.</w:t>
      </w:r>
    </w:p>
    <w:p w14:paraId="0E37D61E" w14:textId="14586D57" w:rsidR="009D3533" w:rsidRDefault="003A580A" w:rsidP="00EC0310">
      <w:pPr>
        <w:pStyle w:val="Heading3"/>
        <w:spacing w:after="240"/>
        <w:rPr>
          <w:lang w:val="en-CA"/>
        </w:rPr>
      </w:pPr>
      <w:bookmarkStart w:id="88" w:name="_Toc448329411"/>
      <w:bookmarkStart w:id="89" w:name="_Toc448329559"/>
      <w:bookmarkStart w:id="90" w:name="_Toc448329945"/>
      <w:bookmarkStart w:id="91" w:name="_Toc448329412"/>
      <w:bookmarkStart w:id="92" w:name="_Toc448329560"/>
      <w:bookmarkStart w:id="93" w:name="_Toc448329946"/>
      <w:bookmarkStart w:id="94" w:name="_Toc448329413"/>
      <w:bookmarkStart w:id="95" w:name="_Toc448329561"/>
      <w:bookmarkStart w:id="96" w:name="_Toc448329947"/>
      <w:bookmarkStart w:id="97" w:name="_Toc448329414"/>
      <w:bookmarkStart w:id="98" w:name="_Toc448329562"/>
      <w:bookmarkStart w:id="99" w:name="_Toc448329948"/>
      <w:bookmarkStart w:id="100" w:name="_Toc448329415"/>
      <w:bookmarkStart w:id="101" w:name="_Toc448329563"/>
      <w:bookmarkStart w:id="102" w:name="_Toc448329949"/>
      <w:bookmarkStart w:id="103" w:name="_Toc448329416"/>
      <w:bookmarkStart w:id="104" w:name="_Toc448329564"/>
      <w:bookmarkStart w:id="105" w:name="_Toc448329950"/>
      <w:bookmarkStart w:id="106" w:name="_Toc456946956"/>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r>
        <w:rPr>
          <w:lang w:val="en-CA"/>
        </w:rPr>
        <w:t>Package shortcut</w:t>
      </w:r>
      <w:r w:rsidR="008B7992">
        <w:rPr>
          <w:lang w:val="en-CA"/>
        </w:rPr>
        <w:t>s</w:t>
      </w:r>
      <w:bookmarkEnd w:id="106"/>
    </w:p>
    <w:p w14:paraId="7F65CCE8" w14:textId="31803EA0" w:rsidR="003A580A" w:rsidRDefault="003A580A" w:rsidP="004A5507">
      <w:pPr>
        <w:rPr>
          <w:lang w:val="en-CA"/>
        </w:rPr>
      </w:pPr>
      <w:r>
        <w:rPr>
          <w:lang w:val="en-CA"/>
        </w:rPr>
        <w:t>The following shortcuts are used to refer to external (non GeoSciML) classifiers.</w:t>
      </w:r>
    </w:p>
    <w:tbl>
      <w:tblPr>
        <w:tblW w:w="0" w:type="auto"/>
        <w:tblBorders>
          <w:top w:val="single" w:sz="8" w:space="0" w:color="8064A2"/>
          <w:bottom w:val="single" w:sz="8" w:space="0" w:color="8064A2"/>
        </w:tblBorders>
        <w:tblLook w:val="04A0" w:firstRow="1" w:lastRow="0" w:firstColumn="1" w:lastColumn="0" w:noHBand="0" w:noVBand="1"/>
      </w:tblPr>
      <w:tblGrid>
        <w:gridCol w:w="1242"/>
        <w:gridCol w:w="7614"/>
      </w:tblGrid>
      <w:tr w:rsidR="00A203EF" w:rsidRPr="00FF6321" w14:paraId="398EC875" w14:textId="77777777" w:rsidTr="00295FF9">
        <w:tc>
          <w:tcPr>
            <w:tcW w:w="1242" w:type="dxa"/>
            <w:tcBorders>
              <w:top w:val="single" w:sz="8" w:space="0" w:color="8064A2"/>
              <w:left w:val="nil"/>
              <w:bottom w:val="single" w:sz="8" w:space="0" w:color="8064A2"/>
              <w:right w:val="nil"/>
            </w:tcBorders>
            <w:shd w:val="clear" w:color="auto" w:fill="auto"/>
          </w:tcPr>
          <w:p w14:paraId="01A39FE7" w14:textId="02221966" w:rsidR="003A580A" w:rsidRPr="00FF6321" w:rsidRDefault="003A580A"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Shortcut</w:t>
            </w:r>
          </w:p>
        </w:tc>
        <w:tc>
          <w:tcPr>
            <w:tcW w:w="7614" w:type="dxa"/>
            <w:tcBorders>
              <w:top w:val="single" w:sz="8" w:space="0" w:color="8064A2"/>
              <w:left w:val="nil"/>
              <w:bottom w:val="single" w:sz="8" w:space="0" w:color="8064A2"/>
              <w:right w:val="nil"/>
            </w:tcBorders>
            <w:shd w:val="clear" w:color="auto" w:fill="auto"/>
          </w:tcPr>
          <w:p w14:paraId="7D3A1D9B" w14:textId="0077520E" w:rsidR="003A580A" w:rsidRPr="00FF6321" w:rsidRDefault="003A580A"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Full path</w:t>
            </w:r>
            <w:r w:rsidR="00FF6321">
              <w:rPr>
                <w:rFonts w:ascii="Consolas" w:hAnsi="Consolas" w:cs="Consolas"/>
                <w:b/>
                <w:bCs/>
                <w:sz w:val="18"/>
                <w:szCs w:val="18"/>
                <w:lang w:val="en-CA"/>
              </w:rPr>
              <w:t xml:space="preserve"> (HollowWorld)</w:t>
            </w:r>
          </w:p>
        </w:tc>
      </w:tr>
      <w:tr w:rsidR="00A203EF" w:rsidRPr="00FF6321" w14:paraId="65FD2F98" w14:textId="77777777" w:rsidTr="00295FF9">
        <w:tc>
          <w:tcPr>
            <w:tcW w:w="1242" w:type="dxa"/>
            <w:tcBorders>
              <w:left w:val="nil"/>
              <w:right w:val="nil"/>
            </w:tcBorders>
            <w:shd w:val="clear" w:color="auto" w:fill="DFD8E8"/>
          </w:tcPr>
          <w:p w14:paraId="35AD0D57" w14:textId="1A6491CD" w:rsidR="003A580A" w:rsidRPr="00FF6321" w:rsidRDefault="003A580A"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OM</w:t>
            </w:r>
          </w:p>
        </w:tc>
        <w:tc>
          <w:tcPr>
            <w:tcW w:w="7614" w:type="dxa"/>
            <w:tcBorders>
              <w:left w:val="nil"/>
              <w:right w:val="nil"/>
            </w:tcBorders>
            <w:shd w:val="clear" w:color="auto" w:fill="DFD8E8"/>
          </w:tcPr>
          <w:p w14:paraId="4AE59E78" w14:textId="29EE6592" w:rsidR="003A580A" w:rsidRPr="00FF6321" w:rsidRDefault="003A580A" w:rsidP="00295FF9">
            <w:pPr>
              <w:spacing w:before="120" w:after="0"/>
              <w:jc w:val="both"/>
              <w:rPr>
                <w:rStyle w:val="reqtext"/>
                <w:rFonts w:ascii="Consolas" w:hAnsi="Consolas" w:cs="Consolas"/>
                <w:szCs w:val="18"/>
              </w:rPr>
            </w:pPr>
            <w:r w:rsidRPr="00FF6321">
              <w:rPr>
                <w:rStyle w:val="reqtext"/>
                <w:rFonts w:ascii="Consolas" w:hAnsi="Consolas" w:cs="Consolas"/>
                <w:szCs w:val="18"/>
              </w:rPr>
              <w:t>ISO TC211/ISO 19156 All/ISO 19156:2011 Observations and Measurements</w:t>
            </w:r>
          </w:p>
        </w:tc>
      </w:tr>
      <w:tr w:rsidR="00A203EF" w:rsidRPr="00FF6321" w14:paraId="51F19CBB" w14:textId="77777777" w:rsidTr="00295FF9">
        <w:tc>
          <w:tcPr>
            <w:tcW w:w="1242" w:type="dxa"/>
            <w:shd w:val="clear" w:color="auto" w:fill="auto"/>
          </w:tcPr>
          <w:p w14:paraId="3D17B76E" w14:textId="1F3A24A4" w:rsidR="003A580A" w:rsidRPr="00FF6321" w:rsidRDefault="003A580A"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SWE</w:t>
            </w:r>
          </w:p>
        </w:tc>
        <w:tc>
          <w:tcPr>
            <w:tcW w:w="7614" w:type="dxa"/>
            <w:shd w:val="clear" w:color="auto" w:fill="auto"/>
          </w:tcPr>
          <w:p w14:paraId="51E4CF4D" w14:textId="30E0E2FF" w:rsidR="003A580A" w:rsidRPr="00FF6321" w:rsidRDefault="003A580A" w:rsidP="00295FF9">
            <w:pPr>
              <w:spacing w:before="120" w:after="0"/>
              <w:jc w:val="both"/>
              <w:rPr>
                <w:rStyle w:val="reqtext"/>
                <w:rFonts w:ascii="Consolas" w:hAnsi="Consolas" w:cs="Consolas"/>
                <w:szCs w:val="18"/>
              </w:rPr>
            </w:pPr>
            <w:r w:rsidRPr="00FF6321">
              <w:rPr>
                <w:rStyle w:val="reqtext"/>
                <w:rFonts w:ascii="Consolas" w:hAnsi="Consolas" w:cs="Consolas"/>
                <w:szCs w:val="18"/>
              </w:rPr>
              <w:t>OGC/Sensor Web Enablement 2.0/SWE Common Data Model 2.0</w:t>
            </w:r>
          </w:p>
        </w:tc>
      </w:tr>
      <w:tr w:rsidR="00A203EF" w:rsidRPr="00FF6321" w14:paraId="48E42281" w14:textId="77777777" w:rsidTr="00295FF9">
        <w:tc>
          <w:tcPr>
            <w:tcW w:w="1242" w:type="dxa"/>
            <w:tcBorders>
              <w:left w:val="nil"/>
              <w:right w:val="nil"/>
            </w:tcBorders>
            <w:shd w:val="clear" w:color="auto" w:fill="DFD8E8"/>
          </w:tcPr>
          <w:p w14:paraId="627D9815" w14:textId="730C7A2A" w:rsidR="003A580A" w:rsidRPr="00FF6321" w:rsidRDefault="003A580A"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GEO</w:t>
            </w:r>
          </w:p>
        </w:tc>
        <w:tc>
          <w:tcPr>
            <w:tcW w:w="7614" w:type="dxa"/>
            <w:tcBorders>
              <w:left w:val="nil"/>
              <w:right w:val="nil"/>
            </w:tcBorders>
            <w:shd w:val="clear" w:color="auto" w:fill="DFD8E8"/>
          </w:tcPr>
          <w:p w14:paraId="07404D5A" w14:textId="3BBEC90D" w:rsidR="003A580A" w:rsidRPr="00FF6321" w:rsidRDefault="003A580A" w:rsidP="00295FF9">
            <w:pPr>
              <w:spacing w:before="120" w:after="0"/>
              <w:jc w:val="both"/>
              <w:rPr>
                <w:rStyle w:val="reqtext"/>
                <w:rFonts w:ascii="Consolas" w:hAnsi="Consolas" w:cs="Consolas"/>
                <w:szCs w:val="18"/>
              </w:rPr>
            </w:pPr>
            <w:r w:rsidRPr="00FF6321">
              <w:rPr>
                <w:rStyle w:val="reqtext"/>
                <w:rFonts w:ascii="Consolas" w:hAnsi="Consolas" w:cs="Consolas"/>
                <w:szCs w:val="18"/>
              </w:rPr>
              <w:t>ISO TC211/ISO 19107 All/ISO 19107:2003 Spatial Schema</w:t>
            </w:r>
          </w:p>
        </w:tc>
      </w:tr>
      <w:tr w:rsidR="00A203EF" w:rsidRPr="00FF6321" w14:paraId="3FB46DAE" w14:textId="77777777" w:rsidTr="00295FF9">
        <w:tc>
          <w:tcPr>
            <w:tcW w:w="1242" w:type="dxa"/>
            <w:shd w:val="clear" w:color="auto" w:fill="auto"/>
          </w:tcPr>
          <w:p w14:paraId="3D169105" w14:textId="4AC08A10" w:rsidR="003A580A" w:rsidRPr="00FF6321" w:rsidRDefault="003A580A"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Primitive</w:t>
            </w:r>
          </w:p>
        </w:tc>
        <w:tc>
          <w:tcPr>
            <w:tcW w:w="7614" w:type="dxa"/>
            <w:shd w:val="clear" w:color="auto" w:fill="auto"/>
          </w:tcPr>
          <w:p w14:paraId="25C6338D" w14:textId="109E5CE9" w:rsidR="003A580A" w:rsidRPr="00FF6321" w:rsidRDefault="003A580A" w:rsidP="00295FF9">
            <w:pPr>
              <w:spacing w:before="120" w:after="0"/>
              <w:jc w:val="both"/>
              <w:rPr>
                <w:rStyle w:val="reqtext"/>
                <w:rFonts w:ascii="Consolas" w:hAnsi="Consolas" w:cs="Consolas"/>
                <w:szCs w:val="18"/>
              </w:rPr>
            </w:pPr>
            <w:r w:rsidRPr="00FF6321">
              <w:rPr>
                <w:rStyle w:val="reqtext"/>
                <w:rFonts w:ascii="Consolas" w:hAnsi="Consolas" w:cs="Consolas"/>
                <w:szCs w:val="18"/>
              </w:rPr>
              <w:t>ISO TC211/ISO 19103 All/ISO 19103:2005 Conceptual schema language</w:t>
            </w:r>
          </w:p>
        </w:tc>
      </w:tr>
      <w:tr w:rsidR="00A203EF" w:rsidRPr="00FF6321" w14:paraId="0C6B0EC3" w14:textId="77777777" w:rsidTr="00295FF9">
        <w:tc>
          <w:tcPr>
            <w:tcW w:w="1242" w:type="dxa"/>
            <w:tcBorders>
              <w:left w:val="nil"/>
              <w:right w:val="nil"/>
            </w:tcBorders>
            <w:shd w:val="clear" w:color="auto" w:fill="DFD8E8"/>
          </w:tcPr>
          <w:p w14:paraId="07E094AA" w14:textId="180A95FA" w:rsidR="003A580A" w:rsidRPr="00FF6321" w:rsidRDefault="003A580A"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Temporal</w:t>
            </w:r>
          </w:p>
        </w:tc>
        <w:tc>
          <w:tcPr>
            <w:tcW w:w="7614" w:type="dxa"/>
            <w:tcBorders>
              <w:left w:val="nil"/>
              <w:right w:val="nil"/>
            </w:tcBorders>
            <w:shd w:val="clear" w:color="auto" w:fill="DFD8E8"/>
          </w:tcPr>
          <w:p w14:paraId="4DB3F92D" w14:textId="1A1C8098" w:rsidR="003A580A" w:rsidRPr="00FF6321" w:rsidRDefault="003A580A" w:rsidP="00295FF9">
            <w:pPr>
              <w:spacing w:before="120" w:after="0"/>
              <w:jc w:val="both"/>
              <w:rPr>
                <w:rStyle w:val="reqtext"/>
                <w:rFonts w:ascii="Consolas" w:hAnsi="Consolas" w:cs="Consolas"/>
                <w:szCs w:val="18"/>
              </w:rPr>
            </w:pPr>
            <w:r w:rsidRPr="00FF6321">
              <w:rPr>
                <w:rStyle w:val="reqtext"/>
                <w:rFonts w:ascii="Consolas" w:hAnsi="Consolas" w:cs="Consolas"/>
                <w:szCs w:val="18"/>
              </w:rPr>
              <w:t>ISO TC211/ISO 19108 All/ISO 19108:2006 Temporal Schema</w:t>
            </w:r>
          </w:p>
        </w:tc>
      </w:tr>
      <w:tr w:rsidR="00A203EF" w:rsidRPr="00FF6321" w14:paraId="402433D1" w14:textId="77777777" w:rsidTr="00295FF9">
        <w:tc>
          <w:tcPr>
            <w:tcW w:w="1242" w:type="dxa"/>
            <w:shd w:val="clear" w:color="auto" w:fill="auto"/>
          </w:tcPr>
          <w:p w14:paraId="47E9C396" w14:textId="47E4A3EE" w:rsidR="00253146" w:rsidRPr="00FF6321" w:rsidRDefault="00253146"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GML</w:t>
            </w:r>
          </w:p>
        </w:tc>
        <w:tc>
          <w:tcPr>
            <w:tcW w:w="7614" w:type="dxa"/>
            <w:shd w:val="clear" w:color="auto" w:fill="auto"/>
          </w:tcPr>
          <w:p w14:paraId="6E013A3D" w14:textId="25FED5B9" w:rsidR="00253146" w:rsidRPr="00FF6321" w:rsidRDefault="00253146" w:rsidP="00295FF9">
            <w:pPr>
              <w:spacing w:before="120" w:after="0"/>
              <w:jc w:val="both"/>
              <w:rPr>
                <w:rStyle w:val="reqtext"/>
                <w:rFonts w:ascii="Consolas" w:hAnsi="Consolas" w:cs="Consolas"/>
                <w:szCs w:val="18"/>
              </w:rPr>
            </w:pPr>
            <w:r w:rsidRPr="00FF6321">
              <w:rPr>
                <w:rStyle w:val="reqtext"/>
                <w:rFonts w:ascii="Consolas" w:hAnsi="Consolas" w:cs="Consolas"/>
                <w:szCs w:val="18"/>
              </w:rPr>
              <w:t>ISO TC211/ISO 19136:2007 GML</w:t>
            </w:r>
          </w:p>
        </w:tc>
      </w:tr>
    </w:tbl>
    <w:p w14:paraId="51F19745" w14:textId="77777777" w:rsidR="003A580A" w:rsidRPr="00D12552" w:rsidRDefault="003A580A" w:rsidP="004A5507">
      <w:pPr>
        <w:rPr>
          <w:lang w:val="en-CA"/>
        </w:rPr>
      </w:pPr>
    </w:p>
    <w:p w14:paraId="0F1DF2C6" w14:textId="3E0C9BD6" w:rsidR="009A7B37" w:rsidRDefault="00695378">
      <w:pPr>
        <w:pStyle w:val="Heading2"/>
        <w:rPr>
          <w:lang w:val="en-CA"/>
        </w:rPr>
      </w:pPr>
      <w:bookmarkStart w:id="107" w:name="_Toc456946957"/>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r w:rsidR="005375F0">
        <w:rPr>
          <w:lang w:val="en-CA"/>
        </w:rPr>
        <w:t xml:space="preserve"> (Normative)</w:t>
      </w:r>
      <w:bookmarkEnd w:id="107"/>
    </w:p>
    <w:p w14:paraId="717CDD1E" w14:textId="77777777" w:rsidR="00DA41F8" w:rsidRPr="00DA41F8" w:rsidRDefault="00DA41F8" w:rsidP="00DA41F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A41F8" w:rsidRPr="005A0586" w14:paraId="2FF42A30" w14:textId="77777777" w:rsidTr="00522D6C">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350455" w14:textId="77777777" w:rsidR="00DA41F8" w:rsidRPr="005A0586" w:rsidRDefault="00DA41F8" w:rsidP="00522D6C">
            <w:pPr>
              <w:keepNext/>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Abstract Requirements Class</w:t>
            </w:r>
          </w:p>
        </w:tc>
      </w:tr>
      <w:tr w:rsidR="00DA41F8" w:rsidRPr="005A0586" w14:paraId="2B2B694B" w14:textId="77777777" w:rsidTr="00522D6C">
        <w:tc>
          <w:tcPr>
            <w:tcW w:w="8897" w:type="dxa"/>
            <w:gridSpan w:val="2"/>
            <w:tcBorders>
              <w:top w:val="single" w:sz="12" w:space="0" w:color="auto"/>
              <w:left w:val="single" w:sz="12" w:space="0" w:color="auto"/>
              <w:bottom w:val="single" w:sz="12" w:space="0" w:color="auto"/>
              <w:right w:val="single" w:sz="12" w:space="0" w:color="auto"/>
            </w:tcBorders>
          </w:tcPr>
          <w:p w14:paraId="45035046" w14:textId="31CAB696"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Style w:val="requri"/>
                <w:rFonts w:ascii="Calibri" w:hAnsi="Calibri"/>
                <w:sz w:val="20"/>
                <w:szCs w:val="20"/>
                <w:lang w:val="en-CA"/>
              </w:rPr>
              <w:t>/req/gsml4-core</w:t>
            </w:r>
          </w:p>
        </w:tc>
      </w:tr>
      <w:tr w:rsidR="00DA41F8" w:rsidRPr="005A0586" w14:paraId="499F9D6C" w14:textId="77777777" w:rsidTr="00522D6C">
        <w:tc>
          <w:tcPr>
            <w:tcW w:w="1809" w:type="dxa"/>
            <w:tcBorders>
              <w:top w:val="single" w:sz="12" w:space="0" w:color="auto"/>
              <w:left w:val="single" w:sz="12" w:space="0" w:color="auto"/>
              <w:bottom w:val="single" w:sz="4" w:space="0" w:color="auto"/>
              <w:right w:val="single" w:sz="4" w:space="0" w:color="auto"/>
            </w:tcBorders>
          </w:tcPr>
          <w:p w14:paraId="3B73303F"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C330C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D0EBE19" w14:textId="6E2120C6" w:rsidR="00DA41F8" w:rsidRPr="00C330C2" w:rsidRDefault="003653BC" w:rsidP="00522D6C">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w:t>
            </w:r>
            <w:r w:rsidR="005E33CD">
              <w:rPr>
                <w:rFonts w:ascii="Calibri" w:eastAsia="MS Mincho" w:hAnsi="Calibri"/>
                <w:sz w:val="20"/>
                <w:szCs w:val="20"/>
                <w:lang w:val="en-CA"/>
              </w:rPr>
              <w:t>oding specification</w:t>
            </w:r>
          </w:p>
        </w:tc>
      </w:tr>
      <w:tr w:rsidR="000B5803" w:rsidRPr="005A0586" w14:paraId="648A670C" w14:textId="77777777" w:rsidTr="00522D6C">
        <w:tc>
          <w:tcPr>
            <w:tcW w:w="1809" w:type="dxa"/>
            <w:tcBorders>
              <w:top w:val="single" w:sz="4" w:space="0" w:color="auto"/>
              <w:left w:val="single" w:sz="12" w:space="0" w:color="auto"/>
              <w:bottom w:val="single" w:sz="4" w:space="0" w:color="auto"/>
              <w:right w:val="single" w:sz="4" w:space="0" w:color="auto"/>
            </w:tcBorders>
          </w:tcPr>
          <w:p w14:paraId="119987A4" w14:textId="7750FBFB" w:rsidR="000B5803" w:rsidRPr="005375F0" w:rsidRDefault="000B5803"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9F559FF" w14:textId="3DE455F3" w:rsidR="000B5803" w:rsidRPr="00C330C2" w:rsidRDefault="000B5803"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ISO19103:2005 Conceptual Schema Language</w:t>
            </w:r>
          </w:p>
        </w:tc>
      </w:tr>
      <w:tr w:rsidR="000B5803" w:rsidRPr="005A0586" w14:paraId="0CF91B3F" w14:textId="77777777" w:rsidTr="00522D6C">
        <w:tc>
          <w:tcPr>
            <w:tcW w:w="1809" w:type="dxa"/>
            <w:tcBorders>
              <w:top w:val="single" w:sz="4" w:space="0" w:color="auto"/>
              <w:left w:val="single" w:sz="12" w:space="0" w:color="auto"/>
              <w:bottom w:val="single" w:sz="4" w:space="0" w:color="auto"/>
              <w:right w:val="single" w:sz="4" w:space="0" w:color="auto"/>
            </w:tcBorders>
          </w:tcPr>
          <w:p w14:paraId="2CA02847" w14:textId="78DFD466" w:rsidR="000B5803" w:rsidRPr="005375F0" w:rsidRDefault="000B5803"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735FB5F" w14:textId="7F221985" w:rsidR="000B5803" w:rsidRPr="00C330C2" w:rsidRDefault="004818C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ISO19107:2003 Spatial Schema</w:t>
            </w:r>
          </w:p>
        </w:tc>
      </w:tr>
      <w:tr w:rsidR="004818C8" w:rsidRPr="005A0586" w14:paraId="6CDEC478" w14:textId="77777777" w:rsidTr="00522D6C">
        <w:tc>
          <w:tcPr>
            <w:tcW w:w="1809" w:type="dxa"/>
            <w:tcBorders>
              <w:top w:val="single" w:sz="4" w:space="0" w:color="auto"/>
              <w:left w:val="single" w:sz="12" w:space="0" w:color="auto"/>
              <w:bottom w:val="single" w:sz="4" w:space="0" w:color="auto"/>
              <w:right w:val="single" w:sz="4" w:space="0" w:color="auto"/>
            </w:tcBorders>
          </w:tcPr>
          <w:p w14:paraId="220257EA" w14:textId="42E55113" w:rsidR="004818C8" w:rsidRPr="005375F0" w:rsidRDefault="004818C8"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EF37510" w14:textId="141CDA9B" w:rsidR="004818C8" w:rsidRPr="00C330C2" w:rsidRDefault="004818C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ISO19109:2015 Rules for application schemas</w:t>
            </w:r>
          </w:p>
        </w:tc>
      </w:tr>
      <w:tr w:rsidR="005375F0" w:rsidRPr="005A0586" w14:paraId="44F14D80" w14:textId="77777777" w:rsidTr="00522D6C">
        <w:tc>
          <w:tcPr>
            <w:tcW w:w="1809" w:type="dxa"/>
            <w:tcBorders>
              <w:top w:val="single" w:sz="4" w:space="0" w:color="auto"/>
              <w:left w:val="single" w:sz="12" w:space="0" w:color="auto"/>
              <w:bottom w:val="single" w:sz="4" w:space="0" w:color="auto"/>
              <w:right w:val="single" w:sz="4" w:space="0" w:color="auto"/>
            </w:tcBorders>
          </w:tcPr>
          <w:p w14:paraId="05B0804B" w14:textId="4E8350A1" w:rsidR="005375F0" w:rsidRPr="00C330C2" w:rsidRDefault="005375F0"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F3665EE" w14:textId="194090C6" w:rsidR="005375F0" w:rsidRPr="00C330C2" w:rsidRDefault="0042253D"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RFC 3986 Uniform Resource Identifier (URI): Generic Syntax</w:t>
            </w:r>
          </w:p>
        </w:tc>
      </w:tr>
      <w:tr w:rsidR="005375F0" w:rsidRPr="005A0586" w14:paraId="54479F99" w14:textId="77777777" w:rsidTr="00522D6C">
        <w:tc>
          <w:tcPr>
            <w:tcW w:w="1809" w:type="dxa"/>
            <w:tcBorders>
              <w:top w:val="single" w:sz="4" w:space="0" w:color="auto"/>
              <w:left w:val="single" w:sz="12" w:space="0" w:color="auto"/>
              <w:bottom w:val="single" w:sz="4" w:space="0" w:color="auto"/>
              <w:right w:val="single" w:sz="4" w:space="0" w:color="auto"/>
            </w:tcBorders>
          </w:tcPr>
          <w:p w14:paraId="783712DE" w14:textId="1EB921DB" w:rsidR="005375F0" w:rsidRPr="00C330C2" w:rsidRDefault="005375F0"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3DBDA03" w14:textId="0AEA42D7" w:rsidR="005375F0" w:rsidRPr="00C330C2" w:rsidRDefault="00736C6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ISO19115-3 Metadata</w:t>
            </w:r>
          </w:p>
        </w:tc>
      </w:tr>
      <w:tr w:rsidR="00DA41F8" w:rsidRPr="005A0586" w14:paraId="1463E3C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13128983"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0409B97" w14:textId="77777777" w:rsidR="00DA41F8" w:rsidRPr="00C330C2" w:rsidRDefault="00DA41F8" w:rsidP="00522D6C">
            <w:pPr>
              <w:spacing w:before="100" w:beforeAutospacing="1" w:after="100" w:afterAutospacing="1" w:line="230" w:lineRule="atLeast"/>
              <w:rPr>
                <w:rFonts w:ascii="Calibri" w:eastAsia="MS Mincho" w:hAnsi="Calibri"/>
                <w:b/>
                <w:noProof/>
                <w:sz w:val="20"/>
                <w:szCs w:val="20"/>
                <w:lang w:val="en-CA"/>
              </w:rPr>
            </w:pPr>
            <w:r w:rsidRPr="00C330C2">
              <w:rPr>
                <w:rFonts w:ascii="Calibri" w:eastAsia="MS Mincho" w:hAnsi="Calibri"/>
                <w:b/>
                <w:noProof/>
                <w:sz w:val="20"/>
                <w:szCs w:val="20"/>
                <w:lang w:val="en-CA"/>
              </w:rPr>
              <w:t>/req/gsml4-core/uml-entity-name</w:t>
            </w:r>
            <w:r w:rsidRPr="00C330C2" w:rsidDel="00DA41F8">
              <w:rPr>
                <w:rFonts w:ascii="Calibri" w:eastAsia="MS Mincho" w:hAnsi="Calibri"/>
                <w:b/>
                <w:noProof/>
                <w:sz w:val="20"/>
                <w:szCs w:val="20"/>
                <w:lang w:val="en-CA"/>
              </w:rPr>
              <w:t xml:space="preserve"> </w:t>
            </w:r>
          </w:p>
          <w:p w14:paraId="262C812A" w14:textId="374372E0" w:rsidR="00DA41F8" w:rsidRPr="00C330C2" w:rsidRDefault="00DA41F8" w:rsidP="00A44A07">
            <w:pPr>
              <w:spacing w:before="100" w:beforeAutospacing="1" w:after="100" w:afterAutospacing="1" w:line="230" w:lineRule="atLeast"/>
              <w:rPr>
                <w:rFonts w:ascii="Calibri" w:eastAsia="MS Mincho" w:hAnsi="Calibri"/>
                <w:sz w:val="20"/>
                <w:szCs w:val="20"/>
                <w:lang w:val="en-CA"/>
              </w:rPr>
            </w:pPr>
            <w:r w:rsidRPr="00C330C2">
              <w:rPr>
                <w:rFonts w:ascii="Calibri" w:eastAsia="MS Mincho" w:hAnsi="Calibri"/>
                <w:sz w:val="20"/>
                <w:szCs w:val="20"/>
                <w:lang w:val="en-CA"/>
              </w:rPr>
              <w:t>When the target implementation allows it, the exact name of the classifier entity SHALL be used.</w:t>
            </w:r>
          </w:p>
        </w:tc>
      </w:tr>
      <w:tr w:rsidR="00DA41F8" w:rsidRPr="005A0586" w14:paraId="2DFD5BAB"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7251F21"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3F3B2FC" w14:textId="77777777" w:rsidR="00DA41F8" w:rsidRPr="00C330C2"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C330C2">
              <w:rPr>
                <w:rFonts w:ascii="Calibri" w:eastAsia="MS Mincho" w:hAnsi="Calibri"/>
                <w:b/>
                <w:noProof/>
                <w:sz w:val="20"/>
                <w:szCs w:val="20"/>
                <w:lang w:val="en-CA"/>
              </w:rPr>
              <w:t>/req/gsml4-core/uml-cardinality</w:t>
            </w:r>
            <w:r w:rsidRPr="00C330C2" w:rsidDel="00DA41F8">
              <w:rPr>
                <w:rFonts w:ascii="Calibri" w:eastAsia="MS Mincho" w:hAnsi="Calibri"/>
                <w:b/>
                <w:noProof/>
                <w:sz w:val="20"/>
                <w:szCs w:val="20"/>
                <w:lang w:val="en-CA"/>
              </w:rPr>
              <w:t xml:space="preserve"> </w:t>
            </w:r>
          </w:p>
          <w:p w14:paraId="0CA4EBF9" w14:textId="1854DA4C" w:rsidR="00DA41F8" w:rsidRPr="00C330C2" w:rsidRDefault="00DA41F8" w:rsidP="00A44A07">
            <w:pPr>
              <w:spacing w:before="100" w:beforeAutospacing="1" w:after="100" w:afterAutospacing="1" w:line="230" w:lineRule="atLeast"/>
              <w:jc w:val="both"/>
              <w:rPr>
                <w:rFonts w:ascii="Calibri" w:eastAsia="MS Mincho" w:hAnsi="Calibri"/>
                <w:b/>
                <w:sz w:val="20"/>
                <w:szCs w:val="20"/>
                <w:lang w:val="en-CA"/>
              </w:rPr>
            </w:pPr>
            <w:r w:rsidRPr="00C330C2">
              <w:rPr>
                <w:rFonts w:ascii="Calibri" w:eastAsia="MS Mincho" w:hAnsi="Calibri"/>
                <w:sz w:val="20"/>
                <w:szCs w:val="20"/>
                <w:lang w:val="en-CA"/>
              </w:rPr>
              <w:t>If the target implementation allows it, it SHALL constrain implement the same cardinality of properties and associations as defined in the in a way that is consistent with UML.</w:t>
            </w:r>
          </w:p>
        </w:tc>
      </w:tr>
      <w:tr w:rsidR="00DA41F8" w:rsidRPr="005A0586" w14:paraId="596EA20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BB2690A"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279538B" w14:textId="77777777" w:rsidR="00DA41F8" w:rsidRPr="00C330C2"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C330C2">
              <w:rPr>
                <w:rFonts w:ascii="Calibri" w:eastAsia="MS Mincho" w:hAnsi="Calibri"/>
                <w:b/>
                <w:noProof/>
                <w:sz w:val="20"/>
                <w:szCs w:val="20"/>
                <w:lang w:val="en-CA"/>
              </w:rPr>
              <w:t>/req/gsml4-core/uml-abstract</w:t>
            </w:r>
            <w:r w:rsidRPr="00C330C2" w:rsidDel="00DA41F8">
              <w:rPr>
                <w:rFonts w:ascii="Calibri" w:eastAsia="MS Mincho" w:hAnsi="Calibri"/>
                <w:b/>
                <w:noProof/>
                <w:sz w:val="20"/>
                <w:szCs w:val="20"/>
                <w:lang w:val="en-CA"/>
              </w:rPr>
              <w:t xml:space="preserve"> </w:t>
            </w:r>
          </w:p>
          <w:p w14:paraId="307D7E9A" w14:textId="7386CB5E" w:rsidR="00DA41F8" w:rsidRPr="00C330C2" w:rsidRDefault="00DA41F8" w:rsidP="00522D6C">
            <w:pPr>
              <w:spacing w:before="100" w:beforeAutospacing="1" w:after="100" w:afterAutospacing="1" w:line="230" w:lineRule="atLeast"/>
              <w:jc w:val="both"/>
              <w:rPr>
                <w:rFonts w:ascii="Calibri" w:eastAsia="MS Mincho" w:hAnsi="Calibri"/>
                <w:b/>
                <w:sz w:val="20"/>
                <w:szCs w:val="20"/>
              </w:rPr>
            </w:pPr>
            <w:r w:rsidRPr="00C330C2">
              <w:rPr>
                <w:rFonts w:ascii="Calibri" w:eastAsia="MS Mincho" w:hAnsi="Calibri"/>
                <w:sz w:val="20"/>
                <w:szCs w:val="20"/>
                <w:lang w:val="en-CA"/>
              </w:rPr>
              <w:lastRenderedPageBreak/>
              <w:t>Abstract classes SHALL NOT be materialised.</w:t>
            </w:r>
          </w:p>
        </w:tc>
      </w:tr>
      <w:tr w:rsidR="00DA41F8" w:rsidRPr="005A0586" w14:paraId="40C39258"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044AB658"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1534C71E" w14:textId="77777777" w:rsidR="00DA41F8" w:rsidRPr="00C330C2"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C330C2">
              <w:rPr>
                <w:rFonts w:ascii="Calibri" w:eastAsia="MS Mincho" w:hAnsi="Calibri"/>
                <w:b/>
                <w:noProof/>
                <w:sz w:val="20"/>
                <w:szCs w:val="20"/>
                <w:lang w:val="en-CA"/>
              </w:rPr>
              <w:t>/req/gsml4-core/uml-polymorphism</w:t>
            </w:r>
            <w:r w:rsidRPr="00C330C2" w:rsidDel="00DA41F8">
              <w:rPr>
                <w:rFonts w:ascii="Calibri" w:eastAsia="MS Mincho" w:hAnsi="Calibri"/>
                <w:b/>
                <w:noProof/>
                <w:sz w:val="20"/>
                <w:szCs w:val="20"/>
                <w:lang w:val="en-CA"/>
              </w:rPr>
              <w:t xml:space="preserve"> </w:t>
            </w:r>
          </w:p>
          <w:p w14:paraId="1ED08679" w14:textId="0A475F44" w:rsidR="00DA41F8" w:rsidRPr="00804C60" w:rsidRDefault="00DA41F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Target implementation SHALL implement type substitutions inferred from the UML model.</w:t>
            </w:r>
          </w:p>
        </w:tc>
      </w:tr>
      <w:tr w:rsidR="00DA41F8" w:rsidRPr="005A0586" w14:paraId="4F391AB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8A01849" w14:textId="2B52BB8B"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3C1BA13" w14:textId="77777777" w:rsidR="00DA41F8" w:rsidRPr="00804C60"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804C60">
              <w:rPr>
                <w:rFonts w:ascii="Calibri" w:eastAsia="MS Mincho" w:hAnsi="Calibri"/>
                <w:b/>
                <w:noProof/>
                <w:sz w:val="20"/>
                <w:szCs w:val="20"/>
                <w:lang w:val="en-CA"/>
              </w:rPr>
              <w:t>/req/gsml4-core/quantities-uom</w:t>
            </w:r>
          </w:p>
          <w:p w14:paraId="30D0A43A" w14:textId="01E52CC8" w:rsidR="00DA41F8" w:rsidRPr="00C330C2" w:rsidRDefault="00DA41F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Quantities and measurements SHALL have explicit units of measure from a governed ontology.</w:t>
            </w:r>
          </w:p>
        </w:tc>
      </w:tr>
      <w:tr w:rsidR="005375F0" w:rsidRPr="005A0586" w14:paraId="2FCA52CC"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CC2A98F" w14:textId="54978C31"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8171469" w14:textId="77777777" w:rsidR="00DA41F8" w:rsidRPr="00C330C2" w:rsidRDefault="00DA41F8" w:rsidP="00522D6C">
            <w:pPr>
              <w:spacing w:before="100" w:beforeAutospacing="1" w:after="100" w:afterAutospacing="1" w:line="230" w:lineRule="atLeast"/>
              <w:jc w:val="both"/>
              <w:rPr>
                <w:rStyle w:val="requri"/>
                <w:rFonts w:ascii="Calibri" w:hAnsi="Calibri"/>
                <w:noProof/>
                <w:sz w:val="20"/>
                <w:szCs w:val="20"/>
                <w:lang w:val="en-CA"/>
              </w:rPr>
            </w:pPr>
            <w:r w:rsidRPr="00C330C2">
              <w:rPr>
                <w:rStyle w:val="requri"/>
                <w:rFonts w:ascii="Calibri" w:hAnsi="Calibri"/>
                <w:noProof/>
                <w:sz w:val="20"/>
                <w:szCs w:val="20"/>
                <w:lang w:val="en-CA"/>
              </w:rPr>
              <w:t>/req/gsml4-core/codelist</w:t>
            </w:r>
          </w:p>
          <w:p w14:paraId="32EFACF0" w14:textId="21BCB01E" w:rsidR="00DA41F8" w:rsidRPr="00C330C2" w:rsidRDefault="009F6B2F" w:rsidP="0042253D">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 xml:space="preserve">Classes of stereotype &lt;&lt;CodeList&gt;&gt; </w:t>
            </w:r>
            <w:r w:rsidR="006B3AC6" w:rsidRPr="00C330C2">
              <w:rPr>
                <w:rFonts w:ascii="Calibri" w:eastAsia="MS Mincho" w:hAnsi="Calibri"/>
                <w:sz w:val="20"/>
                <w:szCs w:val="20"/>
                <w:lang w:val="en-CA"/>
              </w:rPr>
              <w:t>SHALL be</w:t>
            </w:r>
            <w:r w:rsidRPr="00C330C2">
              <w:rPr>
                <w:rFonts w:ascii="Calibri" w:eastAsia="MS Mincho" w:hAnsi="Calibri"/>
                <w:sz w:val="20"/>
                <w:szCs w:val="20"/>
                <w:lang w:val="en-CA"/>
              </w:rPr>
              <w:t xml:space="preserve"> specified encoded as using the URI </w:t>
            </w:r>
            <w:r w:rsidR="006B3AC6" w:rsidRPr="00C330C2">
              <w:rPr>
                <w:rFonts w:ascii="Calibri" w:eastAsia="MS Mincho" w:hAnsi="Calibri"/>
                <w:sz w:val="20"/>
                <w:szCs w:val="20"/>
                <w:lang w:val="en-CA"/>
              </w:rPr>
              <w:t>according</w:t>
            </w:r>
            <w:r w:rsidRPr="00C330C2">
              <w:rPr>
                <w:rFonts w:ascii="Calibri" w:eastAsia="MS Mincho" w:hAnsi="Calibri"/>
                <w:sz w:val="20"/>
                <w:szCs w:val="20"/>
                <w:lang w:val="en-CA"/>
              </w:rPr>
              <w:t xml:space="preserve"> to RFC </w:t>
            </w:r>
            <w:r w:rsidR="005061CC">
              <w:rPr>
                <w:rFonts w:ascii="Calibri" w:eastAsia="MS Mincho" w:hAnsi="Calibri"/>
                <w:sz w:val="20"/>
                <w:szCs w:val="20"/>
                <w:lang w:val="en-CA"/>
              </w:rPr>
              <w:t>3986</w:t>
            </w:r>
            <w:r w:rsidRPr="00C330C2">
              <w:rPr>
                <w:rFonts w:ascii="Calibri" w:eastAsia="MS Mincho" w:hAnsi="Calibri"/>
                <w:sz w:val="20"/>
                <w:szCs w:val="20"/>
                <w:lang w:val="en-CA"/>
              </w:rPr>
              <w:t xml:space="preserve"> associated to a unique term from a controlled vocabulary for an individual from a class governed as an external ontology.</w:t>
            </w:r>
          </w:p>
        </w:tc>
      </w:tr>
      <w:tr w:rsidR="005375F0" w:rsidRPr="005A0586" w14:paraId="415173B7"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43BC9E6" w14:textId="6AFAD506" w:rsidR="00DA41F8" w:rsidRPr="005A0586" w:rsidRDefault="0042253D" w:rsidP="00522D6C">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6C5B0DE6" w14:textId="77777777" w:rsidR="00DA41F8" w:rsidRPr="00C330C2" w:rsidRDefault="00DA41F8" w:rsidP="00522D6C">
            <w:pPr>
              <w:spacing w:before="100" w:beforeAutospacing="1" w:after="100" w:afterAutospacing="1" w:line="230" w:lineRule="atLeast"/>
              <w:jc w:val="both"/>
              <w:rPr>
                <w:rStyle w:val="requri"/>
                <w:rFonts w:ascii="Calibri" w:hAnsi="Calibri"/>
                <w:sz w:val="20"/>
                <w:szCs w:val="20"/>
                <w:lang w:val="en-CA"/>
              </w:rPr>
            </w:pPr>
            <w:r w:rsidRPr="00C330C2">
              <w:rPr>
                <w:rStyle w:val="requri"/>
                <w:rFonts w:ascii="Calibri" w:hAnsi="Calibri"/>
                <w:sz w:val="20"/>
                <w:szCs w:val="20"/>
                <w:lang w:val="en-CA"/>
              </w:rPr>
              <w:t>/req/gsml4-core/identifier</w:t>
            </w:r>
          </w:p>
          <w:p w14:paraId="14BD6828" w14:textId="33CB4091" w:rsidR="00DA41F8" w:rsidRPr="00C330C2" w:rsidRDefault="00DA41F8" w:rsidP="0042253D">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HTTP URI used as identifiers SHOULD be resolvable following Linked Open Data principles.</w:t>
            </w:r>
          </w:p>
        </w:tc>
      </w:tr>
    </w:tbl>
    <w:p w14:paraId="383EBC41" w14:textId="77777777" w:rsidR="00DA41F8" w:rsidRPr="00DA41F8" w:rsidRDefault="00DA41F8">
      <w:pPr>
        <w:rPr>
          <w:color w:val="000000"/>
        </w:rPr>
      </w:pPr>
    </w:p>
    <w:p w14:paraId="0AF76069" w14:textId="1C0462CB" w:rsidR="009A7B37" w:rsidRPr="00804C60" w:rsidRDefault="00A6445A">
      <w:pPr>
        <w:rPr>
          <w:color w:val="000000"/>
          <w:lang w:val="en-CA"/>
        </w:rPr>
      </w:pPr>
      <w:r w:rsidRPr="00804C60">
        <w:rPr>
          <w:color w:val="000000"/>
          <w:lang w:val="en-CA"/>
        </w:rPr>
        <w:t xml:space="preserve">This section </w:t>
      </w:r>
      <w:r w:rsidR="00BA6B31" w:rsidRPr="00804C60">
        <w:rPr>
          <w:color w:val="000000"/>
          <w:lang w:val="en-CA"/>
        </w:rPr>
        <w:t xml:space="preserve">presents requirements </w:t>
      </w:r>
      <w:r w:rsidR="00704C86" w:rsidRPr="00804C60">
        <w:rPr>
          <w:color w:val="000000"/>
          <w:lang w:val="en-CA"/>
        </w:rPr>
        <w:t xml:space="preserve">to which </w:t>
      </w:r>
      <w:r w:rsidR="00BA6B31" w:rsidRPr="00804C60">
        <w:rPr>
          <w:color w:val="000000"/>
          <w:lang w:val="en-CA"/>
        </w:rPr>
        <w:t xml:space="preserve">all targets </w:t>
      </w:r>
      <w:r w:rsidR="00C330C2">
        <w:rPr>
          <w:color w:val="000000"/>
          <w:lang w:val="en-CA"/>
        </w:rPr>
        <w:t xml:space="preserve">encoding </w:t>
      </w:r>
      <w:r w:rsidR="00BA6B31" w:rsidRPr="00804C60">
        <w:rPr>
          <w:color w:val="000000"/>
          <w:lang w:val="en-CA"/>
        </w:rPr>
        <w:t xml:space="preserve">must conform </w:t>
      </w:r>
      <w:r w:rsidR="006A7DD0" w:rsidRPr="00804C60">
        <w:rPr>
          <w:color w:val="000000"/>
          <w:lang w:val="en-CA"/>
        </w:rPr>
        <w:t xml:space="preserve">in to order to </w:t>
      </w:r>
      <w:r w:rsidR="00BA6B31" w:rsidRPr="00804C60">
        <w:rPr>
          <w:color w:val="000000"/>
          <w:lang w:val="en-CA"/>
        </w:rPr>
        <w:t>claim compliance with GeoSciML 4.</w:t>
      </w:r>
      <w:r w:rsidR="004832DE">
        <w:rPr>
          <w:color w:val="000000"/>
          <w:lang w:val="en-CA"/>
        </w:rPr>
        <w:t>1</w:t>
      </w:r>
      <w:r w:rsidR="00BA6B31" w:rsidRPr="00804C60">
        <w:rPr>
          <w:color w:val="000000"/>
          <w:lang w:val="en-CA"/>
        </w:rPr>
        <w:t>.</w:t>
      </w:r>
    </w:p>
    <w:p w14:paraId="05AF5164" w14:textId="77777777" w:rsidR="009A7B37" w:rsidRPr="00D12552" w:rsidRDefault="009A7B37">
      <w:pPr>
        <w:rPr>
          <w:lang w:val="en-CA"/>
        </w:rPr>
      </w:pPr>
    </w:p>
    <w:p w14:paraId="31D21CCE" w14:textId="77777777" w:rsidR="004635D8" w:rsidRPr="00D12552" w:rsidRDefault="004635D8" w:rsidP="00BF2C82">
      <w:pPr>
        <w:pStyle w:val="Heading3"/>
        <w:spacing w:after="240"/>
        <w:rPr>
          <w:lang w:val="en-CA"/>
        </w:rPr>
      </w:pPr>
      <w:bookmarkStart w:id="108" w:name="_Toc456946958"/>
      <w:commentRangeStart w:id="109"/>
      <w:r w:rsidRPr="00D12552">
        <w:rPr>
          <w:lang w:val="en-CA"/>
        </w:rPr>
        <w:t>Naming of entities</w:t>
      </w:r>
      <w:commentRangeEnd w:id="109"/>
      <w:r w:rsidR="00FA21EA">
        <w:rPr>
          <w:rStyle w:val="CommentReference"/>
          <w:rFonts w:cs="Times New Roman"/>
          <w:b w:val="0"/>
          <w:bCs w:val="0"/>
        </w:rPr>
        <w:commentReference w:id="109"/>
      </w:r>
      <w:bookmarkEnd w:id="108"/>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noProof/>
                <w:lang w:val="en-CA"/>
              </w:rPr>
            </w:pPr>
            <w:r>
              <w:rPr>
                <w:rStyle w:val="requri"/>
                <w:noProof/>
                <w:lang w:val="en-CA"/>
              </w:rPr>
              <w:t>/req/gsml4-</w:t>
            </w:r>
            <w:r w:rsidR="004635D8" w:rsidRPr="00D12552">
              <w:rPr>
                <w:rStyle w:val="requri"/>
                <w:noProof/>
                <w:lang w:val="en-CA"/>
              </w:rPr>
              <w:t>core/uml-entity-name</w:t>
            </w:r>
          </w:p>
        </w:tc>
        <w:tc>
          <w:tcPr>
            <w:tcW w:w="4678" w:type="dxa"/>
            <w:tcBorders>
              <w:left w:val="nil"/>
            </w:tcBorders>
            <w:shd w:val="clear" w:color="auto" w:fill="auto"/>
          </w:tcPr>
          <w:p w14:paraId="16C3409E" w14:textId="16640F06" w:rsidR="004635D8" w:rsidRPr="00D12552" w:rsidRDefault="004635D8" w:rsidP="00FA21EA">
            <w:pPr>
              <w:pStyle w:val="Tabletext10"/>
              <w:jc w:val="left"/>
              <w:rPr>
                <w:rStyle w:val="reqtext"/>
                <w:lang w:val="en-CA"/>
              </w:rPr>
            </w:pPr>
            <w:r w:rsidRPr="00D12552">
              <w:rPr>
                <w:rStyle w:val="reqtext"/>
                <w:lang w:val="en-CA"/>
              </w:rPr>
              <w:t xml:space="preserve">When the target implementation allows it, the exact name of the </w:t>
            </w:r>
            <w:r w:rsidR="00FA21EA">
              <w:rPr>
                <w:rStyle w:val="reqtext"/>
                <w:lang w:val="en-CA"/>
              </w:rPr>
              <w:t>entity</w:t>
            </w:r>
            <w:r w:rsidR="00FA21EA" w:rsidRPr="00D12552">
              <w:rPr>
                <w:rStyle w:val="reqtext"/>
                <w:lang w:val="en-CA"/>
              </w:rPr>
              <w:t xml:space="preserve"> </w:t>
            </w:r>
            <w:r w:rsidR="00FA21EA">
              <w:rPr>
                <w:rStyle w:val="reqtext"/>
                <w:lang w:val="en-CA"/>
              </w:rPr>
              <w:t>SHALL</w:t>
            </w:r>
            <w:r w:rsidR="00FA21EA" w:rsidRPr="00D12552">
              <w:rPr>
                <w:rStyle w:val="reqtext"/>
                <w:lang w:val="en-CA"/>
              </w:rPr>
              <w:t xml:space="preserve"> </w:t>
            </w:r>
            <w:r w:rsidRPr="00D12552">
              <w:rPr>
                <w:rStyle w:val="reqtext"/>
                <w:lang w:val="en-CA"/>
              </w:rPr>
              <w:t>be used.</w:t>
            </w:r>
          </w:p>
        </w:tc>
      </w:tr>
    </w:tbl>
    <w:p w14:paraId="2734B4E1" w14:textId="77777777" w:rsidR="004635D8" w:rsidRPr="00804C60" w:rsidRDefault="004635D8" w:rsidP="000B4F44">
      <w:pPr>
        <w:spacing w:after="120"/>
        <w:rPr>
          <w:color w:val="000000"/>
          <w:lang w:val="en-CA"/>
        </w:rPr>
      </w:pPr>
    </w:p>
    <w:p w14:paraId="2C0BE7B8" w14:textId="1A638434" w:rsidR="004635D8" w:rsidRPr="00804C60" w:rsidRDefault="004635D8" w:rsidP="00DB1F99">
      <w:pPr>
        <w:rPr>
          <w:color w:val="000000"/>
          <w:lang w:val="en-CA"/>
        </w:rPr>
      </w:pPr>
      <w:r w:rsidRPr="00804C60">
        <w:rPr>
          <w:color w:val="000000"/>
          <w:lang w:val="en-CA"/>
        </w:rPr>
        <w:t>If a</w:t>
      </w:r>
      <w:r w:rsidR="00641AE8" w:rsidRPr="00804C60">
        <w:rPr>
          <w:color w:val="000000"/>
          <w:lang w:val="en-CA"/>
        </w:rPr>
        <w:t xml:space="preserve"> target implementation is capable of encoding </w:t>
      </w:r>
      <w:r w:rsidR="001E3746">
        <w:rPr>
          <w:color w:val="000000"/>
          <w:lang w:val="en-CA"/>
        </w:rPr>
        <w:t>all th</w:t>
      </w:r>
      <w:r w:rsidR="009F2680">
        <w:rPr>
          <w:color w:val="000000"/>
          <w:lang w:val="en-CA"/>
        </w:rPr>
        <w:t xml:space="preserve">e artefacts (classes and properties) using the same </w:t>
      </w:r>
      <w:r w:rsidR="00641AE8" w:rsidRPr="00804C60">
        <w:rPr>
          <w:color w:val="000000"/>
          <w:lang w:val="en-CA"/>
        </w:rPr>
        <w:t>names used in UML</w:t>
      </w:r>
      <w:r w:rsidRPr="00804C60">
        <w:rPr>
          <w:color w:val="000000"/>
          <w:lang w:val="en-CA"/>
        </w:rPr>
        <w:t xml:space="preserve">, </w:t>
      </w:r>
      <w:r w:rsidR="00641AE8" w:rsidRPr="00804C60">
        <w:rPr>
          <w:color w:val="000000"/>
          <w:lang w:val="en-CA"/>
        </w:rPr>
        <w:t>it shall do so</w:t>
      </w:r>
      <w:r w:rsidRPr="00804C60">
        <w:rPr>
          <w:color w:val="000000"/>
          <w:lang w:val="en-CA"/>
        </w:rPr>
        <w:t>.  Some target i</w:t>
      </w:r>
      <w:r w:rsidR="00BA6B31" w:rsidRPr="00804C60">
        <w:rPr>
          <w:color w:val="000000"/>
          <w:lang w:val="en-CA"/>
        </w:rPr>
        <w:t>mplementation</w:t>
      </w:r>
      <w:r w:rsidR="00FA21EA" w:rsidRPr="00804C60">
        <w:rPr>
          <w:color w:val="000000"/>
          <w:lang w:val="en-CA"/>
        </w:rPr>
        <w:t>s</w:t>
      </w:r>
      <w:r w:rsidR="00BA6B31" w:rsidRPr="00804C60">
        <w:rPr>
          <w:color w:val="000000"/>
          <w:lang w:val="en-CA"/>
        </w:rPr>
        <w:t xml:space="preserve"> might prevent it; </w:t>
      </w:r>
      <w:r w:rsidRPr="00804C60">
        <w:rPr>
          <w:color w:val="000000"/>
          <w:lang w:val="en-CA"/>
        </w:rPr>
        <w:t xml:space="preserve">for example, </w:t>
      </w:r>
      <w:r w:rsidR="009F2680">
        <w:rPr>
          <w:color w:val="000000"/>
          <w:lang w:val="en-CA"/>
        </w:rPr>
        <w:t>dBase (DBF files)</w:t>
      </w:r>
      <w:r w:rsidR="009F2680" w:rsidRPr="00804C60">
        <w:rPr>
          <w:color w:val="000000"/>
          <w:lang w:val="en-CA"/>
        </w:rPr>
        <w:t xml:space="preserve"> </w:t>
      </w:r>
      <w:r w:rsidRPr="00804C60">
        <w:rPr>
          <w:color w:val="000000"/>
          <w:lang w:val="en-CA"/>
        </w:rPr>
        <w:t xml:space="preserve">column names </w:t>
      </w:r>
      <w:r w:rsidR="00BA6B31" w:rsidRPr="00804C60">
        <w:rPr>
          <w:color w:val="000000"/>
          <w:lang w:val="en-CA"/>
        </w:rPr>
        <w:t>are restricted to 10 characters</w:t>
      </w:r>
      <w:r w:rsidRPr="00804C60">
        <w:rPr>
          <w:color w:val="000000"/>
          <w:lang w:val="en-CA"/>
        </w:rPr>
        <w:t xml:space="preserve"> or some RDBMS limits the use of camel case names.  But if the target allows it, the exact name</w:t>
      </w:r>
      <w:r w:rsidR="00BA6B31" w:rsidRPr="00804C60">
        <w:rPr>
          <w:color w:val="000000"/>
          <w:lang w:val="en-CA"/>
        </w:rPr>
        <w:t>s</w:t>
      </w:r>
      <w:r w:rsidRPr="00804C60">
        <w:rPr>
          <w:color w:val="000000"/>
          <w:lang w:val="en-CA"/>
        </w:rPr>
        <w:t xml:space="preserve"> shall be used.</w:t>
      </w:r>
    </w:p>
    <w:p w14:paraId="5FC5385C" w14:textId="77777777" w:rsidR="00AD7448" w:rsidRPr="00D12552" w:rsidRDefault="00641AE8" w:rsidP="000B4F44">
      <w:pPr>
        <w:pStyle w:val="Heading3"/>
        <w:spacing w:after="240"/>
        <w:rPr>
          <w:lang w:val="en-CA"/>
        </w:rPr>
      </w:pPr>
      <w:bookmarkStart w:id="110" w:name="_Toc456946959"/>
      <w:r w:rsidRPr="00D12552">
        <w:rPr>
          <w:lang w:val="en-CA"/>
        </w:rPr>
        <w:t>Cardinality</w:t>
      </w:r>
      <w:bookmarkEnd w:id="110"/>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noProof/>
                <w:lang w:val="en-CA"/>
              </w:rPr>
            </w:pPr>
            <w:r>
              <w:rPr>
                <w:rStyle w:val="requri"/>
                <w:noProof/>
                <w:lang w:val="en-CA"/>
              </w:rPr>
              <w:t>/req/gsml4-</w:t>
            </w:r>
            <w:r w:rsidR="00641AE8" w:rsidRPr="00D12552">
              <w:rPr>
                <w:rStyle w:val="requri"/>
                <w:noProof/>
                <w:lang w:val="en-CA"/>
              </w:rPr>
              <w:t>core/uml-cardinality</w:t>
            </w:r>
          </w:p>
        </w:tc>
        <w:tc>
          <w:tcPr>
            <w:tcW w:w="4678" w:type="dxa"/>
            <w:tcBorders>
              <w:left w:val="nil"/>
            </w:tcBorders>
            <w:shd w:val="clear" w:color="auto" w:fill="auto"/>
          </w:tcPr>
          <w:p w14:paraId="011AB1FC" w14:textId="7A7745FF" w:rsidR="00641AE8" w:rsidRPr="00D12552" w:rsidRDefault="00946727" w:rsidP="001571AE">
            <w:pPr>
              <w:pStyle w:val="Tabletext10"/>
              <w:jc w:val="left"/>
              <w:rPr>
                <w:rStyle w:val="reqtext"/>
                <w:lang w:val="en-CA"/>
              </w:rPr>
            </w:pPr>
            <w:r>
              <w:rPr>
                <w:rStyle w:val="reqtext"/>
                <w:lang w:val="en-CA"/>
              </w:rPr>
              <w:t xml:space="preserve">If the </w:t>
            </w:r>
            <w:r w:rsidR="00704C86">
              <w:rPr>
                <w:rStyle w:val="reqtext"/>
                <w:lang w:val="en-CA"/>
              </w:rPr>
              <w:t>t</w:t>
            </w:r>
            <w:r w:rsidR="00641AE8" w:rsidRPr="00D12552">
              <w:rPr>
                <w:rStyle w:val="reqtext"/>
                <w:lang w:val="en-CA"/>
              </w:rPr>
              <w:t>arget implementation</w:t>
            </w:r>
            <w:r>
              <w:rPr>
                <w:rStyle w:val="reqtext"/>
                <w:lang w:val="en-CA"/>
              </w:rPr>
              <w:t xml:space="preserve"> allows it, it</w:t>
            </w:r>
            <w:r w:rsidR="00641AE8" w:rsidRPr="00D12552">
              <w:rPr>
                <w:rStyle w:val="reqtext"/>
                <w:lang w:val="en-CA"/>
              </w:rPr>
              <w:t xml:space="preserve"> </w:t>
            </w:r>
            <w:r w:rsidR="001571AE">
              <w:rPr>
                <w:rStyle w:val="reqtext"/>
                <w:lang w:val="en-CA"/>
              </w:rPr>
              <w:t>SHALL</w:t>
            </w:r>
            <w:r w:rsidR="001571AE" w:rsidRPr="00D12552">
              <w:rPr>
                <w:rStyle w:val="reqtext"/>
                <w:lang w:val="en-CA"/>
              </w:rPr>
              <w:t xml:space="preserve"> </w:t>
            </w:r>
            <w:r w:rsidR="001571AE">
              <w:rPr>
                <w:rStyle w:val="reqtext"/>
                <w:lang w:val="en-CA"/>
              </w:rPr>
              <w:t>implement the same</w:t>
            </w:r>
            <w:r w:rsidR="001571AE" w:rsidRPr="00D12552">
              <w:rPr>
                <w:rStyle w:val="reqtext"/>
                <w:lang w:val="en-CA"/>
              </w:rPr>
              <w:t xml:space="preserve"> </w:t>
            </w:r>
            <w:r w:rsidR="00641AE8" w:rsidRPr="00D12552">
              <w:rPr>
                <w:rStyle w:val="reqtext"/>
                <w:lang w:val="en-CA"/>
              </w:rPr>
              <w:t>cardinality of properties and association</w:t>
            </w:r>
            <w:r w:rsidR="001571AE">
              <w:rPr>
                <w:rStyle w:val="reqtext"/>
                <w:lang w:val="en-CA"/>
              </w:rPr>
              <w:t>s</w:t>
            </w:r>
            <w:r w:rsidR="00641AE8" w:rsidRPr="00D12552">
              <w:rPr>
                <w:rStyle w:val="reqtext"/>
                <w:lang w:val="en-CA"/>
              </w:rPr>
              <w:t xml:space="preserve"> </w:t>
            </w:r>
            <w:r w:rsidR="001571AE">
              <w:rPr>
                <w:rStyle w:val="reqtext"/>
                <w:lang w:val="en-CA"/>
              </w:rPr>
              <w:t xml:space="preserve">as defined in the </w:t>
            </w:r>
            <w:r w:rsidR="00641AE8" w:rsidRPr="00D12552">
              <w:rPr>
                <w:rStyle w:val="reqtext"/>
                <w:lang w:val="en-CA"/>
              </w:rPr>
              <w:t>UML</w:t>
            </w:r>
            <w:r w:rsidR="007A7721">
              <w:rPr>
                <w:rStyle w:val="reqtext"/>
                <w:lang w:val="en-CA"/>
              </w:rPr>
              <w:t>.</w:t>
            </w:r>
          </w:p>
        </w:tc>
      </w:tr>
    </w:tbl>
    <w:p w14:paraId="3BE5C0E0" w14:textId="77777777" w:rsidR="000F4D17" w:rsidRPr="009F4AF5" w:rsidRDefault="000F4D17" w:rsidP="000B4F44">
      <w:pPr>
        <w:spacing w:after="120"/>
        <w:rPr>
          <w:color w:val="000000"/>
          <w:lang w:val="en-CA"/>
        </w:rPr>
      </w:pPr>
    </w:p>
    <w:p w14:paraId="46D9A84E" w14:textId="6608AB61" w:rsidR="00FB508F" w:rsidRPr="009F4AF5" w:rsidRDefault="00946727" w:rsidP="00DB1F99">
      <w:pPr>
        <w:rPr>
          <w:color w:val="000000"/>
          <w:lang w:val="en-CA"/>
        </w:rPr>
      </w:pPr>
      <w:r w:rsidRPr="00804C60">
        <w:rPr>
          <w:color w:val="000000"/>
          <w:lang w:val="en-CA"/>
        </w:rPr>
        <w:t>Cardinality shall be the same as defined in UML model.</w:t>
      </w:r>
      <w:r w:rsidR="00ED5267" w:rsidRPr="00804C60">
        <w:rPr>
          <w:color w:val="000000"/>
          <w:lang w:val="en-CA"/>
        </w:rPr>
        <w:t xml:space="preserve">  Since essentially all properties are optional, this clause addresse</w:t>
      </w:r>
      <w:r w:rsidR="00B12ECA" w:rsidRPr="009F4AF5">
        <w:rPr>
          <w:color w:val="000000"/>
          <w:lang w:val="en-CA"/>
        </w:rPr>
        <w:t>s</w:t>
      </w:r>
      <w:r w:rsidR="00ED5267" w:rsidRPr="00B43806">
        <w:rPr>
          <w:color w:val="000000"/>
          <w:lang w:val="en-CA"/>
        </w:rPr>
        <w:t xml:space="preserve"> the upper bound</w:t>
      </w:r>
      <w:r w:rsidR="00B12ECA" w:rsidRPr="009F4AF5">
        <w:rPr>
          <w:color w:val="000000"/>
          <w:lang w:val="en-CA"/>
        </w:rPr>
        <w:t>s of cardinality</w:t>
      </w:r>
      <w:r w:rsidR="00ED5267" w:rsidRPr="00B43806">
        <w:rPr>
          <w:color w:val="000000"/>
          <w:lang w:val="en-CA"/>
        </w:rPr>
        <w:t xml:space="preserve">: “1” or “many” in almost all cases.  </w:t>
      </w:r>
      <w:r w:rsidR="00FB1957">
        <w:rPr>
          <w:color w:val="000000"/>
          <w:lang w:val="en-CA"/>
        </w:rPr>
        <w:t>Therefore, i</w:t>
      </w:r>
      <w:r w:rsidR="00ED5267" w:rsidRPr="00B43806">
        <w:rPr>
          <w:color w:val="000000"/>
          <w:lang w:val="en-CA"/>
        </w:rPr>
        <w:t>f the UML</w:t>
      </w:r>
      <w:r w:rsidR="00B12ECA" w:rsidRPr="009F4AF5">
        <w:rPr>
          <w:color w:val="000000"/>
          <w:lang w:val="en-CA"/>
        </w:rPr>
        <w:t xml:space="preserve"> model</w:t>
      </w:r>
      <w:r w:rsidR="00ED5267" w:rsidRPr="00B43806">
        <w:rPr>
          <w:color w:val="000000"/>
          <w:lang w:val="en-CA"/>
        </w:rPr>
        <w:t xml:space="preserve"> limits a property</w:t>
      </w:r>
      <w:r w:rsidR="00B12ECA" w:rsidRPr="009F4AF5">
        <w:rPr>
          <w:color w:val="000000"/>
          <w:lang w:val="en-CA"/>
        </w:rPr>
        <w:t>’s maximum cardinality</w:t>
      </w:r>
      <w:r w:rsidR="00ED5267" w:rsidRPr="00B43806">
        <w:rPr>
          <w:color w:val="000000"/>
          <w:lang w:val="en-CA"/>
        </w:rPr>
        <w:t xml:space="preserve"> to “1”, the</w:t>
      </w:r>
      <w:r w:rsidR="00B12ECA" w:rsidRPr="009F4AF5">
        <w:rPr>
          <w:color w:val="000000"/>
          <w:lang w:val="en-CA"/>
        </w:rPr>
        <w:t>n the</w:t>
      </w:r>
      <w:r w:rsidR="00ED5267" w:rsidRPr="00B43806">
        <w:rPr>
          <w:color w:val="000000"/>
          <w:lang w:val="en-CA"/>
        </w:rPr>
        <w:t xml:space="preserve"> target implementation </w:t>
      </w:r>
      <w:r w:rsidR="00524C50">
        <w:rPr>
          <w:color w:val="000000"/>
          <w:lang w:val="en-CA"/>
        </w:rPr>
        <w:t>can’t</w:t>
      </w:r>
      <w:r w:rsidR="00ED5267" w:rsidRPr="00804C60">
        <w:rPr>
          <w:color w:val="000000"/>
          <w:lang w:val="en-CA"/>
        </w:rPr>
        <w:t xml:space="preserve"> be “many”.</w:t>
      </w:r>
    </w:p>
    <w:p w14:paraId="4412BB3D" w14:textId="77777777" w:rsidR="00FB508F" w:rsidRPr="00D12552" w:rsidRDefault="00FB508F" w:rsidP="000B4F44">
      <w:pPr>
        <w:pStyle w:val="Heading3"/>
        <w:spacing w:after="240"/>
        <w:rPr>
          <w:lang w:val="en-CA"/>
        </w:rPr>
      </w:pPr>
      <w:bookmarkStart w:id="111" w:name="_Toc456946960"/>
      <w:r>
        <w:rPr>
          <w:lang w:val="en-CA"/>
        </w:rPr>
        <w:lastRenderedPageBreak/>
        <w:t>Abstract classes</w:t>
      </w:r>
      <w:bookmarkEnd w:id="111"/>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F4D17" w:rsidRPr="00D12552" w14:paraId="0363CF94" w14:textId="77777777" w:rsidTr="00401D4D">
        <w:trPr>
          <w:cantSplit/>
        </w:trPr>
        <w:tc>
          <w:tcPr>
            <w:tcW w:w="4219" w:type="dxa"/>
            <w:tcBorders>
              <w:right w:val="nil"/>
            </w:tcBorders>
            <w:shd w:val="clear" w:color="auto" w:fill="auto"/>
          </w:tcPr>
          <w:p w14:paraId="3F35C2CE" w14:textId="77777777" w:rsidR="000F4D17" w:rsidRPr="00D12552" w:rsidRDefault="000F4D17" w:rsidP="00FB508F">
            <w:pPr>
              <w:rPr>
                <w:rStyle w:val="requri"/>
                <w:noProof/>
                <w:lang w:val="en-CA"/>
              </w:rPr>
            </w:pPr>
            <w:r>
              <w:rPr>
                <w:rStyle w:val="requri"/>
                <w:noProof/>
                <w:lang w:val="en-CA"/>
              </w:rPr>
              <w:t>/req/gsml4-</w:t>
            </w:r>
            <w:r w:rsidRPr="00D12552">
              <w:rPr>
                <w:rStyle w:val="requri"/>
                <w:noProof/>
                <w:lang w:val="en-CA"/>
              </w:rPr>
              <w:t>core/uml-</w:t>
            </w:r>
            <w:r>
              <w:rPr>
                <w:rStyle w:val="requri"/>
                <w:noProof/>
                <w:lang w:val="en-CA"/>
              </w:rPr>
              <w:t>abstract</w:t>
            </w:r>
          </w:p>
        </w:tc>
        <w:tc>
          <w:tcPr>
            <w:tcW w:w="4678" w:type="dxa"/>
            <w:tcBorders>
              <w:left w:val="nil"/>
            </w:tcBorders>
            <w:shd w:val="clear" w:color="auto" w:fill="auto"/>
          </w:tcPr>
          <w:p w14:paraId="0C7F1C0D" w14:textId="73B5D9E7" w:rsidR="000F4D17" w:rsidRPr="00D12552" w:rsidRDefault="000F4D17" w:rsidP="009F2680">
            <w:pPr>
              <w:pStyle w:val="Tabletext10"/>
              <w:jc w:val="left"/>
              <w:rPr>
                <w:rStyle w:val="reqtext"/>
                <w:lang w:val="en-CA"/>
              </w:rPr>
            </w:pPr>
            <w:r>
              <w:rPr>
                <w:rStyle w:val="reqtext"/>
                <w:lang w:val="en-CA"/>
              </w:rPr>
              <w:t xml:space="preserve">Abstract classes SHALL </w:t>
            </w:r>
            <w:r w:rsidR="009F2680">
              <w:rPr>
                <w:rStyle w:val="reqtext"/>
                <w:lang w:val="en-CA"/>
              </w:rPr>
              <w:t>NOT</w:t>
            </w:r>
            <w:r>
              <w:rPr>
                <w:rStyle w:val="reqtext"/>
                <w:lang w:val="en-CA"/>
              </w:rPr>
              <w:t xml:space="preserve"> be materialised</w:t>
            </w:r>
            <w:r w:rsidR="007A7721">
              <w:rPr>
                <w:rStyle w:val="reqtext"/>
                <w:lang w:val="en-CA"/>
              </w:rPr>
              <w:t>.</w:t>
            </w:r>
          </w:p>
        </w:tc>
      </w:tr>
    </w:tbl>
    <w:p w14:paraId="271F24BA" w14:textId="77777777" w:rsidR="000F4D17" w:rsidRPr="00804C60" w:rsidRDefault="000F4D17" w:rsidP="000B4F44">
      <w:pPr>
        <w:spacing w:after="120"/>
        <w:rPr>
          <w:color w:val="000000"/>
          <w:lang w:val="en-CA"/>
        </w:rPr>
      </w:pPr>
    </w:p>
    <w:p w14:paraId="3177864D" w14:textId="6F4EC4D5" w:rsidR="00ED5267" w:rsidRPr="009F4AF5" w:rsidRDefault="00396863" w:rsidP="000F4D17">
      <w:pPr>
        <w:rPr>
          <w:color w:val="000000"/>
          <w:lang w:val="en-CA"/>
        </w:rPr>
      </w:pPr>
      <w:r w:rsidRPr="00804C60">
        <w:rPr>
          <w:color w:val="000000"/>
          <w:lang w:val="en-CA"/>
        </w:rPr>
        <w:t>Not all physical implementation</w:t>
      </w:r>
      <w:r w:rsidR="00704C86" w:rsidRPr="00804C60">
        <w:rPr>
          <w:color w:val="000000"/>
          <w:lang w:val="en-CA"/>
        </w:rPr>
        <w:t>s</w:t>
      </w:r>
      <w:r w:rsidRPr="00804C60">
        <w:rPr>
          <w:color w:val="000000"/>
          <w:lang w:val="en-CA"/>
        </w:rPr>
        <w:t xml:space="preserve"> support the concept of </w:t>
      </w:r>
      <w:r w:rsidR="00704C86" w:rsidRPr="00804C60">
        <w:rPr>
          <w:color w:val="000000"/>
          <w:lang w:val="en-CA"/>
        </w:rPr>
        <w:t xml:space="preserve">an </w:t>
      </w:r>
      <w:r w:rsidRPr="00804C60">
        <w:rPr>
          <w:color w:val="000000"/>
          <w:lang w:val="en-CA"/>
        </w:rPr>
        <w:t>abstract class</w:t>
      </w:r>
      <w:r w:rsidR="00704C86" w:rsidRPr="00804C60">
        <w:rPr>
          <w:color w:val="000000"/>
          <w:lang w:val="en-CA"/>
        </w:rPr>
        <w:t>,</w:t>
      </w:r>
      <w:r w:rsidRPr="00804C60">
        <w:rPr>
          <w:color w:val="000000"/>
          <w:lang w:val="en-CA"/>
        </w:rPr>
        <w:t xml:space="preserve"> or even inheritance and polymorphism.  XSD does support that concept and all its implications, but JSON does not</w:t>
      </w:r>
      <w:r w:rsidR="009F2680">
        <w:rPr>
          <w:color w:val="000000"/>
          <w:lang w:val="en-CA"/>
        </w:rPr>
        <w:t xml:space="preserve"> – although </w:t>
      </w:r>
      <w:r w:rsidR="00441E20">
        <w:rPr>
          <w:color w:val="000000"/>
          <w:lang w:val="en-CA"/>
        </w:rPr>
        <w:t>JavaScript</w:t>
      </w:r>
      <w:r w:rsidR="009F2680">
        <w:rPr>
          <w:color w:val="000000"/>
          <w:lang w:val="en-CA"/>
        </w:rPr>
        <w:t xml:space="preserve"> somewhat can</w:t>
      </w:r>
      <w:r w:rsidRPr="00804C60">
        <w:rPr>
          <w:color w:val="000000"/>
          <w:lang w:val="en-CA"/>
        </w:rPr>
        <w:t xml:space="preserve">.  This requirement specifies that the </w:t>
      </w:r>
      <w:r w:rsidR="005E33CD">
        <w:rPr>
          <w:color w:val="000000"/>
          <w:lang w:val="en-CA"/>
        </w:rPr>
        <w:t>encoding specification</w:t>
      </w:r>
      <w:r w:rsidRPr="00804C60">
        <w:rPr>
          <w:color w:val="000000"/>
          <w:lang w:val="en-CA"/>
        </w:rPr>
        <w:t xml:space="preserve"> shall not allow materialisation of an insta</w:t>
      </w:r>
      <w:r w:rsidR="00704C86" w:rsidRPr="00804C60">
        <w:rPr>
          <w:color w:val="000000"/>
          <w:lang w:val="en-CA"/>
        </w:rPr>
        <w:t>n</w:t>
      </w:r>
      <w:r w:rsidRPr="00804C60">
        <w:rPr>
          <w:color w:val="000000"/>
          <w:lang w:val="en-CA"/>
        </w:rPr>
        <w:t xml:space="preserve">ce of a class </w:t>
      </w:r>
      <w:r w:rsidR="001E3746">
        <w:rPr>
          <w:color w:val="000000"/>
          <w:lang w:val="en-CA"/>
        </w:rPr>
        <w:t>stereotyped</w:t>
      </w:r>
      <w:r w:rsidRPr="00804C60">
        <w:rPr>
          <w:color w:val="000000"/>
          <w:lang w:val="en-CA"/>
        </w:rPr>
        <w:t xml:space="preserve"> as abstract.</w:t>
      </w:r>
    </w:p>
    <w:p w14:paraId="2593C8D8" w14:textId="4336F25B" w:rsidR="00FB508F" w:rsidRPr="00D12552" w:rsidRDefault="00FB508F" w:rsidP="000B4F44">
      <w:pPr>
        <w:pStyle w:val="Heading3"/>
        <w:spacing w:after="240"/>
        <w:rPr>
          <w:lang w:val="en-CA"/>
        </w:rPr>
      </w:pPr>
      <w:bookmarkStart w:id="112" w:name="_Toc456946961"/>
      <w:r>
        <w:rPr>
          <w:lang w:val="en-CA"/>
        </w:rPr>
        <w:t>Polymorphism</w:t>
      </w:r>
      <w:bookmarkEnd w:id="112"/>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96863" w:rsidRPr="00D12552" w14:paraId="42F46477" w14:textId="77777777" w:rsidTr="009E28CA">
        <w:trPr>
          <w:cantSplit/>
        </w:trPr>
        <w:tc>
          <w:tcPr>
            <w:tcW w:w="4219" w:type="dxa"/>
            <w:tcBorders>
              <w:right w:val="nil"/>
            </w:tcBorders>
            <w:shd w:val="clear" w:color="auto" w:fill="auto"/>
          </w:tcPr>
          <w:p w14:paraId="3D2F9773" w14:textId="1FEE0F51" w:rsidR="00396863" w:rsidRPr="00D12552" w:rsidRDefault="00396863" w:rsidP="00396863">
            <w:pPr>
              <w:pStyle w:val="Tabletext10"/>
              <w:rPr>
                <w:rStyle w:val="requri"/>
                <w:noProof/>
                <w:lang w:val="en-CA"/>
              </w:rPr>
            </w:pPr>
            <w:r>
              <w:rPr>
                <w:rStyle w:val="requri"/>
                <w:noProof/>
                <w:lang w:val="en-CA"/>
              </w:rPr>
              <w:t>/req/gsml4-</w:t>
            </w:r>
            <w:r w:rsidRPr="00D12552">
              <w:rPr>
                <w:rStyle w:val="requri"/>
                <w:noProof/>
                <w:lang w:val="en-CA"/>
              </w:rPr>
              <w:t>core/uml-</w:t>
            </w:r>
            <w:r>
              <w:rPr>
                <w:rStyle w:val="requri"/>
                <w:noProof/>
                <w:lang w:val="en-CA"/>
              </w:rPr>
              <w:t>polymorphism</w:t>
            </w:r>
          </w:p>
        </w:tc>
        <w:tc>
          <w:tcPr>
            <w:tcW w:w="4678" w:type="dxa"/>
            <w:tcBorders>
              <w:left w:val="nil"/>
            </w:tcBorders>
            <w:shd w:val="clear" w:color="auto" w:fill="auto"/>
          </w:tcPr>
          <w:p w14:paraId="65D1F6C2" w14:textId="6224DBA3" w:rsidR="00396863" w:rsidRPr="00D12552" w:rsidRDefault="000578C2" w:rsidP="000578C2">
            <w:pPr>
              <w:pStyle w:val="Tabletext10"/>
              <w:jc w:val="left"/>
              <w:rPr>
                <w:rStyle w:val="reqtext"/>
                <w:lang w:val="en-CA"/>
              </w:rPr>
            </w:pPr>
            <w:r>
              <w:rPr>
                <w:rStyle w:val="reqtext"/>
                <w:lang w:val="en-CA"/>
              </w:rPr>
              <w:t>Target implementation</w:t>
            </w:r>
            <w:r w:rsidR="00396863">
              <w:rPr>
                <w:rStyle w:val="reqtext"/>
                <w:lang w:val="en-CA"/>
              </w:rPr>
              <w:t xml:space="preserve"> </w:t>
            </w:r>
            <w:r>
              <w:rPr>
                <w:rStyle w:val="reqtext"/>
                <w:lang w:val="en-CA"/>
              </w:rPr>
              <w:t>SHALL</w:t>
            </w:r>
            <w:r w:rsidR="00396863">
              <w:rPr>
                <w:rStyle w:val="reqtext"/>
                <w:lang w:val="en-CA"/>
              </w:rPr>
              <w:t xml:space="preserve"> implement </w:t>
            </w:r>
            <w:r>
              <w:rPr>
                <w:rStyle w:val="reqtext"/>
                <w:lang w:val="en-CA"/>
              </w:rPr>
              <w:t>type substitutions</w:t>
            </w:r>
            <w:r w:rsidR="00396863">
              <w:rPr>
                <w:rStyle w:val="reqtext"/>
                <w:lang w:val="en-CA"/>
              </w:rPr>
              <w:t xml:space="preserve"> inferred from the UML model</w:t>
            </w:r>
            <w:r w:rsidR="007A7721">
              <w:rPr>
                <w:rStyle w:val="reqtext"/>
                <w:lang w:val="en-CA"/>
              </w:rPr>
              <w:t>.</w:t>
            </w:r>
          </w:p>
        </w:tc>
      </w:tr>
    </w:tbl>
    <w:p w14:paraId="64A5A5CB" w14:textId="77777777" w:rsidR="00396863" w:rsidRPr="009F4AF5" w:rsidRDefault="00396863" w:rsidP="000B4F44">
      <w:pPr>
        <w:spacing w:after="120"/>
        <w:rPr>
          <w:color w:val="000000"/>
          <w:lang w:val="en-CA"/>
        </w:rPr>
      </w:pPr>
    </w:p>
    <w:p w14:paraId="41D6450C" w14:textId="14B92977" w:rsidR="00396863" w:rsidRPr="009F4AF5" w:rsidRDefault="00396863" w:rsidP="000F4D17">
      <w:pPr>
        <w:rPr>
          <w:color w:val="000000"/>
          <w:lang w:val="en-CA"/>
        </w:rPr>
      </w:pPr>
      <w:r w:rsidRPr="009F4AF5">
        <w:rPr>
          <w:color w:val="000000"/>
          <w:lang w:val="en-CA"/>
        </w:rPr>
        <w:t xml:space="preserve">The type hierarchy of the UML model implies type substitutions </w:t>
      </w:r>
      <w:r w:rsidR="001E3746">
        <w:rPr>
          <w:color w:val="000000"/>
          <w:lang w:val="en-CA"/>
        </w:rPr>
        <w:t>for</w:t>
      </w:r>
      <w:r w:rsidRPr="009F4AF5">
        <w:rPr>
          <w:color w:val="000000"/>
          <w:lang w:val="en-CA"/>
        </w:rPr>
        <w:t xml:space="preserve"> property values.  Fo</w:t>
      </w:r>
      <w:r w:rsidR="000578C2" w:rsidRPr="009F4AF5">
        <w:rPr>
          <w:color w:val="000000"/>
          <w:lang w:val="en-CA"/>
        </w:rPr>
        <w:t xml:space="preserve">r instance, </w:t>
      </w:r>
      <w:r w:rsidR="00057138" w:rsidRPr="009F4AF5">
        <w:rPr>
          <w:color w:val="000000"/>
          <w:lang w:val="en-CA"/>
        </w:rPr>
        <w:t xml:space="preserve">a property value of type GeologicEvent can be substituted by a value of type DisplacementEvent because DisplacementEvent is a subtype of </w:t>
      </w:r>
      <w:r w:rsidR="00057138" w:rsidRPr="00491ED2">
        <w:rPr>
          <w:rStyle w:val="Entity"/>
        </w:rPr>
        <w:t>GeologicEvent</w:t>
      </w:r>
      <w:r w:rsidR="000578C2" w:rsidRPr="00FB1957">
        <w:t xml:space="preserve"> (</w:t>
      </w:r>
      <w:r w:rsidR="000578C2" w:rsidRPr="00FB1957">
        <w:fldChar w:fldCharType="begin"/>
      </w:r>
      <w:r w:rsidR="000578C2" w:rsidRPr="00FB1957">
        <w:instrText xml:space="preserve"> REF _Ref439677176 \h </w:instrText>
      </w:r>
      <w:r w:rsidR="00A3190F" w:rsidRPr="00FB1957">
        <w:instrText xml:space="preserve"> \* MERGEFORMAT </w:instrText>
      </w:r>
      <w:r w:rsidR="000578C2" w:rsidRPr="00FB1957">
        <w:fldChar w:fldCharType="separate"/>
      </w:r>
      <w:r w:rsidR="00FB1957" w:rsidRPr="00FB1957">
        <w:fldChar w:fldCharType="begin"/>
      </w:r>
      <w:r w:rsidR="00FB1957" w:rsidRPr="00FB1957">
        <w:instrText xml:space="preserve"> REF _Ref456030847 \r \h </w:instrText>
      </w:r>
      <w:r w:rsidR="00FB1957">
        <w:instrText xml:space="preserve"> \* MERGEFORMAT </w:instrText>
      </w:r>
      <w:r w:rsidR="00FB1957" w:rsidRPr="00FB1957">
        <w:fldChar w:fldCharType="separate"/>
      </w:r>
      <w:r w:rsidR="00FB1957" w:rsidRPr="00FB1957">
        <w:t>8.5.4.2</w:t>
      </w:r>
      <w:r w:rsidR="00FB1957" w:rsidRPr="00FB1957">
        <w:fldChar w:fldCharType="end"/>
      </w:r>
      <w:r w:rsidR="00F02ED9" w:rsidRPr="00FB1957">
        <w:t>.</w:t>
      </w:r>
      <w:r w:rsidR="000578C2" w:rsidRPr="00FB1957">
        <w:fldChar w:fldCharType="end"/>
      </w:r>
      <w:r w:rsidR="000578C2" w:rsidRPr="00FB1957">
        <w:t>).</w:t>
      </w:r>
      <w:r w:rsidR="000578C2" w:rsidRPr="009F4AF5">
        <w:rPr>
          <w:color w:val="000000"/>
          <w:lang w:val="en-CA"/>
        </w:rPr>
        <w:t xml:space="preserve">  A lot of property type</w:t>
      </w:r>
      <w:r w:rsidR="00DF50C1" w:rsidRPr="009F4AF5">
        <w:rPr>
          <w:color w:val="000000"/>
          <w:lang w:val="en-CA"/>
        </w:rPr>
        <w:t>s</w:t>
      </w:r>
      <w:r w:rsidR="000578C2" w:rsidRPr="009F4AF5">
        <w:rPr>
          <w:color w:val="000000"/>
          <w:lang w:val="en-CA"/>
        </w:rPr>
        <w:t xml:space="preserve"> are abstract type</w:t>
      </w:r>
      <w:r w:rsidR="009F2680">
        <w:rPr>
          <w:color w:val="000000"/>
          <w:lang w:val="en-CA"/>
        </w:rPr>
        <w:t>s</w:t>
      </w:r>
      <w:r w:rsidR="000578C2" w:rsidRPr="009F4AF5">
        <w:rPr>
          <w:color w:val="000000"/>
          <w:lang w:val="en-CA"/>
        </w:rPr>
        <w:t xml:space="preserve"> and only a concrete subtype </w:t>
      </w:r>
      <w:r w:rsidR="00DF50C1" w:rsidRPr="009F4AF5">
        <w:rPr>
          <w:color w:val="000000"/>
          <w:lang w:val="en-CA"/>
        </w:rPr>
        <w:t>may</w:t>
      </w:r>
      <w:r w:rsidR="000578C2" w:rsidRPr="009F4AF5">
        <w:rPr>
          <w:color w:val="000000"/>
          <w:lang w:val="en-CA"/>
        </w:rPr>
        <w:t xml:space="preserve"> be materialised (as per </w:t>
      </w:r>
      <w:r w:rsidR="000578C2" w:rsidRPr="009F4AF5">
        <w:rPr>
          <w:rStyle w:val="requri"/>
          <w:color w:val="000000"/>
          <w:lang w:val="en-CA"/>
        </w:rPr>
        <w:t>/req/gsml4-core/uml-abstract</w:t>
      </w:r>
      <w:r w:rsidR="000578C2" w:rsidRPr="009F4AF5">
        <w:rPr>
          <w:color w:val="000000"/>
          <w:lang w:val="en-CA"/>
        </w:rPr>
        <w:t>).  A target implementation shall consider type substitutions</w:t>
      </w:r>
      <w:r w:rsidR="00D71D82" w:rsidRPr="009F4AF5">
        <w:rPr>
          <w:color w:val="000000"/>
          <w:lang w:val="en-CA"/>
        </w:rPr>
        <w:t xml:space="preserve"> using mechanisms available for this implementation. </w:t>
      </w:r>
    </w:p>
    <w:p w14:paraId="21D2ACC9" w14:textId="77777777" w:rsidR="000B4F44" w:rsidRPr="00D12552" w:rsidRDefault="000B4F44" w:rsidP="000B4F44">
      <w:pPr>
        <w:pStyle w:val="Heading3"/>
        <w:spacing w:after="240"/>
        <w:rPr>
          <w:lang w:val="en-CA"/>
        </w:rPr>
      </w:pPr>
      <w:bookmarkStart w:id="113" w:name="_Toc456946962"/>
      <w:r w:rsidRPr="00D12552">
        <w:rPr>
          <w:lang w:val="en-CA"/>
        </w:rPr>
        <w:t>Quantities</w:t>
      </w:r>
      <w:bookmarkEnd w:id="113"/>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0253CD84" w14:textId="77777777" w:rsidTr="00415E41">
        <w:trPr>
          <w:cantSplit/>
        </w:trPr>
        <w:tc>
          <w:tcPr>
            <w:tcW w:w="4219" w:type="dxa"/>
            <w:tcBorders>
              <w:right w:val="nil"/>
            </w:tcBorders>
            <w:shd w:val="clear" w:color="auto" w:fill="auto"/>
          </w:tcPr>
          <w:p w14:paraId="2A3B4FEC" w14:textId="77777777" w:rsidR="000B4F44" w:rsidRPr="00BD7B2A" w:rsidRDefault="000B4F44" w:rsidP="00415E41">
            <w:pPr>
              <w:pStyle w:val="Tabletext10"/>
              <w:jc w:val="left"/>
              <w:rPr>
                <w:rStyle w:val="requri"/>
                <w:noProof/>
                <w:lang w:val="fr-CA"/>
              </w:rPr>
            </w:pPr>
            <w:r w:rsidRPr="00BD7B2A">
              <w:rPr>
                <w:rStyle w:val="requri"/>
                <w:noProof/>
                <w:lang w:val="fr-CA"/>
              </w:rPr>
              <w:t>/req/gsml4-core/quantities-uom</w:t>
            </w:r>
          </w:p>
        </w:tc>
        <w:tc>
          <w:tcPr>
            <w:tcW w:w="4678" w:type="dxa"/>
            <w:tcBorders>
              <w:left w:val="nil"/>
            </w:tcBorders>
            <w:shd w:val="clear" w:color="auto" w:fill="auto"/>
          </w:tcPr>
          <w:p w14:paraId="4075CD5A" w14:textId="76727447" w:rsidR="000B4F44" w:rsidRPr="00D12552" w:rsidRDefault="000B4F44" w:rsidP="00415E41">
            <w:pPr>
              <w:pStyle w:val="Tabletext10"/>
              <w:jc w:val="left"/>
              <w:rPr>
                <w:rStyle w:val="reqtext"/>
                <w:lang w:val="en-CA"/>
              </w:rPr>
            </w:pPr>
            <w:r w:rsidRPr="00D12552">
              <w:rPr>
                <w:rStyle w:val="reqtext"/>
                <w:lang w:val="en-CA"/>
              </w:rPr>
              <w:t xml:space="preserve">Quantities and measurements SHALL have explicit units of measure </w:t>
            </w:r>
            <w:r>
              <w:rPr>
                <w:rFonts w:cs="Arial"/>
                <w:sz w:val="18"/>
                <w:lang w:val="en-CA"/>
              </w:rPr>
              <w:t>from a governed ontology</w:t>
            </w:r>
            <w:r w:rsidR="007A7721">
              <w:rPr>
                <w:rFonts w:cs="Arial"/>
                <w:sz w:val="18"/>
                <w:lang w:val="en-CA"/>
              </w:rPr>
              <w:t>.</w:t>
            </w:r>
          </w:p>
        </w:tc>
      </w:tr>
    </w:tbl>
    <w:p w14:paraId="63FFEFEE" w14:textId="77777777" w:rsidR="000B4F44" w:rsidRPr="000B4F44" w:rsidRDefault="000B4F44" w:rsidP="000B4F44">
      <w:pPr>
        <w:spacing w:after="120"/>
        <w:rPr>
          <w:color w:val="000000"/>
          <w:lang w:val="en-CA"/>
        </w:rPr>
      </w:pPr>
    </w:p>
    <w:p w14:paraId="6CA47964" w14:textId="7B9BC66F" w:rsidR="000B4F44" w:rsidRDefault="00491ED2" w:rsidP="000B4F44">
      <w:pPr>
        <w:rPr>
          <w:lang w:val="en-CA"/>
        </w:rPr>
      </w:pPr>
      <w:r>
        <w:rPr>
          <w:lang w:val="en-CA"/>
        </w:rPr>
        <w:t>The quantities and m</w:t>
      </w:r>
      <w:r w:rsidR="000B4F44" w:rsidRPr="00D12552">
        <w:rPr>
          <w:lang w:val="en-CA"/>
        </w:rPr>
        <w:t>easurements units of measure shall be taken from a standard vocabulary governed by an appropriate community</w:t>
      </w:r>
      <w:r w:rsidR="000B4F44">
        <w:rPr>
          <w:lang w:val="en-CA"/>
        </w:rPr>
        <w:t xml:space="preserve">, for example </w:t>
      </w:r>
      <w:r w:rsidR="007A4792">
        <w:rPr>
          <w:lang w:val="en-CA"/>
        </w:rPr>
        <w:t xml:space="preserve">the </w:t>
      </w:r>
      <w:r w:rsidR="007A4792" w:rsidRPr="007A4792">
        <w:rPr>
          <w:lang w:val="en-CA"/>
        </w:rPr>
        <w:t>Unified Code for Units of Measure</w:t>
      </w:r>
      <w:r w:rsidR="007A4792">
        <w:rPr>
          <w:lang w:val="en-CA"/>
        </w:rPr>
        <w:t xml:space="preserve"> (</w:t>
      </w:r>
      <w:r w:rsidR="000B4F44">
        <w:rPr>
          <w:lang w:val="en-CA"/>
        </w:rPr>
        <w:t>UCUM</w:t>
      </w:r>
      <w:r w:rsidR="007A4792">
        <w:rPr>
          <w:lang w:val="en-CA"/>
        </w:rPr>
        <w:t>)</w:t>
      </w:r>
      <w:r w:rsidR="000B4F44">
        <w:rPr>
          <w:lang w:val="en-CA"/>
        </w:rPr>
        <w:t>.</w:t>
      </w:r>
    </w:p>
    <w:p w14:paraId="4D1E9949" w14:textId="46909444" w:rsidR="00EF5FC1" w:rsidRDefault="00EF5FC1" w:rsidP="00EF5FC1">
      <w:pPr>
        <w:pStyle w:val="Heading3"/>
        <w:rPr>
          <w:lang w:val="en-CA"/>
        </w:rPr>
      </w:pPr>
      <w:bookmarkStart w:id="114" w:name="_Toc456946963"/>
      <w:r>
        <w:rPr>
          <w:lang w:val="en-CA"/>
        </w:rPr>
        <w:t>QuantityRange</w:t>
      </w:r>
      <w:bookmarkEnd w:id="114"/>
    </w:p>
    <w:p w14:paraId="29EB650E" w14:textId="77777777" w:rsidR="00EF5FC1" w:rsidRDefault="00EF5FC1" w:rsidP="000B4F44">
      <w:pPr>
        <w:rPr>
          <w:lang w:val="en-CA"/>
        </w:rPr>
      </w:pPr>
    </w:p>
    <w:p w14:paraId="664203D6" w14:textId="70F36FDD" w:rsidR="00EF5FC1" w:rsidRDefault="00EF5FC1" w:rsidP="000B4F44">
      <w:pPr>
        <w:rPr>
          <w:lang w:val="en-CA"/>
        </w:rPr>
      </w:pPr>
      <w:r>
        <w:rPr>
          <w:lang w:val="en-CA"/>
        </w:rPr>
        <w:t xml:space="preserve">A </w:t>
      </w:r>
      <w:r w:rsidR="00491ED2">
        <w:rPr>
          <w:rStyle w:val="Entity"/>
        </w:rPr>
        <w:t xml:space="preserve">QuantityRange </w:t>
      </w:r>
      <w:r>
        <w:rPr>
          <w:lang w:val="en-CA"/>
        </w:rPr>
        <w:t xml:space="preserve">is a quantity formed of a lower and upper value forming a range of values.  </w:t>
      </w:r>
      <w:proofErr w:type="gramStart"/>
      <w:r>
        <w:rPr>
          <w:lang w:val="en-CA"/>
        </w:rPr>
        <w:t xml:space="preserve">If a single value needs to be represented as a </w:t>
      </w:r>
      <w:r w:rsidRPr="00491ED2">
        <w:rPr>
          <w:rStyle w:val="Entity"/>
        </w:rPr>
        <w:t>QuantityRange</w:t>
      </w:r>
      <w:r>
        <w:rPr>
          <w:lang w:val="en-CA"/>
        </w:rPr>
        <w:t>, where the single value is assigned to both lower and upper properties.</w:t>
      </w:r>
      <w:proofErr w:type="gramEnd"/>
    </w:p>
    <w:p w14:paraId="71040BC4" w14:textId="77777777" w:rsidR="00EF5FC1" w:rsidRDefault="00EF5FC1" w:rsidP="000B4F44">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5FC1" w:rsidRPr="00D12552" w14:paraId="191FB8DF" w14:textId="77777777" w:rsidTr="00BC51DB">
        <w:trPr>
          <w:cantSplit/>
        </w:trPr>
        <w:tc>
          <w:tcPr>
            <w:tcW w:w="4219" w:type="dxa"/>
            <w:tcBorders>
              <w:right w:val="nil"/>
            </w:tcBorders>
            <w:shd w:val="clear" w:color="auto" w:fill="auto"/>
          </w:tcPr>
          <w:p w14:paraId="26D26DE4" w14:textId="720454A2" w:rsidR="00EF5FC1" w:rsidRPr="00BD7B2A" w:rsidRDefault="00EF5FC1" w:rsidP="00BC51DB">
            <w:pPr>
              <w:pStyle w:val="Tabletext10"/>
              <w:jc w:val="left"/>
              <w:rPr>
                <w:rStyle w:val="requri"/>
                <w:noProof/>
                <w:lang w:val="fr-CA"/>
              </w:rPr>
            </w:pPr>
            <w:r>
              <w:rPr>
                <w:rStyle w:val="requri"/>
                <w:noProof/>
                <w:lang w:val="fr-CA"/>
              </w:rPr>
              <w:t>/req/gsml4-core/quantities-single-range</w:t>
            </w:r>
          </w:p>
        </w:tc>
        <w:tc>
          <w:tcPr>
            <w:tcW w:w="4678" w:type="dxa"/>
            <w:tcBorders>
              <w:left w:val="nil"/>
            </w:tcBorders>
            <w:shd w:val="clear" w:color="auto" w:fill="auto"/>
          </w:tcPr>
          <w:p w14:paraId="71CE79B3" w14:textId="5F7D18A6" w:rsidR="00EF5FC1" w:rsidRPr="00D12552" w:rsidRDefault="00EF5FC1" w:rsidP="00BC51DB">
            <w:pPr>
              <w:pStyle w:val="Tabletext10"/>
              <w:jc w:val="left"/>
              <w:rPr>
                <w:rStyle w:val="reqtext"/>
                <w:lang w:val="en-CA"/>
              </w:rPr>
            </w:pPr>
            <w:r>
              <w:rPr>
                <w:rStyle w:val="reqtext"/>
                <w:lang w:val="en-CA"/>
              </w:rPr>
              <w:t>QuantityRange properties that must report a single value SHALL assign both lower and upper value as equal to that single value.</w:t>
            </w:r>
          </w:p>
        </w:tc>
      </w:tr>
    </w:tbl>
    <w:p w14:paraId="0D9A2401" w14:textId="77777777" w:rsidR="00EF5FC1" w:rsidRPr="00D12552" w:rsidRDefault="00EF5FC1" w:rsidP="000B4F44">
      <w:pPr>
        <w:rPr>
          <w:lang w:val="en-CA"/>
        </w:rPr>
      </w:pPr>
    </w:p>
    <w:p w14:paraId="1EB2BDF4" w14:textId="77777777" w:rsidR="000B4F44" w:rsidRPr="00D12552" w:rsidRDefault="000B4F44" w:rsidP="00804C60">
      <w:pPr>
        <w:pStyle w:val="Heading3"/>
        <w:spacing w:after="240"/>
        <w:rPr>
          <w:lang w:val="en-CA"/>
        </w:rPr>
      </w:pPr>
      <w:bookmarkStart w:id="115" w:name="_Ref456112534"/>
      <w:bookmarkStart w:id="116" w:name="_Toc456946964"/>
      <w:r w:rsidRPr="00D12552">
        <w:rPr>
          <w:lang w:val="en-CA"/>
        </w:rPr>
        <w:lastRenderedPageBreak/>
        <w:t>Code lists</w:t>
      </w:r>
      <w:bookmarkEnd w:id="115"/>
      <w:bookmarkEnd w:id="116"/>
      <w:r w:rsidRPr="00D12552">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76256692" w14:textId="77777777" w:rsidTr="00415E41">
        <w:trPr>
          <w:cantSplit/>
        </w:trPr>
        <w:tc>
          <w:tcPr>
            <w:tcW w:w="4219" w:type="dxa"/>
            <w:tcBorders>
              <w:right w:val="nil"/>
            </w:tcBorders>
            <w:shd w:val="clear" w:color="auto" w:fill="auto"/>
          </w:tcPr>
          <w:p w14:paraId="1D5C9DE2" w14:textId="0616BDA2" w:rsidR="000B4F44" w:rsidRPr="00BD7B2A" w:rsidRDefault="000B4F44" w:rsidP="002C2D58">
            <w:pPr>
              <w:pStyle w:val="Tabletext10"/>
              <w:jc w:val="left"/>
              <w:rPr>
                <w:rStyle w:val="requri"/>
                <w:noProof/>
                <w:lang w:val="fr-CA"/>
              </w:rPr>
            </w:pPr>
            <w:r>
              <w:rPr>
                <w:rStyle w:val="requri"/>
                <w:noProof/>
                <w:lang w:val="en-CA"/>
              </w:rPr>
              <w:t>/req/gsml4-</w:t>
            </w:r>
            <w:r w:rsidRPr="00D12552">
              <w:rPr>
                <w:rStyle w:val="requri"/>
                <w:noProof/>
                <w:lang w:val="en-CA"/>
              </w:rPr>
              <w:t>core/codelist</w:t>
            </w:r>
          </w:p>
        </w:tc>
        <w:tc>
          <w:tcPr>
            <w:tcW w:w="4678" w:type="dxa"/>
            <w:tcBorders>
              <w:left w:val="nil"/>
            </w:tcBorders>
            <w:shd w:val="clear" w:color="auto" w:fill="auto"/>
          </w:tcPr>
          <w:p w14:paraId="0521A0E0" w14:textId="5EBD3BB3" w:rsidR="000B4F44" w:rsidRPr="00D12552" w:rsidRDefault="000B4F44" w:rsidP="0042253D">
            <w:pPr>
              <w:pStyle w:val="Tabletext10"/>
              <w:jc w:val="left"/>
              <w:rPr>
                <w:rStyle w:val="reqtext"/>
                <w:lang w:val="en-CA"/>
              </w:rPr>
            </w:pPr>
            <w:r w:rsidRPr="00D12552">
              <w:rPr>
                <w:rStyle w:val="reqtext"/>
                <w:lang w:val="en-CA"/>
              </w:rPr>
              <w:t xml:space="preserve">Classes of stereotype &lt;&lt;CodeList&gt;&gt; </w:t>
            </w:r>
            <w:r w:rsidR="00441E20">
              <w:rPr>
                <w:rStyle w:val="reqtext"/>
                <w:lang w:val="en-CA"/>
              </w:rPr>
              <w:t>SHALL</w:t>
            </w:r>
            <w:r w:rsidR="00441E20" w:rsidRPr="00D12552">
              <w:rPr>
                <w:rStyle w:val="reqtext"/>
                <w:lang w:val="en-CA"/>
              </w:rPr>
              <w:t xml:space="preserve"> be</w:t>
            </w:r>
            <w:r w:rsidRPr="00D12552">
              <w:rPr>
                <w:rStyle w:val="reqtext"/>
                <w:lang w:val="en-CA"/>
              </w:rPr>
              <w:t xml:space="preserve"> </w:t>
            </w:r>
            <w:r w:rsidR="009F6B2F">
              <w:rPr>
                <w:rFonts w:cs="Arial"/>
                <w:sz w:val="18"/>
                <w:lang w:val="en-CA"/>
              </w:rPr>
              <w:t xml:space="preserve">encoded as </w:t>
            </w:r>
            <w:r w:rsidRPr="00D12552">
              <w:rPr>
                <w:rFonts w:cs="Arial"/>
                <w:sz w:val="18"/>
                <w:lang w:val="en-CA"/>
              </w:rPr>
              <w:t>URI</w:t>
            </w:r>
            <w:r w:rsidR="009F6B2F">
              <w:rPr>
                <w:rFonts w:cs="Arial"/>
                <w:sz w:val="18"/>
                <w:lang w:val="en-CA"/>
              </w:rPr>
              <w:t xml:space="preserve"> </w:t>
            </w:r>
            <w:r w:rsidR="00441E20">
              <w:rPr>
                <w:rFonts w:cs="Arial"/>
                <w:sz w:val="18"/>
                <w:lang w:val="en-CA"/>
              </w:rPr>
              <w:t>according</w:t>
            </w:r>
            <w:r w:rsidR="009F6B2F">
              <w:rPr>
                <w:rFonts w:cs="Arial"/>
                <w:sz w:val="18"/>
                <w:lang w:val="en-CA"/>
              </w:rPr>
              <w:t xml:space="preserve"> to RFC </w:t>
            </w:r>
            <w:r w:rsidR="005061CC">
              <w:rPr>
                <w:rFonts w:cs="Arial"/>
                <w:sz w:val="18"/>
                <w:lang w:val="en-CA"/>
              </w:rPr>
              <w:t>3986</w:t>
            </w:r>
            <w:r w:rsidR="009F6B2F">
              <w:rPr>
                <w:rFonts w:cs="Arial"/>
                <w:sz w:val="18"/>
                <w:lang w:val="en-CA"/>
              </w:rPr>
              <w:t xml:space="preserve"> associated to a unique term from a controlled vocabulary</w:t>
            </w:r>
            <w:r w:rsidR="007A7721">
              <w:rPr>
                <w:rStyle w:val="reqtext"/>
                <w:lang w:val="en-CA"/>
              </w:rPr>
              <w:t>.</w:t>
            </w:r>
          </w:p>
        </w:tc>
      </w:tr>
    </w:tbl>
    <w:p w14:paraId="13DCEDE5" w14:textId="77777777" w:rsidR="000B4F44" w:rsidRPr="000B4F44" w:rsidRDefault="000B4F44" w:rsidP="000B4F44">
      <w:pPr>
        <w:spacing w:after="120"/>
        <w:rPr>
          <w:color w:val="000000"/>
          <w:lang w:val="en-CA"/>
        </w:rPr>
      </w:pPr>
    </w:p>
    <w:p w14:paraId="026DFF58" w14:textId="5A1CE2A2" w:rsidR="000B4F44" w:rsidRPr="00D12552" w:rsidRDefault="000B4F44" w:rsidP="000B4F44">
      <w:pPr>
        <w:rPr>
          <w:lang w:val="en-CA"/>
        </w:rPr>
      </w:pPr>
      <w:r w:rsidRPr="00D12552">
        <w:rPr>
          <w:lang w:val="en-CA"/>
        </w:rPr>
        <w:t>All properties that require formal vocabularies are modelled in UML as classes having the stereotype &lt;&lt;CodeList&gt;&gt;.  The list of valid terms should be taken from a standard vocabulary gover</w:t>
      </w:r>
      <w:r w:rsidR="007A4792">
        <w:rPr>
          <w:lang w:val="en-CA"/>
        </w:rPr>
        <w:t xml:space="preserve">ned by an appropriate community - for example, </w:t>
      </w:r>
      <w:r w:rsidR="00610E7E">
        <w:rPr>
          <w:lang w:val="en-CA"/>
        </w:rPr>
        <w:t xml:space="preserve">the </w:t>
      </w:r>
      <w:r w:rsidR="007A4792">
        <w:rPr>
          <w:lang w:val="en-CA"/>
        </w:rPr>
        <w:t xml:space="preserve">IUGS CGI </w:t>
      </w:r>
      <w:r w:rsidR="00610E7E">
        <w:rPr>
          <w:lang w:val="en-CA"/>
        </w:rPr>
        <w:t xml:space="preserve">Geoscience Terminology Working Group </w:t>
      </w:r>
      <w:r w:rsidR="007A4792">
        <w:rPr>
          <w:lang w:val="en-CA"/>
        </w:rPr>
        <w:t>(</w:t>
      </w:r>
      <w:hyperlink r:id="rId23" w:history="1">
        <w:r w:rsidR="00610E7E" w:rsidRPr="00445F04">
          <w:rPr>
            <w:rStyle w:val="Hyperlink"/>
            <w:lang w:val="en-CA"/>
          </w:rPr>
          <w:t>http://www.cgi-iugs.org/tech_collaboration/geoscience_terminology_working_group.html</w:t>
        </w:r>
      </w:hyperlink>
      <w:r w:rsidR="00610E7E">
        <w:rPr>
          <w:lang w:val="en-CA"/>
        </w:rPr>
        <w:t xml:space="preserve"> and </w:t>
      </w:r>
      <w:hyperlink r:id="rId24" w:history="1">
        <w:r w:rsidR="007A4792" w:rsidRPr="00445F04">
          <w:rPr>
            <w:rStyle w:val="Hyperlink"/>
            <w:lang w:val="en-CA"/>
          </w:rPr>
          <w:t>http://resource.geosciml.org</w:t>
        </w:r>
      </w:hyperlink>
      <w:r w:rsidR="007A4792">
        <w:rPr>
          <w:lang w:val="en-CA"/>
        </w:rPr>
        <w:t>)</w:t>
      </w:r>
      <w:r w:rsidR="001E3746">
        <w:rPr>
          <w:lang w:val="en-CA"/>
        </w:rPr>
        <w:t xml:space="preserve"> or INSPIRE</w:t>
      </w:r>
      <w:r w:rsidR="007A4792">
        <w:rPr>
          <w:lang w:val="en-CA"/>
        </w:rPr>
        <w:t xml:space="preserve">. </w:t>
      </w:r>
    </w:p>
    <w:p w14:paraId="61A151EE" w14:textId="35323414" w:rsidR="005C6E68" w:rsidRDefault="005C6E68" w:rsidP="00DB1F99">
      <w:pPr>
        <w:rPr>
          <w:lang w:val="en-CA"/>
        </w:rPr>
      </w:pPr>
      <w:bookmarkStart w:id="117" w:name="_Toc448329425"/>
      <w:bookmarkStart w:id="118" w:name="_Toc448329573"/>
      <w:bookmarkStart w:id="119" w:name="_Toc448329959"/>
      <w:bookmarkStart w:id="120" w:name="_Toc448329426"/>
      <w:bookmarkStart w:id="121" w:name="_Toc448329574"/>
      <w:bookmarkStart w:id="122" w:name="_Toc448329960"/>
      <w:bookmarkEnd w:id="117"/>
      <w:bookmarkEnd w:id="118"/>
      <w:bookmarkEnd w:id="119"/>
      <w:bookmarkEnd w:id="120"/>
      <w:bookmarkEnd w:id="121"/>
      <w:bookmarkEnd w:id="122"/>
    </w:p>
    <w:p w14:paraId="04D0F43A" w14:textId="5EE28DB1" w:rsidR="005C6E68" w:rsidRDefault="005C6E68" w:rsidP="003C3333">
      <w:pPr>
        <w:pStyle w:val="Heading2"/>
        <w:rPr>
          <w:lang w:val="en-CA"/>
        </w:rPr>
      </w:pPr>
      <w:bookmarkStart w:id="123" w:name="_Toc456946965"/>
      <w:bookmarkStart w:id="124" w:name="_Ref457577515"/>
      <w:r>
        <w:rPr>
          <w:lang w:val="en-CA"/>
        </w:rPr>
        <w:t>Linked Open Data</w:t>
      </w:r>
      <w:bookmarkEnd w:id="123"/>
      <w:bookmarkEnd w:id="124"/>
      <w:r w:rsidR="002B564B">
        <w:rPr>
          <w:lang w:val="en-CA"/>
        </w:rPr>
        <w:t xml:space="preserve"> Requirements Class (Normative)</w:t>
      </w:r>
    </w:p>
    <w:p w14:paraId="7DB517DD" w14:textId="77777777" w:rsidR="00113872" w:rsidRDefault="00113872" w:rsidP="00DB1F99">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113872" w:rsidRPr="005A0586" w14:paraId="5935030F" w14:textId="77777777" w:rsidTr="00C44305">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3FFD903" w14:textId="1D053F98" w:rsidR="00113872" w:rsidRPr="005A0586" w:rsidRDefault="00113872" w:rsidP="00C44305">
            <w:pPr>
              <w:keepNext/>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Requirements Class</w:t>
            </w:r>
          </w:p>
        </w:tc>
      </w:tr>
      <w:tr w:rsidR="00113872" w:rsidRPr="005A0586" w14:paraId="17D87BCA" w14:textId="77777777" w:rsidTr="00C44305">
        <w:tc>
          <w:tcPr>
            <w:tcW w:w="8897" w:type="dxa"/>
            <w:gridSpan w:val="2"/>
            <w:tcBorders>
              <w:top w:val="single" w:sz="12" w:space="0" w:color="auto"/>
              <w:left w:val="single" w:sz="12" w:space="0" w:color="auto"/>
              <w:bottom w:val="single" w:sz="12" w:space="0" w:color="auto"/>
              <w:right w:val="single" w:sz="12" w:space="0" w:color="auto"/>
            </w:tcBorders>
          </w:tcPr>
          <w:p w14:paraId="61C32E6A" w14:textId="085AC35B" w:rsidR="00113872" w:rsidRPr="005A0586" w:rsidRDefault="00113872" w:rsidP="00C44305">
            <w:pPr>
              <w:spacing w:before="100" w:beforeAutospacing="1" w:after="100" w:afterAutospacing="1" w:line="230" w:lineRule="atLeast"/>
              <w:jc w:val="both"/>
              <w:rPr>
                <w:rFonts w:ascii="Calibri" w:eastAsia="MS Mincho" w:hAnsi="Calibri"/>
                <w:b/>
                <w:sz w:val="20"/>
                <w:szCs w:val="20"/>
                <w:lang w:val="en-CA"/>
              </w:rPr>
            </w:pPr>
            <w:r>
              <w:rPr>
                <w:rStyle w:val="requri"/>
                <w:rFonts w:ascii="Calibri" w:hAnsi="Calibri"/>
                <w:sz w:val="20"/>
                <w:szCs w:val="20"/>
                <w:lang w:val="en-CA"/>
              </w:rPr>
              <w:t>/req/gsml4-lob</w:t>
            </w:r>
          </w:p>
        </w:tc>
      </w:tr>
      <w:tr w:rsidR="00113872" w:rsidRPr="005A0586" w14:paraId="71A778E2" w14:textId="77777777" w:rsidTr="00C44305">
        <w:tc>
          <w:tcPr>
            <w:tcW w:w="1809" w:type="dxa"/>
            <w:tcBorders>
              <w:top w:val="single" w:sz="12" w:space="0" w:color="auto"/>
              <w:left w:val="single" w:sz="12" w:space="0" w:color="auto"/>
              <w:bottom w:val="single" w:sz="4" w:space="0" w:color="auto"/>
              <w:right w:val="single" w:sz="4" w:space="0" w:color="auto"/>
            </w:tcBorders>
          </w:tcPr>
          <w:p w14:paraId="6711C1B5" w14:textId="77777777" w:rsidR="00113872" w:rsidRPr="005A0586" w:rsidRDefault="00113872" w:rsidP="00C44305">
            <w:pPr>
              <w:spacing w:before="100" w:beforeAutospacing="1" w:after="100" w:afterAutospacing="1" w:line="230" w:lineRule="atLeast"/>
              <w:jc w:val="both"/>
              <w:rPr>
                <w:rFonts w:ascii="Calibri" w:eastAsia="MS Mincho" w:hAnsi="Calibri"/>
                <w:b/>
                <w:sz w:val="20"/>
                <w:szCs w:val="20"/>
                <w:lang w:val="en-CA"/>
              </w:rPr>
            </w:pPr>
            <w:r w:rsidRPr="00C330C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F4127FA" w14:textId="77777777" w:rsidR="00113872" w:rsidRPr="00C330C2" w:rsidRDefault="00113872" w:rsidP="00C44305">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Encoding specification</w:t>
            </w:r>
          </w:p>
        </w:tc>
      </w:tr>
      <w:tr w:rsidR="00113872" w:rsidRPr="005A0586" w14:paraId="4554F645" w14:textId="77777777" w:rsidTr="00C44305">
        <w:tc>
          <w:tcPr>
            <w:tcW w:w="1809" w:type="dxa"/>
            <w:tcBorders>
              <w:top w:val="single" w:sz="4" w:space="0" w:color="auto"/>
              <w:left w:val="single" w:sz="12" w:space="0" w:color="auto"/>
              <w:bottom w:val="single" w:sz="4" w:space="0" w:color="auto"/>
              <w:right w:val="single" w:sz="4" w:space="0" w:color="auto"/>
            </w:tcBorders>
          </w:tcPr>
          <w:p w14:paraId="40D578DA" w14:textId="77777777" w:rsidR="00113872" w:rsidRPr="005375F0" w:rsidRDefault="00113872" w:rsidP="00C44305">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88A1BAF" w14:textId="40A136A0" w:rsidR="00113872" w:rsidRPr="00113872" w:rsidRDefault="00113872" w:rsidP="00C44305">
            <w:pPr>
              <w:spacing w:before="100" w:beforeAutospacing="1" w:after="100" w:afterAutospacing="1" w:line="230" w:lineRule="atLeast"/>
              <w:jc w:val="both"/>
              <w:rPr>
                <w:rFonts w:ascii="Calibri" w:eastAsia="MS Mincho" w:hAnsi="Calibri"/>
                <w:b/>
                <w:sz w:val="20"/>
                <w:szCs w:val="20"/>
                <w:lang w:val="en-CA"/>
              </w:rPr>
            </w:pPr>
            <w:r w:rsidRPr="00113872">
              <w:rPr>
                <w:rStyle w:val="requri"/>
                <w:rFonts w:ascii="Calibri" w:hAnsi="Calibri"/>
                <w:b w:val="0"/>
                <w:sz w:val="20"/>
                <w:szCs w:val="20"/>
                <w:lang w:val="en-CA"/>
              </w:rPr>
              <w:t>/req/gsml4-core</w:t>
            </w:r>
          </w:p>
        </w:tc>
      </w:tr>
      <w:tr w:rsidR="00113872" w:rsidRPr="005A0586" w14:paraId="01157D68" w14:textId="77777777" w:rsidTr="00C44305">
        <w:tc>
          <w:tcPr>
            <w:tcW w:w="1809" w:type="dxa"/>
            <w:tcBorders>
              <w:top w:val="single" w:sz="4" w:space="0" w:color="auto"/>
              <w:left w:val="single" w:sz="12" w:space="0" w:color="auto"/>
              <w:bottom w:val="single" w:sz="4" w:space="0" w:color="auto"/>
              <w:right w:val="single" w:sz="4" w:space="0" w:color="auto"/>
            </w:tcBorders>
          </w:tcPr>
          <w:p w14:paraId="67788BE8" w14:textId="77777777" w:rsidR="00113872" w:rsidRPr="005375F0" w:rsidRDefault="00113872" w:rsidP="00C44305">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69C3121" w14:textId="79D7BF1C" w:rsidR="00113872" w:rsidRPr="00C330C2" w:rsidRDefault="00113872" w:rsidP="00C44305">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URI</w:t>
            </w:r>
          </w:p>
        </w:tc>
      </w:tr>
      <w:tr w:rsidR="00113872" w:rsidRPr="005A0586" w14:paraId="6AA03907" w14:textId="77777777" w:rsidTr="00C44305">
        <w:tc>
          <w:tcPr>
            <w:tcW w:w="1809" w:type="dxa"/>
            <w:tcBorders>
              <w:top w:val="single" w:sz="4" w:space="0" w:color="auto"/>
              <w:left w:val="single" w:sz="12" w:space="0" w:color="auto"/>
              <w:bottom w:val="single" w:sz="4" w:space="0" w:color="auto"/>
              <w:right w:val="single" w:sz="4" w:space="0" w:color="auto"/>
            </w:tcBorders>
          </w:tcPr>
          <w:p w14:paraId="3078BE06" w14:textId="77777777" w:rsidR="00113872" w:rsidRPr="005375F0" w:rsidRDefault="00113872" w:rsidP="00C44305">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31EAB59" w14:textId="703CE07C" w:rsidR="00113872" w:rsidRPr="00C330C2" w:rsidRDefault="00113872" w:rsidP="00C44305">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HTTP</w:t>
            </w:r>
          </w:p>
        </w:tc>
      </w:tr>
      <w:tr w:rsidR="00113872" w:rsidRPr="005A0586" w14:paraId="7AF5A7A2" w14:textId="77777777" w:rsidTr="00C44305">
        <w:tc>
          <w:tcPr>
            <w:tcW w:w="1809" w:type="dxa"/>
            <w:tcBorders>
              <w:top w:val="single" w:sz="4" w:space="0" w:color="auto"/>
              <w:left w:val="single" w:sz="12" w:space="0" w:color="auto"/>
              <w:bottom w:val="single" w:sz="4" w:space="0" w:color="auto"/>
              <w:right w:val="single" w:sz="4" w:space="0" w:color="auto"/>
            </w:tcBorders>
            <w:shd w:val="clear" w:color="auto" w:fill="BFBFBF"/>
          </w:tcPr>
          <w:p w14:paraId="732046D7" w14:textId="77777777" w:rsidR="00113872" w:rsidRPr="005A0586" w:rsidRDefault="00113872" w:rsidP="00C44305">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489CF93" w14:textId="77777777" w:rsidR="006A6D5E" w:rsidRDefault="006A6D5E" w:rsidP="00C44305">
            <w:pPr>
              <w:spacing w:before="100" w:beforeAutospacing="1" w:after="100" w:afterAutospacing="1" w:line="230" w:lineRule="atLeast"/>
              <w:rPr>
                <w:rFonts w:ascii="Calibri" w:eastAsia="MS Mincho" w:hAnsi="Calibri"/>
                <w:sz w:val="20"/>
                <w:szCs w:val="20"/>
                <w:lang w:val="en-CA"/>
              </w:rPr>
            </w:pPr>
            <w:r>
              <w:rPr>
                <w:rStyle w:val="requri"/>
                <w:noProof/>
                <w:lang w:val="en-CA"/>
              </w:rPr>
              <w:t>/req/gsml4-lod</w:t>
            </w:r>
            <w:r w:rsidRPr="00D12552">
              <w:rPr>
                <w:rStyle w:val="requri"/>
                <w:noProof/>
                <w:lang w:val="en-CA"/>
              </w:rPr>
              <w:t>/codelistURI</w:t>
            </w:r>
            <w:r w:rsidRPr="00C330C2">
              <w:rPr>
                <w:rFonts w:ascii="Calibri" w:eastAsia="MS Mincho" w:hAnsi="Calibri"/>
                <w:sz w:val="20"/>
                <w:szCs w:val="20"/>
                <w:lang w:val="en-CA"/>
              </w:rPr>
              <w:t xml:space="preserve"> </w:t>
            </w:r>
          </w:p>
          <w:p w14:paraId="1F2C20DE" w14:textId="0A49E4F8" w:rsidR="00113872" w:rsidRPr="00C330C2" w:rsidRDefault="006A6D5E" w:rsidP="00C44305">
            <w:pPr>
              <w:spacing w:before="100" w:beforeAutospacing="1" w:after="100" w:afterAutospacing="1" w:line="230" w:lineRule="atLeast"/>
              <w:rPr>
                <w:rFonts w:ascii="Calibri" w:eastAsia="MS Mincho" w:hAnsi="Calibri"/>
                <w:sz w:val="20"/>
                <w:szCs w:val="20"/>
                <w:lang w:val="en-CA"/>
              </w:rPr>
            </w:pPr>
            <w:r w:rsidRPr="00D12552">
              <w:rPr>
                <w:rStyle w:val="reqtext"/>
                <w:lang w:val="en-CA"/>
              </w:rPr>
              <w:t xml:space="preserve">URI used for vocabulary terms </w:t>
            </w:r>
            <w:r>
              <w:rPr>
                <w:rStyle w:val="reqtext"/>
                <w:lang w:val="en-CA"/>
              </w:rPr>
              <w:t>SHALL</w:t>
            </w:r>
            <w:r w:rsidRPr="00D12552">
              <w:rPr>
                <w:rStyle w:val="reqtext"/>
                <w:lang w:val="en-CA"/>
              </w:rPr>
              <w:t xml:space="preserve"> be resolvable using Linked </w:t>
            </w:r>
            <w:r>
              <w:rPr>
                <w:rStyle w:val="reqtext"/>
                <w:lang w:val="en-CA"/>
              </w:rPr>
              <w:t xml:space="preserve">Open </w:t>
            </w:r>
            <w:r w:rsidRPr="00D12552">
              <w:rPr>
                <w:rStyle w:val="reqtext"/>
                <w:lang w:val="en-CA"/>
              </w:rPr>
              <w:t>Data principles.</w:t>
            </w:r>
          </w:p>
        </w:tc>
      </w:tr>
      <w:tr w:rsidR="00113872" w:rsidRPr="005A0586" w14:paraId="315EF019" w14:textId="77777777" w:rsidTr="00C44305">
        <w:tc>
          <w:tcPr>
            <w:tcW w:w="1809" w:type="dxa"/>
            <w:tcBorders>
              <w:top w:val="single" w:sz="4" w:space="0" w:color="auto"/>
              <w:left w:val="single" w:sz="12" w:space="0" w:color="auto"/>
              <w:bottom w:val="single" w:sz="4" w:space="0" w:color="auto"/>
              <w:right w:val="single" w:sz="4" w:space="0" w:color="auto"/>
            </w:tcBorders>
            <w:shd w:val="clear" w:color="auto" w:fill="BFBFBF"/>
          </w:tcPr>
          <w:p w14:paraId="3D2CDA87" w14:textId="77777777" w:rsidR="00113872" w:rsidRPr="005A0586" w:rsidRDefault="00113872" w:rsidP="00C44305">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12B81B9" w14:textId="77777777" w:rsidR="006A6D5E" w:rsidRDefault="006A6D5E" w:rsidP="00C44305">
            <w:pPr>
              <w:spacing w:before="100" w:beforeAutospacing="1" w:after="100" w:afterAutospacing="1" w:line="230" w:lineRule="atLeast"/>
              <w:jc w:val="both"/>
              <w:rPr>
                <w:rFonts w:ascii="Calibri" w:eastAsia="MS Mincho" w:hAnsi="Calibri"/>
                <w:b/>
                <w:noProof/>
                <w:sz w:val="20"/>
                <w:szCs w:val="20"/>
                <w:lang w:val="en-CA"/>
              </w:rPr>
            </w:pPr>
            <w:r w:rsidRPr="006A6D5E">
              <w:rPr>
                <w:rFonts w:ascii="Calibri" w:eastAsia="MS Mincho" w:hAnsi="Calibri"/>
                <w:b/>
                <w:noProof/>
                <w:sz w:val="20"/>
                <w:szCs w:val="20"/>
                <w:lang w:val="en-CA"/>
              </w:rPr>
              <w:t xml:space="preserve">/req/gsml4-lod/identifier </w:t>
            </w:r>
          </w:p>
          <w:p w14:paraId="28E9EE12" w14:textId="6AD4A0CE" w:rsidR="00113872" w:rsidRPr="00C330C2" w:rsidRDefault="006A6D5E" w:rsidP="00C44305">
            <w:pPr>
              <w:spacing w:before="100" w:beforeAutospacing="1" w:after="100" w:afterAutospacing="1" w:line="230" w:lineRule="atLeast"/>
              <w:jc w:val="both"/>
              <w:rPr>
                <w:rFonts w:ascii="Calibri" w:eastAsia="MS Mincho" w:hAnsi="Calibri"/>
                <w:b/>
                <w:sz w:val="20"/>
                <w:szCs w:val="20"/>
                <w:lang w:val="en-CA"/>
              </w:rPr>
            </w:pPr>
            <w:r w:rsidRPr="006A6D5E">
              <w:rPr>
                <w:rFonts w:ascii="Calibri" w:eastAsia="MS Mincho" w:hAnsi="Calibri"/>
                <w:sz w:val="20"/>
                <w:szCs w:val="20"/>
                <w:lang w:val="en-CA"/>
              </w:rPr>
              <w:t>HTTP URI used as identifiers SHALL be resolvable following Linked Open Data principles.</w:t>
            </w:r>
          </w:p>
        </w:tc>
      </w:tr>
      <w:tr w:rsidR="005B676D" w:rsidRPr="005A0586" w14:paraId="2FD9C059" w14:textId="77777777" w:rsidTr="00C44305">
        <w:tc>
          <w:tcPr>
            <w:tcW w:w="1809" w:type="dxa"/>
            <w:tcBorders>
              <w:top w:val="single" w:sz="4" w:space="0" w:color="auto"/>
              <w:left w:val="single" w:sz="12" w:space="0" w:color="auto"/>
              <w:bottom w:val="single" w:sz="4" w:space="0" w:color="auto"/>
              <w:right w:val="single" w:sz="4" w:space="0" w:color="auto"/>
            </w:tcBorders>
            <w:shd w:val="clear" w:color="auto" w:fill="BFBFBF"/>
          </w:tcPr>
          <w:p w14:paraId="1341C11F" w14:textId="4FB4D3FF" w:rsidR="005B676D" w:rsidRPr="005A0586" w:rsidRDefault="005B676D" w:rsidP="00C44305">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6C868038" w14:textId="77777777" w:rsidR="005B676D" w:rsidRDefault="005B676D" w:rsidP="00C44305">
            <w:pPr>
              <w:spacing w:before="100" w:beforeAutospacing="1" w:after="100" w:afterAutospacing="1" w:line="230" w:lineRule="atLeast"/>
              <w:jc w:val="both"/>
              <w:rPr>
                <w:rStyle w:val="requri"/>
                <w:lang w:val="en-CA"/>
              </w:rPr>
            </w:pPr>
            <w:r>
              <w:rPr>
                <w:rStyle w:val="requri"/>
                <w:lang w:val="en-CA"/>
              </w:rPr>
              <w:t>/req/gsml4-lod/gsml-representation</w:t>
            </w:r>
          </w:p>
          <w:p w14:paraId="5C9A8B2A" w14:textId="0E1D3ADE" w:rsidR="005B676D" w:rsidRPr="006A6D5E" w:rsidRDefault="005B676D" w:rsidP="005B676D">
            <w:pPr>
              <w:spacing w:before="100" w:beforeAutospacing="1" w:after="100" w:afterAutospacing="1" w:line="230" w:lineRule="atLeast"/>
              <w:jc w:val="both"/>
              <w:rPr>
                <w:rFonts w:ascii="Calibri" w:eastAsia="MS Mincho" w:hAnsi="Calibri"/>
                <w:b/>
                <w:noProof/>
                <w:sz w:val="20"/>
                <w:szCs w:val="20"/>
                <w:lang w:val="en-CA"/>
              </w:rPr>
            </w:pPr>
            <w:r>
              <w:rPr>
                <w:rStyle w:val="reqtext"/>
                <w:lang w:val="en-CA"/>
              </w:rPr>
              <w:t xml:space="preserve">Dereferencable </w:t>
            </w:r>
            <w:r w:rsidRPr="00D12552">
              <w:rPr>
                <w:rStyle w:val="reqtext"/>
                <w:lang w:val="en-CA"/>
              </w:rPr>
              <w:t xml:space="preserve">HTTP URI used as identifiers </w:t>
            </w:r>
            <w:r>
              <w:rPr>
                <w:rStyle w:val="reqtext"/>
                <w:lang w:val="en-CA"/>
              </w:rPr>
              <w:t>SHOULD</w:t>
            </w:r>
            <w:r w:rsidRPr="00D12552">
              <w:rPr>
                <w:rStyle w:val="reqtext"/>
                <w:lang w:val="en-CA"/>
              </w:rPr>
              <w:t xml:space="preserve"> </w:t>
            </w:r>
            <w:r>
              <w:rPr>
                <w:rStyle w:val="reqtext"/>
                <w:lang w:val="en-CA"/>
              </w:rPr>
              <w:t xml:space="preserve">provide GeoSciML 4.1 </w:t>
            </w:r>
            <w:r w:rsidR="00A9072E">
              <w:rPr>
                <w:rStyle w:val="reqtext"/>
                <w:lang w:val="en-CA"/>
              </w:rPr>
              <w:t xml:space="preserve">encoding </w:t>
            </w:r>
            <w:r>
              <w:rPr>
                <w:rStyle w:val="reqtext"/>
                <w:lang w:val="en-CA"/>
              </w:rPr>
              <w:t>as one of its representations.</w:t>
            </w:r>
          </w:p>
        </w:tc>
      </w:tr>
      <w:tr w:rsidR="006A6D5E" w:rsidRPr="005A0586" w14:paraId="4A110EC3" w14:textId="77777777" w:rsidTr="00C44305">
        <w:tc>
          <w:tcPr>
            <w:tcW w:w="1809" w:type="dxa"/>
            <w:tcBorders>
              <w:top w:val="single" w:sz="4" w:space="0" w:color="auto"/>
              <w:left w:val="single" w:sz="12" w:space="0" w:color="auto"/>
              <w:bottom w:val="single" w:sz="4" w:space="0" w:color="auto"/>
              <w:right w:val="single" w:sz="4" w:space="0" w:color="auto"/>
            </w:tcBorders>
            <w:shd w:val="clear" w:color="auto" w:fill="BFBFBF"/>
          </w:tcPr>
          <w:p w14:paraId="42C72406" w14:textId="0B703844" w:rsidR="006A6D5E" w:rsidRPr="005A0586" w:rsidRDefault="006A6D5E" w:rsidP="00C44305">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4BCC859" w14:textId="77777777" w:rsidR="006A6D5E" w:rsidRDefault="006A6D5E" w:rsidP="00C44305">
            <w:pPr>
              <w:spacing w:before="100" w:beforeAutospacing="1" w:after="100" w:afterAutospacing="1" w:line="230" w:lineRule="atLeast"/>
              <w:jc w:val="both"/>
            </w:pPr>
            <w:r>
              <w:rPr>
                <w:rStyle w:val="requri"/>
                <w:lang w:val="en-CA"/>
              </w:rPr>
              <w:t>/req/gsml4-lod</w:t>
            </w:r>
            <w:r w:rsidRPr="00D12552">
              <w:rPr>
                <w:rStyle w:val="requri"/>
                <w:lang w:val="en-CA"/>
              </w:rPr>
              <w:t>/</w:t>
            </w:r>
            <w:r>
              <w:rPr>
                <w:rStyle w:val="requri"/>
                <w:lang w:val="en-CA"/>
              </w:rPr>
              <w:t>byref</w:t>
            </w:r>
            <w:r>
              <w:t xml:space="preserve"> </w:t>
            </w:r>
          </w:p>
          <w:p w14:paraId="6CBDD7EA" w14:textId="30A18654" w:rsidR="006A6D5E" w:rsidRPr="006A6D5E" w:rsidRDefault="006A6D5E" w:rsidP="00C44305">
            <w:pPr>
              <w:spacing w:before="100" w:beforeAutospacing="1" w:after="100" w:afterAutospacing="1" w:line="230" w:lineRule="atLeast"/>
              <w:jc w:val="both"/>
              <w:rPr>
                <w:rFonts w:ascii="Arial" w:hAnsi="Arial"/>
                <w:b/>
                <w:sz w:val="18"/>
                <w:lang w:val="en-CA"/>
              </w:rPr>
            </w:pPr>
            <w:r w:rsidRPr="006A6D5E">
              <w:rPr>
                <w:rStyle w:val="requri"/>
                <w:b w:val="0"/>
                <w:lang w:val="en-CA"/>
              </w:rPr>
              <w:t>HTTP URI used as external references to a feature SHALL resolve to a representation of that feature.</w:t>
            </w:r>
          </w:p>
        </w:tc>
      </w:tr>
    </w:tbl>
    <w:p w14:paraId="469317AB" w14:textId="77777777" w:rsidR="00113872" w:rsidRDefault="00113872" w:rsidP="00DB1F99">
      <w:pPr>
        <w:rPr>
          <w:lang w:val="en-CA"/>
        </w:rPr>
      </w:pPr>
    </w:p>
    <w:p w14:paraId="4FB62AFE" w14:textId="4C79A040" w:rsidR="00C44305" w:rsidRDefault="00C44305" w:rsidP="00C44305">
      <w:pPr>
        <w:rPr>
          <w:lang w:val="en-CA"/>
        </w:rPr>
      </w:pPr>
      <w:r>
        <w:rPr>
          <w:lang w:val="en-CA"/>
        </w:rPr>
        <w:t>Although OGC standards are not restricted to a web environment, it is strongly influenced by this environment.  GeoSciML has originally been developed specifically for XML, but many other encodings are suitables hypermedia formats (RDF/XML, JSON-LD, HTML).  This class describes extra validation rules that shall be implemented to turn GeoSciML data instances into hypermedias compatible with Linked Open Data principles.</w:t>
      </w:r>
    </w:p>
    <w:p w14:paraId="7180CF1A" w14:textId="26F2D7CC" w:rsidR="00DA41F8" w:rsidRDefault="00113872" w:rsidP="00DB1F99">
      <w:pPr>
        <w:rPr>
          <w:lang w:val="en-CA"/>
        </w:rPr>
      </w:pPr>
      <w:r>
        <w:rPr>
          <w:lang w:val="en-CA"/>
        </w:rPr>
        <w:lastRenderedPageBreak/>
        <w:t xml:space="preserve">Linked Open Data is a method to publish structured data on the web.  It leverages existing web technologies such as HTTP (transfer protocol) and URI (addressing over the web) to connect </w:t>
      </w:r>
      <w:r w:rsidR="00C44305">
        <w:rPr>
          <w:lang w:val="en-CA"/>
        </w:rPr>
        <w:t xml:space="preserve">structured </w:t>
      </w:r>
      <w:r>
        <w:rPr>
          <w:lang w:val="en-CA"/>
        </w:rPr>
        <w:t xml:space="preserve">resources.  The principle is similar to interconnected web pages through hyperlinks, except that pages are replace with </w:t>
      </w:r>
      <w:r w:rsidR="00C44305">
        <w:rPr>
          <w:lang w:val="en-CA"/>
        </w:rPr>
        <w:t>structured information that can be processed by machines.</w:t>
      </w:r>
    </w:p>
    <w:p w14:paraId="178CBE2E" w14:textId="4492B310" w:rsidR="00C44305" w:rsidRDefault="00C44305" w:rsidP="00DB1F99">
      <w:pPr>
        <w:rPr>
          <w:lang w:val="en-CA"/>
        </w:rPr>
      </w:pPr>
      <w:r>
        <w:rPr>
          <w:lang w:val="en-CA"/>
        </w:rPr>
        <w:t xml:space="preserve">The following requirements </w:t>
      </w:r>
      <w:r w:rsidR="00674005">
        <w:rPr>
          <w:lang w:val="en-CA"/>
        </w:rPr>
        <w:t>essentially impose that URI used as vocabulary, identifiers and references can be “deferenced”, which is “</w:t>
      </w:r>
      <w:r w:rsidR="00674005" w:rsidRPr="00674005">
        <w:rPr>
          <w:i/>
          <w:lang w:val="en-CA"/>
        </w:rPr>
        <w:t>The act of retrieving a representation of a resource identified by a URI</w:t>
      </w:r>
      <w:r w:rsidR="00674005">
        <w:rPr>
          <w:lang w:val="en-CA"/>
        </w:rPr>
        <w:t>”</w:t>
      </w:r>
      <w:r w:rsidR="00674005">
        <w:rPr>
          <w:rStyle w:val="FootnoteReference"/>
          <w:lang w:val="en-CA"/>
        </w:rPr>
        <w:footnoteReference w:id="2"/>
      </w:r>
      <w:r w:rsidR="00674005">
        <w:rPr>
          <w:lang w:val="en-CA"/>
        </w:rPr>
        <w:t xml:space="preserve"> from the web.  A resource can have multiple representations (GML, XML, RDF, etc.) and this specification does not impose a particular one, although it is common sense in this context to provide a GeoSciML reprensentation for geological features. </w:t>
      </w:r>
    </w:p>
    <w:p w14:paraId="4AEC4767" w14:textId="21C80EBC" w:rsidR="00A9072E" w:rsidRDefault="00A9072E" w:rsidP="00DB1F99">
      <w:pPr>
        <w:rPr>
          <w:lang w:val="en-CA"/>
        </w:rPr>
      </w:pPr>
      <w:r>
        <w:rPr>
          <w:lang w:val="en-CA"/>
        </w:rPr>
        <w:t xml:space="preserve">It is important to note that a HTTP URI in this context is </w:t>
      </w:r>
      <w:r w:rsidRPr="006E5E12">
        <w:rPr>
          <w:u w:val="single"/>
          <w:lang w:val="en-CA"/>
        </w:rPr>
        <w:t>both</w:t>
      </w:r>
      <w:r>
        <w:rPr>
          <w:lang w:val="en-CA"/>
        </w:rPr>
        <w:t xml:space="preserve"> an identifier and a location.  The same identifier is used to refer to any number of representations.  Therefore, different representations are selected </w:t>
      </w:r>
      <w:r w:rsidR="006E5E12">
        <w:rPr>
          <w:lang w:val="en-CA"/>
        </w:rPr>
        <w:t>through content negociation with the server.</w:t>
      </w:r>
    </w:p>
    <w:p w14:paraId="6937EC47" w14:textId="77777777" w:rsidR="005C6E68" w:rsidRPr="00D12552" w:rsidRDefault="005C6E68" w:rsidP="005C6E68">
      <w:pPr>
        <w:pStyle w:val="Heading3"/>
        <w:rPr>
          <w:lang w:val="en-CA"/>
        </w:rPr>
      </w:pPr>
      <w:bookmarkStart w:id="125" w:name="_Toc456946966"/>
      <w:r w:rsidRPr="00D12552">
        <w:rPr>
          <w:lang w:val="en-CA"/>
        </w:rPr>
        <w:t>Code lists URI</w:t>
      </w:r>
      <w:bookmarkEnd w:id="125"/>
    </w:p>
    <w:tbl>
      <w:tblPr>
        <w:tblpPr w:leftFromText="180" w:rightFromText="180" w:vertAnchor="text" w:horzAnchor="margin" w:tblpY="177"/>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C6E68" w:rsidRPr="00D12552" w14:paraId="76F051FE" w14:textId="77777777" w:rsidTr="005C6E68">
        <w:trPr>
          <w:cantSplit/>
        </w:trPr>
        <w:tc>
          <w:tcPr>
            <w:tcW w:w="4219" w:type="dxa"/>
            <w:tcBorders>
              <w:right w:val="nil"/>
            </w:tcBorders>
            <w:shd w:val="clear" w:color="auto" w:fill="auto"/>
          </w:tcPr>
          <w:p w14:paraId="217060BF" w14:textId="1F50240A" w:rsidR="005C6E68" w:rsidRPr="00D12552" w:rsidRDefault="005C6E68" w:rsidP="00113872">
            <w:pPr>
              <w:pStyle w:val="Tabletext10"/>
              <w:jc w:val="left"/>
              <w:rPr>
                <w:rStyle w:val="requri"/>
                <w:noProof/>
                <w:lang w:val="en-CA"/>
              </w:rPr>
            </w:pPr>
            <w:r>
              <w:rPr>
                <w:rStyle w:val="requri"/>
                <w:noProof/>
                <w:lang w:val="en-CA"/>
              </w:rPr>
              <w:t>/req/gsml4-</w:t>
            </w:r>
            <w:r w:rsidR="00113872">
              <w:rPr>
                <w:rStyle w:val="requri"/>
                <w:noProof/>
                <w:lang w:val="en-CA"/>
              </w:rPr>
              <w:t>lod</w:t>
            </w:r>
            <w:r w:rsidRPr="00D12552">
              <w:rPr>
                <w:rStyle w:val="requri"/>
                <w:noProof/>
                <w:lang w:val="en-CA"/>
              </w:rPr>
              <w:t>/codelistURI</w:t>
            </w:r>
          </w:p>
        </w:tc>
        <w:tc>
          <w:tcPr>
            <w:tcW w:w="4678" w:type="dxa"/>
            <w:tcBorders>
              <w:left w:val="nil"/>
            </w:tcBorders>
            <w:shd w:val="clear" w:color="auto" w:fill="auto"/>
          </w:tcPr>
          <w:p w14:paraId="6F3C4A03" w14:textId="6C329C11" w:rsidR="005C6E68" w:rsidRPr="00D12552" w:rsidRDefault="005C6E68" w:rsidP="005B676D">
            <w:pPr>
              <w:pStyle w:val="Tabletext10"/>
              <w:jc w:val="left"/>
              <w:rPr>
                <w:rStyle w:val="reqtext"/>
                <w:lang w:val="en-CA"/>
              </w:rPr>
            </w:pPr>
            <w:r w:rsidRPr="00D12552">
              <w:rPr>
                <w:rStyle w:val="reqtext"/>
                <w:lang w:val="en-CA"/>
              </w:rPr>
              <w:t xml:space="preserve">URI used for vocabulary terms </w:t>
            </w:r>
            <w:r w:rsidR="006A6D5E">
              <w:rPr>
                <w:rStyle w:val="reqtext"/>
                <w:lang w:val="en-CA"/>
              </w:rPr>
              <w:t>SHALL</w:t>
            </w:r>
            <w:r w:rsidRPr="00D12552">
              <w:rPr>
                <w:rStyle w:val="reqtext"/>
                <w:lang w:val="en-CA"/>
              </w:rPr>
              <w:t xml:space="preserve"> </w:t>
            </w:r>
            <w:r w:rsidR="000B31E6">
              <w:rPr>
                <w:rStyle w:val="reqtext"/>
                <w:lang w:val="en-CA"/>
              </w:rPr>
              <w:t xml:space="preserve">be </w:t>
            </w:r>
            <w:r w:rsidR="005B676D">
              <w:rPr>
                <w:rStyle w:val="reqtext"/>
                <w:lang w:val="en-CA"/>
              </w:rPr>
              <w:t>deferencable to one or more representation of the vocabulary term.</w:t>
            </w:r>
          </w:p>
        </w:tc>
      </w:tr>
    </w:tbl>
    <w:p w14:paraId="7C8675AE" w14:textId="77777777" w:rsidR="005C6E68" w:rsidRPr="000B4F44" w:rsidRDefault="005C6E68" w:rsidP="005C6E68">
      <w:pPr>
        <w:spacing w:after="120"/>
        <w:rPr>
          <w:color w:val="000000"/>
          <w:lang w:val="en-CA"/>
        </w:rPr>
      </w:pPr>
    </w:p>
    <w:p w14:paraId="4D5D9084" w14:textId="27D07647" w:rsidR="005C6E68" w:rsidRPr="00D12552" w:rsidRDefault="00F42894" w:rsidP="005C6E68">
      <w:pPr>
        <w:rPr>
          <w:lang w:val="en-CA"/>
        </w:rPr>
      </w:pPr>
      <w:r>
        <w:rPr>
          <w:lang w:val="en-CA"/>
        </w:rPr>
        <w:t xml:space="preserve">The requirement described at </w:t>
      </w:r>
      <w:r>
        <w:rPr>
          <w:lang w:val="en-CA"/>
        </w:rPr>
        <w:fldChar w:fldCharType="begin"/>
      </w:r>
      <w:r>
        <w:rPr>
          <w:lang w:val="en-CA"/>
        </w:rPr>
        <w:instrText xml:space="preserve"> REF _Ref456112534 \r \h </w:instrText>
      </w:r>
      <w:r>
        <w:rPr>
          <w:lang w:val="en-CA"/>
        </w:rPr>
      </w:r>
      <w:r>
        <w:rPr>
          <w:lang w:val="en-CA"/>
        </w:rPr>
        <w:fldChar w:fldCharType="separate"/>
      </w:r>
      <w:r>
        <w:rPr>
          <w:lang w:val="en-CA"/>
        </w:rPr>
        <w:t>8.2.6</w:t>
      </w:r>
      <w:r>
        <w:rPr>
          <w:lang w:val="en-CA"/>
        </w:rPr>
        <w:fldChar w:fldCharType="end"/>
      </w:r>
      <w:r>
        <w:rPr>
          <w:lang w:val="en-CA"/>
        </w:rPr>
        <w:t xml:space="preserve">  in Abstract Requirements Class demand that a vocabulary reference be encoded as a URI, but does not require that the URI actually resolve to anything (it could, but it is not required).  In this class, t</w:t>
      </w:r>
      <w:r w:rsidR="005C6E68" w:rsidRPr="00D12552">
        <w:rPr>
          <w:lang w:val="en-CA"/>
        </w:rPr>
        <w:t xml:space="preserve">he </w:t>
      </w:r>
      <w:r>
        <w:rPr>
          <w:lang w:val="en-CA"/>
        </w:rPr>
        <w:t xml:space="preserve">target must ensure that the </w:t>
      </w:r>
      <w:r w:rsidR="005C6E68" w:rsidRPr="00D12552">
        <w:rPr>
          <w:lang w:val="en-CA"/>
        </w:rPr>
        <w:t xml:space="preserve">URI used to identify vocabulary terms </w:t>
      </w:r>
      <w:r w:rsidR="005C6E68">
        <w:rPr>
          <w:lang w:val="en-CA"/>
        </w:rPr>
        <w:t>SHALL</w:t>
      </w:r>
      <w:r w:rsidR="005C6E68" w:rsidRPr="00D12552">
        <w:rPr>
          <w:lang w:val="en-CA"/>
        </w:rPr>
        <w:t xml:space="preserve"> </w:t>
      </w:r>
      <w:r w:rsidR="005B676D">
        <w:rPr>
          <w:lang w:val="en-CA"/>
        </w:rPr>
        <w:t>dereference</w:t>
      </w:r>
      <w:r w:rsidR="005C6E68">
        <w:rPr>
          <w:lang w:val="en-CA"/>
        </w:rPr>
        <w:t xml:space="preserve"> t</w:t>
      </w:r>
      <w:r w:rsidR="00BE1D5C">
        <w:rPr>
          <w:lang w:val="en-CA"/>
        </w:rPr>
        <w:t xml:space="preserve">o one or more representations </w:t>
      </w:r>
      <w:r w:rsidR="005C6E68">
        <w:rPr>
          <w:lang w:val="en-CA"/>
        </w:rPr>
        <w:t xml:space="preserve">of a definition of the term (eg, RDF/SKOS, HTML, GML Definition, etc.) </w:t>
      </w:r>
    </w:p>
    <w:p w14:paraId="2EF4323C" w14:textId="77777777" w:rsidR="005C6E68" w:rsidRDefault="005C6E68" w:rsidP="00DB1F99">
      <w:pPr>
        <w:rPr>
          <w:lang w:val="en-CA"/>
        </w:rPr>
      </w:pPr>
    </w:p>
    <w:p w14:paraId="0F94554A" w14:textId="62F4A81F" w:rsidR="00BE1D5C" w:rsidRPr="002B564B" w:rsidRDefault="005C6E68" w:rsidP="003C3333">
      <w:pPr>
        <w:pStyle w:val="Heading3"/>
        <w:rPr>
          <w:lang w:val="en-CA"/>
        </w:rPr>
      </w:pPr>
      <w:bookmarkStart w:id="126" w:name="_Ref456113371"/>
      <w:bookmarkStart w:id="127" w:name="_Toc456946967"/>
      <w:r w:rsidRPr="00D12552">
        <w:rPr>
          <w:lang w:val="en-CA"/>
        </w:rPr>
        <w:t>Identifier</w:t>
      </w:r>
      <w:bookmarkEnd w:id="126"/>
      <w:bookmarkEnd w:id="127"/>
    </w:p>
    <w:tbl>
      <w:tblPr>
        <w:tblpPr w:leftFromText="180" w:rightFromText="180" w:vertAnchor="text" w:horzAnchor="margin" w:tblpY="204"/>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5C6E68" w:rsidRPr="00D12552" w14:paraId="57B26D30" w14:textId="77777777" w:rsidTr="005C6E68">
        <w:trPr>
          <w:cantSplit/>
        </w:trPr>
        <w:tc>
          <w:tcPr>
            <w:tcW w:w="2518" w:type="dxa"/>
            <w:tcBorders>
              <w:right w:val="single" w:sz="4" w:space="0" w:color="auto"/>
            </w:tcBorders>
            <w:shd w:val="clear" w:color="auto" w:fill="auto"/>
          </w:tcPr>
          <w:p w14:paraId="3DB932F5" w14:textId="41BC0304" w:rsidR="005C6E68" w:rsidRPr="00D12552" w:rsidRDefault="005C6E68" w:rsidP="005C6E68">
            <w:pPr>
              <w:pStyle w:val="Tabletext10"/>
              <w:jc w:val="left"/>
              <w:rPr>
                <w:rStyle w:val="requri"/>
                <w:lang w:val="en-CA"/>
              </w:rPr>
            </w:pPr>
            <w:r>
              <w:rPr>
                <w:rStyle w:val="requri"/>
                <w:lang w:val="en-CA"/>
              </w:rPr>
              <w:t>/req/gsml4-</w:t>
            </w:r>
            <w:r w:rsidR="00113872">
              <w:rPr>
                <w:rStyle w:val="requri"/>
                <w:lang w:val="en-CA"/>
              </w:rPr>
              <w:t>lod</w:t>
            </w:r>
            <w:r w:rsidRPr="00D12552">
              <w:rPr>
                <w:rStyle w:val="requri"/>
                <w:lang w:val="en-CA"/>
              </w:rPr>
              <w:t>/identifier</w:t>
            </w:r>
          </w:p>
        </w:tc>
        <w:tc>
          <w:tcPr>
            <w:tcW w:w="6379" w:type="dxa"/>
            <w:tcBorders>
              <w:left w:val="single" w:sz="4" w:space="0" w:color="auto"/>
            </w:tcBorders>
            <w:shd w:val="clear" w:color="auto" w:fill="auto"/>
          </w:tcPr>
          <w:p w14:paraId="04E4C6FC" w14:textId="72E23C5C" w:rsidR="005C6E68" w:rsidRPr="00D12552" w:rsidRDefault="005C6E68" w:rsidP="005B676D">
            <w:pPr>
              <w:pStyle w:val="Tabletext10"/>
              <w:jc w:val="left"/>
              <w:rPr>
                <w:rStyle w:val="reqtext"/>
                <w:lang w:val="en-CA"/>
              </w:rPr>
            </w:pPr>
            <w:r w:rsidRPr="00D12552">
              <w:rPr>
                <w:rStyle w:val="reqtext"/>
                <w:lang w:val="en-CA"/>
              </w:rPr>
              <w:t xml:space="preserve">HTTP URI used </w:t>
            </w:r>
            <w:r w:rsidR="005B676D" w:rsidRPr="00D12552">
              <w:rPr>
                <w:rStyle w:val="reqtext"/>
                <w:lang w:val="en-CA"/>
              </w:rPr>
              <w:t>as</w:t>
            </w:r>
            <w:r w:rsidRPr="00D12552">
              <w:rPr>
                <w:rStyle w:val="reqtext"/>
                <w:lang w:val="en-CA"/>
              </w:rPr>
              <w:t xml:space="preserve"> identifiers </w:t>
            </w:r>
            <w:r>
              <w:rPr>
                <w:rStyle w:val="reqtext"/>
                <w:lang w:val="en-CA"/>
              </w:rPr>
              <w:t>SHALL</w:t>
            </w:r>
            <w:r w:rsidRPr="00D12552">
              <w:rPr>
                <w:rStyle w:val="reqtext"/>
                <w:lang w:val="en-CA"/>
              </w:rPr>
              <w:t xml:space="preserve"> be </w:t>
            </w:r>
            <w:r w:rsidR="005B676D">
              <w:rPr>
                <w:rStyle w:val="reqtext"/>
                <w:lang w:val="en-CA"/>
              </w:rPr>
              <w:t xml:space="preserve">dereferencable </w:t>
            </w:r>
            <w:r w:rsidR="00BA4AE5">
              <w:rPr>
                <w:rStyle w:val="reqtext"/>
                <w:lang w:val="en-CA"/>
              </w:rPr>
              <w:t>to one or more representation</w:t>
            </w:r>
            <w:r w:rsidR="000B31E6">
              <w:rPr>
                <w:rStyle w:val="reqtext"/>
                <w:lang w:val="en-CA"/>
              </w:rPr>
              <w:t>s</w:t>
            </w:r>
            <w:r w:rsidR="00BA4AE5">
              <w:rPr>
                <w:rStyle w:val="reqtext"/>
                <w:lang w:val="en-CA"/>
              </w:rPr>
              <w:t xml:space="preserve"> of that feature.</w:t>
            </w:r>
          </w:p>
        </w:tc>
      </w:tr>
    </w:tbl>
    <w:p w14:paraId="7313BAC1" w14:textId="77777777" w:rsidR="005C6E68" w:rsidRDefault="005C6E68" w:rsidP="005C6E68">
      <w:pPr>
        <w:spacing w:after="120"/>
        <w:rPr>
          <w:color w:val="000000"/>
          <w:lang w:val="en-CA"/>
        </w:rPr>
      </w:pPr>
    </w:p>
    <w:p w14:paraId="238B7C5D" w14:textId="09B2535F" w:rsidR="00BA4AE5" w:rsidRDefault="00F42894" w:rsidP="00BA4AE5">
      <w:pPr>
        <w:spacing w:after="120"/>
        <w:rPr>
          <w:lang w:val="en-CA"/>
        </w:rPr>
      </w:pPr>
      <w:r>
        <w:rPr>
          <w:color w:val="000000"/>
          <w:lang w:val="en-CA"/>
        </w:rPr>
        <w:t>This requirement demand</w:t>
      </w:r>
      <w:r w:rsidR="00BA4AE5">
        <w:rPr>
          <w:color w:val="000000"/>
          <w:lang w:val="en-CA"/>
        </w:rPr>
        <w:t>s</w:t>
      </w:r>
      <w:r>
        <w:rPr>
          <w:color w:val="000000"/>
          <w:lang w:val="en-CA"/>
        </w:rPr>
        <w:t xml:space="preserve"> that the target ensure</w:t>
      </w:r>
      <w:r w:rsidR="00BA4AE5">
        <w:rPr>
          <w:color w:val="000000"/>
          <w:lang w:val="en-CA"/>
        </w:rPr>
        <w:t>s</w:t>
      </w:r>
      <w:r>
        <w:rPr>
          <w:color w:val="000000"/>
          <w:lang w:val="en-CA"/>
        </w:rPr>
        <w:t xml:space="preserve"> that a d</w:t>
      </w:r>
      <w:r w:rsidR="005B676D">
        <w:rPr>
          <w:color w:val="000000"/>
          <w:lang w:val="en-CA"/>
        </w:rPr>
        <w:t>ata instance exposes a URI as a</w:t>
      </w:r>
      <w:r>
        <w:rPr>
          <w:color w:val="000000"/>
          <w:lang w:val="en-CA"/>
        </w:rPr>
        <w:t xml:space="preserve"> </w:t>
      </w:r>
      <w:r w:rsidR="00BA4AE5">
        <w:rPr>
          <w:color w:val="000000"/>
          <w:lang w:val="en-CA"/>
        </w:rPr>
        <w:t xml:space="preserve">unique </w:t>
      </w:r>
      <w:r>
        <w:rPr>
          <w:color w:val="000000"/>
          <w:lang w:val="en-CA"/>
        </w:rPr>
        <w:t xml:space="preserve">identifier </w:t>
      </w:r>
      <w:r w:rsidR="00BA4AE5">
        <w:rPr>
          <w:color w:val="000000"/>
          <w:lang w:val="en-CA"/>
        </w:rPr>
        <w:t xml:space="preserve">for this feature </w:t>
      </w:r>
      <w:r>
        <w:rPr>
          <w:color w:val="000000"/>
          <w:lang w:val="en-CA"/>
        </w:rPr>
        <w:t xml:space="preserve">and this identifier </w:t>
      </w:r>
      <w:r w:rsidR="00BE1D5C">
        <w:rPr>
          <w:lang w:val="en-CA"/>
        </w:rPr>
        <w:t>SHALL</w:t>
      </w:r>
      <w:r w:rsidR="005C6E68" w:rsidRPr="00D12552">
        <w:rPr>
          <w:lang w:val="en-CA"/>
        </w:rPr>
        <w:t xml:space="preserve"> be </w:t>
      </w:r>
      <w:r w:rsidR="005B676D">
        <w:rPr>
          <w:lang w:val="en-CA"/>
        </w:rPr>
        <w:t>dereferencable</w:t>
      </w:r>
      <w:r w:rsidR="005C6E68" w:rsidRPr="00D12552">
        <w:rPr>
          <w:lang w:val="en-CA"/>
        </w:rPr>
        <w:t xml:space="preserve"> </w:t>
      </w:r>
      <w:r w:rsidR="00BA4AE5">
        <w:rPr>
          <w:lang w:val="en-CA"/>
        </w:rPr>
        <w:t>to one or more representations of that feature</w:t>
      </w:r>
      <w:r w:rsidR="005C6E68" w:rsidRPr="00804C60">
        <w:rPr>
          <w:lang w:val="en-CA"/>
        </w:rPr>
        <w:t xml:space="preserve">. </w:t>
      </w:r>
    </w:p>
    <w:tbl>
      <w:tblPr>
        <w:tblpPr w:leftFromText="180" w:rightFromText="180" w:vertAnchor="text" w:horzAnchor="margin" w:tblpY="204"/>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BA4AE5" w:rsidRPr="00D12552" w14:paraId="468BB202" w14:textId="77777777" w:rsidTr="008A4869">
        <w:trPr>
          <w:cantSplit/>
        </w:trPr>
        <w:tc>
          <w:tcPr>
            <w:tcW w:w="2518" w:type="dxa"/>
            <w:tcBorders>
              <w:right w:val="single" w:sz="4" w:space="0" w:color="auto"/>
            </w:tcBorders>
            <w:shd w:val="clear" w:color="auto" w:fill="auto"/>
          </w:tcPr>
          <w:p w14:paraId="33A2C09C" w14:textId="4D9C6665" w:rsidR="00BA4AE5" w:rsidRPr="00D12552" w:rsidRDefault="00BA4AE5" w:rsidP="00BA4AE5">
            <w:pPr>
              <w:pStyle w:val="Tabletext10"/>
              <w:jc w:val="left"/>
              <w:rPr>
                <w:rStyle w:val="requri"/>
                <w:lang w:val="en-CA"/>
              </w:rPr>
            </w:pPr>
            <w:r>
              <w:rPr>
                <w:rStyle w:val="requri"/>
                <w:lang w:val="en-CA"/>
              </w:rPr>
              <w:t>/req/gsml4-lod/gsml-representation</w:t>
            </w:r>
          </w:p>
        </w:tc>
        <w:tc>
          <w:tcPr>
            <w:tcW w:w="6379" w:type="dxa"/>
            <w:tcBorders>
              <w:left w:val="single" w:sz="4" w:space="0" w:color="auto"/>
            </w:tcBorders>
            <w:shd w:val="clear" w:color="auto" w:fill="auto"/>
          </w:tcPr>
          <w:p w14:paraId="05C3E097" w14:textId="75286B28" w:rsidR="00BA4AE5" w:rsidRPr="00D12552" w:rsidRDefault="00BA4AE5" w:rsidP="00BA4AE5">
            <w:pPr>
              <w:pStyle w:val="Tabletext10"/>
              <w:jc w:val="left"/>
              <w:rPr>
                <w:rStyle w:val="reqtext"/>
                <w:lang w:val="en-CA"/>
              </w:rPr>
            </w:pPr>
            <w:r w:rsidRPr="00D12552">
              <w:rPr>
                <w:rStyle w:val="reqtext"/>
                <w:lang w:val="en-CA"/>
              </w:rPr>
              <w:t xml:space="preserve">HTTP URI used as identifiers </w:t>
            </w:r>
            <w:r>
              <w:rPr>
                <w:rStyle w:val="reqtext"/>
                <w:lang w:val="en-CA"/>
              </w:rPr>
              <w:t>SHOULD</w:t>
            </w:r>
            <w:r w:rsidRPr="00D12552">
              <w:rPr>
                <w:rStyle w:val="reqtext"/>
                <w:lang w:val="en-CA"/>
              </w:rPr>
              <w:t xml:space="preserve"> </w:t>
            </w:r>
            <w:r>
              <w:rPr>
                <w:rStyle w:val="reqtext"/>
                <w:lang w:val="en-CA"/>
              </w:rPr>
              <w:t>have GeoSciML 4.1 as one of its representations.</w:t>
            </w:r>
          </w:p>
        </w:tc>
      </w:tr>
    </w:tbl>
    <w:p w14:paraId="4FD285D4" w14:textId="77777777" w:rsidR="00BA4AE5" w:rsidRDefault="00BA4AE5" w:rsidP="00BA4AE5">
      <w:pPr>
        <w:spacing w:after="120"/>
        <w:rPr>
          <w:lang w:val="en-CA"/>
        </w:rPr>
      </w:pPr>
    </w:p>
    <w:p w14:paraId="56F062AA" w14:textId="55B83A4F" w:rsidR="005C6E68" w:rsidRDefault="005C6E68" w:rsidP="00BA4AE5">
      <w:pPr>
        <w:spacing w:after="120"/>
        <w:rPr>
          <w:lang w:val="en-CA"/>
        </w:rPr>
      </w:pPr>
      <w:r w:rsidRPr="00804C60">
        <w:rPr>
          <w:lang w:val="en-CA"/>
        </w:rPr>
        <w:lastRenderedPageBreak/>
        <w:t xml:space="preserve">It is expected that one of the representations should be a XML (GML) </w:t>
      </w:r>
      <w:r w:rsidR="00A9072E">
        <w:rPr>
          <w:lang w:val="en-CA"/>
        </w:rPr>
        <w:t>or any GeoSciML compliant representations, including any profiles derived from this specification.</w:t>
      </w:r>
    </w:p>
    <w:p w14:paraId="0F66085B" w14:textId="3CE957F5" w:rsidR="006A6D5E" w:rsidRPr="006A6D5E" w:rsidRDefault="00BE1D5C" w:rsidP="006A6D5E">
      <w:pPr>
        <w:pStyle w:val="Heading3"/>
        <w:rPr>
          <w:lang w:val="en-CA"/>
        </w:rPr>
      </w:pPr>
      <w:bookmarkStart w:id="128" w:name="_Toc456946968"/>
      <w:r>
        <w:rPr>
          <w:lang w:val="en-CA"/>
        </w:rPr>
        <w:t>ByReference associations</w:t>
      </w:r>
      <w:bookmarkEnd w:id="128"/>
    </w:p>
    <w:tbl>
      <w:tblPr>
        <w:tblpPr w:leftFromText="180" w:rightFromText="180" w:vertAnchor="text" w:horzAnchor="margin" w:tblpY="204"/>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6A6D5E" w:rsidRPr="00D12552" w14:paraId="31AA2CF8" w14:textId="77777777" w:rsidTr="00C44305">
        <w:trPr>
          <w:cantSplit/>
        </w:trPr>
        <w:tc>
          <w:tcPr>
            <w:tcW w:w="2518" w:type="dxa"/>
            <w:tcBorders>
              <w:right w:val="single" w:sz="4" w:space="0" w:color="auto"/>
            </w:tcBorders>
            <w:shd w:val="clear" w:color="auto" w:fill="auto"/>
          </w:tcPr>
          <w:p w14:paraId="741ABBDB" w14:textId="5E11638E" w:rsidR="006A6D5E" w:rsidRPr="00D12552" w:rsidRDefault="006A6D5E" w:rsidP="006A6D5E">
            <w:pPr>
              <w:pStyle w:val="Tabletext10"/>
              <w:jc w:val="left"/>
              <w:rPr>
                <w:rStyle w:val="requri"/>
                <w:lang w:val="en-CA"/>
              </w:rPr>
            </w:pPr>
            <w:bookmarkStart w:id="129" w:name="BKM_82E84894_826F_4479_973A_CBC44C2E6336"/>
            <w:bookmarkStart w:id="130" w:name="BKM_2AC44CB2_D8AD_4710_965F_8C3E8A778226"/>
            <w:bookmarkStart w:id="131" w:name="BKM_1CCAFBF2_5AEE_4D8D_970F_45B148E97DED"/>
            <w:bookmarkStart w:id="132" w:name="BKM_988B3B2F_E5F0_47AC_B40B_3E7EB1B7F6A8"/>
            <w:bookmarkStart w:id="133" w:name="BKM_D4489C08_74CE_4704_A313_E3DE8D8C2C02"/>
            <w:bookmarkStart w:id="134" w:name="BKM_3CED884F_4F1D_42D8_9256_BF8F325D7BF9"/>
            <w:bookmarkStart w:id="135" w:name="BKM_4D00B287_AF58_4181_BBC5_8A25643F2ECB"/>
            <w:bookmarkStart w:id="136" w:name="BKM_8130FE65_F0ED_41F2_ABFA_924F7CBE3C44"/>
            <w:bookmarkStart w:id="137" w:name="BKM_44DAEF74_D7B7_4FE5_8CBB_636851476829"/>
            <w:bookmarkStart w:id="138" w:name="BKM_3338A6EC_8A76_4151_9BBE_AF6AA6E7ABA5"/>
            <w:bookmarkStart w:id="139" w:name="BKM_0695D395_0E6D_4C80_885E_54CD7307213E"/>
            <w:bookmarkStart w:id="140" w:name="BKM_83AB4886_B40B_45D9_93A6_9A7A11A1DB22"/>
            <w:bookmarkStart w:id="141" w:name="BKM_18DECF87_EACF_4237_B14D_5CBA397C8B9F"/>
            <w:bookmarkStart w:id="142" w:name="BKM_A2513DE4_90C9_4111_97A5_8AB9734CC788"/>
            <w:bookmarkStart w:id="143" w:name="BKM_C29B4A43_BD79_4426_A200_1B1C1E4E23DB"/>
            <w:bookmarkStart w:id="144" w:name="BKM_D6389F0E_EB92_428D_B31C_62B7B2DE2191"/>
            <w:bookmarkStart w:id="145" w:name="BKM_44662CA4_810A_46C1_8CCE_D899E8B34841"/>
            <w:bookmarkStart w:id="146" w:name="BKM_A4ADBA47_2A66_4D31_B98E_429D2187557A"/>
            <w:bookmarkStart w:id="147" w:name="BKM_6A453B7D_E05C_442A_9729_07602A0CE53F"/>
            <w:bookmarkStart w:id="148" w:name="BKM_B674F95F_8259_4A18_BB9A_C7004F238C58"/>
            <w:bookmarkStart w:id="149" w:name="BKM_99FA56C9_DF26_4FF5_AF2C_A1CA27033687"/>
            <w:bookmarkStart w:id="150" w:name="BKM_10DBF70D_6106_40F3_9F20_6815C31BFF23"/>
            <w:bookmarkStart w:id="151" w:name="BKM_156BACFD_61FB_4C7D_8E17_15915D5DC1EB"/>
            <w:bookmarkStart w:id="152" w:name="BKM_660451F7_6344_4A08_8AF1_55EA34BAFC1E"/>
            <w:bookmarkStart w:id="153" w:name="BKM_DAD0F5C5_7ECC_4F46_8F23_D5FDAEC9FFF1"/>
            <w:bookmarkStart w:id="154" w:name="BKM_29C4138F_4CAD_4B96_B0DF_B91BA8041A62"/>
            <w:bookmarkStart w:id="155" w:name="BKM_6AE23AB8_B6A5_4B32_A803_62E099830E93"/>
            <w:bookmarkStart w:id="156" w:name="BKM_66D56F45_5196_424F_92CB_6CB6778933A2"/>
            <w:bookmarkStart w:id="157" w:name="BKM_B569925A_5C18_4226_AFA5_D6C44B29D688"/>
            <w:bookmarkStart w:id="158" w:name="BKM_20CF274F_94C7_43D3_9CCE_945071187259"/>
            <w:bookmarkStart w:id="159" w:name="BKM_64FA9120_8C79_470F_A4AB_510E7868EC43"/>
            <w:bookmarkStart w:id="160" w:name="BKM_2D4CA786_8199_42B1_BAEE_B9D15F83512C"/>
            <w:bookmarkStart w:id="161" w:name="BKM_E1914A18_F58F_4042_930D_7562E211135B"/>
            <w:bookmarkStart w:id="162" w:name="BKM_C97D1AD7_F437_45EE_9855_97FF220828AF"/>
            <w:bookmarkStart w:id="163" w:name="BKM_66E2F147_939A_42E7_9DA7_BB7F5E616224"/>
            <w:bookmarkStart w:id="164" w:name="BKM_7A6AD652_753B_433E_B947_78BAF8E8FFBB"/>
            <w:bookmarkStart w:id="165" w:name="BKM_D64DC56C_F70A_4224_BA0C_96AAF9B173C3"/>
            <w:bookmarkStart w:id="166" w:name="BKM_5A4D9120_600F_4C3C_8ECF_EE7CFDB01C45"/>
            <w:bookmarkStart w:id="167" w:name="BKM_411869C6_5FE7_4B45_A018_FC87FC6F1504"/>
            <w:bookmarkStart w:id="168" w:name="BKM_9EE66924_CD8E_4920_8D93_B7C8D67F28AF"/>
            <w:bookmarkStart w:id="169" w:name="BKM_49C23F9C_9DFE_434E_9876_B253C73E5E08"/>
            <w:bookmarkStart w:id="170" w:name="BKM_2D0F9355_1BA8_4B21_A211_5DBDE6101308"/>
            <w:bookmarkStart w:id="171" w:name="BKM_025812DF_B2DB_4EF8_8BE9_FB08934C1BD4"/>
            <w:bookmarkStart w:id="172" w:name="BKM_C09529C8_28D2_45E7_B66E_ADF87048EE54"/>
            <w:bookmarkStart w:id="173" w:name="BKM_3857FAF2_09B8_4E47_AE1C_AD54C52DAF81"/>
            <w:bookmarkStart w:id="174" w:name="BKM_35F2F785_32E6_4D58_9212_E4C493DD93AB"/>
            <w:bookmarkStart w:id="175" w:name="BKM_8A8A8512_0518_43B4_8296_5C183491EEB7"/>
            <w:bookmarkStart w:id="176" w:name="BKM_A37D3138_5144_4AAA_A9A8_F88DEC203EC5"/>
            <w:bookmarkStart w:id="177" w:name="BKM_9BCC0C7E_CEE8_4167_9510_B24983CC44B9"/>
            <w:bookmarkStart w:id="178" w:name="BKM_A818D66D_DB16_46C0_A0B3_E9039F2CD8CD"/>
            <w:bookmarkStart w:id="179" w:name="BKM_AEAFFBCA_2559_4CDB_AFA9_8A341843B51F"/>
            <w:bookmarkStart w:id="180" w:name="BKM_691007BD_4B41_46AF_9BC3_D27B06E1FB54"/>
            <w:bookmarkStart w:id="181" w:name="BKM_98D7F43A_2FA6_489F_A1A5_B915D069258B"/>
            <w:bookmarkStart w:id="182" w:name="BKM_B197BD01_D7EB_4B2D_B744_060A34418883"/>
            <w:bookmarkStart w:id="183" w:name="BKM_75AF76F0_4AFF_4758_AA5C_4DD9A3A326DF"/>
            <w:bookmarkStart w:id="184" w:name="BKM_AD80CBD8_BB55_4F42_B330_20E3957181FD"/>
            <w:bookmarkStart w:id="185" w:name="BKM_B608D83A_BCB7_40BE_B5B4_7C18680327EF"/>
            <w:bookmarkStart w:id="186" w:name="BKM_BB7DE53B_2076_4732_85CB_314A0C996CFE"/>
            <w:bookmarkStart w:id="187" w:name="BKM_0F33C868_B8F6_4CD9_B1BE_D64AF7054352"/>
            <w:bookmarkStart w:id="188" w:name="BKM_858F77A8_91BC_4E92_9873_3DE29220EA84"/>
            <w:bookmarkStart w:id="189" w:name="BKM_6C47293B_9B00_4958_AE14_E2FF8C6503C9"/>
            <w:bookmarkStart w:id="190" w:name="BKM_4798819D_722E_4089_880A_68AA29864E45"/>
            <w:bookmarkStart w:id="191" w:name="BKM_FB28CC82_D6AA_481A_BA03_BB82515D05CD"/>
            <w:bookmarkStart w:id="192" w:name="BKM_81066ECA_2108_4DF2_B25E_F440E68432B7"/>
            <w:bookmarkStart w:id="193" w:name="BKM_E37CFBB1_57FD_4CA3_9961_34992E857685"/>
            <w:bookmarkStart w:id="194" w:name="BKM_2EFAD6D8_0A90_47E6_A3AC_B0F503630287"/>
            <w:bookmarkStart w:id="195" w:name="BKM_21524384_B208_4A32_A2E5_0FFB4D6E8D7C"/>
            <w:bookmarkStart w:id="196" w:name="BKM_E5DB8674_7F07_4817_BA2B_997C684B521D"/>
            <w:bookmarkStart w:id="197" w:name="BKM_B79C058B_F1A5_47C5_B3E2_CD87F62870F2"/>
            <w:bookmarkStart w:id="198" w:name="BKM_A559EAAB_B89D_43D3_B221_4C6D46321258"/>
            <w:bookmarkStart w:id="199" w:name="BKM_234AE185_16BA_4884_8974_68DBF37A4B28"/>
            <w:bookmarkStart w:id="200" w:name="BKM_B342A581_116B_4A14_8384_0F4F6231BFC6"/>
            <w:bookmarkStart w:id="201" w:name="BKM_CE5055FF_94D8_42AD_B46A_0041AB28334E"/>
            <w:bookmarkStart w:id="202" w:name="BKM_F34DEFBD_2300_4BCD_9500_6FD1B9CE045E"/>
            <w:bookmarkStart w:id="203" w:name="BKM_C0E26832_94FE_4E03_98DE_F2986912ECBC"/>
            <w:bookmarkStart w:id="204" w:name="BKM_04EE2E72_5511_48AE_9048_CF9126C4A13D"/>
            <w:bookmarkStart w:id="205" w:name="BKM_11E20CA8_2344_4418_A9F9_325A11426D44"/>
            <w:bookmarkStart w:id="206" w:name="BKM_20A123B5_7607_4A2B_A3F4_2BA8EEA3BD6E"/>
            <w:bookmarkStart w:id="207" w:name="BKM_62E65A70_EB75_497A_886F_BAAEBB60A5EC"/>
            <w:bookmarkStart w:id="208" w:name="BKM_3F13203C_BEB3_44A2_B8B9_417C5D453C67"/>
            <w:bookmarkStart w:id="209" w:name="BKM_D9E97001_975E_4E48_B383_84E3B817A9D6"/>
            <w:bookmarkStart w:id="210" w:name="BKM_ABD8F88A_D6D5_49E8_B4C4_6E53A78AD465"/>
            <w:bookmarkStart w:id="211" w:name="BKM_7660FDA3_AB42_45F9_86AB_19287D13C566"/>
            <w:bookmarkStart w:id="212" w:name="BKM_28FFF6C1_C18B_4629_BB75_27AFBE7647AB"/>
            <w:bookmarkStart w:id="213" w:name="BKM_DE525394_F288_4E7F_AF29_CF676A7FB892"/>
            <w:bookmarkStart w:id="214" w:name="BKM_BDA40AB6_6C56_4E4F_9588_C051912996DC"/>
            <w:bookmarkStart w:id="215" w:name="BKM_2209CF72_C0AB_47F3_BB22_4A2E8334027A"/>
            <w:bookmarkStart w:id="216" w:name="BKM_BD7868DF_0409_467D_8844_EE4674C50774"/>
            <w:bookmarkStart w:id="217" w:name="BKM_674A1294_59BE_4203_9B03_BC5D6023992F"/>
            <w:bookmarkStart w:id="218" w:name="BKM_A1B86BC0_3316_46AB_8D32_7786DFA0771F"/>
            <w:bookmarkStart w:id="219" w:name="BKM_5ED9FA7F_347C_499C_BF86_2B88071AD840"/>
            <w:bookmarkStart w:id="220" w:name="BKM_EC7555C0_681D_45F5_BEFB_0F7BFDEF3CFB"/>
            <w:bookmarkStart w:id="221" w:name="BKM_36C08EC9_BB32_4BDE_99FD_336AAA2512BB"/>
            <w:bookmarkStart w:id="222" w:name="BKM_34B08950_B320_4DCA_B7B3_801822442BA1"/>
            <w:bookmarkStart w:id="223" w:name="BKM_1D369827_5E0B_4F3B_99DE_498DE4F4D001"/>
            <w:bookmarkStart w:id="224" w:name="BKM_42115B02_1C56_42D6_B0AA_D6174F756E65"/>
            <w:bookmarkStart w:id="225" w:name="BKM_401A0B2C_FBFD_43E2_BC4F_F4876D6A55A5"/>
            <w:bookmarkStart w:id="226" w:name="BKM_AA3C91BB_B0F8_4E56_A1E5_9C3530C146AE"/>
            <w:bookmarkStart w:id="227" w:name="BKM_C202EED3_CA3B_4848_8F51_4E4216E311CB"/>
            <w:bookmarkStart w:id="228" w:name="BKM_F61C54B5_53A3_4B3D_8747_890B595FF05F"/>
            <w:bookmarkStart w:id="229" w:name="BKM_EC69FC11_247D_4B96_A882_7E9D1AD588E0"/>
            <w:bookmarkStart w:id="230" w:name="BKM_ADCD2F69_DA9B_47AD_AAD9_CD10F85583D7"/>
            <w:bookmarkStart w:id="231" w:name="BKM_07E8099B_7BEC_4F52_A9CB_2057EB65CA46"/>
            <w:bookmarkStart w:id="232" w:name="BKM_803B49B5_5346_4ECB_84C0_E9285F22A260"/>
            <w:bookmarkStart w:id="233" w:name="BKM_EF622FE6_F231_4466_80B5_7C9E00C1AF26"/>
            <w:bookmarkStart w:id="234" w:name="BKM_314D3BAE_F7C9_4B36_ADB6_C72D030F3753"/>
            <w:bookmarkStart w:id="235" w:name="BKM_39715309_7964_43D3_8714_66E5FE3F5A42"/>
            <w:bookmarkStart w:id="236" w:name="BKM_154B13F8_8CD9_473E_98B5_93572A0EB3BB"/>
            <w:bookmarkStart w:id="237" w:name="BKM_2C39BB23_51CD_4C07_BC3D_DFD062118A45"/>
            <w:bookmarkStart w:id="238" w:name="BKM_60CAAB90_52E0_4214_AE69_D0060C7423ED"/>
            <w:bookmarkStart w:id="239" w:name="BKM_E7AC1443_775C_4DF5_9107_5B1DF4E1D651"/>
            <w:bookmarkStart w:id="240" w:name="BKM_EF3CAFA8_84A6_43F7_816F_7C74C3A3DFE7"/>
            <w:bookmarkStart w:id="241" w:name="BKM_71BA9B79_BC0A_41B7_9630_0B047D9D4660"/>
            <w:bookmarkStart w:id="242" w:name="BKM_9A13DBF6_70E2_469B_9B7C_F26D7AD812B4"/>
            <w:bookmarkStart w:id="243" w:name="BKM_9A6DFACA_1D0A_423A_BF5D_1157B46A0AC1"/>
            <w:bookmarkStart w:id="244" w:name="BKM_33E68653_BDB1_481F_9DFE_82E9A91DF147"/>
            <w:bookmarkStart w:id="245" w:name="BKM_F3F9B426_BC9F_4BBA_B792_A96166218E9B"/>
            <w:bookmarkStart w:id="246" w:name="BKM_86911221_5DFE_449B_9D0A_484F8F57F8F9"/>
            <w:bookmarkStart w:id="247" w:name="BKM_07EEDF2F_1AA2_45F8_B145_4B7F189B0502"/>
            <w:bookmarkStart w:id="248" w:name="BKM_4A997C54_C45D_4E40_AC91_CE1E1615770B"/>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r>
              <w:rPr>
                <w:rStyle w:val="requri"/>
                <w:lang w:val="en-CA"/>
              </w:rPr>
              <w:t>/req/gsml4-lod</w:t>
            </w:r>
            <w:r w:rsidRPr="00D12552">
              <w:rPr>
                <w:rStyle w:val="requri"/>
                <w:lang w:val="en-CA"/>
              </w:rPr>
              <w:t>/</w:t>
            </w:r>
            <w:r>
              <w:rPr>
                <w:rStyle w:val="requri"/>
                <w:lang w:val="en-CA"/>
              </w:rPr>
              <w:t>byref</w:t>
            </w:r>
          </w:p>
        </w:tc>
        <w:tc>
          <w:tcPr>
            <w:tcW w:w="6379" w:type="dxa"/>
            <w:tcBorders>
              <w:left w:val="single" w:sz="4" w:space="0" w:color="auto"/>
            </w:tcBorders>
            <w:shd w:val="clear" w:color="auto" w:fill="auto"/>
          </w:tcPr>
          <w:p w14:paraId="40A5BF56" w14:textId="4AEF77DD" w:rsidR="006A6D5E" w:rsidRPr="00D12552" w:rsidRDefault="006A6D5E" w:rsidP="00BA4AE5">
            <w:pPr>
              <w:pStyle w:val="Tabletext10"/>
              <w:jc w:val="left"/>
              <w:rPr>
                <w:rStyle w:val="reqtext"/>
                <w:lang w:val="en-CA"/>
              </w:rPr>
            </w:pPr>
            <w:r w:rsidRPr="00D12552">
              <w:rPr>
                <w:rStyle w:val="reqtext"/>
                <w:lang w:val="en-CA"/>
              </w:rPr>
              <w:t xml:space="preserve">HTTP URI </w:t>
            </w:r>
            <w:r>
              <w:rPr>
                <w:rStyle w:val="reqtext"/>
                <w:lang w:val="en-CA"/>
              </w:rPr>
              <w:t xml:space="preserve">used as external references </w:t>
            </w:r>
            <w:r w:rsidR="00BA4AE5">
              <w:rPr>
                <w:rStyle w:val="reqtext"/>
                <w:lang w:val="en-CA"/>
              </w:rPr>
              <w:t>SHALL be its deferrable identifier.</w:t>
            </w:r>
          </w:p>
        </w:tc>
      </w:tr>
    </w:tbl>
    <w:p w14:paraId="5EE021A7" w14:textId="77777777" w:rsidR="006A6D5E" w:rsidRDefault="006A6D5E" w:rsidP="006A6D5E">
      <w:pPr>
        <w:rPr>
          <w:lang w:val="en-CA"/>
        </w:rPr>
      </w:pPr>
    </w:p>
    <w:p w14:paraId="6CD898BF" w14:textId="09B6185B" w:rsidR="006A6D5E" w:rsidRDefault="006A6D5E" w:rsidP="006A6D5E">
      <w:pPr>
        <w:rPr>
          <w:lang w:val="en-CA"/>
        </w:rPr>
      </w:pPr>
      <w:r>
        <w:rPr>
          <w:lang w:val="en-CA"/>
        </w:rPr>
        <w:t xml:space="preserve">Serialization of a dataset will often omit the full description of a feature and replace the property value with an external reference.  </w:t>
      </w:r>
      <w:r w:rsidR="00BA4AE5">
        <w:rPr>
          <w:lang w:val="en-CA"/>
        </w:rPr>
        <w:t xml:space="preserve">A reference to this feature is formed by the </w:t>
      </w:r>
      <w:r w:rsidR="005B676D">
        <w:rPr>
          <w:lang w:val="en-CA"/>
        </w:rPr>
        <w:t>dereferenceable</w:t>
      </w:r>
      <w:r w:rsidR="00BA4AE5">
        <w:rPr>
          <w:lang w:val="en-CA"/>
        </w:rPr>
        <w:t xml:space="preserve"> identifier described in clause </w:t>
      </w:r>
      <w:r w:rsidR="00BA4AE5">
        <w:rPr>
          <w:lang w:val="en-CA"/>
        </w:rPr>
        <w:fldChar w:fldCharType="begin"/>
      </w:r>
      <w:r w:rsidR="00BA4AE5">
        <w:rPr>
          <w:lang w:val="en-CA"/>
        </w:rPr>
        <w:instrText xml:space="preserve"> REF _Ref456113371 \r \h </w:instrText>
      </w:r>
      <w:r w:rsidR="00BA4AE5">
        <w:rPr>
          <w:lang w:val="en-CA"/>
        </w:rPr>
      </w:r>
      <w:r w:rsidR="00BA4AE5">
        <w:rPr>
          <w:lang w:val="en-CA"/>
        </w:rPr>
        <w:fldChar w:fldCharType="separate"/>
      </w:r>
      <w:r w:rsidR="00BA4AE5">
        <w:rPr>
          <w:lang w:val="en-CA"/>
        </w:rPr>
        <w:t>8.3.2</w:t>
      </w:r>
      <w:r w:rsidR="00BA4AE5">
        <w:rPr>
          <w:lang w:val="en-CA"/>
        </w:rPr>
        <w:fldChar w:fldCharType="end"/>
      </w:r>
      <w:r w:rsidR="00BA4AE5">
        <w:rPr>
          <w:lang w:val="en-CA"/>
        </w:rPr>
        <w:t xml:space="preserve">. </w:t>
      </w:r>
      <w:r>
        <w:rPr>
          <w:lang w:val="en-CA"/>
        </w:rPr>
        <w:t xml:space="preserve">A client ingesting the dataset can use this reference to extract </w:t>
      </w:r>
      <w:r w:rsidR="00A9072E">
        <w:rPr>
          <w:lang w:val="en-CA"/>
        </w:rPr>
        <w:t>a</w:t>
      </w:r>
      <w:r>
        <w:rPr>
          <w:lang w:val="en-CA"/>
        </w:rPr>
        <w:t xml:space="preserve"> feature </w:t>
      </w:r>
      <w:r w:rsidR="00A9072E">
        <w:rPr>
          <w:lang w:val="en-CA"/>
        </w:rPr>
        <w:t>representation</w:t>
      </w:r>
      <w:r>
        <w:rPr>
          <w:lang w:val="en-CA"/>
        </w:rPr>
        <w:t xml:space="preserve"> if need be.  Over the web, this reference shall be a HTTP URI that can </w:t>
      </w:r>
      <w:r w:rsidR="005B676D">
        <w:rPr>
          <w:lang w:val="en-CA"/>
        </w:rPr>
        <w:t>be dereferenced</w:t>
      </w:r>
      <w:r>
        <w:rPr>
          <w:lang w:val="en-CA"/>
        </w:rPr>
        <w:t xml:space="preserve"> to one or more representation of that feature.</w:t>
      </w:r>
    </w:p>
    <w:p w14:paraId="76CB06FE" w14:textId="7F1A0B59" w:rsidR="009B3BBD" w:rsidRDefault="009B3BBD" w:rsidP="00BA6B31">
      <w:pPr>
        <w:pStyle w:val="Heading2"/>
        <w:rPr>
          <w:lang w:val="en-CA"/>
        </w:rPr>
      </w:pPr>
      <w:bookmarkStart w:id="249" w:name="_Toc456946969"/>
      <w:r w:rsidRPr="00D12552">
        <w:rPr>
          <w:lang w:val="en-CA"/>
        </w:rPr>
        <w:t xml:space="preserve">GeoSciML </w:t>
      </w:r>
      <w:r>
        <w:rPr>
          <w:lang w:val="en-CA"/>
        </w:rPr>
        <w:t>Basic</w:t>
      </w:r>
      <w:r w:rsidRPr="00D12552">
        <w:rPr>
          <w:lang w:val="en-CA"/>
        </w:rPr>
        <w:t xml:space="preserve"> Requirements </w:t>
      </w:r>
      <w:r w:rsidR="00785A96" w:rsidRPr="00D12552">
        <w:rPr>
          <w:lang w:val="en-CA"/>
        </w:rPr>
        <w:t>Class</w:t>
      </w:r>
      <w:r w:rsidR="00785A96">
        <w:rPr>
          <w:lang w:val="en-CA"/>
        </w:rPr>
        <w:t xml:space="preserve"> </w:t>
      </w:r>
      <w:r w:rsidR="00785A96">
        <w:t>(</w:t>
      </w:r>
      <w:r w:rsidR="00052694">
        <w:t>Normative)</w:t>
      </w:r>
      <w:bookmarkEnd w:id="249"/>
    </w:p>
    <w:p w14:paraId="3BFE0768" w14:textId="77777777" w:rsidR="008A1AF4" w:rsidRDefault="008A1AF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1563D9" w:rsidRPr="00F8013C" w14:paraId="4CF92E4A" w14:textId="77777777" w:rsidTr="00C447A2">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53CD55" w14:textId="3653CFED" w:rsidR="001563D9" w:rsidRPr="00F8013C" w:rsidRDefault="001563D9" w:rsidP="00513449">
            <w:pPr>
              <w:keepNext/>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Requirements Class</w:t>
            </w:r>
          </w:p>
        </w:tc>
      </w:tr>
      <w:tr w:rsidR="001563D9" w:rsidRPr="00F8013C" w14:paraId="38805F9B" w14:textId="77777777" w:rsidTr="00C447A2">
        <w:tc>
          <w:tcPr>
            <w:tcW w:w="8897" w:type="dxa"/>
            <w:gridSpan w:val="2"/>
            <w:tcBorders>
              <w:top w:val="single" w:sz="12" w:space="0" w:color="auto"/>
              <w:left w:val="single" w:sz="12" w:space="0" w:color="auto"/>
              <w:bottom w:val="single" w:sz="12" w:space="0" w:color="auto"/>
              <w:right w:val="single" w:sz="12" w:space="0" w:color="auto"/>
            </w:tcBorders>
          </w:tcPr>
          <w:p w14:paraId="0E71A2D4" w14:textId="0FDFAD42"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Style w:val="requri"/>
                <w:rFonts w:ascii="Calibri" w:hAnsi="Calibri"/>
                <w:sz w:val="20"/>
                <w:szCs w:val="20"/>
                <w:lang w:val="en-CA"/>
              </w:rPr>
              <w:t>/req/gsml4-basic</w:t>
            </w:r>
          </w:p>
        </w:tc>
      </w:tr>
      <w:tr w:rsidR="001563D9" w:rsidRPr="00F8013C" w14:paraId="58261B8B" w14:textId="77777777" w:rsidTr="00C447A2">
        <w:tc>
          <w:tcPr>
            <w:tcW w:w="1809" w:type="dxa"/>
            <w:tcBorders>
              <w:top w:val="single" w:sz="12" w:space="0" w:color="auto"/>
              <w:left w:val="single" w:sz="12" w:space="0" w:color="auto"/>
              <w:bottom w:val="single" w:sz="4" w:space="0" w:color="auto"/>
              <w:right w:val="single" w:sz="4" w:space="0" w:color="auto"/>
            </w:tcBorders>
          </w:tcPr>
          <w:p w14:paraId="2FE086D1"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3A0BAAB" w14:textId="489CD16E" w:rsidR="001563D9" w:rsidRPr="00F8013C" w:rsidRDefault="005E33CD"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Encoding specification</w:t>
            </w:r>
          </w:p>
        </w:tc>
      </w:tr>
      <w:tr w:rsidR="001563D9" w:rsidRPr="00F8013C" w14:paraId="5A06D194" w14:textId="77777777" w:rsidTr="00C447A2">
        <w:tc>
          <w:tcPr>
            <w:tcW w:w="1809" w:type="dxa"/>
            <w:tcBorders>
              <w:top w:val="single" w:sz="4" w:space="0" w:color="auto"/>
              <w:left w:val="single" w:sz="12" w:space="0" w:color="auto"/>
              <w:bottom w:val="single" w:sz="4" w:space="0" w:color="auto"/>
              <w:right w:val="single" w:sz="4" w:space="0" w:color="auto"/>
            </w:tcBorders>
          </w:tcPr>
          <w:p w14:paraId="48FB9324"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6489847" w14:textId="77777777"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/req/gsml4-core</w:t>
            </w:r>
          </w:p>
        </w:tc>
      </w:tr>
      <w:tr w:rsidR="001563D9" w:rsidRPr="00F8013C" w14:paraId="70EC3365" w14:textId="77777777" w:rsidTr="00C447A2">
        <w:tc>
          <w:tcPr>
            <w:tcW w:w="1809" w:type="dxa"/>
            <w:tcBorders>
              <w:top w:val="single" w:sz="4" w:space="0" w:color="auto"/>
              <w:left w:val="single" w:sz="12" w:space="0" w:color="auto"/>
              <w:bottom w:val="single" w:sz="4" w:space="0" w:color="auto"/>
              <w:right w:val="single" w:sz="4" w:space="0" w:color="auto"/>
            </w:tcBorders>
          </w:tcPr>
          <w:p w14:paraId="52A30949"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3A80C49" w14:textId="351EFEB7"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Spatial Schema ISO19107</w:t>
            </w:r>
          </w:p>
        </w:tc>
      </w:tr>
      <w:tr w:rsidR="001563D9" w:rsidRPr="00F8013C" w14:paraId="567DDC52" w14:textId="77777777" w:rsidTr="00C447A2">
        <w:tc>
          <w:tcPr>
            <w:tcW w:w="1809" w:type="dxa"/>
            <w:tcBorders>
              <w:top w:val="single" w:sz="4" w:space="0" w:color="auto"/>
              <w:left w:val="single" w:sz="12" w:space="0" w:color="auto"/>
              <w:bottom w:val="single" w:sz="4" w:space="0" w:color="auto"/>
              <w:right w:val="single" w:sz="4" w:space="0" w:color="auto"/>
            </w:tcBorders>
          </w:tcPr>
          <w:p w14:paraId="77657AEC" w14:textId="317EE614"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B299D22" w14:textId="300A91D0"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Conceptual schema language ISO19103</w:t>
            </w:r>
          </w:p>
        </w:tc>
      </w:tr>
      <w:tr w:rsidR="001563D9" w:rsidRPr="00F8013C" w14:paraId="1EDD199B"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7704739A"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807AEB1" w14:textId="77777777" w:rsidR="001563D9" w:rsidRPr="00F8013C" w:rsidRDefault="001563D9" w:rsidP="00513449">
            <w:pPr>
              <w:spacing w:before="100" w:beforeAutospacing="1" w:after="100" w:afterAutospacing="1" w:line="230" w:lineRule="atLeast"/>
              <w:rPr>
                <w:rFonts w:ascii="Calibri" w:eastAsia="MS Mincho" w:hAnsi="Calibri"/>
                <w:b/>
                <w:sz w:val="20"/>
                <w:szCs w:val="20"/>
                <w:lang w:val="en-CA"/>
              </w:rPr>
            </w:pPr>
            <w:r w:rsidRPr="00F8013C">
              <w:rPr>
                <w:rFonts w:ascii="Calibri" w:eastAsia="MS Mincho" w:hAnsi="Calibri"/>
                <w:b/>
                <w:sz w:val="20"/>
                <w:szCs w:val="20"/>
                <w:lang w:val="en-CA"/>
              </w:rPr>
              <w:t xml:space="preserve">/req/gsml4-basic/geologicfeature-purpose </w:t>
            </w:r>
          </w:p>
          <w:p w14:paraId="57DEF154" w14:textId="575B5BC7" w:rsidR="001563D9" w:rsidRPr="00C447A2" w:rsidRDefault="001563D9" w:rsidP="00513449">
            <w:pPr>
              <w:spacing w:before="100" w:beforeAutospacing="1" w:after="100" w:afterAutospacing="1" w:line="230" w:lineRule="atLeast"/>
              <w:rPr>
                <w:rFonts w:ascii="Calibri" w:eastAsia="MS Mincho" w:hAnsi="Calibri"/>
                <w:sz w:val="20"/>
                <w:szCs w:val="20"/>
                <w:lang w:val="en-CA"/>
              </w:rPr>
            </w:pPr>
            <w:r w:rsidRPr="00C447A2">
              <w:rPr>
                <w:rFonts w:ascii="Calibri" w:eastAsia="MS Mincho" w:hAnsi="Calibri"/>
                <w:sz w:val="20"/>
                <w:szCs w:val="20"/>
                <w:lang w:val="en-CA"/>
              </w:rPr>
              <w:t xml:space="preserve">Purpose SHALL be a value from Table </w:t>
            </w:r>
            <w:r w:rsidR="00DE425D" w:rsidRPr="00F8013C">
              <w:rPr>
                <w:rFonts w:ascii="Calibri" w:eastAsia="MS Mincho" w:hAnsi="Calibri"/>
                <w:sz w:val="20"/>
                <w:szCs w:val="20"/>
                <w:lang w:val="en-CA"/>
              </w:rPr>
              <w:t>2.</w:t>
            </w:r>
          </w:p>
        </w:tc>
      </w:tr>
      <w:tr w:rsidR="001563D9" w:rsidRPr="00F8013C" w14:paraId="3FD24F04"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05735FC8" w14:textId="3E34AA7E"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5A46FFA" w14:textId="77777777" w:rsidR="001563D9" w:rsidRPr="00E1534F" w:rsidRDefault="001563D9" w:rsidP="00513449">
            <w:pPr>
              <w:spacing w:before="100" w:beforeAutospacing="1" w:after="100" w:afterAutospacing="1" w:line="230" w:lineRule="atLeast"/>
              <w:jc w:val="both"/>
              <w:rPr>
                <w:rFonts w:ascii="Calibri" w:eastAsia="MS Mincho" w:hAnsi="Calibri"/>
                <w:b/>
                <w:sz w:val="20"/>
                <w:szCs w:val="20"/>
                <w:lang w:val="en-CA"/>
              </w:rPr>
            </w:pPr>
            <w:r w:rsidRPr="00E1534F">
              <w:rPr>
                <w:rFonts w:ascii="Calibri" w:eastAsia="MS Mincho" w:hAnsi="Calibri"/>
                <w:b/>
                <w:sz w:val="20"/>
                <w:szCs w:val="20"/>
                <w:lang w:val="en-CA"/>
              </w:rPr>
              <w:t xml:space="preserve">/req/gsml4-basic/geologicevent-single </w:t>
            </w:r>
          </w:p>
          <w:p w14:paraId="22B97536" w14:textId="6452C301" w:rsidR="001563D9" w:rsidRPr="00F8013C" w:rsidRDefault="001563D9" w:rsidP="00513449">
            <w:pPr>
              <w:spacing w:before="100" w:beforeAutospacing="1" w:after="100" w:afterAutospacing="1" w:line="230" w:lineRule="atLeast"/>
              <w:jc w:val="both"/>
              <w:rPr>
                <w:rFonts w:ascii="Calibri" w:eastAsia="MS Mincho" w:hAnsi="Calibri"/>
                <w:b/>
                <w:sz w:val="20"/>
                <w:szCs w:val="20"/>
              </w:rPr>
            </w:pPr>
            <w:r w:rsidRPr="00C447A2">
              <w:rPr>
                <w:rFonts w:ascii="Calibri" w:eastAsia="MS Mincho" w:hAnsi="Calibri"/>
                <w:sz w:val="20"/>
                <w:szCs w:val="20"/>
                <w:lang w:val="en-CA"/>
              </w:rPr>
              <w:t>An individual event GeologicEvent SHALL only apply to one of {DisplacementEvent, AlterationDescription, MetamorphicDescription}.</w:t>
            </w:r>
          </w:p>
        </w:tc>
      </w:tr>
      <w:tr w:rsidR="001563D9" w:rsidRPr="00F8013C" w14:paraId="2922FCB0"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022E215A"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53DC78B"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 xml:space="preserve">/req/gsml4-basic/geologicevent-non-null </w:t>
            </w:r>
          </w:p>
          <w:p w14:paraId="3923AFFB" w14:textId="6F266F9D" w:rsidR="001563D9" w:rsidRPr="00F8013C" w:rsidRDefault="001563D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 xml:space="preserve">Either (olderNamedAge + youngerNamedAge) or </w:t>
            </w:r>
            <w:r w:rsidR="00DE425D">
              <w:rPr>
                <w:rFonts w:ascii="Calibri" w:eastAsia="MS Mincho" w:hAnsi="Calibri"/>
                <w:sz w:val="20"/>
                <w:szCs w:val="20"/>
                <w:lang w:val="en-CA"/>
              </w:rPr>
              <w:t>n</w:t>
            </w:r>
            <w:r w:rsidRPr="00F8013C">
              <w:rPr>
                <w:rFonts w:ascii="Calibri" w:eastAsia="MS Mincho" w:hAnsi="Calibri"/>
                <w:sz w:val="20"/>
                <w:szCs w:val="20"/>
                <w:lang w:val="en-CA"/>
              </w:rPr>
              <w:t>umericAge SHALL not be null.</w:t>
            </w:r>
          </w:p>
        </w:tc>
      </w:tr>
      <w:tr w:rsidR="001563D9" w:rsidRPr="00F8013C" w14:paraId="06E227EB"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3E44B0DF"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CE070D9" w14:textId="77777777" w:rsidR="004D1FB3" w:rsidRPr="00F8013C" w:rsidRDefault="004D1FB3" w:rsidP="00513449">
            <w:pPr>
              <w:spacing w:before="100" w:beforeAutospacing="1" w:after="100" w:afterAutospacing="1" w:line="230" w:lineRule="atLeast"/>
              <w:jc w:val="both"/>
              <w:rPr>
                <w:rStyle w:val="requri"/>
                <w:rFonts w:ascii="Calibri" w:eastAsia="MS Mincho" w:hAnsi="Calibri"/>
                <w:sz w:val="20"/>
                <w:szCs w:val="20"/>
                <w:lang w:val="en-CA"/>
              </w:rPr>
            </w:pPr>
            <w:r w:rsidRPr="00F8013C">
              <w:rPr>
                <w:rStyle w:val="requri"/>
                <w:rFonts w:ascii="Calibri" w:hAnsi="Calibri"/>
                <w:sz w:val="20"/>
                <w:szCs w:val="20"/>
                <w:lang w:val="en-CA"/>
              </w:rPr>
              <w:t>/req/gsml4-basic/plane-pol-dip-az-not-null</w:t>
            </w:r>
            <w:r w:rsidRPr="00F8013C">
              <w:rPr>
                <w:rStyle w:val="requri"/>
                <w:rFonts w:ascii="Calibri" w:eastAsia="MS Mincho" w:hAnsi="Calibri"/>
                <w:sz w:val="20"/>
                <w:szCs w:val="20"/>
                <w:lang w:val="en-CA"/>
              </w:rPr>
              <w:t xml:space="preserve"> </w:t>
            </w:r>
          </w:p>
          <w:p w14:paraId="439359A0" w14:textId="7C3007A3" w:rsidR="001563D9" w:rsidRPr="00F8013C" w:rsidRDefault="004D1FB3"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At least one of polarity, azimuth or dip SHALL not be nil.</w:t>
            </w:r>
          </w:p>
        </w:tc>
      </w:tr>
      <w:tr w:rsidR="001563D9" w:rsidRPr="00F8013C" w14:paraId="70165905"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78F3D646"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16E081" w14:textId="77777777" w:rsidR="004D1FB3"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uri"/>
                <w:rFonts w:ascii="Calibri" w:hAnsi="Calibri"/>
                <w:sz w:val="20"/>
                <w:szCs w:val="20"/>
                <w:lang w:val="en-CA"/>
              </w:rPr>
              <w:t xml:space="preserve">/req/gsml4-basic/linear-trenddip-plunge-not-null </w:t>
            </w:r>
          </w:p>
          <w:p w14:paraId="11F7F247" w14:textId="4F3BEEE2" w:rsidR="001563D9" w:rsidRPr="00F8013C" w:rsidRDefault="004D1FB3" w:rsidP="003F0D05">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At least one of plunge or trend SHALL NOT be nil.</w:t>
            </w:r>
          </w:p>
        </w:tc>
      </w:tr>
      <w:tr w:rsidR="001563D9" w:rsidRPr="00F8013C" w14:paraId="235FCB7A"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6F62E007"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7AD3828" w14:textId="77777777" w:rsidR="004D1FB3"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uri"/>
                <w:rFonts w:ascii="Calibri" w:hAnsi="Calibri"/>
                <w:sz w:val="20"/>
                <w:szCs w:val="20"/>
                <w:lang w:val="en-CA"/>
              </w:rPr>
              <w:t xml:space="preserve">/req/gsml4-basic/quantity_range_order </w:t>
            </w:r>
          </w:p>
          <w:p w14:paraId="17729F8E" w14:textId="51D6C605" w:rsidR="001563D9"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The lowerValue SHALL be less</w:t>
            </w:r>
            <w:r w:rsidR="00DE425D">
              <w:rPr>
                <w:rStyle w:val="reqtext"/>
                <w:rFonts w:ascii="Calibri" w:hAnsi="Calibri"/>
                <w:sz w:val="20"/>
                <w:szCs w:val="20"/>
                <w:lang w:val="en-CA"/>
              </w:rPr>
              <w:t xml:space="preserve"> than</w:t>
            </w:r>
            <w:r w:rsidRPr="00F8013C">
              <w:rPr>
                <w:rStyle w:val="reqtext"/>
                <w:rFonts w:ascii="Calibri" w:hAnsi="Calibri"/>
                <w:sz w:val="20"/>
                <w:szCs w:val="20"/>
                <w:lang w:val="en-CA"/>
              </w:rPr>
              <w:t xml:space="preserve"> </w:t>
            </w:r>
            <w:r w:rsidR="00DE425D" w:rsidRPr="00F8013C">
              <w:rPr>
                <w:rStyle w:val="reqtext"/>
                <w:rFonts w:ascii="Calibri" w:hAnsi="Calibri"/>
                <w:sz w:val="20"/>
                <w:szCs w:val="20"/>
                <w:lang w:val="en-CA"/>
              </w:rPr>
              <w:t>or</w:t>
            </w:r>
            <w:r w:rsidRPr="00F8013C">
              <w:rPr>
                <w:rStyle w:val="reqtext"/>
                <w:rFonts w:ascii="Calibri" w:hAnsi="Calibri"/>
                <w:sz w:val="20"/>
                <w:szCs w:val="20"/>
                <w:lang w:val="en-CA"/>
              </w:rPr>
              <w:t xml:space="preserve"> equal to </w:t>
            </w:r>
            <w:r w:rsidR="00DE425D">
              <w:rPr>
                <w:rStyle w:val="reqtext"/>
                <w:rFonts w:ascii="Calibri" w:hAnsi="Calibri"/>
                <w:sz w:val="20"/>
                <w:szCs w:val="20"/>
                <w:lang w:val="en-CA"/>
              </w:rPr>
              <w:t xml:space="preserve">the </w:t>
            </w:r>
            <w:r w:rsidRPr="00F8013C">
              <w:rPr>
                <w:rStyle w:val="reqtext"/>
                <w:rFonts w:ascii="Calibri" w:hAnsi="Calibri"/>
                <w:sz w:val="20"/>
                <w:szCs w:val="20"/>
                <w:lang w:val="en-CA"/>
              </w:rPr>
              <w:t xml:space="preserve">upperValue.   </w:t>
            </w:r>
          </w:p>
        </w:tc>
      </w:tr>
      <w:tr w:rsidR="001563D9" w:rsidRPr="00F8013C" w14:paraId="736D80CF"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2D0DC656" w14:textId="3777A088" w:rsidR="001563D9" w:rsidRPr="003F0D05" w:rsidRDefault="003F0D05"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204B0A8" w14:textId="77777777" w:rsidR="004D1FB3" w:rsidRPr="00496C22" w:rsidRDefault="004D1FB3" w:rsidP="00513449">
            <w:pPr>
              <w:spacing w:before="100" w:beforeAutospacing="1" w:after="100" w:afterAutospacing="1" w:line="230" w:lineRule="atLeast"/>
              <w:jc w:val="both"/>
              <w:rPr>
                <w:rStyle w:val="requri"/>
                <w:rFonts w:ascii="Calibri" w:hAnsi="Calibri"/>
                <w:sz w:val="20"/>
                <w:szCs w:val="20"/>
                <w:lang w:val="en-CA"/>
              </w:rPr>
            </w:pPr>
            <w:r w:rsidRPr="00496C22">
              <w:rPr>
                <w:rStyle w:val="requri"/>
                <w:rFonts w:ascii="Calibri" w:hAnsi="Calibri"/>
                <w:sz w:val="20"/>
                <w:szCs w:val="20"/>
                <w:lang w:val="en-CA"/>
              </w:rPr>
              <w:t xml:space="preserve">/req/gsml4-basic/quantity-range-repeat </w:t>
            </w:r>
          </w:p>
          <w:p w14:paraId="09148636" w14:textId="237E6B7B" w:rsidR="001563D9" w:rsidRPr="007B3482" w:rsidRDefault="004D1FB3">
            <w:pPr>
              <w:spacing w:before="100" w:beforeAutospacing="1" w:after="100" w:afterAutospacing="1" w:line="230" w:lineRule="atLeast"/>
              <w:jc w:val="both"/>
              <w:rPr>
                <w:rStyle w:val="requri"/>
                <w:rFonts w:ascii="Calibri" w:hAnsi="Calibri"/>
                <w:sz w:val="20"/>
                <w:szCs w:val="20"/>
              </w:rPr>
            </w:pPr>
            <w:r w:rsidRPr="00EE36E7">
              <w:rPr>
                <w:rStyle w:val="reqtext"/>
                <w:rFonts w:ascii="Calibri" w:hAnsi="Calibri"/>
                <w:sz w:val="20"/>
                <w:szCs w:val="20"/>
                <w:lang w:val="en-CA"/>
              </w:rPr>
              <w:t xml:space="preserve">Value[0] </w:t>
            </w:r>
            <w:r w:rsidRPr="00783367">
              <w:rPr>
                <w:rStyle w:val="reqtext"/>
                <w:rFonts w:ascii="Calibri" w:hAnsi="Calibri"/>
                <w:sz w:val="20"/>
                <w:szCs w:val="20"/>
                <w:lang w:val="en-CA"/>
              </w:rPr>
              <w:t xml:space="preserve">SHALL provide the same value as lowerValue and value[1] </w:t>
            </w:r>
            <w:r w:rsidR="001F2343">
              <w:rPr>
                <w:rStyle w:val="reqtext"/>
                <w:rFonts w:ascii="Calibri" w:hAnsi="Calibri"/>
                <w:sz w:val="20"/>
                <w:szCs w:val="20"/>
                <w:lang w:val="en-CA"/>
              </w:rPr>
              <w:t>SHALL provide</w:t>
            </w:r>
            <w:r w:rsidRPr="00783367">
              <w:rPr>
                <w:rStyle w:val="reqtext"/>
                <w:rFonts w:ascii="Calibri" w:hAnsi="Calibri"/>
                <w:sz w:val="20"/>
                <w:szCs w:val="20"/>
                <w:lang w:val="en-CA"/>
              </w:rPr>
              <w:t xml:space="preserve"> the same</w:t>
            </w:r>
            <w:r w:rsidR="001F2343">
              <w:rPr>
                <w:rStyle w:val="reqtext"/>
                <w:rFonts w:ascii="Calibri" w:hAnsi="Calibri"/>
                <w:sz w:val="20"/>
                <w:szCs w:val="20"/>
                <w:lang w:val="en-CA"/>
              </w:rPr>
              <w:t xml:space="preserve"> value</w:t>
            </w:r>
            <w:r w:rsidRPr="00783367">
              <w:rPr>
                <w:rStyle w:val="reqtext"/>
                <w:rFonts w:ascii="Calibri" w:hAnsi="Calibri"/>
                <w:sz w:val="20"/>
                <w:szCs w:val="20"/>
                <w:lang w:val="en-CA"/>
              </w:rPr>
              <w:t xml:space="preserve"> as upperValue.</w:t>
            </w:r>
          </w:p>
        </w:tc>
      </w:tr>
    </w:tbl>
    <w:p w14:paraId="178C6037" w14:textId="77777777" w:rsidR="001563D9" w:rsidRPr="00C447A2" w:rsidRDefault="001563D9" w:rsidP="00355CAB"/>
    <w:p w14:paraId="65D82287" w14:textId="4A0938AA" w:rsidR="00355CAB" w:rsidRDefault="00355CAB" w:rsidP="00355CAB">
      <w:pPr>
        <w:rPr>
          <w:lang w:val="en-CA"/>
        </w:rPr>
      </w:pPr>
      <w:r>
        <w:rPr>
          <w:lang w:val="en-CA"/>
        </w:rPr>
        <w:lastRenderedPageBreak/>
        <w:t xml:space="preserve">Basic package provides a collection of </w:t>
      </w:r>
      <w:r w:rsidRPr="00355CAB">
        <w:rPr>
          <w:lang w:val="en-CA"/>
        </w:rPr>
        <w:t xml:space="preserve">classes representing fundamental geological </w:t>
      </w:r>
      <w:r w:rsidR="00865F5F">
        <w:rPr>
          <w:lang w:val="en-CA"/>
        </w:rPr>
        <w:t xml:space="preserve">and geomorphological </w:t>
      </w:r>
      <w:r w:rsidRPr="00355CAB">
        <w:rPr>
          <w:lang w:val="en-CA"/>
        </w:rPr>
        <w:t xml:space="preserve">features (units, structures, and events), earth materials, </w:t>
      </w:r>
      <w:r w:rsidR="00865F5F">
        <w:rPr>
          <w:lang w:val="en-CA"/>
        </w:rPr>
        <w:t xml:space="preserve">geologic time, </w:t>
      </w:r>
      <w:r w:rsidRPr="00355CAB">
        <w:rPr>
          <w:lang w:val="en-CA"/>
        </w:rPr>
        <w:t>and the relations between them.</w:t>
      </w:r>
      <w:r w:rsidR="00865F5F">
        <w:rPr>
          <w:lang w:val="en-CA"/>
        </w:rPr>
        <w:t>.</w:t>
      </w:r>
      <w:r w:rsidR="003E1755">
        <w:rPr>
          <w:lang w:val="en-CA"/>
        </w:rPr>
        <w:t xml:space="preserve">  </w:t>
      </w:r>
      <w:r w:rsidR="009E67D9">
        <w:rPr>
          <w:lang w:val="en-CA"/>
        </w:rPr>
        <w:t>It</w:t>
      </w:r>
      <w:r w:rsidR="003E1755">
        <w:rPr>
          <w:lang w:val="en-CA"/>
        </w:rPr>
        <w:t xml:space="preserve"> limits the number of descriptive properties </w:t>
      </w:r>
      <w:r w:rsidR="009E67D9">
        <w:rPr>
          <w:lang w:val="en-CA"/>
        </w:rPr>
        <w:t xml:space="preserve">to match </w:t>
      </w:r>
      <w:r w:rsidR="00DE3D18">
        <w:rPr>
          <w:lang w:val="en-CA"/>
        </w:rPr>
        <w:t xml:space="preserve">important common use cases, including </w:t>
      </w:r>
      <w:r w:rsidR="002B564B">
        <w:rPr>
          <w:lang w:val="en-CA"/>
        </w:rPr>
        <w:t xml:space="preserve">the </w:t>
      </w:r>
      <w:r>
        <w:rPr>
          <w:lang w:val="en-CA"/>
        </w:rPr>
        <w:t>INSPIRE geological theme</w:t>
      </w:r>
      <w:r w:rsidR="002B564B">
        <w:rPr>
          <w:lang w:val="en-CA"/>
        </w:rPr>
        <w:t xml:space="preserve"> specification</w:t>
      </w:r>
      <w:r w:rsidR="009E67D9">
        <w:rPr>
          <w:lang w:val="en-CA"/>
        </w:rPr>
        <w:t xml:space="preserve"> (INSPIRE Data Specification </w:t>
      </w:r>
      <w:r w:rsidR="009E67D9" w:rsidRPr="009E67D9">
        <w:rPr>
          <w:lang w:val="en-CA"/>
        </w:rPr>
        <w:t>D2.8.II.4</w:t>
      </w:r>
      <w:r w:rsidR="009E67D9">
        <w:rPr>
          <w:lang w:val="en-CA"/>
        </w:rPr>
        <w:t>).</w:t>
      </w:r>
    </w:p>
    <w:p w14:paraId="40081889" w14:textId="18A467A8" w:rsidR="008A1AF4" w:rsidRDefault="008A1AF4" w:rsidP="008A1AF4">
      <w:pPr>
        <w:keepNext/>
        <w:rPr>
          <w:noProof/>
          <w:lang w:val="en-CA" w:eastAsia="en-CA"/>
        </w:rPr>
      </w:pPr>
    </w:p>
    <w:p w14:paraId="2A6A1094" w14:textId="7911118D" w:rsidR="000E3D9B" w:rsidRDefault="00F658C5" w:rsidP="000E3D9B">
      <w:pPr>
        <w:keepNext/>
      </w:pPr>
      <w:r>
        <w:rPr>
          <w:noProof/>
          <w:lang w:val="en-CA" w:eastAsia="en-CA"/>
        </w:rPr>
        <w:drawing>
          <wp:inline distT="0" distB="0" distL="0" distR="0" wp14:anchorId="52378BCA" wp14:editId="4BF7B615">
            <wp:extent cx="5476875" cy="41624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6875" cy="4162425"/>
                    </a:xfrm>
                    <a:prstGeom prst="rect">
                      <a:avLst/>
                    </a:prstGeom>
                    <a:noFill/>
                    <a:ln>
                      <a:noFill/>
                    </a:ln>
                  </pic:spPr>
                </pic:pic>
              </a:graphicData>
            </a:graphic>
          </wp:inline>
        </w:drawing>
      </w:r>
    </w:p>
    <w:p w14:paraId="701D18A2" w14:textId="28CEDB36" w:rsidR="000E3D9B" w:rsidRDefault="000E3D9B" w:rsidP="007F03F0">
      <w:pPr>
        <w:pStyle w:val="Caption"/>
      </w:pPr>
      <w:r>
        <w:t xml:space="preserve">Figure </w:t>
      </w:r>
      <w:r>
        <w:fldChar w:fldCharType="begin"/>
      </w:r>
      <w:r>
        <w:instrText xml:space="preserve"> SEQ Figure \* ARABIC </w:instrText>
      </w:r>
      <w:r>
        <w:fldChar w:fldCharType="separate"/>
      </w:r>
      <w:r w:rsidR="00E15963">
        <w:rPr>
          <w:noProof/>
        </w:rPr>
        <w:t>9</w:t>
      </w:r>
      <w:r>
        <w:fldChar w:fldCharType="end"/>
      </w:r>
      <w:r>
        <w:t xml:space="preserve"> </w:t>
      </w:r>
      <w:r w:rsidRPr="00AE78AA">
        <w:t>GeoSciML Basic dependencies</w:t>
      </w:r>
      <w:r w:rsidR="00BF2A41">
        <w:t>.</w:t>
      </w:r>
    </w:p>
    <w:p w14:paraId="4D25A90E" w14:textId="5F8293DE" w:rsidR="003E1755" w:rsidRDefault="00856F51" w:rsidP="00E71F84">
      <w:pPr>
        <w:pStyle w:val="Heading3"/>
        <w:rPr>
          <w:lang w:val="en-CA"/>
        </w:rPr>
      </w:pPr>
      <w:bookmarkStart w:id="250" w:name="BKM_3984A24A_BE4B_45BE_838C_7F640CC5FF3F"/>
      <w:bookmarkStart w:id="251" w:name="BKM_54F8D6E7_019E_4198_A5F7_8396FC39C316"/>
      <w:bookmarkStart w:id="252" w:name="BKM_FF60F6A1_68A6_4CC7_A4D7_1484826F284D"/>
      <w:bookmarkStart w:id="253" w:name="BKM_F6F26F14_293C_49D0_A8BA_E7C8B18052A4"/>
      <w:bookmarkStart w:id="254" w:name="BKM_BFF13014_D294_4162_870D_8C389253B42F"/>
      <w:bookmarkStart w:id="255" w:name="BKM_5E0576AE_899E_4630_AE79_247020186922"/>
      <w:bookmarkStart w:id="256" w:name="BKM_F1BB51E9_D13E_42AE_BE59_3E8556BDCA72"/>
      <w:bookmarkStart w:id="257" w:name="BKM_C0A3056D_FA18_4027_BE04_0AFA3C2B5BD7"/>
      <w:bookmarkStart w:id="258" w:name="BKM_ADC178F9_ED86_418A_BFAF_BD9ADC797FBD"/>
      <w:bookmarkStart w:id="259" w:name="BKM_8E1E3CAB_4A91_4093_A75E_AEF4FCA7FA5B"/>
      <w:bookmarkStart w:id="260" w:name="BKM_64F0A908_3403_4D0B_88AD_EE7134C39157"/>
      <w:bookmarkStart w:id="261" w:name="BKM_F047E096_3391_4C83_A31D_8616A9B842C5"/>
      <w:bookmarkStart w:id="262" w:name="BKM_DA68D8E9_7B0C_48EF_8619_7221101DC5F1"/>
      <w:bookmarkStart w:id="263" w:name="_Toc456946970"/>
      <w:bookmarkEnd w:id="250"/>
      <w:bookmarkEnd w:id="251"/>
      <w:bookmarkEnd w:id="252"/>
      <w:bookmarkEnd w:id="253"/>
      <w:bookmarkEnd w:id="254"/>
      <w:bookmarkEnd w:id="255"/>
      <w:bookmarkEnd w:id="256"/>
      <w:bookmarkEnd w:id="257"/>
      <w:bookmarkEnd w:id="258"/>
      <w:bookmarkEnd w:id="259"/>
      <w:bookmarkEnd w:id="260"/>
      <w:bookmarkEnd w:id="261"/>
      <w:bookmarkEnd w:id="262"/>
      <w:r>
        <w:rPr>
          <w:lang w:val="en-CA"/>
        </w:rPr>
        <w:t xml:space="preserve">Geology </w:t>
      </w:r>
      <w:r w:rsidR="006619B2">
        <w:rPr>
          <w:lang w:val="en-CA"/>
        </w:rPr>
        <w:t>B</w:t>
      </w:r>
      <w:r>
        <w:rPr>
          <w:lang w:val="en-CA"/>
        </w:rPr>
        <w:t>asic</w:t>
      </w:r>
      <w:bookmarkEnd w:id="263"/>
    </w:p>
    <w:p w14:paraId="38D34F62" w14:textId="77777777" w:rsidR="005166DF" w:rsidRDefault="005166DF" w:rsidP="00355CAB">
      <w:pPr>
        <w:rPr>
          <w:lang w:val="en-CA"/>
        </w:rPr>
      </w:pPr>
    </w:p>
    <w:p w14:paraId="5E592361" w14:textId="2942FBCB" w:rsidR="00523B00" w:rsidRDefault="00E3407C" w:rsidP="00355CAB">
      <w:pPr>
        <w:rPr>
          <w:lang w:val="en-CA"/>
        </w:rPr>
      </w:pPr>
      <w:r>
        <w:rPr>
          <w:lang w:val="en-CA"/>
        </w:rPr>
        <w:t>Geologic Basic is a</w:t>
      </w:r>
      <w:r w:rsidRPr="00E3407C">
        <w:rPr>
          <w:lang w:val="en-CA"/>
        </w:rPr>
        <w:t xml:space="preserve"> package of classes representing fundamental geological map features and the relations between them.</w:t>
      </w:r>
      <w:r>
        <w:rPr>
          <w:lang w:val="en-CA"/>
        </w:rPr>
        <w:t xml:space="preserve">  GeoSciML describes a geologic dataset as a series of </w:t>
      </w:r>
      <w:r w:rsidRPr="00491ED2">
        <w:rPr>
          <w:rStyle w:val="Entity"/>
        </w:rPr>
        <w:t>GeologicFeature</w:t>
      </w:r>
      <w:r>
        <w:rPr>
          <w:lang w:val="en-CA"/>
        </w:rPr>
        <w:t xml:space="preserve"> occurrences, spatially </w:t>
      </w:r>
      <w:r w:rsidR="00BA27D0">
        <w:rPr>
          <w:lang w:val="en-CA"/>
        </w:rPr>
        <w:t xml:space="preserve">represented </w:t>
      </w:r>
      <w:r>
        <w:rPr>
          <w:lang w:val="en-CA"/>
        </w:rPr>
        <w:t xml:space="preserve">as </w:t>
      </w:r>
      <w:r w:rsidRPr="00491ED2">
        <w:rPr>
          <w:rStyle w:val="Entity"/>
        </w:rPr>
        <w:t>MappedFeature</w:t>
      </w:r>
      <w:r>
        <w:rPr>
          <w:lang w:val="en-CA"/>
        </w:rPr>
        <w:t xml:space="preserve">.  A map is a collection of </w:t>
      </w:r>
      <w:r w:rsidRPr="00491ED2">
        <w:rPr>
          <w:rStyle w:val="Entity"/>
        </w:rPr>
        <w:t>MappedFeature</w:t>
      </w:r>
      <w:r w:rsidR="000E100B" w:rsidRPr="00491ED2">
        <w:rPr>
          <w:rStyle w:val="Entity"/>
        </w:rPr>
        <w:t>s</w:t>
      </w:r>
      <w:r>
        <w:rPr>
          <w:lang w:val="en-CA"/>
        </w:rPr>
        <w:t>.  The term “map”, generally understood as a map sheet (a given area on the surface of the earth)</w:t>
      </w:r>
      <w:r w:rsidR="000E100B">
        <w:rPr>
          <w:lang w:val="en-CA"/>
        </w:rPr>
        <w:t>,</w:t>
      </w:r>
      <w:r>
        <w:rPr>
          <w:lang w:val="en-CA"/>
        </w:rPr>
        <w:t xml:space="preserve"> is only one possible collection</w:t>
      </w:r>
      <w:r w:rsidR="000E100B">
        <w:rPr>
          <w:lang w:val="en-CA"/>
        </w:rPr>
        <w:t xml:space="preserve"> </w:t>
      </w:r>
      <w:r>
        <w:rPr>
          <w:lang w:val="en-CA"/>
        </w:rPr>
        <w:t xml:space="preserve">of </w:t>
      </w:r>
      <w:r w:rsidRPr="00491ED2">
        <w:rPr>
          <w:rStyle w:val="Entity"/>
        </w:rPr>
        <w:t>MappedFeature</w:t>
      </w:r>
      <w:r w:rsidR="000E100B" w:rsidRPr="00491ED2">
        <w:rPr>
          <w:rStyle w:val="Entity"/>
        </w:rPr>
        <w:t>s</w:t>
      </w:r>
      <w:r>
        <w:rPr>
          <w:lang w:val="en-CA"/>
        </w:rPr>
        <w:t xml:space="preserve">.  Other examples are </w:t>
      </w:r>
      <w:r w:rsidR="00523B00">
        <w:rPr>
          <w:lang w:val="en-CA"/>
        </w:rPr>
        <w:t>cross-sections, block diagram</w:t>
      </w:r>
      <w:r w:rsidR="00BA27D0">
        <w:rPr>
          <w:lang w:val="en-CA"/>
        </w:rPr>
        <w:t>s</w:t>
      </w:r>
      <w:r w:rsidR="00523B00">
        <w:rPr>
          <w:lang w:val="en-CA"/>
        </w:rPr>
        <w:t>, or even  borehole log</w:t>
      </w:r>
      <w:r w:rsidR="00BA27D0">
        <w:rPr>
          <w:lang w:val="en-CA"/>
        </w:rPr>
        <w:t>s</w:t>
      </w:r>
      <w:r w:rsidR="00523B00">
        <w:rPr>
          <w:lang w:val="en-CA"/>
        </w:rPr>
        <w:t xml:space="preserve"> (a linear map).</w:t>
      </w:r>
      <w:r w:rsidR="009C2685">
        <w:rPr>
          <w:lang w:val="en-CA"/>
        </w:rPr>
        <w:t xml:space="preserve">  </w:t>
      </w:r>
      <w:r w:rsidR="009C2685" w:rsidRPr="00491ED2">
        <w:rPr>
          <w:rStyle w:val="Entity"/>
        </w:rPr>
        <w:t>MappedFeature</w:t>
      </w:r>
      <w:r w:rsidR="009C2685">
        <w:rPr>
          <w:lang w:val="en-CA"/>
        </w:rPr>
        <w:t xml:space="preserve"> can represent any features</w:t>
      </w:r>
      <w:r w:rsidR="004D34D6">
        <w:rPr>
          <w:lang w:val="en-CA"/>
        </w:rPr>
        <w:t xml:space="preserve"> and</w:t>
      </w:r>
      <w:r w:rsidR="009C2685">
        <w:rPr>
          <w:lang w:val="en-CA"/>
        </w:rPr>
        <w:t xml:space="preserve"> </w:t>
      </w:r>
      <w:r w:rsidR="009C2685" w:rsidRPr="00491ED2">
        <w:rPr>
          <w:rStyle w:val="Entity"/>
        </w:rPr>
        <w:t>GeologicFeatures</w:t>
      </w:r>
      <w:r w:rsidR="009C2685">
        <w:rPr>
          <w:lang w:val="en-CA"/>
        </w:rPr>
        <w:t xml:space="preserve"> are </w:t>
      </w:r>
      <w:r w:rsidR="0073072D">
        <w:rPr>
          <w:lang w:val="en-CA"/>
        </w:rPr>
        <w:t>one of the kinds of</w:t>
      </w:r>
      <w:r w:rsidR="00372D01">
        <w:rPr>
          <w:lang w:val="en-CA"/>
        </w:rPr>
        <w:t xml:space="preserve"> </w:t>
      </w:r>
      <w:r w:rsidR="009C2685">
        <w:rPr>
          <w:lang w:val="en-CA"/>
        </w:rPr>
        <w:t xml:space="preserve">features it can represent.  A </w:t>
      </w:r>
      <w:r w:rsidR="009C2685" w:rsidRPr="00491ED2">
        <w:rPr>
          <w:rStyle w:val="Entity"/>
        </w:rPr>
        <w:t>MappedFeature</w:t>
      </w:r>
      <w:r w:rsidR="009C2685">
        <w:rPr>
          <w:lang w:val="en-CA"/>
        </w:rPr>
        <w:t xml:space="preserve"> identifies what it represents using its “specification” association.</w:t>
      </w:r>
      <w:r w:rsidR="00044F45">
        <w:rPr>
          <w:lang w:val="en-CA"/>
        </w:rPr>
        <w:t xml:space="preserve">  </w:t>
      </w:r>
    </w:p>
    <w:p w14:paraId="21D36523" w14:textId="7D4CEC28" w:rsidR="00E3407C" w:rsidRDefault="009C2685" w:rsidP="00355CAB">
      <w:pPr>
        <w:rPr>
          <w:lang w:val="en-CA"/>
        </w:rPr>
      </w:pPr>
      <w:r>
        <w:rPr>
          <w:lang w:val="en-CA"/>
        </w:rPr>
        <w:lastRenderedPageBreak/>
        <w:fldChar w:fldCharType="begin"/>
      </w:r>
      <w:r>
        <w:rPr>
          <w:lang w:val="en-CA"/>
        </w:rPr>
        <w:instrText xml:space="preserve"> REF _Ref439843623 \h </w:instrText>
      </w:r>
      <w:r>
        <w:rPr>
          <w:lang w:val="en-CA"/>
        </w:rPr>
      </w:r>
      <w:r>
        <w:rPr>
          <w:lang w:val="en-CA"/>
        </w:rPr>
        <w:fldChar w:fldCharType="separate"/>
      </w:r>
      <w:r w:rsidR="00F02ED9">
        <w:t xml:space="preserve">Figure </w:t>
      </w:r>
      <w:r w:rsidR="00F02ED9">
        <w:rPr>
          <w:noProof/>
        </w:rPr>
        <w:t>20</w:t>
      </w:r>
      <w:r>
        <w:rPr>
          <w:lang w:val="en-CA"/>
        </w:rPr>
        <w:fldChar w:fldCharType="end"/>
      </w:r>
      <w:r>
        <w:rPr>
          <w:lang w:val="en-CA"/>
        </w:rPr>
        <w:t xml:space="preserve"> </w:t>
      </w:r>
      <w:r w:rsidR="00E3407C">
        <w:rPr>
          <w:lang w:val="en-CA"/>
        </w:rPr>
        <w:t>show</w:t>
      </w:r>
      <w:r w:rsidR="00523B00">
        <w:rPr>
          <w:lang w:val="en-CA"/>
        </w:rPr>
        <w:t>s</w:t>
      </w:r>
      <w:r w:rsidR="00E3407C">
        <w:rPr>
          <w:lang w:val="en-CA"/>
        </w:rPr>
        <w:t xml:space="preserve"> the fundamental </w:t>
      </w:r>
      <w:r w:rsidR="00523B00">
        <w:rPr>
          <w:lang w:val="en-CA"/>
        </w:rPr>
        <w:t xml:space="preserve">relationships between a </w:t>
      </w:r>
      <w:r w:rsidR="00523B00" w:rsidRPr="00491ED2">
        <w:rPr>
          <w:rStyle w:val="Entity"/>
        </w:rPr>
        <w:t>MappedFeature</w:t>
      </w:r>
      <w:r w:rsidR="00523B00">
        <w:rPr>
          <w:lang w:val="en-CA"/>
        </w:rPr>
        <w:t xml:space="preserve"> and the </w:t>
      </w:r>
      <w:r w:rsidR="00523B00" w:rsidRPr="00491ED2">
        <w:rPr>
          <w:rStyle w:val="Entity"/>
        </w:rPr>
        <w:t>GeologicFeature</w:t>
      </w:r>
      <w:r w:rsidR="00523B00">
        <w:rPr>
          <w:lang w:val="en-CA"/>
        </w:rPr>
        <w:t>.</w:t>
      </w:r>
      <w:r>
        <w:rPr>
          <w:lang w:val="en-CA"/>
        </w:rPr>
        <w:t xml:space="preserve">  </w:t>
      </w:r>
    </w:p>
    <w:p w14:paraId="1D993F84" w14:textId="45F4755D" w:rsidR="009E67D9" w:rsidRDefault="009E67D9" w:rsidP="009E67D9">
      <w:pPr>
        <w:keepNext/>
        <w:rPr>
          <w:noProof/>
          <w:lang w:val="en-CA" w:eastAsia="en-CA"/>
        </w:rPr>
      </w:pPr>
    </w:p>
    <w:p w14:paraId="52FFBB2B" w14:textId="2B2FF6E2" w:rsidR="00523B00" w:rsidRDefault="00F658C5" w:rsidP="00523B00">
      <w:pPr>
        <w:keepNext/>
      </w:pPr>
      <w:r>
        <w:rPr>
          <w:noProof/>
          <w:lang w:val="en-CA" w:eastAsia="en-CA"/>
        </w:rPr>
        <w:drawing>
          <wp:inline distT="0" distB="0" distL="0" distR="0" wp14:anchorId="3DDD8EA3" wp14:editId="5C6BB5F2">
            <wp:extent cx="5467350" cy="33242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67350" cy="3324225"/>
                    </a:xfrm>
                    <a:prstGeom prst="rect">
                      <a:avLst/>
                    </a:prstGeom>
                    <a:noFill/>
                    <a:ln>
                      <a:noFill/>
                    </a:ln>
                  </pic:spPr>
                </pic:pic>
              </a:graphicData>
            </a:graphic>
          </wp:inline>
        </w:drawing>
      </w:r>
    </w:p>
    <w:p w14:paraId="24FB8F26" w14:textId="42D46AEA" w:rsidR="00523B00" w:rsidRDefault="00523B00" w:rsidP="007F03F0">
      <w:pPr>
        <w:pStyle w:val="Caption"/>
      </w:pPr>
      <w:bookmarkStart w:id="264" w:name="_Ref439843623"/>
      <w:r>
        <w:t xml:space="preserve">Figure </w:t>
      </w:r>
      <w:r>
        <w:fldChar w:fldCharType="begin"/>
      </w:r>
      <w:r>
        <w:instrText xml:space="preserve"> SEQ Figure \* ARABIC </w:instrText>
      </w:r>
      <w:r>
        <w:fldChar w:fldCharType="separate"/>
      </w:r>
      <w:r w:rsidR="00E15963">
        <w:rPr>
          <w:noProof/>
        </w:rPr>
        <w:t>10</w:t>
      </w:r>
      <w:r>
        <w:fldChar w:fldCharType="end"/>
      </w:r>
      <w:bookmarkEnd w:id="264"/>
      <w:r>
        <w:t xml:space="preserve"> </w:t>
      </w:r>
      <w:r w:rsidRPr="008617E7">
        <w:t>Geologic Feature and MappedFeature</w:t>
      </w:r>
      <w:r w:rsidR="00BF2A41">
        <w:t>.</w:t>
      </w:r>
    </w:p>
    <w:p w14:paraId="58C68A50" w14:textId="2309E7F2" w:rsidR="00523B00" w:rsidRPr="00523B00" w:rsidRDefault="001D79AD" w:rsidP="007F03F0">
      <w:r w:rsidRPr="00491ED2">
        <w:rPr>
          <w:rStyle w:val="Entity"/>
        </w:rPr>
        <w:t>GeologicFeature</w:t>
      </w:r>
      <w:r>
        <w:t xml:space="preserve"> are further subtyped into </w:t>
      </w:r>
      <w:r w:rsidRPr="00491ED2">
        <w:rPr>
          <w:rStyle w:val="Entity"/>
        </w:rPr>
        <w:t>GeologicUnit</w:t>
      </w:r>
      <w:r>
        <w:t xml:space="preserve">, </w:t>
      </w:r>
      <w:r w:rsidRPr="00491ED2">
        <w:rPr>
          <w:rStyle w:val="Entity"/>
        </w:rPr>
        <w:t>GeologicStructure</w:t>
      </w:r>
      <w:r>
        <w:t xml:space="preserve">, </w:t>
      </w:r>
      <w:r w:rsidRPr="00491ED2">
        <w:rPr>
          <w:rStyle w:val="Entity"/>
        </w:rPr>
        <w:t>GeomorphologicFeature</w:t>
      </w:r>
      <w:r>
        <w:t xml:space="preserve"> and </w:t>
      </w:r>
      <w:r w:rsidRPr="00491ED2">
        <w:rPr>
          <w:rStyle w:val="Entity"/>
        </w:rPr>
        <w:t>GeologicEvent</w:t>
      </w:r>
      <w:r>
        <w:t>.</w:t>
      </w:r>
    </w:p>
    <w:p w14:paraId="2B5A641E" w14:textId="77777777" w:rsidR="001050D1" w:rsidRDefault="001050D1" w:rsidP="001050D1">
      <w:pPr>
        <w:pStyle w:val="Heading4"/>
      </w:pPr>
      <w:r>
        <w:t>GeologicFeature</w:t>
      </w:r>
    </w:p>
    <w:p w14:paraId="5D6BEAC4" w14:textId="77777777" w:rsidR="00C97318" w:rsidRDefault="00C97318" w:rsidP="00044F45"/>
    <w:p w14:paraId="68111B3F" w14:textId="36B7D211" w:rsidR="00044F45" w:rsidRDefault="00ED2525" w:rsidP="00044F45">
      <w:pPr>
        <w:rPr>
          <w:lang w:val="en-CA"/>
        </w:rPr>
      </w:pPr>
      <w:r>
        <w:t xml:space="preserve">The abstract </w:t>
      </w:r>
      <w:r w:rsidRPr="00491ED2">
        <w:rPr>
          <w:rStyle w:val="Entity"/>
        </w:rPr>
        <w:t>GeologicFeature</w:t>
      </w:r>
      <w:r>
        <w:t xml:space="preserv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 </w:t>
      </w:r>
      <w:r w:rsidR="001F2343">
        <w:rPr>
          <w:i/>
        </w:rPr>
        <w:t>t</w:t>
      </w:r>
      <w:r w:rsidRPr="00ED2525">
        <w:rPr>
          <w:i/>
        </w:rPr>
        <w:t>ypicalNorm</w:t>
      </w:r>
      <w:r>
        <w:t xml:space="preserve">, </w:t>
      </w:r>
      <w:r w:rsidR="001F2343">
        <w:rPr>
          <w:i/>
        </w:rPr>
        <w:t>d</w:t>
      </w:r>
      <w:r w:rsidRPr="00ED2525">
        <w:rPr>
          <w:i/>
        </w:rPr>
        <w:t>efiningNorm</w:t>
      </w:r>
      <w:r>
        <w:rPr>
          <w:i/>
        </w:rPr>
        <w:t xml:space="preserve"> or </w:t>
      </w:r>
      <w:r w:rsidR="001F2343">
        <w:rPr>
          <w:i/>
        </w:rPr>
        <w:t>i</w:t>
      </w:r>
      <w:r>
        <w:rPr>
          <w:i/>
        </w:rPr>
        <w:t>nstance</w:t>
      </w:r>
      <w:r>
        <w:t xml:space="preserve">.  </w:t>
      </w:r>
      <w:r w:rsidR="00044F45" w:rsidRPr="00491ED2">
        <w:rPr>
          <w:rStyle w:val="Entity"/>
        </w:rPr>
        <w:t>GeologicFeature</w:t>
      </w:r>
      <w:r w:rsidR="00044F45">
        <w:rPr>
          <w:lang w:val="en-CA"/>
        </w:rPr>
        <w:t xml:space="preserve"> can be used outside the context of a map (it can lack a </w:t>
      </w:r>
      <w:r w:rsidR="00044F45" w:rsidRPr="00491ED2">
        <w:rPr>
          <w:rStyle w:val="Entity"/>
        </w:rPr>
        <w:t>MappedFeature</w:t>
      </w:r>
      <w:r w:rsidR="00044F45">
        <w:rPr>
          <w:lang w:val="en-CA"/>
        </w:rPr>
        <w:t xml:space="preserve">), for example when describing typical norms (describing expected property from a feature) or defining norms (describing properties required from a feature to be classifying in a group, such as given geologic unit).  </w:t>
      </w:r>
      <w:r w:rsidR="0073072D">
        <w:rPr>
          <w:lang w:val="en-CA"/>
        </w:rPr>
        <w:t xml:space="preserve">A </w:t>
      </w:r>
      <w:r w:rsidR="00044F45" w:rsidRPr="00491ED2">
        <w:rPr>
          <w:rStyle w:val="Entity"/>
        </w:rPr>
        <w:t>GeologicFeature</w:t>
      </w:r>
      <w:r w:rsidR="00044F45">
        <w:rPr>
          <w:lang w:val="en-CA"/>
        </w:rPr>
        <w:t xml:space="preserve"> appearing on a map is considered as an “instance”.</w:t>
      </w:r>
    </w:p>
    <w:p w14:paraId="45BF8A1F" w14:textId="77777777" w:rsidR="00ED2525" w:rsidRDefault="00ED2525" w:rsidP="00ED2525"/>
    <w:p w14:paraId="4EDD0665" w14:textId="3F637AF5" w:rsidR="001D79AD" w:rsidRDefault="00F658C5" w:rsidP="007F03F0">
      <w:pPr>
        <w:keepNext/>
      </w:pPr>
      <w:r>
        <w:rPr>
          <w:noProof/>
          <w:lang w:val="en-CA" w:eastAsia="en-CA"/>
        </w:rPr>
        <w:lastRenderedPageBreak/>
        <w:drawing>
          <wp:inline distT="0" distB="0" distL="0" distR="0" wp14:anchorId="2F1B3772" wp14:editId="682A71FA">
            <wp:extent cx="5486400" cy="3048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048000"/>
                    </a:xfrm>
                    <a:prstGeom prst="rect">
                      <a:avLst/>
                    </a:prstGeom>
                    <a:noFill/>
                    <a:ln>
                      <a:noFill/>
                    </a:ln>
                  </pic:spPr>
                </pic:pic>
              </a:graphicData>
            </a:graphic>
          </wp:inline>
        </w:drawing>
      </w:r>
    </w:p>
    <w:p w14:paraId="4E13E83C" w14:textId="35B15D67" w:rsidR="001D79AD" w:rsidRDefault="001D79AD" w:rsidP="007F03F0">
      <w:pPr>
        <w:pStyle w:val="Caption"/>
      </w:pPr>
      <w:r>
        <w:t xml:space="preserve">Figure </w:t>
      </w:r>
      <w:r>
        <w:fldChar w:fldCharType="begin"/>
      </w:r>
      <w:r>
        <w:instrText xml:space="preserve"> SEQ Figure \* ARABIC </w:instrText>
      </w:r>
      <w:r>
        <w:fldChar w:fldCharType="separate"/>
      </w:r>
      <w:r w:rsidR="00E15963">
        <w:rPr>
          <w:noProof/>
        </w:rPr>
        <w:t>11</w:t>
      </w:r>
      <w:r>
        <w:fldChar w:fldCharType="end"/>
      </w:r>
      <w:r>
        <w:t xml:space="preserve"> Geologic Feature context diagram</w:t>
      </w:r>
    </w:p>
    <w:p w14:paraId="60229C14" w14:textId="77777777" w:rsidR="00D10719" w:rsidRDefault="00D10719" w:rsidP="00D10719">
      <w:pPr>
        <w:autoSpaceDE w:val="0"/>
        <w:autoSpaceDN w:val="0"/>
        <w:adjustRightInd w:val="0"/>
        <w:spacing w:after="0"/>
        <w:rPr>
          <w:color w:val="000000"/>
          <w:sz w:val="20"/>
          <w:szCs w:val="20"/>
          <w:lang w:val="en-CA"/>
        </w:rPr>
      </w:pPr>
      <w:bookmarkStart w:id="265" w:name="BKM_6A81087A_0778_4235_8F6A_3CADBB0E9016"/>
      <w:bookmarkEnd w:id="265"/>
    </w:p>
    <w:p w14:paraId="1594E82B" w14:textId="78501FBB" w:rsidR="00C97318" w:rsidRPr="00A46E70" w:rsidRDefault="00C97318" w:rsidP="00A46E70">
      <w:pPr>
        <w:pStyle w:val="Heading5"/>
        <w:rPr>
          <w:lang w:val="en-CA"/>
        </w:rPr>
      </w:pPr>
      <w:r w:rsidRPr="00D970E9">
        <w:rPr>
          <w:lang w:val="en-CA"/>
        </w:rPr>
        <w:t>observationMethod</w:t>
      </w:r>
    </w:p>
    <w:p w14:paraId="2EB90DEA" w14:textId="5E8AB290" w:rsidR="006E5E12" w:rsidRDefault="00C97318" w:rsidP="00C447A2">
      <w:pPr>
        <w:rPr>
          <w:lang w:val="en-CA"/>
        </w:rPr>
      </w:pPr>
      <w:r>
        <w:rPr>
          <w:lang w:val="en-CA"/>
        </w:rPr>
        <w:t xml:space="preserve">The </w:t>
      </w:r>
      <w:r w:rsidRPr="00491ED2">
        <w:rPr>
          <w:rStyle w:val="Entity"/>
        </w:rPr>
        <w:t>GeologicFeature</w:t>
      </w:r>
      <w:r>
        <w:rPr>
          <w:lang w:val="en-CA"/>
        </w:rPr>
        <w:t xml:space="preserve"> o</w:t>
      </w:r>
      <w:r w:rsidRPr="00C97318">
        <w:rPr>
          <w:lang w:val="en-CA"/>
        </w:rPr>
        <w:t>bservationMethod</w:t>
      </w:r>
      <w:r>
        <w:rPr>
          <w:lang w:val="en-CA"/>
        </w:rPr>
        <w:t xml:space="preserve"> (</w:t>
      </w:r>
      <w:r w:rsidR="00491ED2" w:rsidRPr="00491ED2">
        <w:rPr>
          <w:rStyle w:val="Entity"/>
        </w:rPr>
        <w:t>SWE::</w:t>
      </w:r>
      <w:r w:rsidRPr="00491ED2">
        <w:rPr>
          <w:rStyle w:val="Entity"/>
        </w:rPr>
        <w:t>Category</w:t>
      </w:r>
      <w:r>
        <w:rPr>
          <w:lang w:val="en-CA"/>
        </w:rPr>
        <w:t>)</w:t>
      </w:r>
      <w:r w:rsidRPr="00C97318">
        <w:rPr>
          <w:lang w:val="en-CA"/>
        </w:rPr>
        <w:t xml:space="preserve"> </w:t>
      </w:r>
      <w:r>
        <w:rPr>
          <w:lang w:val="en-CA"/>
        </w:rPr>
        <w:t>spe</w:t>
      </w:r>
      <w:r w:rsidR="006E5E12">
        <w:rPr>
          <w:lang w:val="en-CA"/>
        </w:rPr>
        <w:t>cifies</w:t>
      </w:r>
      <w:r w:rsidRPr="00C97318">
        <w:rPr>
          <w:lang w:val="en-CA"/>
        </w:rPr>
        <w:t xml:space="preserve"> the approach to acquiring the collection of attribute values that constitute an individual feature instance (e.g. point count, brunton compass on s</w:t>
      </w:r>
      <w:r>
        <w:rPr>
          <w:lang w:val="en-CA"/>
        </w:rPr>
        <w:t xml:space="preserve">ite, air photo interpretation, </w:t>
      </w:r>
      <w:r w:rsidRPr="00C97318">
        <w:rPr>
          <w:lang w:val="en-CA"/>
        </w:rPr>
        <w:t xml:space="preserve">field observation, hand specimen, laboratory, aerial photography, creative imagination). </w:t>
      </w:r>
    </w:p>
    <w:p w14:paraId="0B139A58" w14:textId="4DF09DBD" w:rsidR="00C97318" w:rsidRPr="00A46E70" w:rsidRDefault="00C97318" w:rsidP="00A46E70">
      <w:pPr>
        <w:rPr>
          <w:lang w:val="en-CA"/>
        </w:rPr>
      </w:pPr>
      <w:r w:rsidRPr="00491ED2">
        <w:rPr>
          <w:rStyle w:val="Entity"/>
        </w:rPr>
        <w:t>ObservationMethod</w:t>
      </w:r>
      <w:r w:rsidRPr="00C97318">
        <w:rPr>
          <w:lang w:val="en-CA"/>
        </w:rPr>
        <w:t xml:space="preserve"> is a convenience property that provides a quick and simple approach to observation metadata when data are reported using a feature view (as opposed to observation view). </w:t>
      </w:r>
      <w:r>
        <w:rPr>
          <w:lang w:val="en-CA"/>
        </w:rPr>
        <w:t xml:space="preserve"> </w:t>
      </w:r>
      <w:r w:rsidRPr="00C97318">
        <w:rPr>
          <w:lang w:val="en-CA"/>
        </w:rPr>
        <w:t>This property corresponds (loosely) to ISO19115 Lineage.</w:t>
      </w:r>
      <w:r w:rsidR="00A46E70">
        <w:rPr>
          <w:lang w:val="en-CA"/>
        </w:rPr>
        <w:t xml:space="preserve"> </w:t>
      </w:r>
    </w:p>
    <w:p w14:paraId="0A14CB8F" w14:textId="2A799027" w:rsidR="00C97318" w:rsidRDefault="0016408B" w:rsidP="007F03F0">
      <w:pPr>
        <w:pStyle w:val="Heading5"/>
        <w:rPr>
          <w:lang w:val="en-CA"/>
        </w:rPr>
      </w:pPr>
      <w:bookmarkStart w:id="266" w:name="_Ref440112192"/>
      <w:r>
        <w:rPr>
          <w:lang w:val="en-CA"/>
        </w:rPr>
        <w:t>p</w:t>
      </w:r>
      <w:r w:rsidR="00C97318" w:rsidRPr="00C97318">
        <w:rPr>
          <w:lang w:val="en-CA"/>
        </w:rPr>
        <w:t>urpose</w:t>
      </w:r>
      <w:bookmarkEnd w:id="266"/>
    </w:p>
    <w:p w14:paraId="68E89154" w14:textId="77777777" w:rsidR="006E5E12" w:rsidRPr="00D10719" w:rsidRDefault="006E5E12" w:rsidP="006E5E12">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E5E12" w:rsidRPr="00D12552" w14:paraId="537DB0F6" w14:textId="77777777" w:rsidTr="008A4869">
        <w:trPr>
          <w:cantSplit/>
        </w:trPr>
        <w:tc>
          <w:tcPr>
            <w:tcW w:w="4219" w:type="dxa"/>
            <w:tcBorders>
              <w:right w:val="nil"/>
            </w:tcBorders>
            <w:shd w:val="clear" w:color="auto" w:fill="auto"/>
          </w:tcPr>
          <w:p w14:paraId="3D1C3854" w14:textId="77777777" w:rsidR="006E5E12" w:rsidRPr="00D12552" w:rsidRDefault="006E5E12" w:rsidP="008A4869">
            <w:pPr>
              <w:pStyle w:val="Tabletext10"/>
              <w:rPr>
                <w:rStyle w:val="requri"/>
                <w:lang w:val="en-CA"/>
              </w:rPr>
            </w:pPr>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7EA9CF2B" w14:textId="77777777" w:rsidR="006E5E12" w:rsidRPr="00D12552" w:rsidRDefault="006E5E12" w:rsidP="008A4869">
            <w:pPr>
              <w:pStyle w:val="Tabletext10"/>
              <w:jc w:val="left"/>
              <w:rPr>
                <w:rStyle w:val="reqtext"/>
                <w:lang w:val="en-CA"/>
              </w:rPr>
            </w:pPr>
            <w:r>
              <w:rPr>
                <w:rStyle w:val="reqtext"/>
                <w:lang w:val="en-CA"/>
              </w:rPr>
              <w:t xml:space="preserve">Purpose SHALL be a value from </w:t>
            </w:r>
            <w:r>
              <w:rPr>
                <w:rStyle w:val="reqtext"/>
                <w:lang w:val="en-CA"/>
              </w:rPr>
              <w:fldChar w:fldCharType="begin"/>
            </w:r>
            <w:r>
              <w:rPr>
                <w:rStyle w:val="reqtext"/>
                <w:lang w:val="en-CA"/>
              </w:rPr>
              <w:instrText xml:space="preserve"> REF _Ref440042995 \h </w:instrText>
            </w:r>
            <w:r>
              <w:rPr>
                <w:rStyle w:val="reqtext"/>
                <w:lang w:val="en-CA"/>
              </w:rPr>
            </w:r>
            <w:r>
              <w:rPr>
                <w:rStyle w:val="reqtext"/>
                <w:lang w:val="en-CA"/>
              </w:rPr>
              <w:fldChar w:fldCharType="separate"/>
            </w:r>
            <w:r>
              <w:t xml:space="preserve">Table </w:t>
            </w:r>
            <w:r>
              <w:rPr>
                <w:noProof/>
              </w:rPr>
              <w:t>2</w:t>
            </w:r>
            <w:r>
              <w:rPr>
                <w:rStyle w:val="reqtext"/>
                <w:lang w:val="en-CA"/>
              </w:rPr>
              <w:fldChar w:fldCharType="end"/>
            </w:r>
            <w:r>
              <w:rPr>
                <w:rStyle w:val="reqtext"/>
                <w:lang w:val="en-CA"/>
              </w:rPr>
              <w:t xml:space="preserve"> .</w:t>
            </w:r>
          </w:p>
        </w:tc>
      </w:tr>
    </w:tbl>
    <w:p w14:paraId="62E07675" w14:textId="77777777" w:rsidR="006E5E12" w:rsidRDefault="006E5E12" w:rsidP="00D10719">
      <w:pPr>
        <w:autoSpaceDE w:val="0"/>
        <w:autoSpaceDN w:val="0"/>
        <w:adjustRightInd w:val="0"/>
        <w:spacing w:after="0"/>
        <w:rPr>
          <w:color w:val="000000"/>
          <w:sz w:val="20"/>
          <w:szCs w:val="20"/>
          <w:lang w:val="en-CA"/>
        </w:rPr>
      </w:pPr>
    </w:p>
    <w:p w14:paraId="156D3CAD" w14:textId="289BFD6A" w:rsidR="00C97318" w:rsidRDefault="00C97318" w:rsidP="00C447A2">
      <w:pPr>
        <w:rPr>
          <w:lang w:val="en-CA"/>
        </w:rPr>
      </w:pPr>
      <w:r>
        <w:rPr>
          <w:lang w:val="en-CA"/>
        </w:rPr>
        <w:t xml:space="preserve">The property </w:t>
      </w:r>
      <w:r w:rsidRPr="00491ED2">
        <w:rPr>
          <w:rStyle w:val="Entity"/>
        </w:rPr>
        <w:t>purpose</w:t>
      </w:r>
      <w:proofErr w:type="gramStart"/>
      <w:r w:rsidRPr="00491ED2">
        <w:rPr>
          <w:rStyle w:val="Entity"/>
        </w:rPr>
        <w:t>:DescriptionPurpose</w:t>
      </w:r>
      <w:proofErr w:type="gramEnd"/>
      <w:r>
        <w:rPr>
          <w:lang w:val="en-CA"/>
        </w:rPr>
        <w:t xml:space="preserve"> </w:t>
      </w:r>
      <w:r w:rsidR="006E5E12">
        <w:rPr>
          <w:lang w:val="en-CA"/>
        </w:rPr>
        <w:t>specifies</w:t>
      </w:r>
      <w:r>
        <w:rPr>
          <w:lang w:val="en-CA"/>
        </w:rPr>
        <w:t xml:space="preserve"> t</w:t>
      </w:r>
      <w:r w:rsidRPr="00C97318">
        <w:rPr>
          <w:lang w:val="en-CA"/>
        </w:rPr>
        <w:t xml:space="preserve">he intended purpose/level of abstraction for a given feature or object instance. </w:t>
      </w:r>
      <w:r>
        <w:rPr>
          <w:lang w:val="en-CA"/>
        </w:rPr>
        <w:t xml:space="preserve"> The possible values are:</w:t>
      </w:r>
      <w:r w:rsidRPr="00C97318">
        <w:rPr>
          <w:lang w:val="en-CA"/>
        </w:rPr>
        <w:t xml:space="preserve"> </w:t>
      </w:r>
      <w:r w:rsidRPr="00C447A2">
        <w:rPr>
          <w:b/>
          <w:lang w:val="en-CA"/>
        </w:rPr>
        <w:t>instance</w:t>
      </w:r>
      <w:r w:rsidRPr="00C97318">
        <w:rPr>
          <w:lang w:val="en-CA"/>
        </w:rPr>
        <w:t xml:space="preserve">, </w:t>
      </w:r>
      <w:r w:rsidRPr="00C447A2">
        <w:rPr>
          <w:b/>
          <w:lang w:val="en-CA"/>
        </w:rPr>
        <w:t>typicalNorm</w:t>
      </w:r>
      <w:r w:rsidRPr="00C97318">
        <w:rPr>
          <w:lang w:val="en-CA"/>
        </w:rPr>
        <w:t>,</w:t>
      </w:r>
      <w:r w:rsidR="0073072D">
        <w:rPr>
          <w:lang w:val="en-CA"/>
        </w:rPr>
        <w:t xml:space="preserve"> </w:t>
      </w:r>
      <w:r w:rsidR="001F2343">
        <w:rPr>
          <w:lang w:val="en-CA"/>
        </w:rPr>
        <w:t xml:space="preserve">and </w:t>
      </w:r>
      <w:r w:rsidR="001F2343" w:rsidRPr="006E5E12">
        <w:rPr>
          <w:b/>
          <w:lang w:val="en-CA"/>
        </w:rPr>
        <w:t>definingNorm</w:t>
      </w:r>
      <w:r w:rsidRPr="00C97318">
        <w:rPr>
          <w:lang w:val="en-CA"/>
        </w:rPr>
        <w:t>.</w:t>
      </w:r>
      <w:r>
        <w:rPr>
          <w:lang w:val="en-CA"/>
        </w:rPr>
        <w:t xml:space="preserve">  </w:t>
      </w:r>
    </w:p>
    <w:p w14:paraId="101A3A5F" w14:textId="77777777" w:rsidR="00C97318" w:rsidRDefault="00C97318" w:rsidP="00D10719">
      <w:pPr>
        <w:autoSpaceDE w:val="0"/>
        <w:autoSpaceDN w:val="0"/>
        <w:adjustRightInd w:val="0"/>
        <w:spacing w:after="0"/>
        <w:rPr>
          <w:color w:val="000000"/>
          <w:sz w:val="20"/>
          <w:szCs w:val="20"/>
          <w:lang w:val="en-CA"/>
        </w:rPr>
      </w:pPr>
    </w:p>
    <w:p w14:paraId="2FC697F9" w14:textId="0364394E" w:rsidR="0016408B" w:rsidRDefault="0016408B" w:rsidP="007F03F0">
      <w:pPr>
        <w:pStyle w:val="Caption"/>
        <w:keepNext/>
      </w:pPr>
      <w:bookmarkStart w:id="267" w:name="_Ref440042995"/>
      <w:r>
        <w:t xml:space="preserve">Table </w:t>
      </w:r>
      <w:r w:rsidR="00415E41">
        <w:fldChar w:fldCharType="begin"/>
      </w:r>
      <w:r w:rsidR="00415E41">
        <w:instrText xml:space="preserve"> SEQ Table \* ARABIC </w:instrText>
      </w:r>
      <w:r w:rsidR="00415E41">
        <w:fldChar w:fldCharType="separate"/>
      </w:r>
      <w:r w:rsidR="00F02ED9">
        <w:rPr>
          <w:noProof/>
        </w:rPr>
        <w:t>2</w:t>
      </w:r>
      <w:r w:rsidR="00415E41">
        <w:fldChar w:fldCharType="end"/>
      </w:r>
      <w:bookmarkEnd w:id="267"/>
      <w:r>
        <w:t xml:space="preserve"> valid purpose values</w:t>
      </w:r>
    </w:p>
    <w:tbl>
      <w:tblPr>
        <w:tblW w:w="0" w:type="auto"/>
        <w:tblBorders>
          <w:top w:val="single" w:sz="8" w:space="0" w:color="8064A2"/>
          <w:bottom w:val="single" w:sz="8" w:space="0" w:color="8064A2"/>
        </w:tblBorders>
        <w:tblLook w:val="04A0" w:firstRow="1" w:lastRow="0" w:firstColumn="1" w:lastColumn="0" w:noHBand="0" w:noVBand="1"/>
      </w:tblPr>
      <w:tblGrid>
        <w:gridCol w:w="1404"/>
        <w:gridCol w:w="7452"/>
      </w:tblGrid>
      <w:tr w:rsidR="00A3015F" w:rsidRPr="00491ED2" w14:paraId="50D77BDC" w14:textId="77777777" w:rsidTr="0085775A">
        <w:tc>
          <w:tcPr>
            <w:tcW w:w="1386" w:type="dxa"/>
            <w:tcBorders>
              <w:top w:val="single" w:sz="8" w:space="0" w:color="8064A2"/>
              <w:left w:val="nil"/>
              <w:bottom w:val="single" w:sz="8" w:space="0" w:color="8064A2"/>
              <w:right w:val="nil"/>
            </w:tcBorders>
            <w:shd w:val="clear" w:color="auto" w:fill="auto"/>
          </w:tcPr>
          <w:p w14:paraId="66832624" w14:textId="10EAE197" w:rsidR="00C97318" w:rsidRPr="00491ED2" w:rsidRDefault="00C97318" w:rsidP="00A3015F">
            <w:pPr>
              <w:autoSpaceDE w:val="0"/>
              <w:autoSpaceDN w:val="0"/>
              <w:adjustRightInd w:val="0"/>
              <w:spacing w:after="0"/>
              <w:rPr>
                <w:rStyle w:val="reqtext"/>
                <w:rFonts w:ascii="Consolas" w:hAnsi="Consolas" w:cs="Consolas"/>
                <w:b/>
                <w:bCs/>
                <w:color w:val="5F497A"/>
              </w:rPr>
            </w:pPr>
            <w:r w:rsidRPr="00491ED2">
              <w:rPr>
                <w:rStyle w:val="reqtext"/>
                <w:rFonts w:ascii="Consolas" w:hAnsi="Consolas" w:cs="Consolas"/>
                <w:b/>
                <w:bCs/>
                <w:color w:val="5F497A"/>
              </w:rPr>
              <w:t>Purpose</w:t>
            </w:r>
          </w:p>
        </w:tc>
        <w:tc>
          <w:tcPr>
            <w:tcW w:w="7470" w:type="dxa"/>
            <w:tcBorders>
              <w:top w:val="single" w:sz="8" w:space="0" w:color="8064A2"/>
              <w:left w:val="nil"/>
              <w:bottom w:val="single" w:sz="8" w:space="0" w:color="8064A2"/>
              <w:right w:val="nil"/>
            </w:tcBorders>
            <w:shd w:val="clear" w:color="auto" w:fill="auto"/>
          </w:tcPr>
          <w:p w14:paraId="505B123D" w14:textId="1DDD1FB8" w:rsidR="00C97318" w:rsidRPr="00491ED2" w:rsidRDefault="00C97318" w:rsidP="00A3015F">
            <w:pPr>
              <w:autoSpaceDE w:val="0"/>
              <w:autoSpaceDN w:val="0"/>
              <w:adjustRightInd w:val="0"/>
              <w:spacing w:after="0"/>
              <w:rPr>
                <w:rStyle w:val="reqtext"/>
                <w:rFonts w:ascii="Consolas" w:hAnsi="Consolas" w:cs="Consolas"/>
                <w:b/>
                <w:bCs/>
                <w:color w:val="5F497A"/>
              </w:rPr>
            </w:pPr>
            <w:r w:rsidRPr="00491ED2">
              <w:rPr>
                <w:rStyle w:val="reqtext"/>
                <w:rFonts w:ascii="Consolas" w:hAnsi="Consolas" w:cs="Consolas"/>
                <w:b/>
                <w:bCs/>
                <w:color w:val="5F497A"/>
              </w:rPr>
              <w:t>Description</w:t>
            </w:r>
          </w:p>
        </w:tc>
      </w:tr>
      <w:tr w:rsidR="00A3015F" w:rsidRPr="00491ED2" w14:paraId="4E5822D4" w14:textId="77777777" w:rsidTr="00A3015F">
        <w:tc>
          <w:tcPr>
            <w:tcW w:w="1386" w:type="dxa"/>
            <w:tcBorders>
              <w:left w:val="nil"/>
              <w:right w:val="nil"/>
            </w:tcBorders>
            <w:shd w:val="clear" w:color="auto" w:fill="DFD8E8"/>
          </w:tcPr>
          <w:p w14:paraId="75B78E9F" w14:textId="4A6D549E" w:rsidR="00C97318" w:rsidRPr="00491ED2" w:rsidRDefault="00C97318" w:rsidP="00A3015F">
            <w:pPr>
              <w:autoSpaceDE w:val="0"/>
              <w:autoSpaceDN w:val="0"/>
              <w:adjustRightInd w:val="0"/>
              <w:spacing w:after="0"/>
              <w:rPr>
                <w:rStyle w:val="reqtext"/>
                <w:rFonts w:ascii="Consolas" w:hAnsi="Consolas" w:cs="Consolas"/>
                <w:b/>
                <w:bCs/>
                <w:color w:val="5F497A"/>
              </w:rPr>
            </w:pPr>
            <w:r w:rsidRPr="00491ED2">
              <w:rPr>
                <w:rStyle w:val="reqtext"/>
                <w:rFonts w:ascii="Consolas" w:hAnsi="Consolas" w:cs="Consolas"/>
                <w:b/>
                <w:bCs/>
                <w:color w:val="5F497A"/>
              </w:rPr>
              <w:t>instance</w:t>
            </w:r>
          </w:p>
        </w:tc>
        <w:tc>
          <w:tcPr>
            <w:tcW w:w="7470" w:type="dxa"/>
            <w:tcBorders>
              <w:left w:val="nil"/>
              <w:right w:val="nil"/>
            </w:tcBorders>
            <w:shd w:val="clear" w:color="auto" w:fill="DFD8E8"/>
          </w:tcPr>
          <w:p w14:paraId="1DE75297" w14:textId="36B8E89E" w:rsidR="00C97318" w:rsidRPr="00491ED2" w:rsidRDefault="00BD78E8" w:rsidP="00A3015F">
            <w:pPr>
              <w:autoSpaceDE w:val="0"/>
              <w:autoSpaceDN w:val="0"/>
              <w:adjustRightInd w:val="0"/>
              <w:spacing w:after="0"/>
              <w:rPr>
                <w:rStyle w:val="reqtext"/>
                <w:rFonts w:ascii="Consolas" w:hAnsi="Consolas" w:cs="Consolas"/>
                <w:color w:val="5F497A"/>
              </w:rPr>
            </w:pPr>
            <w:r w:rsidRPr="00491ED2">
              <w:rPr>
                <w:rStyle w:val="reqtext"/>
                <w:rFonts w:ascii="Consolas" w:hAnsi="Consolas" w:cs="Consolas"/>
                <w:color w:val="5F497A"/>
              </w:rPr>
              <w:t xml:space="preserve">And instance is a description that is specific to a particular observed occurrence. This is 'raw data', and its classification may start out as very general. There are kinds of narrowly defined ControlledConcepts that might not allow 'instances' that are different from the DefiningNorm. It </w:t>
            </w:r>
            <w:r w:rsidRPr="00491ED2">
              <w:rPr>
                <w:rStyle w:val="reqtext"/>
                <w:rFonts w:ascii="Consolas" w:hAnsi="Consolas" w:cs="Consolas"/>
                <w:color w:val="5F497A"/>
              </w:rPr>
              <w:lastRenderedPageBreak/>
              <w:t>might be worth considering a different relationship between MappedFeature and an Instance GeologicEntity, with the GeologicEntity role being 'description'.</w:t>
            </w:r>
          </w:p>
        </w:tc>
      </w:tr>
      <w:tr w:rsidR="00A3015F" w:rsidRPr="00491ED2" w14:paraId="778A076C" w14:textId="77777777" w:rsidTr="00A3015F">
        <w:tc>
          <w:tcPr>
            <w:tcW w:w="1386" w:type="dxa"/>
            <w:shd w:val="clear" w:color="auto" w:fill="auto"/>
          </w:tcPr>
          <w:p w14:paraId="263CECCB" w14:textId="05379ABD" w:rsidR="00C97318" w:rsidRPr="00491ED2" w:rsidRDefault="00C97318" w:rsidP="00A3015F">
            <w:pPr>
              <w:autoSpaceDE w:val="0"/>
              <w:autoSpaceDN w:val="0"/>
              <w:adjustRightInd w:val="0"/>
              <w:spacing w:after="0"/>
              <w:rPr>
                <w:rStyle w:val="reqtext"/>
                <w:rFonts w:ascii="Consolas" w:hAnsi="Consolas" w:cs="Consolas"/>
                <w:b/>
                <w:bCs/>
                <w:color w:val="5F497A"/>
              </w:rPr>
            </w:pPr>
            <w:r w:rsidRPr="00491ED2">
              <w:rPr>
                <w:rStyle w:val="reqtext"/>
                <w:rFonts w:ascii="Consolas" w:hAnsi="Consolas" w:cs="Consolas"/>
                <w:b/>
                <w:bCs/>
                <w:color w:val="5F497A"/>
              </w:rPr>
              <w:lastRenderedPageBreak/>
              <w:t>typicalNorm</w:t>
            </w:r>
          </w:p>
        </w:tc>
        <w:tc>
          <w:tcPr>
            <w:tcW w:w="7470" w:type="dxa"/>
            <w:shd w:val="clear" w:color="auto" w:fill="auto"/>
          </w:tcPr>
          <w:p w14:paraId="0A54F00E" w14:textId="540C3ADE" w:rsidR="00C97318" w:rsidRPr="00491ED2" w:rsidRDefault="00BD78E8" w:rsidP="00A3015F">
            <w:pPr>
              <w:autoSpaceDE w:val="0"/>
              <w:autoSpaceDN w:val="0"/>
              <w:adjustRightInd w:val="0"/>
              <w:spacing w:after="0"/>
              <w:rPr>
                <w:rStyle w:val="reqtext"/>
                <w:rFonts w:ascii="Consolas" w:hAnsi="Consolas" w:cs="Consolas"/>
                <w:color w:val="5F497A"/>
              </w:rPr>
            </w:pPr>
            <w:r w:rsidRPr="00491ED2">
              <w:rPr>
                <w:rStyle w:val="reqtext"/>
                <w:rFonts w:ascii="Consolas" w:hAnsi="Consolas" w:cs="Consolas"/>
                <w:color w:val="5F497A"/>
              </w:rPr>
              <w:t>A typicalNorm is a description that specifies properties to be expected of some occurrence associated with the GeologicEntity.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'This area is within a polygon classified as Podunk Formation; what sort of lithology am I most likely to encounter when I start digging?' The Podunk Formation may be defined by the presence of a certain ammonite... TypicalNorm description would be constructed as a summary over many Instance descriptions.</w:t>
            </w:r>
          </w:p>
        </w:tc>
      </w:tr>
      <w:tr w:rsidR="00A3015F" w:rsidRPr="00491ED2" w14:paraId="421BF7AF" w14:textId="77777777" w:rsidTr="00A3015F">
        <w:tc>
          <w:tcPr>
            <w:tcW w:w="1386" w:type="dxa"/>
            <w:tcBorders>
              <w:left w:val="nil"/>
              <w:right w:val="nil"/>
            </w:tcBorders>
            <w:shd w:val="clear" w:color="auto" w:fill="DFD8E8"/>
          </w:tcPr>
          <w:p w14:paraId="054BBF3C" w14:textId="53EBBC10" w:rsidR="00C97318" w:rsidRPr="00491ED2" w:rsidRDefault="00C97318" w:rsidP="00A3015F">
            <w:pPr>
              <w:autoSpaceDE w:val="0"/>
              <w:autoSpaceDN w:val="0"/>
              <w:adjustRightInd w:val="0"/>
              <w:spacing w:after="0"/>
              <w:rPr>
                <w:rStyle w:val="reqtext"/>
                <w:rFonts w:ascii="Consolas" w:hAnsi="Consolas" w:cs="Consolas"/>
                <w:b/>
                <w:bCs/>
                <w:color w:val="5F497A"/>
              </w:rPr>
            </w:pPr>
            <w:r w:rsidRPr="00491ED2">
              <w:rPr>
                <w:rStyle w:val="reqtext"/>
                <w:rFonts w:ascii="Consolas" w:hAnsi="Consolas" w:cs="Consolas"/>
                <w:b/>
                <w:bCs/>
                <w:color w:val="5F497A"/>
              </w:rPr>
              <w:t>definingNorm</w:t>
            </w:r>
          </w:p>
        </w:tc>
        <w:tc>
          <w:tcPr>
            <w:tcW w:w="7470" w:type="dxa"/>
            <w:tcBorders>
              <w:left w:val="nil"/>
              <w:right w:val="nil"/>
            </w:tcBorders>
            <w:shd w:val="clear" w:color="auto" w:fill="DFD8E8"/>
          </w:tcPr>
          <w:p w14:paraId="45F42428" w14:textId="67725CB0" w:rsidR="00C97318" w:rsidRPr="00491ED2" w:rsidRDefault="00BD78E8" w:rsidP="00A3015F">
            <w:pPr>
              <w:autoSpaceDE w:val="0"/>
              <w:autoSpaceDN w:val="0"/>
              <w:adjustRightInd w:val="0"/>
              <w:spacing w:after="0"/>
              <w:rPr>
                <w:rStyle w:val="reqtext"/>
                <w:rFonts w:ascii="Consolas" w:hAnsi="Consolas" w:cs="Consolas"/>
                <w:color w:val="5F497A"/>
              </w:rPr>
            </w:pPr>
            <w:r w:rsidRPr="00491ED2">
              <w:rPr>
                <w:rStyle w:val="reqtext"/>
                <w:rFonts w:ascii="Consolas" w:hAnsi="Consolas" w:cs="Consolas"/>
                <w:color w:val="5F497A"/>
              </w:rPr>
              <w:t>A defining norm is a description that specifies properties sufficient to identify a new occurrence as belonging to the class represented by the description. Basically these are the 'sufficient conditions' for class membership. Used when presented with a query 'I have an outcrop with these properties; which geologic unit should I assign to the outcrop?' DefiningNorm has to do with the intension of a ControlledConcept.</w:t>
            </w:r>
          </w:p>
        </w:tc>
      </w:tr>
    </w:tbl>
    <w:p w14:paraId="4BBB1450" w14:textId="77777777" w:rsidR="00C97318" w:rsidRDefault="00C97318" w:rsidP="00D10719">
      <w:pPr>
        <w:autoSpaceDE w:val="0"/>
        <w:autoSpaceDN w:val="0"/>
        <w:adjustRightInd w:val="0"/>
        <w:spacing w:after="0"/>
        <w:rPr>
          <w:color w:val="000000"/>
          <w:sz w:val="20"/>
          <w:szCs w:val="20"/>
          <w:lang w:val="en-CA"/>
        </w:rPr>
      </w:pPr>
    </w:p>
    <w:p w14:paraId="41C1310F" w14:textId="77777777" w:rsidR="0016408B" w:rsidRDefault="0016408B" w:rsidP="00D10719">
      <w:pPr>
        <w:autoSpaceDE w:val="0"/>
        <w:autoSpaceDN w:val="0"/>
        <w:adjustRightInd w:val="0"/>
        <w:spacing w:after="0"/>
        <w:rPr>
          <w:color w:val="000000"/>
          <w:sz w:val="20"/>
          <w:szCs w:val="20"/>
          <w:lang w:val="en-CA"/>
        </w:rPr>
      </w:pPr>
    </w:p>
    <w:p w14:paraId="0AB13DCE" w14:textId="057BE404" w:rsidR="00C97318" w:rsidRPr="00A46E70" w:rsidRDefault="0016408B" w:rsidP="007F03F0">
      <w:pPr>
        <w:pStyle w:val="Heading5"/>
        <w:rPr>
          <w:lang w:val="en-CA"/>
        </w:rPr>
      </w:pPr>
      <w:r>
        <w:rPr>
          <w:lang w:val="en-CA"/>
        </w:rPr>
        <w:t>c</w:t>
      </w:r>
      <w:r w:rsidR="00C97318" w:rsidRPr="00D970E9">
        <w:rPr>
          <w:lang w:val="en-CA"/>
        </w:rPr>
        <w:t>lassifier</w:t>
      </w:r>
    </w:p>
    <w:p w14:paraId="25719583" w14:textId="0F9E6596" w:rsidR="00C97318" w:rsidRPr="00D970E9" w:rsidRDefault="00C97318" w:rsidP="007F03F0">
      <w:pPr>
        <w:rPr>
          <w:lang w:val="en-CA"/>
        </w:rPr>
      </w:pPr>
      <w:r>
        <w:rPr>
          <w:lang w:val="en-CA"/>
        </w:rPr>
        <w:t>The classifier (</w:t>
      </w:r>
      <w:r w:rsidR="00491ED2" w:rsidRPr="00491ED2">
        <w:rPr>
          <w:rStyle w:val="Entity"/>
        </w:rPr>
        <w:t>SWE:</w:t>
      </w:r>
      <w:r w:rsidRPr="00491ED2">
        <w:rPr>
          <w:rStyle w:val="Entity"/>
        </w:rPr>
        <w:t>:Category</w:t>
      </w:r>
      <w:r>
        <w:rPr>
          <w:lang w:val="en-CA"/>
        </w:rPr>
        <w:t>) contain</w:t>
      </w:r>
      <w:r w:rsidR="006E5E12">
        <w:rPr>
          <w:lang w:val="en-CA"/>
        </w:rPr>
        <w:t>s</w:t>
      </w:r>
      <w:r>
        <w:rPr>
          <w:lang w:val="en-CA"/>
        </w:rPr>
        <w:t xml:space="preserve"> a</w:t>
      </w:r>
      <w:r w:rsidRPr="00D970E9">
        <w:rPr>
          <w:lang w:val="en-CA"/>
        </w:rPr>
        <w:t xml:space="preserve"> standard description or definition of the feature type (</w:t>
      </w:r>
      <w:r w:rsidR="001F2343" w:rsidRPr="00D970E9">
        <w:rPr>
          <w:lang w:val="en-CA"/>
        </w:rPr>
        <w:t>e.g.</w:t>
      </w:r>
      <w:r w:rsidRPr="00D970E9">
        <w:rPr>
          <w:lang w:val="en-CA"/>
        </w:rPr>
        <w:t xml:space="preserve">; </w:t>
      </w:r>
      <w:r w:rsidR="00491ED2">
        <w:rPr>
          <w:lang w:val="en-CA"/>
        </w:rPr>
        <w:t>the definition of a particular geologic u</w:t>
      </w:r>
      <w:r w:rsidRPr="00D970E9">
        <w:rPr>
          <w:lang w:val="en-CA"/>
        </w:rPr>
        <w:t>nit in a stratigraphic lexicon)</w:t>
      </w:r>
      <w:r w:rsidR="00BA5AB0">
        <w:rPr>
          <w:lang w:val="en-CA"/>
        </w:rPr>
        <w:t>.</w:t>
      </w:r>
    </w:p>
    <w:p w14:paraId="41F434FF" w14:textId="59F5D0CE" w:rsidR="0016408B" w:rsidRPr="00A46E70" w:rsidRDefault="00450B27" w:rsidP="007F03F0">
      <w:pPr>
        <w:pStyle w:val="Heading5"/>
        <w:rPr>
          <w:lang w:val="en-CA"/>
        </w:rPr>
      </w:pPr>
      <w:r w:rsidRPr="00D970E9">
        <w:rPr>
          <w:lang w:val="en-CA"/>
        </w:rPr>
        <w:t>occurrence</w:t>
      </w:r>
    </w:p>
    <w:p w14:paraId="3E1D8A0C" w14:textId="5B52D7CB" w:rsidR="00C97318" w:rsidRDefault="0016408B" w:rsidP="007F03F0">
      <w:pPr>
        <w:rPr>
          <w:lang w:val="en-CA"/>
        </w:rPr>
      </w:pPr>
      <w:r>
        <w:rPr>
          <w:lang w:val="en-CA"/>
        </w:rPr>
        <w:t xml:space="preserve">The </w:t>
      </w:r>
      <w:r w:rsidRPr="00491ED2">
        <w:rPr>
          <w:rStyle w:val="Entity"/>
        </w:rPr>
        <w:t>occurrence</w:t>
      </w:r>
      <w:r>
        <w:rPr>
          <w:lang w:val="en-CA"/>
        </w:rPr>
        <w:t xml:space="preserve"> property is an</w:t>
      </w:r>
      <w:r w:rsidRPr="0016408B">
        <w:rPr>
          <w:lang w:val="en-CA"/>
        </w:rPr>
        <w:t xml:space="preserve"> association that links a notional geologic feature with any number of mapped features</w:t>
      </w:r>
      <w:r>
        <w:rPr>
          <w:lang w:val="en-CA"/>
        </w:rPr>
        <w:t xml:space="preserve"> (</w:t>
      </w:r>
      <w:r w:rsidRPr="00491ED2">
        <w:rPr>
          <w:rStyle w:val="Entity"/>
        </w:rPr>
        <w:t>MappedFeature</w:t>
      </w:r>
      <w:r>
        <w:rPr>
          <w:lang w:val="en-CA"/>
        </w:rPr>
        <w:t>)</w:t>
      </w:r>
      <w:r w:rsidRPr="0016408B">
        <w:rPr>
          <w:lang w:val="en-CA"/>
        </w:rPr>
        <w:t>.  A geologic feature, such as a geologic unit may be linked to mapped features from a number of different maps</w:t>
      </w:r>
      <w:r w:rsidR="00BA5AB0">
        <w:rPr>
          <w:lang w:val="en-CA"/>
        </w:rPr>
        <w:t>.</w:t>
      </w:r>
    </w:p>
    <w:p w14:paraId="4658424E" w14:textId="77777777" w:rsidR="00A46E70" w:rsidRDefault="00A46E70" w:rsidP="007F03F0">
      <w:pPr>
        <w:rPr>
          <w:lang w:val="en-CA"/>
        </w:rPr>
      </w:pPr>
    </w:p>
    <w:p w14:paraId="012C95E6" w14:textId="57009311" w:rsidR="0016408B" w:rsidRPr="00A46E70" w:rsidRDefault="0016408B" w:rsidP="007F03F0">
      <w:pPr>
        <w:pStyle w:val="Heading5"/>
        <w:rPr>
          <w:lang w:val="en-CA"/>
        </w:rPr>
      </w:pPr>
      <w:r w:rsidRPr="00D970E9">
        <w:rPr>
          <w:lang w:val="en-CA"/>
        </w:rPr>
        <w:t>geologicHistory</w:t>
      </w:r>
    </w:p>
    <w:p w14:paraId="7598328E" w14:textId="53A950D6" w:rsidR="0016408B" w:rsidRDefault="0016408B" w:rsidP="0016408B">
      <w:r>
        <w:rPr>
          <w:lang w:val="en-CA"/>
        </w:rPr>
        <w:t>The geologicHistory is an association that r</w:t>
      </w:r>
      <w:r w:rsidRPr="0016408B">
        <w:rPr>
          <w:lang w:val="en-CA"/>
        </w:rPr>
        <w:t xml:space="preserve">elates one or more </w:t>
      </w:r>
      <w:r w:rsidRPr="00491ED2">
        <w:rPr>
          <w:rStyle w:val="Entity"/>
        </w:rPr>
        <w:t>GeologicEvents</w:t>
      </w:r>
      <w:r w:rsidRPr="0016408B">
        <w:rPr>
          <w:lang w:val="en-CA"/>
        </w:rPr>
        <w:t xml:space="preserve"> to a </w:t>
      </w:r>
      <w:r w:rsidRPr="00491ED2">
        <w:rPr>
          <w:rStyle w:val="Entity"/>
        </w:rPr>
        <w:t>GeologicFeature</w:t>
      </w:r>
      <w:r w:rsidRPr="0016408B">
        <w:rPr>
          <w:lang w:val="en-CA"/>
        </w:rPr>
        <w:t xml:space="preserve"> to describe their age or geologic history</w:t>
      </w:r>
      <w:r>
        <w:rPr>
          <w:lang w:val="en-CA"/>
        </w:rPr>
        <w:t xml:space="preserve">.  </w:t>
      </w:r>
      <w:r w:rsidR="006E5E12">
        <w:rPr>
          <w:lang w:val="en-CA"/>
        </w:rPr>
        <w:t xml:space="preserve">Normally, </w:t>
      </w:r>
      <w:r>
        <w:t xml:space="preserve">GeoSciML uses the generic </w:t>
      </w:r>
      <w:r w:rsidRPr="00491ED2">
        <w:rPr>
          <w:rStyle w:val="Entity"/>
        </w:rPr>
        <w:t>relatedFeature</w:t>
      </w:r>
      <w:r w:rsidR="00372D01" w:rsidRPr="00491ED2">
        <w:rPr>
          <w:rStyle w:val="Entity"/>
        </w:rPr>
        <w:t>::</w:t>
      </w:r>
      <w:r w:rsidRPr="00491ED2">
        <w:rPr>
          <w:rStyle w:val="Entity"/>
        </w:rPr>
        <w:t>GeologicRelation</w:t>
      </w:r>
      <w:r>
        <w:t xml:space="preserve"> to associate </w:t>
      </w:r>
      <w:r w:rsidRPr="00491ED2">
        <w:rPr>
          <w:rStyle w:val="Entity"/>
        </w:rPr>
        <w:t>GeologicFeature</w:t>
      </w:r>
      <w:r>
        <w:t xml:space="preserve"> with other </w:t>
      </w:r>
      <w:r w:rsidRPr="00491ED2">
        <w:rPr>
          <w:rStyle w:val="Entity"/>
        </w:rPr>
        <w:t>GeologicFeatures</w:t>
      </w:r>
      <w:r w:rsidR="006E5E12">
        <w:t xml:space="preserve">, including </w:t>
      </w:r>
      <w:r w:rsidR="006E5E12" w:rsidRPr="00491ED2">
        <w:rPr>
          <w:rStyle w:val="Entity"/>
        </w:rPr>
        <w:t>GeologicEvent</w:t>
      </w:r>
      <w:r>
        <w:t xml:space="preserve">.  However, this </w:t>
      </w:r>
      <w:r w:rsidR="006E5E12">
        <w:t>design</w:t>
      </w:r>
      <w:r>
        <w:t xml:space="preserve"> </w:t>
      </w:r>
      <w:r w:rsidR="006E5E12">
        <w:t xml:space="preserve">was deemed too complex for Basic and </w:t>
      </w:r>
      <w:r>
        <w:t xml:space="preserve">is </w:t>
      </w:r>
      <w:r w:rsidR="006E5E12">
        <w:t xml:space="preserve">therefore </w:t>
      </w:r>
      <w:r>
        <w:t xml:space="preserve">only available from the Extension package.  </w:t>
      </w:r>
    </w:p>
    <w:p w14:paraId="6AD86340" w14:textId="25D94972" w:rsidR="0016408B" w:rsidRDefault="0016408B" w:rsidP="0016408B">
      <w:r>
        <w:t xml:space="preserve">To avoid extra complexity, Basic provides an explicit geologicHistory property to associate </w:t>
      </w:r>
      <w:r w:rsidRPr="00491ED2">
        <w:rPr>
          <w:rStyle w:val="Entity"/>
        </w:rPr>
        <w:t>GeologicFeature</w:t>
      </w:r>
      <w:r>
        <w:t xml:space="preserve"> with a </w:t>
      </w:r>
      <w:r w:rsidRPr="00491ED2">
        <w:rPr>
          <w:rStyle w:val="Entity"/>
        </w:rPr>
        <w:t>GeologicEvent</w:t>
      </w:r>
      <w:r>
        <w:t xml:space="preserve"> without using a </w:t>
      </w:r>
      <w:r w:rsidRPr="00491ED2">
        <w:rPr>
          <w:rStyle w:val="Entity"/>
        </w:rPr>
        <w:t>GeologicRelation</w:t>
      </w:r>
      <w:r>
        <w:t xml:space="preserve">.  The consequence for someone using Extension is that </w:t>
      </w:r>
      <w:r w:rsidR="00A46E70">
        <w:t>she/</w:t>
      </w:r>
      <w:r>
        <w:t xml:space="preserve">he is now offered two ways to link a </w:t>
      </w:r>
      <w:r w:rsidRPr="00491ED2">
        <w:rPr>
          <w:rStyle w:val="Entity"/>
        </w:rPr>
        <w:t>GeologicFeature</w:t>
      </w:r>
      <w:r>
        <w:t xml:space="preserve"> and </w:t>
      </w:r>
      <w:r w:rsidRPr="00491ED2">
        <w:rPr>
          <w:rStyle w:val="Entity"/>
        </w:rPr>
        <w:t>GeologicEvent</w:t>
      </w:r>
      <w:r>
        <w:t xml:space="preserve">: through </w:t>
      </w:r>
      <w:r w:rsidRPr="00491ED2">
        <w:rPr>
          <w:rStyle w:val="Entity"/>
        </w:rPr>
        <w:t>geologicHistory</w:t>
      </w:r>
      <w:r>
        <w:t xml:space="preserve"> and through a generic </w:t>
      </w:r>
      <w:r w:rsidRPr="00491ED2">
        <w:rPr>
          <w:rStyle w:val="Entity"/>
        </w:rPr>
        <w:t>GeologicRelation</w:t>
      </w:r>
      <w:r>
        <w:t>.</w:t>
      </w:r>
      <w:r w:rsidR="00A46E70">
        <w:t xml:space="preserve">  User communities should define a pattern that suit their needs.</w:t>
      </w:r>
    </w:p>
    <w:p w14:paraId="67BDC0BE" w14:textId="71130CEA" w:rsidR="0016408B" w:rsidRDefault="0016408B" w:rsidP="007F03F0">
      <w:pPr>
        <w:rPr>
          <w:lang w:val="en-CA"/>
        </w:rPr>
      </w:pPr>
    </w:p>
    <w:p w14:paraId="19A4A4F3" w14:textId="3F76D1EA" w:rsidR="0016408B" w:rsidRPr="00A46E70" w:rsidRDefault="0016408B" w:rsidP="007F03F0">
      <w:pPr>
        <w:pStyle w:val="Heading5"/>
        <w:rPr>
          <w:lang w:val="en-CA"/>
        </w:rPr>
      </w:pPr>
      <w:r w:rsidRPr="00D970E9">
        <w:rPr>
          <w:lang w:val="en-CA"/>
        </w:rPr>
        <w:t>relatedFeature</w:t>
      </w:r>
      <w:r w:rsidR="00A46E70">
        <w:rPr>
          <w:lang w:val="en-CA"/>
        </w:rPr>
        <w:t xml:space="preserve"> (stub property)</w:t>
      </w:r>
    </w:p>
    <w:p w14:paraId="15485071" w14:textId="16005A62" w:rsidR="0016408B" w:rsidRDefault="0016408B" w:rsidP="007F03F0">
      <w:pPr>
        <w:rPr>
          <w:lang w:val="en-CA"/>
        </w:rPr>
      </w:pPr>
      <w:r>
        <w:rPr>
          <w:lang w:val="en-CA"/>
        </w:rPr>
        <w:t xml:space="preserve">A </w:t>
      </w:r>
      <w:r w:rsidRPr="00491ED2">
        <w:rPr>
          <w:rStyle w:val="Entity"/>
        </w:rPr>
        <w:t>relatedFeature</w:t>
      </w:r>
      <w:r>
        <w:rPr>
          <w:lang w:val="en-CA"/>
        </w:rPr>
        <w:t xml:space="preserve"> is a g</w:t>
      </w:r>
      <w:r w:rsidRPr="0016408B">
        <w:rPr>
          <w:lang w:val="en-CA"/>
        </w:rPr>
        <w:t>eneral structure used to define relationships between any feature</w:t>
      </w:r>
      <w:r w:rsidR="001F2343">
        <w:rPr>
          <w:lang w:val="en-CA"/>
        </w:rPr>
        <w:t>s</w:t>
      </w:r>
      <w:r w:rsidRPr="0016408B">
        <w:rPr>
          <w:lang w:val="en-CA"/>
        </w:rPr>
        <w:t xml:space="preserve"> or object</w:t>
      </w:r>
      <w:r w:rsidR="001F2343">
        <w:rPr>
          <w:lang w:val="en-CA"/>
        </w:rPr>
        <w:t>s</w:t>
      </w:r>
      <w:r w:rsidRPr="0016408B">
        <w:rPr>
          <w:lang w:val="en-CA"/>
        </w:rPr>
        <w:t xml:space="preserve"> within GeoSciML. Relationships are always binary and directional.  There is </w:t>
      </w:r>
      <w:r w:rsidRPr="0016408B">
        <w:rPr>
          <w:lang w:val="en-CA"/>
        </w:rPr>
        <w:lastRenderedPageBreak/>
        <w:t>always a single source and a single target</w:t>
      </w:r>
      <w:r w:rsidR="009C6C9E">
        <w:rPr>
          <w:lang w:val="en-CA"/>
        </w:rPr>
        <w:t xml:space="preserve"> for a given </w:t>
      </w:r>
      <w:r w:rsidR="009C6C9E" w:rsidRPr="00491ED2">
        <w:rPr>
          <w:rStyle w:val="Entity"/>
        </w:rPr>
        <w:t>FeatureRelation</w:t>
      </w:r>
      <w:r w:rsidR="009C6C9E">
        <w:rPr>
          <w:lang w:val="en-CA"/>
        </w:rPr>
        <w:t xml:space="preserve"> (which is abstract in GeoSciML Basic)</w:t>
      </w:r>
      <w:r w:rsidRPr="0016408B">
        <w:rPr>
          <w:lang w:val="en-CA"/>
        </w:rPr>
        <w:t xml:space="preserve">.  The relationship is always defined from the perspective of the Source and is generally an active verb.  </w:t>
      </w:r>
    </w:p>
    <w:p w14:paraId="3E406639" w14:textId="2801E521" w:rsidR="00D10719" w:rsidRPr="00491ED2" w:rsidRDefault="0016408B" w:rsidP="00ED2525">
      <w:pPr>
        <w:rPr>
          <w:lang w:val="en-CA"/>
        </w:rPr>
      </w:pPr>
      <w:r w:rsidRPr="0016408B">
        <w:rPr>
          <w:lang w:val="en-CA"/>
        </w:rPr>
        <w:t xml:space="preserve">In </w:t>
      </w:r>
      <w:r>
        <w:rPr>
          <w:lang w:val="en-CA"/>
        </w:rPr>
        <w:t xml:space="preserve">GeoSciML </w:t>
      </w:r>
      <w:r w:rsidRPr="0016408B">
        <w:rPr>
          <w:lang w:val="en-CA"/>
        </w:rPr>
        <w:t>Basic, relatedFeature is a stub associat</w:t>
      </w:r>
      <w:r w:rsidR="00A46E70">
        <w:rPr>
          <w:lang w:val="en-CA"/>
        </w:rPr>
        <w:t>ion (see clause 5.2).   H</w:t>
      </w:r>
      <w:r w:rsidR="00F25A29">
        <w:rPr>
          <w:lang w:val="en-CA"/>
        </w:rPr>
        <w:t>owever some encoding</w:t>
      </w:r>
      <w:r w:rsidR="00A46E70">
        <w:rPr>
          <w:lang w:val="en-CA"/>
        </w:rPr>
        <w:t>s</w:t>
      </w:r>
      <w:r w:rsidR="00F25A29">
        <w:rPr>
          <w:lang w:val="en-CA"/>
        </w:rPr>
        <w:t xml:space="preserve"> (such as XML) </w:t>
      </w:r>
      <w:r w:rsidR="009C6C9E">
        <w:rPr>
          <w:lang w:val="en-CA"/>
        </w:rPr>
        <w:t xml:space="preserve">will </w:t>
      </w:r>
      <w:r w:rsidR="00F25A29">
        <w:rPr>
          <w:lang w:val="en-CA"/>
        </w:rPr>
        <w:t>allow a “by reference” value (for example xlink</w:t>
      </w:r>
      <w:proofErr w:type="gramStart"/>
      <w:r w:rsidR="00F25A29">
        <w:rPr>
          <w:lang w:val="en-CA"/>
        </w:rPr>
        <w:t>:href</w:t>
      </w:r>
      <w:proofErr w:type="gramEnd"/>
      <w:r w:rsidR="00F25A29">
        <w:rPr>
          <w:lang w:val="en-CA"/>
        </w:rPr>
        <w:t>) to an external instance.</w:t>
      </w:r>
      <w:bookmarkStart w:id="268" w:name="BKM_F1244213_660C_4D77_8475_08F73D4EC81C"/>
      <w:bookmarkStart w:id="269" w:name="BKM_3B089F6A_116B_4A4A_91A0_17A52F7181FF"/>
      <w:bookmarkStart w:id="270" w:name="BKM_26B10141_733E_4FC5_A8B6_E0EA8C9C1A8A"/>
      <w:bookmarkEnd w:id="268"/>
      <w:bookmarkEnd w:id="269"/>
      <w:bookmarkEnd w:id="270"/>
    </w:p>
    <w:p w14:paraId="4A2F318A" w14:textId="357EA11D" w:rsidR="00E52A0E" w:rsidRDefault="001050D1" w:rsidP="001050D1">
      <w:pPr>
        <w:pStyle w:val="Heading4"/>
      </w:pPr>
      <w:bookmarkStart w:id="271" w:name="_Ref454623231"/>
      <w:r>
        <w:t>MappedFeature</w:t>
      </w:r>
      <w:bookmarkEnd w:id="271"/>
    </w:p>
    <w:p w14:paraId="22E0373A" w14:textId="77777777" w:rsidR="00A46E70" w:rsidRDefault="00A46E70" w:rsidP="001050D1"/>
    <w:p w14:paraId="0F8C5892" w14:textId="53B39419" w:rsidR="00FE38C3" w:rsidRDefault="001050D1" w:rsidP="001050D1">
      <w:r>
        <w:t xml:space="preserve">A </w:t>
      </w:r>
      <w:r w:rsidRPr="00491ED2">
        <w:rPr>
          <w:rStyle w:val="Entity"/>
        </w:rPr>
        <w:t>MappedFeature</w:t>
      </w:r>
      <w:r>
        <w:t xml:space="preserve"> is part of a geological interpretation. It provides a link between a notional feature (description package) and one spatial repr</w:t>
      </w:r>
      <w:r w:rsidR="00EA3CAB">
        <w:t>esentation of it, or part of it</w:t>
      </w:r>
      <w:r>
        <w:t xml:space="preserve"> (</w:t>
      </w:r>
      <w:r w:rsidR="00D6680F">
        <w:t>e</w:t>
      </w:r>
      <w:r>
        <w:t xml:space="preserve">xposures, </w:t>
      </w:r>
      <w:r w:rsidR="00D6680F">
        <w:t>s</w:t>
      </w:r>
      <w:r>
        <w:t xml:space="preserve">urface </w:t>
      </w:r>
      <w:r w:rsidR="00D6680F">
        <w:t>t</w:t>
      </w:r>
      <w:r>
        <w:t xml:space="preserve">races and </w:t>
      </w:r>
      <w:r w:rsidR="00D6680F">
        <w:t>i</w:t>
      </w:r>
      <w:r>
        <w:t xml:space="preserve">ntercepts, </w:t>
      </w:r>
      <w:r w:rsidR="00E915AD">
        <w:t>etc.</w:t>
      </w:r>
      <w:r>
        <w:t>)</w:t>
      </w:r>
      <w:r w:rsidR="00EA3CAB">
        <w:t xml:space="preserve">.  The </w:t>
      </w:r>
      <w:r w:rsidR="00D6680F">
        <w:t>m</w:t>
      </w:r>
      <w:r w:rsidR="00EA3CAB">
        <w:t xml:space="preserve">apped </w:t>
      </w:r>
      <w:r w:rsidR="00D6680F">
        <w:t xml:space="preserve">features </w:t>
      </w:r>
      <w:r w:rsidR="00FE38C3">
        <w:t>are the elements that compose a map, a cross-section, a borehole log</w:t>
      </w:r>
      <w:r w:rsidR="000E100B">
        <w:t>,</w:t>
      </w:r>
      <w:r w:rsidR="00FE38C3">
        <w:t xml:space="preserve"> or any other representation.  The mappingFrame identifies the domain being mapped by the geometries.  </w:t>
      </w:r>
      <w:r w:rsidR="00E52A0E">
        <w:t>For typical geological maps, the mapping frame is the surface of the earth (the 2.5D interface between the surface of the bedrock and whatever sits on it</w:t>
      </w:r>
      <w:r w:rsidR="00A46E70">
        <w:t xml:space="preserve">; atmosphere or overburden material for bedrock maps). </w:t>
      </w:r>
      <w:r w:rsidR="00E52A0E">
        <w:t xml:space="preserve"> </w:t>
      </w:r>
      <w:r w:rsidR="00F1490F">
        <w:t>It can also be abstract frames, such as the arbitrary plan</w:t>
      </w:r>
      <w:r w:rsidR="00E52A0E">
        <w:t>e that forms a mine level or a cross-section, the 3D volume enclosing an ore body or the line that approximate the path of a borehole</w:t>
      </w:r>
      <w:r w:rsidR="00AA535D">
        <w:t>.</w:t>
      </w:r>
    </w:p>
    <w:p w14:paraId="325AE5FC" w14:textId="3F4BCD1F" w:rsidR="00507F3E" w:rsidRPr="00F1490F" w:rsidRDefault="00E52A0E" w:rsidP="00F1490F">
      <w:r>
        <w:t xml:space="preserve">The </w:t>
      </w:r>
      <w:r w:rsidR="005C137B">
        <w:t xml:space="preserve">specification </w:t>
      </w:r>
      <w:r>
        <w:t>association identifies what notiona</w:t>
      </w:r>
      <w:r w:rsidR="000E100B">
        <w:t xml:space="preserve">l feature is being mapped.  </w:t>
      </w:r>
      <w:r w:rsidR="00F1490F">
        <w:t>It can be any</w:t>
      </w:r>
      <w:r>
        <w:t xml:space="preserve"> feature</w:t>
      </w:r>
      <w:r w:rsidR="00F1490F">
        <w:t>s</w:t>
      </w:r>
      <w:r>
        <w:t xml:space="preserve"> </w:t>
      </w:r>
      <w:r w:rsidR="00F1490F">
        <w:t>and is not restricted to GeoSciML feature, although it is expected to be for geological maps.</w:t>
      </w:r>
    </w:p>
    <w:p w14:paraId="5D17E594" w14:textId="00DA9461" w:rsidR="002546ED" w:rsidRPr="00491ED2" w:rsidRDefault="00507F3E" w:rsidP="00491ED2">
      <w:pPr>
        <w:rPr>
          <w:lang w:val="en-CA"/>
        </w:rPr>
      </w:pPr>
      <w:r>
        <w:rPr>
          <w:lang w:val="en-CA"/>
        </w:rPr>
        <w:t>The</w:t>
      </w:r>
      <w:r w:rsidR="00F1490F">
        <w:rPr>
          <w:lang w:val="en-CA"/>
        </w:rPr>
        <w:t xml:space="preserve"> </w:t>
      </w:r>
      <w:r w:rsidR="00F1490F" w:rsidRPr="00491ED2">
        <w:rPr>
          <w:rStyle w:val="Entity"/>
        </w:rPr>
        <w:t>observationMethod</w:t>
      </w:r>
      <w:r w:rsidR="00F1490F">
        <w:rPr>
          <w:lang w:val="en-CA"/>
        </w:rPr>
        <w:t xml:space="preserve"> property (</w:t>
      </w:r>
      <w:r w:rsidR="008F3406">
        <w:rPr>
          <w:rStyle w:val="Entity"/>
        </w:rPr>
        <w:t>SWE::Category</w:t>
      </w:r>
      <w:r>
        <w:rPr>
          <w:lang w:val="en-CA"/>
        </w:rPr>
        <w:t xml:space="preserve">) </w:t>
      </w:r>
      <w:r w:rsidR="00F1490F">
        <w:rPr>
          <w:lang w:val="en-CA"/>
        </w:rPr>
        <w:t>contains</w:t>
      </w:r>
      <w:r>
        <w:rPr>
          <w:lang w:val="en-CA"/>
        </w:rPr>
        <w:t xml:space="preserve"> </w:t>
      </w:r>
      <w:r w:rsidR="00E915AD">
        <w:rPr>
          <w:lang w:val="en-CA"/>
        </w:rPr>
        <w:t>an</w:t>
      </w:r>
      <w:r>
        <w:rPr>
          <w:lang w:val="en-CA"/>
        </w:rPr>
        <w:t xml:space="preserve"> element in a list of categories (a controlled vocabulary) </w:t>
      </w:r>
      <w:r w:rsidR="00F1490F">
        <w:rPr>
          <w:lang w:val="en-CA"/>
        </w:rPr>
        <w:t>describing</w:t>
      </w:r>
      <w:r>
        <w:rPr>
          <w:lang w:val="en-CA"/>
        </w:rPr>
        <w:t xml:space="preserve"> how </w:t>
      </w:r>
      <w:r w:rsidRPr="00507F3E">
        <w:rPr>
          <w:lang w:val="en-CA"/>
        </w:rPr>
        <w:t>the spatial extent of the mapped feature was determined</w:t>
      </w:r>
      <w:r w:rsidR="002B564B">
        <w:rPr>
          <w:lang w:val="en-CA"/>
        </w:rPr>
        <w:t>.</w:t>
      </w:r>
    </w:p>
    <w:p w14:paraId="6C9A70A8" w14:textId="59AE8D6D" w:rsidR="00507F3E" w:rsidRPr="00F1490F" w:rsidRDefault="00507F3E" w:rsidP="00F1490F">
      <w:pPr>
        <w:pStyle w:val="Heading5"/>
        <w:rPr>
          <w:lang w:val="en-CA"/>
        </w:rPr>
      </w:pPr>
      <w:proofErr w:type="gramStart"/>
      <w:r w:rsidRPr="00507F3E">
        <w:rPr>
          <w:lang w:val="en-CA"/>
        </w:rPr>
        <w:t>positionalAccuracy</w:t>
      </w:r>
      <w:proofErr w:type="gramEnd"/>
    </w:p>
    <w:p w14:paraId="56AB1FA8" w14:textId="439908CA" w:rsidR="00507F3E" w:rsidRPr="00491ED2" w:rsidRDefault="00507F3E" w:rsidP="00491ED2">
      <w:pPr>
        <w:rPr>
          <w:lang w:val="en-CA"/>
        </w:rPr>
      </w:pPr>
      <w:r>
        <w:rPr>
          <w:lang w:val="en-CA"/>
        </w:rPr>
        <w:t xml:space="preserve">The </w:t>
      </w:r>
      <w:r w:rsidRPr="00491ED2">
        <w:rPr>
          <w:rStyle w:val="Entity"/>
        </w:rPr>
        <w:t>positionalAccuracy</w:t>
      </w:r>
      <w:r>
        <w:rPr>
          <w:lang w:val="en-CA"/>
        </w:rPr>
        <w:t xml:space="preserve"> property (</w:t>
      </w:r>
      <w:r w:rsidR="00253146" w:rsidRPr="00491ED2">
        <w:rPr>
          <w:rStyle w:val="Entity"/>
        </w:rPr>
        <w:t>SWE::Quantity</w:t>
      </w:r>
      <w:r>
        <w:rPr>
          <w:lang w:val="en-CA"/>
        </w:rPr>
        <w:t>) provide</w:t>
      </w:r>
      <w:r w:rsidR="00F1490F">
        <w:rPr>
          <w:lang w:val="en-CA"/>
        </w:rPr>
        <w:t>s</w:t>
      </w:r>
      <w:r>
        <w:rPr>
          <w:lang w:val="en-CA"/>
        </w:rPr>
        <w:t xml:space="preserve"> a quantitative value defining</w:t>
      </w:r>
      <w:r w:rsidRPr="00507F3E">
        <w:rPr>
          <w:lang w:val="en-CA"/>
        </w:rPr>
        <w:t xml:space="preserve"> the radius of an uncertainty buffer around a </w:t>
      </w:r>
      <w:r w:rsidR="005A42FB" w:rsidRPr="00491ED2">
        <w:rPr>
          <w:rStyle w:val="Entity"/>
        </w:rPr>
        <w:t>M</w:t>
      </w:r>
      <w:r w:rsidRPr="00491ED2">
        <w:rPr>
          <w:rStyle w:val="Entity"/>
        </w:rPr>
        <w:t>appedFeature</w:t>
      </w:r>
      <w:r w:rsidRPr="00507F3E">
        <w:rPr>
          <w:lang w:val="en-CA"/>
        </w:rPr>
        <w:t xml:space="preserve"> (</w:t>
      </w:r>
      <w:r w:rsidR="005A42FB" w:rsidRPr="00507F3E">
        <w:rPr>
          <w:lang w:val="en-CA"/>
        </w:rPr>
        <w:t>e.g.</w:t>
      </w:r>
      <w:r w:rsidRPr="00507F3E">
        <w:rPr>
          <w:lang w:val="en-CA"/>
        </w:rPr>
        <w:t>: a position</w:t>
      </w:r>
      <w:r w:rsidR="005A42FB">
        <w:rPr>
          <w:lang w:val="en-CA"/>
        </w:rPr>
        <w:t>al</w:t>
      </w:r>
      <w:r w:rsidRPr="00507F3E">
        <w:rPr>
          <w:lang w:val="en-CA"/>
        </w:rPr>
        <w:t>Accuracy of 100 m for a line feature defines a buffer polygon of total width 200 m centred on the line).</w:t>
      </w:r>
      <w:r>
        <w:rPr>
          <w:lang w:val="en-CA"/>
        </w:rPr>
        <w:t xml:space="preserve">  The property is equivalent </w:t>
      </w:r>
      <w:r w:rsidR="001A2D7E">
        <w:rPr>
          <w:lang w:val="en-CA"/>
        </w:rPr>
        <w:t xml:space="preserve">to </w:t>
      </w:r>
      <w:r w:rsidR="001A2D7E" w:rsidRPr="00507F3E">
        <w:rPr>
          <w:lang w:val="en-CA"/>
        </w:rPr>
        <w:t>ISO19115</w:t>
      </w:r>
      <w:r w:rsidRPr="00507F3E">
        <w:rPr>
          <w:lang w:val="en-CA"/>
        </w:rPr>
        <w:t xml:space="preserve"> </w:t>
      </w:r>
      <w:r w:rsidRPr="00491ED2">
        <w:rPr>
          <w:rStyle w:val="Entity"/>
        </w:rPr>
        <w:t>DQ_PositionalAccuracy</w:t>
      </w:r>
      <w:r w:rsidRPr="00507F3E">
        <w:rPr>
          <w:lang w:val="en-CA"/>
        </w:rPr>
        <w:t>.</w:t>
      </w:r>
    </w:p>
    <w:p w14:paraId="7ED63182" w14:textId="40252997" w:rsidR="00507F3E" w:rsidRPr="00F1490F" w:rsidRDefault="00507F3E" w:rsidP="00F1490F">
      <w:pPr>
        <w:pStyle w:val="Heading5"/>
        <w:rPr>
          <w:lang w:val="en-CA"/>
        </w:rPr>
      </w:pPr>
      <w:proofErr w:type="gramStart"/>
      <w:r w:rsidRPr="00507F3E">
        <w:rPr>
          <w:lang w:val="en-CA"/>
        </w:rPr>
        <w:t>resolutionRepresentativeFraction</w:t>
      </w:r>
      <w:proofErr w:type="gramEnd"/>
    </w:p>
    <w:p w14:paraId="03A8B0B4" w14:textId="743C2D0C" w:rsidR="00337EC6" w:rsidRPr="00491ED2" w:rsidRDefault="00507F3E" w:rsidP="00491ED2">
      <w:pPr>
        <w:rPr>
          <w:lang w:val="en-CA"/>
        </w:rPr>
      </w:pPr>
      <w:r>
        <w:rPr>
          <w:lang w:val="en-CA"/>
        </w:rPr>
        <w:t xml:space="preserve">The property </w:t>
      </w:r>
      <w:r w:rsidRPr="00491ED2">
        <w:rPr>
          <w:rStyle w:val="Entity"/>
        </w:rPr>
        <w:t>res</w:t>
      </w:r>
      <w:r w:rsidR="001A2D7E" w:rsidRPr="00491ED2">
        <w:rPr>
          <w:rStyle w:val="Entity"/>
        </w:rPr>
        <w:t>o</w:t>
      </w:r>
      <w:r w:rsidRPr="00491ED2">
        <w:rPr>
          <w:rStyle w:val="Entity"/>
        </w:rPr>
        <w:t>l</w:t>
      </w:r>
      <w:r w:rsidR="005C137B" w:rsidRPr="00491ED2">
        <w:rPr>
          <w:rStyle w:val="Entity"/>
        </w:rPr>
        <w:t>u</w:t>
      </w:r>
      <w:r w:rsidRPr="00491ED2">
        <w:rPr>
          <w:rStyle w:val="Entity"/>
        </w:rPr>
        <w:t>tionRepresentativeFraction</w:t>
      </w:r>
      <w:proofErr w:type="gramStart"/>
      <w:r w:rsidRPr="00491ED2">
        <w:rPr>
          <w:rStyle w:val="Entity"/>
        </w:rPr>
        <w:t>:Integer</w:t>
      </w:r>
      <w:proofErr w:type="gramEnd"/>
      <w:r>
        <w:rPr>
          <w:lang w:val="en-CA"/>
        </w:rPr>
        <w:t xml:space="preserve"> is an</w:t>
      </w:r>
      <w:r w:rsidRPr="00507F3E">
        <w:rPr>
          <w:lang w:val="en-CA"/>
        </w:rPr>
        <w:t xml:space="preserve"> integer</w:t>
      </w:r>
      <w:r>
        <w:rPr>
          <w:lang w:val="en-CA"/>
        </w:rPr>
        <w:t xml:space="preserve"> value</w:t>
      </w:r>
      <w:r w:rsidRPr="00507F3E">
        <w:rPr>
          <w:lang w:val="en-CA"/>
        </w:rPr>
        <w:t xml:space="preserve"> representing the denominator of the representative scale of the spatial feature.  (</w:t>
      </w:r>
      <w:r w:rsidR="001A2D7E" w:rsidRPr="00507F3E">
        <w:rPr>
          <w:lang w:val="en-CA"/>
        </w:rPr>
        <w:t>i.e.</w:t>
      </w:r>
      <w:r w:rsidRPr="00507F3E">
        <w:rPr>
          <w:lang w:val="en-CA"/>
        </w:rPr>
        <w:t>, 10000 = the spatial feature is represented at 1:10</w:t>
      </w:r>
      <w:r>
        <w:rPr>
          <w:lang w:val="en-CA"/>
        </w:rPr>
        <w:t>,</w:t>
      </w:r>
      <w:r w:rsidRPr="00507F3E">
        <w:rPr>
          <w:lang w:val="en-CA"/>
        </w:rPr>
        <w:t>000 scale)</w:t>
      </w:r>
      <w:r w:rsidR="00337EC6">
        <w:rPr>
          <w:lang w:val="en-CA"/>
        </w:rPr>
        <w:t>.</w:t>
      </w:r>
    </w:p>
    <w:p w14:paraId="68054125" w14:textId="52E84E4C" w:rsidR="00337EC6" w:rsidRPr="00F1490F" w:rsidRDefault="00337EC6" w:rsidP="00F1490F">
      <w:pPr>
        <w:pStyle w:val="Heading5"/>
        <w:rPr>
          <w:lang w:val="en-CA"/>
        </w:rPr>
      </w:pPr>
      <w:proofErr w:type="gramStart"/>
      <w:r w:rsidRPr="00337EC6">
        <w:rPr>
          <w:lang w:val="en-CA"/>
        </w:rPr>
        <w:t>mappingFrame</w:t>
      </w:r>
      <w:proofErr w:type="gramEnd"/>
    </w:p>
    <w:p w14:paraId="25CB1E8B" w14:textId="705E7F07" w:rsidR="000A1C4C" w:rsidRPr="00491ED2" w:rsidRDefault="00337EC6" w:rsidP="00491ED2">
      <w:pPr>
        <w:rPr>
          <w:lang w:val="en-CA"/>
        </w:rPr>
      </w:pPr>
      <w:r>
        <w:rPr>
          <w:lang w:val="en-CA"/>
        </w:rPr>
        <w:t xml:space="preserve">The </w:t>
      </w:r>
      <w:r w:rsidRPr="00491ED2">
        <w:rPr>
          <w:rStyle w:val="Entity"/>
        </w:rPr>
        <w:t>mappingFrame</w:t>
      </w:r>
      <w:proofErr w:type="gramStart"/>
      <w:r w:rsidRPr="00491ED2">
        <w:rPr>
          <w:rStyle w:val="Entity"/>
        </w:rPr>
        <w:t>:MappingFrameTerm</w:t>
      </w:r>
      <w:proofErr w:type="gramEnd"/>
      <w:r>
        <w:rPr>
          <w:lang w:val="en-CA"/>
        </w:rPr>
        <w:t xml:space="preserve"> provide</w:t>
      </w:r>
      <w:r w:rsidR="00F1490F">
        <w:rPr>
          <w:lang w:val="en-CA"/>
        </w:rPr>
        <w:t>s</w:t>
      </w:r>
      <w:r>
        <w:rPr>
          <w:lang w:val="en-CA"/>
        </w:rPr>
        <w:t xml:space="preserve"> a t</w:t>
      </w:r>
      <w:r w:rsidRPr="00337EC6">
        <w:rPr>
          <w:lang w:val="en-CA"/>
        </w:rPr>
        <w:t>erm</w:t>
      </w:r>
      <w:r>
        <w:rPr>
          <w:lang w:val="en-CA"/>
        </w:rPr>
        <w:t xml:space="preserve"> from a vocabulary</w:t>
      </w:r>
      <w:r w:rsidRPr="00337EC6">
        <w:rPr>
          <w:lang w:val="en-CA"/>
        </w:rPr>
        <w:t xml:space="preserve"> indicating the </w:t>
      </w:r>
      <w:r>
        <w:rPr>
          <w:lang w:val="en-CA"/>
        </w:rPr>
        <w:t>geometric frame</w:t>
      </w:r>
      <w:r w:rsidRPr="00337EC6">
        <w:rPr>
          <w:lang w:val="en-CA"/>
        </w:rPr>
        <w:t xml:space="preserve"> on which the </w:t>
      </w:r>
      <w:r w:rsidRPr="00491ED2">
        <w:rPr>
          <w:rStyle w:val="Entity"/>
        </w:rPr>
        <w:t>MappedFeature</w:t>
      </w:r>
      <w:r w:rsidRPr="00337EC6">
        <w:rPr>
          <w:lang w:val="en-CA"/>
        </w:rPr>
        <w:t xml:space="preserve"> is projected.</w:t>
      </w:r>
      <w:r>
        <w:rPr>
          <w:lang w:val="en-CA"/>
        </w:rPr>
        <w:t xml:space="preserve">  Is most situation, mapped features are projected on the earth surface, but there are other contexts, such a mine level or </w:t>
      </w:r>
      <w:r w:rsidR="000A1C4C">
        <w:rPr>
          <w:lang w:val="en-CA"/>
        </w:rPr>
        <w:t xml:space="preserve">a </w:t>
      </w:r>
      <w:r>
        <w:rPr>
          <w:lang w:val="en-CA"/>
        </w:rPr>
        <w:t>cross section</w:t>
      </w:r>
      <w:r w:rsidR="000A1C4C">
        <w:rPr>
          <w:lang w:val="en-CA"/>
        </w:rPr>
        <w:t>.</w:t>
      </w:r>
    </w:p>
    <w:p w14:paraId="1F324EC9" w14:textId="17718062" w:rsidR="00337EC6" w:rsidRPr="00F1490F" w:rsidRDefault="000A1C4C" w:rsidP="00F1490F">
      <w:pPr>
        <w:pStyle w:val="Heading5"/>
        <w:rPr>
          <w:lang w:val="en-CA"/>
        </w:rPr>
      </w:pPr>
      <w:proofErr w:type="gramStart"/>
      <w:r w:rsidRPr="000A1C4C">
        <w:rPr>
          <w:lang w:val="en-CA"/>
        </w:rPr>
        <w:lastRenderedPageBreak/>
        <w:t>exposure</w:t>
      </w:r>
      <w:proofErr w:type="gramEnd"/>
    </w:p>
    <w:p w14:paraId="46A49F8D" w14:textId="7671372C" w:rsidR="000A1C4C" w:rsidRPr="00491ED2" w:rsidRDefault="000A1C4C" w:rsidP="00491ED2">
      <w:pPr>
        <w:rPr>
          <w:lang w:val="en-CA"/>
        </w:rPr>
      </w:pPr>
      <w:r>
        <w:rPr>
          <w:lang w:val="en-CA"/>
        </w:rPr>
        <w:t xml:space="preserve">The </w:t>
      </w:r>
      <w:r w:rsidRPr="00491ED2">
        <w:rPr>
          <w:rStyle w:val="Entity"/>
        </w:rPr>
        <w:t>exposure</w:t>
      </w:r>
      <w:proofErr w:type="gramStart"/>
      <w:r w:rsidRPr="00491ED2">
        <w:rPr>
          <w:rStyle w:val="Entity"/>
        </w:rPr>
        <w:t>:ExposureTerm</w:t>
      </w:r>
      <w:proofErr w:type="gramEnd"/>
      <w:r>
        <w:rPr>
          <w:lang w:val="en-CA"/>
        </w:rPr>
        <w:t xml:space="preserve"> property provide</w:t>
      </w:r>
      <w:r w:rsidR="00F1490F">
        <w:rPr>
          <w:lang w:val="en-CA"/>
        </w:rPr>
        <w:t>s</w:t>
      </w:r>
      <w:r>
        <w:rPr>
          <w:lang w:val="en-CA"/>
        </w:rPr>
        <w:t xml:space="preserve"> a term for </w:t>
      </w:r>
      <w:r w:rsidRPr="000A1C4C">
        <w:rPr>
          <w:lang w:val="en-CA"/>
        </w:rPr>
        <w:t>the nature of the expression of the mapped feature at the earth's surface (</w:t>
      </w:r>
      <w:r w:rsidR="001A2D7E" w:rsidRPr="000A1C4C">
        <w:rPr>
          <w:lang w:val="en-CA"/>
        </w:rPr>
        <w:t>e.g.</w:t>
      </w:r>
      <w:r w:rsidRPr="000A1C4C">
        <w:rPr>
          <w:lang w:val="en-CA"/>
        </w:rPr>
        <w:t>, exposed, concealed)</w:t>
      </w:r>
      <w:r>
        <w:rPr>
          <w:lang w:val="en-CA"/>
        </w:rPr>
        <w:t>.</w:t>
      </w:r>
    </w:p>
    <w:p w14:paraId="20CAFADD" w14:textId="1C168046" w:rsidR="001A44F0" w:rsidRPr="00F1490F" w:rsidRDefault="001E5387" w:rsidP="00F1490F">
      <w:pPr>
        <w:pStyle w:val="Heading5"/>
        <w:rPr>
          <w:lang w:val="en-CA"/>
        </w:rPr>
      </w:pPr>
      <w:proofErr w:type="gramStart"/>
      <w:r>
        <w:rPr>
          <w:lang w:val="en-CA"/>
        </w:rPr>
        <w:t>s</w:t>
      </w:r>
      <w:r w:rsidR="001A44F0" w:rsidRPr="001A44F0">
        <w:rPr>
          <w:lang w:val="en-CA"/>
        </w:rPr>
        <w:t>hape</w:t>
      </w:r>
      <w:proofErr w:type="gramEnd"/>
    </w:p>
    <w:p w14:paraId="2FFE03E6" w14:textId="7A822BC4" w:rsidR="001A44F0" w:rsidRDefault="001A44F0" w:rsidP="00F9640E">
      <w:pPr>
        <w:rPr>
          <w:lang w:val="en-CA"/>
        </w:rPr>
      </w:pPr>
      <w:r>
        <w:rPr>
          <w:lang w:val="en-CA"/>
        </w:rPr>
        <w:t xml:space="preserve">The </w:t>
      </w:r>
      <w:r w:rsidRPr="00491ED2">
        <w:rPr>
          <w:rStyle w:val="Entity"/>
        </w:rPr>
        <w:t>shape</w:t>
      </w:r>
      <w:proofErr w:type="gramStart"/>
      <w:r w:rsidRPr="00491ED2">
        <w:rPr>
          <w:rStyle w:val="Entity"/>
        </w:rPr>
        <w:t>:GM</w:t>
      </w:r>
      <w:proofErr w:type="gramEnd"/>
      <w:r w:rsidRPr="00491ED2">
        <w:rPr>
          <w:rStyle w:val="Entity"/>
        </w:rPr>
        <w:t>_Object</w:t>
      </w:r>
      <w:r>
        <w:rPr>
          <w:lang w:val="en-CA"/>
        </w:rPr>
        <w:t xml:space="preserve"> property contain</w:t>
      </w:r>
      <w:r w:rsidR="00F1490F">
        <w:rPr>
          <w:lang w:val="en-CA"/>
        </w:rPr>
        <w:t>s</w:t>
      </w:r>
      <w:r>
        <w:rPr>
          <w:lang w:val="en-CA"/>
        </w:rPr>
        <w:t xml:space="preserve"> the </w:t>
      </w:r>
      <w:r w:rsidRPr="001A44F0">
        <w:rPr>
          <w:lang w:val="en-CA"/>
        </w:rPr>
        <w:t>geometry</w:t>
      </w:r>
      <w:r>
        <w:rPr>
          <w:lang w:val="en-CA"/>
        </w:rPr>
        <w:t xml:space="preserve"> delimiting the mapped feature.  Note that while </w:t>
      </w:r>
      <w:r w:rsidR="001A2D7E">
        <w:rPr>
          <w:lang w:val="en-CA"/>
        </w:rPr>
        <w:t>in most</w:t>
      </w:r>
      <w:r>
        <w:rPr>
          <w:lang w:val="en-CA"/>
        </w:rPr>
        <w:t xml:space="preserve"> cases, the geometry will be a 2D polygon</w:t>
      </w:r>
      <w:r w:rsidR="00F1490F">
        <w:rPr>
          <w:lang w:val="en-CA"/>
        </w:rPr>
        <w:t>s</w:t>
      </w:r>
      <w:r>
        <w:rPr>
          <w:lang w:val="en-CA"/>
        </w:rPr>
        <w:t xml:space="preserve">, it is not </w:t>
      </w:r>
      <w:r w:rsidR="001A2D7E">
        <w:rPr>
          <w:lang w:val="en-CA"/>
        </w:rPr>
        <w:t>restricted</w:t>
      </w:r>
      <w:r>
        <w:rPr>
          <w:lang w:val="en-CA"/>
        </w:rPr>
        <w:t xml:space="preserve"> to any dimension.  For instance, a lithological log can be represented using of 1D geometries (expressed linearly from the borehole origin) or a mine will be r</w:t>
      </w:r>
      <w:r w:rsidR="00491ED2">
        <w:rPr>
          <w:lang w:val="en-CA"/>
        </w:rPr>
        <w:t>epresented using 3D geometries.</w:t>
      </w:r>
    </w:p>
    <w:p w14:paraId="18A6D19C" w14:textId="5A6824E3" w:rsidR="001A44F0" w:rsidRPr="00F1490F" w:rsidRDefault="001E5387" w:rsidP="00F1490F">
      <w:pPr>
        <w:pStyle w:val="Heading5"/>
        <w:rPr>
          <w:lang w:val="en-CA"/>
        </w:rPr>
      </w:pPr>
      <w:proofErr w:type="gramStart"/>
      <w:r>
        <w:rPr>
          <w:lang w:val="en-CA"/>
        </w:rPr>
        <w:t>s</w:t>
      </w:r>
      <w:r w:rsidR="001A44F0" w:rsidRPr="001A44F0">
        <w:rPr>
          <w:lang w:val="en-CA"/>
        </w:rPr>
        <w:t>pecification</w:t>
      </w:r>
      <w:proofErr w:type="gramEnd"/>
    </w:p>
    <w:p w14:paraId="43A926DD" w14:textId="6BBFECDE" w:rsidR="001A44F0" w:rsidRPr="00491ED2" w:rsidRDefault="001A44F0" w:rsidP="00491ED2">
      <w:pPr>
        <w:rPr>
          <w:lang w:val="en-CA"/>
        </w:rPr>
      </w:pPr>
      <w:r>
        <w:rPr>
          <w:lang w:val="en-CA"/>
        </w:rPr>
        <w:t xml:space="preserve">The </w:t>
      </w:r>
      <w:r w:rsidRPr="00491ED2">
        <w:rPr>
          <w:rStyle w:val="Entity"/>
        </w:rPr>
        <w:t>specification</w:t>
      </w:r>
      <w:r>
        <w:rPr>
          <w:lang w:val="en-CA"/>
        </w:rPr>
        <w:t xml:space="preserve"> association link</w:t>
      </w:r>
      <w:r w:rsidR="00F1490F">
        <w:rPr>
          <w:lang w:val="en-CA"/>
        </w:rPr>
        <w:t>s</w:t>
      </w:r>
      <w:r>
        <w:rPr>
          <w:lang w:val="en-CA"/>
        </w:rPr>
        <w:t xml:space="preserve"> an instance of </w:t>
      </w:r>
      <w:r w:rsidRPr="00491ED2">
        <w:rPr>
          <w:rStyle w:val="Entity"/>
        </w:rPr>
        <w:t>MappedFeature</w:t>
      </w:r>
      <w:r>
        <w:rPr>
          <w:lang w:val="en-CA"/>
        </w:rPr>
        <w:t xml:space="preserve"> to the </w:t>
      </w:r>
      <w:r w:rsidR="005C137B">
        <w:rPr>
          <w:lang w:val="en-CA"/>
        </w:rPr>
        <w:t xml:space="preserve">GFI_Feature </w:t>
      </w:r>
      <w:r>
        <w:rPr>
          <w:lang w:val="en-CA"/>
        </w:rPr>
        <w:t xml:space="preserve">being mapped. </w:t>
      </w:r>
      <w:r w:rsidRPr="001A44F0">
        <w:rPr>
          <w:lang w:val="en-CA"/>
        </w:rPr>
        <w:t>In a geological map, MappedFeature are used to represent GeologicFeature, but other features from other domains could be represented.</w:t>
      </w:r>
    </w:p>
    <w:p w14:paraId="02ADB57C" w14:textId="77777777" w:rsidR="001A44F0" w:rsidRDefault="001A44F0" w:rsidP="007F03F0">
      <w:pPr>
        <w:rPr>
          <w:rFonts w:ascii="Calibri" w:hAnsi="Calibri"/>
          <w:color w:val="000000"/>
          <w:sz w:val="20"/>
          <w:szCs w:val="20"/>
          <w:lang w:val="en-CA"/>
        </w:rPr>
      </w:pPr>
      <w:bookmarkStart w:id="272" w:name="BKM_37DE5892_2942_443B_A8C3_8C1AB5CBE877"/>
      <w:bookmarkStart w:id="273" w:name="BKM_6B3E10C1_3AAE_4196_94F0_B9A235705FCC"/>
      <w:bookmarkStart w:id="274" w:name="BKM_1FCE659F_6DE4_40C1_996C_C1E6E981D3A0"/>
      <w:bookmarkStart w:id="275" w:name="BKM_E9804216_8300_4609_B607_127F0178BAB6"/>
      <w:bookmarkStart w:id="276" w:name="BKM_E3A6BA8A_712F_4182_95C4_285048E21544"/>
      <w:bookmarkStart w:id="277" w:name="BKM_2EB23880_DDF1_4995_AB7F_3DC0E40E7A89"/>
      <w:bookmarkEnd w:id="272"/>
      <w:bookmarkEnd w:id="273"/>
      <w:bookmarkEnd w:id="274"/>
      <w:bookmarkEnd w:id="275"/>
      <w:bookmarkEnd w:id="276"/>
      <w:bookmarkEnd w:id="277"/>
    </w:p>
    <w:p w14:paraId="7D4ABF8F" w14:textId="77777777" w:rsidR="00884FA7" w:rsidRDefault="00F92942" w:rsidP="00856F51">
      <w:pPr>
        <w:pStyle w:val="Heading4"/>
      </w:pPr>
      <w:bookmarkStart w:id="278" w:name="_Ref440800006"/>
      <w:r>
        <w:t>GeologicUnit</w:t>
      </w:r>
      <w:bookmarkEnd w:id="278"/>
    </w:p>
    <w:p w14:paraId="37A3D1FA" w14:textId="77777777" w:rsidR="00F92942" w:rsidRDefault="00F92942" w:rsidP="00F92942"/>
    <w:p w14:paraId="1F8B0457" w14:textId="2C36F141" w:rsidR="00965167" w:rsidRDefault="00F92942" w:rsidP="00965167">
      <w:r>
        <w:t xml:space="preserve">Conceptually, </w:t>
      </w:r>
      <w:r w:rsidR="001E5387">
        <w:t xml:space="preserve">a </w:t>
      </w:r>
      <w:r w:rsidR="001A2D7E" w:rsidRPr="00491ED2">
        <w:rPr>
          <w:rStyle w:val="Entity"/>
        </w:rPr>
        <w:t>GeologicUnit</w:t>
      </w:r>
      <w:r w:rsidR="001A2D7E">
        <w:t xml:space="preserve"> may</w:t>
      </w:r>
      <w:r>
        <w:t xml:space="preserve"> represent a body of material in the Earth whose complete and precise extent is inferred to exist (North American Data Model </w:t>
      </w:r>
      <w:r w:rsidRPr="00491ED2">
        <w:rPr>
          <w:rStyle w:val="Entity"/>
        </w:rPr>
        <w:t>GeologicUnit</w:t>
      </w:r>
      <w:r>
        <w:t>, Stratigraphic unit in sense of NACSN or International Stratigraphic Code), or a classifier used to characterize parts of the Earth (e.g. lithologic map unit like 'granitic rock' or 'alluvial deposit', surficial units like 'till' or 'old alluvium').</w:t>
      </w:r>
      <w:r w:rsidR="001E2A9F">
        <w:t xml:space="preserve"> It includes both formal units (i.e. formally adopted and named in the official lexicon) and informal units (i.e. named but not promoted to the lexicon) and unnamed units (i.e. recognisable and described and delineable in the field but not otherwise formalised). </w:t>
      </w:r>
      <w:r w:rsidR="00965167">
        <w:t xml:space="preserve"> In simpler terms, a geologic unit is a package of earth material (generally rock). </w:t>
      </w:r>
    </w:p>
    <w:p w14:paraId="43D27398" w14:textId="772D4A5F" w:rsidR="001E2A9F" w:rsidRDefault="001E2A9F" w:rsidP="001E2A9F"/>
    <w:p w14:paraId="212F4F0C" w14:textId="7F64F74B" w:rsidR="001E2A9F" w:rsidRDefault="001E2A9F" w:rsidP="001E2A9F"/>
    <w:p w14:paraId="143DC968" w14:textId="531EF2EE" w:rsidR="00CE526C" w:rsidRDefault="00F658C5" w:rsidP="007F03F0">
      <w:pPr>
        <w:keepNext/>
      </w:pPr>
      <w:r>
        <w:rPr>
          <w:noProof/>
          <w:lang w:val="en-CA" w:eastAsia="en-CA"/>
        </w:rPr>
        <w:lastRenderedPageBreak/>
        <w:drawing>
          <wp:inline distT="0" distB="0" distL="0" distR="0" wp14:anchorId="75B7A484" wp14:editId="15AE19C2">
            <wp:extent cx="5476875" cy="3352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6875" cy="3352800"/>
                    </a:xfrm>
                    <a:prstGeom prst="rect">
                      <a:avLst/>
                    </a:prstGeom>
                    <a:noFill/>
                    <a:ln>
                      <a:noFill/>
                    </a:ln>
                  </pic:spPr>
                </pic:pic>
              </a:graphicData>
            </a:graphic>
          </wp:inline>
        </w:drawing>
      </w:r>
    </w:p>
    <w:p w14:paraId="21645D9F" w14:textId="65E2FA9E" w:rsidR="00CE526C" w:rsidRDefault="00CE526C" w:rsidP="00CE526C">
      <w:pPr>
        <w:pStyle w:val="Caption"/>
      </w:pPr>
      <w:r>
        <w:t xml:space="preserve">Figure </w:t>
      </w:r>
      <w:r>
        <w:fldChar w:fldCharType="begin"/>
      </w:r>
      <w:r>
        <w:instrText xml:space="preserve"> SEQ Figure \* ARABIC </w:instrText>
      </w:r>
      <w:r>
        <w:fldChar w:fldCharType="separate"/>
      </w:r>
      <w:r w:rsidR="00E15963">
        <w:rPr>
          <w:noProof/>
        </w:rPr>
        <w:t>12</w:t>
      </w:r>
      <w:r>
        <w:fldChar w:fldCharType="end"/>
      </w:r>
      <w:r>
        <w:t xml:space="preserve"> Geologic Unit context diagram</w:t>
      </w:r>
      <w:r w:rsidR="00BA5AB0">
        <w:t>.</w:t>
      </w:r>
    </w:p>
    <w:p w14:paraId="40DC187A" w14:textId="7BB9577C" w:rsidR="001E5387" w:rsidRDefault="001E5387" w:rsidP="00F92942">
      <w:r>
        <w:t xml:space="preserve">Operationally, a </w:t>
      </w:r>
      <w:r w:rsidRPr="008B472E">
        <w:rPr>
          <w:rStyle w:val="Entity"/>
        </w:rPr>
        <w:t>GeologicUnit</w:t>
      </w:r>
      <w:r>
        <w:t xml:space="preserve"> is a container used to associate geologic properties with some mapped occurrence (through </w:t>
      </w:r>
      <w:r w:rsidRPr="008B472E">
        <w:rPr>
          <w:rStyle w:val="Entity"/>
        </w:rPr>
        <w:t>GeologicFeature</w:t>
      </w:r>
      <w:r w:rsidR="00965167" w:rsidRPr="008B472E">
        <w:rPr>
          <w:rStyle w:val="Entity"/>
        </w:rPr>
        <w:t>:</w:t>
      </w:r>
      <w:proofErr w:type="gramStart"/>
      <w:r w:rsidR="00965167" w:rsidRPr="008B472E">
        <w:rPr>
          <w:rStyle w:val="Entity"/>
        </w:rPr>
        <w:t>:</w:t>
      </w:r>
      <w:r w:rsidRPr="008B472E">
        <w:rPr>
          <w:rStyle w:val="Entity"/>
        </w:rPr>
        <w:t>occurrence</w:t>
      </w:r>
      <w:proofErr w:type="gramEnd"/>
      <w:r w:rsidR="00965167" w:rsidRPr="008B472E">
        <w:rPr>
          <w:rStyle w:val="Entity"/>
        </w:rPr>
        <w:t>::</w:t>
      </w:r>
      <w:r w:rsidRPr="008B472E">
        <w:rPr>
          <w:rStyle w:val="Entity"/>
        </w:rPr>
        <w:t>MappedFeature</w:t>
      </w:r>
      <w:r>
        <w:t xml:space="preserve"> link), or with a geologic unit with a vocabulary (through the </w:t>
      </w:r>
      <w:r w:rsidRPr="008B472E">
        <w:rPr>
          <w:rStyle w:val="Entity"/>
        </w:rPr>
        <w:t>GeologicUnit</w:t>
      </w:r>
      <w:r w:rsidR="00965167" w:rsidRPr="008B472E">
        <w:rPr>
          <w:rStyle w:val="Entity"/>
        </w:rPr>
        <w:t>::</w:t>
      </w:r>
      <w:r w:rsidR="001A2D7E" w:rsidRPr="008B472E">
        <w:rPr>
          <w:rStyle w:val="Entity"/>
        </w:rPr>
        <w:t>classifier</w:t>
      </w:r>
      <w:r w:rsidR="001A2D7E">
        <w:t>)</w:t>
      </w:r>
      <w:r>
        <w:t>.</w:t>
      </w:r>
    </w:p>
    <w:p w14:paraId="78024A9F" w14:textId="1CEA56AE" w:rsidR="00F1490F" w:rsidRDefault="00F92942" w:rsidP="007F03F0">
      <w:r>
        <w:t xml:space="preserve">Spatial properties are only available through association with a </w:t>
      </w:r>
      <w:r w:rsidRPr="008B472E">
        <w:rPr>
          <w:rStyle w:val="Entity"/>
        </w:rPr>
        <w:t>MappedFeature</w:t>
      </w:r>
      <w:r w:rsidR="001E2A9F">
        <w:t xml:space="preserve"> (although </w:t>
      </w:r>
      <w:r w:rsidR="00F1490F" w:rsidRPr="008B472E">
        <w:rPr>
          <w:rStyle w:val="Entity"/>
        </w:rPr>
        <w:t>GeologicUnit</w:t>
      </w:r>
      <w:r w:rsidR="00F1490F">
        <w:t xml:space="preserve"> do</w:t>
      </w:r>
      <w:r w:rsidR="001E2A9F">
        <w:t xml:space="preserve"> have a boundedBy property inherited from </w:t>
      </w:r>
      <w:r w:rsidR="001E2A9F" w:rsidRPr="008B472E">
        <w:rPr>
          <w:rStyle w:val="Entity"/>
        </w:rPr>
        <w:t>GFI_Feature</w:t>
      </w:r>
      <w:r w:rsidR="001E2A9F">
        <w:t>)</w:t>
      </w:r>
      <w:r>
        <w:t xml:space="preserve">. </w:t>
      </w:r>
    </w:p>
    <w:p w14:paraId="0A6725B2" w14:textId="07739405" w:rsidR="00CE526C" w:rsidRPr="00F1490F" w:rsidRDefault="00CE526C" w:rsidP="00ED2525">
      <w:pPr>
        <w:pStyle w:val="Heading5"/>
        <w:rPr>
          <w:lang w:val="en-CA"/>
        </w:rPr>
      </w:pPr>
      <w:proofErr w:type="gramStart"/>
      <w:r w:rsidRPr="00D970E9">
        <w:rPr>
          <w:lang w:val="en-CA"/>
        </w:rPr>
        <w:t>geologicUnitType</w:t>
      </w:r>
      <w:proofErr w:type="gramEnd"/>
    </w:p>
    <w:p w14:paraId="2F0DA74D" w14:textId="2A4406FC" w:rsidR="00F1490F" w:rsidRDefault="00CE526C" w:rsidP="00ED2525">
      <w:r>
        <w:t xml:space="preserve">The property </w:t>
      </w:r>
      <w:r w:rsidRPr="008B472E">
        <w:rPr>
          <w:rStyle w:val="Entity"/>
        </w:rPr>
        <w:t>geologicUnitType</w:t>
      </w:r>
      <w:proofErr w:type="gramStart"/>
      <w:r w:rsidRPr="008B472E">
        <w:rPr>
          <w:rStyle w:val="Entity"/>
        </w:rPr>
        <w:t>:GeologicUnitTypeTerm</w:t>
      </w:r>
      <w:proofErr w:type="gramEnd"/>
      <w:r>
        <w:t xml:space="preserve"> provide</w:t>
      </w:r>
      <w:r w:rsidR="00F1490F">
        <w:t>s</w:t>
      </w:r>
      <w:r>
        <w:t xml:space="preserve"> a</w:t>
      </w:r>
      <w:r w:rsidRPr="00CE526C">
        <w:t xml:space="preserve"> term from a controlled vocabulary defining the type of geologic unit. Logical constraints of definition of unit and valid property cardinalities should be contained in the definition. Use of the CGI Geologic Unit Type vocabulary (</w:t>
      </w:r>
      <w:r w:rsidR="001A2D7E" w:rsidRPr="00CE526C">
        <w:t>e.g.</w:t>
      </w:r>
      <w:r w:rsidRPr="00CE526C">
        <w:t xml:space="preserve">: something like http://geosciml.org/classifierScheme/CGI/GeologicUnitType/200811) is </w:t>
      </w:r>
      <w:r w:rsidR="00F1490F">
        <w:t>recommended</w:t>
      </w:r>
      <w:r w:rsidRPr="00CE526C">
        <w:t>.</w:t>
      </w:r>
    </w:p>
    <w:p w14:paraId="492EA3BE" w14:textId="49E5260C" w:rsidR="00E72E0A" w:rsidRPr="00F1490F" w:rsidRDefault="002004D2" w:rsidP="00CE526C">
      <w:pPr>
        <w:pStyle w:val="Heading5"/>
        <w:rPr>
          <w:lang w:val="en-CA"/>
        </w:rPr>
      </w:pPr>
      <w:proofErr w:type="gramStart"/>
      <w:r>
        <w:rPr>
          <w:lang w:val="en-CA"/>
        </w:rPr>
        <w:t>r</w:t>
      </w:r>
      <w:r w:rsidR="00CE526C" w:rsidRPr="00D970E9">
        <w:rPr>
          <w:lang w:val="en-CA"/>
        </w:rPr>
        <w:t>ank</w:t>
      </w:r>
      <w:proofErr w:type="gramEnd"/>
    </w:p>
    <w:p w14:paraId="7582C67B" w14:textId="49170BE1" w:rsidR="00CE526C" w:rsidRDefault="00CE526C" w:rsidP="00CE526C">
      <w:r>
        <w:t xml:space="preserve">The property </w:t>
      </w:r>
      <w:r w:rsidRPr="008B472E">
        <w:rPr>
          <w:rStyle w:val="Entity"/>
        </w:rPr>
        <w:t>rank</w:t>
      </w:r>
      <w:proofErr w:type="gramStart"/>
      <w:r w:rsidRPr="008B472E">
        <w:rPr>
          <w:rStyle w:val="Entity"/>
        </w:rPr>
        <w:t>:RankTerm</w:t>
      </w:r>
      <w:proofErr w:type="gramEnd"/>
      <w:r>
        <w:t xml:space="preserve"> contain</w:t>
      </w:r>
      <w:r w:rsidR="00F1490F">
        <w:t>s</w:t>
      </w:r>
      <w:r>
        <w:t xml:space="preserve"> a term that classifies the geologic unit in a generalization hierarchy from most local/smallest volume to most regional</w:t>
      </w:r>
      <w:r w:rsidR="00F1490F">
        <w:t>.</w:t>
      </w:r>
    </w:p>
    <w:p w14:paraId="55BAC2B5" w14:textId="35056461" w:rsidR="00CE526C" w:rsidRDefault="00CE526C" w:rsidP="00CE526C">
      <w:r>
        <w:t>Examples: group, subgroup, formation, member, bed, intrusion, complex, batholith</w:t>
      </w:r>
    </w:p>
    <w:p w14:paraId="4F79FA40" w14:textId="256D5DF9" w:rsidR="00291871" w:rsidRPr="00F1490F" w:rsidRDefault="00B109F3" w:rsidP="00F1490F">
      <w:pPr>
        <w:pStyle w:val="Heading5"/>
        <w:rPr>
          <w:lang w:val="en-CA"/>
        </w:rPr>
      </w:pPr>
      <w:r>
        <w:rPr>
          <w:lang w:val="en-CA"/>
        </w:rPr>
        <w:t>hi</w:t>
      </w:r>
      <w:r w:rsidR="00CE526C" w:rsidRPr="00D970E9">
        <w:rPr>
          <w:lang w:val="en-CA"/>
        </w:rPr>
        <w:t>e</w:t>
      </w:r>
      <w:r>
        <w:rPr>
          <w:lang w:val="en-CA"/>
        </w:rPr>
        <w:t>r</w:t>
      </w:r>
      <w:r w:rsidR="00CE526C" w:rsidRPr="00D970E9">
        <w:rPr>
          <w:lang w:val="en-CA"/>
        </w:rPr>
        <w:t>archyLink</w:t>
      </w:r>
    </w:p>
    <w:p w14:paraId="2871238B" w14:textId="202750E5" w:rsidR="00CE526C" w:rsidRDefault="00CE526C" w:rsidP="00CE526C">
      <w:r>
        <w:t xml:space="preserve">The property </w:t>
      </w:r>
      <w:r w:rsidRPr="008B472E">
        <w:rPr>
          <w:rStyle w:val="Entity"/>
        </w:rPr>
        <w:t>hierarchyLink</w:t>
      </w:r>
      <w:r>
        <w:t xml:space="preserve"> is an association that links a </w:t>
      </w:r>
      <w:r w:rsidRPr="008B472E">
        <w:rPr>
          <w:rStyle w:val="Entity"/>
        </w:rPr>
        <w:t>GeologicUnit</w:t>
      </w:r>
      <w:r>
        <w:t xml:space="preserve"> </w:t>
      </w:r>
      <w:r w:rsidR="00291871">
        <w:t xml:space="preserve">with a </w:t>
      </w:r>
      <w:r w:rsidR="00291871" w:rsidRPr="008B472E">
        <w:rPr>
          <w:rStyle w:val="Entity"/>
        </w:rPr>
        <w:t>GeologicUnitHierarchy</w:t>
      </w:r>
      <w:r w:rsidR="00291871">
        <w:t xml:space="preserve"> (</w:t>
      </w:r>
      <w:r w:rsidR="00291871">
        <w:fldChar w:fldCharType="begin"/>
      </w:r>
      <w:r w:rsidR="00291871">
        <w:instrText xml:space="preserve"> REF _Ref440064217 \r \h </w:instrText>
      </w:r>
      <w:r w:rsidR="00291871">
        <w:fldChar w:fldCharType="separate"/>
      </w:r>
      <w:r w:rsidR="00F02ED9">
        <w:t>7.4.1.4</w:t>
      </w:r>
      <w:r w:rsidR="00291871">
        <w:fldChar w:fldCharType="end"/>
      </w:r>
      <w:r w:rsidR="00291871">
        <w:t>)</w:t>
      </w:r>
      <w:r w:rsidR="00291871" w:rsidRPr="00291871">
        <w:t xml:space="preserve"> </w:t>
      </w:r>
      <w:r w:rsidR="00291871">
        <w:t>to</w:t>
      </w:r>
      <w:r>
        <w:t xml:space="preserve"> </w:t>
      </w:r>
      <w:r w:rsidR="00291871">
        <w:t>r</w:t>
      </w:r>
      <w:r w:rsidR="00B109F3">
        <w:t>epresent</w:t>
      </w:r>
      <w:r w:rsidRPr="00CE526C">
        <w:t xml:space="preserve"> containment of a part </w:t>
      </w:r>
      <w:r w:rsidRPr="008B472E">
        <w:rPr>
          <w:rStyle w:val="Entity"/>
        </w:rPr>
        <w:t>GeologicUnit</w:t>
      </w:r>
      <w:r w:rsidRPr="00CE526C">
        <w:t xml:space="preserve"> within another </w:t>
      </w:r>
      <w:r w:rsidRPr="008B472E">
        <w:rPr>
          <w:rStyle w:val="Entity"/>
        </w:rPr>
        <w:t>GeologicUnit</w:t>
      </w:r>
      <w:r w:rsidRPr="00CE526C">
        <w:t xml:space="preserve">. </w:t>
      </w:r>
      <w:r w:rsidR="00291871">
        <w:t xml:space="preserve">It </w:t>
      </w:r>
      <w:r w:rsidRPr="00CE526C">
        <w:t xml:space="preserve">indicates a </w:t>
      </w:r>
      <w:r w:rsidR="001A2D7E" w:rsidRPr="00CE526C">
        <w:t>subsidiary</w:t>
      </w:r>
      <w:r w:rsidRPr="00CE526C">
        <w:t xml:space="preserve"> unit with its role and proportion with </w:t>
      </w:r>
      <w:r w:rsidRPr="00CE526C">
        <w:lastRenderedPageBreak/>
        <w:t>respect to the container unit</w:t>
      </w:r>
      <w:r w:rsidR="008037F7">
        <w:t>.  F</w:t>
      </w:r>
      <w:r w:rsidR="00291871">
        <w:t>or example</w:t>
      </w:r>
      <w:r w:rsidR="008037F7">
        <w:t>,</w:t>
      </w:r>
      <w:r w:rsidR="00291871">
        <w:t xml:space="preserve"> m</w:t>
      </w:r>
      <w:r w:rsidR="002004D2">
        <w:t xml:space="preserve">embers </w:t>
      </w:r>
      <w:r w:rsidR="008037F7">
        <w:t>are described as</w:t>
      </w:r>
      <w:r w:rsidR="002004D2">
        <w:t xml:space="preserve"> part of formations</w:t>
      </w:r>
      <w:r w:rsidR="008037F7">
        <w:t>,</w:t>
      </w:r>
      <w:r w:rsidR="002004D2">
        <w:t xml:space="preserve"> or different facies </w:t>
      </w:r>
      <w:r w:rsidR="008037F7">
        <w:t xml:space="preserve">can be described as parts </w:t>
      </w:r>
      <w:r w:rsidR="002004D2">
        <w:t xml:space="preserve">of a </w:t>
      </w:r>
      <w:r w:rsidR="008037F7" w:rsidRPr="008B472E">
        <w:rPr>
          <w:rStyle w:val="Entity"/>
        </w:rPr>
        <w:t>GeologicU</w:t>
      </w:r>
      <w:r w:rsidR="002004D2" w:rsidRPr="008B472E">
        <w:rPr>
          <w:rStyle w:val="Entity"/>
        </w:rPr>
        <w:t>nit</w:t>
      </w:r>
      <w:r w:rsidR="002004D2">
        <w:t>.</w:t>
      </w:r>
    </w:p>
    <w:p w14:paraId="2BC0CD35" w14:textId="60840696" w:rsidR="00291871" w:rsidRDefault="00291871" w:rsidP="00CE526C">
      <w:pPr>
        <w:pStyle w:val="Heading5"/>
      </w:pPr>
      <w:r>
        <w:t>c</w:t>
      </w:r>
      <w:r w:rsidRPr="00291871">
        <w:t>omposition</w:t>
      </w:r>
    </w:p>
    <w:p w14:paraId="43FD900B" w14:textId="63B10A65" w:rsidR="00F42A3E" w:rsidRDefault="00291871" w:rsidP="00CE526C">
      <w:r>
        <w:t xml:space="preserve">The </w:t>
      </w:r>
      <w:r w:rsidR="001A2D7E">
        <w:t>property</w:t>
      </w:r>
      <w:r>
        <w:t xml:space="preserve"> </w:t>
      </w:r>
      <w:r w:rsidRPr="008B472E">
        <w:rPr>
          <w:rStyle w:val="Entity"/>
        </w:rPr>
        <w:t>composition</w:t>
      </w:r>
      <w:r>
        <w:t xml:space="preserve"> is an association that links a </w:t>
      </w:r>
      <w:r w:rsidRPr="008B472E">
        <w:rPr>
          <w:rStyle w:val="Entity"/>
        </w:rPr>
        <w:t>GeologicUnit</w:t>
      </w:r>
      <w:r>
        <w:t xml:space="preserve"> with </w:t>
      </w:r>
      <w:r w:rsidRPr="008B472E">
        <w:rPr>
          <w:rStyle w:val="Entity"/>
        </w:rPr>
        <w:t>CompositionParts</w:t>
      </w:r>
      <w:r>
        <w:t xml:space="preserve"> to d</w:t>
      </w:r>
      <w:r w:rsidR="00F42A3E">
        <w:t>escribe</w:t>
      </w:r>
      <w:r w:rsidRPr="00291871">
        <w:t xml:space="preserve"> the</w:t>
      </w:r>
      <w:r w:rsidR="00965167">
        <w:t xml:space="preserve"> material</w:t>
      </w:r>
      <w:r w:rsidRPr="00291871">
        <w:t xml:space="preserve"> composition (detailed, instance specific, lithologic description) of the </w:t>
      </w:r>
      <w:r w:rsidRPr="008B472E">
        <w:rPr>
          <w:rStyle w:val="Entity"/>
        </w:rPr>
        <w:t>GeologicUnit</w:t>
      </w:r>
    </w:p>
    <w:p w14:paraId="700DD81B" w14:textId="21FF594B" w:rsidR="00895888" w:rsidRPr="00895888" w:rsidRDefault="00540089" w:rsidP="00F42A3E">
      <w:pPr>
        <w:pStyle w:val="Heading5"/>
      </w:pPr>
      <w:r w:rsidRPr="00540089">
        <w:t>gbMaterialDescription</w:t>
      </w:r>
      <w:r>
        <w:t xml:space="preserve"> (stub property)</w:t>
      </w:r>
    </w:p>
    <w:p w14:paraId="0C3155A3" w14:textId="1E4D94A4" w:rsidR="00540089" w:rsidRDefault="00540089" w:rsidP="00CE526C">
      <w:r>
        <w:t xml:space="preserve">The property </w:t>
      </w:r>
      <w:r w:rsidRPr="008B472E">
        <w:rPr>
          <w:rStyle w:val="Entity"/>
        </w:rPr>
        <w:t>gbMaterialDescription</w:t>
      </w:r>
      <w:proofErr w:type="gramStart"/>
      <w:r w:rsidR="001540B1" w:rsidRPr="008B472E">
        <w:rPr>
          <w:rStyle w:val="Entity"/>
        </w:rPr>
        <w:t>:</w:t>
      </w:r>
      <w:r w:rsidR="00895888" w:rsidRPr="008B472E">
        <w:rPr>
          <w:rStyle w:val="Entity"/>
        </w:rPr>
        <w:t>EarthMaterialAbstractDescription</w:t>
      </w:r>
      <w:proofErr w:type="gramEnd"/>
      <w:r w:rsidR="00895888">
        <w:t xml:space="preserve"> </w:t>
      </w:r>
      <w:r w:rsidR="001540B1">
        <w:t xml:space="preserve">is a placeholder that </w:t>
      </w:r>
      <w:r w:rsidR="00895888">
        <w:t>provide</w:t>
      </w:r>
      <w:r w:rsidR="00F42A3E">
        <w:t>s</w:t>
      </w:r>
      <w:r w:rsidR="00895888">
        <w:t xml:space="preserve"> d</w:t>
      </w:r>
      <w:r w:rsidRPr="00540089">
        <w:t xml:space="preserve">etailed material description.  This is a stub property </w:t>
      </w:r>
      <w:r w:rsidR="00895888">
        <w:t xml:space="preserve">(See </w:t>
      </w:r>
      <w:r w:rsidR="00895888">
        <w:fldChar w:fldCharType="begin"/>
      </w:r>
      <w:r w:rsidR="00895888">
        <w:instrText xml:space="preserve"> REF _Ref440065627 \r \h </w:instrText>
      </w:r>
      <w:r w:rsidR="00895888">
        <w:fldChar w:fldCharType="separate"/>
      </w:r>
      <w:r w:rsidR="00F02ED9">
        <w:t>5.2.1</w:t>
      </w:r>
      <w:r w:rsidR="00895888">
        <w:fldChar w:fldCharType="end"/>
      </w:r>
      <w:r w:rsidR="00895888">
        <w:t xml:space="preserve">) </w:t>
      </w:r>
      <w:r w:rsidRPr="00540089">
        <w:t>in GeoSciML Basic</w:t>
      </w:r>
      <w:r w:rsidR="00895888">
        <w:t xml:space="preserve"> as </w:t>
      </w:r>
      <w:r w:rsidR="00895888" w:rsidRPr="008B472E">
        <w:rPr>
          <w:rStyle w:val="Entity"/>
        </w:rPr>
        <w:t>EarthMaterialAbstractDescription</w:t>
      </w:r>
      <w:r w:rsidR="00895888">
        <w:t xml:space="preserve"> is abstract and subtypes </w:t>
      </w:r>
      <w:r w:rsidR="00965167">
        <w:t xml:space="preserve">are defined </w:t>
      </w:r>
      <w:r w:rsidR="00895888">
        <w:t xml:space="preserve">in GeoSciML </w:t>
      </w:r>
      <w:r w:rsidR="00965167">
        <w:t>Extension</w:t>
      </w:r>
      <w:r w:rsidR="00895888">
        <w:t xml:space="preserve">.  </w:t>
      </w:r>
    </w:p>
    <w:p w14:paraId="1281E35F" w14:textId="13133A52" w:rsidR="00895888" w:rsidRPr="00895888" w:rsidRDefault="00895888" w:rsidP="00F42A3E">
      <w:pPr>
        <w:pStyle w:val="Heading5"/>
      </w:pPr>
      <w:r w:rsidRPr="00895888">
        <w:t>gbUnitDescription</w:t>
      </w:r>
      <w:r w:rsidR="001A2D7E">
        <w:t xml:space="preserve"> </w:t>
      </w:r>
      <w:r w:rsidR="002004D2">
        <w:t>(stub property)</w:t>
      </w:r>
    </w:p>
    <w:p w14:paraId="426A44E0" w14:textId="3D30C12E" w:rsidR="00895888" w:rsidRDefault="00895888" w:rsidP="00895888">
      <w:r>
        <w:t xml:space="preserve">The property </w:t>
      </w:r>
      <w:r w:rsidRPr="008B472E">
        <w:rPr>
          <w:rStyle w:val="Entity"/>
        </w:rPr>
        <w:t>gbUnitDescription</w:t>
      </w:r>
      <w:proofErr w:type="gramStart"/>
      <w:r w:rsidR="00A47566" w:rsidRPr="008B472E">
        <w:rPr>
          <w:rStyle w:val="Entity"/>
        </w:rPr>
        <w:t>:</w:t>
      </w:r>
      <w:r w:rsidRPr="008B472E">
        <w:rPr>
          <w:rStyle w:val="Entity"/>
        </w:rPr>
        <w:t>GeologicUnit</w:t>
      </w:r>
      <w:r w:rsidR="001540B1" w:rsidRPr="008B472E">
        <w:rPr>
          <w:rStyle w:val="Entity"/>
        </w:rPr>
        <w:t>AbstractDescriptio</w:t>
      </w:r>
      <w:proofErr w:type="gramEnd"/>
      <w:r w:rsidR="001540B1">
        <w:t xml:space="preserve"> is a placeholder that </w:t>
      </w:r>
      <w:r>
        <w:t>provide</w:t>
      </w:r>
      <w:r w:rsidR="00F42A3E">
        <w:t>s</w:t>
      </w:r>
      <w:r>
        <w:t xml:space="preserve"> d</w:t>
      </w:r>
      <w:r w:rsidRPr="00540089">
        <w:t xml:space="preserve">etailed material description.  This is a stub property </w:t>
      </w:r>
      <w:r>
        <w:t xml:space="preserve">(See </w:t>
      </w:r>
      <w:r>
        <w:fldChar w:fldCharType="begin"/>
      </w:r>
      <w:r>
        <w:instrText xml:space="preserve"> REF _Ref440065627 \r \h </w:instrText>
      </w:r>
      <w:r>
        <w:fldChar w:fldCharType="separate"/>
      </w:r>
      <w:r w:rsidR="00F02ED9">
        <w:t>5.2.1</w:t>
      </w:r>
      <w:r>
        <w:fldChar w:fldCharType="end"/>
      </w:r>
      <w:r>
        <w:t xml:space="preserve">) </w:t>
      </w:r>
      <w:r w:rsidRPr="00540089">
        <w:t>in GeoSciML Basic</w:t>
      </w:r>
      <w:r>
        <w:t xml:space="preserve"> as </w:t>
      </w:r>
      <w:r w:rsidRPr="008B472E">
        <w:rPr>
          <w:rStyle w:val="Entity"/>
        </w:rPr>
        <w:t>GeologicUnitAbstractDescription</w:t>
      </w:r>
      <w:r>
        <w:t xml:space="preserve"> is abstract and subtypes</w:t>
      </w:r>
      <w:r w:rsidR="00965167">
        <w:t xml:space="preserve"> are defined</w:t>
      </w:r>
      <w:r>
        <w:t xml:space="preserve"> in GeoSciML </w:t>
      </w:r>
      <w:r w:rsidR="00965167">
        <w:t>Extension</w:t>
      </w:r>
      <w:r>
        <w:t>.</w:t>
      </w:r>
      <w:r w:rsidR="008B472E">
        <w:t xml:space="preserve">  </w:t>
      </w:r>
    </w:p>
    <w:p w14:paraId="69BB7268" w14:textId="69F571C2" w:rsidR="00A07C65" w:rsidRDefault="00A07C65" w:rsidP="00ED2525">
      <w:pPr>
        <w:pStyle w:val="Heading4"/>
      </w:pPr>
      <w:bookmarkStart w:id="279" w:name="BKM_A1329A5F_042F_4AF8_BF84_0B471B65BC55"/>
      <w:bookmarkStart w:id="280" w:name="BKM_7F4D7787_7293_418E_8B38_1A72EA1F4CC0"/>
      <w:bookmarkStart w:id="281" w:name="_Ref440064217"/>
      <w:bookmarkEnd w:id="279"/>
      <w:bookmarkEnd w:id="280"/>
      <w:r>
        <w:t>GeologicUnitHierarchy</w:t>
      </w:r>
      <w:bookmarkEnd w:id="281"/>
    </w:p>
    <w:p w14:paraId="4A6EC43A" w14:textId="44994958" w:rsidR="00B62995" w:rsidRDefault="00B62995" w:rsidP="00B62995">
      <w:r w:rsidRPr="008B472E">
        <w:rPr>
          <w:rStyle w:val="Entity"/>
        </w:rPr>
        <w:t>GeologicUnitHierarchy</w:t>
      </w:r>
      <w:r w:rsidRPr="00F92942">
        <w:t xml:space="preserve"> associates a </w:t>
      </w:r>
      <w:r w:rsidRPr="008B472E">
        <w:rPr>
          <w:rStyle w:val="Entity"/>
        </w:rPr>
        <w:t>GeologicUnit</w:t>
      </w:r>
      <w:r w:rsidRPr="00F92942">
        <w:t xml:space="preserve"> with another </w:t>
      </w:r>
      <w:r w:rsidRPr="008B472E">
        <w:rPr>
          <w:rStyle w:val="Entity"/>
        </w:rPr>
        <w:t>GeologicUnit</w:t>
      </w:r>
      <w:r w:rsidRPr="00F92942">
        <w:t xml:space="preserve">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r w:rsidR="00EE36E7">
        <w:t xml:space="preserve">.  </w:t>
      </w:r>
    </w:p>
    <w:p w14:paraId="4638CA43" w14:textId="4E9DAF18" w:rsidR="003842F3" w:rsidRDefault="00924939" w:rsidP="00ED2525">
      <w:pPr>
        <w:pStyle w:val="Heading5"/>
      </w:pPr>
      <w:r>
        <w:t>r</w:t>
      </w:r>
      <w:r w:rsidRPr="00924939">
        <w:t>ole</w:t>
      </w:r>
    </w:p>
    <w:p w14:paraId="6A782BC1" w14:textId="1403A7E7" w:rsidR="00924939" w:rsidRDefault="00924939" w:rsidP="00ED2525">
      <w:r>
        <w:t xml:space="preserve">The </w:t>
      </w:r>
      <w:r w:rsidRPr="008B472E">
        <w:rPr>
          <w:rStyle w:val="Entity"/>
        </w:rPr>
        <w:t>role</w:t>
      </w:r>
      <w:proofErr w:type="gramStart"/>
      <w:r w:rsidRPr="008B472E">
        <w:rPr>
          <w:rStyle w:val="Entity"/>
        </w:rPr>
        <w:t>:GeologicUnitHierarchyRoleTerm</w:t>
      </w:r>
      <w:proofErr w:type="gramEnd"/>
      <w:r>
        <w:t xml:space="preserve"> property provide</w:t>
      </w:r>
      <w:r w:rsidR="00F42A3E">
        <w:t>s</w:t>
      </w:r>
      <w:r>
        <w:t xml:space="preserve"> a term describing the n</w:t>
      </w:r>
      <w:r w:rsidRPr="00924939">
        <w:t>ature of the parts, e.g. facies, stratigraphic, interbeds, geographic, eastern facies</w:t>
      </w:r>
      <w:r w:rsidR="00BA5AB0">
        <w:t>.</w:t>
      </w:r>
    </w:p>
    <w:p w14:paraId="5F948F81" w14:textId="60F12D0D" w:rsidR="00924939" w:rsidRDefault="00924939" w:rsidP="00ED2525">
      <w:pPr>
        <w:pStyle w:val="Heading5"/>
      </w:pPr>
      <w:r>
        <w:t>p</w:t>
      </w:r>
      <w:r w:rsidRPr="00924939">
        <w:t>roportion</w:t>
      </w:r>
    </w:p>
    <w:p w14:paraId="09C12C6D" w14:textId="631497D1" w:rsidR="00924939" w:rsidRDefault="00924939" w:rsidP="00ED2525">
      <w:r>
        <w:t xml:space="preserve">The </w:t>
      </w:r>
      <w:r w:rsidRPr="008B472E">
        <w:rPr>
          <w:rStyle w:val="Entity"/>
        </w:rPr>
        <w:t>proportion</w:t>
      </w:r>
      <w:r>
        <w:t xml:space="preserve"> property (</w:t>
      </w:r>
      <w:r w:rsidR="00253146" w:rsidRPr="008B472E">
        <w:rPr>
          <w:rStyle w:val="Entity"/>
        </w:rPr>
        <w:t>SWE::Quantity</w:t>
      </w:r>
      <w:r w:rsidRPr="008B472E">
        <w:rPr>
          <w:rStyle w:val="Entity"/>
        </w:rPr>
        <w:t>Range</w:t>
      </w:r>
      <w:r>
        <w:t>) provide</w:t>
      </w:r>
      <w:r w:rsidR="00F42A3E">
        <w:t>s</w:t>
      </w:r>
      <w:r>
        <w:t xml:space="preserve"> a q</w:t>
      </w:r>
      <w:r w:rsidRPr="00924939">
        <w:t xml:space="preserve">uantity that </w:t>
      </w:r>
      <w:r w:rsidR="003842F3">
        <w:t>represents</w:t>
      </w:r>
      <w:r w:rsidRPr="00924939">
        <w:t xml:space="preserve"> the fraction of the geologic unit formed by the part.</w:t>
      </w:r>
    </w:p>
    <w:p w14:paraId="615227EB" w14:textId="4C533C20" w:rsidR="00924939" w:rsidRDefault="00924939" w:rsidP="007F03F0">
      <w:pPr>
        <w:pStyle w:val="Heading5"/>
        <w:rPr>
          <w:lang w:val="en-CA"/>
        </w:rPr>
      </w:pPr>
      <w:r w:rsidRPr="00D970E9">
        <w:rPr>
          <w:lang w:val="en-CA"/>
        </w:rPr>
        <w:t>targetUnit</w:t>
      </w:r>
    </w:p>
    <w:p w14:paraId="50F7186B" w14:textId="24737B75" w:rsidR="00515E43" w:rsidRDefault="008B472E" w:rsidP="00515E43">
      <w:r>
        <w:t xml:space="preserve">The property </w:t>
      </w:r>
      <w:r w:rsidRPr="008B472E">
        <w:rPr>
          <w:rStyle w:val="Entity"/>
        </w:rPr>
        <w:t>targetU</w:t>
      </w:r>
      <w:r w:rsidR="00924939" w:rsidRPr="008B472E">
        <w:rPr>
          <w:rStyle w:val="Entity"/>
        </w:rPr>
        <w:t>nit</w:t>
      </w:r>
      <w:r w:rsidR="00924939">
        <w:t xml:space="preserve"> </w:t>
      </w:r>
      <w:r w:rsidR="00515E43">
        <w:t>is an association</w:t>
      </w:r>
      <w:r w:rsidR="00924939">
        <w:t xml:space="preserve"> </w:t>
      </w:r>
      <w:bookmarkStart w:id="282" w:name="BKM_F1AE88A3_ADC1_4E05_8AA4_DF5F90DB4C60"/>
      <w:bookmarkStart w:id="283" w:name="BKM_C5C77165_16DE_4DA6_948B_748CCB10594C"/>
      <w:bookmarkEnd w:id="282"/>
      <w:bookmarkEnd w:id="283"/>
      <w:r w:rsidR="00515E43">
        <w:t>that</w:t>
      </w:r>
      <w:r w:rsidR="00515E43" w:rsidRPr="00515E43">
        <w:t xml:space="preserve"> specifies exactly one </w:t>
      </w:r>
      <w:r w:rsidR="00515E43" w:rsidRPr="008B472E">
        <w:rPr>
          <w:rStyle w:val="Entity"/>
        </w:rPr>
        <w:t>GeologicUnit</w:t>
      </w:r>
      <w:r w:rsidR="00515E43" w:rsidRPr="00515E43">
        <w:t xml:space="preserve"> that is a proper part of another </w:t>
      </w:r>
      <w:r w:rsidR="00515E43" w:rsidRPr="008B472E">
        <w:rPr>
          <w:rStyle w:val="Entity"/>
        </w:rPr>
        <w:t>GeologicUnit</w:t>
      </w:r>
      <w:r w:rsidR="00515E43" w:rsidRPr="00515E43">
        <w:t>.</w:t>
      </w:r>
    </w:p>
    <w:p w14:paraId="07EA2DEF" w14:textId="705A3D85" w:rsidR="00A07C65" w:rsidRDefault="00A07C65" w:rsidP="007F03F0">
      <w:pPr>
        <w:pStyle w:val="Heading4"/>
      </w:pPr>
      <w:r>
        <w:t>CompositionPart</w:t>
      </w:r>
    </w:p>
    <w:p w14:paraId="69BACF1D" w14:textId="77777777" w:rsidR="00856F51" w:rsidRDefault="00856F51" w:rsidP="00ED2525"/>
    <w:p w14:paraId="2DBFC270" w14:textId="2CF81EEE" w:rsidR="00856F51" w:rsidRDefault="00B62995" w:rsidP="00ED2525">
      <w:r w:rsidRPr="008B472E">
        <w:rPr>
          <w:rStyle w:val="Entity"/>
        </w:rPr>
        <w:t>CompositionPart</w:t>
      </w:r>
      <w:r>
        <w:t xml:space="preserve"> </w:t>
      </w:r>
      <w:r w:rsidRPr="00F3223D">
        <w:t>represent</w:t>
      </w:r>
      <w:r>
        <w:t>s</w:t>
      </w:r>
      <w:r w:rsidRPr="00F3223D">
        <w:t xml:space="preserve"> </w:t>
      </w:r>
      <w:r w:rsidR="003842F3">
        <w:t xml:space="preserve">the </w:t>
      </w:r>
      <w:r w:rsidRPr="00F3223D">
        <w:t>composition of a geologic unit in terms</w:t>
      </w:r>
      <w:r>
        <w:t xml:space="preserve"> of earth material constituents (</w:t>
      </w:r>
      <w:r w:rsidRPr="008B472E">
        <w:rPr>
          <w:rStyle w:val="Entity"/>
        </w:rPr>
        <w:t>CompoundMaterial</w:t>
      </w:r>
      <w:r>
        <w:t>)</w:t>
      </w:r>
      <w:r w:rsidR="00A56B9D">
        <w:t>.  It decomposes the material making of the unit into parts having distinct roles and proportions.</w:t>
      </w:r>
    </w:p>
    <w:p w14:paraId="37D944F7" w14:textId="78F686FC" w:rsidR="00A56B9D" w:rsidRDefault="00A56B9D" w:rsidP="00ED2525">
      <w:pPr>
        <w:pStyle w:val="Heading5"/>
      </w:pPr>
      <w:r>
        <w:lastRenderedPageBreak/>
        <w:t>r</w:t>
      </w:r>
      <w:r w:rsidRPr="00A56B9D">
        <w:t>ole</w:t>
      </w:r>
    </w:p>
    <w:p w14:paraId="668D900E" w14:textId="7A09A47E" w:rsidR="00A56B9D" w:rsidRDefault="00A56B9D" w:rsidP="00ED2525">
      <w:r>
        <w:t xml:space="preserve">The property </w:t>
      </w:r>
      <w:r w:rsidRPr="008B472E">
        <w:rPr>
          <w:rStyle w:val="Entity"/>
        </w:rPr>
        <w:t>role</w:t>
      </w:r>
      <w:proofErr w:type="gramStart"/>
      <w:r w:rsidRPr="008B472E">
        <w:rPr>
          <w:rStyle w:val="Entity"/>
        </w:rPr>
        <w:t>:CompositionPartRoleTerm</w:t>
      </w:r>
      <w:proofErr w:type="gramEnd"/>
      <w:r w:rsidRPr="00A56B9D">
        <w:t xml:space="preserve"> </w:t>
      </w:r>
      <w:r>
        <w:t>define</w:t>
      </w:r>
      <w:r w:rsidR="009F41B1">
        <w:t>s</w:t>
      </w:r>
      <w:r w:rsidRPr="00A56B9D">
        <w:t xml:space="preserve"> the relationship of the </w:t>
      </w:r>
      <w:r w:rsidRPr="008B472E">
        <w:rPr>
          <w:rStyle w:val="Entity"/>
        </w:rPr>
        <w:t>CompoundMaterial</w:t>
      </w:r>
      <w:r w:rsidRPr="00A56B9D">
        <w:t xml:space="preserve"> constituent in the geologic unit, e.g. vein, interbedded constituent, layers, dominant constituent. </w:t>
      </w:r>
    </w:p>
    <w:p w14:paraId="260C4B5C" w14:textId="6E8004D4" w:rsidR="00A56B9D" w:rsidRDefault="00A56B9D" w:rsidP="00ED2525">
      <w:pPr>
        <w:pStyle w:val="Heading5"/>
      </w:pPr>
      <w:r>
        <w:t>p</w:t>
      </w:r>
      <w:r w:rsidRPr="00A56B9D">
        <w:t>roportion</w:t>
      </w:r>
    </w:p>
    <w:p w14:paraId="78DEB61B" w14:textId="7669A011" w:rsidR="00A56B9D" w:rsidRDefault="00A56B9D" w:rsidP="00D81309">
      <w:r>
        <w:t xml:space="preserve">The </w:t>
      </w:r>
      <w:r w:rsidRPr="008B472E">
        <w:rPr>
          <w:rStyle w:val="Entity"/>
        </w:rPr>
        <w:t>proportion</w:t>
      </w:r>
      <w:r>
        <w:t xml:space="preserve"> property (</w:t>
      </w:r>
      <w:r w:rsidR="00253146" w:rsidRPr="008B472E">
        <w:rPr>
          <w:rStyle w:val="Entity"/>
        </w:rPr>
        <w:t>SWE::Quantity</w:t>
      </w:r>
      <w:r w:rsidRPr="008B472E">
        <w:rPr>
          <w:rStyle w:val="Entity"/>
        </w:rPr>
        <w:t>Range</w:t>
      </w:r>
      <w:r>
        <w:t xml:space="preserve">) </w:t>
      </w:r>
      <w:r w:rsidR="009F41B1">
        <w:t>specifies</w:t>
      </w:r>
      <w:r w:rsidRPr="00A56B9D">
        <w:t xml:space="preserve"> the fraction of the geologic unit composed of the compound material.</w:t>
      </w:r>
      <w:r>
        <w:t xml:space="preserve">  </w:t>
      </w:r>
    </w:p>
    <w:p w14:paraId="1C1D2B21" w14:textId="28914CED" w:rsidR="00A56B9D" w:rsidRDefault="00A56B9D" w:rsidP="007F03F0">
      <w:pPr>
        <w:pStyle w:val="Heading5"/>
      </w:pPr>
      <w:r w:rsidRPr="00A56B9D">
        <w:t>Material</w:t>
      </w:r>
    </w:p>
    <w:p w14:paraId="6940E003" w14:textId="23B46C83" w:rsidR="00A56B9D" w:rsidRDefault="00A56B9D" w:rsidP="00ED2525">
      <w:r>
        <w:t xml:space="preserve">The </w:t>
      </w:r>
      <w:r w:rsidRPr="008B472E">
        <w:rPr>
          <w:rStyle w:val="Entity"/>
        </w:rPr>
        <w:t>material</w:t>
      </w:r>
      <w:proofErr w:type="gramStart"/>
      <w:r w:rsidRPr="008B472E">
        <w:rPr>
          <w:rStyle w:val="Entity"/>
        </w:rPr>
        <w:t>:EarthMaterial</w:t>
      </w:r>
      <w:proofErr w:type="gramEnd"/>
      <w:r>
        <w:t xml:space="preserve"> property contain</w:t>
      </w:r>
      <w:r w:rsidR="00D81309">
        <w:t>s</w:t>
      </w:r>
      <w:r>
        <w:t xml:space="preserve"> the material description</w:t>
      </w:r>
      <w:r w:rsidR="00D81309">
        <w:t xml:space="preserve"> (</w:t>
      </w:r>
      <w:r w:rsidR="00D81309">
        <w:fldChar w:fldCharType="begin"/>
      </w:r>
      <w:r w:rsidR="00D81309">
        <w:instrText xml:space="preserve"> REF _Ref440800018 \r \h </w:instrText>
      </w:r>
      <w:r w:rsidR="00D81309">
        <w:fldChar w:fldCharType="separate"/>
      </w:r>
      <w:r w:rsidR="00D81309">
        <w:t>8.4.1.6</w:t>
      </w:r>
      <w:r w:rsidR="00D81309">
        <w:fldChar w:fldCharType="end"/>
      </w:r>
      <w:r w:rsidR="00D81309">
        <w:t>)</w:t>
      </w:r>
      <w:r>
        <w:t xml:space="preserve"> of </w:t>
      </w:r>
      <w:r w:rsidR="001A2D7E">
        <w:t>the composing</w:t>
      </w:r>
      <w:r w:rsidRPr="00A56B9D">
        <w:t xml:space="preserve"> part.</w:t>
      </w:r>
    </w:p>
    <w:p w14:paraId="7619CEFE" w14:textId="2972A20E" w:rsidR="00856F51" w:rsidRDefault="00856F51" w:rsidP="00B537EA">
      <w:pPr>
        <w:pStyle w:val="Heading4"/>
      </w:pPr>
      <w:bookmarkStart w:id="284" w:name="BKM_D0CF8372_E2E7_44FE_8452_567F1CFF1C66"/>
      <w:bookmarkStart w:id="285" w:name="BKM_F115EB74_32B6_4EFC_8D26_C2D2AD40E6EB"/>
      <w:bookmarkStart w:id="286" w:name="_Ref440800018"/>
      <w:bookmarkEnd w:id="284"/>
      <w:bookmarkEnd w:id="285"/>
      <w:r>
        <w:t>EarthMaterial</w:t>
      </w:r>
      <w:bookmarkEnd w:id="286"/>
    </w:p>
    <w:p w14:paraId="6AC292D5" w14:textId="77777777" w:rsidR="00856F51" w:rsidRDefault="00856F51" w:rsidP="00856F51"/>
    <w:p w14:paraId="1A8FBB7D" w14:textId="6B5BB66B" w:rsidR="00856F51" w:rsidRPr="00856F51" w:rsidRDefault="008B472E" w:rsidP="00856F51">
      <w:r>
        <w:t xml:space="preserve">The </w:t>
      </w:r>
      <w:r w:rsidRPr="008B472E">
        <w:rPr>
          <w:rStyle w:val="Entity"/>
        </w:rPr>
        <w:t>Earth</w:t>
      </w:r>
      <w:r w:rsidR="00856F51" w:rsidRPr="008B472E">
        <w:rPr>
          <w:rStyle w:val="Entity"/>
        </w:rPr>
        <w:t>Material</w:t>
      </w:r>
      <w:r w:rsidR="00856F51" w:rsidRPr="00856F51">
        <w:t xml:space="preserve"> class holds a description of a naturally occurring</w:t>
      </w:r>
      <w:r>
        <w:t xml:space="preserve"> substance in the Earth.  </w:t>
      </w:r>
      <w:r w:rsidRPr="008B472E">
        <w:rPr>
          <w:rStyle w:val="Entity"/>
        </w:rPr>
        <w:t>EarthM</w:t>
      </w:r>
      <w:r w:rsidR="00856F51" w:rsidRPr="008B472E">
        <w:rPr>
          <w:rStyle w:val="Entity"/>
        </w:rPr>
        <w:t>aterial</w:t>
      </w:r>
      <w:r w:rsidR="00856F51" w:rsidRPr="00856F51">
        <w:t xml:space="preserve"> represents material composition or substance, and is thus independent of quantity or location. Ideally, </w:t>
      </w:r>
      <w:r w:rsidR="00E72E0A" w:rsidRPr="008B472E">
        <w:rPr>
          <w:rStyle w:val="Entity"/>
        </w:rPr>
        <w:t>E</w:t>
      </w:r>
      <w:r w:rsidRPr="008B472E">
        <w:rPr>
          <w:rStyle w:val="Entity"/>
        </w:rPr>
        <w:t>arthM</w:t>
      </w:r>
      <w:r w:rsidR="00856F51" w:rsidRPr="008B472E">
        <w:rPr>
          <w:rStyle w:val="Entity"/>
        </w:rPr>
        <w:t>aterials</w:t>
      </w:r>
      <w:r w:rsidR="00856F51" w:rsidRPr="00856F51">
        <w:t xml:space="preserve"> are defined strictly based on physical properties, but because of standard geological usage, genetic interpretations </w:t>
      </w:r>
      <w:r>
        <w:t>enter</w:t>
      </w:r>
      <w:r w:rsidR="00856F51" w:rsidRPr="00856F51">
        <w:t xml:space="preserve"> into the description as well.   </w:t>
      </w:r>
    </w:p>
    <w:p w14:paraId="4732600B" w14:textId="38A5109F" w:rsidR="00856F51" w:rsidRDefault="00E15963" w:rsidP="00856F51">
      <w:pPr>
        <w:keepNext/>
      </w:pPr>
      <w:r w:rsidRPr="00E15963">
        <w:rPr>
          <w:noProof/>
          <w:lang w:val="en-CA" w:eastAsia="en-CA"/>
        </w:rPr>
        <w:drawing>
          <wp:inline distT="0" distB="0" distL="0" distR="0" wp14:anchorId="58AF310B" wp14:editId="2878AD82">
            <wp:extent cx="5486400" cy="253042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2530426"/>
                    </a:xfrm>
                    <a:prstGeom prst="rect">
                      <a:avLst/>
                    </a:prstGeom>
                  </pic:spPr>
                </pic:pic>
              </a:graphicData>
            </a:graphic>
          </wp:inline>
        </w:drawing>
      </w:r>
    </w:p>
    <w:p w14:paraId="0D050E87" w14:textId="3FF9D21A" w:rsidR="00A07C65" w:rsidRDefault="00856F51" w:rsidP="00856F51">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13</w:t>
      </w:r>
      <w:r w:rsidR="00673E83">
        <w:rPr>
          <w:noProof/>
        </w:rPr>
        <w:fldChar w:fldCharType="end"/>
      </w:r>
      <w:r>
        <w:t xml:space="preserve"> : EarthMaterial and related classes</w:t>
      </w:r>
      <w:r w:rsidR="00BA5AB0">
        <w:t>.</w:t>
      </w:r>
    </w:p>
    <w:p w14:paraId="12D2BA9E" w14:textId="5005ACA8" w:rsidR="00A47566" w:rsidRDefault="00A47566" w:rsidP="007F03F0">
      <w:pPr>
        <w:pStyle w:val="Heading5"/>
      </w:pPr>
      <w:r w:rsidRPr="00A47566">
        <w:t>color</w:t>
      </w:r>
    </w:p>
    <w:p w14:paraId="394DEBD5" w14:textId="41EB6741" w:rsidR="00A47566" w:rsidRDefault="00A47566" w:rsidP="007F03F0">
      <w:r>
        <w:t xml:space="preserve">The </w:t>
      </w:r>
      <w:r w:rsidRPr="008B472E">
        <w:rPr>
          <w:rStyle w:val="Entity"/>
        </w:rPr>
        <w:t>color</w:t>
      </w:r>
      <w:r>
        <w:t xml:space="preserve"> property (</w:t>
      </w:r>
      <w:r w:rsidR="00E72E0A" w:rsidRPr="008B472E">
        <w:rPr>
          <w:rStyle w:val="Entity"/>
        </w:rPr>
        <w:t>SWE:</w:t>
      </w:r>
      <w:r w:rsidRPr="008B472E">
        <w:rPr>
          <w:rStyle w:val="Entity"/>
        </w:rPr>
        <w:t>:Category</w:t>
      </w:r>
      <w:r>
        <w:t xml:space="preserve">) </w:t>
      </w:r>
      <w:r w:rsidR="00E15963">
        <w:t>is</w:t>
      </w:r>
      <w:r>
        <w:t xml:space="preserve"> a term from a controlled vocabulary that specifies the</w:t>
      </w:r>
      <w:r w:rsidRPr="00A47566">
        <w:t xml:space="preserve"> colo</w:t>
      </w:r>
      <w:r>
        <w:t>u</w:t>
      </w:r>
      <w:r w:rsidRPr="00A47566">
        <w:t xml:space="preserve">r of the earth material. Color schemes such as the Munsell rock and soil color schemes </w:t>
      </w:r>
      <w:r w:rsidR="00E15963">
        <w:t>may</w:t>
      </w:r>
      <w:r w:rsidRPr="00A47566">
        <w:t xml:space="preserve"> be used.</w:t>
      </w:r>
    </w:p>
    <w:p w14:paraId="7D5D1933" w14:textId="0EE292A4" w:rsidR="00A47566" w:rsidRDefault="00E15963" w:rsidP="00F9640E">
      <w:pPr>
        <w:pStyle w:val="Heading5"/>
        <w:rPr>
          <w:lang w:val="en-CA"/>
        </w:rPr>
      </w:pPr>
      <w:r>
        <w:rPr>
          <w:lang w:val="en-CA"/>
        </w:rPr>
        <w:t>p</w:t>
      </w:r>
      <w:r w:rsidR="00A47566" w:rsidRPr="00D970E9">
        <w:rPr>
          <w:lang w:val="en-CA"/>
        </w:rPr>
        <w:t>urpose</w:t>
      </w:r>
    </w:p>
    <w:p w14:paraId="0094DFA5" w14:textId="6A545FC8" w:rsidR="00E15963" w:rsidRPr="00A47566" w:rsidRDefault="00A47566" w:rsidP="007F03F0">
      <w:r>
        <w:lastRenderedPageBreak/>
        <w:t xml:space="preserve">The </w:t>
      </w:r>
      <w:r w:rsidRPr="008B472E">
        <w:rPr>
          <w:rStyle w:val="Entity"/>
        </w:rPr>
        <w:t>purpose</w:t>
      </w:r>
      <w:proofErr w:type="gramStart"/>
      <w:r w:rsidRPr="008B472E">
        <w:rPr>
          <w:rStyle w:val="Entity"/>
        </w:rPr>
        <w:t>:DescriptionPurpose</w:t>
      </w:r>
      <w:proofErr w:type="gramEnd"/>
      <w:r>
        <w:t xml:space="preserve"> property provide</w:t>
      </w:r>
      <w:r w:rsidR="00E15963">
        <w:t>s</w:t>
      </w:r>
      <w:r>
        <w:t xml:space="preserve"> a specif</w:t>
      </w:r>
      <w:r w:rsidR="00E15963">
        <w:t xml:space="preserve">ication of the intended purpose or </w:t>
      </w:r>
      <w:r>
        <w:t xml:space="preserve">level of abstraction for the given </w:t>
      </w:r>
      <w:r w:rsidRPr="008B472E">
        <w:rPr>
          <w:rStyle w:val="Entity"/>
        </w:rPr>
        <w:t>EarthMaterial</w:t>
      </w:r>
      <w:r>
        <w:t xml:space="preserve">. The intent is the same a </w:t>
      </w:r>
      <w:r w:rsidRPr="008B472E">
        <w:rPr>
          <w:rStyle w:val="Entity"/>
        </w:rPr>
        <w:t>GeologicFeature</w:t>
      </w:r>
      <w:r>
        <w:t xml:space="preserve">’s purpose (see </w:t>
      </w:r>
      <w:r>
        <w:fldChar w:fldCharType="begin"/>
      </w:r>
      <w:r>
        <w:instrText xml:space="preserve"> REF _Ref440112192 \r \h </w:instrText>
      </w:r>
      <w:r>
        <w:fldChar w:fldCharType="separate"/>
      </w:r>
      <w:r w:rsidR="00F02ED9">
        <w:t>7.4.1.1.2</w:t>
      </w:r>
      <w:r>
        <w:fldChar w:fldCharType="end"/>
      </w:r>
      <w:r>
        <w:t xml:space="preserve">) and it shares the same vocabulary (instance, typicalNorm, </w:t>
      </w:r>
      <w:r w:rsidR="00BC7F45">
        <w:t>definingNorm</w:t>
      </w:r>
      <w:r>
        <w:t>)</w:t>
      </w:r>
      <w:r w:rsidR="00BA5AB0">
        <w:t>.</w:t>
      </w:r>
    </w:p>
    <w:p w14:paraId="1E644CDF" w14:textId="7FAF3BC5" w:rsidR="00856F51" w:rsidRPr="00E15963" w:rsidRDefault="005F410E" w:rsidP="00E15963">
      <w:pPr>
        <w:pStyle w:val="Heading5"/>
        <w:rPr>
          <w:lang w:val="en-CA"/>
        </w:rPr>
      </w:pPr>
      <w:bookmarkStart w:id="287" w:name="BKM_BD5C03BF_666A_4A06_9108_21CA3469AFBC"/>
      <w:bookmarkEnd w:id="287"/>
      <w:r w:rsidRPr="00D970E9">
        <w:rPr>
          <w:lang w:val="en-CA"/>
        </w:rPr>
        <w:t>gbEarthMaterialDescription</w:t>
      </w:r>
      <w:r>
        <w:rPr>
          <w:lang w:val="en-CA"/>
        </w:rPr>
        <w:t xml:space="preserve"> (</w:t>
      </w:r>
      <w:r w:rsidR="00B3415C">
        <w:rPr>
          <w:lang w:val="en-CA"/>
        </w:rPr>
        <w:t>stub property)</w:t>
      </w:r>
    </w:p>
    <w:p w14:paraId="37F05BF1" w14:textId="336244E4" w:rsidR="00B3415C" w:rsidRDefault="00B3415C" w:rsidP="007F03F0">
      <w:pPr>
        <w:rPr>
          <w:lang w:val="en-CA"/>
        </w:rPr>
      </w:pPr>
      <w:r>
        <w:rPr>
          <w:lang w:val="en-CA"/>
        </w:rPr>
        <w:t xml:space="preserve">The property </w:t>
      </w:r>
      <w:r w:rsidRPr="008B472E">
        <w:rPr>
          <w:rStyle w:val="Entity"/>
        </w:rPr>
        <w:t>gbEarthMaterialDescription</w:t>
      </w:r>
      <w:proofErr w:type="gramStart"/>
      <w:r w:rsidRPr="008B472E">
        <w:rPr>
          <w:rStyle w:val="Entity"/>
        </w:rPr>
        <w:t>:EarthMaterialAbstractDescription</w:t>
      </w:r>
      <w:proofErr w:type="gramEnd"/>
      <w:r>
        <w:rPr>
          <w:lang w:val="en-CA"/>
        </w:rPr>
        <w:t xml:space="preserve"> provide</w:t>
      </w:r>
      <w:r w:rsidR="00E15963">
        <w:rPr>
          <w:lang w:val="en-CA"/>
        </w:rPr>
        <w:t>s</w:t>
      </w:r>
      <w:r>
        <w:rPr>
          <w:lang w:val="en-CA"/>
        </w:rPr>
        <w:t xml:space="preserve"> a detailed earth material description of the part.  This property is a stub in GeoSciML Basic as </w:t>
      </w:r>
      <w:r w:rsidRPr="008B472E">
        <w:rPr>
          <w:rStyle w:val="Entity"/>
        </w:rPr>
        <w:t>EarthMaterialAbstractDescription</w:t>
      </w:r>
      <w:r>
        <w:rPr>
          <w:lang w:val="en-CA"/>
        </w:rPr>
        <w:t xml:space="preserve"> is abstract </w:t>
      </w:r>
      <w:r w:rsidR="000056AB">
        <w:rPr>
          <w:lang w:val="en-CA"/>
        </w:rPr>
        <w:t>and has</w:t>
      </w:r>
      <w:r>
        <w:rPr>
          <w:lang w:val="en-CA"/>
        </w:rPr>
        <w:t xml:space="preserve"> subtypes in GeoSciML </w:t>
      </w:r>
      <w:r w:rsidR="000056AB">
        <w:rPr>
          <w:lang w:val="en-CA"/>
        </w:rPr>
        <w:t>Extension</w:t>
      </w:r>
      <w:r>
        <w:rPr>
          <w:lang w:val="en-CA"/>
        </w:rPr>
        <w:t>.</w:t>
      </w:r>
    </w:p>
    <w:p w14:paraId="6D7B53A7" w14:textId="15ECDE7C" w:rsidR="00856F51" w:rsidRDefault="00856F51" w:rsidP="00B537EA">
      <w:pPr>
        <w:pStyle w:val="Heading4"/>
        <w:rPr>
          <w:lang w:val="en-CA"/>
        </w:rPr>
      </w:pPr>
      <w:bookmarkStart w:id="288" w:name="BKM_18D25AC3_6FC0_4C65_A8A5_F0142E2E6CE0"/>
      <w:bookmarkStart w:id="289" w:name="BKM_18EC1705_589B_4DEF_A044_9A1610E567B6"/>
      <w:bookmarkStart w:id="290" w:name="BKM_69643EA7_2142_46B5_9F91_BA2962E773C2"/>
      <w:bookmarkEnd w:id="288"/>
      <w:bookmarkEnd w:id="289"/>
      <w:bookmarkEnd w:id="290"/>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55D4209C" w:rsidR="00856F51" w:rsidRDefault="003A3838" w:rsidP="00856F51">
      <w:pPr>
        <w:rPr>
          <w:lang w:val="en-CA"/>
        </w:rPr>
      </w:pPr>
      <w:r>
        <w:rPr>
          <w:lang w:val="en-CA"/>
        </w:rPr>
        <w:t xml:space="preserve">A </w:t>
      </w:r>
      <w:r w:rsidRPr="008B472E">
        <w:rPr>
          <w:rStyle w:val="Entity"/>
        </w:rPr>
        <w:t>CompoundMaterial</w:t>
      </w:r>
      <w:r>
        <w:rPr>
          <w:lang w:val="en-CA"/>
        </w:rPr>
        <w:t xml:space="preserve"> is a</w:t>
      </w:r>
      <w:r w:rsidR="00856F51" w:rsidRPr="00856F51">
        <w:rPr>
          <w:lang w:val="en-CA"/>
        </w:rPr>
        <w:t xml:space="preserve">n </w:t>
      </w:r>
      <w:r w:rsidR="00856F51" w:rsidRPr="008B472E">
        <w:rPr>
          <w:rStyle w:val="Entity"/>
        </w:rPr>
        <w:t>EarthMaterial</w:t>
      </w:r>
      <w:r w:rsidR="00856F51" w:rsidRPr="00856F51">
        <w:rPr>
          <w:lang w:val="en-CA"/>
        </w:rPr>
        <w:t xml:space="preserve"> composed of particles </w:t>
      </w:r>
      <w:r w:rsidR="00AE70CD">
        <w:rPr>
          <w:lang w:val="en-CA"/>
        </w:rPr>
        <w:t>made</w:t>
      </w:r>
      <w:r w:rsidR="00856F51" w:rsidRPr="00856F51">
        <w:rPr>
          <w:lang w:val="en-CA"/>
        </w:rPr>
        <w:t xml:space="preserve"> of </w:t>
      </w:r>
      <w:r w:rsidR="00856F51" w:rsidRPr="008B472E">
        <w:rPr>
          <w:rStyle w:val="Entity"/>
        </w:rPr>
        <w:t>EarthMaterials</w:t>
      </w:r>
      <w:r w:rsidR="00856F51" w:rsidRPr="00856F51">
        <w:rPr>
          <w:lang w:val="en-CA"/>
        </w:rPr>
        <w:t xml:space="preserve">, possibly including other </w:t>
      </w:r>
      <w:r w:rsidR="00856F51" w:rsidRPr="008B472E">
        <w:rPr>
          <w:rStyle w:val="Entity"/>
        </w:rPr>
        <w:t>CompoundMaterials</w:t>
      </w:r>
      <w:r w:rsidR="00856F51" w:rsidRPr="00856F51">
        <w:rPr>
          <w:lang w:val="en-CA"/>
        </w:rPr>
        <w:t xml:space="preserve">. </w:t>
      </w:r>
      <w:r w:rsidR="00856F51">
        <w:rPr>
          <w:lang w:val="en-CA"/>
        </w:rPr>
        <w:t xml:space="preserve"> </w:t>
      </w:r>
      <w:r w:rsidR="00856F51" w:rsidRPr="00856F51">
        <w:rPr>
          <w:lang w:val="en-CA"/>
        </w:rPr>
        <w:t xml:space="preserve">This class is provided primarily as an extensibility point for related domain models that wish to import and build on GeoSciML, and wish to define material types that are compound but are not rock or rock-like material. </w:t>
      </w:r>
      <w:r>
        <w:rPr>
          <w:lang w:val="en-CA"/>
        </w:rPr>
        <w:t>In the context of</w:t>
      </w:r>
      <w:r w:rsidR="00856F51" w:rsidRPr="00856F51">
        <w:rPr>
          <w:lang w:val="en-CA"/>
        </w:rPr>
        <w:t xml:space="preserve"> GeoSciML "</w:t>
      </w:r>
      <w:r w:rsidR="00856F51" w:rsidRPr="00406683">
        <w:rPr>
          <w:rStyle w:val="Entity"/>
        </w:rPr>
        <w:t>RockMaterial</w:t>
      </w:r>
      <w:r w:rsidR="00856F51" w:rsidRPr="00856F51">
        <w:rPr>
          <w:lang w:val="en-CA"/>
        </w:rPr>
        <w:t>" should be used</w:t>
      </w:r>
      <w:r>
        <w:rPr>
          <w:lang w:val="en-CA"/>
        </w:rPr>
        <w:t xml:space="preserve"> to describe units made of rock</w:t>
      </w:r>
      <w:r w:rsidR="00856F51" w:rsidRPr="00856F51">
        <w:rPr>
          <w:lang w:val="en-CA"/>
        </w:rPr>
        <w:t>.</w:t>
      </w:r>
      <w:r w:rsidR="005F1086">
        <w:rPr>
          <w:lang w:val="en-CA"/>
        </w:rPr>
        <w:t xml:space="preserve">  </w:t>
      </w:r>
    </w:p>
    <w:p w14:paraId="374B510A" w14:textId="77777777" w:rsidR="00E15963" w:rsidRDefault="00E15963" w:rsidP="00E15963">
      <w:pPr>
        <w:keepNext/>
      </w:pPr>
      <w:r>
        <w:rPr>
          <w:noProof/>
          <w:lang w:val="en-CA" w:eastAsia="en-CA"/>
        </w:rPr>
        <w:drawing>
          <wp:inline distT="0" distB="0" distL="0" distR="0" wp14:anchorId="17AD6084" wp14:editId="24AAF929">
            <wp:extent cx="5389245" cy="421195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89245" cy="4211955"/>
                    </a:xfrm>
                    <a:prstGeom prst="rect">
                      <a:avLst/>
                    </a:prstGeom>
                    <a:noFill/>
                    <a:ln>
                      <a:noFill/>
                    </a:ln>
                  </pic:spPr>
                </pic:pic>
              </a:graphicData>
            </a:graphic>
          </wp:inline>
        </w:drawing>
      </w:r>
    </w:p>
    <w:p w14:paraId="2F7B66AD" w14:textId="5CFE8113" w:rsidR="00E15963" w:rsidRDefault="00E15963" w:rsidP="00E15963">
      <w:pPr>
        <w:pStyle w:val="Caption"/>
        <w:rPr>
          <w:lang w:val="en-CA"/>
        </w:rPr>
      </w:pPr>
      <w:r>
        <w:t xml:space="preserve">Figure </w:t>
      </w:r>
      <w:r>
        <w:fldChar w:fldCharType="begin"/>
      </w:r>
      <w:r>
        <w:instrText xml:space="preserve"> SEQ Figure \* ARABIC </w:instrText>
      </w:r>
      <w:r>
        <w:fldChar w:fldCharType="separate"/>
      </w:r>
      <w:r>
        <w:rPr>
          <w:noProof/>
        </w:rPr>
        <w:t>14</w:t>
      </w:r>
      <w:r>
        <w:fldChar w:fldCharType="end"/>
      </w:r>
      <w:r>
        <w:t xml:space="preserve"> : Context diagram for CompoundMaterial</w:t>
      </w:r>
    </w:p>
    <w:p w14:paraId="6300E44C" w14:textId="77777777" w:rsidR="00856F51" w:rsidRDefault="00856F51" w:rsidP="00B537EA">
      <w:pPr>
        <w:pStyle w:val="Heading4"/>
        <w:rPr>
          <w:lang w:val="en-CA"/>
        </w:rPr>
      </w:pPr>
      <w:r w:rsidRPr="00856F51">
        <w:rPr>
          <w:lang w:val="en-CA"/>
        </w:rPr>
        <w:lastRenderedPageBreak/>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3A7F5DD1" w:rsidR="00856F51" w:rsidRDefault="00406683" w:rsidP="00856F51">
      <w:pPr>
        <w:autoSpaceDE w:val="0"/>
        <w:autoSpaceDN w:val="0"/>
        <w:adjustRightInd w:val="0"/>
        <w:spacing w:after="0" w:line="240" w:lineRule="atLeast"/>
      </w:pPr>
      <w:r w:rsidRPr="00406683">
        <w:rPr>
          <w:rStyle w:val="Entity"/>
        </w:rPr>
        <w:t>RockM</w:t>
      </w:r>
      <w:r w:rsidR="00856F51" w:rsidRPr="00406683">
        <w:rPr>
          <w:rStyle w:val="Entity"/>
        </w:rPr>
        <w:t>aterial</w:t>
      </w:r>
      <w:r w:rsidR="00856F51">
        <w:t xml:space="preserve"> is a specialized </w:t>
      </w:r>
      <w:r w:rsidR="00856F51" w:rsidRPr="00406683">
        <w:rPr>
          <w:rStyle w:val="Entity"/>
        </w:rPr>
        <w:t>CompoundMaterial</w:t>
      </w:r>
      <w:r w:rsidR="00856F51">
        <w:t xml:space="preserve"> that includes consolidated and unconsolidated materials</w:t>
      </w:r>
      <w:r w:rsidR="003A3838">
        <w:t xml:space="preserve"> (such as surficial sediments)</w:t>
      </w:r>
      <w:r w:rsidR="00856F51">
        <w:t xml:space="preserve"> as well as mixtures of consolidated and unconsolidated materials.</w:t>
      </w:r>
      <w:r w:rsidR="005F1086">
        <w:t xml:space="preserve">  In GeoSciML Basic, Rock Material is essentially a link to a controlled vocabulary (lithology property) and a c</w:t>
      </w:r>
      <w:r w:rsidR="00AE70CD">
        <w:t>olo</w:t>
      </w:r>
      <w:r w:rsidR="005F1086">
        <w:t xml:space="preserve">r (inherited from </w:t>
      </w:r>
      <w:r w:rsidR="005F1086" w:rsidRPr="00406683">
        <w:rPr>
          <w:rStyle w:val="Entity"/>
        </w:rPr>
        <w:t>EarthMaterial</w:t>
      </w:r>
      <w:r w:rsidR="005F1086">
        <w:t xml:space="preserve">).  Specific material properties (and </w:t>
      </w:r>
      <w:r w:rsidR="005F1086" w:rsidRPr="00406683">
        <w:rPr>
          <w:rStyle w:val="Entity"/>
        </w:rPr>
        <w:t>CompoundMaterial</w:t>
      </w:r>
      <w:r w:rsidR="005F1086">
        <w:t xml:space="preserve"> nesting) are available </w:t>
      </w:r>
      <w:r w:rsidR="000056AB">
        <w:t xml:space="preserve">in </w:t>
      </w:r>
      <w:r w:rsidR="005F1086">
        <w:t>GeoSciML Extension</w:t>
      </w:r>
      <w:r w:rsidR="00BA5AB0">
        <w:t>.</w:t>
      </w:r>
    </w:p>
    <w:p w14:paraId="377A2F93" w14:textId="77777777" w:rsidR="005F1086" w:rsidRDefault="005F1086" w:rsidP="00856F51">
      <w:pPr>
        <w:autoSpaceDE w:val="0"/>
        <w:autoSpaceDN w:val="0"/>
        <w:adjustRightInd w:val="0"/>
        <w:spacing w:after="0" w:line="240" w:lineRule="atLeast"/>
      </w:pPr>
    </w:p>
    <w:p w14:paraId="3A6004A2" w14:textId="3267CC2E" w:rsidR="005F1086" w:rsidRPr="00406683" w:rsidRDefault="005F1086" w:rsidP="00406683">
      <w:pPr>
        <w:pStyle w:val="Heading5"/>
        <w:rPr>
          <w:lang w:val="en-CA"/>
        </w:rPr>
      </w:pPr>
      <w:proofErr w:type="gramStart"/>
      <w:r>
        <w:rPr>
          <w:lang w:val="en-CA"/>
        </w:rPr>
        <w:t>l</w:t>
      </w:r>
      <w:r w:rsidRPr="00D970E9">
        <w:rPr>
          <w:lang w:val="en-CA"/>
        </w:rPr>
        <w:t>ithology</w:t>
      </w:r>
      <w:proofErr w:type="gramEnd"/>
    </w:p>
    <w:p w14:paraId="70A99D2A" w14:textId="0F69D98B" w:rsidR="005F1086" w:rsidRDefault="005F1086" w:rsidP="00856F51">
      <w:pPr>
        <w:autoSpaceDE w:val="0"/>
        <w:autoSpaceDN w:val="0"/>
        <w:adjustRightInd w:val="0"/>
        <w:spacing w:after="0" w:line="240" w:lineRule="atLeast"/>
      </w:pPr>
      <w:r>
        <w:t xml:space="preserve">The </w:t>
      </w:r>
      <w:r w:rsidRPr="00406683">
        <w:rPr>
          <w:rStyle w:val="Entity"/>
        </w:rPr>
        <w:t>lithology</w:t>
      </w:r>
      <w:proofErr w:type="gramStart"/>
      <w:r w:rsidRPr="00406683">
        <w:rPr>
          <w:rStyle w:val="Entity"/>
        </w:rPr>
        <w:t>:LithologyTerm</w:t>
      </w:r>
      <w:proofErr w:type="gramEnd"/>
      <w:r>
        <w:t xml:space="preserve"> property provide</w:t>
      </w:r>
      <w:r w:rsidR="005E4220">
        <w:t>s</w:t>
      </w:r>
      <w:r>
        <w:t xml:space="preserve"> a term identif</w:t>
      </w:r>
      <w:r w:rsidR="000056AB">
        <w:t>ying</w:t>
      </w:r>
      <w:r>
        <w:t xml:space="preserve"> the </w:t>
      </w:r>
      <w:r w:rsidRPr="005F1086">
        <w:t>lithology class from a controlled vocabulary</w:t>
      </w:r>
      <w:r w:rsidR="00BA5AB0">
        <w:t>.</w:t>
      </w:r>
    </w:p>
    <w:p w14:paraId="21045FB8" w14:textId="77777777" w:rsidR="005F1086" w:rsidRDefault="005F1086" w:rsidP="00856F51">
      <w:pPr>
        <w:autoSpaceDE w:val="0"/>
        <w:autoSpaceDN w:val="0"/>
        <w:adjustRightInd w:val="0"/>
        <w:spacing w:after="0" w:line="240" w:lineRule="atLeast"/>
      </w:pPr>
    </w:p>
    <w:p w14:paraId="59154230" w14:textId="2D53B5DE" w:rsidR="00EA4029" w:rsidRDefault="00B537EA" w:rsidP="00DB2D3A">
      <w:pPr>
        <w:pStyle w:val="Heading3"/>
      </w:pPr>
      <w:bookmarkStart w:id="291" w:name="BKM_0198932B_28DD_424D_8B50_FABE0D235C84"/>
      <w:bookmarkStart w:id="292" w:name="BKM_7A5570E9_5272_4DAD_BC83_4E0D06E5C57A"/>
      <w:bookmarkStart w:id="293" w:name="_Toc456946971"/>
      <w:bookmarkEnd w:id="291"/>
      <w:bookmarkEnd w:id="292"/>
      <w:r>
        <w:t>Geologic Event</w:t>
      </w:r>
      <w:bookmarkEnd w:id="293"/>
    </w:p>
    <w:p w14:paraId="61E87169" w14:textId="77777777" w:rsidR="00EA4029" w:rsidRPr="00EA4029" w:rsidRDefault="00EA4029" w:rsidP="00EA4029"/>
    <w:p w14:paraId="1AB278F4" w14:textId="3B001F19" w:rsidR="00DA45AF" w:rsidRDefault="00DA45AF" w:rsidP="00DA45AF">
      <w:r>
        <w:t xml:space="preserve">A geologic event is an identifiable event during which one or more geological processes act to modify geological entities. A </w:t>
      </w:r>
      <w:r w:rsidRPr="00406683">
        <w:rPr>
          <w:rStyle w:val="Entity"/>
        </w:rPr>
        <w:t>GeologicEvent</w:t>
      </w:r>
      <w:r>
        <w:t xml:space="preserve">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processes the age related to (age of a pluton without explicitly specifying </w:t>
      </w:r>
      <w:r w:rsidR="005E4220">
        <w:t>it is</w:t>
      </w:r>
      <w:r>
        <w:t xml:space="preserve"> the age of crystallization). The GeologicEvent class allows to explicitly document the process and environment.</w:t>
      </w:r>
    </w:p>
    <w:p w14:paraId="71C41147" w14:textId="31112A93" w:rsidR="00DA45AF" w:rsidRDefault="00406683" w:rsidP="00DA45AF">
      <w:r w:rsidRPr="00406683">
        <w:rPr>
          <w:rStyle w:val="Entity"/>
        </w:rPr>
        <w:t>GeologicalH</w:t>
      </w:r>
      <w:r w:rsidR="00DA45AF" w:rsidRPr="00406683">
        <w:rPr>
          <w:rStyle w:val="Entity"/>
        </w:rPr>
        <w:t>istory</w:t>
      </w:r>
      <w:r w:rsidR="00DA45AF">
        <w:t xml:space="preserve"> is an ordered </w:t>
      </w:r>
      <w:r>
        <w:t xml:space="preserve">aggregation of </w:t>
      </w:r>
      <w:r w:rsidRPr="00406683">
        <w:rPr>
          <w:rStyle w:val="Entity"/>
        </w:rPr>
        <w:t>Geological</w:t>
      </w:r>
      <w:r w:rsidR="00DA45AF" w:rsidRPr="00406683">
        <w:rPr>
          <w:rStyle w:val="Entity"/>
        </w:rPr>
        <w:t>Event</w:t>
      </w:r>
      <w:r w:rsidR="00DA45AF">
        <w:t xml:space="preserve"> objects, each of which may have an associated geological Age, geological environment, and one or more geological process</w:t>
      </w:r>
      <w:r w:rsidR="00BA5AB0">
        <w:t>.</w:t>
      </w:r>
    </w:p>
    <w:p w14:paraId="6C961A9E" w14:textId="0EB5DB40" w:rsidR="00F20F81" w:rsidRDefault="00DA45AF" w:rsidP="00DA45AF">
      <w:r>
        <w:t>The age attributes are representation</w:t>
      </w:r>
      <w:r w:rsidR="0034572C">
        <w:t>s</w:t>
      </w:r>
      <w:r>
        <w:t xml:space="preserve"> of a particular geological event or feature expressed in terms of years </w:t>
      </w:r>
      <w:r w:rsidR="00EA4029">
        <w:t>(</w:t>
      </w:r>
      <w:r w:rsidR="00EA4029" w:rsidRPr="00406683">
        <w:rPr>
          <w:rStyle w:val="Entity"/>
        </w:rPr>
        <w:t>numericAge</w:t>
      </w:r>
      <w:r w:rsidR="00EA4029">
        <w:rPr>
          <w:lang w:val="en-CA"/>
        </w:rPr>
        <w:t xml:space="preserve">) </w:t>
      </w:r>
      <w:r>
        <w:t>before present (absolute age), referred to the geological time scale</w:t>
      </w:r>
      <w:r w:rsidR="00EA4029">
        <w:t xml:space="preserve"> </w:t>
      </w:r>
      <w:r w:rsidR="00EA4029">
        <w:rPr>
          <w:lang w:val="en-CA"/>
        </w:rPr>
        <w:t>(</w:t>
      </w:r>
      <w:r w:rsidR="00EA4029" w:rsidRPr="00406683">
        <w:rPr>
          <w:rStyle w:val="Entity"/>
        </w:rPr>
        <w:t>youngerNamedAge</w:t>
      </w:r>
      <w:r w:rsidR="00EA4029">
        <w:t xml:space="preserve"> and </w:t>
      </w:r>
      <w:r w:rsidR="00EA4029" w:rsidRPr="00406683">
        <w:rPr>
          <w:rStyle w:val="Entity"/>
        </w:rPr>
        <w:t>olderNamedAge</w:t>
      </w:r>
      <w:r w:rsidR="00EA4029">
        <w:t>)</w:t>
      </w:r>
      <w:r>
        <w:t>, or by comparison with other geological events or features (relative age). An event</w:t>
      </w:r>
      <w:r w:rsidR="00EA4029">
        <w:t xml:space="preserve"> a</w:t>
      </w:r>
      <w:r>
        <w:t xml:space="preserve">ge can represent an instant in time, an interval of time, or any combination of multiple instants or intervals. </w:t>
      </w:r>
    </w:p>
    <w:p w14:paraId="0148B653" w14:textId="4526A1D1" w:rsidR="00DA45AF" w:rsidRPr="00DA45AF" w:rsidRDefault="00DA45AF" w:rsidP="00DA45AF">
      <w:r>
        <w:t xml:space="preserve">Specifications of age in years before present are based on determination of time durations based on interpretation of isotopic analyses of </w:t>
      </w:r>
      <w:r w:rsidRPr="00406683">
        <w:rPr>
          <w:rStyle w:val="Entity"/>
        </w:rPr>
        <w:t>EarthMaterial</w:t>
      </w:r>
      <w:r>
        <w:t xml:space="preserve">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r w:rsidR="00F20F81">
        <w:t xml:space="preserve"> (a.k.a, Steno laws; Steno, 1669)</w:t>
      </w:r>
      <w:r w:rsidR="00BA5AB0">
        <w:t>.</w:t>
      </w:r>
    </w:p>
    <w:p w14:paraId="03FE6CA6" w14:textId="77777777" w:rsidR="00B537EA" w:rsidRDefault="00B537EA" w:rsidP="00856F51"/>
    <w:p w14:paraId="3DACF261" w14:textId="08902189" w:rsidR="00B537EA" w:rsidRDefault="00F658C5" w:rsidP="00B537EA">
      <w:pPr>
        <w:keepNext/>
      </w:pPr>
      <w:r>
        <w:rPr>
          <w:noProof/>
          <w:lang w:val="en-CA" w:eastAsia="en-CA"/>
        </w:rPr>
        <w:lastRenderedPageBreak/>
        <w:drawing>
          <wp:inline distT="0" distB="0" distL="0" distR="0" wp14:anchorId="5D71EB40" wp14:editId="23AB956C">
            <wp:extent cx="5476875" cy="4629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76875" cy="4629150"/>
                    </a:xfrm>
                    <a:prstGeom prst="rect">
                      <a:avLst/>
                    </a:prstGeom>
                    <a:noFill/>
                    <a:ln>
                      <a:noFill/>
                    </a:ln>
                  </pic:spPr>
                </pic:pic>
              </a:graphicData>
            </a:graphic>
          </wp:inline>
        </w:drawing>
      </w:r>
    </w:p>
    <w:p w14:paraId="634E7DC8" w14:textId="3F571021" w:rsidR="00B537EA" w:rsidRDefault="00B537EA" w:rsidP="00B537EA">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15</w:t>
      </w:r>
      <w:r w:rsidR="00673E83">
        <w:rPr>
          <w:noProof/>
        </w:rPr>
        <w:fldChar w:fldCharType="end"/>
      </w:r>
      <w:r>
        <w:t>: Geologic Event</w:t>
      </w:r>
      <w:r w:rsidR="00BA5AB0">
        <w:t xml:space="preserve"> summary diagram.</w:t>
      </w:r>
    </w:p>
    <w:p w14:paraId="59870292" w14:textId="00E80337" w:rsidR="00EA4029" w:rsidRDefault="00DB2D3A" w:rsidP="00DB2D3A">
      <w:pPr>
        <w:pStyle w:val="Heading4"/>
        <w:rPr>
          <w:lang w:val="en-CA"/>
        </w:rPr>
      </w:pPr>
      <w:bookmarkStart w:id="294" w:name="BKM_0E4402F5_70D7_41B4_8F46_2909F6D349A5"/>
      <w:bookmarkEnd w:id="294"/>
      <w:r>
        <w:rPr>
          <w:lang w:val="en-CA"/>
        </w:rPr>
        <w:t>GeologicEvent</w:t>
      </w:r>
    </w:p>
    <w:p w14:paraId="6402E0D6" w14:textId="77777777" w:rsidR="00980C8A" w:rsidRDefault="00980C8A" w:rsidP="007F03F0">
      <w:pPr>
        <w:rPr>
          <w:lang w:val="en-CA"/>
        </w:rPr>
      </w:pPr>
    </w:p>
    <w:p w14:paraId="5D785E50" w14:textId="4087EC44" w:rsidR="00980C8A" w:rsidRDefault="00D70F03" w:rsidP="00980C8A">
      <w:pPr>
        <w:rPr>
          <w:lang w:val="en-CA"/>
        </w:rPr>
      </w:pPr>
      <w:r>
        <w:rPr>
          <w:lang w:val="en-CA"/>
        </w:rPr>
        <w:t xml:space="preserve">A </w:t>
      </w:r>
      <w:r w:rsidRPr="00406683">
        <w:rPr>
          <w:rStyle w:val="Entity"/>
        </w:rPr>
        <w:t>GeologicEvent</w:t>
      </w:r>
      <w:r>
        <w:rPr>
          <w:lang w:val="en-CA"/>
        </w:rPr>
        <w:t xml:space="preserve"> is </w:t>
      </w:r>
      <w:r w:rsidR="005F410E">
        <w:rPr>
          <w:lang w:val="en-CA"/>
        </w:rPr>
        <w:t>an</w:t>
      </w:r>
      <w:r w:rsidR="00980C8A" w:rsidRPr="00980C8A">
        <w:rPr>
          <w:lang w:val="en-CA"/>
        </w:rPr>
        <w:t xml:space="preserve"> identifiable event during which one or more geological processes act to modify geological entities. </w:t>
      </w:r>
      <w:r w:rsidR="00980C8A">
        <w:rPr>
          <w:lang w:val="en-CA"/>
        </w:rPr>
        <w:t xml:space="preserve"> </w:t>
      </w:r>
      <w:r>
        <w:rPr>
          <w:lang w:val="en-CA"/>
        </w:rPr>
        <w:t>It</w:t>
      </w:r>
      <w:r w:rsidR="00980C8A" w:rsidRPr="00980C8A">
        <w:rPr>
          <w:lang w:val="en-CA"/>
        </w:rPr>
        <w:t xml:space="preserve"> </w:t>
      </w:r>
      <w:r w:rsidR="00980C8A">
        <w:rPr>
          <w:lang w:val="en-CA"/>
        </w:rPr>
        <w:t>may</w:t>
      </w:r>
      <w:r w:rsidR="00980C8A" w:rsidRPr="00980C8A">
        <w:rPr>
          <w:lang w:val="en-CA"/>
        </w:rPr>
        <w:t xml:space="preserve"> have a specified </w:t>
      </w:r>
      <w:r w:rsidR="00980C8A">
        <w:rPr>
          <w:lang w:val="en-CA"/>
        </w:rPr>
        <w:t xml:space="preserve">geologic age (numeric age or </w:t>
      </w:r>
      <w:r w:rsidR="00980C8A" w:rsidRPr="00406683">
        <w:rPr>
          <w:rStyle w:val="Entity"/>
        </w:rPr>
        <w:t>GeochologicEraTerm</w:t>
      </w:r>
      <w:r w:rsidR="00980C8A">
        <w:rPr>
          <w:lang w:val="en-CA"/>
        </w:rPr>
        <w:t>)</w:t>
      </w:r>
      <w:r w:rsidR="00980C8A" w:rsidRPr="00980C8A">
        <w:rPr>
          <w:lang w:val="en-CA"/>
        </w:rPr>
        <w:t xml:space="preserve"> and may have specified environments and processes. An example might be a cratonic uplift event during which erosion, sedimentation, and volcanism all take place.</w:t>
      </w:r>
    </w:p>
    <w:p w14:paraId="41328DF4" w14:textId="676221BB" w:rsidR="00C9272B" w:rsidRDefault="0034572C" w:rsidP="00F9640E">
      <w:pPr>
        <w:rPr>
          <w:lang w:val="en-CA"/>
        </w:rPr>
      </w:pPr>
      <w:r>
        <w:rPr>
          <w:lang w:val="en-CA"/>
        </w:rPr>
        <w:t>Because associated processes are incompatible, a</w:t>
      </w:r>
      <w:r w:rsidR="00C9272B">
        <w:rPr>
          <w:lang w:val="en-CA"/>
        </w:rPr>
        <w:t xml:space="preserve"> single event cannot be shared between </w:t>
      </w:r>
      <w:r w:rsidR="00C9272B" w:rsidRPr="00406683">
        <w:rPr>
          <w:rStyle w:val="Entity"/>
        </w:rPr>
        <w:t>DisplacementEvent</w:t>
      </w:r>
      <w:r w:rsidR="00C9272B">
        <w:rPr>
          <w:lang w:val="en-CA"/>
        </w:rPr>
        <w:t xml:space="preserve">, </w:t>
      </w:r>
      <w:r w:rsidR="00C9272B" w:rsidRPr="00406683">
        <w:rPr>
          <w:rStyle w:val="Entity"/>
        </w:rPr>
        <w:t>AlterationDescription</w:t>
      </w:r>
      <w:r w:rsidR="00C9272B">
        <w:rPr>
          <w:lang w:val="en-CA"/>
        </w:rPr>
        <w:t xml:space="preserve"> of </w:t>
      </w:r>
      <w:r w:rsidR="00C9272B" w:rsidRPr="00406683">
        <w:rPr>
          <w:rStyle w:val="Entity"/>
        </w:rPr>
        <w:t>MetamorphicDescription</w:t>
      </w:r>
      <w:r w:rsidR="005E4220">
        <w:rPr>
          <w:lang w:val="en-CA"/>
        </w:rPr>
        <w:t xml:space="preserve"> (a process associated to </w:t>
      </w:r>
      <w:r w:rsidR="005E4220" w:rsidRPr="00406683">
        <w:rPr>
          <w:rStyle w:val="Entity"/>
        </w:rPr>
        <w:t>DisplacementEvent</w:t>
      </w:r>
      <w:r w:rsidR="005E4220">
        <w:rPr>
          <w:lang w:val="en-CA"/>
        </w:rPr>
        <w:t xml:space="preserve"> does not apply to </w:t>
      </w:r>
      <w:r w:rsidR="005E4220" w:rsidRPr="00406683">
        <w:rPr>
          <w:rStyle w:val="Entity"/>
        </w:rPr>
        <w:t>AlterationDescription</w:t>
      </w:r>
      <w:r w:rsidR="005E4220">
        <w:rPr>
          <w:lang w:val="en-CA"/>
        </w:rPr>
        <w:t>)</w:t>
      </w:r>
      <w:r w:rsidR="00C9272B">
        <w:rPr>
          <w:lang w:val="en-CA"/>
        </w:rPr>
        <w:t xml:space="preserve">.  </w:t>
      </w:r>
    </w:p>
    <w:p w14:paraId="4B7C971E"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1185D38D" w14:textId="77777777" w:rsidTr="005D6D19">
        <w:trPr>
          <w:cantSplit/>
        </w:trPr>
        <w:tc>
          <w:tcPr>
            <w:tcW w:w="4219" w:type="dxa"/>
            <w:tcBorders>
              <w:right w:val="nil"/>
            </w:tcBorders>
            <w:shd w:val="clear" w:color="auto" w:fill="auto"/>
          </w:tcPr>
          <w:p w14:paraId="05BE2CB3"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6BC5777C" w14:textId="3AB4F187" w:rsidR="00C9272B" w:rsidRPr="00D12552" w:rsidRDefault="00C9272B" w:rsidP="00592027">
            <w:pPr>
              <w:pStyle w:val="Tabletext10"/>
              <w:jc w:val="left"/>
              <w:rPr>
                <w:rStyle w:val="reqtext"/>
                <w:lang w:val="en-CA"/>
              </w:rPr>
            </w:pPr>
            <w:r w:rsidRPr="00481AF6">
              <w:rPr>
                <w:rStyle w:val="reqtext"/>
                <w:lang w:val="en-CA"/>
              </w:rPr>
              <w:t xml:space="preserve">An individual </w:t>
            </w:r>
            <w:r w:rsidR="00592027">
              <w:rPr>
                <w:rStyle w:val="reqtext"/>
                <w:lang w:val="en-CA"/>
              </w:rPr>
              <w:t>GeologicEvent</w:t>
            </w:r>
            <w:r w:rsidR="00592027" w:rsidRPr="00481AF6">
              <w:rPr>
                <w:rStyle w:val="reqtext"/>
                <w:lang w:val="en-CA"/>
              </w:rPr>
              <w:t xml:space="preserve"> </w:t>
            </w:r>
            <w:r>
              <w:rPr>
                <w:rStyle w:val="reqtext"/>
                <w:lang w:val="en-CA"/>
              </w:rPr>
              <w:t>SHALL</w:t>
            </w:r>
            <w:r w:rsidRPr="00481AF6">
              <w:rPr>
                <w:rStyle w:val="reqtext"/>
                <w:lang w:val="en-CA"/>
              </w:rPr>
              <w:t xml:space="preserve"> only apply to one</w:t>
            </w:r>
            <w:r w:rsidR="005E4220">
              <w:rPr>
                <w:rStyle w:val="reqtext"/>
                <w:lang w:val="en-CA"/>
              </w:rPr>
              <w:t xml:space="preserve"> and only one</w:t>
            </w:r>
            <w:r w:rsidRPr="00481AF6">
              <w:rPr>
                <w:rStyle w:val="reqtext"/>
                <w:lang w:val="en-CA"/>
              </w:rPr>
              <w:t xml:space="preserve"> of {DisplacementEvent, AlterationDescription, MetamorphicDescription}</w:t>
            </w:r>
            <w:r w:rsidR="00BA5AB0">
              <w:rPr>
                <w:rStyle w:val="reqtext"/>
                <w:lang w:val="en-CA"/>
              </w:rPr>
              <w:t>.</w:t>
            </w:r>
          </w:p>
        </w:tc>
      </w:tr>
    </w:tbl>
    <w:p w14:paraId="5611734E" w14:textId="77777777" w:rsidR="00C9272B" w:rsidRDefault="00C9272B" w:rsidP="00C9272B">
      <w:pPr>
        <w:autoSpaceDE w:val="0"/>
        <w:autoSpaceDN w:val="0"/>
        <w:adjustRightInd w:val="0"/>
        <w:spacing w:after="0"/>
        <w:rPr>
          <w:color w:val="000000"/>
          <w:sz w:val="20"/>
          <w:szCs w:val="20"/>
          <w:lang w:val="en-CA"/>
        </w:rPr>
      </w:pPr>
    </w:p>
    <w:p w14:paraId="7681622E" w14:textId="4AA2A5C7" w:rsidR="00C9272B" w:rsidRDefault="00C9272B" w:rsidP="00F9640E">
      <w:pPr>
        <w:rPr>
          <w:lang w:val="en-CA"/>
        </w:rPr>
      </w:pPr>
      <w:r>
        <w:rPr>
          <w:lang w:val="en-CA"/>
        </w:rPr>
        <w:lastRenderedPageBreak/>
        <w:t>A geologic event must at least have one age representation, either numerical or named.</w:t>
      </w:r>
      <w:r w:rsidR="005E4220">
        <w:rPr>
          <w:lang w:val="en-CA"/>
        </w:rPr>
        <w:t xml:space="preserve">  </w:t>
      </w:r>
    </w:p>
    <w:p w14:paraId="5CA07FA9"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2A961217" w14:textId="77777777" w:rsidTr="005D6D19">
        <w:trPr>
          <w:cantSplit/>
        </w:trPr>
        <w:tc>
          <w:tcPr>
            <w:tcW w:w="4219" w:type="dxa"/>
            <w:tcBorders>
              <w:right w:val="nil"/>
            </w:tcBorders>
            <w:shd w:val="clear" w:color="auto" w:fill="auto"/>
          </w:tcPr>
          <w:p w14:paraId="144E6777"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1EE3F761" w14:textId="4B35CCCA" w:rsidR="00C9272B" w:rsidRPr="00D12552" w:rsidRDefault="00C9272B" w:rsidP="005D6D19">
            <w:pPr>
              <w:pStyle w:val="Tabletext10"/>
              <w:jc w:val="left"/>
              <w:rPr>
                <w:rStyle w:val="reqtext"/>
                <w:lang w:val="en-CA"/>
              </w:rPr>
            </w:pPr>
            <w:r w:rsidRPr="00481AF6">
              <w:rPr>
                <w:rStyle w:val="reqtext"/>
                <w:lang w:val="en-CA"/>
              </w:rPr>
              <w:t xml:space="preserve">Either (olderNamedAge + youngerNamedAge) or </w:t>
            </w:r>
            <w:r w:rsidR="00507476">
              <w:rPr>
                <w:rStyle w:val="reqtext"/>
                <w:lang w:val="en-CA"/>
              </w:rPr>
              <w:t>n</w:t>
            </w:r>
            <w:r w:rsidRPr="00481AF6">
              <w:rPr>
                <w:rStyle w:val="reqtext"/>
                <w:lang w:val="en-CA"/>
              </w:rPr>
              <w:t xml:space="preserve">umericAge </w:t>
            </w:r>
            <w:r>
              <w:rPr>
                <w:rStyle w:val="reqtext"/>
                <w:lang w:val="en-CA"/>
              </w:rPr>
              <w:t>SHALL</w:t>
            </w:r>
            <w:r w:rsidRPr="00481AF6">
              <w:rPr>
                <w:rStyle w:val="reqtext"/>
                <w:lang w:val="en-CA"/>
              </w:rPr>
              <w:t xml:space="preserve"> not be null.</w:t>
            </w:r>
          </w:p>
        </w:tc>
      </w:tr>
    </w:tbl>
    <w:p w14:paraId="5A40CBA1" w14:textId="77777777" w:rsidR="00C9272B" w:rsidRDefault="00C9272B" w:rsidP="00C9272B">
      <w:pPr>
        <w:autoSpaceDE w:val="0"/>
        <w:autoSpaceDN w:val="0"/>
        <w:adjustRightInd w:val="0"/>
        <w:spacing w:after="0"/>
        <w:rPr>
          <w:color w:val="000000"/>
          <w:sz w:val="20"/>
          <w:szCs w:val="20"/>
          <w:lang w:val="en-CA"/>
        </w:rPr>
      </w:pPr>
    </w:p>
    <w:p w14:paraId="11E2B47B" w14:textId="77777777" w:rsidR="00C9272B" w:rsidRDefault="00C9272B" w:rsidP="00980C8A">
      <w:pPr>
        <w:rPr>
          <w:lang w:val="en-CA"/>
        </w:rPr>
      </w:pPr>
    </w:p>
    <w:p w14:paraId="25E1A4AD" w14:textId="2E5DD78E" w:rsidR="006D6AC1" w:rsidRPr="008A4869" w:rsidRDefault="006D6AC1" w:rsidP="00980C8A">
      <w:pPr>
        <w:pStyle w:val="Heading5"/>
        <w:rPr>
          <w:lang w:val="en-CA"/>
        </w:rPr>
      </w:pPr>
      <w:r w:rsidRPr="006D6AC1">
        <w:rPr>
          <w:lang w:val="en-CA"/>
        </w:rPr>
        <w:t>eventProcess</w:t>
      </w:r>
    </w:p>
    <w:p w14:paraId="2C26E7C5" w14:textId="12A93147" w:rsidR="006D6AC1" w:rsidRDefault="006D6AC1" w:rsidP="00980C8A">
      <w:pPr>
        <w:rPr>
          <w:lang w:val="en-CA"/>
        </w:rPr>
      </w:pPr>
      <w:r w:rsidRPr="006D6AC1">
        <w:rPr>
          <w:lang w:val="en-CA"/>
        </w:rPr>
        <w:t xml:space="preserve">The </w:t>
      </w:r>
      <w:r w:rsidRPr="00406683">
        <w:rPr>
          <w:rStyle w:val="Entity"/>
        </w:rPr>
        <w:t>eventProcess</w:t>
      </w:r>
      <w:proofErr w:type="gramStart"/>
      <w:r w:rsidRPr="00406683">
        <w:rPr>
          <w:rStyle w:val="Entity"/>
        </w:rPr>
        <w:t>:EventProcessTerm</w:t>
      </w:r>
      <w:proofErr w:type="gramEnd"/>
      <w:r>
        <w:rPr>
          <w:lang w:val="en-CA"/>
        </w:rPr>
        <w:t xml:space="preserve"> property provide</w:t>
      </w:r>
      <w:r w:rsidR="008A4869">
        <w:rPr>
          <w:lang w:val="en-CA"/>
        </w:rPr>
        <w:t>s</w:t>
      </w:r>
      <w:r>
        <w:rPr>
          <w:lang w:val="en-CA"/>
        </w:rPr>
        <w:t xml:space="preserve"> a term from a controlled vocabulary specifying</w:t>
      </w:r>
      <w:r w:rsidRPr="006D6AC1">
        <w:rPr>
          <w:lang w:val="en-CA"/>
        </w:rPr>
        <w:t xml:space="preserve"> the process or processes that occurred during the event. Examples include deposition, extrusion, intrusion, cooling.</w:t>
      </w:r>
    </w:p>
    <w:p w14:paraId="4F1C2872" w14:textId="3F100D2E" w:rsidR="00D70F03" w:rsidRPr="008A4869" w:rsidRDefault="006D6AC1" w:rsidP="00980C8A">
      <w:pPr>
        <w:pStyle w:val="Heading5"/>
      </w:pPr>
      <w:r w:rsidRPr="00D970E9">
        <w:t>numericAge</w:t>
      </w:r>
    </w:p>
    <w:p w14:paraId="669AA9D9" w14:textId="77777777" w:rsidR="008A4869" w:rsidRDefault="006D6AC1" w:rsidP="008A4869">
      <w:r w:rsidRPr="008A4869">
        <w:t xml:space="preserve">The </w:t>
      </w:r>
      <w:r w:rsidRPr="00406683">
        <w:rPr>
          <w:rStyle w:val="Entity"/>
        </w:rPr>
        <w:t>numericAge</w:t>
      </w:r>
      <w:proofErr w:type="gramStart"/>
      <w:r w:rsidRPr="00406683">
        <w:rPr>
          <w:rStyle w:val="Entity"/>
        </w:rPr>
        <w:t>:NumericAgeRange</w:t>
      </w:r>
      <w:proofErr w:type="gramEnd"/>
      <w:r w:rsidRPr="008A4869">
        <w:t xml:space="preserve"> property provide</w:t>
      </w:r>
      <w:r w:rsidR="008A4869">
        <w:t>s</w:t>
      </w:r>
      <w:r w:rsidRPr="008A4869">
        <w:t xml:space="preserve"> an age in absolute year before present</w:t>
      </w:r>
      <w:r w:rsidR="00D050CC" w:rsidRPr="008A4869">
        <w:t xml:space="preserve"> (BP)</w:t>
      </w:r>
      <w:r w:rsidRPr="008A4869">
        <w:t>.</w:t>
      </w:r>
      <w:r w:rsidR="00D050CC" w:rsidRPr="008A4869">
        <w:t xml:space="preserve">  Present is defined by convention to be January 1st 1950 (although van der Plitch &amp; Hogg, 2006 suggests this convention to be restricted to radiocarbon estimations)</w:t>
      </w:r>
      <w:r w:rsidR="0034572C" w:rsidRPr="008A4869">
        <w:t>.</w:t>
      </w:r>
    </w:p>
    <w:p w14:paraId="0263D662" w14:textId="6B7BCCB0" w:rsidR="006D6AC1" w:rsidRPr="008A4869" w:rsidRDefault="006D6AC1" w:rsidP="008A4869">
      <w:pPr>
        <w:pStyle w:val="Heading5"/>
      </w:pPr>
      <w:r w:rsidRPr="008A4869">
        <w:t>olderNamedAge</w:t>
      </w:r>
    </w:p>
    <w:p w14:paraId="7C1DF366" w14:textId="0AFBEE6A" w:rsidR="008A4869" w:rsidRDefault="006D6AC1" w:rsidP="00980C8A">
      <w:pPr>
        <w:rPr>
          <w:lang w:val="en-CA"/>
        </w:rPr>
      </w:pPr>
      <w:r>
        <w:rPr>
          <w:lang w:val="en-CA"/>
        </w:rPr>
        <w:t xml:space="preserve">The property </w:t>
      </w:r>
      <w:r w:rsidRPr="00406683">
        <w:rPr>
          <w:rStyle w:val="Entity"/>
        </w:rPr>
        <w:t>olderNamedAge</w:t>
      </w:r>
      <w:proofErr w:type="gramStart"/>
      <w:r w:rsidRPr="00406683">
        <w:rPr>
          <w:rStyle w:val="Entity"/>
        </w:rPr>
        <w:t>:GeochronologicalEraTerm</w:t>
      </w:r>
      <w:proofErr w:type="gramEnd"/>
      <w:r>
        <w:rPr>
          <w:lang w:val="en-CA"/>
        </w:rPr>
        <w:t xml:space="preserve"> define</w:t>
      </w:r>
      <w:r w:rsidR="008A4869">
        <w:rPr>
          <w:lang w:val="en-CA"/>
        </w:rPr>
        <w:t>s</w:t>
      </w:r>
      <w:r>
        <w:rPr>
          <w:lang w:val="en-CA"/>
        </w:rPr>
        <w:t xml:space="preserve"> the o</w:t>
      </w:r>
      <w:r w:rsidRPr="006D6AC1">
        <w:rPr>
          <w:lang w:val="en-CA"/>
        </w:rPr>
        <w:t xml:space="preserve">lder boundary of age of event expressed using a geochronologic era defined according to a geologic time scale per </w:t>
      </w:r>
      <w:r w:rsidRPr="00406683">
        <w:rPr>
          <w:rStyle w:val="Entity"/>
        </w:rPr>
        <w:t>GeologicTime</w:t>
      </w:r>
      <w:r w:rsidRPr="006D6AC1">
        <w:rPr>
          <w:lang w:val="en-CA"/>
        </w:rPr>
        <w:t xml:space="preserve"> schema</w:t>
      </w:r>
      <w:r w:rsidR="0034572C">
        <w:rPr>
          <w:lang w:val="en-CA"/>
        </w:rPr>
        <w:t>.</w:t>
      </w:r>
    </w:p>
    <w:p w14:paraId="5A437021" w14:textId="194EB90D" w:rsidR="006D6AC1" w:rsidRPr="008A4869" w:rsidRDefault="006D6AC1" w:rsidP="00980C8A">
      <w:pPr>
        <w:pStyle w:val="Heading5"/>
        <w:rPr>
          <w:lang w:val="en-CA"/>
        </w:rPr>
      </w:pPr>
      <w:r w:rsidRPr="006D6AC1">
        <w:rPr>
          <w:lang w:val="en-CA"/>
        </w:rPr>
        <w:t>youngerNamedAge</w:t>
      </w:r>
    </w:p>
    <w:p w14:paraId="6C5946D2" w14:textId="7DF61DAA" w:rsidR="006D6AC1" w:rsidRDefault="006D6AC1" w:rsidP="00980C8A">
      <w:pPr>
        <w:rPr>
          <w:lang w:val="en-CA"/>
        </w:rPr>
      </w:pPr>
      <w:r w:rsidRPr="006D6AC1">
        <w:rPr>
          <w:lang w:val="en-CA"/>
        </w:rPr>
        <w:t xml:space="preserve">The property </w:t>
      </w:r>
      <w:r w:rsidRPr="00406683">
        <w:rPr>
          <w:rStyle w:val="Entity"/>
        </w:rPr>
        <w:t>youngerNamedAge</w:t>
      </w:r>
      <w:proofErr w:type="gramStart"/>
      <w:r w:rsidRPr="00406683">
        <w:rPr>
          <w:rStyle w:val="Entity"/>
        </w:rPr>
        <w:t>:GeochronologicalEraTerm</w:t>
      </w:r>
      <w:proofErr w:type="gramEnd"/>
      <w:r w:rsidRPr="006D6AC1">
        <w:rPr>
          <w:lang w:val="en-CA"/>
        </w:rPr>
        <w:t xml:space="preserve"> define</w:t>
      </w:r>
      <w:r w:rsidR="008A4869">
        <w:rPr>
          <w:lang w:val="en-CA"/>
        </w:rPr>
        <w:t>s</w:t>
      </w:r>
      <w:r w:rsidRPr="006D6AC1">
        <w:rPr>
          <w:lang w:val="en-CA"/>
        </w:rPr>
        <w:t xml:space="preserve"> the </w:t>
      </w:r>
      <w:r w:rsidR="00BF6A2E">
        <w:rPr>
          <w:lang w:val="en-CA"/>
        </w:rPr>
        <w:t>younger</w:t>
      </w:r>
      <w:r w:rsidRPr="006D6AC1">
        <w:rPr>
          <w:lang w:val="en-CA"/>
        </w:rPr>
        <w:t xml:space="preserve"> boundary of age of event expressed using a geochronologic era defined according to a geologic time scale per GeologicTime schema</w:t>
      </w:r>
      <w:r w:rsidR="0034572C">
        <w:rPr>
          <w:lang w:val="en-CA"/>
        </w:rPr>
        <w:t>.</w:t>
      </w:r>
    </w:p>
    <w:p w14:paraId="0E8A52EA" w14:textId="70E5C70B" w:rsidR="0034572C" w:rsidRPr="008A4869" w:rsidRDefault="006D6AC1" w:rsidP="00980C8A">
      <w:pPr>
        <w:pStyle w:val="Heading5"/>
        <w:rPr>
          <w:lang w:val="en-CA"/>
        </w:rPr>
      </w:pPr>
      <w:r w:rsidRPr="006D6AC1">
        <w:rPr>
          <w:lang w:val="en-CA"/>
        </w:rPr>
        <w:t>eventEnvironment</w:t>
      </w:r>
    </w:p>
    <w:p w14:paraId="3EA06765" w14:textId="1837C52B" w:rsidR="006D6AC1" w:rsidRDefault="006D6AC1" w:rsidP="00980C8A">
      <w:pPr>
        <w:rPr>
          <w:lang w:val="en-CA"/>
        </w:rPr>
      </w:pPr>
      <w:r>
        <w:rPr>
          <w:lang w:val="en-CA"/>
        </w:rPr>
        <w:t xml:space="preserve">The </w:t>
      </w:r>
      <w:r w:rsidRPr="00406683">
        <w:rPr>
          <w:rStyle w:val="Entity"/>
        </w:rPr>
        <w:t>even</w:t>
      </w:r>
      <w:r w:rsidR="00BF6A2E" w:rsidRPr="00406683">
        <w:rPr>
          <w:rStyle w:val="Entity"/>
        </w:rPr>
        <w:t>t</w:t>
      </w:r>
      <w:r w:rsidRPr="00406683">
        <w:rPr>
          <w:rStyle w:val="Entity"/>
        </w:rPr>
        <w:t>Environment</w:t>
      </w:r>
      <w:r>
        <w:rPr>
          <w:lang w:val="en-CA"/>
        </w:rPr>
        <w:t xml:space="preserve"> proper</w:t>
      </w:r>
      <w:r w:rsidR="00290617">
        <w:rPr>
          <w:lang w:val="en-CA"/>
        </w:rPr>
        <w:t>ty (</w:t>
      </w:r>
      <w:r w:rsidR="008F3406">
        <w:rPr>
          <w:rStyle w:val="Entity"/>
        </w:rPr>
        <w:t>SWE::Category</w:t>
      </w:r>
      <w:r w:rsidR="00290617">
        <w:rPr>
          <w:lang w:val="en-CA"/>
        </w:rPr>
        <w:t xml:space="preserve">) </w:t>
      </w:r>
      <w:r w:rsidR="008A4869">
        <w:rPr>
          <w:lang w:val="en-CA"/>
        </w:rPr>
        <w:t>is</w:t>
      </w:r>
      <w:r w:rsidR="00290617">
        <w:rPr>
          <w:lang w:val="en-CA"/>
        </w:rPr>
        <w:t xml:space="preserve"> a category from a controlled vocabulary identif</w:t>
      </w:r>
      <w:r>
        <w:rPr>
          <w:lang w:val="en-CA"/>
        </w:rPr>
        <w:t>y</w:t>
      </w:r>
      <w:r w:rsidR="00290617">
        <w:rPr>
          <w:lang w:val="en-CA"/>
        </w:rPr>
        <w:t>ing</w:t>
      </w:r>
      <w:r>
        <w:rPr>
          <w:lang w:val="en-CA"/>
        </w:rPr>
        <w:t xml:space="preserve"> t</w:t>
      </w:r>
      <w:r w:rsidRPr="006D6AC1">
        <w:rPr>
          <w:lang w:val="en-CA"/>
        </w:rPr>
        <w:t xml:space="preserve">he physical setting within which a </w:t>
      </w:r>
      <w:r w:rsidRPr="00406683">
        <w:rPr>
          <w:rStyle w:val="Entity"/>
        </w:rPr>
        <w:t>GeologicEvent</w:t>
      </w:r>
      <w:r w:rsidRPr="006D6AC1">
        <w:rPr>
          <w:lang w:val="en-CA"/>
        </w:rPr>
        <w:t xml:space="preserve"> takes place. </w:t>
      </w:r>
      <w:r>
        <w:rPr>
          <w:lang w:val="en-CA"/>
        </w:rPr>
        <w:t>Event environment</w:t>
      </w:r>
      <w:r w:rsidRPr="006D6AC1">
        <w:rPr>
          <w:lang w:val="en-CA"/>
        </w:rPr>
        <w:t xml:space="preserve"> is construed broadly to include physical settings on the Earth surface specified by climate, tectonics, physiography or geography, and settings in the Earth’s interior specified by pressure, temperature, chemical environment, or tectonics.</w:t>
      </w:r>
    </w:p>
    <w:p w14:paraId="40A9B143" w14:textId="5B305007" w:rsidR="00C9272B" w:rsidRPr="008A4869" w:rsidRDefault="00C9272B" w:rsidP="00980C8A">
      <w:pPr>
        <w:pStyle w:val="Heading5"/>
        <w:rPr>
          <w:lang w:val="en-CA"/>
        </w:rPr>
      </w:pPr>
      <w:r w:rsidRPr="00C9272B">
        <w:rPr>
          <w:lang w:val="en-CA"/>
        </w:rPr>
        <w:t>geEventDescription</w:t>
      </w:r>
      <w:r>
        <w:rPr>
          <w:lang w:val="en-CA"/>
        </w:rPr>
        <w:t xml:space="preserve"> (stub property)</w:t>
      </w:r>
    </w:p>
    <w:p w14:paraId="16ADAFA0" w14:textId="75338949" w:rsidR="00C9272B" w:rsidRPr="00980C8A" w:rsidRDefault="00C9272B" w:rsidP="00980C8A">
      <w:pPr>
        <w:rPr>
          <w:lang w:val="en-CA"/>
        </w:rPr>
      </w:pPr>
      <w:r>
        <w:rPr>
          <w:lang w:val="en-CA"/>
        </w:rPr>
        <w:t xml:space="preserve">The property </w:t>
      </w:r>
      <w:r w:rsidRPr="00406683">
        <w:rPr>
          <w:rStyle w:val="Entity"/>
        </w:rPr>
        <w:t>geEventDescription</w:t>
      </w:r>
      <w:proofErr w:type="gramStart"/>
      <w:r w:rsidRPr="00406683">
        <w:rPr>
          <w:rStyle w:val="Entity"/>
        </w:rPr>
        <w:t>:GeologicEventAbstractDescription</w:t>
      </w:r>
      <w:proofErr w:type="gramEnd"/>
      <w:r>
        <w:rPr>
          <w:lang w:val="en-CA"/>
        </w:rPr>
        <w:t xml:space="preserve"> contain</w:t>
      </w:r>
      <w:r w:rsidR="008A4869">
        <w:rPr>
          <w:lang w:val="en-CA"/>
        </w:rPr>
        <w:t>s</w:t>
      </w:r>
      <w:r>
        <w:rPr>
          <w:lang w:val="en-CA"/>
        </w:rPr>
        <w:t xml:space="preserve"> a d</w:t>
      </w:r>
      <w:r w:rsidRPr="00C9272B">
        <w:rPr>
          <w:lang w:val="en-CA"/>
        </w:rPr>
        <w:t>etailed event description.  This is a stub property in GeoSciML Basic</w:t>
      </w:r>
      <w:r>
        <w:rPr>
          <w:lang w:val="en-CA"/>
        </w:rPr>
        <w:t xml:space="preserve"> since </w:t>
      </w:r>
      <w:r w:rsidRPr="00406683">
        <w:rPr>
          <w:rStyle w:val="Entity"/>
        </w:rPr>
        <w:t>GeologicEventAbstractDescription</w:t>
      </w:r>
      <w:r>
        <w:rPr>
          <w:lang w:val="en-CA"/>
        </w:rPr>
        <w:t xml:space="preserve"> is abstract and </w:t>
      </w:r>
      <w:r w:rsidR="0034572C">
        <w:rPr>
          <w:lang w:val="en-CA"/>
        </w:rPr>
        <w:t>only has</w:t>
      </w:r>
      <w:r>
        <w:rPr>
          <w:lang w:val="en-CA"/>
        </w:rPr>
        <w:t xml:space="preserve"> concrete subtype</w:t>
      </w:r>
      <w:r w:rsidR="0034572C">
        <w:rPr>
          <w:lang w:val="en-CA"/>
        </w:rPr>
        <w:t>s</w:t>
      </w:r>
      <w:r>
        <w:rPr>
          <w:lang w:val="en-CA"/>
        </w:rPr>
        <w:t xml:space="preserve"> in GeoSciML </w:t>
      </w:r>
      <w:r w:rsidR="0034572C">
        <w:rPr>
          <w:lang w:val="en-CA"/>
        </w:rPr>
        <w:t>Extension</w:t>
      </w:r>
      <w:r>
        <w:rPr>
          <w:lang w:val="en-CA"/>
        </w:rPr>
        <w:t>.</w:t>
      </w:r>
    </w:p>
    <w:p w14:paraId="0BFCCF8F" w14:textId="77777777" w:rsidR="00EA4029" w:rsidRDefault="00EA4029" w:rsidP="00DB2D3A">
      <w:pPr>
        <w:pStyle w:val="Heading4"/>
        <w:rPr>
          <w:lang w:val="en-CA"/>
        </w:rPr>
      </w:pPr>
      <w:bookmarkStart w:id="295" w:name="BKM_E578F2B2_741C_4353_B7F8_02F0AE878A52"/>
      <w:bookmarkStart w:id="296" w:name="BKM_B4649898_DB40_445B_BA02_FB50DB166B1F"/>
      <w:bookmarkStart w:id="297" w:name="BKM_97F5720D_724D_44A6_8C82_6D7A6D6B5F0E"/>
      <w:bookmarkStart w:id="298" w:name="BKM_94B4A111_399A_4144_8BC6_D1BBA5249175"/>
      <w:bookmarkStart w:id="299" w:name="BKM_23198178_9024_4323_9F34_11F193914E4D"/>
      <w:bookmarkStart w:id="300" w:name="BKM_669B19C2_AABA_42AD_8B76_978659231695"/>
      <w:bookmarkEnd w:id="295"/>
      <w:bookmarkEnd w:id="296"/>
      <w:bookmarkEnd w:id="297"/>
      <w:bookmarkEnd w:id="298"/>
      <w:bookmarkEnd w:id="299"/>
      <w:bookmarkEnd w:id="300"/>
      <w:r w:rsidRPr="00EA4029">
        <w:rPr>
          <w:lang w:val="en-CA"/>
        </w:rPr>
        <w:t>NumericAgeRange</w:t>
      </w:r>
    </w:p>
    <w:p w14:paraId="5299F188" w14:textId="77777777" w:rsidR="00DB2D3A" w:rsidRDefault="00DB2D3A" w:rsidP="00EA4029">
      <w:pPr>
        <w:autoSpaceDE w:val="0"/>
        <w:autoSpaceDN w:val="0"/>
        <w:adjustRightInd w:val="0"/>
        <w:spacing w:after="0"/>
      </w:pPr>
    </w:p>
    <w:p w14:paraId="7BC68556" w14:textId="2A39A017" w:rsidR="00DB2D3A" w:rsidRDefault="002C1CE4" w:rsidP="00EA4029">
      <w:pPr>
        <w:autoSpaceDE w:val="0"/>
        <w:autoSpaceDN w:val="0"/>
        <w:adjustRightInd w:val="0"/>
        <w:spacing w:after="0"/>
      </w:pPr>
      <w:r>
        <w:t xml:space="preserve">The </w:t>
      </w:r>
      <w:r w:rsidR="00DB2D3A" w:rsidRPr="00406683">
        <w:rPr>
          <w:rStyle w:val="Entity"/>
        </w:rPr>
        <w:t>Numeric</w:t>
      </w:r>
      <w:r w:rsidRPr="00406683">
        <w:rPr>
          <w:rStyle w:val="Entity"/>
        </w:rPr>
        <w:t>A</w:t>
      </w:r>
      <w:r w:rsidR="00DB2D3A" w:rsidRPr="00406683">
        <w:rPr>
          <w:rStyle w:val="Entity"/>
        </w:rPr>
        <w:t>geRange</w:t>
      </w:r>
      <w:r w:rsidR="00DB2D3A">
        <w:t xml:space="preserve"> class </w:t>
      </w:r>
      <w:r>
        <w:t xml:space="preserve">represents an </w:t>
      </w:r>
      <w:r w:rsidR="00DB2D3A">
        <w:t xml:space="preserve">absolute age assignment using numeric measurement results. </w:t>
      </w:r>
    </w:p>
    <w:p w14:paraId="345F0F1A" w14:textId="77777777" w:rsidR="00DB2D3A" w:rsidRDefault="00DB2D3A" w:rsidP="00EA4029">
      <w:pPr>
        <w:autoSpaceDE w:val="0"/>
        <w:autoSpaceDN w:val="0"/>
        <w:adjustRightInd w:val="0"/>
        <w:spacing w:after="0"/>
        <w:rPr>
          <w:color w:val="000000"/>
          <w:sz w:val="20"/>
          <w:szCs w:val="20"/>
          <w:lang w:val="en-CA"/>
        </w:rPr>
      </w:pPr>
    </w:p>
    <w:p w14:paraId="08CB3B69" w14:textId="0B184DBF" w:rsidR="00B43D07" w:rsidRPr="008A4869" w:rsidRDefault="00B43D07" w:rsidP="008A4869">
      <w:pPr>
        <w:pStyle w:val="Heading5"/>
        <w:rPr>
          <w:lang w:val="en-CA"/>
        </w:rPr>
      </w:pPr>
      <w:r>
        <w:rPr>
          <w:lang w:val="en-CA"/>
        </w:rPr>
        <w:lastRenderedPageBreak/>
        <w:t>reportingDate</w:t>
      </w:r>
    </w:p>
    <w:p w14:paraId="5B79940A" w14:textId="34335B81" w:rsidR="00B43D07" w:rsidRDefault="00B43D07" w:rsidP="007F03F0">
      <w:pPr>
        <w:rPr>
          <w:lang w:val="en-CA"/>
        </w:rPr>
      </w:pPr>
      <w:r>
        <w:rPr>
          <w:lang w:val="en-CA"/>
        </w:rPr>
        <w:t xml:space="preserve">The </w:t>
      </w:r>
      <w:r w:rsidRPr="00406683">
        <w:rPr>
          <w:rStyle w:val="Entity"/>
        </w:rPr>
        <w:t>reportingDate</w:t>
      </w:r>
      <w:r>
        <w:rPr>
          <w:lang w:val="en-CA"/>
        </w:rPr>
        <w:t xml:space="preserve"> (</w:t>
      </w:r>
      <w:r w:rsidR="00253146" w:rsidRPr="00406683">
        <w:rPr>
          <w:rStyle w:val="Entity"/>
        </w:rPr>
        <w:t>SWE::Quantity</w:t>
      </w:r>
      <w:r>
        <w:rPr>
          <w:lang w:val="en-CA"/>
        </w:rPr>
        <w:t>) property report</w:t>
      </w:r>
      <w:r w:rsidR="008A4869">
        <w:rPr>
          <w:lang w:val="en-CA"/>
        </w:rPr>
        <w:t>s</w:t>
      </w:r>
      <w:r>
        <w:rPr>
          <w:lang w:val="en-CA"/>
        </w:rPr>
        <w:t xml:space="preserve"> a s</w:t>
      </w:r>
      <w:r w:rsidRPr="00B43D07">
        <w:rPr>
          <w:lang w:val="en-CA"/>
        </w:rPr>
        <w:t xml:space="preserve">ingle time coordinate value to report as representative for this </w:t>
      </w:r>
      <w:r w:rsidRPr="00406683">
        <w:rPr>
          <w:rStyle w:val="Entity"/>
        </w:rPr>
        <w:t>NumericAge</w:t>
      </w:r>
      <w:r w:rsidRPr="00B43D07">
        <w:rPr>
          <w:lang w:val="en-CA"/>
        </w:rPr>
        <w:t xml:space="preserve"> assignment</w:t>
      </w:r>
      <w:r w:rsidR="0034572C">
        <w:rPr>
          <w:lang w:val="en-CA"/>
        </w:rPr>
        <w:t>.</w:t>
      </w:r>
    </w:p>
    <w:p w14:paraId="16FC4502" w14:textId="77B613FE" w:rsidR="000841A4" w:rsidRPr="008A4869" w:rsidRDefault="000841A4" w:rsidP="007F03F0">
      <w:pPr>
        <w:pStyle w:val="Heading5"/>
        <w:rPr>
          <w:lang w:val="en-CA"/>
        </w:rPr>
      </w:pPr>
      <w:r w:rsidRPr="00D970E9">
        <w:rPr>
          <w:lang w:val="en-CA"/>
        </w:rPr>
        <w:t>olderBoundDate</w:t>
      </w:r>
    </w:p>
    <w:p w14:paraId="1A619D9C" w14:textId="24841D9F" w:rsidR="000841A4" w:rsidRDefault="000841A4" w:rsidP="007F03F0">
      <w:pPr>
        <w:rPr>
          <w:lang w:val="en-CA"/>
        </w:rPr>
      </w:pPr>
      <w:r>
        <w:rPr>
          <w:lang w:val="en-CA"/>
        </w:rPr>
        <w:t xml:space="preserve">The </w:t>
      </w:r>
      <w:r w:rsidRPr="00406683">
        <w:rPr>
          <w:rStyle w:val="Entity"/>
        </w:rPr>
        <w:t>olderBoundDate</w:t>
      </w:r>
      <w:r>
        <w:rPr>
          <w:lang w:val="en-CA"/>
        </w:rPr>
        <w:t xml:space="preserve"> (</w:t>
      </w:r>
      <w:r w:rsidR="00253146" w:rsidRPr="00406683">
        <w:rPr>
          <w:rStyle w:val="Entity"/>
        </w:rPr>
        <w:t>SWE::Quantity</w:t>
      </w:r>
      <w:r>
        <w:rPr>
          <w:lang w:val="en-CA"/>
        </w:rPr>
        <w:t>) property report</w:t>
      </w:r>
      <w:r w:rsidR="008A4869">
        <w:rPr>
          <w:lang w:val="en-CA"/>
        </w:rPr>
        <w:t>s</w:t>
      </w:r>
      <w:r>
        <w:rPr>
          <w:lang w:val="en-CA"/>
        </w:rPr>
        <w:t xml:space="preserve"> t</w:t>
      </w:r>
      <w:r w:rsidRPr="000841A4">
        <w:rPr>
          <w:lang w:val="en-CA"/>
        </w:rPr>
        <w:t>he older bounding time coordinate in an age range</w:t>
      </w:r>
      <w:r w:rsidR="0034572C">
        <w:rPr>
          <w:lang w:val="en-CA"/>
        </w:rPr>
        <w:t>.</w:t>
      </w:r>
    </w:p>
    <w:p w14:paraId="7B3C6DF6" w14:textId="560B83FE" w:rsidR="000841A4" w:rsidRPr="008A4869" w:rsidRDefault="000841A4" w:rsidP="008A4869">
      <w:pPr>
        <w:pStyle w:val="Heading5"/>
        <w:rPr>
          <w:lang w:val="en-CA"/>
        </w:rPr>
      </w:pPr>
      <w:r w:rsidRPr="00D970E9">
        <w:rPr>
          <w:lang w:val="en-CA"/>
        </w:rPr>
        <w:t>youngerBoundDate</w:t>
      </w:r>
    </w:p>
    <w:p w14:paraId="585375BE" w14:textId="59ADA8F2" w:rsidR="000841A4" w:rsidRDefault="000841A4" w:rsidP="007F03F0">
      <w:pPr>
        <w:rPr>
          <w:lang w:val="en-CA"/>
        </w:rPr>
      </w:pPr>
      <w:r>
        <w:rPr>
          <w:lang w:val="en-CA"/>
        </w:rPr>
        <w:t xml:space="preserve">The </w:t>
      </w:r>
      <w:r w:rsidRPr="00406683">
        <w:rPr>
          <w:rStyle w:val="Entity"/>
        </w:rPr>
        <w:t>youngerBoundDat</w:t>
      </w:r>
      <w:r w:rsidR="00BF6A2E" w:rsidRPr="00406683">
        <w:rPr>
          <w:rStyle w:val="Entity"/>
        </w:rPr>
        <w:t>e</w:t>
      </w:r>
      <w:r>
        <w:rPr>
          <w:lang w:val="en-CA"/>
        </w:rPr>
        <w:t xml:space="preserve"> (</w:t>
      </w:r>
      <w:r w:rsidR="00253146" w:rsidRPr="00406683">
        <w:rPr>
          <w:rStyle w:val="Entity"/>
        </w:rPr>
        <w:t>SWE::Quantity</w:t>
      </w:r>
      <w:r>
        <w:rPr>
          <w:lang w:val="en-CA"/>
        </w:rPr>
        <w:t>) property report</w:t>
      </w:r>
      <w:r w:rsidR="008A4869">
        <w:rPr>
          <w:lang w:val="en-CA"/>
        </w:rPr>
        <w:t>s</w:t>
      </w:r>
      <w:r>
        <w:rPr>
          <w:lang w:val="en-CA"/>
        </w:rPr>
        <w:t xml:space="preserve"> t</w:t>
      </w:r>
      <w:r w:rsidRPr="000841A4">
        <w:rPr>
          <w:lang w:val="en-CA"/>
        </w:rPr>
        <w:t>he younger bounding time coordinate in an age range</w:t>
      </w:r>
      <w:r w:rsidR="0034572C">
        <w:rPr>
          <w:lang w:val="en-CA"/>
        </w:rPr>
        <w:t>.</w:t>
      </w:r>
    </w:p>
    <w:p w14:paraId="038F5FA1" w14:textId="5AAD5342" w:rsidR="00B537EA" w:rsidRDefault="00CF6174" w:rsidP="00CF6174">
      <w:pPr>
        <w:pStyle w:val="Heading3"/>
      </w:pPr>
      <w:bookmarkStart w:id="301" w:name="BKM_6B9E4BC3_EF2C_43B8_97EF_B6AD57F690A4"/>
      <w:bookmarkStart w:id="302" w:name="BKM_2ED006FF_62EF_4E32_BE1A_054C3322F7C1"/>
      <w:bookmarkStart w:id="303" w:name="BKM_BE4D4818_8828_40DD_8E59_5906619F59A7"/>
      <w:bookmarkStart w:id="304" w:name="_Toc456946972"/>
      <w:bookmarkEnd w:id="301"/>
      <w:bookmarkEnd w:id="302"/>
      <w:bookmarkEnd w:id="303"/>
      <w:r>
        <w:t>Geologic Structure</w:t>
      </w:r>
      <w:bookmarkEnd w:id="304"/>
    </w:p>
    <w:p w14:paraId="62EC08DC" w14:textId="77777777" w:rsidR="00CF6174" w:rsidRDefault="00CF6174" w:rsidP="00856F51"/>
    <w:p w14:paraId="2267C6CA" w14:textId="7D221E94" w:rsidR="00CF6174" w:rsidRDefault="00CF6174" w:rsidP="00856F51">
      <w:r w:rsidRPr="00406683">
        <w:rPr>
          <w:rStyle w:val="Entity"/>
        </w:rPr>
        <w:t>GeologicStructures</w:t>
      </w:r>
      <w:r w:rsidRPr="00CF6174">
        <w:t xml:space="preserve"> are a configuration of matter in the Earth based on describable inhomogeneity, p</w:t>
      </w:r>
      <w:r w:rsidR="00406683">
        <w:t xml:space="preserve">attern, or fracture in an </w:t>
      </w:r>
      <w:r w:rsidR="00406683" w:rsidRPr="00406683">
        <w:rPr>
          <w:rStyle w:val="Entity"/>
        </w:rPr>
        <w:t>Earth</w:t>
      </w:r>
      <w:r w:rsidRPr="00406683">
        <w:rPr>
          <w:rStyle w:val="Entity"/>
        </w:rPr>
        <w:t>Material</w:t>
      </w:r>
      <w:r w:rsidRPr="00CF6174">
        <w:t xml:space="preserve">.  The scale of geological structures ranges from microscopic (micron-scale) to megascopic (km-scale). Examples of such inhomogeneities include fractures, mineral grain boundaries, and boundaries between parts of the rock with different particle geometry (texture) or composition. </w:t>
      </w:r>
    </w:p>
    <w:p w14:paraId="381C76BF" w14:textId="3D87CF24" w:rsidR="00CF6174" w:rsidRDefault="00406683" w:rsidP="00856F51">
      <w:r w:rsidRPr="00406683">
        <w:rPr>
          <w:rStyle w:val="Entity"/>
        </w:rPr>
        <w:t>GeologicS</w:t>
      </w:r>
      <w:r w:rsidR="00CF6174" w:rsidRPr="00406683">
        <w:rPr>
          <w:rStyle w:val="Entity"/>
        </w:rPr>
        <w:t>tructure</w:t>
      </w:r>
      <w:r w:rsidR="00CF6174" w:rsidRPr="00CF6174">
        <w:t xml:space="preserve"> is grounded in relationships between parts of a rock or rock body. As used here, it includes sedimentary structu</w:t>
      </w:r>
      <w:r>
        <w:t xml:space="preserve">res. The identity of a </w:t>
      </w:r>
      <w:r w:rsidRPr="00406683">
        <w:rPr>
          <w:rStyle w:val="Entity"/>
        </w:rPr>
        <w:t>Geologic</w:t>
      </w:r>
      <w:r w:rsidR="00CF6174" w:rsidRPr="00406683">
        <w:rPr>
          <w:rStyle w:val="Entity"/>
        </w:rPr>
        <w:t>Structure</w:t>
      </w:r>
      <w:r w:rsidR="00CF6174" w:rsidRPr="00CF6174">
        <w:t xml:space="preserve"> is independent of the material that is the substrate for the structure</w:t>
      </w:r>
      <w:r w:rsidR="0034572C">
        <w:t xml:space="preserve"> </w:t>
      </w:r>
      <w:r w:rsidR="00BF6A2E">
        <w:t xml:space="preserve">although </w:t>
      </w:r>
      <w:r w:rsidR="0034572C">
        <w:t>t</w:t>
      </w:r>
      <w:r w:rsidR="00CF6174" w:rsidRPr="00CF6174">
        <w:t xml:space="preserve">here are almost always strong dependencies </w:t>
      </w:r>
      <w:r>
        <w:t>between the nature of the e</w:t>
      </w:r>
      <w:r w:rsidR="00CF6174" w:rsidRPr="00CF6174">
        <w:t xml:space="preserve">arth </w:t>
      </w:r>
      <w:r>
        <w:t>m</w:t>
      </w:r>
      <w:r w:rsidR="00CF6174" w:rsidRPr="00CF6174">
        <w:t>aterial substr</w:t>
      </w:r>
      <w:r>
        <w:t>ate and the kinds of g</w:t>
      </w:r>
      <w:r w:rsidR="00CF6174" w:rsidRPr="00CF6174">
        <w:t xml:space="preserve">eological </w:t>
      </w:r>
      <w:r>
        <w:t>s</w:t>
      </w:r>
      <w:r w:rsidR="00CF6174" w:rsidRPr="00CF6174">
        <w:t xml:space="preserve">tructure that may be present. </w:t>
      </w:r>
    </w:p>
    <w:p w14:paraId="415E5345" w14:textId="0C6D833E" w:rsidR="00CF6174" w:rsidRDefault="00CF6174" w:rsidP="00856F51">
      <w:r w:rsidRPr="00CF6174">
        <w:t>A disaggregated heap of particles does not have structure, and can only be described in terms of the mineralogy and geometrical character of the co</w:t>
      </w:r>
      <w:r w:rsidR="00406683">
        <w:t>nstituent particles.  Geologic s</w:t>
      </w:r>
      <w:r w:rsidRPr="00CF6174">
        <w:t>tructures are more likely to be found in, and are more persistent in, consolidated materials than in unconsolidated materials. Properties like "clast-supported", "matrix-supported", and "graded bed" that do not involve orientation are co</w:t>
      </w:r>
      <w:r w:rsidR="008A4869">
        <w:t xml:space="preserve">nsidered kinds of </w:t>
      </w:r>
      <w:r w:rsidR="008A4869" w:rsidRPr="00406683">
        <w:rPr>
          <w:rStyle w:val="Entity"/>
        </w:rPr>
        <w:t>Geologic</w:t>
      </w:r>
      <w:r w:rsidRPr="00406683">
        <w:rPr>
          <w:rStyle w:val="Entity"/>
        </w:rPr>
        <w:t>Structure</w:t>
      </w:r>
      <w:r w:rsidRPr="00CF6174">
        <w:t xml:space="preserve"> because they depend on the configuration of parts of a rock body.</w:t>
      </w:r>
    </w:p>
    <w:p w14:paraId="3ADE4867" w14:textId="77777777" w:rsidR="00CF6174" w:rsidRDefault="00CF6174" w:rsidP="00856F51"/>
    <w:p w14:paraId="25B5C978" w14:textId="61D30957" w:rsidR="00415CBF" w:rsidRDefault="00F658C5" w:rsidP="00415CBF">
      <w:pPr>
        <w:keepNext/>
      </w:pPr>
      <w:r>
        <w:rPr>
          <w:noProof/>
          <w:lang w:val="en-CA" w:eastAsia="en-CA"/>
        </w:rPr>
        <w:lastRenderedPageBreak/>
        <w:drawing>
          <wp:inline distT="0" distB="0" distL="0" distR="0" wp14:anchorId="102324F8" wp14:editId="00FF6BB1">
            <wp:extent cx="5495925" cy="3333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95925" cy="3333750"/>
                    </a:xfrm>
                    <a:prstGeom prst="rect">
                      <a:avLst/>
                    </a:prstGeom>
                    <a:noFill/>
                    <a:ln>
                      <a:noFill/>
                    </a:ln>
                  </pic:spPr>
                </pic:pic>
              </a:graphicData>
            </a:graphic>
          </wp:inline>
        </w:drawing>
      </w:r>
    </w:p>
    <w:p w14:paraId="679021F4" w14:textId="5B46B61A" w:rsidR="00CF6174"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16</w:t>
      </w:r>
      <w:r w:rsidR="00673E83">
        <w:rPr>
          <w:noProof/>
        </w:rPr>
        <w:fldChar w:fldCharType="end"/>
      </w:r>
      <w:r>
        <w:t xml:space="preserve">: </w:t>
      </w:r>
      <w:r w:rsidRPr="009A428B">
        <w:t>Summary diagram of Geologic structures</w:t>
      </w:r>
      <w:r w:rsidR="00853941">
        <w:t>.</w:t>
      </w:r>
    </w:p>
    <w:p w14:paraId="61BB8E46" w14:textId="1C007F79" w:rsidR="00CF6174" w:rsidRDefault="008B7091" w:rsidP="008B7091">
      <w:pPr>
        <w:pStyle w:val="Heading4"/>
      </w:pPr>
      <w:bookmarkStart w:id="305" w:name="_Ref440800034"/>
      <w:r>
        <w:t>GeologicStructure</w:t>
      </w:r>
      <w:bookmarkEnd w:id="305"/>
    </w:p>
    <w:p w14:paraId="5B470527" w14:textId="77777777" w:rsidR="008B7091" w:rsidRDefault="008B7091" w:rsidP="008B7091"/>
    <w:p w14:paraId="4C420682" w14:textId="1F0A5C58" w:rsidR="008B7091" w:rsidRDefault="005D6D19" w:rsidP="008B7091">
      <w:r>
        <w:t>A geologic structure is a</w:t>
      </w:r>
      <w:r w:rsidR="008B7091">
        <w:t xml:space="preserve"> configuration of matter in the Earth based on describable inhomogeneity, pattern, or fracture in an </w:t>
      </w:r>
      <w:r>
        <w:t>e</w:t>
      </w:r>
      <w:r w:rsidR="008B7091">
        <w:t>arth</w:t>
      </w:r>
      <w:r>
        <w:t xml:space="preserve"> m</w:t>
      </w:r>
      <w:r w:rsidR="008B7091">
        <w:t xml:space="preserve">aterial.  The identity of a </w:t>
      </w:r>
      <w:r w:rsidR="008B7091" w:rsidRPr="00406683">
        <w:rPr>
          <w:rStyle w:val="Entity"/>
        </w:rPr>
        <w:t>GeologicStructure</w:t>
      </w:r>
      <w:r w:rsidR="008B7091">
        <w:t xml:space="preserve"> is independent of the material that is the substrate for the structure.  The general </w:t>
      </w:r>
      <w:r w:rsidR="008B7091" w:rsidRPr="00406683">
        <w:rPr>
          <w:rStyle w:val="Entity"/>
        </w:rPr>
        <w:t>Geologic</w:t>
      </w:r>
      <w:r w:rsidRPr="00406683">
        <w:rPr>
          <w:rStyle w:val="Entity"/>
        </w:rPr>
        <w:t>Feature</w:t>
      </w:r>
      <w:r w:rsidR="008B7091" w:rsidRPr="00406683">
        <w:rPr>
          <w:rStyle w:val="Entity"/>
        </w:rPr>
        <w:t>Relation</w:t>
      </w:r>
      <w:r>
        <w:t xml:space="preserve"> (available in the Extension package – see </w:t>
      </w:r>
      <w:r>
        <w:fldChar w:fldCharType="begin"/>
      </w:r>
      <w:r>
        <w:instrText xml:space="preserve"> REF _Ref440187941 \r \h </w:instrText>
      </w:r>
      <w:r>
        <w:fldChar w:fldCharType="separate"/>
      </w:r>
      <w:r w:rsidR="00F02ED9">
        <w:t>7.5</w:t>
      </w:r>
      <w:r>
        <w:fldChar w:fldCharType="end"/>
      </w:r>
      <w:r>
        <w:t>)</w:t>
      </w:r>
      <w:r w:rsidR="008B7091">
        <w:t xml:space="preserve"> is used to associate penetrative </w:t>
      </w:r>
      <w:r w:rsidR="008B7091" w:rsidRPr="00406683">
        <w:rPr>
          <w:rStyle w:val="Entity"/>
        </w:rPr>
        <w:t>GeologicStructures</w:t>
      </w:r>
      <w:r w:rsidR="008B7091">
        <w:t xml:space="preserve"> with </w:t>
      </w:r>
      <w:r w:rsidR="008B7091" w:rsidRPr="00406683">
        <w:rPr>
          <w:rStyle w:val="Entity"/>
        </w:rPr>
        <w:t>GeologicUnits</w:t>
      </w:r>
      <w:r w:rsidR="008B7091">
        <w:t>.</w:t>
      </w:r>
      <w:r w:rsidR="00F011FC">
        <w:t xml:space="preserve">  GeoSciML Basic only provide</w:t>
      </w:r>
      <w:r w:rsidR="0034572C">
        <w:t>s</w:t>
      </w:r>
      <w:r w:rsidR="00F011FC">
        <w:t xml:space="preserve"> a limited set of core structures (</w:t>
      </w:r>
      <w:r w:rsidR="00F011FC" w:rsidRPr="00406683">
        <w:rPr>
          <w:rStyle w:val="Entity"/>
        </w:rPr>
        <w:t>Contact</w:t>
      </w:r>
      <w:r w:rsidR="00F011FC">
        <w:t xml:space="preserve">, </w:t>
      </w:r>
      <w:r w:rsidR="00F011FC" w:rsidRPr="00406683">
        <w:rPr>
          <w:rStyle w:val="Entity"/>
        </w:rPr>
        <w:t>Fold</w:t>
      </w:r>
      <w:r w:rsidR="00F011FC">
        <w:t xml:space="preserve">, </w:t>
      </w:r>
      <w:r w:rsidR="00F011FC" w:rsidRPr="00406683">
        <w:rPr>
          <w:rStyle w:val="Entity"/>
        </w:rPr>
        <w:t>ShearDisplacementStructure</w:t>
      </w:r>
      <w:r w:rsidR="00F011FC">
        <w:t xml:space="preserve"> and </w:t>
      </w:r>
      <w:r w:rsidR="00F011FC" w:rsidRPr="00406683">
        <w:rPr>
          <w:rStyle w:val="Entity"/>
        </w:rPr>
        <w:t>Foliation</w:t>
      </w:r>
      <w:r w:rsidR="00F011FC">
        <w:t xml:space="preserve">) with a single property to categorise them.  Supplemental properties (through the pattern described in </w:t>
      </w:r>
      <w:r w:rsidR="00F011FC">
        <w:fldChar w:fldCharType="begin"/>
      </w:r>
      <w:r w:rsidR="00F011FC">
        <w:instrText xml:space="preserve"> REF _Ref440065627 \r \h </w:instrText>
      </w:r>
      <w:r w:rsidR="00F011FC">
        <w:fldChar w:fldCharType="separate"/>
      </w:r>
      <w:r w:rsidR="00F02ED9">
        <w:t>5.2.1</w:t>
      </w:r>
      <w:r w:rsidR="00F011FC">
        <w:fldChar w:fldCharType="end"/>
      </w:r>
      <w:r w:rsidR="00F011FC">
        <w:t>) and geologic structure types are available from the Extension package</w:t>
      </w:r>
      <w:r w:rsidR="00853941">
        <w:t>.</w:t>
      </w:r>
    </w:p>
    <w:p w14:paraId="33437061" w14:textId="77777777" w:rsidR="00E62F4E" w:rsidRDefault="00E62F4E" w:rsidP="008B7091"/>
    <w:p w14:paraId="0ED54E79" w14:textId="704DC7EB" w:rsidR="008B7091" w:rsidRDefault="008B7091" w:rsidP="008B7091">
      <w:pPr>
        <w:pStyle w:val="Heading4"/>
      </w:pPr>
      <w:r>
        <w:t>Contact</w:t>
      </w:r>
    </w:p>
    <w:p w14:paraId="72FB71A3" w14:textId="77777777" w:rsidR="00E62F4E" w:rsidRPr="00E62F4E" w:rsidRDefault="00E62F4E" w:rsidP="00E62F4E"/>
    <w:p w14:paraId="59C92C48" w14:textId="5B62628F" w:rsidR="008B7091" w:rsidRDefault="005D6D19" w:rsidP="008B7091">
      <w:r>
        <w:t>A contact is a v</w:t>
      </w:r>
      <w:r w:rsidR="008B7091">
        <w:t>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051FF29" w14:textId="1258F699" w:rsidR="008B7091" w:rsidRDefault="00F658C5" w:rsidP="008B7091">
      <w:pPr>
        <w:keepNext/>
      </w:pPr>
      <w:r>
        <w:rPr>
          <w:noProof/>
          <w:lang w:val="en-CA" w:eastAsia="en-CA"/>
        </w:rPr>
        <w:lastRenderedPageBreak/>
        <w:drawing>
          <wp:inline distT="0" distB="0" distL="0" distR="0" wp14:anchorId="7B25B21D" wp14:editId="336A5C05">
            <wp:extent cx="4067175" cy="4362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67175" cy="4362450"/>
                    </a:xfrm>
                    <a:prstGeom prst="rect">
                      <a:avLst/>
                    </a:prstGeom>
                    <a:noFill/>
                    <a:ln>
                      <a:noFill/>
                    </a:ln>
                  </pic:spPr>
                </pic:pic>
              </a:graphicData>
            </a:graphic>
          </wp:inline>
        </w:drawing>
      </w:r>
    </w:p>
    <w:p w14:paraId="28CA1BE0" w14:textId="3009CB0A"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17</w:t>
      </w:r>
      <w:r w:rsidR="00673E83">
        <w:rPr>
          <w:noProof/>
        </w:rPr>
        <w:fldChar w:fldCharType="end"/>
      </w:r>
      <w:r>
        <w:t>: Contact</w:t>
      </w:r>
      <w:r w:rsidR="00853941">
        <w:t xml:space="preserve"> context diagram.</w:t>
      </w:r>
    </w:p>
    <w:p w14:paraId="1B123F8C" w14:textId="0842AE05" w:rsidR="005D6D19" w:rsidRPr="008A4869" w:rsidRDefault="005D6D19" w:rsidP="008A4869">
      <w:pPr>
        <w:pStyle w:val="Heading5"/>
        <w:rPr>
          <w:lang w:val="en-CA"/>
        </w:rPr>
      </w:pPr>
      <w:bookmarkStart w:id="306" w:name="BKM_1A59C48F_A7B9_4BDC_B008_53504A772FCF"/>
      <w:bookmarkEnd w:id="306"/>
      <w:r w:rsidRPr="00D970E9">
        <w:rPr>
          <w:lang w:val="en-CA"/>
        </w:rPr>
        <w:t>contactType</w:t>
      </w:r>
    </w:p>
    <w:p w14:paraId="261C9B27" w14:textId="7F5CA990" w:rsidR="005D6D19" w:rsidRDefault="005D6D19" w:rsidP="007F03F0">
      <w:pPr>
        <w:rPr>
          <w:lang w:val="en-CA"/>
        </w:rPr>
      </w:pPr>
      <w:r>
        <w:rPr>
          <w:lang w:val="en-CA"/>
        </w:rPr>
        <w:t xml:space="preserve">The property </w:t>
      </w:r>
      <w:r w:rsidRPr="00406683">
        <w:rPr>
          <w:rStyle w:val="Entity"/>
        </w:rPr>
        <w:t>contactType</w:t>
      </w:r>
      <w:proofErr w:type="gramStart"/>
      <w:r w:rsidRPr="00406683">
        <w:rPr>
          <w:rStyle w:val="Entity"/>
        </w:rPr>
        <w:t>:ContactTypeTerm</w:t>
      </w:r>
      <w:proofErr w:type="gramEnd"/>
      <w:r>
        <w:rPr>
          <w:lang w:val="en-CA"/>
        </w:rPr>
        <w:t xml:space="preserve"> c</w:t>
      </w:r>
      <w:r w:rsidRPr="005D6D19">
        <w:rPr>
          <w:lang w:val="en-CA"/>
        </w:rPr>
        <w:t>lassifies the contact (</w:t>
      </w:r>
      <w:r w:rsidR="00BF6A2E" w:rsidRPr="005D6D19">
        <w:rPr>
          <w:lang w:val="en-CA"/>
        </w:rPr>
        <w:t>e.g.</w:t>
      </w:r>
      <w:r w:rsidRPr="005D6D19">
        <w:rPr>
          <w:lang w:val="en-CA"/>
        </w:rPr>
        <w:t xml:space="preserve"> intrusive, unconformity, bedding surface, lithologic boundary, phase boundary)</w:t>
      </w:r>
      <w:r>
        <w:rPr>
          <w:lang w:val="en-CA"/>
        </w:rPr>
        <w:t xml:space="preserve"> and </w:t>
      </w:r>
      <w:r w:rsidR="008A4869">
        <w:rPr>
          <w:lang w:val="en-CA"/>
        </w:rPr>
        <w:t>is</w:t>
      </w:r>
      <w:r>
        <w:rPr>
          <w:lang w:val="en-CA"/>
        </w:rPr>
        <w:t xml:space="preserve"> a term from a controlled vocabulary.</w:t>
      </w:r>
    </w:p>
    <w:p w14:paraId="1440346A" w14:textId="4C445523" w:rsidR="005D6D19" w:rsidRPr="008A4869" w:rsidRDefault="005D6D19" w:rsidP="007F03F0">
      <w:pPr>
        <w:pStyle w:val="Heading5"/>
        <w:rPr>
          <w:lang w:val="en-CA"/>
        </w:rPr>
      </w:pPr>
      <w:r w:rsidRPr="00D970E9">
        <w:rPr>
          <w:lang w:val="en-CA"/>
        </w:rPr>
        <w:t>stContactDescription</w:t>
      </w:r>
      <w:r>
        <w:rPr>
          <w:lang w:val="en-CA"/>
        </w:rPr>
        <w:t xml:space="preserve"> (stub property)</w:t>
      </w:r>
    </w:p>
    <w:p w14:paraId="60DC6028" w14:textId="5DDAE335" w:rsidR="005D6D19" w:rsidRDefault="005D6D19" w:rsidP="007F03F0">
      <w:pPr>
        <w:rPr>
          <w:lang w:val="en-CA"/>
        </w:rPr>
      </w:pPr>
      <w:r>
        <w:rPr>
          <w:lang w:val="en-CA"/>
        </w:rPr>
        <w:t xml:space="preserve">The property </w:t>
      </w:r>
      <w:r w:rsidRPr="00406683">
        <w:rPr>
          <w:rStyle w:val="Entity"/>
        </w:rPr>
        <w:t>stContactDescription</w:t>
      </w:r>
      <w:proofErr w:type="gramStart"/>
      <w:r w:rsidRPr="00406683">
        <w:rPr>
          <w:rStyle w:val="Entity"/>
        </w:rPr>
        <w:t>:ContactAbstractDescription</w:t>
      </w:r>
      <w:proofErr w:type="gramEnd"/>
      <w:r>
        <w:rPr>
          <w:lang w:val="en-CA"/>
        </w:rPr>
        <w:t xml:space="preserve"> provide</w:t>
      </w:r>
      <w:r w:rsidR="008A4869">
        <w:rPr>
          <w:lang w:val="en-CA"/>
        </w:rPr>
        <w:t>s</w:t>
      </w:r>
      <w:r>
        <w:rPr>
          <w:lang w:val="en-CA"/>
        </w:rPr>
        <w:t xml:space="preserve"> d</w:t>
      </w:r>
      <w:r w:rsidRPr="005D6D19">
        <w:rPr>
          <w:lang w:val="en-CA"/>
        </w:rPr>
        <w:t>etailed contact description.  This is a stub property in GeoSciML Basic</w:t>
      </w:r>
      <w:r>
        <w:rPr>
          <w:lang w:val="en-CA"/>
        </w:rPr>
        <w:t xml:space="preserve"> since </w:t>
      </w:r>
      <w:r w:rsidRPr="00406683">
        <w:rPr>
          <w:rStyle w:val="Entity"/>
        </w:rPr>
        <w:t>ContactAbstractDescription</w:t>
      </w:r>
      <w:r>
        <w:rPr>
          <w:lang w:val="en-CA"/>
        </w:rPr>
        <w:t xml:space="preserve"> is an abstract class with no concrete subtype in GeoSciML Basic.</w:t>
      </w:r>
    </w:p>
    <w:p w14:paraId="3C0F655E" w14:textId="549E35C3" w:rsidR="008B7091" w:rsidRDefault="008B7091" w:rsidP="008B7091">
      <w:pPr>
        <w:pStyle w:val="Heading4"/>
      </w:pPr>
      <w:bookmarkStart w:id="307" w:name="BKM_F722D1E4_88A1_4807_BB66_32AB9BD44381"/>
      <w:bookmarkEnd w:id="307"/>
      <w:r>
        <w:t>Fold</w:t>
      </w:r>
    </w:p>
    <w:p w14:paraId="63EB48F3" w14:textId="77777777" w:rsidR="008B7091" w:rsidRDefault="008B7091" w:rsidP="00856F51"/>
    <w:p w14:paraId="54815999" w14:textId="3B23F085" w:rsidR="008B7091" w:rsidRDefault="008B7091" w:rsidP="00856F51">
      <w:r>
        <w:t>A fold is formed by o</w:t>
      </w:r>
      <w:r w:rsidRPr="008B7091">
        <w:t xml:space="preserve">ne or more systematically curved layers, surfaces, or lines in a rock body. </w:t>
      </w:r>
      <w:r w:rsidR="00406683">
        <w:t>A f</w:t>
      </w:r>
      <w:r w:rsidRPr="008B7091">
        <w:t xml:space="preserve">old denotes a structure </w:t>
      </w:r>
      <w:r w:rsidR="00406683">
        <w:t>formed by the deformation of a g</w:t>
      </w:r>
      <w:r w:rsidRPr="008B7091">
        <w:t>eologic</w:t>
      </w:r>
      <w:r w:rsidR="00406683">
        <w:t xml:space="preserve"> s</w:t>
      </w:r>
      <w:r w:rsidRPr="008B7091">
        <w:t>tructure</w:t>
      </w:r>
      <w:r w:rsidR="008B246E">
        <w:t>, such as a contact which the original undeformed geometry is presumed,</w:t>
      </w:r>
      <w:r w:rsidRPr="008B7091">
        <w:t xml:space="preserve"> to form a structure that may be described by the translation of an abstract line (the fold axis) parallel to itself along some curvilinear path (the fold profile). Folds have a hinge zone (zone of </w:t>
      </w:r>
      <w:r w:rsidRPr="008B7091">
        <w:lastRenderedPageBreak/>
        <w:t xml:space="preserve">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64C63771" w14:textId="77777777" w:rsidR="00F011FC" w:rsidRDefault="00F011FC" w:rsidP="00856F51"/>
    <w:p w14:paraId="7C8993E2" w14:textId="57812263" w:rsidR="008B7091" w:rsidRDefault="00F658C5" w:rsidP="008B7091">
      <w:pPr>
        <w:keepNext/>
      </w:pPr>
      <w:r>
        <w:rPr>
          <w:noProof/>
          <w:lang w:val="en-CA" w:eastAsia="en-CA"/>
        </w:rPr>
        <w:drawing>
          <wp:inline distT="0" distB="0" distL="0" distR="0" wp14:anchorId="14420536" wp14:editId="5EFE293E">
            <wp:extent cx="4352925" cy="4572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52925" cy="4572000"/>
                    </a:xfrm>
                    <a:prstGeom prst="rect">
                      <a:avLst/>
                    </a:prstGeom>
                    <a:noFill/>
                    <a:ln>
                      <a:noFill/>
                    </a:ln>
                  </pic:spPr>
                </pic:pic>
              </a:graphicData>
            </a:graphic>
          </wp:inline>
        </w:drawing>
      </w:r>
    </w:p>
    <w:p w14:paraId="10BE36B7" w14:textId="605327DC"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18</w:t>
      </w:r>
      <w:r w:rsidR="00673E83">
        <w:rPr>
          <w:noProof/>
        </w:rPr>
        <w:fldChar w:fldCharType="end"/>
      </w:r>
      <w:r>
        <w:t>: Fold</w:t>
      </w:r>
      <w:r w:rsidR="00853941">
        <w:t xml:space="preserve"> context diagram.</w:t>
      </w:r>
    </w:p>
    <w:p w14:paraId="29837698" w14:textId="58C60A83" w:rsidR="00F011FC" w:rsidRPr="00F011FC" w:rsidRDefault="005D6D19" w:rsidP="007F03F0">
      <w:pPr>
        <w:pStyle w:val="Heading5"/>
      </w:pPr>
      <w:r w:rsidRPr="005D6D19">
        <w:t>profileType</w:t>
      </w:r>
    </w:p>
    <w:p w14:paraId="1E3B8CCB" w14:textId="26C119FF" w:rsidR="005D6D19" w:rsidRDefault="005D6D19" w:rsidP="007F03F0">
      <w:r>
        <w:t xml:space="preserve">The property </w:t>
      </w:r>
      <w:r w:rsidRPr="00406683">
        <w:rPr>
          <w:rStyle w:val="Entity"/>
        </w:rPr>
        <w:t>profileType</w:t>
      </w:r>
      <w:proofErr w:type="gramStart"/>
      <w:r w:rsidRPr="00406683">
        <w:rPr>
          <w:rStyle w:val="Entity"/>
        </w:rPr>
        <w:t>:FoldProfileTypeTerm</w:t>
      </w:r>
      <w:proofErr w:type="gramEnd"/>
      <w:r>
        <w:t xml:space="preserve"> contain</w:t>
      </w:r>
      <w:r w:rsidR="008A4869">
        <w:t>s</w:t>
      </w:r>
      <w:r>
        <w:t xml:space="preserve"> a term from a controlled vocabulary</w:t>
      </w:r>
      <w:r w:rsidRPr="005D6D19">
        <w:t xml:space="preserve"> specifying </w:t>
      </w:r>
      <w:r w:rsidR="00F011FC">
        <w:t xml:space="preserve">the </w:t>
      </w:r>
      <w:r w:rsidRPr="005D6D19">
        <w:t>concave/convex geometry of fold relative to earth surface, and relationship to younging direction in folded strata if known. (</w:t>
      </w:r>
      <w:r w:rsidR="00BF6A2E" w:rsidRPr="005D6D19">
        <w:t>e.g.</w:t>
      </w:r>
      <w:r w:rsidRPr="005D6D19">
        <w:t>; antiform, synform, neutral, anticline, syncline, monocline, ptygmatic)</w:t>
      </w:r>
      <w:r w:rsidR="00853941">
        <w:t>.</w:t>
      </w:r>
    </w:p>
    <w:p w14:paraId="6FBB0573" w14:textId="77777777" w:rsidR="00F011FC" w:rsidRDefault="00F011FC" w:rsidP="007F03F0"/>
    <w:p w14:paraId="74CCF54D" w14:textId="452A6C37" w:rsidR="00F011FC" w:rsidRDefault="00F011FC" w:rsidP="007F03F0">
      <w:pPr>
        <w:pStyle w:val="Heading5"/>
        <w:rPr>
          <w:lang w:val="en-CA"/>
        </w:rPr>
      </w:pPr>
      <w:r w:rsidRPr="00D970E9">
        <w:rPr>
          <w:lang w:val="en-CA"/>
        </w:rPr>
        <w:t>stFoldDescription</w:t>
      </w:r>
      <w:r w:rsidR="00174A58">
        <w:rPr>
          <w:lang w:val="en-CA"/>
        </w:rPr>
        <w:t xml:space="preserve"> (stub property)</w:t>
      </w:r>
    </w:p>
    <w:p w14:paraId="3BC7DCC5" w14:textId="33DB997A" w:rsidR="00F011FC" w:rsidRDefault="00F011FC" w:rsidP="00F011FC">
      <w:pPr>
        <w:rPr>
          <w:lang w:val="en-CA"/>
        </w:rPr>
      </w:pPr>
      <w:r>
        <w:rPr>
          <w:lang w:val="en-CA"/>
        </w:rPr>
        <w:lastRenderedPageBreak/>
        <w:t xml:space="preserve">The property </w:t>
      </w:r>
      <w:r w:rsidRPr="00406683">
        <w:rPr>
          <w:rStyle w:val="Entity"/>
        </w:rPr>
        <w:t>stFoldDescription</w:t>
      </w:r>
      <w:proofErr w:type="gramStart"/>
      <w:r w:rsidRPr="00406683">
        <w:rPr>
          <w:rStyle w:val="Entity"/>
        </w:rPr>
        <w:t>:FoldAbstractDescription</w:t>
      </w:r>
      <w:proofErr w:type="gramEnd"/>
      <w:r w:rsidRPr="00F011FC">
        <w:rPr>
          <w:lang w:val="en-CA"/>
        </w:rPr>
        <w:t xml:space="preserve"> </w:t>
      </w:r>
      <w:r>
        <w:rPr>
          <w:lang w:val="en-CA"/>
        </w:rPr>
        <w:t>provide</w:t>
      </w:r>
      <w:r w:rsidR="008A4869">
        <w:rPr>
          <w:lang w:val="en-CA"/>
        </w:rPr>
        <w:t>s</w:t>
      </w:r>
      <w:r>
        <w:rPr>
          <w:lang w:val="en-CA"/>
        </w:rPr>
        <w:t xml:space="preserve"> </w:t>
      </w:r>
      <w:r w:rsidR="003D7505">
        <w:rPr>
          <w:lang w:val="en-CA"/>
        </w:rPr>
        <w:t xml:space="preserve">a </w:t>
      </w:r>
      <w:r>
        <w:rPr>
          <w:lang w:val="en-CA"/>
        </w:rPr>
        <w:t>d</w:t>
      </w:r>
      <w:r w:rsidRPr="005D6D19">
        <w:rPr>
          <w:lang w:val="en-CA"/>
        </w:rPr>
        <w:t xml:space="preserve">etailed </w:t>
      </w:r>
      <w:r>
        <w:rPr>
          <w:lang w:val="en-CA"/>
        </w:rPr>
        <w:t>fold</w:t>
      </w:r>
      <w:r w:rsidRPr="005D6D19">
        <w:rPr>
          <w:lang w:val="en-CA"/>
        </w:rPr>
        <w:t xml:space="preserve"> description.  This is a stub property in GeoSciML Basic</w:t>
      </w:r>
      <w:r>
        <w:rPr>
          <w:lang w:val="en-CA"/>
        </w:rPr>
        <w:t xml:space="preserve"> since </w:t>
      </w:r>
      <w:r w:rsidRPr="00406683">
        <w:rPr>
          <w:rStyle w:val="Entity"/>
        </w:rPr>
        <w:t>FoldAbstractDescription</w:t>
      </w:r>
      <w:r w:rsidRPr="00F011FC">
        <w:rPr>
          <w:lang w:val="en-CA"/>
        </w:rPr>
        <w:t xml:space="preserve"> </w:t>
      </w:r>
      <w:r>
        <w:rPr>
          <w:lang w:val="en-CA"/>
        </w:rPr>
        <w:t>is an abstract class with no concrete subtype in GeoSciML Basic.</w:t>
      </w:r>
    </w:p>
    <w:p w14:paraId="16BF388F" w14:textId="5B84927F" w:rsidR="00415CBF" w:rsidRDefault="00415CBF" w:rsidP="00415CBF">
      <w:pPr>
        <w:pStyle w:val="Heading4"/>
      </w:pPr>
      <w:bookmarkStart w:id="308" w:name="BKM_1562D6E5_754D_41F1_8BCA_821E81C1C77B"/>
      <w:bookmarkStart w:id="309" w:name="BKM_2577AA17_B965_493F_8575_D32112AD8348"/>
      <w:bookmarkEnd w:id="308"/>
      <w:bookmarkEnd w:id="309"/>
      <w:r>
        <w:t>Foliation</w:t>
      </w:r>
    </w:p>
    <w:p w14:paraId="2C1613B9" w14:textId="77777777" w:rsidR="00415CBF" w:rsidRDefault="00415CBF" w:rsidP="00415CBF"/>
    <w:p w14:paraId="49E18747" w14:textId="525ABC58" w:rsidR="00415CBF" w:rsidRDefault="00415CBF" w:rsidP="00415CBF">
      <w:r>
        <w:t>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w:t>
      </w:r>
      <w:r w:rsidR="00F011FC">
        <w:t xml:space="preserve"> (NADM, 2004)</w:t>
      </w:r>
      <w:r>
        <w:t xml:space="preserve">, penetrative planar foliation defined by layers &gt; 5 mm thick is considered </w:t>
      </w:r>
      <w:r w:rsidRPr="00406683">
        <w:rPr>
          <w:rStyle w:val="Entity"/>
        </w:rPr>
        <w:t>Layering</w:t>
      </w:r>
      <w:r>
        <w:t xml:space="preserve">. </w:t>
      </w:r>
    </w:p>
    <w:p w14:paraId="40E991A1" w14:textId="63A7C3F8" w:rsidR="00415CBF" w:rsidRDefault="00415CBF" w:rsidP="00415CBF">
      <w:r w:rsidRPr="00406683">
        <w:rPr>
          <w:rStyle w:val="Entity"/>
        </w:rPr>
        <w:t>Bedding</w:t>
      </w:r>
      <w:r>
        <w:t xml:space="preserve"> as a fabric representing the average orientation of paleodepositional surface should be en</w:t>
      </w:r>
      <w:r w:rsidR="008A4869">
        <w:t>coded through the foliationType.  It</w:t>
      </w:r>
      <w:r>
        <w:t xml:space="preserve"> might apply to bedding that is layering or a foliation without layering (e.g. clast alignment in amalgamated beds).</w:t>
      </w:r>
    </w:p>
    <w:p w14:paraId="44666C1A" w14:textId="4FD0AC68" w:rsidR="00415CBF" w:rsidRDefault="00F658C5" w:rsidP="00415CBF">
      <w:pPr>
        <w:keepNext/>
      </w:pPr>
      <w:r>
        <w:rPr>
          <w:noProof/>
          <w:lang w:val="en-CA" w:eastAsia="en-CA"/>
        </w:rPr>
        <w:drawing>
          <wp:inline distT="0" distB="0" distL="0" distR="0" wp14:anchorId="063E3F96" wp14:editId="13E192FD">
            <wp:extent cx="4095750" cy="4286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95750" cy="4286250"/>
                    </a:xfrm>
                    <a:prstGeom prst="rect">
                      <a:avLst/>
                    </a:prstGeom>
                    <a:noFill/>
                    <a:ln>
                      <a:noFill/>
                    </a:ln>
                  </pic:spPr>
                </pic:pic>
              </a:graphicData>
            </a:graphic>
          </wp:inline>
        </w:drawing>
      </w:r>
    </w:p>
    <w:p w14:paraId="7217E5C7" w14:textId="7F89BF14"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19</w:t>
      </w:r>
      <w:r w:rsidR="00673E83">
        <w:rPr>
          <w:noProof/>
        </w:rPr>
        <w:fldChar w:fldCharType="end"/>
      </w:r>
      <w:r>
        <w:t>: Foliation</w:t>
      </w:r>
      <w:r w:rsidR="00853941">
        <w:t xml:space="preserve"> context diagram.</w:t>
      </w:r>
    </w:p>
    <w:p w14:paraId="2F639981" w14:textId="4E6D1442" w:rsidR="00415CBF" w:rsidRDefault="00F011FC" w:rsidP="007F03F0">
      <w:pPr>
        <w:pStyle w:val="Heading5"/>
        <w:rPr>
          <w:lang w:val="en-CA"/>
        </w:rPr>
      </w:pPr>
      <w:bookmarkStart w:id="310" w:name="BKM_22F72D69_6FF6_4012_89A7_3FFAC0091563"/>
      <w:bookmarkEnd w:id="310"/>
      <w:r w:rsidRPr="00F011FC">
        <w:rPr>
          <w:lang w:val="en-CA"/>
        </w:rPr>
        <w:t>foliationType</w:t>
      </w:r>
    </w:p>
    <w:p w14:paraId="63D4DB37" w14:textId="5CF5BCCB" w:rsidR="00F011FC" w:rsidRDefault="00F011FC" w:rsidP="007F03F0">
      <w:pPr>
        <w:rPr>
          <w:lang w:val="en-CA"/>
        </w:rPr>
      </w:pPr>
      <w:r>
        <w:rPr>
          <w:lang w:val="en-CA"/>
        </w:rPr>
        <w:lastRenderedPageBreak/>
        <w:t xml:space="preserve">The </w:t>
      </w:r>
      <w:r w:rsidRPr="00406683">
        <w:rPr>
          <w:rStyle w:val="Entity"/>
        </w:rPr>
        <w:t>foliationType</w:t>
      </w:r>
      <w:proofErr w:type="gramStart"/>
      <w:r w:rsidRPr="00406683">
        <w:rPr>
          <w:rStyle w:val="Entity"/>
        </w:rPr>
        <w:t>:FoliationTypeTerm</w:t>
      </w:r>
      <w:proofErr w:type="gramEnd"/>
      <w:r>
        <w:rPr>
          <w:lang w:val="en-CA"/>
        </w:rPr>
        <w:t xml:space="preserve"> property </w:t>
      </w:r>
      <w:r w:rsidR="008A4869">
        <w:rPr>
          <w:lang w:val="en-CA"/>
        </w:rPr>
        <w:t>specifies</w:t>
      </w:r>
      <w:r w:rsidRPr="00F011FC">
        <w:rPr>
          <w:lang w:val="en-CA"/>
        </w:rPr>
        <w:t xml:space="preserve"> the type of foliation</w:t>
      </w:r>
      <w:r w:rsidR="00624F7C">
        <w:rPr>
          <w:lang w:val="en-CA"/>
        </w:rPr>
        <w:t xml:space="preserve"> from a controlled vocabulary</w:t>
      </w:r>
      <w:r w:rsidRPr="00F011FC">
        <w:rPr>
          <w:lang w:val="en-CA"/>
        </w:rPr>
        <w:t>.  Examples include crenulation clea</w:t>
      </w:r>
      <w:r w:rsidR="00624F7C">
        <w:rPr>
          <w:lang w:val="en-CA"/>
        </w:rPr>
        <w:t>vage, slaty cleavage and</w:t>
      </w:r>
      <w:r w:rsidRPr="00F011FC">
        <w:rPr>
          <w:lang w:val="en-CA"/>
        </w:rPr>
        <w:t xml:space="preserve"> schistosity</w:t>
      </w:r>
      <w:r w:rsidR="00853941">
        <w:rPr>
          <w:lang w:val="en-CA"/>
        </w:rPr>
        <w:t>.</w:t>
      </w:r>
    </w:p>
    <w:p w14:paraId="2E85BD48" w14:textId="65BF38DD" w:rsidR="00624F7C" w:rsidRPr="008A4869" w:rsidRDefault="00624F7C" w:rsidP="008A4869">
      <w:pPr>
        <w:pStyle w:val="Heading5"/>
        <w:rPr>
          <w:lang w:val="en-CA"/>
        </w:rPr>
      </w:pPr>
      <w:r w:rsidRPr="00624F7C">
        <w:rPr>
          <w:lang w:val="en-CA"/>
        </w:rPr>
        <w:t>stFoliationDescription</w:t>
      </w:r>
      <w:r w:rsidR="00174A58">
        <w:rPr>
          <w:lang w:val="en-CA"/>
        </w:rPr>
        <w:t xml:space="preserve"> (stub property)</w:t>
      </w:r>
    </w:p>
    <w:p w14:paraId="5BBB3EAF" w14:textId="2AA44D06" w:rsidR="00624F7C" w:rsidRDefault="00624F7C" w:rsidP="00F9640E">
      <w:pPr>
        <w:rPr>
          <w:color w:val="000000"/>
          <w:sz w:val="20"/>
          <w:szCs w:val="20"/>
          <w:lang w:val="en-CA"/>
        </w:rPr>
      </w:pPr>
      <w:r>
        <w:rPr>
          <w:lang w:val="en-CA"/>
        </w:rPr>
        <w:t xml:space="preserve">The property </w:t>
      </w:r>
      <w:r w:rsidRPr="005163F2">
        <w:rPr>
          <w:rStyle w:val="Entity"/>
        </w:rPr>
        <w:t>stFoliationDescription</w:t>
      </w:r>
      <w:proofErr w:type="gramStart"/>
      <w:r w:rsidRPr="005163F2">
        <w:rPr>
          <w:rStyle w:val="Entity"/>
        </w:rPr>
        <w:t>:Foliation</w:t>
      </w:r>
      <w:r w:rsidR="000427E6" w:rsidRPr="005163F2">
        <w:rPr>
          <w:rStyle w:val="Entity"/>
        </w:rPr>
        <w:t>AbstractDescription</w:t>
      </w:r>
      <w:proofErr w:type="gramEnd"/>
      <w:r w:rsidRPr="00624F7C">
        <w:rPr>
          <w:lang w:val="en-CA"/>
        </w:rPr>
        <w:t xml:space="preserve"> </w:t>
      </w:r>
      <w:r>
        <w:rPr>
          <w:lang w:val="en-CA"/>
        </w:rPr>
        <w:t>provide</w:t>
      </w:r>
      <w:r w:rsidR="008A4869">
        <w:rPr>
          <w:lang w:val="en-CA"/>
        </w:rPr>
        <w:t>s</w:t>
      </w:r>
      <w:r>
        <w:rPr>
          <w:lang w:val="en-CA"/>
        </w:rPr>
        <w:t xml:space="preserve"> d</w:t>
      </w:r>
      <w:r w:rsidRPr="005D6D19">
        <w:rPr>
          <w:lang w:val="en-CA"/>
        </w:rPr>
        <w:t xml:space="preserve">etailed </w:t>
      </w:r>
      <w:r>
        <w:rPr>
          <w:lang w:val="en-CA"/>
        </w:rPr>
        <w:t>foliation</w:t>
      </w:r>
      <w:r w:rsidRPr="005D6D19">
        <w:rPr>
          <w:lang w:val="en-CA"/>
        </w:rPr>
        <w:t xml:space="preserve"> description.  This is a stub property in GeoSciML Basic</w:t>
      </w:r>
      <w:r>
        <w:rPr>
          <w:lang w:val="en-CA"/>
        </w:rPr>
        <w:t xml:space="preserve"> since </w:t>
      </w:r>
      <w:r w:rsidR="000427E6" w:rsidRPr="005163F2">
        <w:rPr>
          <w:rStyle w:val="Entity"/>
        </w:rPr>
        <w:t>FoliationAbstractDescription</w:t>
      </w:r>
      <w:r w:rsidR="000427E6" w:rsidRPr="000427E6">
        <w:rPr>
          <w:lang w:val="en-CA"/>
        </w:rPr>
        <w:t xml:space="preserve"> </w:t>
      </w:r>
      <w:r>
        <w:rPr>
          <w:lang w:val="en-CA"/>
        </w:rPr>
        <w:t>is an abstract class with no concrete subtype in GeoSciML Basic.</w:t>
      </w:r>
    </w:p>
    <w:p w14:paraId="4428B379" w14:textId="230A3945" w:rsidR="00415CBF" w:rsidRDefault="00415CBF" w:rsidP="00415CBF">
      <w:pPr>
        <w:pStyle w:val="Heading4"/>
      </w:pPr>
      <w:bookmarkStart w:id="311" w:name="BKM_D602E51F_1A69_4732_803D_A550C06800AD"/>
      <w:bookmarkStart w:id="312" w:name="_Ref440799060"/>
      <w:bookmarkEnd w:id="311"/>
      <w:r>
        <w:t>ShearDisplacementStructure</w:t>
      </w:r>
      <w:bookmarkEnd w:id="312"/>
    </w:p>
    <w:p w14:paraId="22DD68CD" w14:textId="77777777" w:rsidR="00415CBF" w:rsidRDefault="00415CBF" w:rsidP="00415CBF"/>
    <w:p w14:paraId="18F972D4" w14:textId="70C76EE6"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fault system comprised of </w:t>
      </w:r>
      <w:r w:rsidR="00624F7C">
        <w:t>ten</w:t>
      </w:r>
      <w:r w:rsidR="00624F7C" w:rsidRPr="00415CBF">
        <w:t xml:space="preserve">s </w:t>
      </w:r>
      <w:r w:rsidRPr="00415CBF">
        <w:t xml:space="preserve">of strands of both brittle and ductile nature. This structure may have some significant thickness (a deformation zone) and have an associated body of deformed rock that may be considered a </w:t>
      </w:r>
      <w:r>
        <w:t>deformation unit (</w:t>
      </w:r>
      <w:r w:rsidR="004631F8">
        <w:t xml:space="preserve">which </w:t>
      </w:r>
      <w:r w:rsidRPr="005163F2">
        <w:rPr>
          <w:rStyle w:val="Entity"/>
        </w:rPr>
        <w:t>geologicUnitType</w:t>
      </w:r>
      <w:r>
        <w:t xml:space="preserve"> </w:t>
      </w:r>
      <w:r w:rsidR="00BF6A2E">
        <w:t>is ‘DeformationUnit’</w:t>
      </w:r>
      <w:r>
        <w:t>)</w:t>
      </w:r>
      <w:r w:rsidR="00624F7C">
        <w:t xml:space="preserve"> which can be associated to the ShearDisplacementStructure using </w:t>
      </w:r>
      <w:r w:rsidR="00624F7C" w:rsidRPr="005163F2">
        <w:rPr>
          <w:rStyle w:val="Entity"/>
        </w:rPr>
        <w:t>GeologicFeatureRelation</w:t>
      </w:r>
      <w:r w:rsidR="00624F7C">
        <w:t xml:space="preserve"> from the Extension package</w:t>
      </w:r>
      <w:r w:rsidR="004631F8">
        <w:t xml:space="preserve"> (</w:t>
      </w:r>
      <w:r w:rsidR="004631F8">
        <w:fldChar w:fldCharType="begin"/>
      </w:r>
      <w:r w:rsidR="004631F8">
        <w:instrText xml:space="preserve"> REF _Ref440189613 \r \h </w:instrText>
      </w:r>
      <w:r w:rsidR="004631F8">
        <w:fldChar w:fldCharType="separate"/>
      </w:r>
      <w:r w:rsidR="00F02ED9">
        <w:t>7.5.1.2</w:t>
      </w:r>
      <w:r w:rsidR="004631F8">
        <w:fldChar w:fldCharType="end"/>
      </w:r>
      <w:r w:rsidR="004631F8">
        <w:t>)</w:t>
      </w:r>
      <w:r w:rsidR="00624F7C">
        <w:t>.</w:t>
      </w:r>
    </w:p>
    <w:p w14:paraId="6E425B04" w14:textId="34FFCCEF" w:rsidR="00415CBF" w:rsidRDefault="00F658C5" w:rsidP="00415CBF">
      <w:pPr>
        <w:keepNext/>
      </w:pPr>
      <w:r>
        <w:rPr>
          <w:noProof/>
          <w:lang w:val="en-CA" w:eastAsia="en-CA"/>
        </w:rPr>
        <w:lastRenderedPageBreak/>
        <w:drawing>
          <wp:inline distT="0" distB="0" distL="0" distR="0" wp14:anchorId="485212EB" wp14:editId="3F4AD5FB">
            <wp:extent cx="3971925" cy="43148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71925" cy="4314825"/>
                    </a:xfrm>
                    <a:prstGeom prst="rect">
                      <a:avLst/>
                    </a:prstGeom>
                    <a:noFill/>
                    <a:ln>
                      <a:noFill/>
                    </a:ln>
                  </pic:spPr>
                </pic:pic>
              </a:graphicData>
            </a:graphic>
          </wp:inline>
        </w:drawing>
      </w:r>
    </w:p>
    <w:p w14:paraId="34B6DF0C" w14:textId="59609E5B"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20</w:t>
      </w:r>
      <w:r w:rsidR="00673E83">
        <w:rPr>
          <w:noProof/>
        </w:rPr>
        <w:fldChar w:fldCharType="end"/>
      </w:r>
      <w:r>
        <w:t xml:space="preserve"> : ShearDisplacementStructure</w:t>
      </w:r>
      <w:r w:rsidR="00853941">
        <w:t xml:space="preserve"> context diagram.</w:t>
      </w:r>
    </w:p>
    <w:p w14:paraId="0A7D20B1" w14:textId="2F0E0A73" w:rsidR="00415CBF" w:rsidRDefault="00415CBF" w:rsidP="00415CBF">
      <w:pPr>
        <w:autoSpaceDE w:val="0"/>
        <w:autoSpaceDN w:val="0"/>
        <w:adjustRightInd w:val="0"/>
        <w:spacing w:after="0"/>
        <w:rPr>
          <w:color w:val="000000"/>
          <w:sz w:val="20"/>
          <w:szCs w:val="20"/>
          <w:lang w:val="en-CA"/>
        </w:rPr>
      </w:pPr>
      <w:bookmarkStart w:id="313" w:name="BKM_2C0BAC72_25F4_4403_B6F3_8CD29CC45162"/>
      <w:bookmarkEnd w:id="313"/>
    </w:p>
    <w:p w14:paraId="0D826869" w14:textId="49373A20" w:rsidR="000427E6" w:rsidRPr="008A4869" w:rsidRDefault="000427E6" w:rsidP="008A4869">
      <w:pPr>
        <w:pStyle w:val="Heading5"/>
        <w:rPr>
          <w:lang w:val="en-CA"/>
        </w:rPr>
      </w:pPr>
      <w:r>
        <w:rPr>
          <w:lang w:val="en-CA"/>
        </w:rPr>
        <w:t>faultType</w:t>
      </w:r>
    </w:p>
    <w:p w14:paraId="0CA3B537" w14:textId="45388B5D" w:rsidR="000427E6" w:rsidRDefault="000427E6" w:rsidP="007F03F0">
      <w:pPr>
        <w:rPr>
          <w:lang w:val="en-CA"/>
        </w:rPr>
      </w:pPr>
      <w:r>
        <w:rPr>
          <w:lang w:val="en-CA"/>
        </w:rPr>
        <w:t xml:space="preserve">The </w:t>
      </w:r>
      <w:r w:rsidRPr="005163F2">
        <w:rPr>
          <w:rStyle w:val="Entity"/>
        </w:rPr>
        <w:t>faultType</w:t>
      </w:r>
      <w:proofErr w:type="gramStart"/>
      <w:r w:rsidRPr="005163F2">
        <w:rPr>
          <w:rStyle w:val="Entity"/>
        </w:rPr>
        <w:t>:FaultTypeTerm</w:t>
      </w:r>
      <w:proofErr w:type="gramEnd"/>
      <w:r>
        <w:rPr>
          <w:lang w:val="en-CA"/>
        </w:rPr>
        <w:t xml:space="preserve"> property </w:t>
      </w:r>
      <w:r w:rsidR="008A4869">
        <w:rPr>
          <w:lang w:val="en-CA"/>
        </w:rPr>
        <w:t>contains a term from</w:t>
      </w:r>
      <w:r w:rsidRPr="000427E6">
        <w:rPr>
          <w:lang w:val="en-CA"/>
        </w:rPr>
        <w:t xml:space="preserve"> a </w:t>
      </w:r>
      <w:r>
        <w:rPr>
          <w:lang w:val="en-CA"/>
        </w:rPr>
        <w:t xml:space="preserve">controlled </w:t>
      </w:r>
      <w:r w:rsidRPr="000427E6">
        <w:rPr>
          <w:lang w:val="en-CA"/>
        </w:rPr>
        <w:t xml:space="preserve">vocabulary describing the type of shear displacement structure </w:t>
      </w:r>
      <w:r>
        <w:rPr>
          <w:lang w:val="en-CA"/>
        </w:rPr>
        <w:t>(</w:t>
      </w:r>
      <w:r w:rsidR="00BF6A2E">
        <w:rPr>
          <w:lang w:val="en-CA"/>
        </w:rPr>
        <w:t>e.g.</w:t>
      </w:r>
      <w:r>
        <w:rPr>
          <w:lang w:val="en-CA"/>
        </w:rPr>
        <w:t>; thrust fault, normal fault or</w:t>
      </w:r>
      <w:r w:rsidRPr="000427E6">
        <w:rPr>
          <w:lang w:val="en-CA"/>
        </w:rPr>
        <w:t xml:space="preserve"> wrench fault).</w:t>
      </w:r>
    </w:p>
    <w:p w14:paraId="3CE72375" w14:textId="49281C61" w:rsidR="000427E6" w:rsidRPr="008A4869" w:rsidRDefault="000427E6" w:rsidP="008A4869">
      <w:pPr>
        <w:pStyle w:val="Heading5"/>
        <w:rPr>
          <w:lang w:val="en-CA"/>
        </w:rPr>
      </w:pPr>
      <w:r w:rsidRPr="000427E6">
        <w:rPr>
          <w:lang w:val="en-CA"/>
        </w:rPr>
        <w:t>stStructureDescription</w:t>
      </w:r>
    </w:p>
    <w:p w14:paraId="0AF59729" w14:textId="75A54685" w:rsidR="000427E6" w:rsidRDefault="000427E6" w:rsidP="000427E6">
      <w:pPr>
        <w:rPr>
          <w:lang w:val="en-CA"/>
        </w:rPr>
      </w:pPr>
      <w:r>
        <w:rPr>
          <w:lang w:val="en-CA"/>
        </w:rPr>
        <w:t xml:space="preserve">The property </w:t>
      </w:r>
      <w:r w:rsidRPr="005163F2">
        <w:rPr>
          <w:rStyle w:val="Entity"/>
        </w:rPr>
        <w:t>stStructureDescription</w:t>
      </w:r>
      <w:proofErr w:type="gramStart"/>
      <w:r w:rsidRPr="005163F2">
        <w:rPr>
          <w:rStyle w:val="Entity"/>
        </w:rPr>
        <w:t>:ShearDisplacementStructureAbstractDescription</w:t>
      </w:r>
      <w:proofErr w:type="gramEnd"/>
      <w:r w:rsidRPr="000427E6">
        <w:rPr>
          <w:lang w:val="en-CA"/>
        </w:rPr>
        <w:t xml:space="preserve"> </w:t>
      </w:r>
      <w:r>
        <w:rPr>
          <w:lang w:val="en-CA"/>
        </w:rPr>
        <w:t>provide</w:t>
      </w:r>
      <w:r w:rsidR="008A4869">
        <w:rPr>
          <w:lang w:val="en-CA"/>
        </w:rPr>
        <w:t>s</w:t>
      </w:r>
      <w:r>
        <w:rPr>
          <w:lang w:val="en-CA"/>
        </w:rPr>
        <w:t xml:space="preserve"> d</w:t>
      </w:r>
      <w:r w:rsidRPr="005D6D19">
        <w:rPr>
          <w:lang w:val="en-CA"/>
        </w:rPr>
        <w:t xml:space="preserve">etailed </w:t>
      </w:r>
      <w:r>
        <w:rPr>
          <w:lang w:val="en-CA"/>
        </w:rPr>
        <w:t>structure</w:t>
      </w:r>
      <w:r w:rsidRPr="005D6D19">
        <w:rPr>
          <w:lang w:val="en-CA"/>
        </w:rPr>
        <w:t xml:space="preserve"> description.  This is a stub property in GeoSciML Basic</w:t>
      </w:r>
      <w:r>
        <w:rPr>
          <w:lang w:val="en-CA"/>
        </w:rPr>
        <w:t xml:space="preserve"> since </w:t>
      </w:r>
      <w:r w:rsidRPr="005163F2">
        <w:rPr>
          <w:rStyle w:val="Entity"/>
        </w:rPr>
        <w:t>ShearDisplacementStructureAbstractDescription</w:t>
      </w:r>
      <w:r w:rsidRPr="000427E6">
        <w:rPr>
          <w:lang w:val="en-CA"/>
        </w:rPr>
        <w:t xml:space="preserve"> </w:t>
      </w:r>
      <w:r>
        <w:rPr>
          <w:lang w:val="en-CA"/>
        </w:rPr>
        <w:t>is an abstract class with no concrete subtype in GeoSciML Basic.</w:t>
      </w:r>
    </w:p>
    <w:p w14:paraId="0A48190C" w14:textId="77777777" w:rsidR="000427E6" w:rsidRDefault="000427E6" w:rsidP="00415CBF">
      <w:pPr>
        <w:autoSpaceDE w:val="0"/>
        <w:autoSpaceDN w:val="0"/>
        <w:adjustRightInd w:val="0"/>
        <w:spacing w:after="0"/>
        <w:rPr>
          <w:color w:val="000000"/>
          <w:sz w:val="20"/>
          <w:szCs w:val="20"/>
          <w:lang w:val="en-CA"/>
        </w:rPr>
      </w:pPr>
    </w:p>
    <w:p w14:paraId="37C47BAE" w14:textId="5BF03658" w:rsidR="008E711C" w:rsidRDefault="008E711C" w:rsidP="005A7580">
      <w:pPr>
        <w:pStyle w:val="Heading3"/>
      </w:pPr>
      <w:bookmarkStart w:id="314" w:name="BKM_6D164D9B_00C6_4467_A49F_201E1DB05D3E"/>
      <w:bookmarkStart w:id="315" w:name="_Toc456946973"/>
      <w:bookmarkEnd w:id="314"/>
      <w:r>
        <w:t>Geomorphology</w:t>
      </w:r>
      <w:bookmarkEnd w:id="315"/>
    </w:p>
    <w:p w14:paraId="54B0C7D1" w14:textId="77777777" w:rsidR="00FB057B" w:rsidRDefault="00FB057B" w:rsidP="00415CBF"/>
    <w:p w14:paraId="07C9989B" w14:textId="2F80A95F" w:rsidR="008E711C" w:rsidRDefault="005163F2" w:rsidP="00415CBF">
      <w:r>
        <w:lastRenderedPageBreak/>
        <w:t>The g</w:t>
      </w:r>
      <w:r w:rsidR="00FB057B" w:rsidRPr="00FB057B">
        <w:t xml:space="preserve">eomorphology </w:t>
      </w:r>
      <w:r w:rsidR="00174A58">
        <w:t>sub-</w:t>
      </w:r>
      <w:r w:rsidR="00FB057B" w:rsidRPr="00FB057B">
        <w:t>package describes features that comprise the shape and nature of the Earth's land surface (</w:t>
      </w:r>
      <w:r w:rsidR="00BF6A2E" w:rsidRPr="00FB057B">
        <w:t>i.e.</w:t>
      </w:r>
      <w:r w:rsidR="00FB057B" w:rsidRPr="00FB057B">
        <w:t>, landforms).  These landforms may be crea</w:t>
      </w:r>
      <w:r w:rsidR="008A4869">
        <w:t>ted by natural</w:t>
      </w:r>
      <w:r w:rsidR="00AE70CD">
        <w:t xml:space="preserve"> or anthropogenic</w:t>
      </w:r>
      <w:r w:rsidR="008A4869">
        <w:t xml:space="preserve"> </w:t>
      </w:r>
      <w:r w:rsidR="00AE70CD">
        <w:t>processes</w:t>
      </w:r>
      <w:r w:rsidR="00FB057B" w:rsidRPr="00FB057B">
        <w:t>.</w:t>
      </w:r>
    </w:p>
    <w:p w14:paraId="294AE53A" w14:textId="77777777" w:rsidR="00415CBF" w:rsidRDefault="00415CBF" w:rsidP="00415CBF"/>
    <w:p w14:paraId="618391C0" w14:textId="0DE7E87E" w:rsidR="00FB057B" w:rsidRDefault="00F658C5" w:rsidP="00FB057B">
      <w:pPr>
        <w:keepNext/>
      </w:pPr>
      <w:r>
        <w:rPr>
          <w:noProof/>
          <w:lang w:val="en-CA" w:eastAsia="en-CA"/>
        </w:rPr>
        <w:drawing>
          <wp:inline distT="0" distB="0" distL="0" distR="0" wp14:anchorId="3C9AC551" wp14:editId="0A8AE7B6">
            <wp:extent cx="5486400" cy="37814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3781425"/>
                    </a:xfrm>
                    <a:prstGeom prst="rect">
                      <a:avLst/>
                    </a:prstGeom>
                    <a:noFill/>
                    <a:ln>
                      <a:noFill/>
                    </a:ln>
                  </pic:spPr>
                </pic:pic>
              </a:graphicData>
            </a:graphic>
          </wp:inline>
        </w:drawing>
      </w:r>
    </w:p>
    <w:p w14:paraId="77BC1D0D" w14:textId="3844955E" w:rsidR="00FB057B" w:rsidRDefault="00FB057B" w:rsidP="00FB057B">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21</w:t>
      </w:r>
      <w:r w:rsidR="00673E83">
        <w:rPr>
          <w:noProof/>
        </w:rPr>
        <w:fldChar w:fldCharType="end"/>
      </w:r>
      <w:r>
        <w:t xml:space="preserve"> : Geomorphologic feature</w:t>
      </w:r>
      <w:r w:rsidR="00174A58">
        <w:t xml:space="preserve"> summary diagram</w:t>
      </w:r>
      <w:r w:rsidR="00853941">
        <w:t>.</w:t>
      </w:r>
    </w:p>
    <w:p w14:paraId="1CEE7DF6" w14:textId="77777777" w:rsidR="00FB057B" w:rsidRDefault="00FB057B" w:rsidP="00FB057B"/>
    <w:p w14:paraId="04630277" w14:textId="03C8C0E6" w:rsidR="00FB057B" w:rsidRDefault="00FB057B" w:rsidP="00FB057B">
      <w:pPr>
        <w:pStyle w:val="Heading4"/>
      </w:pPr>
      <w:r>
        <w:t>GeomorphologicFeature</w:t>
      </w:r>
    </w:p>
    <w:p w14:paraId="04EC2E61" w14:textId="77777777" w:rsidR="00FB057B" w:rsidRDefault="00FB057B" w:rsidP="00FB057B"/>
    <w:p w14:paraId="65623644" w14:textId="3B2AF1F7" w:rsidR="00FB057B" w:rsidRDefault="00FB057B" w:rsidP="00FB057B">
      <w:r>
        <w:t>A geomorphologic feature is a</w:t>
      </w:r>
      <w:r w:rsidRPr="00FB057B">
        <w:t xml:space="preserve"> </w:t>
      </w:r>
      <w:r w:rsidR="003D7505">
        <w:t>kind</w:t>
      </w:r>
      <w:r w:rsidR="005163F2">
        <w:t xml:space="preserve"> of </w:t>
      </w:r>
      <w:r w:rsidR="005163F2" w:rsidRPr="005163F2">
        <w:rPr>
          <w:rStyle w:val="Entity"/>
        </w:rPr>
        <w:t>Geologic</w:t>
      </w:r>
      <w:r w:rsidR="003D7505" w:rsidRPr="005163F2">
        <w:rPr>
          <w:rStyle w:val="Entity"/>
        </w:rPr>
        <w:t>Feature</w:t>
      </w:r>
      <w:r w:rsidRPr="00FB057B">
        <w:t xml:space="preserve"> describing the shape and natu</w:t>
      </w:r>
      <w:r w:rsidR="008A4869">
        <w:t>re of the Earth's land surface</w:t>
      </w:r>
      <w:r w:rsidRPr="00FB057B">
        <w:t>.  These landforms may be created by natural Earth processes (</w:t>
      </w:r>
      <w:r w:rsidR="00BF6A2E" w:rsidRPr="00FB057B">
        <w:t>e.g.</w:t>
      </w:r>
      <w:r w:rsidRPr="00FB057B">
        <w:t>, river channel, beach, moraine</w:t>
      </w:r>
      <w:r w:rsidR="00ED4EA5">
        <w:t xml:space="preserve"> or</w:t>
      </w:r>
      <w:r w:rsidRPr="00FB057B">
        <w:t xml:space="preserve"> mountain) or through human (anthropogenic) activity (</w:t>
      </w:r>
      <w:r w:rsidR="00BF6A2E" w:rsidRPr="00FB057B">
        <w:t>e.g.</w:t>
      </w:r>
      <w:r w:rsidRPr="00FB057B">
        <w:t>, dredged channel, reclaimed land, mine waste dumps).</w:t>
      </w:r>
      <w:r w:rsidR="00174A58">
        <w:t xml:space="preserve">  In GeoSciML, the geomorphologic feature is modelled as a feature related (through </w:t>
      </w:r>
      <w:r w:rsidR="00174A58" w:rsidRPr="005163F2">
        <w:rPr>
          <w:rStyle w:val="Entity"/>
        </w:rPr>
        <w:t>unitDescription</w:t>
      </w:r>
      <w:r w:rsidR="00174A58">
        <w:t xml:space="preserve"> property) to a </w:t>
      </w:r>
      <w:r w:rsidR="00174A58" w:rsidRPr="005163F2">
        <w:rPr>
          <w:rStyle w:val="Entity"/>
        </w:rPr>
        <w:t>GeologicUnit</w:t>
      </w:r>
      <w:r w:rsidR="00174A58">
        <w:t xml:space="preserve"> that composes the form.</w:t>
      </w:r>
    </w:p>
    <w:p w14:paraId="1F321A67" w14:textId="77777777" w:rsidR="00ED4EA5" w:rsidRDefault="00ED4EA5" w:rsidP="00FB057B"/>
    <w:p w14:paraId="451D6753" w14:textId="77777777" w:rsidR="00E25BD7" w:rsidRDefault="00E25BD7" w:rsidP="00E25BD7">
      <w:r>
        <w:t>Example describing a gravitative landform in Elba Island map.</w:t>
      </w:r>
    </w:p>
    <w:p w14:paraId="1411AB54" w14:textId="77777777" w:rsidR="00E25BD7" w:rsidRDefault="00E25BD7" w:rsidP="00E25BD7">
      <w:pPr>
        <w:keepNext/>
      </w:pPr>
      <w:r>
        <w:rPr>
          <w:noProof/>
          <w:lang w:val="en-CA" w:eastAsia="en-CA"/>
        </w:rPr>
        <w:lastRenderedPageBreak/>
        <w:drawing>
          <wp:inline distT="0" distB="0" distL="0" distR="0" wp14:anchorId="7BD1CA67" wp14:editId="57EFD6E1">
            <wp:extent cx="6241312" cy="2904044"/>
            <wp:effectExtent l="0" t="0" r="762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47068" cy="2906722"/>
                    </a:xfrm>
                    <a:prstGeom prst="rect">
                      <a:avLst/>
                    </a:prstGeom>
                    <a:noFill/>
                    <a:ln>
                      <a:noFill/>
                    </a:ln>
                  </pic:spPr>
                </pic:pic>
              </a:graphicData>
            </a:graphic>
          </wp:inline>
        </w:drawing>
      </w:r>
      <w:r w:rsidRPr="00E807A7" w:rsidDel="00E807A7">
        <w:rPr>
          <w:noProof/>
          <w:lang w:val="en-CA" w:eastAsia="en-CA"/>
        </w:rPr>
        <w:t xml:space="preserve"> </w:t>
      </w:r>
    </w:p>
    <w:p w14:paraId="04E676A2" w14:textId="77777777" w:rsidR="00E25BD7" w:rsidRDefault="00E25BD7" w:rsidP="00E25BD7">
      <w:pPr>
        <w:pStyle w:val="Caption"/>
      </w:pPr>
      <w:r>
        <w:t xml:space="preserve">Figure </w:t>
      </w:r>
      <w:r>
        <w:fldChar w:fldCharType="begin"/>
      </w:r>
      <w:r>
        <w:instrText xml:space="preserve"> SEQ Figure \* ARABIC </w:instrText>
      </w:r>
      <w:r>
        <w:fldChar w:fldCharType="separate"/>
      </w:r>
      <w:r w:rsidR="00E15963">
        <w:rPr>
          <w:noProof/>
        </w:rPr>
        <w:t>22</w:t>
      </w:r>
      <w:r>
        <w:fldChar w:fldCharType="end"/>
      </w:r>
      <w:r>
        <w:t xml:space="preserve"> Partial encoding of landform located in Elba Island as part of a geomorphological unit (encoded from a map from D’Orefice et al, 2009).</w:t>
      </w:r>
    </w:p>
    <w:p w14:paraId="6E2E2DEF" w14:textId="3DB2007B" w:rsidR="008A4869" w:rsidRPr="008A4869" w:rsidRDefault="00E25BD7" w:rsidP="008A4869">
      <w:r w:rsidRPr="008A4869">
        <w:fldChar w:fldCharType="begin"/>
      </w:r>
      <w:r w:rsidRPr="008A4869">
        <w:instrText xml:space="preserve"> REF _Ref440194521 \h </w:instrText>
      </w:r>
      <w:r w:rsidRPr="008A4869">
        <w:fldChar w:fldCharType="separate"/>
      </w:r>
      <w:r w:rsidRPr="008A4869">
        <w:t>Figure 31</w:t>
      </w:r>
      <w:r w:rsidRPr="008A4869">
        <w:fldChar w:fldCharType="end"/>
      </w:r>
      <w:r w:rsidRPr="008A4869">
        <w:t xml:space="preserve"> shows an example of GeoSciML encoding of a landform lava cone geomorphologic unit (From D’Orefice et al, 2009) located in Elba </w:t>
      </w:r>
      <w:r w:rsidR="002670FA" w:rsidRPr="008A4869">
        <w:t>Island</w:t>
      </w:r>
      <w:r w:rsidRPr="008A4869">
        <w:t xml:space="preserve"> showing how the geomorphologic feature </w:t>
      </w:r>
      <w:r w:rsidR="002670FA">
        <w:t>related to</w:t>
      </w:r>
      <w:r w:rsidRPr="008A4869">
        <w:t xml:space="preserve"> the geologic units it is made of.</w:t>
      </w:r>
    </w:p>
    <w:p w14:paraId="1CDEFE6F" w14:textId="7D3D30A1" w:rsidR="00174A58" w:rsidRPr="00174A58" w:rsidRDefault="00174A58" w:rsidP="002670FA">
      <w:pPr>
        <w:pStyle w:val="Heading5"/>
      </w:pPr>
      <w:r w:rsidRPr="00174A58">
        <w:t>unitDescription</w:t>
      </w:r>
    </w:p>
    <w:p w14:paraId="612BBE8C" w14:textId="4921479A" w:rsidR="00174A58" w:rsidRDefault="00174A58" w:rsidP="00FB057B">
      <w:r>
        <w:t xml:space="preserve">The </w:t>
      </w:r>
      <w:r w:rsidRPr="005163F2">
        <w:rPr>
          <w:rStyle w:val="Entity"/>
        </w:rPr>
        <w:t>unitDescri</w:t>
      </w:r>
      <w:r w:rsidR="00BF6A2E" w:rsidRPr="005163F2">
        <w:rPr>
          <w:rStyle w:val="Entity"/>
        </w:rPr>
        <w:t>p</w:t>
      </w:r>
      <w:r w:rsidRPr="005163F2">
        <w:rPr>
          <w:rStyle w:val="Entity"/>
        </w:rPr>
        <w:t>tion</w:t>
      </w:r>
      <w:r>
        <w:t xml:space="preserve"> property is an association that link</w:t>
      </w:r>
      <w:r w:rsidR="002670FA">
        <w:t>s</w:t>
      </w:r>
      <w:r>
        <w:t xml:space="preserve"> the geomorphologic feature to a g</w:t>
      </w:r>
      <w:r w:rsidRPr="00174A58">
        <w:t>eologic description (</w:t>
      </w:r>
      <w:r w:rsidR="001A0D52" w:rsidRPr="00174A58">
        <w:t>e.g.</w:t>
      </w:r>
      <w:r w:rsidRPr="00174A58">
        <w:t>, related stratigraphic units and earth materials</w:t>
      </w:r>
      <w:r>
        <w:t>)</w:t>
      </w:r>
      <w:r w:rsidR="008D422E">
        <w:t>.</w:t>
      </w:r>
    </w:p>
    <w:p w14:paraId="4E8843D9" w14:textId="3EB479B7" w:rsidR="00ED4EA5" w:rsidRPr="002670FA" w:rsidRDefault="00174A58" w:rsidP="00174A58">
      <w:pPr>
        <w:pStyle w:val="Heading5"/>
      </w:pPr>
      <w:r w:rsidRPr="00D970E9">
        <w:rPr>
          <w:lang w:val="en-CA"/>
        </w:rPr>
        <w:t>gmFeatureDescription</w:t>
      </w:r>
      <w:r>
        <w:rPr>
          <w:lang w:val="en-CA"/>
        </w:rPr>
        <w:t xml:space="preserve"> (stub property)</w:t>
      </w:r>
    </w:p>
    <w:p w14:paraId="6C52269B" w14:textId="30D6651A" w:rsidR="00174A58" w:rsidRDefault="00174A58" w:rsidP="00174A58">
      <w:pPr>
        <w:rPr>
          <w:lang w:val="en-CA"/>
        </w:rPr>
      </w:pPr>
      <w:r>
        <w:rPr>
          <w:lang w:val="en-CA"/>
        </w:rPr>
        <w:t xml:space="preserve">The property </w:t>
      </w:r>
      <w:r w:rsidRPr="005163F2">
        <w:rPr>
          <w:rStyle w:val="Entity"/>
        </w:rPr>
        <w:t>gmFeatureDescription</w:t>
      </w:r>
      <w:proofErr w:type="gramStart"/>
      <w:r w:rsidRPr="005163F2">
        <w:rPr>
          <w:rStyle w:val="Entity"/>
        </w:rPr>
        <w:t>:GeomorphologicUnitAbstractDescription</w:t>
      </w:r>
      <w:proofErr w:type="gramEnd"/>
      <w:r w:rsidRPr="00174A58">
        <w:rPr>
          <w:lang w:val="en-CA"/>
        </w:rPr>
        <w:t xml:space="preserve"> </w:t>
      </w:r>
      <w:r>
        <w:rPr>
          <w:lang w:val="en-CA"/>
        </w:rPr>
        <w:t>provide</w:t>
      </w:r>
      <w:r w:rsidR="002670FA">
        <w:rPr>
          <w:lang w:val="en-CA"/>
        </w:rPr>
        <w:t>s</w:t>
      </w:r>
      <w:r>
        <w:rPr>
          <w:lang w:val="en-CA"/>
        </w:rPr>
        <w:t xml:space="preserve"> d</w:t>
      </w:r>
      <w:r w:rsidRPr="005D6D19">
        <w:rPr>
          <w:lang w:val="en-CA"/>
        </w:rPr>
        <w:t xml:space="preserve">etailed </w:t>
      </w:r>
      <w:r>
        <w:rPr>
          <w:lang w:val="en-CA"/>
        </w:rPr>
        <w:t>morphologic</w:t>
      </w:r>
      <w:r w:rsidRPr="005D6D19">
        <w:rPr>
          <w:lang w:val="en-CA"/>
        </w:rPr>
        <w:t xml:space="preserve"> description.  This is a stub property in GeoSciML Basic</w:t>
      </w:r>
      <w:r>
        <w:rPr>
          <w:lang w:val="en-CA"/>
        </w:rPr>
        <w:t xml:space="preserve"> since </w:t>
      </w:r>
      <w:r w:rsidRPr="005163F2">
        <w:rPr>
          <w:rStyle w:val="Entity"/>
        </w:rPr>
        <w:t>GeomorphologicUnitAbstractDescription</w:t>
      </w:r>
      <w:r>
        <w:rPr>
          <w:lang w:val="en-CA"/>
        </w:rPr>
        <w:t xml:space="preserve"> is an abstract class with no concrete subtype in GeoSciML Basic.</w:t>
      </w:r>
    </w:p>
    <w:p w14:paraId="7B2C70FE" w14:textId="06D0BC36" w:rsidR="00E1402F" w:rsidRDefault="00E1402F" w:rsidP="00E1402F">
      <w:pPr>
        <w:pStyle w:val="Heading4"/>
      </w:pPr>
      <w:r w:rsidRPr="00E1402F">
        <w:t>NaturalGeomorphologicFeature</w:t>
      </w:r>
    </w:p>
    <w:p w14:paraId="10D105A3" w14:textId="77777777" w:rsidR="00E1402F" w:rsidRDefault="00E1402F" w:rsidP="00FB057B"/>
    <w:p w14:paraId="2CA06FD3" w14:textId="77963E2A" w:rsidR="00E1402F" w:rsidRDefault="00E1402F" w:rsidP="00FB057B">
      <w:r w:rsidRPr="00E1402F">
        <w:t xml:space="preserve">A </w:t>
      </w:r>
      <w:r w:rsidR="00ED4EA5">
        <w:t xml:space="preserve">natural geomorphologic feature is a </w:t>
      </w:r>
      <w:r w:rsidRPr="00E1402F">
        <w:t>geomorphologic feature (</w:t>
      </w:r>
      <w:r w:rsidR="007B5B87" w:rsidRPr="00E1402F">
        <w:t>i.e.</w:t>
      </w:r>
      <w:r w:rsidRPr="00E1402F">
        <w:t>, landform) that has been created by natural Earth processes. For example, river channel, beach ridge, caldera, canyon, moraine</w:t>
      </w:r>
      <w:r w:rsidR="00ED4EA5">
        <w:t xml:space="preserve"> or</w:t>
      </w:r>
      <w:r w:rsidRPr="00E1402F">
        <w:t xml:space="preserve"> mud flat.</w:t>
      </w:r>
    </w:p>
    <w:p w14:paraId="33961CF1" w14:textId="13F89D98" w:rsidR="003D6337" w:rsidRDefault="003D6337" w:rsidP="007F03F0">
      <w:pPr>
        <w:pStyle w:val="Heading5"/>
      </w:pPr>
      <w:r w:rsidRPr="003D6337">
        <w:t>naturalGeomorphologicFeatureType</w:t>
      </w:r>
    </w:p>
    <w:p w14:paraId="19689FAF" w14:textId="7C6C58A3" w:rsidR="003D6337" w:rsidRDefault="003D6337" w:rsidP="00FB057B">
      <w:r>
        <w:t xml:space="preserve">The property </w:t>
      </w:r>
      <w:r w:rsidRPr="005163F2">
        <w:rPr>
          <w:rStyle w:val="Entity"/>
        </w:rPr>
        <w:t>naturalGeomorphologicFeatureType: NaturalGeomorphologicFeatureTypeTerm</w:t>
      </w:r>
      <w:r>
        <w:t xml:space="preserve"> </w:t>
      </w:r>
      <w:r w:rsidR="002670FA">
        <w:t>is</w:t>
      </w:r>
      <w:r w:rsidRPr="003D6337">
        <w:t xml:space="preserve"> </w:t>
      </w:r>
      <w:r>
        <w:t>a term from</w:t>
      </w:r>
      <w:r w:rsidRPr="003D6337">
        <w:t xml:space="preserve"> a </w:t>
      </w:r>
      <w:r w:rsidR="002670FA">
        <w:t>controlled vocabulary</w:t>
      </w:r>
      <w:r w:rsidRPr="003D6337">
        <w:t xml:space="preserve"> describing the type of geomorphologic feature</w:t>
      </w:r>
      <w:r w:rsidR="008D422E">
        <w:t>.</w:t>
      </w:r>
    </w:p>
    <w:p w14:paraId="7A5651AC" w14:textId="378AA02B" w:rsidR="00E1402F" w:rsidRDefault="00E1402F" w:rsidP="00E1402F">
      <w:pPr>
        <w:autoSpaceDE w:val="0"/>
        <w:autoSpaceDN w:val="0"/>
        <w:adjustRightInd w:val="0"/>
        <w:spacing w:after="0"/>
        <w:rPr>
          <w:color w:val="000000"/>
          <w:sz w:val="20"/>
          <w:szCs w:val="20"/>
          <w:lang w:val="en-CA"/>
        </w:rPr>
      </w:pPr>
      <w:bookmarkStart w:id="316" w:name="BKM_4E3AD03A_F983_4BE7_BAD7_D46FA41454DA"/>
      <w:bookmarkEnd w:id="316"/>
    </w:p>
    <w:p w14:paraId="4D045EDB" w14:textId="15148CA1" w:rsidR="003D6337" w:rsidRPr="002670FA" w:rsidRDefault="008D422E" w:rsidP="002670FA">
      <w:pPr>
        <w:pStyle w:val="Heading5"/>
        <w:rPr>
          <w:lang w:val="en-CA"/>
        </w:rPr>
      </w:pPr>
      <w:r>
        <w:rPr>
          <w:lang w:val="en-CA"/>
        </w:rPr>
        <w:t>a</w:t>
      </w:r>
      <w:r w:rsidR="003D6337" w:rsidRPr="00D970E9">
        <w:rPr>
          <w:lang w:val="en-CA"/>
        </w:rPr>
        <w:t>ctivity</w:t>
      </w:r>
    </w:p>
    <w:p w14:paraId="457AD5F3" w14:textId="73AF4F66" w:rsidR="003D6337" w:rsidRDefault="003D6337" w:rsidP="007F03F0">
      <w:pPr>
        <w:rPr>
          <w:lang w:val="en-CA"/>
        </w:rPr>
      </w:pPr>
      <w:r>
        <w:rPr>
          <w:lang w:val="en-CA"/>
        </w:rPr>
        <w:t xml:space="preserve">The </w:t>
      </w:r>
      <w:r w:rsidRPr="005163F2">
        <w:rPr>
          <w:rStyle w:val="Entity"/>
        </w:rPr>
        <w:t>activity</w:t>
      </w:r>
      <w:r>
        <w:rPr>
          <w:lang w:val="en-CA"/>
        </w:rPr>
        <w:t xml:space="preserve"> </w:t>
      </w:r>
      <w:r w:rsidR="005163F2">
        <w:rPr>
          <w:lang w:val="en-CA"/>
        </w:rPr>
        <w:t>property (</w:t>
      </w:r>
      <w:r w:rsidR="008F3406">
        <w:rPr>
          <w:rStyle w:val="Entity"/>
        </w:rPr>
        <w:t>SWE::Category</w:t>
      </w:r>
      <w:r>
        <w:rPr>
          <w:lang w:val="en-CA"/>
        </w:rPr>
        <w:t>) contain</w:t>
      </w:r>
      <w:r w:rsidR="002670FA">
        <w:rPr>
          <w:lang w:val="en-CA"/>
        </w:rPr>
        <w:t>s</w:t>
      </w:r>
      <w:r>
        <w:rPr>
          <w:lang w:val="en-CA"/>
        </w:rPr>
        <w:t xml:space="preserve"> a category term from a controlled vocabulary describing</w:t>
      </w:r>
      <w:r w:rsidRPr="003D6337">
        <w:rPr>
          <w:lang w:val="en-CA"/>
        </w:rPr>
        <w:t xml:space="preserve"> the current activity status of the geomorphologic feature (</w:t>
      </w:r>
      <w:r w:rsidR="007B5B87" w:rsidRPr="003D6337">
        <w:rPr>
          <w:lang w:val="en-CA"/>
        </w:rPr>
        <w:t>e.g.</w:t>
      </w:r>
      <w:r w:rsidRPr="003D6337">
        <w:rPr>
          <w:lang w:val="en-CA"/>
        </w:rPr>
        <w:t xml:space="preserve">, currently active, dormant, inactive, reactivated, </w:t>
      </w:r>
      <w:r w:rsidR="007B5B87" w:rsidRPr="003D6337">
        <w:rPr>
          <w:lang w:val="en-CA"/>
        </w:rPr>
        <w:t>etc.</w:t>
      </w:r>
      <w:r w:rsidRPr="003D6337">
        <w:rPr>
          <w:lang w:val="en-CA"/>
        </w:rPr>
        <w:t>)</w:t>
      </w:r>
      <w:r w:rsidR="008D422E">
        <w:rPr>
          <w:lang w:val="en-CA"/>
        </w:rPr>
        <w:t>.</w:t>
      </w:r>
    </w:p>
    <w:p w14:paraId="7601DBAC" w14:textId="22D988BA" w:rsidR="00E1402F" w:rsidRDefault="00E1402F" w:rsidP="00E1402F">
      <w:pPr>
        <w:pStyle w:val="Heading4"/>
      </w:pPr>
      <w:bookmarkStart w:id="317" w:name="BKM_D58E407D_6BD7_451C_AC84_ED75498146C5"/>
      <w:bookmarkStart w:id="318" w:name="BKM_60D7A041_DA67_4836_A9CF_067E59A5AD76"/>
      <w:bookmarkEnd w:id="317"/>
      <w:bookmarkEnd w:id="318"/>
      <w:r w:rsidRPr="00E1402F">
        <w:t>AnthropogenicGeomorphologicFeature</w:t>
      </w:r>
    </w:p>
    <w:p w14:paraId="003D96E3" w14:textId="77777777" w:rsidR="00E1402F" w:rsidRPr="00E1402F" w:rsidRDefault="00E1402F" w:rsidP="00E1402F"/>
    <w:p w14:paraId="0E5F08C3" w14:textId="00847889" w:rsidR="00E1402F" w:rsidRDefault="00E1402F" w:rsidP="00FB057B">
      <w:r w:rsidRPr="00E1402F">
        <w:t>A</w:t>
      </w:r>
      <w:r w:rsidR="00F829B5">
        <w:t>n ant</w:t>
      </w:r>
      <w:r w:rsidR="007B5B87">
        <w:t>h</w:t>
      </w:r>
      <w:r w:rsidR="00F829B5">
        <w:t>ropogenic</w:t>
      </w:r>
      <w:r w:rsidR="007B5B87">
        <w:t xml:space="preserve"> </w:t>
      </w:r>
      <w:r w:rsidRPr="00E1402F">
        <w:t xml:space="preserve">geomorphologic feature </w:t>
      </w:r>
      <w:r w:rsidR="00F829B5">
        <w:t xml:space="preserve">is a geomorphologic feature </w:t>
      </w:r>
      <w:r w:rsidR="00F829B5" w:rsidRPr="00E1402F">
        <w:t>(</w:t>
      </w:r>
      <w:r w:rsidR="007B5B87" w:rsidRPr="00E1402F">
        <w:t>i.e.</w:t>
      </w:r>
      <w:r w:rsidR="00F829B5" w:rsidRPr="00E1402F">
        <w:t xml:space="preserve">, landform) </w:t>
      </w:r>
      <w:r w:rsidRPr="00E1402F">
        <w:t xml:space="preserve">which has been created by human activity. </w:t>
      </w:r>
      <w:r w:rsidR="001A53ED">
        <w:t xml:space="preserve"> </w:t>
      </w:r>
      <w:r w:rsidRPr="00E1402F">
        <w:t>For example</w:t>
      </w:r>
      <w:r w:rsidR="008D422E">
        <w:t xml:space="preserve">, </w:t>
      </w:r>
      <w:r w:rsidR="007B5B87">
        <w:t>a</w:t>
      </w:r>
      <w:r w:rsidR="007B5B87" w:rsidRPr="00E1402F">
        <w:t xml:space="preserve"> dredged</w:t>
      </w:r>
      <w:r w:rsidRPr="00E1402F">
        <w:t xml:space="preserve"> channel, midden, open pit</w:t>
      </w:r>
      <w:r w:rsidR="00F829B5">
        <w:t xml:space="preserve"> or</w:t>
      </w:r>
      <w:r w:rsidRPr="00E1402F">
        <w:t xml:space="preserve"> reclaimed land.</w:t>
      </w:r>
    </w:p>
    <w:p w14:paraId="59C8F558" w14:textId="77777777" w:rsidR="008D422E" w:rsidRDefault="008D422E" w:rsidP="00FB057B"/>
    <w:p w14:paraId="166A1728" w14:textId="32D0A4F7" w:rsidR="00F829B5" w:rsidRDefault="00F829B5" w:rsidP="007F03F0">
      <w:pPr>
        <w:pStyle w:val="Heading5"/>
        <w:rPr>
          <w:lang w:val="en-CA"/>
        </w:rPr>
      </w:pPr>
      <w:r w:rsidRPr="00D970E9">
        <w:rPr>
          <w:lang w:val="en-CA"/>
        </w:rPr>
        <w:t>anthropogenicGeomorphologicFeatureType</w:t>
      </w:r>
    </w:p>
    <w:p w14:paraId="095558B2" w14:textId="18E36651" w:rsidR="00F829B5" w:rsidRDefault="00F829B5" w:rsidP="00F829B5">
      <w:r>
        <w:t xml:space="preserve">The </w:t>
      </w:r>
      <w:r w:rsidRPr="005163F2">
        <w:rPr>
          <w:rStyle w:val="Entity"/>
        </w:rPr>
        <w:t>anthropogenicGeomorphologicFeatureType: AnthropogenicGeomorphologicFeatureTypeTerm</w:t>
      </w:r>
      <w:r>
        <w:t xml:space="preserve"> </w:t>
      </w:r>
      <w:r w:rsidR="002670FA">
        <w:t>is</w:t>
      </w:r>
      <w:r>
        <w:t xml:space="preserve"> a</w:t>
      </w:r>
      <w:r w:rsidRPr="00F829B5">
        <w:t xml:space="preserve"> reference </w:t>
      </w:r>
      <w:r>
        <w:t xml:space="preserve">from a controlled vocabulary </w:t>
      </w:r>
      <w:r w:rsidRPr="00F829B5">
        <w:t>describing the type of geomorphologic feature</w:t>
      </w:r>
      <w:r>
        <w:t>.</w:t>
      </w:r>
    </w:p>
    <w:p w14:paraId="4FD597A6" w14:textId="77777777" w:rsidR="008D422E" w:rsidRDefault="008D422E" w:rsidP="00F829B5"/>
    <w:p w14:paraId="5E8855AE" w14:textId="77777777" w:rsidR="00390DF7" w:rsidRDefault="00390DF7" w:rsidP="00DB2D3A">
      <w:pPr>
        <w:pStyle w:val="Heading3"/>
        <w:rPr>
          <w:lang w:val="en-CA"/>
        </w:rPr>
      </w:pPr>
      <w:bookmarkStart w:id="319" w:name="BKM_226E2406_CB91_4741_B565_53E336A2E054"/>
      <w:bookmarkStart w:id="320" w:name="BKM_FB2680F3_627E_464F_82B9_677F1AC277D7"/>
      <w:bookmarkStart w:id="321" w:name="_Toc456946974"/>
      <w:bookmarkEnd w:id="319"/>
      <w:bookmarkEnd w:id="320"/>
      <w:r>
        <w:rPr>
          <w:lang w:val="en-CA"/>
        </w:rPr>
        <w:t>Collection</w:t>
      </w:r>
      <w:bookmarkEnd w:id="321"/>
    </w:p>
    <w:p w14:paraId="5027A8ED" w14:textId="77777777" w:rsidR="008D422E" w:rsidRDefault="008D422E" w:rsidP="00390DF7"/>
    <w:p w14:paraId="43EFB6DB" w14:textId="39E13B11" w:rsidR="00390DF7" w:rsidRDefault="00F829B5" w:rsidP="00390DF7">
      <w:r>
        <w:t>A GeoSciML collection is a convenience class to manage sets of feature</w:t>
      </w:r>
      <w:r w:rsidR="00241C7C">
        <w:t xml:space="preserve"> </w:t>
      </w:r>
      <w:r>
        <w:t>or type instance</w:t>
      </w:r>
      <w:r w:rsidR="00241C7C">
        <w:t>s</w:t>
      </w:r>
      <w:r>
        <w:t>.  A c</w:t>
      </w:r>
      <w:r w:rsidR="00390DF7">
        <w:t xml:space="preserve">ollection contains classes that facilitate the structuring of WFS response documents and other application uses.   </w:t>
      </w:r>
    </w:p>
    <w:p w14:paraId="709CBDB4" w14:textId="0E7D12A3" w:rsidR="00390DF7" w:rsidRDefault="00F658C5" w:rsidP="00390DF7">
      <w:pPr>
        <w:keepNext/>
      </w:pPr>
      <w:r>
        <w:rPr>
          <w:noProof/>
          <w:lang w:val="en-CA" w:eastAsia="en-CA"/>
        </w:rPr>
        <w:lastRenderedPageBreak/>
        <w:drawing>
          <wp:inline distT="0" distB="0" distL="0" distR="0" wp14:anchorId="2908CF57" wp14:editId="68332E1E">
            <wp:extent cx="5486400" cy="49053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4905375"/>
                    </a:xfrm>
                    <a:prstGeom prst="rect">
                      <a:avLst/>
                    </a:prstGeom>
                    <a:noFill/>
                    <a:ln>
                      <a:noFill/>
                    </a:ln>
                  </pic:spPr>
                </pic:pic>
              </a:graphicData>
            </a:graphic>
          </wp:inline>
        </w:drawing>
      </w:r>
    </w:p>
    <w:p w14:paraId="16086824" w14:textId="03CFC970" w:rsidR="00390DF7" w:rsidRDefault="00390DF7" w:rsidP="00390DF7">
      <w:pPr>
        <w:pStyle w:val="Caption"/>
      </w:pPr>
      <w:bookmarkStart w:id="322" w:name="_Ref432749513"/>
      <w:r>
        <w:t xml:space="preserve">Figure </w:t>
      </w:r>
      <w:r w:rsidR="00673E83">
        <w:fldChar w:fldCharType="begin"/>
      </w:r>
      <w:r w:rsidR="00673E83">
        <w:instrText xml:space="preserve"> SEQ Figure \* ARABIC </w:instrText>
      </w:r>
      <w:r w:rsidR="00673E83">
        <w:fldChar w:fldCharType="separate"/>
      </w:r>
      <w:r w:rsidR="00E15963">
        <w:rPr>
          <w:noProof/>
        </w:rPr>
        <w:t>23</w:t>
      </w:r>
      <w:r w:rsidR="00673E83">
        <w:rPr>
          <w:noProof/>
        </w:rPr>
        <w:fldChar w:fldCharType="end"/>
      </w:r>
      <w:bookmarkEnd w:id="322"/>
      <w:r>
        <w:t xml:space="preserve">: GSML collection </w:t>
      </w:r>
      <w:r w:rsidR="00853941">
        <w:t xml:space="preserve">summary </w:t>
      </w:r>
      <w:r>
        <w:t>diagram</w:t>
      </w:r>
      <w:r w:rsidR="00853941">
        <w:t>.</w:t>
      </w:r>
    </w:p>
    <w:p w14:paraId="30502326" w14:textId="66CAEB2C" w:rsidR="00C800D0" w:rsidRDefault="00C800D0" w:rsidP="007F03F0">
      <w:pPr>
        <w:pStyle w:val="Heading4"/>
      </w:pPr>
      <w:r>
        <w:t>GSML</w:t>
      </w:r>
    </w:p>
    <w:p w14:paraId="1C885BF9" w14:textId="77777777" w:rsidR="008D422E" w:rsidRDefault="008D422E" w:rsidP="00390DF7"/>
    <w:p w14:paraId="0D613F6D" w14:textId="3D4097F5" w:rsidR="00C800D0" w:rsidRDefault="00C800D0" w:rsidP="00390DF7">
      <w:r w:rsidRPr="00284971">
        <w:rPr>
          <w:rStyle w:val="Entity"/>
        </w:rPr>
        <w:t>GSML</w:t>
      </w:r>
      <w:r>
        <w:t xml:space="preserve"> is a collection class </w:t>
      </w:r>
      <w:r w:rsidR="002670FA">
        <w:t xml:space="preserve">grouping a set of features or types which are members of this collection.  A </w:t>
      </w:r>
      <w:r w:rsidR="002670FA" w:rsidRPr="00902321">
        <w:rPr>
          <w:rStyle w:val="Entity"/>
        </w:rPr>
        <w:t>collectionType</w:t>
      </w:r>
      <w:r w:rsidR="002670FA">
        <w:t xml:space="preserve"> property provides context or purpose.</w:t>
      </w:r>
    </w:p>
    <w:p w14:paraId="04F35559" w14:textId="19FDFEC3" w:rsidR="00C800D0" w:rsidRPr="00C800D0" w:rsidRDefault="002670FA" w:rsidP="00F5322E">
      <w:pPr>
        <w:pStyle w:val="Heading5"/>
      </w:pPr>
      <w:r>
        <w:t>m</w:t>
      </w:r>
      <w:r w:rsidR="00C800D0">
        <w:t>ember</w:t>
      </w:r>
    </w:p>
    <w:p w14:paraId="76339AA8" w14:textId="2C8DF99D" w:rsidR="00C800D0" w:rsidRDefault="00C800D0" w:rsidP="00C800D0">
      <w:r>
        <w:t xml:space="preserve">The </w:t>
      </w:r>
      <w:r w:rsidRPr="00902321">
        <w:rPr>
          <w:rStyle w:val="Entity"/>
        </w:rPr>
        <w:t>member</w:t>
      </w:r>
      <w:r>
        <w:t xml:space="preserve"> property is an a</w:t>
      </w:r>
      <w:r w:rsidRPr="00C800D0">
        <w:t xml:space="preserve">ssociation that allows </w:t>
      </w:r>
      <w:r>
        <w:t xml:space="preserve">links a GSML instance to </w:t>
      </w:r>
      <w:r w:rsidRPr="00C800D0">
        <w:t>features and object</w:t>
      </w:r>
      <w:r>
        <w:t>s to be included as members of the collection</w:t>
      </w:r>
      <w:r w:rsidRPr="00C800D0">
        <w:t>.</w:t>
      </w:r>
      <w:r>
        <w:t xml:space="preserve">  A collection can be made of </w:t>
      </w:r>
      <w:r w:rsidR="007B5B87">
        <w:t>heterogeneous</w:t>
      </w:r>
      <w:r>
        <w:t xml:space="preserve"> items.</w:t>
      </w:r>
    </w:p>
    <w:p w14:paraId="061DFC7F" w14:textId="1E075A9A" w:rsidR="00C800D0" w:rsidRDefault="00C800D0" w:rsidP="007F03F0">
      <w:pPr>
        <w:pStyle w:val="Heading5"/>
      </w:pPr>
      <w:r>
        <w:t>collectionType</w:t>
      </w:r>
    </w:p>
    <w:p w14:paraId="69DA2835" w14:textId="77777777" w:rsidR="003B49DD" w:rsidRPr="003B49DD" w:rsidRDefault="003B49DD"/>
    <w:p w14:paraId="56D37AFB" w14:textId="2EC27542" w:rsidR="00C800D0" w:rsidRDefault="00C800D0" w:rsidP="00390DF7">
      <w:r>
        <w:lastRenderedPageBreak/>
        <w:t xml:space="preserve">The </w:t>
      </w:r>
      <w:r w:rsidRPr="00902321">
        <w:rPr>
          <w:rStyle w:val="Entity"/>
        </w:rPr>
        <w:t>collectionType</w:t>
      </w:r>
      <w:proofErr w:type="gramStart"/>
      <w:r w:rsidRPr="00902321">
        <w:rPr>
          <w:rStyle w:val="Entity"/>
        </w:rPr>
        <w:t>:CollectionTypeTerm</w:t>
      </w:r>
      <w:proofErr w:type="gramEnd"/>
      <w:r>
        <w:t xml:space="preserve"> property </w:t>
      </w:r>
      <w:r w:rsidR="007353E7">
        <w:t>contains</w:t>
      </w:r>
      <w:r>
        <w:t xml:space="preserve"> a term from a controlled vocabulary describing th</w:t>
      </w:r>
      <w:r w:rsidR="003B49DD">
        <w:t>e type of collection</w:t>
      </w:r>
      <w:r w:rsidR="008B246E">
        <w:t>, such as G</w:t>
      </w:r>
      <w:r w:rsidR="002670FA">
        <w:t>eologic Map, Boreholes, 3D mode</w:t>
      </w:r>
      <w:r w:rsidR="008B246E">
        <w:t>l</w:t>
      </w:r>
      <w:r w:rsidR="002670FA">
        <w:t>s</w:t>
      </w:r>
      <w:r w:rsidR="008B246E">
        <w:t>.</w:t>
      </w:r>
    </w:p>
    <w:p w14:paraId="476C3A5A" w14:textId="6DE0D5C6" w:rsidR="00C800D0" w:rsidRDefault="00C800D0" w:rsidP="007F03F0">
      <w:pPr>
        <w:pStyle w:val="Heading4"/>
      </w:pPr>
      <w:r>
        <w:t>GSMLItem</w:t>
      </w:r>
    </w:p>
    <w:p w14:paraId="77334CF6" w14:textId="77777777" w:rsidR="00C800D0" w:rsidRDefault="00C800D0" w:rsidP="00390DF7"/>
    <w:p w14:paraId="0A1E3B0B" w14:textId="69300B2A" w:rsidR="00390DF7" w:rsidRDefault="00390DF7" w:rsidP="00390DF7">
      <w:r w:rsidRPr="00902321">
        <w:rPr>
          <w:rStyle w:val="Entity"/>
        </w:rPr>
        <w:t>GSML</w:t>
      </w:r>
      <w:r w:rsidR="00C800D0" w:rsidRPr="00902321">
        <w:rPr>
          <w:rStyle w:val="Entity"/>
        </w:rPr>
        <w:t>Item</w:t>
      </w:r>
      <w:r>
        <w:t xml:space="preserve"> (</w:t>
      </w:r>
      <w:r>
        <w:fldChar w:fldCharType="begin"/>
      </w:r>
      <w:r>
        <w:instrText xml:space="preserve"> REF _Ref432749513 \h </w:instrText>
      </w:r>
      <w:r>
        <w:fldChar w:fldCharType="separate"/>
      </w:r>
      <w:r w:rsidR="00F02ED9">
        <w:t xml:space="preserve">Figure </w:t>
      </w:r>
      <w:r w:rsidR="00F02ED9">
        <w:rPr>
          <w:noProof/>
        </w:rPr>
        <w:t>32</w:t>
      </w:r>
      <w:r>
        <w:fldChar w:fldCharType="end"/>
      </w:r>
      <w:r>
        <w:t xml:space="preserve">) constrains the collection members to instances of </w:t>
      </w:r>
      <w:r w:rsidRPr="00902321">
        <w:rPr>
          <w:rStyle w:val="Entity"/>
        </w:rPr>
        <w:t>EarthMaterial</w:t>
      </w:r>
      <w:r>
        <w:t xml:space="preserve">, </w:t>
      </w:r>
      <w:r w:rsidRPr="00902321">
        <w:rPr>
          <w:rStyle w:val="Entity"/>
        </w:rPr>
        <w:t>GeologicFeature</w:t>
      </w:r>
      <w:r>
        <w:t xml:space="preserve">, </w:t>
      </w:r>
      <w:r w:rsidRPr="00902321">
        <w:rPr>
          <w:rStyle w:val="Entity"/>
        </w:rPr>
        <w:t>GM_Object</w:t>
      </w:r>
      <w:r>
        <w:t xml:space="preserve">, </w:t>
      </w:r>
      <w:r w:rsidRPr="00902321">
        <w:rPr>
          <w:rStyle w:val="Entity"/>
        </w:rPr>
        <w:t>MappedFeature</w:t>
      </w:r>
      <w:r>
        <w:t xml:space="preserve">, </w:t>
      </w:r>
      <w:r w:rsidRPr="00902321">
        <w:rPr>
          <w:rStyle w:val="Entity"/>
        </w:rPr>
        <w:t>AbstractFeatureRelation</w:t>
      </w:r>
      <w:r>
        <w:t xml:space="preserve"> and </w:t>
      </w:r>
      <w:r w:rsidR="0099305B" w:rsidRPr="00902321">
        <w:rPr>
          <w:rStyle w:val="Entity"/>
        </w:rPr>
        <w:t>OM::</w:t>
      </w:r>
      <w:r w:rsidRPr="00902321">
        <w:rPr>
          <w:rStyle w:val="Entity"/>
        </w:rPr>
        <w:t>SF_SamplingFeature</w:t>
      </w:r>
      <w:r>
        <w:t xml:space="preserve">.  </w:t>
      </w:r>
      <w:r w:rsidR="003E7F91" w:rsidRPr="00902321">
        <w:rPr>
          <w:rStyle w:val="Entity"/>
        </w:rPr>
        <w:t>GSMLItem</w:t>
      </w:r>
      <w:r w:rsidR="003E7F91">
        <w:t xml:space="preserve"> has the stereotype </w:t>
      </w:r>
      <w:r w:rsidR="003E7F91" w:rsidRPr="00902321">
        <w:rPr>
          <w:rStyle w:val="xmlChar"/>
        </w:rPr>
        <w:t>&lt;&lt;Union&gt;&gt;</w:t>
      </w:r>
      <w:r w:rsidR="003E7F91">
        <w:t xml:space="preserve"> and according to ISO19103 (Clause 6.8.2), only one of the properties can be materialized at the time. </w:t>
      </w:r>
      <w:r>
        <w:t xml:space="preserve">It is important to note that the </w:t>
      </w:r>
      <w:r w:rsidRPr="00902321">
        <w:rPr>
          <w:rStyle w:val="xmlChar"/>
        </w:rPr>
        <w:t>&lt;&lt;Union&gt;&gt;</w:t>
      </w:r>
      <w:r>
        <w:t xml:space="preserve"> stereotype can be encoded in two distinct ways</w:t>
      </w:r>
      <w:r w:rsidR="00853941">
        <w:t>.</w:t>
      </w:r>
    </w:p>
    <w:p w14:paraId="44CBDCA1" w14:textId="50D8F69F" w:rsidR="00390DF7" w:rsidRPr="00390DF7" w:rsidRDefault="00390DF7" w:rsidP="00C44904">
      <w:pPr>
        <w:pStyle w:val="ListParagraph"/>
        <w:numPr>
          <w:ilvl w:val="0"/>
          <w:numId w:val="12"/>
        </w:numPr>
        <w:rPr>
          <w:lang w:val="en-CA"/>
        </w:rPr>
      </w:pPr>
      <w:r>
        <w:t>by materializing the GSMLItem  (as prescribed by ISO 19136)</w:t>
      </w:r>
      <w:r>
        <w:br/>
      </w:r>
      <w:r>
        <w:br/>
      </w:r>
      <w:r w:rsidR="00F658C5">
        <w:rPr>
          <w:noProof/>
          <w:lang w:val="en-CA" w:eastAsia="en-CA"/>
        </w:rPr>
        <w:drawing>
          <wp:inline distT="0" distB="0" distL="0" distR="0" wp14:anchorId="469BCCD1" wp14:editId="688DFCFB">
            <wp:extent cx="4229100" cy="6000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29100" cy="600075"/>
                    </a:xfrm>
                    <a:prstGeom prst="rect">
                      <a:avLst/>
                    </a:prstGeom>
                    <a:noFill/>
                    <a:ln>
                      <a:noFill/>
                    </a:ln>
                  </pic:spPr>
                </pic:pic>
              </a:graphicData>
            </a:graphic>
          </wp:inline>
        </w:drawing>
      </w:r>
      <w:r>
        <w:br/>
      </w:r>
    </w:p>
    <w:p w14:paraId="6388F53C" w14:textId="77777777" w:rsidR="007353E7" w:rsidRPr="007353E7" w:rsidRDefault="00390DF7" w:rsidP="00C44904">
      <w:pPr>
        <w:pStyle w:val="ListParagraph"/>
        <w:numPr>
          <w:ilvl w:val="0"/>
          <w:numId w:val="12"/>
        </w:numPr>
        <w:rPr>
          <w:rFonts w:ascii="Courier New" w:hAnsi="Courier New" w:cs="Courier New"/>
          <w:lang w:val="en-CA"/>
        </w:rPr>
      </w:pPr>
      <w:r>
        <w:t xml:space="preserve">using GSMLItem as a validation constrain </w:t>
      </w:r>
    </w:p>
    <w:p w14:paraId="5BDBD8D7" w14:textId="1834F1D1" w:rsidR="00390DF7" w:rsidRPr="00390DF7" w:rsidRDefault="00390DF7" w:rsidP="007353E7">
      <w:pPr>
        <w:pStyle w:val="ListParagraph"/>
        <w:rPr>
          <w:rFonts w:ascii="Courier New" w:hAnsi="Courier New" w:cs="Courier New"/>
          <w:lang w:val="en-CA"/>
        </w:rPr>
      </w:pPr>
      <w:r>
        <w:br/>
      </w:r>
      <w:r w:rsidR="00F658C5">
        <w:rPr>
          <w:rFonts w:ascii="Courier New" w:hAnsi="Courier New" w:cs="Courier New"/>
          <w:noProof/>
          <w:lang w:val="en-CA" w:eastAsia="en-CA"/>
        </w:rPr>
        <w:drawing>
          <wp:inline distT="0" distB="0" distL="0" distR="0" wp14:anchorId="7623DFC3" wp14:editId="6C6F37C0">
            <wp:extent cx="2628900" cy="742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28900" cy="742950"/>
                    </a:xfrm>
                    <a:prstGeom prst="rect">
                      <a:avLst/>
                    </a:prstGeom>
                    <a:noFill/>
                    <a:ln>
                      <a:noFill/>
                    </a:ln>
                  </pic:spPr>
                </pic:pic>
              </a:graphicData>
            </a:graphic>
          </wp:inline>
        </w:drawing>
      </w:r>
    </w:p>
    <w:p w14:paraId="1C1A8D78" w14:textId="2C0270F5" w:rsidR="00390DF7" w:rsidRDefault="00390DF7" w:rsidP="00390DF7">
      <w:pPr>
        <w:rPr>
          <w:lang w:val="en-CA"/>
        </w:rPr>
      </w:pPr>
      <w:r>
        <w:rPr>
          <w:lang w:val="en-CA"/>
        </w:rPr>
        <w:t xml:space="preserve">This requirements class does not impose any encoding style for Union stereotype, although </w:t>
      </w:r>
      <w:r w:rsidR="00241C7C">
        <w:rPr>
          <w:lang w:val="en-CA"/>
        </w:rPr>
        <w:t xml:space="preserve">in </w:t>
      </w:r>
      <w:r>
        <w:rPr>
          <w:lang w:val="en-CA"/>
        </w:rPr>
        <w:t xml:space="preserve">XML encoding requirements class </w:t>
      </w:r>
      <w:r w:rsidR="00E13DE0">
        <w:rPr>
          <w:lang w:val="en-CA"/>
        </w:rPr>
        <w:t>(</w:t>
      </w:r>
      <w:r w:rsidR="007B5B87">
        <w:rPr>
          <w:lang w:val="en-CA"/>
        </w:rPr>
        <w:t xml:space="preserve">See </w:t>
      </w:r>
      <w:r w:rsidR="00E13DE0">
        <w:rPr>
          <w:lang w:val="en-CA"/>
        </w:rPr>
        <w:fldChar w:fldCharType="begin"/>
      </w:r>
      <w:r w:rsidR="00E13DE0">
        <w:rPr>
          <w:lang w:val="en-CA"/>
        </w:rPr>
        <w:instrText xml:space="preserve"> REF _Ref446664275 \r \h </w:instrText>
      </w:r>
      <w:r w:rsidR="00E13DE0">
        <w:rPr>
          <w:lang w:val="en-CA"/>
        </w:rPr>
      </w:r>
      <w:r w:rsidR="00E13DE0">
        <w:rPr>
          <w:lang w:val="en-CA"/>
        </w:rPr>
        <w:fldChar w:fldCharType="separate"/>
      </w:r>
      <w:r w:rsidR="00F02ED9">
        <w:rPr>
          <w:lang w:val="en-CA"/>
        </w:rPr>
        <w:t>8.5</w:t>
      </w:r>
      <w:r w:rsidR="00E13DE0">
        <w:rPr>
          <w:lang w:val="en-CA"/>
        </w:rPr>
        <w:fldChar w:fldCharType="end"/>
      </w:r>
      <w:r w:rsidR="00E13DE0">
        <w:rPr>
          <w:lang w:val="en-CA"/>
        </w:rPr>
        <w:t xml:space="preserve">) </w:t>
      </w:r>
      <w:r w:rsidR="00241C7C">
        <w:rPr>
          <w:lang w:val="en-CA"/>
        </w:rPr>
        <w:t xml:space="preserve">we </w:t>
      </w:r>
      <w:r>
        <w:rPr>
          <w:lang w:val="en-CA"/>
        </w:rPr>
        <w:t xml:space="preserve">chose the second </w:t>
      </w:r>
      <w:r w:rsidR="00856F51">
        <w:rPr>
          <w:lang w:val="en-CA"/>
        </w:rPr>
        <w:t>option</w:t>
      </w:r>
      <w:r>
        <w:rPr>
          <w:lang w:val="en-CA"/>
        </w:rPr>
        <w:t>.</w:t>
      </w:r>
    </w:p>
    <w:p w14:paraId="6B933B62" w14:textId="573136C8" w:rsidR="00292781" w:rsidRDefault="00292781" w:rsidP="007F03F0">
      <w:r>
        <w:fldChar w:fldCharType="begin"/>
      </w:r>
      <w:r>
        <w:instrText xml:space="preserve"> REF _Ref440205961 \h </w:instrText>
      </w:r>
      <w:r w:rsidR="00902321">
        <w:instrText xml:space="preserve"> \* MERGEFORMAT </w:instrText>
      </w:r>
      <w:r>
        <w:fldChar w:fldCharType="separate"/>
      </w:r>
      <w:r w:rsidR="00F02ED9">
        <w:t xml:space="preserve">Table </w:t>
      </w:r>
      <w:r w:rsidR="00F02ED9">
        <w:rPr>
          <w:noProof/>
        </w:rPr>
        <w:t>3</w:t>
      </w:r>
      <w:r w:rsidR="00F02ED9">
        <w:t xml:space="preserve"> </w:t>
      </w:r>
      <w:r w:rsidR="00F02ED9" w:rsidRPr="00902321">
        <w:rPr>
          <w:rStyle w:val="Entity"/>
        </w:rPr>
        <w:t>GSMLItem</w:t>
      </w:r>
      <w:r w:rsidR="00F02ED9">
        <w:t xml:space="preserve"> property</w:t>
      </w:r>
      <w:r>
        <w:fldChar w:fldCharType="end"/>
      </w:r>
      <w:r>
        <w:t xml:space="preserve"> describes </w:t>
      </w:r>
      <w:r w:rsidR="00902321">
        <w:t>the types of members</w:t>
      </w:r>
      <w:r w:rsidR="00853941">
        <w:t>.</w:t>
      </w:r>
    </w:p>
    <w:p w14:paraId="0ACFC2A5" w14:textId="74B44496" w:rsidR="00292781" w:rsidRDefault="00292781" w:rsidP="007F03F0">
      <w:pPr>
        <w:pStyle w:val="Caption"/>
        <w:keepNext/>
      </w:pPr>
      <w:bookmarkStart w:id="323" w:name="_Ref440205961"/>
      <w:r>
        <w:t xml:space="preserve">Table </w:t>
      </w:r>
      <w:r w:rsidR="00415E41">
        <w:fldChar w:fldCharType="begin"/>
      </w:r>
      <w:r w:rsidR="00415E41">
        <w:instrText xml:space="preserve"> SEQ Table \* ARABIC </w:instrText>
      </w:r>
      <w:r w:rsidR="00415E41">
        <w:fldChar w:fldCharType="separate"/>
      </w:r>
      <w:r w:rsidR="00F02ED9">
        <w:rPr>
          <w:noProof/>
        </w:rPr>
        <w:t>3</w:t>
      </w:r>
      <w:r w:rsidR="00415E41">
        <w:fldChar w:fldCharType="end"/>
      </w:r>
      <w:r>
        <w:t xml:space="preserve"> GSMLItem property</w:t>
      </w:r>
      <w:bookmarkEnd w:id="323"/>
      <w:r w:rsidR="00853941">
        <w:t>.</w:t>
      </w:r>
    </w:p>
    <w:tbl>
      <w:tblPr>
        <w:tblW w:w="0" w:type="auto"/>
        <w:tblBorders>
          <w:top w:val="single" w:sz="8" w:space="0" w:color="4F81BD"/>
          <w:bottom w:val="single" w:sz="8" w:space="0" w:color="4F81BD"/>
        </w:tblBorders>
        <w:tblLook w:val="04A0" w:firstRow="1" w:lastRow="0" w:firstColumn="1" w:lastColumn="0" w:noHBand="0" w:noVBand="1"/>
      </w:tblPr>
      <w:tblGrid>
        <w:gridCol w:w="2256"/>
        <w:gridCol w:w="6600"/>
      </w:tblGrid>
      <w:tr w:rsidR="002E6CBA" w:rsidRPr="002E6CBA" w14:paraId="5DEA3B56" w14:textId="77777777" w:rsidTr="002E6CBA">
        <w:tc>
          <w:tcPr>
            <w:tcW w:w="2256" w:type="dxa"/>
            <w:tcBorders>
              <w:top w:val="single" w:sz="8" w:space="0" w:color="4F81BD"/>
              <w:left w:val="nil"/>
              <w:bottom w:val="single" w:sz="8" w:space="0" w:color="4F81BD"/>
              <w:right w:val="nil"/>
            </w:tcBorders>
            <w:shd w:val="clear" w:color="auto" w:fill="auto"/>
          </w:tcPr>
          <w:p w14:paraId="2A0185E8" w14:textId="1FEBA96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Property</w:t>
            </w:r>
          </w:p>
        </w:tc>
        <w:tc>
          <w:tcPr>
            <w:tcW w:w="6600" w:type="dxa"/>
            <w:tcBorders>
              <w:top w:val="single" w:sz="8" w:space="0" w:color="4F81BD"/>
              <w:left w:val="nil"/>
              <w:bottom w:val="single" w:sz="8" w:space="0" w:color="4F81BD"/>
              <w:right w:val="nil"/>
            </w:tcBorders>
            <w:shd w:val="clear" w:color="auto" w:fill="auto"/>
          </w:tcPr>
          <w:p w14:paraId="177AD280" w14:textId="3CBBC4CD"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Description</w:t>
            </w:r>
          </w:p>
        </w:tc>
      </w:tr>
      <w:tr w:rsidR="002E6CBA" w:rsidRPr="002E6CBA" w14:paraId="3945A133" w14:textId="77777777" w:rsidTr="002E6CBA">
        <w:tc>
          <w:tcPr>
            <w:tcW w:w="2256" w:type="dxa"/>
            <w:tcBorders>
              <w:left w:val="nil"/>
              <w:right w:val="nil"/>
            </w:tcBorders>
            <w:shd w:val="clear" w:color="auto" w:fill="D3DFEE"/>
          </w:tcPr>
          <w:p w14:paraId="7DF32CFA" w14:textId="651253D8"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earthMaterialItem</w:t>
            </w:r>
          </w:p>
        </w:tc>
        <w:tc>
          <w:tcPr>
            <w:tcW w:w="6600" w:type="dxa"/>
            <w:tcBorders>
              <w:left w:val="nil"/>
              <w:right w:val="nil"/>
            </w:tcBorders>
            <w:shd w:val="clear" w:color="auto" w:fill="D3DFEE"/>
          </w:tcPr>
          <w:p w14:paraId="751171BF" w14:textId="7BDF28F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earthMaterialItem attribute is a placeholder for the EarthMaterial class that is included as a member of a GSML Collection.</w:t>
            </w:r>
          </w:p>
        </w:tc>
      </w:tr>
      <w:tr w:rsidR="002E6CBA" w:rsidRPr="002E6CBA" w14:paraId="30CB5D9F" w14:textId="77777777" w:rsidTr="002E6CBA">
        <w:tc>
          <w:tcPr>
            <w:tcW w:w="2256" w:type="dxa"/>
            <w:shd w:val="clear" w:color="auto" w:fill="auto"/>
          </w:tcPr>
          <w:p w14:paraId="3F460243" w14:textId="0B275F16"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featureItem</w:t>
            </w:r>
          </w:p>
        </w:tc>
        <w:tc>
          <w:tcPr>
            <w:tcW w:w="6600" w:type="dxa"/>
            <w:shd w:val="clear" w:color="auto" w:fill="auto"/>
          </w:tcPr>
          <w:p w14:paraId="7BD18AEB" w14:textId="753654B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featureItem attribute is a placeholder for the GeologicFeature class that is included as a member of a GSML Collection.</w:t>
            </w:r>
          </w:p>
        </w:tc>
      </w:tr>
      <w:tr w:rsidR="002E6CBA" w:rsidRPr="002E6CBA" w14:paraId="00A92851" w14:textId="77777777" w:rsidTr="002E6CBA">
        <w:tc>
          <w:tcPr>
            <w:tcW w:w="2256" w:type="dxa"/>
            <w:tcBorders>
              <w:left w:val="nil"/>
              <w:right w:val="nil"/>
            </w:tcBorders>
            <w:shd w:val="clear" w:color="auto" w:fill="D3DFEE"/>
          </w:tcPr>
          <w:p w14:paraId="04D3672B" w14:textId="00778BC3"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geometryItem</w:t>
            </w:r>
          </w:p>
        </w:tc>
        <w:tc>
          <w:tcPr>
            <w:tcW w:w="6600" w:type="dxa"/>
            <w:tcBorders>
              <w:left w:val="nil"/>
              <w:right w:val="nil"/>
            </w:tcBorders>
            <w:shd w:val="clear" w:color="auto" w:fill="D3DFEE"/>
          </w:tcPr>
          <w:p w14:paraId="3D299E42" w14:textId="2373C99A"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geometryItem attribute is a placeholder for the AbstractGeometry class that is included as a member of a GSML Collection.</w:t>
            </w:r>
          </w:p>
        </w:tc>
      </w:tr>
      <w:tr w:rsidR="002E6CBA" w:rsidRPr="002E6CBA" w14:paraId="149C0E77" w14:textId="77777777" w:rsidTr="002E6CBA">
        <w:tc>
          <w:tcPr>
            <w:tcW w:w="2256" w:type="dxa"/>
            <w:shd w:val="clear" w:color="auto" w:fill="auto"/>
          </w:tcPr>
          <w:p w14:paraId="747C52D6" w14:textId="0539773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mappedItem</w:t>
            </w:r>
          </w:p>
        </w:tc>
        <w:tc>
          <w:tcPr>
            <w:tcW w:w="6600" w:type="dxa"/>
            <w:shd w:val="clear" w:color="auto" w:fill="auto"/>
          </w:tcPr>
          <w:p w14:paraId="6082CA69" w14:textId="10EEFC6E"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mappedItem attribute is a placeholder for the MappedFeature class that is included as a member of a GSML Collection.</w:t>
            </w:r>
          </w:p>
        </w:tc>
      </w:tr>
      <w:tr w:rsidR="002E6CBA" w:rsidRPr="002E6CBA" w14:paraId="2917F05B" w14:textId="77777777" w:rsidTr="002E6CBA">
        <w:tc>
          <w:tcPr>
            <w:tcW w:w="2256" w:type="dxa"/>
            <w:tcBorders>
              <w:left w:val="nil"/>
              <w:right w:val="nil"/>
            </w:tcBorders>
            <w:shd w:val="clear" w:color="auto" w:fill="D3DFEE"/>
          </w:tcPr>
          <w:p w14:paraId="41E3A96C" w14:textId="089FDF8A"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relationItem</w:t>
            </w:r>
          </w:p>
        </w:tc>
        <w:tc>
          <w:tcPr>
            <w:tcW w:w="6600" w:type="dxa"/>
            <w:tcBorders>
              <w:left w:val="nil"/>
              <w:right w:val="nil"/>
            </w:tcBorders>
            <w:shd w:val="clear" w:color="auto" w:fill="D3DFEE"/>
          </w:tcPr>
          <w:p w14:paraId="55E764EE" w14:textId="2F001B9C" w:rsidR="00292781" w:rsidRPr="002E6CBA" w:rsidRDefault="00292781" w:rsidP="00292781">
            <w:pPr>
              <w:rPr>
                <w:rFonts w:ascii="Calibri" w:hAnsi="Calibri"/>
                <w:color w:val="365F91"/>
                <w:sz w:val="20"/>
                <w:szCs w:val="20"/>
              </w:rPr>
            </w:pPr>
            <w:r w:rsidRPr="002E6CBA">
              <w:rPr>
                <w:rFonts w:ascii="Calibri" w:hAnsi="Calibri"/>
                <w:color w:val="365F91"/>
                <w:sz w:val="20"/>
                <w:szCs w:val="20"/>
              </w:rPr>
              <w:t xml:space="preserve">The relationItem attribute is a placeholder for the GeologicRelation class that </w:t>
            </w:r>
            <w:r w:rsidRPr="002E6CBA">
              <w:rPr>
                <w:rFonts w:ascii="Calibri" w:hAnsi="Calibri"/>
                <w:color w:val="365F91"/>
                <w:sz w:val="20"/>
                <w:szCs w:val="20"/>
              </w:rPr>
              <w:lastRenderedPageBreak/>
              <w:t>is included as a member of a GSML Collection.</w:t>
            </w:r>
          </w:p>
        </w:tc>
      </w:tr>
      <w:tr w:rsidR="002E6CBA" w:rsidRPr="002E6CBA" w14:paraId="4AC82E31" w14:textId="77777777" w:rsidTr="002E6CBA">
        <w:trPr>
          <w:trHeight w:val="497"/>
        </w:trPr>
        <w:tc>
          <w:tcPr>
            <w:tcW w:w="2256" w:type="dxa"/>
            <w:shd w:val="clear" w:color="auto" w:fill="auto"/>
          </w:tcPr>
          <w:p w14:paraId="166C8A22" w14:textId="784F6C95"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lastRenderedPageBreak/>
              <w:t>samplingFeatureItem</w:t>
            </w:r>
          </w:p>
        </w:tc>
        <w:tc>
          <w:tcPr>
            <w:tcW w:w="6600" w:type="dxa"/>
            <w:shd w:val="clear" w:color="auto" w:fill="auto"/>
          </w:tcPr>
          <w:p w14:paraId="5CFC013B" w14:textId="6A73344C" w:rsidR="00292781" w:rsidRPr="002E6CBA" w:rsidRDefault="00BE13EB" w:rsidP="00292781">
            <w:pPr>
              <w:rPr>
                <w:rFonts w:ascii="Calibri" w:hAnsi="Calibri"/>
                <w:color w:val="365F91"/>
                <w:sz w:val="20"/>
                <w:szCs w:val="20"/>
              </w:rPr>
            </w:pPr>
            <w:r w:rsidRPr="002E6CBA">
              <w:rPr>
                <w:rFonts w:ascii="Calibri" w:hAnsi="Calibri"/>
                <w:color w:val="365F91"/>
                <w:sz w:val="20"/>
                <w:szCs w:val="20"/>
              </w:rPr>
              <w:t>The s</w:t>
            </w:r>
            <w:r w:rsidR="00292781" w:rsidRPr="002E6CBA">
              <w:rPr>
                <w:rFonts w:ascii="Calibri" w:hAnsi="Calibri"/>
                <w:color w:val="365F91"/>
                <w:sz w:val="20"/>
                <w:szCs w:val="20"/>
              </w:rPr>
              <w:t>amplingFeatureItem attribute is a placeholder for the SamplingFeature class that is included as a member of a GSML Collection.</w:t>
            </w:r>
          </w:p>
        </w:tc>
      </w:tr>
    </w:tbl>
    <w:p w14:paraId="34C9254F" w14:textId="77777777" w:rsidR="00292781" w:rsidRPr="007F03F0" w:rsidRDefault="00292781" w:rsidP="007F03F0"/>
    <w:p w14:paraId="53CF4537" w14:textId="77777777" w:rsidR="00657E64" w:rsidRDefault="00657E64" w:rsidP="00657E64">
      <w:pPr>
        <w:pStyle w:val="Heading3"/>
        <w:rPr>
          <w:lang w:val="en-CA"/>
        </w:rPr>
      </w:pPr>
      <w:bookmarkStart w:id="324" w:name="_Toc456946975"/>
      <w:r>
        <w:rPr>
          <w:lang w:val="en-CA"/>
        </w:rPr>
        <w:t>GeoSciML Data Types</w:t>
      </w:r>
      <w:bookmarkEnd w:id="324"/>
    </w:p>
    <w:p w14:paraId="519F32B6" w14:textId="77777777" w:rsidR="00657E64" w:rsidRDefault="00657E64" w:rsidP="00657E64">
      <w:pPr>
        <w:rPr>
          <w:lang w:val="en-CA"/>
        </w:rPr>
      </w:pPr>
    </w:p>
    <w:p w14:paraId="57EB3D53" w14:textId="1F25411B" w:rsidR="00657E64" w:rsidRDefault="00657E64" w:rsidP="00657E64">
      <w:pPr>
        <w:rPr>
          <w:lang w:val="en-CA"/>
        </w:rPr>
      </w:pPr>
      <w:r>
        <w:rPr>
          <w:lang w:val="en-CA"/>
        </w:rPr>
        <w:t>GeoSciML Data is a</w:t>
      </w:r>
      <w:r w:rsidRPr="004A7E4D">
        <w:rPr>
          <w:lang w:val="en-CA"/>
        </w:rPr>
        <w:t xml:space="preserve"> package of </w:t>
      </w:r>
      <w:r w:rsidR="007C5519">
        <w:rPr>
          <w:lang w:val="en-CA"/>
        </w:rPr>
        <w:t>data types</w:t>
      </w:r>
      <w:r w:rsidR="007C5519" w:rsidRPr="004A7E4D">
        <w:rPr>
          <w:lang w:val="en-CA"/>
        </w:rPr>
        <w:t xml:space="preserve"> </w:t>
      </w:r>
      <w:r w:rsidRPr="004A7E4D">
        <w:rPr>
          <w:lang w:val="en-CA"/>
        </w:rPr>
        <w:t>t</w:t>
      </w:r>
      <w:r w:rsidR="007C5519">
        <w:rPr>
          <w:lang w:val="en-CA"/>
        </w:rPr>
        <w:t>hat</w:t>
      </w:r>
      <w:r w:rsidRPr="004A7E4D">
        <w:rPr>
          <w:lang w:val="en-CA"/>
        </w:rPr>
        <w:t xml:space="preserve"> describe</w:t>
      </w:r>
      <w:r w:rsidR="007C5519">
        <w:rPr>
          <w:lang w:val="en-CA"/>
        </w:rPr>
        <w:t>s</w:t>
      </w:r>
      <w:r w:rsidRPr="004A7E4D">
        <w:rPr>
          <w:lang w:val="en-CA"/>
        </w:rPr>
        <w:t xml:space="preserve"> the planar or linear orientation of a geologic feature</w:t>
      </w:r>
      <w:r w:rsidR="009F2754">
        <w:rPr>
          <w:lang w:val="en-CA"/>
        </w:rPr>
        <w:t xml:space="preserve"> using conventions used in geology</w:t>
      </w:r>
      <w:r w:rsidRPr="004A7E4D">
        <w:rPr>
          <w:lang w:val="en-CA"/>
        </w:rPr>
        <w:t xml:space="preserve">. </w:t>
      </w:r>
      <w:r>
        <w:rPr>
          <w:lang w:val="en-CA"/>
        </w:rPr>
        <w:t>They allow</w:t>
      </w:r>
      <w:r w:rsidRPr="004A7E4D">
        <w:rPr>
          <w:lang w:val="en-CA"/>
        </w:rPr>
        <w:t xml:space="preserve"> specifying direction by a numerical direction vector (</w:t>
      </w:r>
      <w:r w:rsidR="007B5B87" w:rsidRPr="004A7E4D">
        <w:rPr>
          <w:lang w:val="en-CA"/>
        </w:rPr>
        <w:t>e.g.</w:t>
      </w:r>
      <w:r w:rsidRPr="004A7E4D">
        <w:rPr>
          <w:lang w:val="en-CA"/>
        </w:rPr>
        <w:t>; dip/dip direction), or a</w:t>
      </w:r>
      <w:r w:rsidR="009F2754">
        <w:rPr>
          <w:lang w:val="en-CA"/>
        </w:rPr>
        <w:t>s a</w:t>
      </w:r>
      <w:r w:rsidRPr="004A7E4D">
        <w:rPr>
          <w:lang w:val="en-CA"/>
        </w:rPr>
        <w:t xml:space="preserve"> description (</w:t>
      </w:r>
      <w:r w:rsidR="007B5B87" w:rsidRPr="004A7E4D">
        <w:rPr>
          <w:lang w:val="en-CA"/>
        </w:rPr>
        <w:t>e.g.</w:t>
      </w:r>
      <w:r w:rsidRPr="004A7E4D">
        <w:rPr>
          <w:lang w:val="en-CA"/>
        </w:rPr>
        <w:t>; compass point (NE), or other text - "toward fold hinge", "below").</w:t>
      </w:r>
      <w:r w:rsidR="007C5519">
        <w:rPr>
          <w:lang w:val="en-CA"/>
        </w:rPr>
        <w:t xml:space="preserve">  </w:t>
      </w:r>
      <w:r w:rsidRPr="00C034E3">
        <w:rPr>
          <w:lang w:val="en-CA"/>
        </w:rPr>
        <w:t xml:space="preserve">An additional </w:t>
      </w:r>
      <w:r w:rsidRPr="00902321">
        <w:rPr>
          <w:rStyle w:val="Entity"/>
        </w:rPr>
        <w:t>GSML_QuantityRange</w:t>
      </w:r>
      <w:r w:rsidRPr="00C034E3">
        <w:rPr>
          <w:lang w:val="en-CA"/>
        </w:rPr>
        <w:t xml:space="preserve"> class extends </w:t>
      </w:r>
      <w:r w:rsidR="00253146" w:rsidRPr="00902321">
        <w:rPr>
          <w:rStyle w:val="Entity"/>
        </w:rPr>
        <w:t>SWE::Quantity</w:t>
      </w:r>
      <w:r w:rsidRPr="00902321">
        <w:rPr>
          <w:rStyle w:val="Entity"/>
        </w:rPr>
        <w:t>Range</w:t>
      </w:r>
      <w:r w:rsidRPr="00C034E3">
        <w:rPr>
          <w:lang w:val="en-CA"/>
        </w:rPr>
        <w:t xml:space="preserve"> to allow upper and lower values </w:t>
      </w:r>
      <w:r w:rsidR="009F2754">
        <w:rPr>
          <w:lang w:val="en-CA"/>
        </w:rPr>
        <w:t>in</w:t>
      </w:r>
      <w:r w:rsidR="007C5519" w:rsidRPr="00C034E3">
        <w:rPr>
          <w:lang w:val="en-CA"/>
        </w:rPr>
        <w:t xml:space="preserve"> </w:t>
      </w:r>
      <w:r w:rsidRPr="00C034E3">
        <w:rPr>
          <w:lang w:val="en-CA"/>
        </w:rPr>
        <w:t>a numerical range to be delivered as two separate at</w:t>
      </w:r>
      <w:r>
        <w:rPr>
          <w:lang w:val="en-CA"/>
        </w:rPr>
        <w:t>tributes. This is to facilitate</w:t>
      </w:r>
      <w:r w:rsidRPr="00C034E3">
        <w:rPr>
          <w:lang w:val="en-CA"/>
        </w:rPr>
        <w:t xml:space="preserve"> query</w:t>
      </w:r>
      <w:r>
        <w:rPr>
          <w:lang w:val="en-CA"/>
        </w:rPr>
        <w:t xml:space="preserve"> operations on upper and lower values by providing explicit names for these values (which are</w:t>
      </w:r>
      <w:r w:rsidR="002570EB">
        <w:rPr>
          <w:lang w:val="en-CA"/>
        </w:rPr>
        <w:t xml:space="preserve"> otherwise</w:t>
      </w:r>
      <w:r>
        <w:rPr>
          <w:lang w:val="en-CA"/>
        </w:rPr>
        <w:t xml:space="preserve"> encoded as anonymous members of an array in SWE common).</w:t>
      </w:r>
    </w:p>
    <w:p w14:paraId="769C7277" w14:textId="03A2AA11" w:rsidR="00657E64" w:rsidRDefault="00F658C5" w:rsidP="00657E64">
      <w:pPr>
        <w:keepNext/>
      </w:pPr>
      <w:r>
        <w:rPr>
          <w:noProof/>
          <w:lang w:val="en-CA" w:eastAsia="en-CA"/>
        </w:rPr>
        <w:lastRenderedPageBreak/>
        <w:drawing>
          <wp:inline distT="0" distB="0" distL="0" distR="0" wp14:anchorId="74C7BFF3" wp14:editId="14FB3165">
            <wp:extent cx="5486400" cy="6267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6267450"/>
                    </a:xfrm>
                    <a:prstGeom prst="rect">
                      <a:avLst/>
                    </a:prstGeom>
                    <a:noFill/>
                    <a:ln>
                      <a:noFill/>
                    </a:ln>
                  </pic:spPr>
                </pic:pic>
              </a:graphicData>
            </a:graphic>
          </wp:inline>
        </w:drawing>
      </w:r>
    </w:p>
    <w:p w14:paraId="6AE02CD9" w14:textId="60166783" w:rsidR="00657E64" w:rsidRDefault="00657E64" w:rsidP="00657E64">
      <w:pPr>
        <w:pStyle w:val="Caption"/>
      </w:pPr>
      <w:r>
        <w:t xml:space="preserve">Figure </w:t>
      </w:r>
      <w:r>
        <w:fldChar w:fldCharType="begin"/>
      </w:r>
      <w:r>
        <w:instrText xml:space="preserve"> SEQ Figure \* ARABIC </w:instrText>
      </w:r>
      <w:r>
        <w:fldChar w:fldCharType="separate"/>
      </w:r>
      <w:r w:rsidR="00E15963">
        <w:rPr>
          <w:noProof/>
        </w:rPr>
        <w:t>24</w:t>
      </w:r>
      <w:r>
        <w:rPr>
          <w:noProof/>
        </w:rPr>
        <w:fldChar w:fldCharType="end"/>
      </w:r>
      <w:r>
        <w:t xml:space="preserve"> : </w:t>
      </w:r>
      <w:r w:rsidR="00853941">
        <w:t>Summary diagram of s</w:t>
      </w:r>
      <w:r>
        <w:t>pecialised GeoSciML data types</w:t>
      </w:r>
      <w:r w:rsidR="00853941">
        <w:t>.</w:t>
      </w:r>
    </w:p>
    <w:p w14:paraId="35257725" w14:textId="77777777" w:rsidR="00657E64" w:rsidRDefault="00657E64" w:rsidP="00657E64">
      <w:pPr>
        <w:pStyle w:val="Heading4"/>
      </w:pPr>
      <w:r>
        <w:t>GSML_GeometricDescriptionValue</w:t>
      </w:r>
    </w:p>
    <w:p w14:paraId="79589916" w14:textId="77777777" w:rsidR="00657E64" w:rsidRDefault="00657E64" w:rsidP="00657E64"/>
    <w:p w14:paraId="56F5C83E" w14:textId="5EB1BBF1" w:rsidR="00657E64" w:rsidRDefault="00657E64" w:rsidP="00657E64">
      <w:r w:rsidRPr="00902321">
        <w:rPr>
          <w:rStyle w:val="Entity"/>
        </w:rPr>
        <w:t>GSML_GeometricDescriptionValue</w:t>
      </w:r>
      <w:r>
        <w:t xml:space="preserve"> is a special abstract data types for descriptions of planar or linear orientations of a geologic feature.   </w:t>
      </w:r>
      <w:r w:rsidR="00902321">
        <w:t xml:space="preserve">Different subtypes </w:t>
      </w:r>
      <w:r>
        <w:t xml:space="preserve">allow specifying direction by </w:t>
      </w:r>
      <w:r w:rsidR="00AE70CD">
        <w:t>di</w:t>
      </w:r>
      <w:r>
        <w:t>rection</w:t>
      </w:r>
      <w:r w:rsidR="00AE70CD">
        <w:t xml:space="preserve"> v</w:t>
      </w:r>
      <w:r>
        <w:t>ector (</w:t>
      </w:r>
      <w:r w:rsidR="007B5B87">
        <w:t>e.g.</w:t>
      </w:r>
      <w:r w:rsidR="00AE70CD">
        <w:t xml:space="preserve"> dip/dip d</w:t>
      </w:r>
      <w:r>
        <w:t>irection), compass point (</w:t>
      </w:r>
      <w:r w:rsidR="00AE70CD">
        <w:t xml:space="preserve">e.g.  </w:t>
      </w:r>
      <w:proofErr w:type="gramStart"/>
      <w:r>
        <w:t>NE), description (</w:t>
      </w:r>
      <w:r w:rsidR="00AE70CD">
        <w:t xml:space="preserve">e.g. </w:t>
      </w:r>
      <w:r>
        <w:t>"toward fold hinge", "below')</w:t>
      </w:r>
      <w:r w:rsidR="00853941">
        <w:t>.</w:t>
      </w:r>
      <w:proofErr w:type="gramEnd"/>
    </w:p>
    <w:p w14:paraId="650BB035" w14:textId="12F5B715" w:rsidR="002570EB" w:rsidRPr="009F2754" w:rsidRDefault="002570EB" w:rsidP="009F2754">
      <w:pPr>
        <w:pStyle w:val="Heading5"/>
        <w:rPr>
          <w:lang w:val="en-CA"/>
        </w:rPr>
      </w:pPr>
      <w:r w:rsidRPr="00D970E9">
        <w:rPr>
          <w:lang w:val="en-CA"/>
        </w:rPr>
        <w:lastRenderedPageBreak/>
        <w:t>determinationMethod</w:t>
      </w:r>
    </w:p>
    <w:p w14:paraId="5B2C2726" w14:textId="1D5869C2" w:rsidR="002570EB" w:rsidRDefault="002570EB" w:rsidP="007F03F0">
      <w:pPr>
        <w:rPr>
          <w:lang w:val="en-CA"/>
        </w:rPr>
      </w:pPr>
      <w:r>
        <w:rPr>
          <w:lang w:val="en-CA"/>
        </w:rPr>
        <w:t xml:space="preserve">The </w:t>
      </w:r>
      <w:r w:rsidRPr="00902321">
        <w:rPr>
          <w:rStyle w:val="Entity"/>
        </w:rPr>
        <w:t>determinationMethod</w:t>
      </w:r>
      <w:proofErr w:type="gramStart"/>
      <w:r w:rsidRPr="00902321">
        <w:rPr>
          <w:rStyle w:val="Entity"/>
        </w:rPr>
        <w:t>:DeterminationMethodTerm</w:t>
      </w:r>
      <w:proofErr w:type="gramEnd"/>
      <w:r w:rsidRPr="002570EB">
        <w:rPr>
          <w:lang w:val="en-CA"/>
        </w:rPr>
        <w:t xml:space="preserve"> </w:t>
      </w:r>
      <w:r>
        <w:rPr>
          <w:lang w:val="en-CA"/>
        </w:rPr>
        <w:t xml:space="preserve"> property d</w:t>
      </w:r>
      <w:r w:rsidRPr="002570EB">
        <w:rPr>
          <w:lang w:val="en-CA"/>
        </w:rPr>
        <w:t>escribe</w:t>
      </w:r>
      <w:r w:rsidR="009F2754">
        <w:rPr>
          <w:lang w:val="en-CA"/>
        </w:rPr>
        <w:t>s</w:t>
      </w:r>
      <w:r w:rsidRPr="002570EB">
        <w:rPr>
          <w:lang w:val="en-CA"/>
        </w:rPr>
        <w:t xml:space="preserve"> the way the orientation value was determined (</w:t>
      </w:r>
      <w:r w:rsidR="007B5B87" w:rsidRPr="002570EB">
        <w:rPr>
          <w:lang w:val="en-CA"/>
        </w:rPr>
        <w:t>e.g.</w:t>
      </w:r>
      <w:r w:rsidRPr="002570EB">
        <w:rPr>
          <w:lang w:val="en-CA"/>
        </w:rPr>
        <w:t xml:space="preserve"> measured, inferred from dip slope, </w:t>
      </w:r>
      <w:r w:rsidR="007B5B87" w:rsidRPr="002570EB">
        <w:rPr>
          <w:lang w:val="en-CA"/>
        </w:rPr>
        <w:t>etc.</w:t>
      </w:r>
      <w:r w:rsidRPr="002570EB">
        <w:rPr>
          <w:lang w:val="en-CA"/>
        </w:rPr>
        <w:t>)</w:t>
      </w:r>
      <w:r>
        <w:rPr>
          <w:lang w:val="en-CA"/>
        </w:rPr>
        <w:t xml:space="preserve"> using a term from a controlled vocabulary.</w:t>
      </w:r>
    </w:p>
    <w:p w14:paraId="1AE73B5D" w14:textId="20F32E8A" w:rsidR="002570EB" w:rsidRDefault="002570EB" w:rsidP="007F03F0">
      <w:pPr>
        <w:pStyle w:val="Heading5"/>
        <w:rPr>
          <w:lang w:val="en-CA"/>
        </w:rPr>
      </w:pPr>
      <w:r w:rsidRPr="00D970E9">
        <w:rPr>
          <w:lang w:val="en-CA"/>
        </w:rPr>
        <w:t>descriptiveOrientation</w:t>
      </w:r>
    </w:p>
    <w:p w14:paraId="284142CC" w14:textId="5887AAE4" w:rsidR="002570EB" w:rsidRDefault="002570EB" w:rsidP="007F03F0">
      <w:pPr>
        <w:rPr>
          <w:lang w:val="en-CA"/>
        </w:rPr>
      </w:pPr>
      <w:r>
        <w:rPr>
          <w:lang w:val="en-CA"/>
        </w:rPr>
        <w:t xml:space="preserve">The </w:t>
      </w:r>
      <w:r w:rsidRPr="00902321">
        <w:rPr>
          <w:rStyle w:val="Entity"/>
        </w:rPr>
        <w:t>descriptionOrientation</w:t>
      </w:r>
      <w:proofErr w:type="gramStart"/>
      <w:r w:rsidR="00253146" w:rsidRPr="00902321">
        <w:rPr>
          <w:rStyle w:val="Entity"/>
        </w:rPr>
        <w:t>:Primitive</w:t>
      </w:r>
      <w:proofErr w:type="gramEnd"/>
      <w:r w:rsidR="00253146" w:rsidRPr="00902321">
        <w:rPr>
          <w:rStyle w:val="Entity"/>
        </w:rPr>
        <w:t>::CharacterString</w:t>
      </w:r>
      <w:r>
        <w:rPr>
          <w:lang w:val="en-CA"/>
        </w:rPr>
        <w:t xml:space="preserve"> contain</w:t>
      </w:r>
      <w:r w:rsidR="009F2754">
        <w:rPr>
          <w:lang w:val="en-CA"/>
        </w:rPr>
        <w:t>s</w:t>
      </w:r>
      <w:r>
        <w:rPr>
          <w:lang w:val="en-CA"/>
        </w:rPr>
        <w:t xml:space="preserve"> a t</w:t>
      </w:r>
      <w:r w:rsidRPr="002570EB">
        <w:rPr>
          <w:lang w:val="en-CA"/>
        </w:rPr>
        <w:t>extual specification of orientation, possibly referencing some local geography</w:t>
      </w:r>
      <w:r w:rsidR="00224214">
        <w:rPr>
          <w:lang w:val="en-CA"/>
        </w:rPr>
        <w:t xml:space="preserve"> </w:t>
      </w:r>
      <w:r w:rsidR="008B01F3">
        <w:t>(e.g.</w:t>
      </w:r>
      <w:r w:rsidR="00224214">
        <w:t xml:space="preserve"> "toward fold hinge", "below')</w:t>
      </w:r>
      <w:r w:rsidR="007C5519">
        <w:rPr>
          <w:lang w:val="en-CA"/>
        </w:rPr>
        <w:t>.</w:t>
      </w:r>
    </w:p>
    <w:p w14:paraId="79CAF32E" w14:textId="77777777" w:rsidR="00657E64" w:rsidRDefault="00657E64" w:rsidP="00657E64">
      <w:pPr>
        <w:pStyle w:val="Heading4"/>
        <w:rPr>
          <w:lang w:val="en-CA"/>
        </w:rPr>
      </w:pPr>
      <w:r>
        <w:rPr>
          <w:lang w:val="en-CA"/>
        </w:rPr>
        <w:t>GSML_PlanarOrientation</w:t>
      </w:r>
    </w:p>
    <w:p w14:paraId="79E02371" w14:textId="77777777" w:rsidR="00657E64" w:rsidRPr="000C4224" w:rsidRDefault="00657E64" w:rsidP="00657E64">
      <w:pPr>
        <w:rPr>
          <w:lang w:val="en-CA"/>
        </w:rPr>
      </w:pPr>
    </w:p>
    <w:p w14:paraId="26BCB072" w14:textId="45C6E655" w:rsidR="00657E64" w:rsidRDefault="00657E64" w:rsidP="00657E64">
      <w:pPr>
        <w:rPr>
          <w:lang w:val="en-CA"/>
        </w:rPr>
      </w:pPr>
      <w:r>
        <w:rPr>
          <w:lang w:val="en-CA"/>
        </w:rPr>
        <w:t>A planar orientation is composed of two values; the azimuth (a compass point) and a dip (the angle from the horizontal).  Polarity of the plane i</w:t>
      </w:r>
      <w:r w:rsidRPr="001A7909">
        <w:rPr>
          <w:lang w:val="en-CA"/>
        </w:rPr>
        <w:t>ndicates whether the planar orientation is associated with a directed feature that is overturned, upright, vertical</w:t>
      </w:r>
      <w:r w:rsidR="00224214">
        <w:rPr>
          <w:lang w:val="en-CA"/>
        </w:rPr>
        <w:t>,</w:t>
      </w:r>
      <w:r w:rsidRPr="001A7909">
        <w:rPr>
          <w:lang w:val="en-CA"/>
        </w:rPr>
        <w:t xml:space="preserve"> etc.</w:t>
      </w:r>
      <w:r>
        <w:rPr>
          <w:lang w:val="en-CA"/>
        </w:rPr>
        <w:t xml:space="preserve">  There are several conventions to encode a planar orientation and this specification does not impose one but provide</w:t>
      </w:r>
      <w:r w:rsidR="00224214">
        <w:rPr>
          <w:lang w:val="en-CA"/>
        </w:rPr>
        <w:t>s</w:t>
      </w:r>
      <w:r>
        <w:rPr>
          <w:lang w:val="en-CA"/>
        </w:rPr>
        <w:t xml:space="preserve"> a </w:t>
      </w:r>
      <w:r w:rsidRPr="00902321">
        <w:rPr>
          <w:rStyle w:val="Entity"/>
        </w:rPr>
        <w:t>convention</w:t>
      </w:r>
      <w:r>
        <w:rPr>
          <w:lang w:val="en-CA"/>
        </w:rPr>
        <w:t xml:space="preserve"> property to report it. It must be noted that a</w:t>
      </w:r>
      <w:r w:rsidRPr="001A7909">
        <w:rPr>
          <w:lang w:val="en-CA"/>
        </w:rPr>
        <w:t xml:space="preserve">llowance of different convention makes </w:t>
      </w:r>
      <w:r>
        <w:rPr>
          <w:lang w:val="en-CA"/>
        </w:rPr>
        <w:t>manipulation of the data</w:t>
      </w:r>
      <w:r w:rsidRPr="001A7909">
        <w:rPr>
          <w:lang w:val="en-CA"/>
        </w:rPr>
        <w:t xml:space="preserve"> more difficult</w:t>
      </w:r>
      <w:r w:rsidR="008B246E">
        <w:rPr>
          <w:lang w:val="en-CA"/>
        </w:rPr>
        <w:t>, therefore i</w:t>
      </w:r>
      <w:r w:rsidR="008B246E" w:rsidRPr="008B246E">
        <w:rPr>
          <w:lang w:val="en-CA"/>
        </w:rPr>
        <w:t>t is recommended that user communities adopt a single measurement convention.</w:t>
      </w:r>
    </w:p>
    <w:p w14:paraId="4AE3F870" w14:textId="77777777" w:rsidR="00245451" w:rsidRDefault="00245451" w:rsidP="00245451">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6E59E97C" w14:textId="77777777" w:rsidTr="00DE367C">
        <w:trPr>
          <w:cantSplit/>
        </w:trPr>
        <w:tc>
          <w:tcPr>
            <w:tcW w:w="4219" w:type="dxa"/>
            <w:tcBorders>
              <w:right w:val="nil"/>
            </w:tcBorders>
            <w:shd w:val="clear" w:color="auto" w:fill="auto"/>
          </w:tcPr>
          <w:p w14:paraId="26BECB3D"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plane-pol-dip-az-not-null</w:t>
            </w:r>
          </w:p>
        </w:tc>
        <w:tc>
          <w:tcPr>
            <w:tcW w:w="4678" w:type="dxa"/>
            <w:tcBorders>
              <w:left w:val="nil"/>
            </w:tcBorders>
            <w:shd w:val="clear" w:color="auto" w:fill="auto"/>
          </w:tcPr>
          <w:p w14:paraId="0087A1E1" w14:textId="714A5353" w:rsidR="00245451" w:rsidRPr="00D12552" w:rsidRDefault="00245451" w:rsidP="00DE367C">
            <w:pPr>
              <w:pStyle w:val="Tabletext10"/>
              <w:jc w:val="left"/>
              <w:rPr>
                <w:rStyle w:val="reqtext"/>
                <w:lang w:val="en-CA"/>
              </w:rPr>
            </w:pPr>
            <w:r>
              <w:t>At least one of polarity, azimuth or dip SHALL not be nil</w:t>
            </w:r>
            <w:r w:rsidR="00853941">
              <w:t>.</w:t>
            </w:r>
          </w:p>
        </w:tc>
      </w:tr>
    </w:tbl>
    <w:p w14:paraId="0A5F3575" w14:textId="77777777" w:rsidR="00245451" w:rsidRDefault="00245451" w:rsidP="00245451"/>
    <w:p w14:paraId="1827D35B" w14:textId="63B34B21" w:rsidR="00245451" w:rsidRDefault="009F2754" w:rsidP="00245451">
      <w:pPr>
        <w:rPr>
          <w:lang w:val="en-CA"/>
        </w:rPr>
      </w:pPr>
      <w:r>
        <w:rPr>
          <w:lang w:val="en-CA"/>
        </w:rPr>
        <w:t>To have any meaningful value, t</w:t>
      </w:r>
      <w:r w:rsidR="00902321">
        <w:rPr>
          <w:lang w:val="en-CA"/>
        </w:rPr>
        <w:t>he p</w:t>
      </w:r>
      <w:r w:rsidR="00245451">
        <w:rPr>
          <w:lang w:val="en-CA"/>
        </w:rPr>
        <w:t>lanar orientation shall have at least a value for polarity, azimuth or dip</w:t>
      </w:r>
      <w:r w:rsidR="00224214">
        <w:rPr>
          <w:lang w:val="en-CA"/>
        </w:rPr>
        <w:t>.</w:t>
      </w:r>
    </w:p>
    <w:p w14:paraId="6736304F" w14:textId="4A3B64E0" w:rsidR="002570EB" w:rsidRPr="009F2754" w:rsidRDefault="002570EB" w:rsidP="009F2754">
      <w:pPr>
        <w:pStyle w:val="Heading5"/>
        <w:rPr>
          <w:lang w:val="en-CA"/>
        </w:rPr>
      </w:pPr>
      <w:bookmarkStart w:id="325" w:name="_Ref440279067"/>
      <w:r>
        <w:rPr>
          <w:lang w:val="en-CA"/>
        </w:rPr>
        <w:t>c</w:t>
      </w:r>
      <w:r w:rsidRPr="00D970E9">
        <w:rPr>
          <w:lang w:val="en-CA"/>
        </w:rPr>
        <w:t>onvention</w:t>
      </w:r>
      <w:bookmarkEnd w:id="325"/>
    </w:p>
    <w:p w14:paraId="21A12EF1" w14:textId="1F7CADCC" w:rsidR="002570EB" w:rsidRDefault="002570EB">
      <w:pPr>
        <w:rPr>
          <w:lang w:val="en-CA"/>
        </w:rPr>
      </w:pPr>
      <w:r>
        <w:rPr>
          <w:lang w:val="en-CA"/>
        </w:rPr>
        <w:t xml:space="preserve">The property </w:t>
      </w:r>
      <w:r w:rsidRPr="00902321">
        <w:rPr>
          <w:rStyle w:val="Entity"/>
        </w:rPr>
        <w:t>convention</w:t>
      </w:r>
      <w:proofErr w:type="gramStart"/>
      <w:r w:rsidRPr="00902321">
        <w:rPr>
          <w:rStyle w:val="Entity"/>
        </w:rPr>
        <w:t>:ConventionCode</w:t>
      </w:r>
      <w:proofErr w:type="gramEnd"/>
      <w:r>
        <w:rPr>
          <w:lang w:val="en-CA"/>
        </w:rPr>
        <w:t xml:space="preserve"> contain</w:t>
      </w:r>
      <w:r w:rsidR="009F2754">
        <w:rPr>
          <w:lang w:val="en-CA"/>
        </w:rPr>
        <w:t>s</w:t>
      </w:r>
      <w:r>
        <w:rPr>
          <w:lang w:val="en-CA"/>
        </w:rPr>
        <w:t xml:space="preserve"> t</w:t>
      </w:r>
      <w:r w:rsidRPr="002570EB">
        <w:rPr>
          <w:lang w:val="en-CA"/>
        </w:rPr>
        <w:t>he convention used for the measurement</w:t>
      </w:r>
      <w:r>
        <w:rPr>
          <w:lang w:val="en-CA"/>
        </w:rPr>
        <w:t xml:space="preserve"> from a controlled vocabulary.</w:t>
      </w:r>
    </w:p>
    <w:p w14:paraId="0ECA6EC5" w14:textId="72825900" w:rsidR="00245451" w:rsidRPr="009F2754" w:rsidRDefault="00245451" w:rsidP="009F2754">
      <w:pPr>
        <w:pStyle w:val="Heading5"/>
        <w:rPr>
          <w:lang w:val="en-CA"/>
        </w:rPr>
      </w:pPr>
      <w:r>
        <w:rPr>
          <w:lang w:val="en-CA"/>
        </w:rPr>
        <w:t>azimuth</w:t>
      </w:r>
    </w:p>
    <w:p w14:paraId="2E43A43F" w14:textId="1A1A4DE0" w:rsidR="00245451" w:rsidRDefault="00245451">
      <w:pPr>
        <w:rPr>
          <w:lang w:val="en-CA"/>
        </w:rPr>
      </w:pPr>
      <w:r w:rsidRPr="00245451">
        <w:rPr>
          <w:lang w:val="en-CA"/>
        </w:rPr>
        <w:t xml:space="preserve">The </w:t>
      </w:r>
      <w:r w:rsidRPr="00902321">
        <w:rPr>
          <w:rStyle w:val="Entity"/>
        </w:rPr>
        <w:t>azimuth</w:t>
      </w:r>
      <w:r>
        <w:rPr>
          <w:lang w:val="en-CA"/>
        </w:rPr>
        <w:t xml:space="preserve"> (</w:t>
      </w:r>
      <w:r w:rsidR="00253146" w:rsidRPr="00902321">
        <w:rPr>
          <w:rStyle w:val="Entity"/>
        </w:rPr>
        <w:t>SWE::Quantity</w:t>
      </w:r>
      <w:r w:rsidRPr="00902321">
        <w:rPr>
          <w:rStyle w:val="Entity"/>
        </w:rPr>
        <w:t>Range</w:t>
      </w:r>
      <w:r>
        <w:rPr>
          <w:lang w:val="en-CA"/>
        </w:rPr>
        <w:t>) property</w:t>
      </w:r>
      <w:r w:rsidRPr="00245451">
        <w:rPr>
          <w:lang w:val="en-CA"/>
        </w:rPr>
        <w:t xml:space="preserve"> (compass point, bearing </w:t>
      </w:r>
      <w:r w:rsidR="008B01F3" w:rsidRPr="00245451">
        <w:rPr>
          <w:lang w:val="en-CA"/>
        </w:rPr>
        <w:t>etc.</w:t>
      </w:r>
      <w:r w:rsidRPr="00245451">
        <w:rPr>
          <w:lang w:val="en-CA"/>
        </w:rPr>
        <w:t xml:space="preserve">) </w:t>
      </w:r>
      <w:r>
        <w:rPr>
          <w:lang w:val="en-CA"/>
        </w:rPr>
        <w:t>contain</w:t>
      </w:r>
      <w:r w:rsidR="009F2754">
        <w:rPr>
          <w:lang w:val="en-CA"/>
        </w:rPr>
        <w:t>s</w:t>
      </w:r>
      <w:r>
        <w:rPr>
          <w:lang w:val="en-CA"/>
        </w:rPr>
        <w:t xml:space="preserve"> the valu</w:t>
      </w:r>
      <w:r w:rsidR="00224214">
        <w:rPr>
          <w:lang w:val="en-CA"/>
        </w:rPr>
        <w:t>e</w:t>
      </w:r>
      <w:r w:rsidRPr="00245451">
        <w:rPr>
          <w:lang w:val="en-CA"/>
        </w:rPr>
        <w:t xml:space="preserve"> of the orientation. </w:t>
      </w:r>
      <w:r>
        <w:rPr>
          <w:lang w:val="en-CA"/>
        </w:rPr>
        <w:t>The c</w:t>
      </w:r>
      <w:r w:rsidRPr="00245451">
        <w:rPr>
          <w:lang w:val="en-CA"/>
        </w:rPr>
        <w:t>onvention</w:t>
      </w:r>
      <w:r>
        <w:rPr>
          <w:lang w:val="en-CA"/>
        </w:rPr>
        <w:t xml:space="preserve"> property (</w:t>
      </w:r>
      <w:r>
        <w:rPr>
          <w:lang w:val="en-CA"/>
        </w:rPr>
        <w:fldChar w:fldCharType="begin"/>
      </w:r>
      <w:r>
        <w:rPr>
          <w:lang w:val="en-CA"/>
        </w:rPr>
        <w:instrText xml:space="preserve"> REF _Ref440279067 \r \h </w:instrText>
      </w:r>
      <w:r>
        <w:rPr>
          <w:lang w:val="en-CA"/>
        </w:rPr>
      </w:r>
      <w:r>
        <w:rPr>
          <w:lang w:val="en-CA"/>
        </w:rPr>
        <w:fldChar w:fldCharType="separate"/>
      </w:r>
      <w:r w:rsidR="00F02ED9">
        <w:rPr>
          <w:lang w:val="en-CA"/>
        </w:rPr>
        <w:t>7.4.6.2.1</w:t>
      </w:r>
      <w:r>
        <w:rPr>
          <w:lang w:val="en-CA"/>
        </w:rPr>
        <w:fldChar w:fldCharType="end"/>
      </w:r>
      <w:r>
        <w:rPr>
          <w:lang w:val="en-CA"/>
        </w:rPr>
        <w:t>)</w:t>
      </w:r>
      <w:r w:rsidRPr="00245451">
        <w:rPr>
          <w:lang w:val="en-CA"/>
        </w:rPr>
        <w:t xml:space="preserve"> rep</w:t>
      </w:r>
      <w:r w:rsidR="009F2754">
        <w:rPr>
          <w:lang w:val="en-CA"/>
        </w:rPr>
        <w:t>orts how azimuth is interpreted (if it is relative to a</w:t>
      </w:r>
      <w:r w:rsidRPr="00245451">
        <w:rPr>
          <w:lang w:val="en-CA"/>
        </w:rPr>
        <w:t xml:space="preserve"> quadrant</w:t>
      </w:r>
      <w:r w:rsidR="009F2754">
        <w:rPr>
          <w:lang w:val="en-CA"/>
        </w:rPr>
        <w:t>)</w:t>
      </w:r>
      <w:r w:rsidRPr="00245451">
        <w:rPr>
          <w:lang w:val="en-CA"/>
        </w:rPr>
        <w:t xml:space="preserve">. </w:t>
      </w:r>
    </w:p>
    <w:p w14:paraId="5DC1C1F7" w14:textId="56FDAEBC" w:rsidR="002570EB" w:rsidRPr="009F2754" w:rsidRDefault="002570EB" w:rsidP="009F2754">
      <w:pPr>
        <w:pStyle w:val="Heading5"/>
        <w:rPr>
          <w:lang w:val="en-CA"/>
        </w:rPr>
      </w:pPr>
      <w:r>
        <w:rPr>
          <w:lang w:val="en-CA"/>
        </w:rPr>
        <w:t>d</w:t>
      </w:r>
      <w:r w:rsidRPr="002570EB">
        <w:rPr>
          <w:lang w:val="en-CA"/>
        </w:rPr>
        <w:t>ip</w:t>
      </w:r>
    </w:p>
    <w:p w14:paraId="5AA5120F" w14:textId="792794E2" w:rsidR="00245451" w:rsidRDefault="002570EB" w:rsidP="00245451">
      <w:pPr>
        <w:rPr>
          <w:lang w:val="en-CA"/>
        </w:rPr>
      </w:pPr>
      <w:r>
        <w:rPr>
          <w:lang w:val="en-CA"/>
        </w:rPr>
        <w:t xml:space="preserve">The </w:t>
      </w:r>
      <w:r w:rsidRPr="00902321">
        <w:rPr>
          <w:rStyle w:val="Entity"/>
        </w:rPr>
        <w:t>dip</w:t>
      </w:r>
      <w:r>
        <w:rPr>
          <w:lang w:val="en-CA"/>
        </w:rPr>
        <w:t xml:space="preserve"> (</w:t>
      </w:r>
      <w:r w:rsidR="00253146" w:rsidRPr="00902321">
        <w:rPr>
          <w:rStyle w:val="Entity"/>
        </w:rPr>
        <w:t>SWE::Quantity</w:t>
      </w:r>
      <w:r w:rsidRPr="00902321">
        <w:rPr>
          <w:rStyle w:val="Entity"/>
        </w:rPr>
        <w:t>Range</w:t>
      </w:r>
      <w:r>
        <w:rPr>
          <w:lang w:val="en-CA"/>
        </w:rPr>
        <w:t>) report</w:t>
      </w:r>
      <w:r w:rsidR="009F2754">
        <w:rPr>
          <w:lang w:val="en-CA"/>
        </w:rPr>
        <w:t>s</w:t>
      </w:r>
      <w:r>
        <w:rPr>
          <w:lang w:val="en-CA"/>
        </w:rPr>
        <w:t xml:space="preserve"> the </w:t>
      </w:r>
      <w:r w:rsidRPr="002570EB">
        <w:rPr>
          <w:lang w:val="en-CA"/>
        </w:rPr>
        <w:t>angle that the structural surface (</w:t>
      </w:r>
      <w:r w:rsidR="008B01F3" w:rsidRPr="002570EB">
        <w:rPr>
          <w:lang w:val="en-CA"/>
        </w:rPr>
        <w:t>e.g.</w:t>
      </w:r>
      <w:r w:rsidRPr="002570EB">
        <w:rPr>
          <w:lang w:val="en-CA"/>
        </w:rPr>
        <w:t xml:space="preserve"> bedding, fault plane) makes with the horizontal measured perpendicular to the strike of the structure and in the vertical plane as a numeric value or term</w:t>
      </w:r>
      <w:r w:rsidR="00853941">
        <w:rPr>
          <w:lang w:val="en-CA"/>
        </w:rPr>
        <w:t>.</w:t>
      </w:r>
    </w:p>
    <w:p w14:paraId="261CB8BB" w14:textId="34081D3A" w:rsidR="002570EB" w:rsidRDefault="002570EB" w:rsidP="007F03F0">
      <w:pPr>
        <w:pStyle w:val="Heading5"/>
        <w:rPr>
          <w:lang w:val="en-CA"/>
        </w:rPr>
      </w:pPr>
      <w:r>
        <w:rPr>
          <w:lang w:val="en-CA"/>
        </w:rPr>
        <w:t>p</w:t>
      </w:r>
      <w:r w:rsidRPr="002570EB">
        <w:rPr>
          <w:lang w:val="en-CA"/>
        </w:rPr>
        <w:t>olarity</w:t>
      </w:r>
    </w:p>
    <w:p w14:paraId="60E15A81" w14:textId="7E879902" w:rsidR="002570EB" w:rsidRDefault="002570EB">
      <w:pPr>
        <w:rPr>
          <w:lang w:val="en-CA"/>
        </w:rPr>
      </w:pPr>
      <w:r>
        <w:rPr>
          <w:lang w:val="en-CA"/>
        </w:rPr>
        <w:lastRenderedPageBreak/>
        <w:t xml:space="preserve">The </w:t>
      </w:r>
      <w:r w:rsidRPr="00902321">
        <w:rPr>
          <w:rStyle w:val="Entity"/>
        </w:rPr>
        <w:t>polarity</w:t>
      </w:r>
      <w:proofErr w:type="gramStart"/>
      <w:r w:rsidRPr="00902321">
        <w:rPr>
          <w:rStyle w:val="Entity"/>
        </w:rPr>
        <w:t>:PolarityCode</w:t>
      </w:r>
      <w:proofErr w:type="gramEnd"/>
      <w:r>
        <w:rPr>
          <w:lang w:val="en-CA"/>
        </w:rPr>
        <w:t xml:space="preserve"> i</w:t>
      </w:r>
      <w:r w:rsidRPr="002570EB">
        <w:rPr>
          <w:lang w:val="en-CA"/>
        </w:rPr>
        <w:t>ndicates whether the planar orientation is associated with a directed feature that is ov</w:t>
      </w:r>
      <w:r>
        <w:rPr>
          <w:lang w:val="en-CA"/>
        </w:rPr>
        <w:t xml:space="preserve">erturned, upright, vertical </w:t>
      </w:r>
      <w:r w:rsidR="008B01F3">
        <w:rPr>
          <w:lang w:val="en-CA"/>
        </w:rPr>
        <w:t>etc.</w:t>
      </w:r>
      <w:r>
        <w:rPr>
          <w:lang w:val="en-CA"/>
        </w:rPr>
        <w:t>, using a controlled vocabulary.</w:t>
      </w:r>
    </w:p>
    <w:p w14:paraId="01A3426F" w14:textId="77777777" w:rsidR="00245451" w:rsidRDefault="00245451">
      <w:pPr>
        <w:rPr>
          <w:lang w:val="en-CA"/>
        </w:rPr>
      </w:pPr>
    </w:p>
    <w:p w14:paraId="18517CBC" w14:textId="77777777" w:rsidR="00657E64" w:rsidRDefault="00657E64" w:rsidP="00657E64">
      <w:pPr>
        <w:pStyle w:val="Heading4"/>
      </w:pPr>
      <w:bookmarkStart w:id="326" w:name="_Ref457744993"/>
      <w:r>
        <w:t>GSML_LinearOrientation</w:t>
      </w:r>
      <w:bookmarkEnd w:id="326"/>
    </w:p>
    <w:p w14:paraId="092AF12C" w14:textId="77777777" w:rsidR="00657E64" w:rsidRDefault="00657E64" w:rsidP="00657E64"/>
    <w:p w14:paraId="04F40CC3" w14:textId="419AAAEC" w:rsidR="00185884" w:rsidRPr="00C034E3" w:rsidRDefault="00902321" w:rsidP="00185884">
      <w:r>
        <w:t>A l</w:t>
      </w:r>
      <w:r w:rsidR="00657E64">
        <w:t xml:space="preserve">inear orientation is composed of a trend (the compass orientation of the line) and a plunge (the angle from the horizontal).  This vector </w:t>
      </w:r>
      <w:r w:rsidR="009F2754">
        <w:t>may</w:t>
      </w:r>
      <w:r w:rsidR="00657E64">
        <w:t xml:space="preserve"> be oriented (pointing in a specific direction) or not.</w:t>
      </w:r>
      <w:r w:rsidR="00185884">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10EEEED8" w14:textId="77777777" w:rsidTr="00DE367C">
        <w:trPr>
          <w:cantSplit/>
        </w:trPr>
        <w:tc>
          <w:tcPr>
            <w:tcW w:w="4219" w:type="dxa"/>
            <w:tcBorders>
              <w:right w:val="nil"/>
            </w:tcBorders>
            <w:shd w:val="clear" w:color="auto" w:fill="auto"/>
          </w:tcPr>
          <w:p w14:paraId="219A54C2" w14:textId="3D55D840"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w:t>
            </w:r>
            <w:r w:rsidR="00FC044E">
              <w:rPr>
                <w:rStyle w:val="requri"/>
                <w:lang w:val="en-CA"/>
              </w:rPr>
              <w:t>trend</w:t>
            </w:r>
            <w:r>
              <w:rPr>
                <w:rStyle w:val="requri"/>
                <w:lang w:val="en-CA"/>
              </w:rPr>
              <w:t>-plunge-not-null</w:t>
            </w:r>
          </w:p>
        </w:tc>
        <w:tc>
          <w:tcPr>
            <w:tcW w:w="4678" w:type="dxa"/>
            <w:tcBorders>
              <w:left w:val="nil"/>
            </w:tcBorders>
            <w:shd w:val="clear" w:color="auto" w:fill="auto"/>
          </w:tcPr>
          <w:p w14:paraId="38B247A1" w14:textId="2155D157" w:rsidR="00185884" w:rsidRPr="0046445D" w:rsidRDefault="00185884" w:rsidP="00DE367C">
            <w:pPr>
              <w:autoSpaceDE w:val="0"/>
              <w:autoSpaceDN w:val="0"/>
              <w:adjustRightInd w:val="0"/>
              <w:spacing w:after="1"/>
              <w:rPr>
                <w:rFonts w:ascii="Segoe UI" w:hAnsi="Segoe UI" w:cs="Segoe UI"/>
                <w:sz w:val="18"/>
                <w:szCs w:val="18"/>
                <w:lang w:val="en-CA"/>
              </w:rPr>
            </w:pPr>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w:t>
            </w:r>
            <w:r w:rsidR="00DD26B8">
              <w:rPr>
                <w:rFonts w:ascii="Segoe UI" w:hAnsi="Segoe UI" w:cs="Segoe UI"/>
                <w:sz w:val="18"/>
                <w:szCs w:val="18"/>
                <w:lang w:val="en-CA"/>
              </w:rPr>
              <w:t>NOT</w:t>
            </w:r>
            <w:r w:rsidR="00DD26B8" w:rsidRPr="0046445D">
              <w:rPr>
                <w:rFonts w:ascii="Segoe UI" w:hAnsi="Segoe UI" w:cs="Segoe UI"/>
                <w:sz w:val="18"/>
                <w:szCs w:val="18"/>
                <w:lang w:val="en-CA"/>
              </w:rPr>
              <w:t xml:space="preserve"> </w:t>
            </w:r>
            <w:r w:rsidRPr="0046445D">
              <w:rPr>
                <w:rFonts w:ascii="Segoe UI" w:hAnsi="Segoe UI" w:cs="Segoe UI"/>
                <w:sz w:val="18"/>
                <w:szCs w:val="18"/>
                <w:lang w:val="en-CA"/>
              </w:rPr>
              <w:t>be nil.</w:t>
            </w:r>
          </w:p>
          <w:p w14:paraId="2A72CB53" w14:textId="77777777" w:rsidR="00185884" w:rsidRPr="00D12552" w:rsidRDefault="00185884" w:rsidP="00DE367C">
            <w:pPr>
              <w:pStyle w:val="Tabletext10"/>
              <w:jc w:val="left"/>
              <w:rPr>
                <w:rStyle w:val="reqtext"/>
                <w:lang w:val="en-CA"/>
              </w:rPr>
            </w:pPr>
          </w:p>
        </w:tc>
      </w:tr>
    </w:tbl>
    <w:p w14:paraId="394D9715" w14:textId="77777777" w:rsidR="00185884" w:rsidRDefault="00185884" w:rsidP="00185884">
      <w:pPr>
        <w:spacing w:after="0"/>
        <w:rPr>
          <w:lang w:val="en-CA"/>
        </w:rPr>
      </w:pPr>
    </w:p>
    <w:p w14:paraId="70A9C676" w14:textId="75D96B36" w:rsidR="00185884" w:rsidRDefault="009F2754" w:rsidP="00185884">
      <w:pPr>
        <w:spacing w:after="0"/>
        <w:rPr>
          <w:lang w:val="en-CA"/>
        </w:rPr>
      </w:pPr>
      <w:r>
        <w:t>To have any meaningful value, a</w:t>
      </w:r>
      <w:r w:rsidR="00185884">
        <w:t xml:space="preserve">n instance of </w:t>
      </w:r>
      <w:r w:rsidR="00902321" w:rsidRPr="00902321">
        <w:rPr>
          <w:rStyle w:val="Entity"/>
        </w:rPr>
        <w:t>GSML_Linear</w:t>
      </w:r>
      <w:r w:rsidR="00185884" w:rsidRPr="00902321">
        <w:rPr>
          <w:rStyle w:val="Entity"/>
        </w:rPr>
        <w:t>Orientation</w:t>
      </w:r>
      <w:r w:rsidR="00185884">
        <w:t xml:space="preserve"> shall at least have a trend or a plunge value.</w:t>
      </w:r>
    </w:p>
    <w:p w14:paraId="4F72D34A" w14:textId="28D16A9F" w:rsidR="00657E64" w:rsidRDefault="00657E64" w:rsidP="00657E64"/>
    <w:p w14:paraId="10C30DC1" w14:textId="64273739" w:rsidR="00245451" w:rsidRPr="00245451" w:rsidRDefault="00245451" w:rsidP="009F2754">
      <w:pPr>
        <w:pStyle w:val="Heading5"/>
      </w:pPr>
      <w:r>
        <w:t>directed</w:t>
      </w:r>
    </w:p>
    <w:p w14:paraId="3FE0D3AA" w14:textId="704184F6" w:rsidR="00245451" w:rsidRDefault="00245451" w:rsidP="00657E64">
      <w:r>
        <w:t xml:space="preserve">The </w:t>
      </w:r>
      <w:r w:rsidRPr="00902321">
        <w:rPr>
          <w:rStyle w:val="Entity"/>
        </w:rPr>
        <w:t>directed</w:t>
      </w:r>
      <w:proofErr w:type="gramStart"/>
      <w:r w:rsidRPr="00902321">
        <w:rPr>
          <w:rStyle w:val="Entity"/>
        </w:rPr>
        <w:t>:LinearDirectedCode</w:t>
      </w:r>
      <w:proofErr w:type="gramEnd"/>
      <w:r>
        <w:t xml:space="preserve"> property </w:t>
      </w:r>
      <w:r w:rsidRPr="00245451">
        <w:t>indicate</w:t>
      </w:r>
      <w:r w:rsidR="009F2754">
        <w:t>s</w:t>
      </w:r>
      <w:r w:rsidRPr="00245451">
        <w:t xml:space="preserve"> if </w:t>
      </w:r>
      <w:r w:rsidR="009F2754">
        <w:t xml:space="preserve">the </w:t>
      </w:r>
      <w:r w:rsidRPr="00245451">
        <w:t xml:space="preserve">orientation represents </w:t>
      </w:r>
      <w:r w:rsidR="009F2754">
        <w:t xml:space="preserve">a </w:t>
      </w:r>
      <w:r w:rsidRPr="00245451">
        <w:t xml:space="preserve">linear feature that is directed, e.g. clast imbrication, mylonitic lineation with sense of shear, slickenlines with displacement direction, rather than undirected (like a fold hinge line or intersection lineations).  A code list </w:t>
      </w:r>
      <w:r w:rsidR="00224214">
        <w:t>will</w:t>
      </w:r>
      <w:r w:rsidR="00224214" w:rsidRPr="00245451">
        <w:t xml:space="preserve"> </w:t>
      </w:r>
      <w:r w:rsidRPr="00245451">
        <w:t>indicate which is the directed end of the linear orientation</w:t>
      </w:r>
      <w:r>
        <w:t>.  The value of the property come</w:t>
      </w:r>
      <w:r w:rsidR="009F2754">
        <w:t>s</w:t>
      </w:r>
      <w:r>
        <w:t xml:space="preserve"> from a controlled vocabulary.</w:t>
      </w:r>
    </w:p>
    <w:p w14:paraId="6F529850" w14:textId="77777777" w:rsidR="00245451" w:rsidRDefault="00245451" w:rsidP="00657E64"/>
    <w:p w14:paraId="4EAA19B1" w14:textId="647ECF6A" w:rsidR="00245451" w:rsidRPr="007F03F0" w:rsidRDefault="00245451" w:rsidP="007F03F0">
      <w:pPr>
        <w:pStyle w:val="Heading5"/>
      </w:pPr>
      <w:r w:rsidRPr="007F03F0">
        <w:t>plunge</w:t>
      </w:r>
    </w:p>
    <w:p w14:paraId="5CDBA8C8" w14:textId="6E519EC0" w:rsidR="009F2754" w:rsidRDefault="00245451" w:rsidP="003C3333">
      <w:r>
        <w:t xml:space="preserve">The property </w:t>
      </w:r>
      <w:r w:rsidRPr="00902321">
        <w:rPr>
          <w:rStyle w:val="Entity"/>
        </w:rPr>
        <w:t>plunge</w:t>
      </w:r>
      <w:r>
        <w:t xml:space="preserve"> (</w:t>
      </w:r>
      <w:r w:rsidR="00253146" w:rsidRPr="00902321">
        <w:rPr>
          <w:rStyle w:val="Entity"/>
        </w:rPr>
        <w:t>SWE::Quantity</w:t>
      </w:r>
      <w:r w:rsidRPr="00902321">
        <w:rPr>
          <w:rStyle w:val="Entity"/>
        </w:rPr>
        <w:t>Range</w:t>
      </w:r>
      <w:r>
        <w:t>) report</w:t>
      </w:r>
      <w:r w:rsidR="009F2754">
        <w:t>s</w:t>
      </w:r>
      <w:r>
        <w:t xml:space="preserve"> the m</w:t>
      </w:r>
      <w:r w:rsidRPr="00245451">
        <w:t>agnitude of the plunge</w:t>
      </w:r>
      <w:r w:rsidR="009F2754">
        <w:t xml:space="preserve"> as an angle from horizontal</w:t>
      </w:r>
      <w:r w:rsidRPr="00245451">
        <w:t>.</w:t>
      </w:r>
      <w:r w:rsidR="008B246E" w:rsidDel="008B246E">
        <w:t xml:space="preserve"> </w:t>
      </w:r>
    </w:p>
    <w:p w14:paraId="5D199B40" w14:textId="67F648BE" w:rsidR="00185884" w:rsidRPr="00185884" w:rsidRDefault="00185884" w:rsidP="009F2754">
      <w:pPr>
        <w:pStyle w:val="Heading5"/>
      </w:pPr>
      <w:r>
        <w:t>t</w:t>
      </w:r>
      <w:r w:rsidR="009F2754">
        <w:t>rend</w:t>
      </w:r>
    </w:p>
    <w:p w14:paraId="4B96871B" w14:textId="50A1EBC3" w:rsidR="00657E64" w:rsidRDefault="00245451" w:rsidP="00657E64">
      <w:r>
        <w:t xml:space="preserve">The property </w:t>
      </w:r>
      <w:r w:rsidRPr="00902321">
        <w:rPr>
          <w:rStyle w:val="Entity"/>
        </w:rPr>
        <w:t>trend</w:t>
      </w:r>
      <w:r>
        <w:t xml:space="preserve"> (</w:t>
      </w:r>
      <w:r w:rsidR="00253146" w:rsidRPr="00902321">
        <w:rPr>
          <w:rStyle w:val="Entity"/>
        </w:rPr>
        <w:t>SWE::Quantity</w:t>
      </w:r>
      <w:r w:rsidRPr="00902321">
        <w:rPr>
          <w:rStyle w:val="Entity"/>
        </w:rPr>
        <w:t>Range</w:t>
      </w:r>
      <w:r>
        <w:t xml:space="preserve">) </w:t>
      </w:r>
      <w:r w:rsidR="00185884">
        <w:t>report</w:t>
      </w:r>
      <w:r w:rsidR="009F2754">
        <w:t>s</w:t>
      </w:r>
      <w:r w:rsidR="00185884">
        <w:t xml:space="preserve"> t</w:t>
      </w:r>
      <w:r w:rsidRPr="00245451">
        <w:t xml:space="preserve">he azimuth (compass bearing) value of the linear orientation.  </w:t>
      </w:r>
    </w:p>
    <w:p w14:paraId="74A73D73" w14:textId="77777777" w:rsidR="00657E64" w:rsidRDefault="00657E64" w:rsidP="00657E64">
      <w:pPr>
        <w:pStyle w:val="Heading4"/>
        <w:rPr>
          <w:lang w:val="en-CA"/>
        </w:rPr>
      </w:pPr>
      <w:r w:rsidRPr="00996BEA">
        <w:rPr>
          <w:lang w:val="en-CA"/>
        </w:rPr>
        <w:t>GSML_Vector</w:t>
      </w:r>
    </w:p>
    <w:p w14:paraId="1A15C03A" w14:textId="77777777" w:rsidR="00476D1D" w:rsidRPr="00476D1D" w:rsidRDefault="00476D1D" w:rsidP="007F03F0">
      <w:pPr>
        <w:rPr>
          <w:lang w:val="en-CA"/>
        </w:rPr>
      </w:pPr>
    </w:p>
    <w:p w14:paraId="3003BA7B" w14:textId="36A4699B" w:rsidR="00476D1D" w:rsidRDefault="00476D1D" w:rsidP="00476D1D">
      <w:r>
        <w:rPr>
          <w:lang w:val="en-CA"/>
        </w:rPr>
        <w:t xml:space="preserve">A </w:t>
      </w:r>
      <w:r w:rsidR="00BB6F37" w:rsidRPr="00902321">
        <w:rPr>
          <w:rStyle w:val="Entity"/>
        </w:rPr>
        <w:t>GSML_</w:t>
      </w:r>
      <w:r w:rsidRPr="00902321">
        <w:rPr>
          <w:rStyle w:val="Entity"/>
        </w:rPr>
        <w:t>Vector</w:t>
      </w:r>
      <w:r>
        <w:rPr>
          <w:lang w:val="en-CA"/>
        </w:rPr>
        <w:t xml:space="preserve"> is a </w:t>
      </w:r>
      <w:r w:rsidRPr="00996BEA">
        <w:rPr>
          <w:lang w:val="en-CA"/>
        </w:rPr>
        <w:t xml:space="preserve">data type </w:t>
      </w:r>
      <w:r w:rsidR="00BB6F37">
        <w:rPr>
          <w:lang w:val="en-CA"/>
        </w:rPr>
        <w:t>representing a</w:t>
      </w:r>
      <w:r w:rsidRPr="00996BEA">
        <w:rPr>
          <w:lang w:val="en-CA"/>
        </w:rPr>
        <w:t xml:space="preserve"> linear orientation with </w:t>
      </w:r>
      <w:r>
        <w:rPr>
          <w:lang w:val="en-CA"/>
        </w:rPr>
        <w:t xml:space="preserve">a </w:t>
      </w:r>
      <w:r w:rsidRPr="00996BEA">
        <w:rPr>
          <w:lang w:val="en-CA"/>
        </w:rPr>
        <w:t>magnitude</w:t>
      </w:r>
      <w:r w:rsidR="00BB6F37">
        <w:rPr>
          <w:lang w:val="en-CA"/>
        </w:rPr>
        <w:t xml:space="preserve"> </w:t>
      </w:r>
      <w:r w:rsidR="00902321">
        <w:rPr>
          <w:lang w:val="en-CA"/>
        </w:rPr>
        <w:t>(</w:t>
      </w:r>
      <w:r w:rsidR="00BB6F37">
        <w:rPr>
          <w:lang w:val="en-CA"/>
        </w:rPr>
        <w:t>a quantity assigned to this vector</w:t>
      </w:r>
      <w:r w:rsidR="00902321">
        <w:rPr>
          <w:lang w:val="en-CA"/>
        </w:rPr>
        <w:t>)</w:t>
      </w:r>
      <w:r>
        <w:rPr>
          <w:lang w:val="en-CA"/>
        </w:rPr>
        <w:t xml:space="preserve">.   If </w:t>
      </w:r>
      <w:r w:rsidR="009F2754">
        <w:rPr>
          <w:lang w:val="en-CA"/>
        </w:rPr>
        <w:t xml:space="preserve">the </w:t>
      </w:r>
      <w:r>
        <w:rPr>
          <w:lang w:val="en-CA"/>
        </w:rPr>
        <w:t xml:space="preserve">magnitude is unknown, a </w:t>
      </w:r>
      <w:r w:rsidRPr="00902321">
        <w:rPr>
          <w:rStyle w:val="Entity"/>
        </w:rPr>
        <w:t>GSML_LinearOrientation</w:t>
      </w:r>
      <w:r>
        <w:rPr>
          <w:lang w:val="en-CA"/>
        </w:rPr>
        <w:t xml:space="preserve"> </w:t>
      </w:r>
      <w:r w:rsidR="00902321">
        <w:rPr>
          <w:lang w:val="en-CA"/>
        </w:rPr>
        <w:t>(</w:t>
      </w:r>
      <w:r w:rsidR="00902321">
        <w:rPr>
          <w:lang w:val="en-CA"/>
        </w:rPr>
        <w:fldChar w:fldCharType="begin"/>
      </w:r>
      <w:r w:rsidR="00902321">
        <w:rPr>
          <w:lang w:val="en-CA"/>
        </w:rPr>
        <w:instrText xml:space="preserve"> REF _Ref457744993 \r \h </w:instrText>
      </w:r>
      <w:r w:rsidR="00902321">
        <w:rPr>
          <w:lang w:val="en-CA"/>
        </w:rPr>
      </w:r>
      <w:r w:rsidR="00902321">
        <w:rPr>
          <w:lang w:val="en-CA"/>
        </w:rPr>
        <w:fldChar w:fldCharType="separate"/>
      </w:r>
      <w:r w:rsidR="00902321">
        <w:rPr>
          <w:lang w:val="en-CA"/>
        </w:rPr>
        <w:t>8.4.6.3</w:t>
      </w:r>
      <w:r w:rsidR="00902321">
        <w:rPr>
          <w:lang w:val="en-CA"/>
        </w:rPr>
        <w:fldChar w:fldCharType="end"/>
      </w:r>
      <w:r w:rsidR="00902321">
        <w:rPr>
          <w:lang w:val="en-CA"/>
        </w:rPr>
        <w:t xml:space="preserve">) </w:t>
      </w:r>
      <w:r>
        <w:rPr>
          <w:lang w:val="en-CA"/>
        </w:rPr>
        <w:t>shall be used</w:t>
      </w:r>
      <w:r w:rsidR="00853941">
        <w:rPr>
          <w:lang w:val="en-CA"/>
        </w:rPr>
        <w:t>.</w:t>
      </w:r>
    </w:p>
    <w:p w14:paraId="11612FAA" w14:textId="50214EA1" w:rsidR="00476D1D" w:rsidRPr="009F2754" w:rsidRDefault="00476D1D" w:rsidP="009F2754">
      <w:pPr>
        <w:pStyle w:val="Heading5"/>
        <w:rPr>
          <w:lang w:val="en-CA"/>
        </w:rPr>
      </w:pPr>
      <w:r>
        <w:rPr>
          <w:lang w:val="en-CA"/>
        </w:rPr>
        <w:t>magnitude</w:t>
      </w:r>
    </w:p>
    <w:p w14:paraId="4F7C25BF" w14:textId="2B2EEC59" w:rsidR="00476D1D" w:rsidRDefault="00476D1D" w:rsidP="00657E64">
      <w:pPr>
        <w:rPr>
          <w:lang w:val="en-CA"/>
        </w:rPr>
      </w:pPr>
      <w:r>
        <w:rPr>
          <w:lang w:val="en-CA"/>
        </w:rPr>
        <w:t xml:space="preserve">The magnitude </w:t>
      </w:r>
      <w:r w:rsidRPr="00902321">
        <w:rPr>
          <w:rStyle w:val="Entity"/>
        </w:rPr>
        <w:t>property</w:t>
      </w:r>
      <w:r>
        <w:rPr>
          <w:lang w:val="en-CA"/>
        </w:rPr>
        <w:t xml:space="preserve"> (</w:t>
      </w:r>
      <w:r w:rsidR="00253146" w:rsidRPr="00902321">
        <w:rPr>
          <w:rStyle w:val="Entity"/>
        </w:rPr>
        <w:t>SWE::Quantity</w:t>
      </w:r>
      <w:r w:rsidRPr="00902321">
        <w:rPr>
          <w:rStyle w:val="Entity"/>
        </w:rPr>
        <w:t>Range</w:t>
      </w:r>
      <w:r>
        <w:rPr>
          <w:lang w:val="en-CA"/>
        </w:rPr>
        <w:t>) report</w:t>
      </w:r>
      <w:r w:rsidR="009F2754">
        <w:rPr>
          <w:lang w:val="en-CA"/>
        </w:rPr>
        <w:t>s</w:t>
      </w:r>
      <w:r>
        <w:rPr>
          <w:lang w:val="en-CA"/>
        </w:rPr>
        <w:t xml:space="preserve"> the magnitude of the vector.</w:t>
      </w:r>
    </w:p>
    <w:p w14:paraId="19AB8B5C" w14:textId="77777777" w:rsidR="00657E64" w:rsidRDefault="00657E64" w:rsidP="00657E64"/>
    <w:p w14:paraId="650E0E2E" w14:textId="77777777" w:rsidR="00657E64" w:rsidRDefault="00657E64" w:rsidP="00657E64">
      <w:pPr>
        <w:pStyle w:val="Heading4"/>
      </w:pPr>
      <w:bookmarkStart w:id="327" w:name="_Ref446254520"/>
      <w:r>
        <w:lastRenderedPageBreak/>
        <w:t>GSML_QuantityRange</w:t>
      </w:r>
      <w:bookmarkEnd w:id="327"/>
    </w:p>
    <w:p w14:paraId="6742D8AB" w14:textId="77777777" w:rsidR="00657E64" w:rsidRDefault="00657E64" w:rsidP="00657E64"/>
    <w:p w14:paraId="0A7F0FC9" w14:textId="41837031" w:rsidR="00657E64" w:rsidRPr="000D2673" w:rsidRDefault="00657E64" w:rsidP="00657E64">
      <w:r w:rsidRPr="00902321">
        <w:rPr>
          <w:rStyle w:val="Entity"/>
        </w:rPr>
        <w:t>GSML_QuantityRange</w:t>
      </w:r>
      <w:r>
        <w:t xml:space="preserve"> is a specialization of SWE Common </w:t>
      </w:r>
      <w:r w:rsidR="00DC32F6" w:rsidRPr="00DC32F6">
        <w:rPr>
          <w:rStyle w:val="Entity"/>
        </w:rPr>
        <w:t>QuantiytyRange</w:t>
      </w:r>
      <w:r w:rsidR="00DC32F6">
        <w:rPr>
          <w:rStyle w:val="Entity"/>
        </w:rPr>
        <w:t xml:space="preserve"> </w:t>
      </w:r>
      <w:r w:rsidR="00DC32F6">
        <w:t>(OGC 08-094r1, Clause 7.2.13</w:t>
      </w:r>
      <w:proofErr w:type="gramStart"/>
      <w:r w:rsidR="00DC32F6">
        <w:t xml:space="preserve">)  </w:t>
      </w:r>
      <w:r w:rsidR="008B01F3">
        <w:t>where</w:t>
      </w:r>
      <w:proofErr w:type="gramEnd"/>
      <w:r>
        <w:t xml:space="preserve"> lower and upper values are made </w:t>
      </w:r>
      <w:r w:rsidR="00DC32F6">
        <w:t xml:space="preserve">explicit.  </w:t>
      </w:r>
      <w:r w:rsidR="008F3406">
        <w:rPr>
          <w:rStyle w:val="Entity"/>
        </w:rPr>
        <w:t>SWE::Quantity</w:t>
      </w:r>
      <w:r w:rsidR="00DC32F6" w:rsidRPr="00DC32F6">
        <w:rPr>
          <w:rStyle w:val="Entity"/>
        </w:rPr>
        <w:t>Range</w:t>
      </w:r>
      <w:r w:rsidR="00DC32F6">
        <w:t xml:space="preserve"> uses</w:t>
      </w:r>
      <w:r>
        <w:t xml:space="preserve"> an array of values (RealPair, see Clause 7.2.1) where the lowest value is the first element and the highest the second.  This convenience </w:t>
      </w:r>
      <w:r w:rsidR="00DD26B8">
        <w:t xml:space="preserve">Data Type </w:t>
      </w:r>
      <w:r>
        <w:t>has been created as an alternative encoding for implementation</w:t>
      </w:r>
      <w:r w:rsidR="00476D1D">
        <w:t>s</w:t>
      </w:r>
      <w:r>
        <w:t xml:space="preserve"> that do no support encoding of arrays </w:t>
      </w:r>
      <w:r w:rsidR="00476D1D">
        <w:t xml:space="preserve">in a single field </w:t>
      </w:r>
      <w:r>
        <w:t>(</w:t>
      </w:r>
      <w:r w:rsidR="008B01F3">
        <w:t>e.g.</w:t>
      </w:r>
      <w:r>
        <w:t xml:space="preserve"> DBF) or reference to elements in string encoded arrays</w:t>
      </w:r>
      <w:r>
        <w:rPr>
          <w:rStyle w:val="FootnoteReference"/>
        </w:rPr>
        <w:footnoteReference w:id="3"/>
      </w:r>
      <w:r>
        <w:t xml:space="preserve"> (eg. Filter Encoding Specification 2.0 – OGC 09-029r2)</w:t>
      </w:r>
      <w:r w:rsidR="00853941">
        <w:t>.</w:t>
      </w:r>
    </w:p>
    <w:p w14:paraId="478D4891" w14:textId="3E2E4DC2" w:rsidR="00657E64" w:rsidRDefault="00F658C5" w:rsidP="00657E64">
      <w:pPr>
        <w:keepNext/>
        <w:spacing w:after="0"/>
      </w:pPr>
      <w:r>
        <w:rPr>
          <w:rFonts w:cs="Arial"/>
          <w:b/>
          <w:noProof/>
          <w:szCs w:val="26"/>
          <w:lang w:val="en-CA" w:eastAsia="en-CA"/>
        </w:rPr>
        <w:drawing>
          <wp:inline distT="0" distB="0" distL="0" distR="0" wp14:anchorId="2E1BD1C1" wp14:editId="260F90AF">
            <wp:extent cx="2000250" cy="49815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00250" cy="4981575"/>
                    </a:xfrm>
                    <a:prstGeom prst="rect">
                      <a:avLst/>
                    </a:prstGeom>
                    <a:noFill/>
                    <a:ln>
                      <a:noFill/>
                    </a:ln>
                  </pic:spPr>
                </pic:pic>
              </a:graphicData>
            </a:graphic>
          </wp:inline>
        </w:drawing>
      </w:r>
    </w:p>
    <w:p w14:paraId="1225C582" w14:textId="00E0C7F7" w:rsidR="00657E64" w:rsidRDefault="00657E64" w:rsidP="00657E64">
      <w:pPr>
        <w:pStyle w:val="Caption"/>
      </w:pPr>
      <w:r>
        <w:t xml:space="preserve">Figure </w:t>
      </w:r>
      <w:r>
        <w:fldChar w:fldCharType="begin"/>
      </w:r>
      <w:r>
        <w:instrText xml:space="preserve"> SEQ Figure \* ARABIC </w:instrText>
      </w:r>
      <w:r>
        <w:fldChar w:fldCharType="separate"/>
      </w:r>
      <w:r w:rsidR="00E15963">
        <w:rPr>
          <w:noProof/>
        </w:rPr>
        <w:t>25</w:t>
      </w:r>
      <w:r>
        <w:rPr>
          <w:noProof/>
        </w:rPr>
        <w:fldChar w:fldCharType="end"/>
      </w:r>
      <w:r>
        <w:t xml:space="preserve"> : </w:t>
      </w:r>
      <w:r w:rsidR="00853941">
        <w:t xml:space="preserve">Context diagram for </w:t>
      </w:r>
      <w:r>
        <w:t>QuantityRange making lower and upper values explicit</w:t>
      </w:r>
      <w:r w:rsidR="00853941">
        <w:t>.</w:t>
      </w:r>
    </w:p>
    <w:p w14:paraId="26984151" w14:textId="3B50AFFA" w:rsidR="00806192" w:rsidRPr="007F0841" w:rsidRDefault="00806192" w:rsidP="00806192">
      <w:r>
        <w:lastRenderedPageBreak/>
        <w:t xml:space="preserve">The </w:t>
      </w:r>
      <w:r w:rsidRPr="00DC32F6">
        <w:rPr>
          <w:rStyle w:val="Entity"/>
        </w:rPr>
        <w:t>lowerValue</w:t>
      </w:r>
      <w:r>
        <w:t xml:space="preserve"> shall be less </w:t>
      </w:r>
      <w:r w:rsidR="008B01F3">
        <w:t xml:space="preserve">than </w:t>
      </w:r>
      <w:r>
        <w:t xml:space="preserve">or equal to </w:t>
      </w:r>
      <w:r w:rsidR="008B01F3">
        <w:t xml:space="preserve">the </w:t>
      </w:r>
      <w:r w:rsidRPr="00DC32F6">
        <w:rPr>
          <w:rStyle w:val="Entity"/>
        </w:rPr>
        <w:t>upperValue</w:t>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56A436D3" w14:textId="77777777" w:rsidTr="00DE367C">
        <w:trPr>
          <w:cantSplit/>
        </w:trPr>
        <w:tc>
          <w:tcPr>
            <w:tcW w:w="4219" w:type="dxa"/>
            <w:tcBorders>
              <w:right w:val="nil"/>
            </w:tcBorders>
            <w:shd w:val="clear" w:color="auto" w:fill="auto"/>
          </w:tcPr>
          <w:p w14:paraId="3A0E9758"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quantity_range_order</w:t>
            </w:r>
          </w:p>
        </w:tc>
        <w:tc>
          <w:tcPr>
            <w:tcW w:w="4678" w:type="dxa"/>
            <w:tcBorders>
              <w:left w:val="nil"/>
            </w:tcBorders>
            <w:shd w:val="clear" w:color="auto" w:fill="auto"/>
          </w:tcPr>
          <w:p w14:paraId="5CD0F06C" w14:textId="1D5C5790" w:rsidR="00806192" w:rsidRPr="00D12552" w:rsidRDefault="00DD26B8" w:rsidP="00DE367C">
            <w:pPr>
              <w:pStyle w:val="Tabletext10"/>
              <w:jc w:val="left"/>
              <w:rPr>
                <w:rStyle w:val="reqtext"/>
                <w:lang w:val="en-CA"/>
              </w:rPr>
            </w:pPr>
            <w:r>
              <w:t xml:space="preserve">The </w:t>
            </w:r>
            <w:r w:rsidR="00806192">
              <w:t>lowerValue SHALL be less</w:t>
            </w:r>
            <w:r w:rsidR="008B01F3">
              <w:t xml:space="preserve"> than</w:t>
            </w:r>
            <w:r w:rsidR="00806192">
              <w:t xml:space="preserve"> o</w:t>
            </w:r>
            <w:r>
              <w:t>r</w:t>
            </w:r>
            <w:r w:rsidR="00806192">
              <w:t xml:space="preserve"> equal to </w:t>
            </w:r>
            <w:r w:rsidR="008B01F3">
              <w:t xml:space="preserve">the </w:t>
            </w:r>
            <w:r w:rsidR="00806192">
              <w:t>upperValue</w:t>
            </w:r>
            <w:r w:rsidR="00853941">
              <w:t>.</w:t>
            </w:r>
            <w:r w:rsidR="00806192">
              <w:t xml:space="preserve">   </w:t>
            </w:r>
          </w:p>
        </w:tc>
      </w:tr>
    </w:tbl>
    <w:p w14:paraId="02703B1C" w14:textId="77777777" w:rsidR="00806192" w:rsidRDefault="00806192" w:rsidP="007F03F0"/>
    <w:p w14:paraId="5118EA5F" w14:textId="10430AF7" w:rsidR="00806192" w:rsidRDefault="00806192" w:rsidP="00806192">
      <w:r>
        <w:t xml:space="preserve">The values reported in </w:t>
      </w:r>
      <w:r w:rsidRPr="00DC32F6">
        <w:rPr>
          <w:rStyle w:val="Entity"/>
        </w:rPr>
        <w:t>lowerValue</w:t>
      </w:r>
      <w:r>
        <w:t xml:space="preserve"> and </w:t>
      </w:r>
      <w:r w:rsidRPr="00DC32F6">
        <w:rPr>
          <w:rStyle w:val="Entity"/>
        </w:rPr>
        <w:t>upperValue</w:t>
      </w:r>
      <w:r>
        <w:t xml:space="preserve"> shall be the same as the pair of value</w:t>
      </w:r>
      <w:r w:rsidR="00DC32F6">
        <w:t>s in inherited values property.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33B55304" w14:textId="77777777" w:rsidTr="00DE367C">
        <w:trPr>
          <w:cantSplit/>
        </w:trPr>
        <w:tc>
          <w:tcPr>
            <w:tcW w:w="4219" w:type="dxa"/>
            <w:tcBorders>
              <w:right w:val="nil"/>
            </w:tcBorders>
            <w:shd w:val="clear" w:color="auto" w:fill="auto"/>
          </w:tcPr>
          <w:p w14:paraId="43E427C9"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quantity-range-repeat</w:t>
            </w:r>
          </w:p>
        </w:tc>
        <w:tc>
          <w:tcPr>
            <w:tcW w:w="4678" w:type="dxa"/>
            <w:tcBorders>
              <w:left w:val="nil"/>
            </w:tcBorders>
            <w:shd w:val="clear" w:color="auto" w:fill="auto"/>
          </w:tcPr>
          <w:p w14:paraId="22D72BBA" w14:textId="7ECCDBBA" w:rsidR="00806192" w:rsidRPr="00D12552" w:rsidRDefault="00806192" w:rsidP="00DD26B8">
            <w:pPr>
              <w:pStyle w:val="Tabletext10"/>
              <w:jc w:val="left"/>
              <w:rPr>
                <w:rStyle w:val="reqtext"/>
                <w:lang w:val="en-CA"/>
              </w:rPr>
            </w:pPr>
            <w:r>
              <w:t xml:space="preserve">Value[0] </w:t>
            </w:r>
            <w:r w:rsidR="00DD26B8">
              <w:t xml:space="preserve">SHALL </w:t>
            </w:r>
            <w:r>
              <w:t xml:space="preserve">provide the same value as lowerValue and value[1] </w:t>
            </w:r>
            <w:r w:rsidR="008B01F3">
              <w:t>SHALL provide</w:t>
            </w:r>
            <w:r>
              <w:t xml:space="preserve"> the same</w:t>
            </w:r>
            <w:r w:rsidR="008B01F3">
              <w:t xml:space="preserve"> value</w:t>
            </w:r>
            <w:r>
              <w:t xml:space="preserve"> as upperValue.</w:t>
            </w:r>
          </w:p>
        </w:tc>
      </w:tr>
    </w:tbl>
    <w:p w14:paraId="3219B57F" w14:textId="77777777" w:rsidR="00806192" w:rsidRPr="00806192" w:rsidRDefault="00806192" w:rsidP="007F03F0"/>
    <w:p w14:paraId="153558E3" w14:textId="29676DBC" w:rsidR="00476D1D" w:rsidRPr="00E62F4E" w:rsidRDefault="00476D1D" w:rsidP="007F03F0">
      <w:pPr>
        <w:pStyle w:val="Heading5"/>
        <w:rPr>
          <w:lang w:val="en-CA"/>
        </w:rPr>
      </w:pPr>
      <w:proofErr w:type="gramStart"/>
      <w:r w:rsidRPr="00D970E9">
        <w:rPr>
          <w:lang w:val="en-CA"/>
        </w:rPr>
        <w:t>lowerValue</w:t>
      </w:r>
      <w:proofErr w:type="gramEnd"/>
    </w:p>
    <w:p w14:paraId="2B54E3C6" w14:textId="79E38AE9" w:rsidR="00476D1D" w:rsidRDefault="00476D1D" w:rsidP="007F03F0">
      <w:r>
        <w:t xml:space="preserve">The property </w:t>
      </w:r>
      <w:r w:rsidRPr="00DC32F6">
        <w:rPr>
          <w:rStyle w:val="Entity"/>
        </w:rPr>
        <w:t>lowerValue</w:t>
      </w:r>
      <w:proofErr w:type="gramStart"/>
      <w:r w:rsidRPr="00DC32F6">
        <w:rPr>
          <w:rStyle w:val="Entity"/>
        </w:rPr>
        <w:t>:Real</w:t>
      </w:r>
      <w:proofErr w:type="gramEnd"/>
      <w:r>
        <w:t xml:space="preserve"> contain</w:t>
      </w:r>
      <w:r w:rsidR="00E62F4E">
        <w:t>s</w:t>
      </w:r>
      <w:r>
        <w:t xml:space="preserve"> the l</w:t>
      </w:r>
      <w:r w:rsidRPr="00476D1D">
        <w:t xml:space="preserve">ower bound of the range. </w:t>
      </w:r>
      <w:r>
        <w:t xml:space="preserve">It shall be a </w:t>
      </w:r>
      <w:r w:rsidR="00DC32F6">
        <w:t>copy</w:t>
      </w:r>
      <w:r>
        <w:t xml:space="preserve"> of</w:t>
      </w:r>
      <w:r w:rsidRPr="00476D1D">
        <w:t xml:space="preserve"> </w:t>
      </w:r>
      <w:r w:rsidR="00DC32F6">
        <w:t xml:space="preserve">inherited </w:t>
      </w:r>
      <w:r w:rsidR="008F3406">
        <w:rPr>
          <w:rStyle w:val="Entity"/>
        </w:rPr>
        <w:t>SWE:</w:t>
      </w:r>
      <w:proofErr w:type="gramStart"/>
      <w:r w:rsidR="008F3406">
        <w:rPr>
          <w:rStyle w:val="Entity"/>
        </w:rPr>
        <w:t>:Quantity</w:t>
      </w:r>
      <w:r w:rsidR="00DC32F6" w:rsidRPr="00DC32F6">
        <w:rPr>
          <w:rStyle w:val="Entity"/>
        </w:rPr>
        <w:t>Range</w:t>
      </w:r>
      <w:proofErr w:type="gramEnd"/>
      <w:r w:rsidR="00DC32F6" w:rsidRPr="00DC32F6">
        <w:rPr>
          <w:rStyle w:val="Entity"/>
        </w:rPr>
        <w:t>::</w:t>
      </w:r>
      <w:r w:rsidRPr="00DC32F6">
        <w:rPr>
          <w:rStyle w:val="Entity"/>
        </w:rPr>
        <w:t>value[0]</w:t>
      </w:r>
      <w:r w:rsidRPr="00476D1D">
        <w:t>.</w:t>
      </w:r>
    </w:p>
    <w:p w14:paraId="2218F83A" w14:textId="77777777" w:rsidR="00E62F4E" w:rsidRDefault="00E62F4E" w:rsidP="007F03F0"/>
    <w:p w14:paraId="7DB40154" w14:textId="35BCABD6" w:rsidR="00476D1D" w:rsidRPr="00476D1D" w:rsidRDefault="00476D1D" w:rsidP="007F03F0">
      <w:pPr>
        <w:pStyle w:val="Heading5"/>
      </w:pPr>
      <w:r>
        <w:t>upperValue</w:t>
      </w:r>
    </w:p>
    <w:p w14:paraId="4FDAF125" w14:textId="3FEBC65E" w:rsidR="00DC32F6" w:rsidRDefault="00476D1D" w:rsidP="00DC32F6">
      <w:r>
        <w:t xml:space="preserve">The property </w:t>
      </w:r>
      <w:r w:rsidRPr="00DC32F6">
        <w:rPr>
          <w:rStyle w:val="Entity"/>
        </w:rPr>
        <w:t>upperValue</w:t>
      </w:r>
      <w:proofErr w:type="gramStart"/>
      <w:r w:rsidRPr="00DC32F6">
        <w:rPr>
          <w:rStyle w:val="Entity"/>
        </w:rPr>
        <w:t>:Real</w:t>
      </w:r>
      <w:proofErr w:type="gramEnd"/>
      <w:r>
        <w:t xml:space="preserve"> contain</w:t>
      </w:r>
      <w:r w:rsidR="00E62F4E">
        <w:t>s</w:t>
      </w:r>
      <w:r>
        <w:t xml:space="preserve"> the u</w:t>
      </w:r>
      <w:r w:rsidRPr="00476D1D">
        <w:t xml:space="preserve">pper bound of the range. </w:t>
      </w:r>
      <w:r w:rsidR="00DC32F6" w:rsidRPr="00476D1D">
        <w:t xml:space="preserve">. </w:t>
      </w:r>
      <w:r w:rsidR="00DC32F6">
        <w:t>It shall be a copy of</w:t>
      </w:r>
      <w:r w:rsidR="00DC32F6" w:rsidRPr="00476D1D">
        <w:t xml:space="preserve"> </w:t>
      </w:r>
      <w:r w:rsidR="00DC32F6">
        <w:t xml:space="preserve">inherited </w:t>
      </w:r>
      <w:r w:rsidR="008F3406">
        <w:rPr>
          <w:rStyle w:val="Entity"/>
        </w:rPr>
        <w:t>SWE:</w:t>
      </w:r>
      <w:proofErr w:type="gramStart"/>
      <w:r w:rsidR="008F3406">
        <w:rPr>
          <w:rStyle w:val="Entity"/>
        </w:rPr>
        <w:t>:Quantity</w:t>
      </w:r>
      <w:r w:rsidR="00DC32F6" w:rsidRPr="00DC32F6">
        <w:rPr>
          <w:rStyle w:val="Entity"/>
        </w:rPr>
        <w:t>Range</w:t>
      </w:r>
      <w:proofErr w:type="gramEnd"/>
      <w:r w:rsidR="00DC32F6" w:rsidRPr="00DC32F6">
        <w:rPr>
          <w:rStyle w:val="Entity"/>
        </w:rPr>
        <w:t>::</w:t>
      </w:r>
      <w:r w:rsidR="00DC32F6">
        <w:rPr>
          <w:rStyle w:val="Entity"/>
        </w:rPr>
        <w:t>value[1</w:t>
      </w:r>
      <w:r w:rsidR="00DC32F6" w:rsidRPr="00DC32F6">
        <w:rPr>
          <w:rStyle w:val="Entity"/>
        </w:rPr>
        <w:t>]</w:t>
      </w:r>
      <w:r w:rsidR="00DC32F6" w:rsidRPr="00476D1D">
        <w:t>.</w:t>
      </w:r>
    </w:p>
    <w:p w14:paraId="692EC08D" w14:textId="3E835830" w:rsidR="00806192" w:rsidRDefault="00DE367C" w:rsidP="00657E64">
      <w:r>
        <w:t>Example</w:t>
      </w:r>
    </w:p>
    <w:p w14:paraId="1CD77FBE" w14:textId="0677B0BF" w:rsidR="00DE367C" w:rsidRDefault="00F658C5" w:rsidP="007F03F0">
      <w:pPr>
        <w:keepNext/>
      </w:pPr>
      <w:r>
        <w:rPr>
          <w:noProof/>
          <w:lang w:val="en-CA" w:eastAsia="en-CA"/>
        </w:rPr>
        <w:drawing>
          <wp:inline distT="0" distB="0" distL="0" distR="0" wp14:anchorId="5F85BE3D" wp14:editId="1ABAAC7B">
            <wp:extent cx="1495425" cy="11620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495425" cy="1162050"/>
                    </a:xfrm>
                    <a:prstGeom prst="rect">
                      <a:avLst/>
                    </a:prstGeom>
                    <a:noFill/>
                    <a:ln>
                      <a:noFill/>
                    </a:ln>
                  </pic:spPr>
                </pic:pic>
              </a:graphicData>
            </a:graphic>
          </wp:inline>
        </w:drawing>
      </w:r>
    </w:p>
    <w:p w14:paraId="7A252712" w14:textId="406C7E81" w:rsidR="00DE367C" w:rsidRDefault="00DE367C" w:rsidP="007F03F0">
      <w:pPr>
        <w:pStyle w:val="Caption"/>
      </w:pPr>
      <w:r>
        <w:t xml:space="preserve">Figure </w:t>
      </w:r>
      <w:r>
        <w:fldChar w:fldCharType="begin"/>
      </w:r>
      <w:r>
        <w:instrText xml:space="preserve"> SEQ Figure \* ARABIC </w:instrText>
      </w:r>
      <w:r>
        <w:fldChar w:fldCharType="separate"/>
      </w:r>
      <w:r w:rsidR="00E15963">
        <w:rPr>
          <w:noProof/>
        </w:rPr>
        <w:t>26</w:t>
      </w:r>
      <w:r>
        <w:fldChar w:fldCharType="end"/>
      </w:r>
      <w:r>
        <w:t xml:space="preserve"> Encoding of a quantity range of [15.6,26.7].  Note that the value is encoded in both </w:t>
      </w:r>
      <w:r w:rsidR="008B01F3">
        <w:t>lowerValue, upperValue</w:t>
      </w:r>
      <w:r>
        <w:t xml:space="preserve"> and in value as an array</w:t>
      </w:r>
      <w:r w:rsidR="00853941">
        <w:t>.</w:t>
      </w:r>
    </w:p>
    <w:p w14:paraId="7D9C0A36" w14:textId="6640A48A" w:rsidR="00856F51" w:rsidRDefault="00856F51">
      <w:pPr>
        <w:spacing w:after="0"/>
        <w:rPr>
          <w:lang w:val="en-CA"/>
        </w:rPr>
      </w:pPr>
    </w:p>
    <w:p w14:paraId="58F523C3" w14:textId="27F21DD5" w:rsidR="00856F51" w:rsidRDefault="00DB2D3A" w:rsidP="00DB2D3A">
      <w:pPr>
        <w:pStyle w:val="Heading3"/>
        <w:rPr>
          <w:lang w:val="en-CA"/>
        </w:rPr>
      </w:pPr>
      <w:bookmarkStart w:id="328" w:name="_Toc456946976"/>
      <w:r>
        <w:rPr>
          <w:lang w:val="en-CA"/>
        </w:rPr>
        <w:t>GeoSciML basic vocabularies</w:t>
      </w:r>
      <w:bookmarkEnd w:id="328"/>
    </w:p>
    <w:p w14:paraId="1BEB2B8A" w14:textId="77777777" w:rsidR="00DB2D3A" w:rsidRDefault="00DB2D3A" w:rsidP="00ED2525">
      <w:pPr>
        <w:rPr>
          <w:lang w:val="en-CA"/>
        </w:rPr>
      </w:pPr>
    </w:p>
    <w:p w14:paraId="72DBCE36" w14:textId="444A9B24" w:rsidR="00DB2D3A" w:rsidRPr="00853941"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F02ED9">
        <w:t xml:space="preserve">Table </w:t>
      </w:r>
      <w:r w:rsidR="00F02ED9">
        <w:rPr>
          <w:noProof/>
        </w:rPr>
        <w:t>4</w:t>
      </w:r>
      <w:r w:rsidR="003C190E">
        <w:rPr>
          <w:lang w:val="en-CA"/>
        </w:rPr>
        <w:fldChar w:fldCharType="end"/>
      </w:r>
      <w:r w:rsidR="003C190E">
        <w:rPr>
          <w:lang w:val="en-CA"/>
        </w:rPr>
        <w:t xml:space="preserve"> lists the vocabularies used in </w:t>
      </w:r>
      <w:r w:rsidR="00DD26B8">
        <w:rPr>
          <w:lang w:val="en-CA"/>
        </w:rPr>
        <w:t xml:space="preserve">GeoSciML </w:t>
      </w:r>
      <w:r w:rsidR="003C190E">
        <w:rPr>
          <w:lang w:val="en-CA"/>
        </w:rPr>
        <w:t xml:space="preserve">Basic.  Each of those vocabularies </w:t>
      </w:r>
      <w:r w:rsidR="00E62F4E">
        <w:rPr>
          <w:lang w:val="en-CA"/>
        </w:rPr>
        <w:t>shall</w:t>
      </w:r>
      <w:r w:rsidR="003C190E">
        <w:rPr>
          <w:lang w:val="en-CA"/>
        </w:rPr>
        <w:t xml:space="preserve"> be implemented using </w:t>
      </w:r>
      <w:r w:rsidR="001453F6">
        <w:rPr>
          <w:lang w:val="en-CA"/>
        </w:rPr>
        <w:t>externally managed vocabularies</w:t>
      </w:r>
      <w:r w:rsidR="003C190E">
        <w:rPr>
          <w:lang w:val="en-CA"/>
        </w:rPr>
        <w:t xml:space="preserve"> as specified in clause</w:t>
      </w:r>
      <w:r w:rsidR="005A7585">
        <w:rPr>
          <w:lang w:val="en-CA"/>
        </w:rPr>
        <w:fldChar w:fldCharType="begin"/>
      </w:r>
      <w:r w:rsidR="005A7585">
        <w:rPr>
          <w:lang w:val="en-CA"/>
        </w:rPr>
        <w:instrText xml:space="preserve"> REF _Ref446671865 \r \h </w:instrText>
      </w:r>
      <w:r w:rsidR="005A7585">
        <w:rPr>
          <w:lang w:val="en-CA"/>
        </w:rPr>
      </w:r>
      <w:r w:rsidR="005A7585">
        <w:rPr>
          <w:lang w:val="en-CA"/>
        </w:rPr>
        <w:fldChar w:fldCharType="separate"/>
      </w:r>
      <w:r w:rsidR="00F02ED9">
        <w:rPr>
          <w:lang w:val="en-CA"/>
        </w:rPr>
        <w:t>7.2.7</w:t>
      </w:r>
      <w:r w:rsidR="005A7585">
        <w:rPr>
          <w:lang w:val="en-CA"/>
        </w:rPr>
        <w:fldChar w:fldCharType="end"/>
      </w:r>
    </w:p>
    <w:p w14:paraId="090C5302" w14:textId="1ECB529C" w:rsidR="003C190E" w:rsidRDefault="003C190E" w:rsidP="003C190E">
      <w:pPr>
        <w:pStyle w:val="Caption"/>
        <w:keepNext/>
      </w:pPr>
      <w:bookmarkStart w:id="329" w:name="_Ref432861594"/>
      <w:r>
        <w:lastRenderedPageBreak/>
        <w:t xml:space="preserve">Table </w:t>
      </w:r>
      <w:r w:rsidR="00415E41">
        <w:fldChar w:fldCharType="begin"/>
      </w:r>
      <w:r w:rsidR="00415E41">
        <w:instrText xml:space="preserve"> SEQ Table \* ARABIC </w:instrText>
      </w:r>
      <w:r w:rsidR="00415E41">
        <w:fldChar w:fldCharType="separate"/>
      </w:r>
      <w:r w:rsidR="00F02ED9">
        <w:rPr>
          <w:noProof/>
        </w:rPr>
        <w:t>4</w:t>
      </w:r>
      <w:r w:rsidR="00415E41">
        <w:fldChar w:fldCharType="end"/>
      </w:r>
      <w:bookmarkEnd w:id="329"/>
      <w:r>
        <w:t>: Vocabularies used in GeoSciML Basic</w:t>
      </w:r>
      <w:r w:rsidR="00853941">
        <w:t>.</w:t>
      </w:r>
    </w:p>
    <w:tbl>
      <w:tblPr>
        <w:tblW w:w="0" w:type="auto"/>
        <w:tblBorders>
          <w:top w:val="single" w:sz="8" w:space="0" w:color="000000"/>
          <w:bottom w:val="single" w:sz="8" w:space="0" w:color="000000"/>
        </w:tblBorders>
        <w:tblLook w:val="04A0" w:firstRow="1" w:lastRow="0" w:firstColumn="1" w:lastColumn="0" w:noHBand="0" w:noVBand="1"/>
      </w:tblPr>
      <w:tblGrid>
        <w:gridCol w:w="3086"/>
        <w:gridCol w:w="5770"/>
      </w:tblGrid>
      <w:tr w:rsidR="003F5AA4" w:rsidRPr="00DC32F6" w14:paraId="6B17D9AE" w14:textId="77777777" w:rsidTr="00A1785C">
        <w:tc>
          <w:tcPr>
            <w:tcW w:w="2951" w:type="dxa"/>
            <w:tcBorders>
              <w:top w:val="nil"/>
              <w:bottom w:val="single" w:sz="8" w:space="0" w:color="000000"/>
            </w:tcBorders>
            <w:shd w:val="clear" w:color="auto" w:fill="auto"/>
          </w:tcPr>
          <w:p w14:paraId="4B8236BA" w14:textId="54E280AF" w:rsidR="00CF6174" w:rsidRPr="00DC32F6" w:rsidRDefault="00CF6174" w:rsidP="003F5AA4">
            <w:pPr>
              <w:jc w:val="center"/>
              <w:rPr>
                <w:rFonts w:ascii="Consolas" w:eastAsia="MS Gothic" w:hAnsi="Consolas" w:cs="Consolas"/>
                <w:color w:val="000000"/>
                <w:sz w:val="18"/>
                <w:szCs w:val="18"/>
                <w:lang w:val="en-CA"/>
              </w:rPr>
            </w:pPr>
            <w:r w:rsidRPr="00DC32F6">
              <w:rPr>
                <w:rFonts w:ascii="Consolas" w:eastAsia="MS Gothic" w:hAnsi="Consolas" w:cs="Consolas"/>
                <w:color w:val="000000"/>
                <w:sz w:val="18"/>
                <w:szCs w:val="18"/>
                <w:lang w:val="en-CA"/>
              </w:rPr>
              <w:t>Vocabulary</w:t>
            </w:r>
          </w:p>
        </w:tc>
        <w:tc>
          <w:tcPr>
            <w:tcW w:w="5804" w:type="dxa"/>
            <w:tcBorders>
              <w:top w:val="nil"/>
              <w:bottom w:val="single" w:sz="8" w:space="0" w:color="000000"/>
            </w:tcBorders>
            <w:shd w:val="clear" w:color="auto" w:fill="auto"/>
          </w:tcPr>
          <w:p w14:paraId="5D7A621F" w14:textId="106F9D9B" w:rsidR="00CF6174" w:rsidRPr="00DC32F6" w:rsidRDefault="00CF6174" w:rsidP="003F5AA4">
            <w:pPr>
              <w:jc w:val="center"/>
              <w:rPr>
                <w:rFonts w:ascii="Consolas" w:eastAsia="MS Gothic" w:hAnsi="Consolas" w:cs="Consolas"/>
                <w:b/>
                <w:bCs/>
                <w:color w:val="000000"/>
                <w:sz w:val="18"/>
                <w:szCs w:val="18"/>
                <w:lang w:val="en-CA"/>
              </w:rPr>
            </w:pPr>
            <w:r w:rsidRPr="00DC32F6">
              <w:rPr>
                <w:rFonts w:ascii="Consolas" w:eastAsia="MS Gothic" w:hAnsi="Consolas" w:cs="Consolas"/>
                <w:b/>
                <w:bCs/>
                <w:color w:val="000000"/>
                <w:sz w:val="18"/>
                <w:szCs w:val="18"/>
                <w:lang w:val="en-CA"/>
              </w:rPr>
              <w:t>Description</w:t>
            </w:r>
          </w:p>
        </w:tc>
      </w:tr>
      <w:tr w:rsidR="003F5AA4" w:rsidRPr="00DC32F6" w14:paraId="7831D5D5" w14:textId="77777777" w:rsidTr="003F5AA4">
        <w:tc>
          <w:tcPr>
            <w:tcW w:w="2951" w:type="dxa"/>
            <w:shd w:val="clear" w:color="auto" w:fill="C0C0C0"/>
          </w:tcPr>
          <w:p w14:paraId="7835A179" w14:textId="65F65787"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CompositionPartRoleTerm</w:t>
            </w:r>
          </w:p>
        </w:tc>
        <w:tc>
          <w:tcPr>
            <w:tcW w:w="5804" w:type="dxa"/>
            <w:shd w:val="clear" w:color="auto" w:fill="C0C0C0"/>
          </w:tcPr>
          <w:p w14:paraId="3C80A83A" w14:textId="69A307B0"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rPr>
              <w:t>This class is a blank placeholder for a vocabulary of terms to describe the role that a compositional part plays in a geologic unit.</w:t>
            </w:r>
          </w:p>
        </w:tc>
      </w:tr>
      <w:tr w:rsidR="00BE2485" w:rsidRPr="00DC32F6" w14:paraId="29394C21" w14:textId="77777777" w:rsidTr="003F5AA4">
        <w:tc>
          <w:tcPr>
            <w:tcW w:w="2951" w:type="dxa"/>
            <w:shd w:val="clear" w:color="auto" w:fill="auto"/>
          </w:tcPr>
          <w:p w14:paraId="0D161FD5" w14:textId="77F8DD8D"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DescriptionPurpose</w:t>
            </w:r>
          </w:p>
        </w:tc>
        <w:tc>
          <w:tcPr>
            <w:tcW w:w="5804" w:type="dxa"/>
            <w:shd w:val="clear" w:color="auto" w:fill="auto"/>
          </w:tcPr>
          <w:p w14:paraId="65BF3F4E" w14:textId="5260DEEE"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 xml:space="preserve">Codes used for the specification of the intended purpose/level of abstraction for a given feature or object instance, </w:t>
            </w:r>
            <w:r w:rsidR="008B01F3" w:rsidRPr="00DC32F6">
              <w:rPr>
                <w:rFonts w:ascii="Consolas" w:hAnsi="Consolas" w:cs="Consolas"/>
                <w:color w:val="000000"/>
                <w:sz w:val="18"/>
                <w:szCs w:val="18"/>
                <w:lang w:val="en-CA"/>
              </w:rPr>
              <w:t>i.e.</w:t>
            </w:r>
            <w:r w:rsidRPr="00DC32F6">
              <w:rPr>
                <w:rFonts w:ascii="Consolas" w:hAnsi="Consolas" w:cs="Consolas"/>
                <w:color w:val="000000"/>
                <w:sz w:val="18"/>
                <w:szCs w:val="18"/>
                <w:lang w:val="en-CA"/>
              </w:rPr>
              <w:t xml:space="preserve"> the reason for the existence of the GeologicFeature. </w:t>
            </w:r>
          </w:p>
          <w:p w14:paraId="24CFEEAB" w14:textId="0AF7EF17" w:rsidR="00CF6174" w:rsidRPr="00DC32F6" w:rsidRDefault="00CF6174" w:rsidP="00DB2D3A">
            <w:pPr>
              <w:rPr>
                <w:rFonts w:ascii="Consolas" w:hAnsi="Consolas" w:cs="Consolas"/>
                <w:color w:val="000000"/>
                <w:sz w:val="18"/>
                <w:szCs w:val="18"/>
                <w:lang w:val="en-CA"/>
              </w:rPr>
            </w:pPr>
            <w:r w:rsidRPr="00DC32F6">
              <w:rPr>
                <w:rFonts w:ascii="Consolas" w:hAnsi="Consolas" w:cs="Consolas"/>
                <w:color w:val="000000"/>
                <w:sz w:val="18"/>
                <w:szCs w:val="18"/>
                <w:lang w:val="en-CA"/>
              </w:rPr>
              <w:t>Value</w:t>
            </w:r>
            <w:r w:rsidR="00E62F4E" w:rsidRPr="00DC32F6">
              <w:rPr>
                <w:rFonts w:ascii="Consolas" w:hAnsi="Consolas" w:cs="Consolas"/>
                <w:color w:val="000000"/>
                <w:sz w:val="18"/>
                <w:szCs w:val="18"/>
                <w:lang w:val="en-CA"/>
              </w:rPr>
              <w:t>s shall be either: instance, typicalNorm or</w:t>
            </w:r>
            <w:r w:rsidRPr="00DC32F6">
              <w:rPr>
                <w:rFonts w:ascii="Consolas" w:hAnsi="Consolas" w:cs="Consolas"/>
                <w:color w:val="000000"/>
                <w:sz w:val="18"/>
                <w:szCs w:val="18"/>
                <w:lang w:val="en-CA"/>
              </w:rPr>
              <w:t xml:space="preserve"> definingNorm.</w:t>
            </w:r>
          </w:p>
        </w:tc>
      </w:tr>
      <w:tr w:rsidR="003F5AA4" w:rsidRPr="00DC32F6" w14:paraId="3D45611F" w14:textId="77777777" w:rsidTr="003F5AA4">
        <w:tc>
          <w:tcPr>
            <w:tcW w:w="2951" w:type="dxa"/>
            <w:shd w:val="clear" w:color="auto" w:fill="C0C0C0"/>
          </w:tcPr>
          <w:p w14:paraId="162A4F8E" w14:textId="3F7FEDFB"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ExposureTerm</w:t>
            </w:r>
          </w:p>
        </w:tc>
        <w:tc>
          <w:tcPr>
            <w:tcW w:w="5804" w:type="dxa"/>
            <w:shd w:val="clear" w:color="auto" w:fill="C0C0C0"/>
          </w:tcPr>
          <w:p w14:paraId="703AAB96" w14:textId="14E9E675"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This class is a blank placeholder for a vocabulary of terms describing the nature of the expression of the mapped feature at the earth's surface (</w:t>
            </w:r>
            <w:r w:rsidR="008B01F3" w:rsidRPr="00DC32F6">
              <w:rPr>
                <w:rFonts w:ascii="Consolas" w:hAnsi="Consolas" w:cs="Consolas"/>
                <w:color w:val="000000"/>
                <w:sz w:val="18"/>
                <w:szCs w:val="18"/>
                <w:lang w:val="en-CA"/>
              </w:rPr>
              <w:t>e.g.</w:t>
            </w:r>
            <w:r w:rsidRPr="00DC32F6">
              <w:rPr>
                <w:rFonts w:ascii="Consolas" w:hAnsi="Consolas" w:cs="Consolas"/>
                <w:color w:val="000000"/>
                <w:sz w:val="18"/>
                <w:szCs w:val="18"/>
                <w:lang w:val="en-CA"/>
              </w:rPr>
              <w:t>, exposed, concealed)</w:t>
            </w:r>
            <w:r w:rsidR="00853941" w:rsidRPr="00DC32F6">
              <w:rPr>
                <w:rFonts w:ascii="Consolas" w:hAnsi="Consolas" w:cs="Consolas"/>
                <w:color w:val="000000"/>
                <w:sz w:val="18"/>
                <w:szCs w:val="18"/>
                <w:lang w:val="en-CA"/>
              </w:rPr>
              <w:t>.</w:t>
            </w:r>
          </w:p>
        </w:tc>
      </w:tr>
      <w:tr w:rsidR="00BE2485" w:rsidRPr="00DC32F6" w14:paraId="148923BA" w14:textId="77777777" w:rsidTr="003F5AA4">
        <w:tc>
          <w:tcPr>
            <w:tcW w:w="2951" w:type="dxa"/>
            <w:shd w:val="clear" w:color="auto" w:fill="auto"/>
          </w:tcPr>
          <w:p w14:paraId="263F1A15" w14:textId="6BE91966"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GeologicUnitHierarchyRoleTerm</w:t>
            </w:r>
          </w:p>
        </w:tc>
        <w:tc>
          <w:tcPr>
            <w:tcW w:w="5804" w:type="dxa"/>
            <w:shd w:val="clear" w:color="auto" w:fill="auto"/>
          </w:tcPr>
          <w:p w14:paraId="5DD85D29" w14:textId="73EA365F"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Role of the unit in the hierarchy</w:t>
            </w:r>
            <w:r w:rsidR="00853941" w:rsidRPr="00DC32F6">
              <w:rPr>
                <w:rFonts w:ascii="Consolas" w:hAnsi="Consolas" w:cs="Consolas"/>
                <w:color w:val="000000"/>
                <w:sz w:val="18"/>
                <w:szCs w:val="18"/>
                <w:lang w:val="en-CA"/>
              </w:rPr>
              <w:t>.</w:t>
            </w:r>
          </w:p>
        </w:tc>
      </w:tr>
      <w:tr w:rsidR="003F5AA4" w:rsidRPr="00DC32F6" w14:paraId="7A88332E" w14:textId="77777777" w:rsidTr="003F5AA4">
        <w:trPr>
          <w:trHeight w:val="2278"/>
        </w:trPr>
        <w:tc>
          <w:tcPr>
            <w:tcW w:w="2951" w:type="dxa"/>
            <w:shd w:val="clear" w:color="auto" w:fill="C0C0C0"/>
          </w:tcPr>
          <w:p w14:paraId="6C2C4BFE" w14:textId="00D1538A"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GeologicUnitTypeTerm</w:t>
            </w:r>
          </w:p>
        </w:tc>
        <w:tc>
          <w:tcPr>
            <w:tcW w:w="5804" w:type="dxa"/>
            <w:shd w:val="clear" w:color="auto" w:fill="C0C0C0"/>
          </w:tcPr>
          <w:p w14:paraId="11F30104"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p w14:paraId="1910B054" w14:textId="3FFFEF7D"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 xml:space="preserve">Example </w:t>
            </w:r>
            <w:r w:rsidR="00315E3F" w:rsidRPr="00DC32F6">
              <w:rPr>
                <w:rFonts w:ascii="Consolas" w:hAnsi="Consolas" w:cs="Consolas"/>
                <w:color w:val="000000"/>
                <w:sz w:val="18"/>
                <w:szCs w:val="18"/>
                <w:lang w:val="en-CA"/>
              </w:rPr>
              <w:t xml:space="preserve">of </w:t>
            </w:r>
            <w:r w:rsidRPr="00DC32F6">
              <w:rPr>
                <w:rFonts w:ascii="Consolas" w:hAnsi="Consolas" w:cs="Consolas"/>
                <w:color w:val="000000"/>
                <w:sz w:val="18"/>
                <w:szCs w:val="18"/>
                <w:lang w:val="en-CA"/>
              </w:rPr>
              <w:t xml:space="preserve">values: GeologicUnit, AllostratigraphicUnit, </w:t>
            </w:r>
          </w:p>
          <w:p w14:paraId="7A6C3CAA" w14:textId="2E5C97C7"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 xml:space="preserve">AlterationUnit, ArtificialGround, BiostratigraphicUnit, </w:t>
            </w:r>
            <w:r w:rsidR="008B01F3" w:rsidRPr="00DC32F6">
              <w:rPr>
                <w:rFonts w:ascii="Consolas" w:hAnsi="Consolas" w:cs="Consolas"/>
                <w:color w:val="000000"/>
                <w:sz w:val="18"/>
                <w:szCs w:val="18"/>
                <w:lang w:val="en-CA"/>
              </w:rPr>
              <w:t>ChronostratigraphicUnit,</w:t>
            </w:r>
            <w:r w:rsidR="00315E3F" w:rsidRPr="00DC32F6">
              <w:rPr>
                <w:rFonts w:ascii="Consolas" w:hAnsi="Consolas" w:cs="Consolas"/>
                <w:color w:val="000000"/>
                <w:sz w:val="18"/>
                <w:szCs w:val="18"/>
                <w:lang w:val="en-CA"/>
              </w:rPr>
              <w:t xml:space="preserve"> </w:t>
            </w:r>
            <w:r w:rsidRPr="00DC32F6">
              <w:rPr>
                <w:rFonts w:ascii="Consolas" w:hAnsi="Consolas" w:cs="Consolas"/>
                <w:color w:val="000000"/>
                <w:sz w:val="18"/>
                <w:szCs w:val="18"/>
                <w:lang w:val="en-CA"/>
              </w:rPr>
              <w:t>DeformationUnit,</w:t>
            </w:r>
            <w:r w:rsidR="00315E3F" w:rsidRPr="00DC32F6">
              <w:rPr>
                <w:rFonts w:ascii="Consolas" w:hAnsi="Consolas" w:cs="Consolas"/>
                <w:color w:val="000000"/>
                <w:sz w:val="18"/>
                <w:szCs w:val="18"/>
                <w:lang w:val="en-CA"/>
              </w:rPr>
              <w:t xml:space="preserve"> </w:t>
            </w:r>
            <w:r w:rsidRPr="00DC32F6">
              <w:rPr>
                <w:rFonts w:ascii="Consolas" w:hAnsi="Consolas" w:cs="Consolas"/>
                <w:color w:val="000000"/>
                <w:sz w:val="18"/>
                <w:szCs w:val="18"/>
                <w:lang w:val="en-CA"/>
              </w:rPr>
              <w:t>ExcavationUnit, GeophysicalUnit, LithodemicUnit, LithogeneticUnit, LithologicUnit, LithostratigraphicUnit, LithotectonicUnit, MagnetostratigraphicUnit, MassMovementUnit, Pedoderm, PedostratigraphicUnit, PolarityChronostratigraphicUnit</w:t>
            </w:r>
            <w:r w:rsidR="00853941" w:rsidRPr="00DC32F6">
              <w:rPr>
                <w:rFonts w:ascii="Consolas" w:hAnsi="Consolas" w:cs="Consolas"/>
                <w:color w:val="000000"/>
                <w:sz w:val="18"/>
                <w:szCs w:val="18"/>
                <w:lang w:val="en-CA"/>
              </w:rPr>
              <w:t>.</w:t>
            </w:r>
          </w:p>
        </w:tc>
      </w:tr>
      <w:tr w:rsidR="00BE2485" w:rsidRPr="00DC32F6" w14:paraId="59312F8A" w14:textId="77777777" w:rsidTr="003F5AA4">
        <w:trPr>
          <w:trHeight w:val="732"/>
        </w:trPr>
        <w:tc>
          <w:tcPr>
            <w:tcW w:w="2951" w:type="dxa"/>
            <w:shd w:val="clear" w:color="auto" w:fill="auto"/>
          </w:tcPr>
          <w:p w14:paraId="562055F5" w14:textId="7BF28E86"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GeologicUnitPartRoleTerm</w:t>
            </w:r>
          </w:p>
        </w:tc>
        <w:tc>
          <w:tcPr>
            <w:tcW w:w="5804" w:type="dxa"/>
            <w:shd w:val="clear" w:color="auto" w:fill="auto"/>
          </w:tcPr>
          <w:p w14:paraId="318E87B9" w14:textId="221C6F85"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 xml:space="preserve">This class is a blank placeholder for a vocabulary of terms describing the nature of the parts of a geologic unit, e.g. facies, stratigraphic, interbeds, </w:t>
            </w:r>
            <w:proofErr w:type="gramStart"/>
            <w:r w:rsidRPr="00DC32F6">
              <w:rPr>
                <w:rFonts w:ascii="Consolas" w:hAnsi="Consolas" w:cs="Consolas"/>
                <w:color w:val="000000"/>
                <w:sz w:val="18"/>
                <w:szCs w:val="18"/>
                <w:lang w:val="en-CA"/>
              </w:rPr>
              <w:t>geographic</w:t>
            </w:r>
            <w:proofErr w:type="gramEnd"/>
            <w:r w:rsidRPr="00DC32F6">
              <w:rPr>
                <w:rFonts w:ascii="Consolas" w:hAnsi="Consolas" w:cs="Consolas"/>
                <w:color w:val="000000"/>
                <w:sz w:val="18"/>
                <w:szCs w:val="18"/>
                <w:lang w:val="en-CA"/>
              </w:rPr>
              <w:t>, eastern facies</w:t>
            </w:r>
            <w:r w:rsidR="00853941" w:rsidRPr="00DC32F6">
              <w:rPr>
                <w:rFonts w:ascii="Consolas" w:hAnsi="Consolas" w:cs="Consolas"/>
                <w:color w:val="000000"/>
                <w:sz w:val="18"/>
                <w:szCs w:val="18"/>
                <w:lang w:val="en-CA"/>
              </w:rPr>
              <w:t>.</w:t>
            </w:r>
          </w:p>
        </w:tc>
      </w:tr>
      <w:tr w:rsidR="003F5AA4" w:rsidRPr="00DC32F6" w14:paraId="681ED370" w14:textId="77777777" w:rsidTr="003F5AA4">
        <w:tc>
          <w:tcPr>
            <w:tcW w:w="2951" w:type="dxa"/>
            <w:shd w:val="clear" w:color="auto" w:fill="C0C0C0"/>
          </w:tcPr>
          <w:p w14:paraId="4EF9B007" w14:textId="409BF1C2"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LithologyTerm</w:t>
            </w:r>
          </w:p>
        </w:tc>
        <w:tc>
          <w:tcPr>
            <w:tcW w:w="5804" w:type="dxa"/>
            <w:shd w:val="clear" w:color="auto" w:fill="C0C0C0"/>
          </w:tcPr>
          <w:p w14:paraId="5BE2CFC9" w14:textId="5B3246E0"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Refers to a vocabulary of terms describing the lithology of the compound earth material (</w:t>
            </w:r>
            <w:r w:rsidR="008B01F3" w:rsidRPr="00DC32F6">
              <w:rPr>
                <w:rFonts w:ascii="Consolas" w:hAnsi="Consolas" w:cs="Consolas"/>
                <w:color w:val="000000"/>
                <w:sz w:val="18"/>
                <w:szCs w:val="18"/>
                <w:lang w:val="en-CA"/>
              </w:rPr>
              <w:t>e.g.</w:t>
            </w:r>
            <w:r w:rsidRPr="00DC32F6">
              <w:rPr>
                <w:rFonts w:ascii="Consolas" w:hAnsi="Consolas" w:cs="Consolas"/>
                <w:color w:val="000000"/>
                <w:sz w:val="18"/>
                <w:szCs w:val="18"/>
                <w:lang w:val="en-CA"/>
              </w:rPr>
              <w:t>, granite, sandstone, schist)</w:t>
            </w:r>
          </w:p>
        </w:tc>
      </w:tr>
      <w:tr w:rsidR="00BE2485" w:rsidRPr="00DC32F6" w14:paraId="31EED7B7" w14:textId="77777777" w:rsidTr="003F5AA4">
        <w:tc>
          <w:tcPr>
            <w:tcW w:w="2951" w:type="dxa"/>
            <w:shd w:val="clear" w:color="auto" w:fill="auto"/>
          </w:tcPr>
          <w:p w14:paraId="1CF195B1" w14:textId="151F1C15"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MappingFrameTerm</w:t>
            </w:r>
          </w:p>
        </w:tc>
        <w:tc>
          <w:tcPr>
            <w:tcW w:w="5804" w:type="dxa"/>
            <w:shd w:val="clear" w:color="auto" w:fill="auto"/>
          </w:tcPr>
          <w:p w14:paraId="7B085C6C" w14:textId="1190884A" w:rsidR="00CF6174" w:rsidRPr="00DC32F6" w:rsidRDefault="00CF6174" w:rsidP="00740F77">
            <w:pPr>
              <w:rPr>
                <w:rFonts w:ascii="Consolas" w:hAnsi="Consolas" w:cs="Consolas"/>
                <w:color w:val="000000"/>
                <w:sz w:val="18"/>
                <w:szCs w:val="18"/>
                <w:lang w:val="en-CA"/>
              </w:rPr>
            </w:pPr>
            <w:r w:rsidRPr="00DC32F6">
              <w:rPr>
                <w:rStyle w:val="apple-converted-space"/>
                <w:rFonts w:ascii="Consolas" w:hAnsi="Consolas" w:cs="Consolas"/>
                <w:color w:val="1A1A1A"/>
                <w:sz w:val="18"/>
                <w:szCs w:val="18"/>
                <w:shd w:val="clear" w:color="auto" w:fill="FAFAFA"/>
              </w:rPr>
              <w:t xml:space="preserve">A </w:t>
            </w:r>
            <w:r w:rsidRPr="00DC32F6">
              <w:rPr>
                <w:rFonts w:ascii="Consolas" w:hAnsi="Consolas" w:cs="Consolas"/>
                <w:color w:val="1A1A1A"/>
                <w:sz w:val="18"/>
                <w:szCs w:val="18"/>
                <w:shd w:val="clear" w:color="auto" w:fill="FAFAFA"/>
              </w:rPr>
              <w:t xml:space="preserve">mapping surface, a section, a </w:t>
            </w:r>
            <w:r w:rsidR="008B01F3" w:rsidRPr="00DC32F6">
              <w:rPr>
                <w:rFonts w:ascii="Consolas" w:hAnsi="Consolas" w:cs="Consolas"/>
                <w:color w:val="1A1A1A"/>
                <w:sz w:val="18"/>
                <w:szCs w:val="18"/>
                <w:shd w:val="clear" w:color="auto" w:fill="FAFAFA"/>
              </w:rPr>
              <w:t>Borehole.</w:t>
            </w:r>
          </w:p>
        </w:tc>
      </w:tr>
      <w:tr w:rsidR="003F5AA4" w:rsidRPr="00DC32F6" w14:paraId="4A911914" w14:textId="77777777" w:rsidTr="003F5AA4">
        <w:tc>
          <w:tcPr>
            <w:tcW w:w="2951" w:type="dxa"/>
            <w:shd w:val="clear" w:color="auto" w:fill="C0C0C0"/>
          </w:tcPr>
          <w:p w14:paraId="32D65DF3" w14:textId="30C02777"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RankTerm</w:t>
            </w:r>
          </w:p>
        </w:tc>
        <w:tc>
          <w:tcPr>
            <w:tcW w:w="5804" w:type="dxa"/>
            <w:shd w:val="clear" w:color="auto" w:fill="C0C0C0"/>
          </w:tcPr>
          <w:p w14:paraId="650A819C" w14:textId="36D91C3F"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This class is a blank placeholder for a vocabulary of terms describing the rank of a geologic unit (</w:t>
            </w:r>
            <w:r w:rsidR="008B01F3" w:rsidRPr="00DC32F6">
              <w:rPr>
                <w:rFonts w:ascii="Consolas" w:hAnsi="Consolas" w:cs="Consolas"/>
                <w:color w:val="000000"/>
                <w:sz w:val="18"/>
                <w:szCs w:val="18"/>
                <w:lang w:val="en-CA"/>
              </w:rPr>
              <w:t>e.g.</w:t>
            </w:r>
            <w:r w:rsidRPr="00DC32F6">
              <w:rPr>
                <w:rFonts w:ascii="Consolas" w:hAnsi="Consolas" w:cs="Consolas"/>
                <w:color w:val="000000"/>
                <w:sz w:val="18"/>
                <w:szCs w:val="18"/>
                <w:lang w:val="en-CA"/>
              </w:rPr>
              <w:t xml:space="preserve">, Group, Formation, Member, </w:t>
            </w:r>
            <w:r w:rsidR="008B01F3" w:rsidRPr="00DC32F6">
              <w:rPr>
                <w:rFonts w:ascii="Consolas" w:hAnsi="Consolas" w:cs="Consolas"/>
                <w:color w:val="000000"/>
                <w:sz w:val="18"/>
                <w:szCs w:val="18"/>
                <w:lang w:val="en-CA"/>
              </w:rPr>
              <w:t>etc.</w:t>
            </w:r>
            <w:r w:rsidRPr="00DC32F6">
              <w:rPr>
                <w:rFonts w:ascii="Consolas" w:hAnsi="Consolas" w:cs="Consolas"/>
                <w:color w:val="000000"/>
                <w:sz w:val="18"/>
                <w:szCs w:val="18"/>
                <w:lang w:val="en-CA"/>
              </w:rPr>
              <w:t>)</w:t>
            </w:r>
            <w:r w:rsidR="00853941" w:rsidRPr="00DC32F6">
              <w:rPr>
                <w:rFonts w:ascii="Consolas" w:hAnsi="Consolas" w:cs="Consolas"/>
                <w:color w:val="000000"/>
                <w:sz w:val="18"/>
                <w:szCs w:val="18"/>
                <w:lang w:val="en-CA"/>
              </w:rPr>
              <w:t>.</w:t>
            </w:r>
          </w:p>
          <w:p w14:paraId="64DEFE47" w14:textId="77777777" w:rsidR="00CF6174" w:rsidRPr="00DC32F6" w:rsidRDefault="00CF6174" w:rsidP="00ED2525">
            <w:pPr>
              <w:rPr>
                <w:rFonts w:ascii="Consolas" w:hAnsi="Consolas" w:cs="Consolas"/>
                <w:color w:val="000000"/>
                <w:sz w:val="18"/>
                <w:szCs w:val="18"/>
                <w:lang w:val="en-CA"/>
              </w:rPr>
            </w:pPr>
          </w:p>
        </w:tc>
      </w:tr>
      <w:tr w:rsidR="00BE2485" w:rsidRPr="00DC32F6" w14:paraId="46CD1198" w14:textId="77777777" w:rsidTr="003F5AA4">
        <w:tc>
          <w:tcPr>
            <w:tcW w:w="2951" w:type="dxa"/>
            <w:shd w:val="clear" w:color="auto" w:fill="auto"/>
          </w:tcPr>
          <w:p w14:paraId="3B7BE50A" w14:textId="28D96779"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CollectionTypeTerm</w:t>
            </w:r>
          </w:p>
        </w:tc>
        <w:tc>
          <w:tcPr>
            <w:tcW w:w="5804" w:type="dxa"/>
            <w:shd w:val="clear" w:color="auto" w:fill="auto"/>
          </w:tcPr>
          <w:p w14:paraId="1B0E8322" w14:textId="7C7986EF" w:rsidR="00CF6174" w:rsidRPr="00DC32F6" w:rsidRDefault="00980C8A"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Types of collections of geological and geophysical objects.</w:t>
            </w:r>
          </w:p>
        </w:tc>
      </w:tr>
      <w:tr w:rsidR="003F5AA4" w:rsidRPr="00DC32F6" w14:paraId="5FAC4EEC" w14:textId="77777777" w:rsidTr="003F5AA4">
        <w:tc>
          <w:tcPr>
            <w:tcW w:w="2951" w:type="dxa"/>
            <w:shd w:val="clear" w:color="auto" w:fill="C0C0C0"/>
          </w:tcPr>
          <w:p w14:paraId="4428C418" w14:textId="15005D83"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EventProcessTerm</w:t>
            </w:r>
          </w:p>
        </w:tc>
        <w:tc>
          <w:tcPr>
            <w:tcW w:w="5804" w:type="dxa"/>
            <w:shd w:val="clear" w:color="auto" w:fill="C0C0C0"/>
          </w:tcPr>
          <w:p w14:paraId="6AF79852" w14:textId="759B2BF9"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Refers to a vocabulary of terms specifying the process or processes that occurred during an event. Examples include deposition, extrusion, intrusion, cooling.</w:t>
            </w:r>
          </w:p>
        </w:tc>
      </w:tr>
      <w:tr w:rsidR="00BE2485" w:rsidRPr="00DC32F6" w14:paraId="783DBEBB" w14:textId="77777777" w:rsidTr="003F5AA4">
        <w:tc>
          <w:tcPr>
            <w:tcW w:w="2951" w:type="dxa"/>
            <w:shd w:val="clear" w:color="auto" w:fill="auto"/>
          </w:tcPr>
          <w:p w14:paraId="705CADDD" w14:textId="0A28C1F1"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GeochronologicEraTerm</w:t>
            </w:r>
          </w:p>
        </w:tc>
        <w:tc>
          <w:tcPr>
            <w:tcW w:w="5804" w:type="dxa"/>
            <w:shd w:val="clear" w:color="auto" w:fill="auto"/>
          </w:tcPr>
          <w:p w14:paraId="2E86FA56" w14:textId="25D4FBFD" w:rsidR="00CF6174" w:rsidRPr="00DC32F6" w:rsidRDefault="00CF6174" w:rsidP="00004AA5">
            <w:pPr>
              <w:rPr>
                <w:rFonts w:ascii="Consolas" w:hAnsi="Consolas" w:cs="Consolas"/>
                <w:color w:val="000000"/>
                <w:sz w:val="18"/>
                <w:szCs w:val="18"/>
                <w:lang w:val="en-CA"/>
              </w:rPr>
            </w:pPr>
            <w:r w:rsidRPr="00DC32F6">
              <w:rPr>
                <w:rFonts w:ascii="Consolas" w:hAnsi="Consolas" w:cs="Consolas"/>
                <w:color w:val="000000"/>
                <w:sz w:val="18"/>
                <w:szCs w:val="18"/>
                <w:lang w:val="en-CA"/>
              </w:rPr>
              <w:t xml:space="preserve">Term from a </w:t>
            </w:r>
            <w:r w:rsidR="00004AA5" w:rsidRPr="00DC32F6">
              <w:rPr>
                <w:rFonts w:ascii="Consolas" w:hAnsi="Consolas" w:cs="Consolas"/>
                <w:color w:val="000000"/>
                <w:sz w:val="18"/>
                <w:szCs w:val="18"/>
                <w:lang w:val="en-CA"/>
              </w:rPr>
              <w:t>Geochronological vocabulary</w:t>
            </w:r>
          </w:p>
        </w:tc>
      </w:tr>
      <w:tr w:rsidR="003F5AA4" w:rsidRPr="00DC32F6" w14:paraId="0BCBD5FE" w14:textId="77777777" w:rsidTr="003F5AA4">
        <w:tc>
          <w:tcPr>
            <w:tcW w:w="2951" w:type="dxa"/>
            <w:shd w:val="clear" w:color="auto" w:fill="C0C0C0"/>
          </w:tcPr>
          <w:p w14:paraId="73CB0AA2" w14:textId="212DE9FD"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lastRenderedPageBreak/>
              <w:t>ContactTypeTerm</w:t>
            </w:r>
          </w:p>
        </w:tc>
        <w:tc>
          <w:tcPr>
            <w:tcW w:w="5804" w:type="dxa"/>
            <w:shd w:val="clear" w:color="auto" w:fill="C0C0C0"/>
          </w:tcPr>
          <w:p w14:paraId="4F63EF0C" w14:textId="4D91FF59"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Refers to a vocabulary of terms describing types of geological contacts</w:t>
            </w:r>
          </w:p>
        </w:tc>
      </w:tr>
      <w:tr w:rsidR="00BE2485" w:rsidRPr="00DC32F6" w14:paraId="151879E1" w14:textId="77777777" w:rsidTr="003F5AA4">
        <w:tc>
          <w:tcPr>
            <w:tcW w:w="2951" w:type="dxa"/>
            <w:shd w:val="clear" w:color="auto" w:fill="auto"/>
          </w:tcPr>
          <w:p w14:paraId="25DD32FD" w14:textId="47AA8F81"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FaultTypeTerm</w:t>
            </w:r>
          </w:p>
        </w:tc>
        <w:tc>
          <w:tcPr>
            <w:tcW w:w="5804" w:type="dxa"/>
            <w:shd w:val="clear" w:color="auto" w:fill="auto"/>
          </w:tcPr>
          <w:p w14:paraId="31F9D2DA" w14:textId="5FD7B476"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A vocabulary of terms describing the type of shear displacement structure (</w:t>
            </w:r>
            <w:r w:rsidR="008B01F3" w:rsidRPr="00DC32F6">
              <w:rPr>
                <w:rFonts w:ascii="Consolas" w:hAnsi="Consolas" w:cs="Consolas"/>
                <w:color w:val="000000"/>
                <w:sz w:val="18"/>
                <w:szCs w:val="18"/>
                <w:lang w:val="en-CA"/>
              </w:rPr>
              <w:t>e.g.</w:t>
            </w:r>
            <w:r w:rsidRPr="00DC32F6">
              <w:rPr>
                <w:rFonts w:ascii="Consolas" w:hAnsi="Consolas" w:cs="Consolas"/>
                <w:color w:val="000000"/>
                <w:sz w:val="18"/>
                <w:szCs w:val="18"/>
                <w:lang w:val="en-CA"/>
              </w:rPr>
              <w:t>; thrust fault, normal fault, wrench fault)</w:t>
            </w:r>
          </w:p>
        </w:tc>
      </w:tr>
      <w:tr w:rsidR="003F5AA4" w:rsidRPr="00DC32F6" w14:paraId="090DC88D" w14:textId="77777777" w:rsidTr="003F5AA4">
        <w:tc>
          <w:tcPr>
            <w:tcW w:w="2951" w:type="dxa"/>
            <w:shd w:val="clear" w:color="auto" w:fill="C0C0C0"/>
          </w:tcPr>
          <w:p w14:paraId="6708678E" w14:textId="6CD64810"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FoldProfileTypeTerm</w:t>
            </w:r>
          </w:p>
        </w:tc>
        <w:tc>
          <w:tcPr>
            <w:tcW w:w="5804" w:type="dxa"/>
            <w:shd w:val="clear" w:color="auto" w:fill="C0C0C0"/>
          </w:tcPr>
          <w:p w14:paraId="4879A2FA" w14:textId="75DD136D"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Refers to a vocabulary of terms specifying concave/convex geometry of fold relative to earth surface, and relationship to younging direction in folded strata if known. antiform, synform, neutral, anticline, syncline, monocline, ptygmatic</w:t>
            </w:r>
          </w:p>
        </w:tc>
      </w:tr>
      <w:tr w:rsidR="00BE2485" w:rsidRPr="00DC32F6" w14:paraId="16096F75" w14:textId="77777777" w:rsidTr="003F5AA4">
        <w:tc>
          <w:tcPr>
            <w:tcW w:w="2951" w:type="dxa"/>
            <w:shd w:val="clear" w:color="auto" w:fill="auto"/>
          </w:tcPr>
          <w:p w14:paraId="275F91BE" w14:textId="34735E74"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FoliationTypeTerm</w:t>
            </w:r>
          </w:p>
        </w:tc>
        <w:tc>
          <w:tcPr>
            <w:tcW w:w="5804" w:type="dxa"/>
            <w:shd w:val="clear" w:color="auto" w:fill="auto"/>
          </w:tcPr>
          <w:p w14:paraId="783C3EA6" w14:textId="2F1E91C7"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 xml:space="preserve">Refers to a </w:t>
            </w:r>
            <w:r w:rsidR="008B01F3" w:rsidRPr="00DC32F6">
              <w:rPr>
                <w:rFonts w:ascii="Consolas" w:hAnsi="Consolas" w:cs="Consolas"/>
                <w:color w:val="000000"/>
                <w:sz w:val="18"/>
                <w:szCs w:val="18"/>
                <w:lang w:val="en-CA"/>
              </w:rPr>
              <w:t>vocabulary</w:t>
            </w:r>
            <w:r w:rsidRPr="00DC32F6">
              <w:rPr>
                <w:rFonts w:ascii="Consolas" w:hAnsi="Consolas" w:cs="Consolas"/>
                <w:color w:val="000000"/>
                <w:sz w:val="18"/>
                <w:szCs w:val="18"/>
                <w:lang w:val="en-CA"/>
              </w:rPr>
              <w:t xml:space="preserve"> of terms defining the type of foliation (</w:t>
            </w:r>
            <w:r w:rsidR="008B01F3" w:rsidRPr="00DC32F6">
              <w:rPr>
                <w:rFonts w:ascii="Consolas" w:hAnsi="Consolas" w:cs="Consolas"/>
                <w:color w:val="000000"/>
                <w:sz w:val="18"/>
                <w:szCs w:val="18"/>
                <w:lang w:val="en-CA"/>
              </w:rPr>
              <w:t>e.g.</w:t>
            </w:r>
            <w:r w:rsidRPr="00DC32F6">
              <w:rPr>
                <w:rFonts w:ascii="Consolas" w:hAnsi="Consolas" w:cs="Consolas"/>
                <w:color w:val="000000"/>
                <w:sz w:val="18"/>
                <w:szCs w:val="18"/>
                <w:lang w:val="en-CA"/>
              </w:rPr>
              <w:t xml:space="preserve">, crenulation cleavage, gneissic layering, slaty cleavage, schistosity, </w:t>
            </w:r>
            <w:r w:rsidR="008B01F3" w:rsidRPr="00DC32F6">
              <w:rPr>
                <w:rFonts w:ascii="Consolas" w:hAnsi="Consolas" w:cs="Consolas"/>
                <w:color w:val="000000"/>
                <w:sz w:val="18"/>
                <w:szCs w:val="18"/>
                <w:lang w:val="en-CA"/>
              </w:rPr>
              <w:t>etc.</w:t>
            </w:r>
            <w:r w:rsidRPr="00DC32F6">
              <w:rPr>
                <w:rFonts w:ascii="Consolas" w:hAnsi="Consolas" w:cs="Consolas"/>
                <w:color w:val="000000"/>
                <w:sz w:val="18"/>
                <w:szCs w:val="18"/>
                <w:lang w:val="en-CA"/>
              </w:rPr>
              <w:t>)</w:t>
            </w:r>
          </w:p>
          <w:p w14:paraId="1866DCE0"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tc>
      </w:tr>
      <w:tr w:rsidR="003F5AA4" w:rsidRPr="00DC32F6" w14:paraId="40BC23B1" w14:textId="77777777" w:rsidTr="003F5AA4">
        <w:tc>
          <w:tcPr>
            <w:tcW w:w="2951" w:type="dxa"/>
            <w:shd w:val="clear" w:color="auto" w:fill="C0C0C0"/>
          </w:tcPr>
          <w:p w14:paraId="0305943B" w14:textId="2735745C"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AnthropogenicGeomorphologic</w:t>
            </w:r>
            <w:r w:rsidRPr="00DC32F6">
              <w:rPr>
                <w:rFonts w:ascii="Consolas" w:hAnsi="Consolas" w:cs="Consolas"/>
                <w:color w:val="000000"/>
                <w:sz w:val="18"/>
                <w:szCs w:val="18"/>
                <w:lang w:val="en-CA"/>
              </w:rPr>
              <w:br/>
              <w:t>FeatureTypeTerm</w:t>
            </w:r>
          </w:p>
        </w:tc>
        <w:tc>
          <w:tcPr>
            <w:tcW w:w="5804" w:type="dxa"/>
            <w:shd w:val="clear" w:color="auto" w:fill="C0C0C0"/>
          </w:tcPr>
          <w:p w14:paraId="2480A4C2"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Refers to a vocabulary of terms describing the type of anthropogenic geomorphologic feature</w:t>
            </w:r>
          </w:p>
          <w:p w14:paraId="08143BCE"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tc>
      </w:tr>
      <w:tr w:rsidR="00BE2485" w:rsidRPr="00DC32F6" w14:paraId="27249E36" w14:textId="77777777" w:rsidTr="003F5AA4">
        <w:tc>
          <w:tcPr>
            <w:tcW w:w="2951" w:type="dxa"/>
            <w:shd w:val="clear" w:color="auto" w:fill="auto"/>
          </w:tcPr>
          <w:p w14:paraId="0CB206C3" w14:textId="19139A70"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NaturalGeomorphologic</w:t>
            </w:r>
            <w:r w:rsidRPr="00DC32F6">
              <w:rPr>
                <w:rFonts w:ascii="Consolas" w:hAnsi="Consolas" w:cs="Consolas"/>
                <w:color w:val="000000"/>
                <w:sz w:val="18"/>
                <w:szCs w:val="18"/>
                <w:lang w:val="en-CA"/>
              </w:rPr>
              <w:br/>
              <w:t>FeatureTypeTerm</w:t>
            </w:r>
          </w:p>
        </w:tc>
        <w:tc>
          <w:tcPr>
            <w:tcW w:w="5804" w:type="dxa"/>
            <w:shd w:val="clear" w:color="auto" w:fill="auto"/>
          </w:tcPr>
          <w:p w14:paraId="61BFE07A"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Refers to a vocabulary of terms describing the type of natural geomorphologic feature</w:t>
            </w:r>
          </w:p>
          <w:p w14:paraId="24BA2209"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tc>
      </w:tr>
      <w:tr w:rsidR="003F5AA4" w:rsidRPr="00DC32F6" w14:paraId="34CFBA11" w14:textId="77777777" w:rsidTr="003F5AA4">
        <w:tc>
          <w:tcPr>
            <w:tcW w:w="2951" w:type="dxa"/>
            <w:shd w:val="clear" w:color="auto" w:fill="C0C0C0"/>
          </w:tcPr>
          <w:p w14:paraId="42D64C11" w14:textId="26EB8D04"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ConventionCode</w:t>
            </w:r>
          </w:p>
        </w:tc>
        <w:tc>
          <w:tcPr>
            <w:tcW w:w="5804" w:type="dxa"/>
            <w:shd w:val="clear" w:color="auto" w:fill="C0C0C0"/>
          </w:tcPr>
          <w:p w14:paraId="0A0F202B" w14:textId="26CD3530"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 xml:space="preserve">Suggested values: "dip dip direction", "strike dip right hand rule" (The strike and dip of planar data is listed according to the ‘right-hand rule’ or, as one looks along the strike direction, the surface dips to the right.) </w:t>
            </w:r>
            <w:r w:rsidR="00DC32F6">
              <w:rPr>
                <w:rFonts w:ascii="Consolas" w:hAnsi="Consolas" w:cs="Consolas"/>
                <w:color w:val="000000"/>
                <w:sz w:val="18"/>
                <w:szCs w:val="18"/>
                <w:lang w:val="en-CA"/>
              </w:rPr>
              <w:t xml:space="preserve"> </w:t>
            </w:r>
            <w:r w:rsidRPr="00DC32F6">
              <w:rPr>
                <w:rFonts w:ascii="Consolas" w:hAnsi="Consolas" w:cs="Consolas"/>
                <w:color w:val="000000"/>
                <w:sz w:val="18"/>
                <w:szCs w:val="18"/>
                <w:lang w:val="en-CA"/>
              </w:rPr>
              <w:t>This list is an indicative list only of terms used to describe the convention used for the orientation measurement.  Users are encouraged to use a vocabulary of terms managed by the CGI vocabularies working group outside of this model.</w:t>
            </w:r>
          </w:p>
          <w:p w14:paraId="323108D6"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tc>
      </w:tr>
      <w:tr w:rsidR="00BE2485" w:rsidRPr="00DC32F6" w14:paraId="60B3C8B1" w14:textId="77777777" w:rsidTr="003F5AA4">
        <w:tc>
          <w:tcPr>
            <w:tcW w:w="2951" w:type="dxa"/>
            <w:shd w:val="clear" w:color="auto" w:fill="auto"/>
          </w:tcPr>
          <w:p w14:paraId="2021E822" w14:textId="2A8F8D63"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DeterminationMethodTerm</w:t>
            </w:r>
          </w:p>
        </w:tc>
        <w:tc>
          <w:tcPr>
            <w:tcW w:w="5804" w:type="dxa"/>
            <w:shd w:val="clear" w:color="auto" w:fill="auto"/>
          </w:tcPr>
          <w:p w14:paraId="1B550A1C"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tc>
      </w:tr>
      <w:tr w:rsidR="003F5AA4" w:rsidRPr="00DC32F6" w14:paraId="754D4DC6" w14:textId="77777777" w:rsidTr="003F5AA4">
        <w:tc>
          <w:tcPr>
            <w:tcW w:w="2951" w:type="dxa"/>
            <w:shd w:val="clear" w:color="auto" w:fill="C0C0C0"/>
          </w:tcPr>
          <w:p w14:paraId="6C270BBC" w14:textId="31D51F34"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LinearDirectedCode</w:t>
            </w:r>
          </w:p>
        </w:tc>
        <w:tc>
          <w:tcPr>
            <w:tcW w:w="5804" w:type="dxa"/>
            <w:shd w:val="clear" w:color="auto" w:fill="C0C0C0"/>
          </w:tcPr>
          <w:p w14:paraId="68B00FAE" w14:textId="232FDAB0" w:rsidR="00CF6174" w:rsidRPr="00DC32F6" w:rsidRDefault="00853941"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Examples</w:t>
            </w:r>
          </w:p>
          <w:p w14:paraId="45567255" w14:textId="77777777" w:rsidR="00CF6174" w:rsidRPr="00DC32F6" w:rsidRDefault="00CF6174" w:rsidP="00C44904">
            <w:pPr>
              <w:numPr>
                <w:ilvl w:val="0"/>
                <w:numId w:val="26"/>
              </w:num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"directed" (indicates that the orientation is directed)</w:t>
            </w:r>
          </w:p>
          <w:p w14:paraId="206D04D7" w14:textId="77777777" w:rsidR="00CF6174" w:rsidRPr="00DC32F6" w:rsidRDefault="00CF6174" w:rsidP="00C44904">
            <w:pPr>
              <w:numPr>
                <w:ilvl w:val="0"/>
                <w:numId w:val="26"/>
              </w:num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"directed down" (indicates that the linear orientation is directed below the horizon)</w:t>
            </w:r>
          </w:p>
          <w:p w14:paraId="115F7D68" w14:textId="77777777" w:rsidR="00CF6174" w:rsidRPr="00DC32F6" w:rsidRDefault="00CF6174" w:rsidP="00C44904">
            <w:pPr>
              <w:numPr>
                <w:ilvl w:val="0"/>
                <w:numId w:val="26"/>
              </w:num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"directed up" (indicates that the linear orientation is directed above the horizon)</w:t>
            </w:r>
          </w:p>
          <w:p w14:paraId="175AB555"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p w14:paraId="0DEB3A59"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tc>
      </w:tr>
      <w:tr w:rsidR="00BE2485" w:rsidRPr="00DC32F6" w14:paraId="2CAA505F" w14:textId="77777777" w:rsidTr="003F5AA4">
        <w:tc>
          <w:tcPr>
            <w:tcW w:w="2951" w:type="dxa"/>
            <w:shd w:val="clear" w:color="auto" w:fill="auto"/>
          </w:tcPr>
          <w:p w14:paraId="31ADA595" w14:textId="62A19CDF"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PlanarPolarityCode</w:t>
            </w:r>
          </w:p>
        </w:tc>
        <w:tc>
          <w:tcPr>
            <w:tcW w:w="5804" w:type="dxa"/>
            <w:shd w:val="clear" w:color="auto" w:fill="auto"/>
          </w:tcPr>
          <w:p w14:paraId="54744F29" w14:textId="77777777" w:rsidR="00CF6174"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74DA811D" w14:textId="77777777" w:rsidR="00DC32F6" w:rsidRDefault="00DC32F6" w:rsidP="003F5AA4">
            <w:pPr>
              <w:autoSpaceDE w:val="0"/>
              <w:autoSpaceDN w:val="0"/>
              <w:adjustRightInd w:val="0"/>
              <w:spacing w:after="1"/>
              <w:rPr>
                <w:rFonts w:ascii="Consolas" w:hAnsi="Consolas" w:cs="Consolas"/>
                <w:color w:val="000000"/>
                <w:sz w:val="18"/>
                <w:szCs w:val="18"/>
                <w:lang w:val="en-CA"/>
              </w:rPr>
            </w:pPr>
          </w:p>
          <w:p w14:paraId="43A39010" w14:textId="77777777" w:rsidR="00DC32F6" w:rsidRPr="00DC32F6" w:rsidRDefault="00DC32F6" w:rsidP="00DC32F6">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e.g.: "upright", "overturned", "vertical"</w:t>
            </w:r>
          </w:p>
          <w:p w14:paraId="69B79A33" w14:textId="77777777" w:rsidR="00DC32F6" w:rsidRPr="00DC32F6" w:rsidRDefault="00DC32F6" w:rsidP="003F5AA4">
            <w:pPr>
              <w:autoSpaceDE w:val="0"/>
              <w:autoSpaceDN w:val="0"/>
              <w:adjustRightInd w:val="0"/>
              <w:spacing w:after="1"/>
              <w:rPr>
                <w:rFonts w:ascii="Consolas" w:hAnsi="Consolas" w:cs="Consolas"/>
                <w:color w:val="000000"/>
                <w:sz w:val="18"/>
                <w:szCs w:val="18"/>
                <w:lang w:val="en-CA"/>
              </w:rPr>
            </w:pPr>
          </w:p>
          <w:p w14:paraId="6DB61A52"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tc>
      </w:tr>
    </w:tbl>
    <w:p w14:paraId="7582DBAF" w14:textId="77777777" w:rsidR="00DB2D3A" w:rsidRDefault="00DB2D3A" w:rsidP="00ED2525">
      <w:pPr>
        <w:rPr>
          <w:lang w:val="en-CA"/>
        </w:rPr>
      </w:pPr>
    </w:p>
    <w:p w14:paraId="6A9E6E7B" w14:textId="77777777" w:rsidR="00CF6174" w:rsidRDefault="00CF6174" w:rsidP="00ED2525">
      <w:pPr>
        <w:rPr>
          <w:lang w:val="en-CA"/>
        </w:rPr>
      </w:pPr>
    </w:p>
    <w:p w14:paraId="2C10175D" w14:textId="4F53DD86" w:rsidR="001A44F0" w:rsidRDefault="001A44F0" w:rsidP="007F03F0">
      <w:pPr>
        <w:pStyle w:val="Heading3"/>
        <w:rPr>
          <w:lang w:val="en-CA"/>
        </w:rPr>
      </w:pPr>
      <w:bookmarkStart w:id="330" w:name="_Toc456946977"/>
      <w:r>
        <w:rPr>
          <w:lang w:val="en-CA"/>
        </w:rPr>
        <w:t>Instance example</w:t>
      </w:r>
      <w:r w:rsidR="00E62F4E">
        <w:rPr>
          <w:lang w:val="en-CA"/>
        </w:rPr>
        <w:t>s</w:t>
      </w:r>
      <w:bookmarkEnd w:id="330"/>
    </w:p>
    <w:p w14:paraId="005D2082" w14:textId="77777777" w:rsidR="001A44F0" w:rsidRDefault="001A44F0" w:rsidP="00ED2525">
      <w:pPr>
        <w:rPr>
          <w:lang w:val="en-CA"/>
        </w:rPr>
      </w:pPr>
    </w:p>
    <w:p w14:paraId="6C5300BA" w14:textId="3CF27479" w:rsidR="001A44F0" w:rsidRDefault="00A05D5D" w:rsidP="00ED2525">
      <w:pPr>
        <w:rPr>
          <w:lang w:val="en-CA"/>
        </w:rPr>
      </w:pPr>
      <w:r>
        <w:rPr>
          <w:lang w:val="en-CA"/>
        </w:rPr>
        <w:t>The following figure shows a partial</w:t>
      </w:r>
      <w:r w:rsidR="001A44F0">
        <w:rPr>
          <w:lang w:val="en-CA"/>
        </w:rPr>
        <w:t xml:space="preserve"> encodin</w:t>
      </w:r>
      <w:r w:rsidR="006F2329">
        <w:rPr>
          <w:lang w:val="en-CA"/>
        </w:rPr>
        <w:t>g of an existing map from Drewes (Drewes, 1998)</w:t>
      </w:r>
      <w:r>
        <w:rPr>
          <w:lang w:val="en-CA"/>
        </w:rPr>
        <w:t>.</w:t>
      </w:r>
      <w:r w:rsidR="007F03F0">
        <w:rPr>
          <w:lang w:val="en-CA"/>
        </w:rPr>
        <w:t xml:space="preserve">  This example has been chosen because it was selected for a similar exercise for the North American Data Model (</w:t>
      </w:r>
      <w:hyperlink r:id="rId45" w:history="1">
        <w:r w:rsidR="0032727A" w:rsidRPr="00334BF0">
          <w:rPr>
            <w:rStyle w:val="Hyperlink"/>
            <w:lang w:val="en-CA"/>
          </w:rPr>
          <w:t>http://ngmdb.usgs.gov/www-nadm/dmdt/</w:t>
        </w:r>
      </w:hyperlink>
      <w:r w:rsidR="007F03F0">
        <w:rPr>
          <w:lang w:val="en-CA"/>
        </w:rPr>
        <w:t>)</w:t>
      </w:r>
      <w:r w:rsidR="0032727A">
        <w:rPr>
          <w:lang w:val="en-CA"/>
        </w:rPr>
        <w:t>.</w:t>
      </w:r>
      <w:r>
        <w:rPr>
          <w:lang w:val="en-CA"/>
        </w:rPr>
        <w:t xml:space="preserve">  </w:t>
      </w:r>
      <w:r>
        <w:rPr>
          <w:lang w:val="en-CA"/>
        </w:rPr>
        <w:fldChar w:fldCharType="begin"/>
      </w:r>
      <w:r>
        <w:rPr>
          <w:lang w:val="en-CA"/>
        </w:rPr>
        <w:instrText xml:space="preserve"> REF _Ref440297651 \h </w:instrText>
      </w:r>
      <w:r>
        <w:rPr>
          <w:lang w:val="en-CA"/>
        </w:rPr>
      </w:r>
      <w:r>
        <w:rPr>
          <w:lang w:val="en-CA"/>
        </w:rPr>
        <w:fldChar w:fldCharType="separate"/>
      </w:r>
      <w:r w:rsidR="00F02ED9">
        <w:t xml:space="preserve">Figure </w:t>
      </w:r>
      <w:r w:rsidR="00F02ED9">
        <w:rPr>
          <w:noProof/>
        </w:rPr>
        <w:t>36</w:t>
      </w:r>
      <w:r>
        <w:rPr>
          <w:lang w:val="en-CA"/>
        </w:rPr>
        <w:fldChar w:fldCharType="end"/>
      </w:r>
      <w:r>
        <w:rPr>
          <w:lang w:val="en-CA"/>
        </w:rPr>
        <w:t xml:space="preserve"> show a small section of a map showing unit Ttv (Dacitic vent breccia) from a quadrangle in Arizona, USA.  The original legend description is shown in </w:t>
      </w:r>
      <w:r>
        <w:rPr>
          <w:lang w:val="en-CA"/>
        </w:rPr>
        <w:fldChar w:fldCharType="begin"/>
      </w:r>
      <w:r>
        <w:rPr>
          <w:lang w:val="en-CA"/>
        </w:rPr>
        <w:instrText xml:space="preserve"> REF _Ref440297725 \h </w:instrText>
      </w:r>
      <w:r>
        <w:rPr>
          <w:lang w:val="en-CA"/>
        </w:rPr>
      </w:r>
      <w:r>
        <w:rPr>
          <w:lang w:val="en-CA"/>
        </w:rPr>
        <w:fldChar w:fldCharType="separate"/>
      </w:r>
      <w:r w:rsidR="00F02ED9">
        <w:t xml:space="preserve">Figure </w:t>
      </w:r>
      <w:r w:rsidR="00F02ED9">
        <w:rPr>
          <w:noProof/>
        </w:rPr>
        <w:t>37</w:t>
      </w:r>
      <w:r>
        <w:rPr>
          <w:lang w:val="en-CA"/>
        </w:rPr>
        <w:fldChar w:fldCharType="end"/>
      </w:r>
      <w:r>
        <w:rPr>
          <w:lang w:val="en-CA"/>
        </w:rPr>
        <w:t>.</w:t>
      </w:r>
    </w:p>
    <w:p w14:paraId="48F69C95" w14:textId="36F43841" w:rsidR="006F2329" w:rsidRDefault="00F658C5" w:rsidP="007F03F0">
      <w:pPr>
        <w:keepNext/>
      </w:pPr>
      <w:r>
        <w:rPr>
          <w:noProof/>
          <w:lang w:val="en-CA" w:eastAsia="en-CA"/>
        </w:rPr>
        <w:drawing>
          <wp:inline distT="0" distB="0" distL="0" distR="0" wp14:anchorId="2BB35D0D" wp14:editId="0804B083">
            <wp:extent cx="4800600" cy="31527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00600" cy="3152775"/>
                    </a:xfrm>
                    <a:prstGeom prst="rect">
                      <a:avLst/>
                    </a:prstGeom>
                    <a:noFill/>
                    <a:ln>
                      <a:noFill/>
                    </a:ln>
                  </pic:spPr>
                </pic:pic>
              </a:graphicData>
            </a:graphic>
          </wp:inline>
        </w:drawing>
      </w:r>
    </w:p>
    <w:p w14:paraId="223D74AC" w14:textId="62DA31EA" w:rsidR="006F2329" w:rsidRDefault="006F2329" w:rsidP="007F03F0">
      <w:pPr>
        <w:pStyle w:val="Caption"/>
      </w:pPr>
      <w:bookmarkStart w:id="331" w:name="_Ref440297651"/>
      <w:r>
        <w:t xml:space="preserve">Figure </w:t>
      </w:r>
      <w:r>
        <w:fldChar w:fldCharType="begin"/>
      </w:r>
      <w:r>
        <w:instrText xml:space="preserve"> SEQ Figure \* ARABIC </w:instrText>
      </w:r>
      <w:r>
        <w:fldChar w:fldCharType="separate"/>
      </w:r>
      <w:r w:rsidR="00E15963">
        <w:rPr>
          <w:noProof/>
        </w:rPr>
        <w:t>27</w:t>
      </w:r>
      <w:r>
        <w:fldChar w:fldCharType="end"/>
      </w:r>
      <w:bookmarkEnd w:id="331"/>
      <w:r w:rsidR="00A05D5D">
        <w:t xml:space="preserve"> : </w:t>
      </w:r>
      <w:r w:rsidR="008B01F3">
        <w:t>Excerpt</w:t>
      </w:r>
      <w:r w:rsidR="00A05D5D">
        <w:t xml:space="preserve"> from Drewes</w:t>
      </w:r>
      <w:r>
        <w:t xml:space="preserve"> map with Dacitic vent highlighted (Ttv)</w:t>
      </w:r>
    </w:p>
    <w:p w14:paraId="6B28618A" w14:textId="0D3B2DF6" w:rsidR="006F2329" w:rsidRDefault="00F658C5" w:rsidP="007F03F0">
      <w:pPr>
        <w:keepNext/>
      </w:pPr>
      <w:r>
        <w:rPr>
          <w:noProof/>
          <w:lang w:val="en-CA" w:eastAsia="en-CA"/>
        </w:rPr>
        <w:drawing>
          <wp:inline distT="0" distB="0" distL="0" distR="0" wp14:anchorId="3774E021" wp14:editId="2B3E39C6">
            <wp:extent cx="3343275" cy="14192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43275" cy="1419225"/>
                    </a:xfrm>
                    <a:prstGeom prst="rect">
                      <a:avLst/>
                    </a:prstGeom>
                    <a:noFill/>
                    <a:ln>
                      <a:noFill/>
                    </a:ln>
                  </pic:spPr>
                </pic:pic>
              </a:graphicData>
            </a:graphic>
          </wp:inline>
        </w:drawing>
      </w:r>
    </w:p>
    <w:p w14:paraId="0A3BF8D1" w14:textId="069E7CBF" w:rsidR="006F2329" w:rsidRDefault="006F2329" w:rsidP="007F03F0">
      <w:pPr>
        <w:pStyle w:val="Caption"/>
      </w:pPr>
      <w:bookmarkStart w:id="332" w:name="_Ref440297725"/>
      <w:r>
        <w:t xml:space="preserve">Figure </w:t>
      </w:r>
      <w:r>
        <w:fldChar w:fldCharType="begin"/>
      </w:r>
      <w:r>
        <w:instrText xml:space="preserve"> SEQ Figure \* ARABIC </w:instrText>
      </w:r>
      <w:r>
        <w:fldChar w:fldCharType="separate"/>
      </w:r>
      <w:r w:rsidR="00E15963">
        <w:rPr>
          <w:noProof/>
        </w:rPr>
        <w:t>28</w:t>
      </w:r>
      <w:r>
        <w:fldChar w:fldCharType="end"/>
      </w:r>
      <w:bookmarkEnd w:id="332"/>
      <w:r>
        <w:t xml:space="preserve"> : Original description from map legend.  This legend item is represented as a GeologicFeature (specifically, a GeologicUnit)</w:t>
      </w:r>
    </w:p>
    <w:p w14:paraId="49BAA496" w14:textId="1BA30C9E" w:rsidR="006F2329" w:rsidRDefault="00A05D5D">
      <w:r>
        <w:t>The map also has a cross section through the same Ttv unit (</w:t>
      </w:r>
      <w:r w:rsidR="00EA6BB5">
        <w:fldChar w:fldCharType="begin"/>
      </w:r>
      <w:r w:rsidR="00EA6BB5">
        <w:instrText xml:space="preserve"> REF _Ref440297766 \h </w:instrText>
      </w:r>
      <w:r w:rsidR="00EA6BB5">
        <w:fldChar w:fldCharType="separate"/>
      </w:r>
      <w:r w:rsidR="00EA6BB5">
        <w:t xml:space="preserve">Figure </w:t>
      </w:r>
      <w:r w:rsidR="00EA6BB5">
        <w:rPr>
          <w:noProof/>
        </w:rPr>
        <w:t>29</w:t>
      </w:r>
      <w:r w:rsidR="00EA6BB5">
        <w:fldChar w:fldCharType="end"/>
      </w:r>
      <w:r>
        <w:t>) showing an example of a non-map mapping frame.</w:t>
      </w:r>
      <w:r w:rsidR="00E11331">
        <w:t xml:space="preserve"> </w:t>
      </w:r>
    </w:p>
    <w:p w14:paraId="471F9977" w14:textId="5F78F7F8" w:rsidR="006F2329" w:rsidRDefault="00F658C5" w:rsidP="007F03F0">
      <w:pPr>
        <w:keepNext/>
      </w:pPr>
      <w:r>
        <w:rPr>
          <w:noProof/>
          <w:lang w:val="en-CA" w:eastAsia="en-CA"/>
        </w:rPr>
        <w:lastRenderedPageBreak/>
        <w:drawing>
          <wp:inline distT="0" distB="0" distL="0" distR="0" wp14:anchorId="0F292D58" wp14:editId="6E2012AA">
            <wp:extent cx="2524125" cy="10858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24125" cy="1085850"/>
                    </a:xfrm>
                    <a:prstGeom prst="rect">
                      <a:avLst/>
                    </a:prstGeom>
                    <a:noFill/>
                    <a:ln>
                      <a:noFill/>
                    </a:ln>
                  </pic:spPr>
                </pic:pic>
              </a:graphicData>
            </a:graphic>
          </wp:inline>
        </w:drawing>
      </w:r>
    </w:p>
    <w:p w14:paraId="1848DBBF" w14:textId="28DBCBAF" w:rsidR="006F2329" w:rsidRDefault="006F2329" w:rsidP="007F03F0">
      <w:pPr>
        <w:pStyle w:val="Caption"/>
      </w:pPr>
      <w:bookmarkStart w:id="333" w:name="_Ref440297766"/>
      <w:r>
        <w:t xml:space="preserve">Figure </w:t>
      </w:r>
      <w:r>
        <w:fldChar w:fldCharType="begin"/>
      </w:r>
      <w:r>
        <w:instrText xml:space="preserve"> SEQ Figure \* ARABIC </w:instrText>
      </w:r>
      <w:r>
        <w:fldChar w:fldCharType="separate"/>
      </w:r>
      <w:r w:rsidR="00E15963">
        <w:rPr>
          <w:noProof/>
        </w:rPr>
        <w:t>29</w:t>
      </w:r>
      <w:r>
        <w:fldChar w:fldCharType="end"/>
      </w:r>
      <w:bookmarkEnd w:id="333"/>
      <w:r>
        <w:t xml:space="preserve"> : The same unit, shown in a cross section (a different MappingFrame)</w:t>
      </w:r>
    </w:p>
    <w:p w14:paraId="313E970B" w14:textId="77777777" w:rsidR="006F2329" w:rsidRDefault="006F2329"/>
    <w:p w14:paraId="49355B96" w14:textId="77777777" w:rsidR="006F2329" w:rsidRPr="007F03F0" w:rsidRDefault="006F2329"/>
    <w:p w14:paraId="7477FB3F" w14:textId="3976A3EF" w:rsidR="006F2329" w:rsidRDefault="00F658C5" w:rsidP="007F03F0">
      <w:pPr>
        <w:keepNext/>
      </w:pPr>
      <w:r>
        <w:rPr>
          <w:noProof/>
          <w:lang w:val="en-CA" w:eastAsia="en-CA"/>
        </w:rPr>
        <w:drawing>
          <wp:inline distT="0" distB="0" distL="0" distR="0" wp14:anchorId="696916B7" wp14:editId="47CA5DA0">
            <wp:extent cx="5467350" cy="43719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67350" cy="4371975"/>
                    </a:xfrm>
                    <a:prstGeom prst="rect">
                      <a:avLst/>
                    </a:prstGeom>
                    <a:noFill/>
                    <a:ln>
                      <a:noFill/>
                    </a:ln>
                  </pic:spPr>
                </pic:pic>
              </a:graphicData>
            </a:graphic>
          </wp:inline>
        </w:drawing>
      </w:r>
    </w:p>
    <w:p w14:paraId="474FCCD1" w14:textId="0D3D8CB3" w:rsidR="001A44F0" w:rsidRDefault="006F2329" w:rsidP="007F03F0">
      <w:pPr>
        <w:pStyle w:val="Caption"/>
        <w:rPr>
          <w:lang w:val="en-CA"/>
        </w:rPr>
      </w:pPr>
      <w:r>
        <w:t xml:space="preserve">Figure </w:t>
      </w:r>
      <w:r>
        <w:fldChar w:fldCharType="begin"/>
      </w:r>
      <w:r>
        <w:instrText xml:space="preserve"> SEQ Figure \* ARABIC </w:instrText>
      </w:r>
      <w:r>
        <w:fldChar w:fldCharType="separate"/>
      </w:r>
      <w:r w:rsidR="00E15963">
        <w:rPr>
          <w:noProof/>
        </w:rPr>
        <w:t>30</w:t>
      </w:r>
      <w:r>
        <w:fldChar w:fldCharType="end"/>
      </w:r>
      <w:r>
        <w:t xml:space="preserve"> : Partia</w:t>
      </w:r>
      <w:r w:rsidR="00A05D5D">
        <w:t>l encoding of Drewe</w:t>
      </w:r>
      <w:r>
        <w:t xml:space="preserve">s </w:t>
      </w:r>
      <w:r w:rsidR="008B01F3">
        <w:t>partitioned</w:t>
      </w:r>
      <w:r>
        <w:t xml:space="preserve"> into GeoSciML instances.</w:t>
      </w:r>
    </w:p>
    <w:p w14:paraId="22E986BE" w14:textId="0C327949" w:rsidR="001A44F0" w:rsidRPr="00390DF7" w:rsidRDefault="007F03F0" w:rsidP="00ED2525">
      <w:pPr>
        <w:rPr>
          <w:lang w:val="en-CA"/>
        </w:rPr>
      </w:pPr>
      <w:r>
        <w:rPr>
          <w:lang w:val="en-CA"/>
        </w:rPr>
        <w:br w:type="page"/>
      </w:r>
    </w:p>
    <w:p w14:paraId="160AFAA2" w14:textId="6E606589" w:rsidR="009B3BBD" w:rsidRDefault="009B3BBD" w:rsidP="009B3BBD">
      <w:pPr>
        <w:pStyle w:val="Heading2"/>
        <w:rPr>
          <w:lang w:val="en-CA"/>
        </w:rPr>
      </w:pPr>
      <w:bookmarkStart w:id="334" w:name="_Ref440187941"/>
      <w:bookmarkStart w:id="335" w:name="_Toc456946978"/>
      <w:r w:rsidRPr="00D12552">
        <w:rPr>
          <w:lang w:val="en-CA"/>
        </w:rPr>
        <w:lastRenderedPageBreak/>
        <w:t xml:space="preserve">GeoSciML </w:t>
      </w:r>
      <w:r>
        <w:rPr>
          <w:lang w:val="en-CA"/>
        </w:rPr>
        <w:t>Extension</w:t>
      </w:r>
      <w:r w:rsidRPr="00D12552">
        <w:rPr>
          <w:lang w:val="en-CA"/>
        </w:rPr>
        <w:t xml:space="preserve"> Requirements </w:t>
      </w:r>
      <w:bookmarkEnd w:id="334"/>
      <w:r w:rsidR="008B01F3" w:rsidRPr="00D12552">
        <w:rPr>
          <w:lang w:val="en-CA"/>
        </w:rPr>
        <w:t>Class</w:t>
      </w:r>
      <w:r w:rsidR="008B01F3">
        <w:rPr>
          <w:lang w:val="en-CA"/>
        </w:rPr>
        <w:t xml:space="preserve"> </w:t>
      </w:r>
      <w:r w:rsidR="008B01F3">
        <w:t>(</w:t>
      </w:r>
      <w:r w:rsidR="00052694">
        <w:t>Normative)</w:t>
      </w:r>
      <w:bookmarkEnd w:id="335"/>
    </w:p>
    <w:p w14:paraId="43B21534" w14:textId="77777777" w:rsidR="00FD3D73" w:rsidRDefault="00FD3D73"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FB2691" w:rsidRPr="00513449" w14:paraId="3E3CB280"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BF1970D" w14:textId="2C105E9F" w:rsidR="00FB2691" w:rsidRPr="001E7133" w:rsidRDefault="00FB2691"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FB2691" w:rsidRPr="00513449" w14:paraId="33C1D0F9"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3998BE1A" w14:textId="07D700E0"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/req/gsml4-extension</w:t>
            </w:r>
          </w:p>
        </w:tc>
      </w:tr>
      <w:tr w:rsidR="00FB2691" w:rsidRPr="00513449" w14:paraId="44C2FDA8" w14:textId="77777777" w:rsidTr="00513449">
        <w:tc>
          <w:tcPr>
            <w:tcW w:w="1809" w:type="dxa"/>
            <w:tcBorders>
              <w:top w:val="single" w:sz="12" w:space="0" w:color="auto"/>
              <w:left w:val="single" w:sz="12" w:space="0" w:color="auto"/>
              <w:bottom w:val="single" w:sz="4" w:space="0" w:color="auto"/>
              <w:right w:val="single" w:sz="4" w:space="0" w:color="auto"/>
            </w:tcBorders>
          </w:tcPr>
          <w:p w14:paraId="2D7ABF05"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8FEDF22" w14:textId="431B474C" w:rsidR="00FB2691" w:rsidRPr="00513449" w:rsidRDefault="005E33CD"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Encoding specification</w:t>
            </w:r>
          </w:p>
        </w:tc>
      </w:tr>
      <w:tr w:rsidR="00FB2691" w:rsidRPr="00513449" w14:paraId="559CB478" w14:textId="77777777" w:rsidTr="00513449">
        <w:tc>
          <w:tcPr>
            <w:tcW w:w="1809" w:type="dxa"/>
            <w:tcBorders>
              <w:top w:val="single" w:sz="4" w:space="0" w:color="auto"/>
              <w:left w:val="single" w:sz="12" w:space="0" w:color="auto"/>
              <w:bottom w:val="single" w:sz="4" w:space="0" w:color="auto"/>
              <w:right w:val="single" w:sz="4" w:space="0" w:color="auto"/>
            </w:tcBorders>
          </w:tcPr>
          <w:p w14:paraId="0789FBDD"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38FFAFE" w14:textId="137A16A0" w:rsidR="00FB2691" w:rsidRPr="00513449" w:rsidRDefault="00FB2691"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/req/gsml4-basic</w:t>
            </w:r>
          </w:p>
        </w:tc>
      </w:tr>
      <w:tr w:rsidR="00845595" w:rsidRPr="00513449" w14:paraId="05C9C8EA" w14:textId="77777777" w:rsidTr="00513449">
        <w:tc>
          <w:tcPr>
            <w:tcW w:w="1809" w:type="dxa"/>
            <w:tcBorders>
              <w:top w:val="single" w:sz="4" w:space="0" w:color="auto"/>
              <w:left w:val="single" w:sz="12" w:space="0" w:color="auto"/>
              <w:bottom w:val="single" w:sz="4" w:space="0" w:color="auto"/>
              <w:right w:val="single" w:sz="4" w:space="0" w:color="auto"/>
            </w:tcBorders>
          </w:tcPr>
          <w:p w14:paraId="2C1D38D1" w14:textId="5332D68B" w:rsidR="00845595" w:rsidRPr="00513449" w:rsidRDefault="00845595"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819832A" w14:textId="605D6A9C" w:rsidR="00845595" w:rsidRPr="00513449" w:rsidRDefault="00845595"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/req!gsml4-geologictime</w:t>
            </w:r>
          </w:p>
        </w:tc>
      </w:tr>
      <w:tr w:rsidR="00FB2691" w:rsidRPr="00513449" w14:paraId="594E3007"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0FBA8000"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F54CF31" w14:textId="77777777" w:rsidR="00FB2691" w:rsidRPr="00513449" w:rsidRDefault="00FB2691" w:rsidP="00513449">
            <w:pPr>
              <w:spacing w:before="100" w:beforeAutospacing="1" w:after="100" w:afterAutospacing="1" w:line="230" w:lineRule="atLeast"/>
              <w:rPr>
                <w:rFonts w:ascii="Calibri" w:eastAsia="MS Mincho" w:hAnsi="Calibri"/>
                <w:b/>
                <w:sz w:val="20"/>
                <w:szCs w:val="20"/>
                <w:lang w:val="en-CA"/>
              </w:rPr>
            </w:pPr>
            <w:r w:rsidRPr="00513449">
              <w:rPr>
                <w:rFonts w:ascii="Calibri" w:eastAsia="MS Mincho" w:hAnsi="Calibri"/>
                <w:b/>
                <w:sz w:val="20"/>
                <w:szCs w:val="20"/>
                <w:lang w:val="en-CA"/>
              </w:rPr>
              <w:t xml:space="preserve">/req/gsml4-extension/geologicfeature-history </w:t>
            </w:r>
          </w:p>
          <w:p w14:paraId="5CD7AE7F" w14:textId="13B9395D" w:rsidR="00FB2691" w:rsidRPr="00791B66" w:rsidRDefault="00FB2691" w:rsidP="00513449">
            <w:pPr>
              <w:spacing w:before="100" w:beforeAutospacing="1" w:after="100" w:afterAutospacing="1" w:line="230" w:lineRule="atLeast"/>
              <w:rPr>
                <w:rFonts w:ascii="Calibri" w:eastAsia="MS Mincho" w:hAnsi="Calibri"/>
                <w:sz w:val="20"/>
                <w:szCs w:val="20"/>
                <w:lang w:val="en-CA"/>
              </w:rPr>
            </w:pPr>
            <w:r w:rsidRPr="00791B66">
              <w:rPr>
                <w:rFonts w:ascii="Calibri" w:eastAsia="MS Mincho" w:hAnsi="Calibri"/>
                <w:sz w:val="20"/>
                <w:szCs w:val="20"/>
                <w:lang w:val="en-CA"/>
              </w:rPr>
              <w:t>A GeologicFeatureRelation SHALL not be used between a GeologicFeature and GeologicEvent if GeologicFeature.geologicHistory can fulfill the same semantic.</w:t>
            </w:r>
          </w:p>
        </w:tc>
      </w:tr>
      <w:tr w:rsidR="00FB2691" w:rsidRPr="00513449" w14:paraId="012746FE"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88A5BDF"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F36DEE"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/req/gsml4-core/uml-abstract</w:t>
            </w:r>
            <w:r w:rsidRPr="00513449" w:rsidDel="00DA41F8">
              <w:rPr>
                <w:rFonts w:ascii="Calibri" w:eastAsia="MS Mincho" w:hAnsi="Calibri"/>
                <w:b/>
                <w:sz w:val="20"/>
                <w:szCs w:val="20"/>
                <w:lang w:val="en-CA"/>
              </w:rPr>
              <w:t xml:space="preserve"> </w:t>
            </w:r>
          </w:p>
          <w:p w14:paraId="7BCCF6DC"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rPr>
            </w:pPr>
            <w:r w:rsidRPr="00791B66">
              <w:rPr>
                <w:rFonts w:ascii="Calibri" w:eastAsia="MS Mincho" w:hAnsi="Calibri"/>
                <w:sz w:val="20"/>
                <w:szCs w:val="20"/>
                <w:lang w:val="en-CA"/>
              </w:rPr>
              <w:t>Abstract classes SHALL NOT be materialised.</w:t>
            </w:r>
          </w:p>
        </w:tc>
      </w:tr>
      <w:tr w:rsidR="00FB2691" w:rsidRPr="00513449" w14:paraId="0332AAB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5ADB357F"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381D945"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/req/gsml4-extension/contact-chronoboundary </w:t>
            </w:r>
          </w:p>
          <w:p w14:paraId="67AA169E" w14:textId="4DE0B377" w:rsidR="00FB2691" w:rsidRPr="00513449" w:rsidRDefault="00FB2691" w:rsidP="00513449">
            <w:pPr>
              <w:spacing w:before="100" w:beforeAutospacing="1" w:after="100" w:afterAutospacing="1" w:line="230" w:lineRule="atLeast"/>
              <w:jc w:val="both"/>
              <w:rPr>
                <w:rFonts w:ascii="Calibri" w:eastAsia="MS Mincho" w:hAnsi="Calibri"/>
                <w:b/>
                <w:sz w:val="20"/>
                <w:szCs w:val="20"/>
              </w:rPr>
            </w:pPr>
            <w:r w:rsidRPr="00791B66">
              <w:rPr>
                <w:rFonts w:ascii="Calibri" w:eastAsia="MS Mincho" w:hAnsi="Calibri"/>
                <w:sz w:val="20"/>
                <w:szCs w:val="20"/>
                <w:lang w:val="en-CA"/>
              </w:rPr>
              <w:t>correlatesWith association to a GeochronologicBondary SHALL be allowed only when contactType = ChronostratigraphicBoundary.</w:t>
            </w:r>
          </w:p>
        </w:tc>
      </w:tr>
    </w:tbl>
    <w:p w14:paraId="477DB0B9" w14:textId="77777777" w:rsidR="00FB2691" w:rsidRPr="00513449" w:rsidRDefault="00FB2691" w:rsidP="00355CAB"/>
    <w:p w14:paraId="3E3DC50F" w14:textId="01D8DD74"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w:t>
      </w:r>
      <w:r w:rsidR="00FD3D73">
        <w:rPr>
          <w:lang w:val="en-CA"/>
        </w:rPr>
        <w:t>s</w:t>
      </w:r>
      <w:r w:rsidR="00CD7325">
        <w:rPr>
          <w:lang w:val="en-CA"/>
        </w:rPr>
        <w:t xml:space="preserve">.  It extends </w:t>
      </w:r>
      <w:r w:rsidR="00FD3D73">
        <w:rPr>
          <w:lang w:val="en-CA"/>
        </w:rPr>
        <w:t xml:space="preserve">abstract description </w:t>
      </w:r>
      <w:r w:rsidR="00CD7325">
        <w:rPr>
          <w:lang w:val="en-CA"/>
        </w:rPr>
        <w:t>stubs declared in basic package</w:t>
      </w:r>
      <w:r w:rsidR="00FD3D73">
        <w:rPr>
          <w:lang w:val="en-CA"/>
        </w:rPr>
        <w:t xml:space="preserve"> </w:t>
      </w:r>
      <w:r w:rsidR="00300910">
        <w:rPr>
          <w:lang w:val="en-CA"/>
        </w:rPr>
        <w:t>and introduces</w:t>
      </w:r>
      <w:r w:rsidR="003E1755">
        <w:rPr>
          <w:lang w:val="en-CA"/>
        </w:rPr>
        <w:t xml:space="preserve"> new </w:t>
      </w:r>
      <w:r w:rsidR="003E1755" w:rsidRPr="00DC32F6">
        <w:rPr>
          <w:rStyle w:val="Entity"/>
        </w:rPr>
        <w:t>GeologicStructure</w:t>
      </w:r>
      <w:r w:rsidR="003E1755">
        <w:rPr>
          <w:lang w:val="en-CA"/>
        </w:rPr>
        <w:t xml:space="preserve"> features.</w:t>
      </w:r>
    </w:p>
    <w:p w14:paraId="5E31202F" w14:textId="77777777" w:rsidR="00364200" w:rsidRDefault="00364200" w:rsidP="00355CAB">
      <w:pPr>
        <w:rPr>
          <w:lang w:val="en-CA"/>
        </w:rPr>
      </w:pPr>
    </w:p>
    <w:p w14:paraId="365797E6" w14:textId="2972003B" w:rsidR="00364200" w:rsidRDefault="00364200" w:rsidP="00364200">
      <w:pPr>
        <w:keepNext/>
        <w:rPr>
          <w:noProof/>
          <w:lang w:val="en-CA" w:eastAsia="en-CA"/>
        </w:rPr>
      </w:pPr>
    </w:p>
    <w:p w14:paraId="077DDBF5" w14:textId="55A5A572" w:rsidR="00845595" w:rsidRDefault="00F658C5" w:rsidP="00364200">
      <w:pPr>
        <w:keepNext/>
      </w:pPr>
      <w:r>
        <w:rPr>
          <w:noProof/>
          <w:lang w:val="en-CA" w:eastAsia="en-CA"/>
        </w:rPr>
        <w:drawing>
          <wp:inline distT="0" distB="0" distL="0" distR="0" wp14:anchorId="467C970F" wp14:editId="45046BBA">
            <wp:extent cx="5295900" cy="54387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95900" cy="5438775"/>
                    </a:xfrm>
                    <a:prstGeom prst="rect">
                      <a:avLst/>
                    </a:prstGeom>
                    <a:noFill/>
                    <a:ln>
                      <a:noFill/>
                    </a:ln>
                  </pic:spPr>
                </pic:pic>
              </a:graphicData>
            </a:graphic>
          </wp:inline>
        </w:drawing>
      </w:r>
    </w:p>
    <w:p w14:paraId="1DAC8896" w14:textId="0C683031" w:rsidR="00364200" w:rsidRDefault="00364200" w:rsidP="00364200">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E15963">
        <w:rPr>
          <w:noProof/>
        </w:rPr>
        <w:t>31</w:t>
      </w:r>
      <w:r w:rsidR="00673E83">
        <w:rPr>
          <w:noProof/>
        </w:rPr>
        <w:fldChar w:fldCharType="end"/>
      </w:r>
      <w:r>
        <w:t xml:space="preserve">: GeoSciML extension </w:t>
      </w:r>
      <w:r w:rsidR="00853941">
        <w:t xml:space="preserve">package </w:t>
      </w:r>
      <w:r>
        <w:t>dependencies</w:t>
      </w:r>
      <w:r w:rsidR="00853941">
        <w:t>.</w:t>
      </w:r>
    </w:p>
    <w:p w14:paraId="2412EAF9" w14:textId="77777777" w:rsidR="00463AE7" w:rsidRDefault="00463AE7" w:rsidP="00355CAB">
      <w:pPr>
        <w:rPr>
          <w:lang w:val="en-CA"/>
        </w:rPr>
      </w:pPr>
    </w:p>
    <w:p w14:paraId="4B135537" w14:textId="021FADE3" w:rsidR="00390DF7" w:rsidRDefault="000D4260" w:rsidP="000D4260">
      <w:pPr>
        <w:pStyle w:val="Heading3"/>
        <w:rPr>
          <w:lang w:val="en-CA"/>
        </w:rPr>
      </w:pPr>
      <w:bookmarkStart w:id="336" w:name="_Toc456946979"/>
      <w:r>
        <w:rPr>
          <w:lang w:val="en-CA"/>
        </w:rPr>
        <w:t>Geologic Relations</w:t>
      </w:r>
      <w:bookmarkEnd w:id="336"/>
    </w:p>
    <w:p w14:paraId="05E3DBF0" w14:textId="77777777" w:rsidR="000D4260" w:rsidRPr="000D4260" w:rsidRDefault="000D4260" w:rsidP="000D4260">
      <w:pPr>
        <w:rPr>
          <w:lang w:val="en-CA"/>
        </w:rPr>
      </w:pPr>
    </w:p>
    <w:p w14:paraId="11E3941A" w14:textId="58AF171C" w:rsidR="009C64B2" w:rsidRDefault="00F658C5" w:rsidP="009C64B2">
      <w:pPr>
        <w:keepNext/>
      </w:pPr>
      <w:r>
        <w:rPr>
          <w:noProof/>
          <w:lang w:val="en-CA" w:eastAsia="en-CA"/>
        </w:rPr>
        <w:lastRenderedPageBreak/>
        <w:drawing>
          <wp:inline distT="0" distB="0" distL="0" distR="0" wp14:anchorId="0C19CB7D" wp14:editId="2BC25121">
            <wp:extent cx="5486400" cy="59340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5934075"/>
                    </a:xfrm>
                    <a:prstGeom prst="rect">
                      <a:avLst/>
                    </a:prstGeom>
                    <a:noFill/>
                    <a:ln>
                      <a:noFill/>
                    </a:ln>
                  </pic:spPr>
                </pic:pic>
              </a:graphicData>
            </a:graphic>
          </wp:inline>
        </w:drawing>
      </w:r>
    </w:p>
    <w:p w14:paraId="6AC44A74" w14:textId="1A3EC803" w:rsidR="009C64B2" w:rsidRDefault="009C64B2" w:rsidP="009C64B2">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32</w:t>
      </w:r>
      <w:r w:rsidR="00673E83">
        <w:rPr>
          <w:noProof/>
        </w:rPr>
        <w:fldChar w:fldCharType="end"/>
      </w:r>
      <w:r>
        <w:t xml:space="preserve">: </w:t>
      </w:r>
      <w:r w:rsidR="00853941">
        <w:t xml:space="preserve">Summary diagram of </w:t>
      </w:r>
      <w:r w:rsidRPr="00077DFC">
        <w:t xml:space="preserve">GeologicFeatureRelation </w:t>
      </w:r>
      <w:r w:rsidR="00853941">
        <w:t>a</w:t>
      </w:r>
      <w:r w:rsidRPr="00077DFC">
        <w:t>s a concrete subtype of AbstractFeatureRelation stub class</w:t>
      </w:r>
    </w:p>
    <w:p w14:paraId="6BED8677" w14:textId="77777777" w:rsidR="00390DF7" w:rsidRDefault="00390DF7" w:rsidP="00355CAB">
      <w:pPr>
        <w:rPr>
          <w:lang w:val="en-CA"/>
        </w:rPr>
      </w:pPr>
    </w:p>
    <w:p w14:paraId="39D9E0D7" w14:textId="769373BD" w:rsidR="009D650C" w:rsidRDefault="009D650C" w:rsidP="00791B66">
      <w:pPr>
        <w:pStyle w:val="Heading4"/>
        <w:rPr>
          <w:lang w:val="en-CA"/>
        </w:rPr>
      </w:pPr>
      <w:r>
        <w:rPr>
          <w:lang w:val="en-CA"/>
        </w:rPr>
        <w:t>GeologicHistory</w:t>
      </w:r>
    </w:p>
    <w:p w14:paraId="043C07F0" w14:textId="77777777" w:rsidR="00853941" w:rsidRDefault="00853941" w:rsidP="00894DAA"/>
    <w:p w14:paraId="4B693FF2" w14:textId="197CBA9A" w:rsidR="00894DAA" w:rsidRDefault="00894DAA" w:rsidP="00894DAA">
      <w:r>
        <w:t xml:space="preserve">GeoSciML </w:t>
      </w:r>
      <w:r w:rsidR="00DC32F6">
        <w:t xml:space="preserve">uses the generic </w:t>
      </w:r>
      <w:r w:rsidR="00DC32F6" w:rsidRPr="00DC32F6">
        <w:rPr>
          <w:rStyle w:val="Entity"/>
        </w:rPr>
        <w:t>relatedFeature</w:t>
      </w:r>
      <w:proofErr w:type="gramStart"/>
      <w:r w:rsidR="00DC32F6" w:rsidRPr="00DC32F6">
        <w:rPr>
          <w:rStyle w:val="Entity"/>
        </w:rPr>
        <w:t>:</w:t>
      </w:r>
      <w:r w:rsidRPr="00DC32F6">
        <w:rPr>
          <w:rStyle w:val="Entity"/>
        </w:rPr>
        <w:t>Geologic</w:t>
      </w:r>
      <w:r w:rsidR="000944A6" w:rsidRPr="00DC32F6">
        <w:rPr>
          <w:rStyle w:val="Entity"/>
        </w:rPr>
        <w:t>Feature</w:t>
      </w:r>
      <w:r w:rsidRPr="00DC32F6">
        <w:rPr>
          <w:rStyle w:val="Entity"/>
        </w:rPr>
        <w:t>Relation</w:t>
      </w:r>
      <w:proofErr w:type="gramEnd"/>
      <w:r>
        <w:t xml:space="preserve"> to associate </w:t>
      </w:r>
      <w:r w:rsidRPr="00DC32F6">
        <w:rPr>
          <w:rStyle w:val="Entity"/>
        </w:rPr>
        <w:t>GeologicFeature</w:t>
      </w:r>
      <w:r>
        <w:t xml:space="preserve"> with other </w:t>
      </w:r>
      <w:r w:rsidRPr="00DC32F6">
        <w:rPr>
          <w:rStyle w:val="Entity"/>
        </w:rPr>
        <w:t>GeologicFeatures</w:t>
      </w:r>
      <w:r w:rsidR="00E6505F">
        <w:t xml:space="preserve">, which includes </w:t>
      </w:r>
      <w:r w:rsidR="00E6505F" w:rsidRPr="00DC32F6">
        <w:rPr>
          <w:rStyle w:val="Entity"/>
        </w:rPr>
        <w:t>GeologicEvents</w:t>
      </w:r>
      <w:r>
        <w:t>.  However, this functionality is only available from the Extension package because it ad</w:t>
      </w:r>
      <w:r w:rsidR="00E6505F">
        <w:t xml:space="preserve">ds extra complexity that </w:t>
      </w:r>
      <w:r>
        <w:t>Basic</w:t>
      </w:r>
      <w:r w:rsidR="00E6505F">
        <w:t xml:space="preserve"> hopes to avoid</w:t>
      </w:r>
      <w:r>
        <w:t xml:space="preserve">.  </w:t>
      </w:r>
    </w:p>
    <w:p w14:paraId="18CD4034" w14:textId="19724B65" w:rsidR="00E6505F" w:rsidRDefault="009D650C" w:rsidP="00894DAA">
      <w:r>
        <w:lastRenderedPageBreak/>
        <w:t xml:space="preserve">To allow geologic age description in GeoSciML Basic without </w:t>
      </w:r>
      <w:r w:rsidRPr="00DC32F6">
        <w:rPr>
          <w:rStyle w:val="Entity"/>
        </w:rPr>
        <w:t>GeologicFeatureRelation</w:t>
      </w:r>
      <w:r>
        <w:t xml:space="preserve">, </w:t>
      </w:r>
      <w:r w:rsidRPr="00DC32F6">
        <w:rPr>
          <w:rStyle w:val="Entity"/>
        </w:rPr>
        <w:t>GeologicFeature</w:t>
      </w:r>
      <w:r w:rsidR="00894DAA">
        <w:t xml:space="preserve"> </w:t>
      </w:r>
      <w:r>
        <w:t>has</w:t>
      </w:r>
      <w:r w:rsidR="00894DAA">
        <w:t xml:space="preserve"> an explicit </w:t>
      </w:r>
      <w:r w:rsidR="00894DAA" w:rsidRPr="00DC32F6">
        <w:rPr>
          <w:rStyle w:val="Entity"/>
        </w:rPr>
        <w:t>geologicHistory</w:t>
      </w:r>
      <w:r w:rsidR="00894DAA">
        <w:t xml:space="preserve"> property to associate </w:t>
      </w:r>
      <w:r w:rsidR="00894DAA" w:rsidRPr="00DC32F6">
        <w:rPr>
          <w:rStyle w:val="Entity"/>
        </w:rPr>
        <w:t>GeologicFeature</w:t>
      </w:r>
      <w:r w:rsidR="00894DAA">
        <w:t xml:space="preserve"> with a</w:t>
      </w:r>
      <w:r w:rsidR="00E6505F">
        <w:t xml:space="preserve"> </w:t>
      </w:r>
      <w:r w:rsidR="00E6505F" w:rsidRPr="00DC32F6">
        <w:rPr>
          <w:rStyle w:val="Entity"/>
        </w:rPr>
        <w:t>GeologicEvent</w:t>
      </w:r>
      <w:r w:rsidR="00E6505F">
        <w:t>.</w:t>
      </w:r>
      <w:r w:rsidR="00894DAA">
        <w:t xml:space="preserve">  The consequence for someone using Extension is </w:t>
      </w:r>
      <w:r w:rsidR="00E6505F">
        <w:t xml:space="preserve">the </w:t>
      </w:r>
      <w:r w:rsidR="00DC32F6">
        <w:t>presence</w:t>
      </w:r>
      <w:r w:rsidR="00E6505F">
        <w:t xml:space="preserve"> of</w:t>
      </w:r>
      <w:r w:rsidR="00894DAA">
        <w:t xml:space="preserve"> two </w:t>
      </w:r>
      <w:r>
        <w:t xml:space="preserve">different </w:t>
      </w:r>
      <w:r w:rsidR="00894DAA">
        <w:t xml:space="preserve">ways to link a </w:t>
      </w:r>
      <w:r w:rsidR="00894DAA" w:rsidRPr="00DC32F6">
        <w:rPr>
          <w:rStyle w:val="Entity"/>
        </w:rPr>
        <w:t>Geologic</w:t>
      </w:r>
      <w:r w:rsidR="00E6505F" w:rsidRPr="00DC32F6">
        <w:rPr>
          <w:rStyle w:val="Entity"/>
        </w:rPr>
        <w:t>Feature</w:t>
      </w:r>
      <w:r w:rsidR="00E6505F">
        <w:t xml:space="preserve"> and </w:t>
      </w:r>
      <w:r w:rsidR="00E6505F" w:rsidRPr="00DC32F6">
        <w:rPr>
          <w:rStyle w:val="Entity"/>
        </w:rPr>
        <w:t>GeologicEvent</w:t>
      </w:r>
      <w:r w:rsidR="00E6505F">
        <w:t>:</w:t>
      </w:r>
    </w:p>
    <w:p w14:paraId="5BF68F1B" w14:textId="77777777" w:rsidR="00E6505F" w:rsidRDefault="00E6505F" w:rsidP="00C44904">
      <w:pPr>
        <w:pStyle w:val="ListParagraph"/>
        <w:numPr>
          <w:ilvl w:val="0"/>
          <w:numId w:val="30"/>
        </w:numPr>
      </w:pPr>
      <w:r>
        <w:t xml:space="preserve">A direct association through </w:t>
      </w:r>
      <w:r w:rsidRPr="00DC32F6">
        <w:rPr>
          <w:rStyle w:val="Entity"/>
        </w:rPr>
        <w:t>geologicHistory</w:t>
      </w:r>
    </w:p>
    <w:p w14:paraId="1FC71297" w14:textId="2FFC7248" w:rsidR="00894DAA" w:rsidRDefault="00E6505F" w:rsidP="00C44904">
      <w:pPr>
        <w:pStyle w:val="ListParagraph"/>
        <w:numPr>
          <w:ilvl w:val="0"/>
          <w:numId w:val="30"/>
        </w:numPr>
      </w:pPr>
      <w:r>
        <w:t xml:space="preserve">A </w:t>
      </w:r>
      <w:r w:rsidR="00894DAA">
        <w:t xml:space="preserve">generic </w:t>
      </w:r>
      <w:r w:rsidR="00894DAA" w:rsidRPr="00DC32F6">
        <w:rPr>
          <w:rStyle w:val="Entity"/>
        </w:rPr>
        <w:t>Geologic</w:t>
      </w:r>
      <w:r w:rsidR="009D650C" w:rsidRPr="00DC32F6">
        <w:rPr>
          <w:rStyle w:val="Entity"/>
        </w:rPr>
        <w:t>Feature</w:t>
      </w:r>
      <w:r w:rsidR="00894DAA" w:rsidRPr="00DC32F6">
        <w:rPr>
          <w:rStyle w:val="Entity"/>
        </w:rPr>
        <w:t>Relation</w:t>
      </w:r>
      <w:r w:rsidR="00894DAA">
        <w:t>.</w:t>
      </w:r>
    </w:p>
    <w:p w14:paraId="3320DF02" w14:textId="3331FD72" w:rsidR="00894DAA" w:rsidRDefault="00894DAA" w:rsidP="00894DAA">
      <w:r>
        <w:t>To prevent confusion and promote consistency</w:t>
      </w:r>
      <w:r w:rsidR="00E6505F">
        <w:t>, especially in query scenarios</w:t>
      </w:r>
      <w:r>
        <w:t xml:space="preserve">, association between </w:t>
      </w:r>
      <w:r w:rsidRPr="00DC32F6">
        <w:rPr>
          <w:rStyle w:val="Entity"/>
        </w:rPr>
        <w:t>GeologicFeature</w:t>
      </w:r>
      <w:r>
        <w:t xml:space="preserve"> and </w:t>
      </w:r>
      <w:r w:rsidRPr="00DC32F6">
        <w:rPr>
          <w:rStyle w:val="Entity"/>
        </w:rPr>
        <w:t>GeologicEvent</w:t>
      </w:r>
      <w:r>
        <w:t xml:space="preserve">, for the purpose of describing geologic history, and therefore geologic age, shall use </w:t>
      </w:r>
      <w:r w:rsidRPr="00DC32F6">
        <w:rPr>
          <w:rStyle w:val="Entity"/>
        </w:rPr>
        <w:t>geologicHistory</w:t>
      </w:r>
      <w:r>
        <w:t xml:space="preserve"> property.</w:t>
      </w:r>
      <w:r w:rsidR="00DD6CCE">
        <w:t xml:space="preserve">  A </w:t>
      </w:r>
      <w:r w:rsidR="00DD6CCE" w:rsidRPr="00DC32F6">
        <w:rPr>
          <w:rStyle w:val="Entity"/>
        </w:rPr>
        <w:t>GeologicFeatureRelation</w:t>
      </w:r>
      <w:r w:rsidR="00DD6CCE">
        <w:t xml:space="preserve"> can be use in any other circumstances.</w:t>
      </w:r>
      <w:r w:rsidR="00E6505F">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533D0111" w:rsidR="00894DAA" w:rsidRPr="00D12552" w:rsidRDefault="00DD6CCE" w:rsidP="00DD6CCE">
            <w:pPr>
              <w:pStyle w:val="Tabletext10"/>
              <w:jc w:val="left"/>
              <w:rPr>
                <w:rStyle w:val="reqtext"/>
                <w:lang w:val="en-CA"/>
              </w:rPr>
            </w:pPr>
            <w:r>
              <w:rPr>
                <w:rStyle w:val="reqtext"/>
                <w:lang w:val="en-CA"/>
              </w:rPr>
              <w:t xml:space="preserve">A </w:t>
            </w:r>
            <w:r w:rsidRPr="00DC32F6">
              <w:rPr>
                <w:rStyle w:val="Entity"/>
              </w:rPr>
              <w:t>GeologicFeatureRelation</w:t>
            </w:r>
            <w:r>
              <w:rPr>
                <w:rStyle w:val="reqtext"/>
                <w:lang w:val="en-CA"/>
              </w:rPr>
              <w:t xml:space="preserve"> SHALL not </w:t>
            </w:r>
            <w:proofErr w:type="gramStart"/>
            <w:r>
              <w:rPr>
                <w:rStyle w:val="reqtext"/>
                <w:lang w:val="en-CA"/>
              </w:rPr>
              <w:t>be</w:t>
            </w:r>
            <w:proofErr w:type="gramEnd"/>
            <w:r>
              <w:rPr>
                <w:rStyle w:val="reqtext"/>
                <w:lang w:val="en-CA"/>
              </w:rPr>
              <w:t xml:space="preserve"> used between a </w:t>
            </w:r>
            <w:r w:rsidRPr="00DC32F6">
              <w:rPr>
                <w:rStyle w:val="Entity"/>
              </w:rPr>
              <w:t>GeologicFeature</w:t>
            </w:r>
            <w:r>
              <w:rPr>
                <w:rStyle w:val="reqtext"/>
                <w:lang w:val="en-CA"/>
              </w:rPr>
              <w:t xml:space="preserve"> and </w:t>
            </w:r>
            <w:r w:rsidRPr="00DC32F6">
              <w:rPr>
                <w:rStyle w:val="Entity"/>
              </w:rPr>
              <w:t>GeologicEvent</w:t>
            </w:r>
            <w:r>
              <w:rPr>
                <w:rStyle w:val="reqtext"/>
                <w:lang w:val="en-CA"/>
              </w:rPr>
              <w:t xml:space="preserve"> if </w:t>
            </w:r>
            <w:r w:rsidRPr="00DC32F6">
              <w:rPr>
                <w:rStyle w:val="Entity"/>
              </w:rPr>
              <w:t>GeologicFeature</w:t>
            </w:r>
            <w:r w:rsidR="00DC32F6" w:rsidRPr="00DC32F6">
              <w:rPr>
                <w:rStyle w:val="Entity"/>
              </w:rPr>
              <w:t>::</w:t>
            </w:r>
            <w:r w:rsidRPr="00DC32F6">
              <w:rPr>
                <w:rStyle w:val="Entity"/>
              </w:rPr>
              <w:t>geologicHistory</w:t>
            </w:r>
            <w:r>
              <w:rPr>
                <w:rStyle w:val="reqtext"/>
                <w:lang w:val="en-CA"/>
              </w:rPr>
              <w:t xml:space="preserve"> can fulfill the same semantic.</w:t>
            </w:r>
          </w:p>
        </w:tc>
      </w:tr>
    </w:tbl>
    <w:p w14:paraId="4065976A" w14:textId="77777777" w:rsidR="00894DAA" w:rsidRDefault="00894DAA" w:rsidP="00894DAA"/>
    <w:p w14:paraId="35279AC5" w14:textId="7B6D8570" w:rsidR="00894DAA" w:rsidRDefault="000D4260" w:rsidP="000D4260">
      <w:pPr>
        <w:pStyle w:val="Heading4"/>
        <w:rPr>
          <w:lang w:val="en-CA"/>
        </w:rPr>
      </w:pPr>
      <w:bookmarkStart w:id="337" w:name="_Ref440189613"/>
      <w:r>
        <w:rPr>
          <w:lang w:val="en-CA"/>
        </w:rPr>
        <w:t>GeologicFeatureRelation</w:t>
      </w:r>
      <w:bookmarkEnd w:id="337"/>
    </w:p>
    <w:p w14:paraId="40EA6690" w14:textId="77777777" w:rsidR="000D4260" w:rsidRDefault="000D4260" w:rsidP="00355CAB">
      <w:pPr>
        <w:rPr>
          <w:lang w:val="en-CA"/>
        </w:rPr>
      </w:pPr>
    </w:p>
    <w:p w14:paraId="37C20275" w14:textId="77777777" w:rsidR="00E6505F" w:rsidRDefault="000D4260" w:rsidP="000D4260">
      <w:pPr>
        <w:rPr>
          <w:lang w:val="en-CA"/>
        </w:rPr>
      </w:pPr>
      <w:r w:rsidRPr="000D4260">
        <w:rPr>
          <w:lang w:val="en-CA"/>
        </w:rPr>
        <w:t xml:space="preserve">The </w:t>
      </w:r>
      <w:r w:rsidRPr="00DC32F6">
        <w:rPr>
          <w:rStyle w:val="Entity"/>
        </w:rPr>
        <w:t>Geologic</w:t>
      </w:r>
      <w:r w:rsidR="000944A6" w:rsidRPr="00DC32F6">
        <w:rPr>
          <w:rStyle w:val="Entity"/>
        </w:rPr>
        <w:t>Feature</w:t>
      </w:r>
      <w:r w:rsidRPr="00DC32F6">
        <w:rPr>
          <w:rStyle w:val="Entity"/>
        </w:rPr>
        <w:t>Relation</w:t>
      </w:r>
      <w:r w:rsidRPr="000D4260">
        <w:rPr>
          <w:lang w:val="en-CA"/>
        </w:rPr>
        <w:t xml:space="preserve"> class defines the general structure used to define relationships between any </w:t>
      </w:r>
      <w:r w:rsidR="000944A6" w:rsidRPr="000D4260">
        <w:rPr>
          <w:lang w:val="en-CA"/>
        </w:rPr>
        <w:t xml:space="preserve">GeoSciML </w:t>
      </w:r>
      <w:r w:rsidRPr="000D4260">
        <w:rPr>
          <w:lang w:val="en-CA"/>
        </w:rPr>
        <w:t>feature type</w:t>
      </w:r>
      <w:r w:rsidR="000944A6">
        <w:rPr>
          <w:lang w:val="en-CA"/>
        </w:rPr>
        <w:t>s</w:t>
      </w:r>
      <w:r w:rsidRPr="000D4260">
        <w:rPr>
          <w:lang w:val="en-CA"/>
        </w:rPr>
        <w:t>.  Relationships are always binary and directional.  There is always a single source and a single target.  The relationship is always defined from the perspective of the Source and is generally an active verb.</w:t>
      </w:r>
      <w:r>
        <w:rPr>
          <w:lang w:val="en-CA"/>
        </w:rPr>
        <w:t xml:space="preserve">  </w:t>
      </w:r>
    </w:p>
    <w:p w14:paraId="20B29203" w14:textId="28E51800" w:rsidR="000D4260" w:rsidRPr="000D4260" w:rsidRDefault="000D4260" w:rsidP="000D4260">
      <w:pPr>
        <w:rPr>
          <w:lang w:val="en-CA"/>
        </w:rPr>
      </w:pP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7958C84E" w:rsidR="000D4260" w:rsidRDefault="000D4260" w:rsidP="000D4260">
      <w:pPr>
        <w:rPr>
          <w:lang w:val="en-CA"/>
        </w:rPr>
      </w:pPr>
      <w:r w:rsidRPr="000D4260">
        <w:rPr>
          <w:lang w:val="en-CA"/>
        </w:rPr>
        <w:t xml:space="preserve">Many other types of relationships can also be accommodated via GeologicRelation, for example, topological relations could be described where they are </w:t>
      </w:r>
      <w:r w:rsidR="00E6505F">
        <w:rPr>
          <w:lang w:val="en-CA"/>
        </w:rPr>
        <w:t>geologically</w:t>
      </w:r>
      <w:r w:rsidRPr="000D4260">
        <w:rPr>
          <w:lang w:val="en-CA"/>
        </w:rPr>
        <w:t xml:space="preserve"> significant.</w:t>
      </w:r>
    </w:p>
    <w:p w14:paraId="2E642AFC" w14:textId="23170D88" w:rsidR="000D4260" w:rsidRDefault="00F658C5" w:rsidP="000D4260">
      <w:pPr>
        <w:keepNext/>
      </w:pPr>
      <w:r>
        <w:rPr>
          <w:noProof/>
          <w:lang w:val="en-CA" w:eastAsia="en-CA"/>
        </w:rPr>
        <w:lastRenderedPageBreak/>
        <w:drawing>
          <wp:inline distT="0" distB="0" distL="0" distR="0" wp14:anchorId="7FED2D0D" wp14:editId="129617AD">
            <wp:extent cx="4857750" cy="34385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57750" cy="3438525"/>
                    </a:xfrm>
                    <a:prstGeom prst="rect">
                      <a:avLst/>
                    </a:prstGeom>
                    <a:noFill/>
                    <a:ln>
                      <a:noFill/>
                    </a:ln>
                  </pic:spPr>
                </pic:pic>
              </a:graphicData>
            </a:graphic>
          </wp:inline>
        </w:drawing>
      </w:r>
    </w:p>
    <w:p w14:paraId="146E8FDB" w14:textId="09D82D29" w:rsidR="00894DAA"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E15963">
        <w:rPr>
          <w:noProof/>
        </w:rPr>
        <w:t>33</w:t>
      </w:r>
      <w:r w:rsidR="00673E83">
        <w:rPr>
          <w:noProof/>
        </w:rPr>
        <w:fldChar w:fldCharType="end"/>
      </w:r>
      <w:r>
        <w:t>: Generic geologic feature relation</w:t>
      </w:r>
    </w:p>
    <w:p w14:paraId="6123B248" w14:textId="36569A64" w:rsidR="000944A6" w:rsidRPr="00E6505F" w:rsidRDefault="000944A6" w:rsidP="00E6505F">
      <w:pPr>
        <w:pStyle w:val="Heading5"/>
        <w:rPr>
          <w:lang w:val="en-CA"/>
        </w:rPr>
      </w:pPr>
      <w:r w:rsidRPr="00D970E9">
        <w:rPr>
          <w:lang w:val="en-CA"/>
        </w:rPr>
        <w:t>relationship</w:t>
      </w:r>
      <w:bookmarkStart w:id="338" w:name="BKM_D050A55A_5C1C_4F4B_986C_7C31687F2ED2"/>
      <w:bookmarkEnd w:id="338"/>
    </w:p>
    <w:p w14:paraId="29C61658" w14:textId="31591F45" w:rsidR="000D4260" w:rsidRDefault="000944A6" w:rsidP="00D20646">
      <w:pPr>
        <w:rPr>
          <w:lang w:val="en-CA"/>
        </w:rPr>
      </w:pPr>
      <w:r>
        <w:rPr>
          <w:lang w:val="en-CA"/>
        </w:rPr>
        <w:t xml:space="preserve">The </w:t>
      </w:r>
      <w:r w:rsidRPr="00DC32F6">
        <w:rPr>
          <w:rStyle w:val="Entity"/>
        </w:rPr>
        <w:t>relationship</w:t>
      </w:r>
      <w:proofErr w:type="gramStart"/>
      <w:r w:rsidRPr="00DC32F6">
        <w:rPr>
          <w:rStyle w:val="Entity"/>
        </w:rPr>
        <w:t>:GeologicRelationshipTerm</w:t>
      </w:r>
      <w:proofErr w:type="gramEnd"/>
      <w:r>
        <w:rPr>
          <w:lang w:val="en-CA"/>
        </w:rPr>
        <w:t xml:space="preserve"> property contain</w:t>
      </w:r>
      <w:r w:rsidR="00E6505F">
        <w:rPr>
          <w:lang w:val="en-CA"/>
        </w:rPr>
        <w:t>s</w:t>
      </w:r>
      <w:r>
        <w:rPr>
          <w:lang w:val="en-CA"/>
        </w:rPr>
        <w:t xml:space="preserve"> a</w:t>
      </w:r>
      <w:r w:rsidRPr="000944A6">
        <w:rPr>
          <w:lang w:val="en-CA"/>
        </w:rPr>
        <w:t xml:space="preserve"> term from a controlled vocabulary to describe the geologic relationship (</w:t>
      </w:r>
      <w:r w:rsidR="00166987" w:rsidRPr="000944A6">
        <w:rPr>
          <w:lang w:val="en-CA"/>
        </w:rPr>
        <w:t>e.g.</w:t>
      </w:r>
      <w:r w:rsidRPr="000944A6">
        <w:rPr>
          <w:lang w:val="en-CA"/>
        </w:rPr>
        <w:t>; stratigraphic relation, structural relation, intrusive relation)</w:t>
      </w:r>
      <w:r w:rsidR="00853941">
        <w:rPr>
          <w:lang w:val="en-CA"/>
        </w:rPr>
        <w:t>.</w:t>
      </w:r>
    </w:p>
    <w:p w14:paraId="4313B805" w14:textId="77DF066B" w:rsidR="000944A6" w:rsidRPr="00E6505F" w:rsidRDefault="000944A6" w:rsidP="00E6505F">
      <w:pPr>
        <w:pStyle w:val="Heading5"/>
        <w:rPr>
          <w:lang w:val="en-CA"/>
        </w:rPr>
      </w:pPr>
      <w:r w:rsidRPr="000944A6">
        <w:rPr>
          <w:lang w:val="en-CA"/>
        </w:rPr>
        <w:t>sourceRole</w:t>
      </w:r>
    </w:p>
    <w:p w14:paraId="1CB1BEA1" w14:textId="61033887" w:rsidR="000944A6" w:rsidRDefault="000944A6" w:rsidP="00D20646">
      <w:pPr>
        <w:rPr>
          <w:lang w:val="en-CA"/>
        </w:rPr>
      </w:pPr>
      <w:r>
        <w:rPr>
          <w:lang w:val="en-CA"/>
        </w:rPr>
        <w:t xml:space="preserve">The property </w:t>
      </w:r>
      <w:r w:rsidR="00DC32F6">
        <w:rPr>
          <w:rStyle w:val="Entity"/>
        </w:rPr>
        <w:t>sourceRole</w:t>
      </w:r>
      <w:proofErr w:type="gramStart"/>
      <w:r w:rsidR="00DC32F6">
        <w:rPr>
          <w:rStyle w:val="Entity"/>
        </w:rPr>
        <w:t>:RelationRolePropert</w:t>
      </w:r>
      <w:r w:rsidRPr="00DC32F6">
        <w:rPr>
          <w:rStyle w:val="Entity"/>
        </w:rPr>
        <w:t>y</w:t>
      </w:r>
      <w:proofErr w:type="gramEnd"/>
      <w:r>
        <w:rPr>
          <w:lang w:val="en-CA"/>
        </w:rPr>
        <w:t xml:space="preserve"> contain</w:t>
      </w:r>
      <w:r w:rsidR="00E6505F">
        <w:rPr>
          <w:lang w:val="en-CA"/>
        </w:rPr>
        <w:t>s</w:t>
      </w:r>
      <w:r>
        <w:rPr>
          <w:lang w:val="en-CA"/>
        </w:rPr>
        <w:t xml:space="preserve"> a term from a controlled vocabulary describing t</w:t>
      </w:r>
      <w:r w:rsidRPr="000944A6">
        <w:rPr>
          <w:lang w:val="en-CA"/>
        </w:rPr>
        <w:t>he role played by the source geologic feature or object (</w:t>
      </w:r>
      <w:r w:rsidR="00166987" w:rsidRPr="000944A6">
        <w:rPr>
          <w:lang w:val="en-CA"/>
        </w:rPr>
        <w:t>e.g.</w:t>
      </w:r>
      <w:r w:rsidRPr="000944A6">
        <w:rPr>
          <w:lang w:val="en-CA"/>
        </w:rPr>
        <w:t>, overlying unit, underlying unit</w:t>
      </w:r>
      <w:r w:rsidR="00166987" w:rsidRPr="000944A6">
        <w:rPr>
          <w:lang w:val="en-CA"/>
        </w:rPr>
        <w:t>)</w:t>
      </w:r>
      <w:r w:rsidR="00166987">
        <w:rPr>
          <w:lang w:val="en-CA"/>
        </w:rPr>
        <w:t>.</w:t>
      </w:r>
    </w:p>
    <w:p w14:paraId="01448E3E" w14:textId="77777777" w:rsidR="000944A6" w:rsidRDefault="000944A6" w:rsidP="000D4260">
      <w:pPr>
        <w:autoSpaceDE w:val="0"/>
        <w:autoSpaceDN w:val="0"/>
        <w:adjustRightInd w:val="0"/>
        <w:spacing w:after="0"/>
        <w:rPr>
          <w:color w:val="000000"/>
          <w:sz w:val="20"/>
          <w:szCs w:val="20"/>
          <w:lang w:val="en-CA"/>
        </w:rPr>
      </w:pPr>
    </w:p>
    <w:p w14:paraId="11F6BAA1" w14:textId="622B9B8E" w:rsidR="000944A6" w:rsidRPr="00E6505F" w:rsidRDefault="000944A6" w:rsidP="00E6505F">
      <w:pPr>
        <w:pStyle w:val="Heading5"/>
        <w:rPr>
          <w:lang w:val="en-CA"/>
        </w:rPr>
      </w:pPr>
      <w:r w:rsidRPr="00D970E9">
        <w:rPr>
          <w:lang w:val="en-CA"/>
        </w:rPr>
        <w:t>targetRole</w:t>
      </w:r>
    </w:p>
    <w:p w14:paraId="41627506" w14:textId="72E98DB2" w:rsidR="000944A6" w:rsidRDefault="000944A6" w:rsidP="00D20646">
      <w:pPr>
        <w:rPr>
          <w:lang w:val="en-CA"/>
        </w:rPr>
      </w:pPr>
      <w:r>
        <w:rPr>
          <w:lang w:val="en-CA"/>
        </w:rPr>
        <w:t xml:space="preserve">The property </w:t>
      </w:r>
      <w:r w:rsidRPr="00DC32F6">
        <w:rPr>
          <w:rStyle w:val="Entity"/>
        </w:rPr>
        <w:t>targetRole</w:t>
      </w:r>
      <w:proofErr w:type="gramStart"/>
      <w:r w:rsidRPr="00DC32F6">
        <w:rPr>
          <w:rStyle w:val="Entity"/>
        </w:rPr>
        <w:t>:RelationRoleTerm</w:t>
      </w:r>
      <w:proofErr w:type="gramEnd"/>
      <w:r>
        <w:rPr>
          <w:lang w:val="en-CA"/>
        </w:rPr>
        <w:t xml:space="preserve"> contain</w:t>
      </w:r>
      <w:r w:rsidR="00E6505F">
        <w:rPr>
          <w:lang w:val="en-CA"/>
        </w:rPr>
        <w:t>s</w:t>
      </w:r>
      <w:r>
        <w:rPr>
          <w:lang w:val="en-CA"/>
        </w:rPr>
        <w:t xml:space="preserve"> a term from a controlled vocabulary describing t</w:t>
      </w:r>
      <w:r w:rsidRPr="000944A6">
        <w:rPr>
          <w:lang w:val="en-CA"/>
        </w:rPr>
        <w:t>he role played by the target geologic feature or object. (</w:t>
      </w:r>
      <w:r w:rsidR="00166987" w:rsidRPr="000944A6">
        <w:rPr>
          <w:lang w:val="en-CA"/>
        </w:rPr>
        <w:t>e.g.</w:t>
      </w:r>
      <w:r w:rsidRPr="000944A6">
        <w:rPr>
          <w:lang w:val="en-CA"/>
        </w:rPr>
        <w:t>, overlying unit, underlying unit)</w:t>
      </w:r>
    </w:p>
    <w:p w14:paraId="0C850F85" w14:textId="1094149E" w:rsidR="000D4260" w:rsidRDefault="000D4260" w:rsidP="000D4260">
      <w:pPr>
        <w:pStyle w:val="Heading4"/>
        <w:rPr>
          <w:lang w:val="en-CA"/>
        </w:rPr>
      </w:pPr>
      <w:bookmarkStart w:id="339" w:name="BKM_18C9D12A_7280_4CA8_9066_431A68398F08"/>
      <w:bookmarkStart w:id="340" w:name="BKM_B740241F_3BC0_40B4_9972_D590F470452B"/>
      <w:bookmarkStart w:id="341" w:name="BKM_38727CDD_F0E8_4D00_A48C_555F0912BF41"/>
      <w:bookmarkEnd w:id="339"/>
      <w:bookmarkEnd w:id="340"/>
      <w:bookmarkEnd w:id="341"/>
      <w:r>
        <w:rPr>
          <w:lang w:val="en-CA"/>
        </w:rPr>
        <w:t>MaterialRelation</w:t>
      </w:r>
    </w:p>
    <w:p w14:paraId="58666531" w14:textId="77777777" w:rsidR="00AE357E" w:rsidRDefault="00AE357E" w:rsidP="000D4260">
      <w:pPr>
        <w:rPr>
          <w:lang w:val="en-CA"/>
        </w:rPr>
      </w:pPr>
    </w:p>
    <w:p w14:paraId="472F088D" w14:textId="449314F9" w:rsidR="000D4260" w:rsidRPr="000D4260" w:rsidRDefault="000D4260" w:rsidP="000D4260">
      <w:pPr>
        <w:rPr>
          <w:lang w:val="en-CA"/>
        </w:rPr>
      </w:pPr>
      <w:r w:rsidRPr="000D4260">
        <w:rPr>
          <w:lang w:val="en-CA"/>
        </w:rPr>
        <w:t xml:space="preserve">The </w:t>
      </w:r>
      <w:r w:rsidRPr="00DC32F6">
        <w:rPr>
          <w:rStyle w:val="Entity"/>
        </w:rPr>
        <w:t>MaterialRelation</w:t>
      </w:r>
      <w:r w:rsidRPr="000D4260">
        <w:rPr>
          <w:lang w:val="en-CA"/>
        </w:rPr>
        <w:t xml:space="preserve"> class describes the relationships b</w:t>
      </w:r>
      <w:r w:rsidR="00DC32F6">
        <w:rPr>
          <w:lang w:val="en-CA"/>
        </w:rPr>
        <w:t xml:space="preserve">etween constituent parts in an </w:t>
      </w:r>
      <w:r w:rsidR="00DC32F6" w:rsidRPr="00DC32F6">
        <w:rPr>
          <w:rStyle w:val="Entity"/>
        </w:rPr>
        <w:t>Earth</w:t>
      </w:r>
      <w:r w:rsidRPr="00DC32F6">
        <w:rPr>
          <w:rStyle w:val="Entity"/>
        </w:rPr>
        <w:t>Material</w:t>
      </w:r>
      <w:r w:rsidRPr="000D4260">
        <w:rPr>
          <w:lang w:val="en-CA"/>
        </w:rPr>
        <w:t xml:space="preserve"> (</w:t>
      </w:r>
      <w:r w:rsidR="00166987" w:rsidRPr="000D4260">
        <w:rPr>
          <w:lang w:val="en-CA"/>
        </w:rPr>
        <w:t>e.g.</w:t>
      </w:r>
      <w:r w:rsidRPr="000D4260">
        <w:rPr>
          <w:lang w:val="en-CA"/>
        </w:rPr>
        <w:t xml:space="preserve">: A mineral overgrowth on a phenocryst within </w:t>
      </w:r>
      <w:proofErr w:type="gramStart"/>
      <w:r w:rsidRPr="000D4260">
        <w:rPr>
          <w:lang w:val="en-CA"/>
        </w:rPr>
        <w:t>a granite</w:t>
      </w:r>
      <w:proofErr w:type="gramEnd"/>
      <w:r w:rsidRPr="000D4260">
        <w:rPr>
          <w:lang w:val="en-CA"/>
        </w:rPr>
        <w:t>).</w:t>
      </w:r>
      <w:r>
        <w:rPr>
          <w:lang w:val="en-CA"/>
        </w:rPr>
        <w:t xml:space="preserve">  </w:t>
      </w:r>
    </w:p>
    <w:p w14:paraId="67B11C35" w14:textId="60A66E85" w:rsidR="000D4260" w:rsidRDefault="000D4260" w:rsidP="000D4260">
      <w:pPr>
        <w:rPr>
          <w:lang w:val="en-CA"/>
        </w:rPr>
      </w:pPr>
      <w:r w:rsidRPr="000D4260">
        <w:rPr>
          <w:lang w:val="en-CA"/>
        </w:rPr>
        <w:t xml:space="preserve">Example:  Consider an overgrowth of albite on plagioclase in a granite. </w:t>
      </w:r>
      <w:r w:rsidR="00166987" w:rsidRPr="000D4260">
        <w:rPr>
          <w:lang w:val="en-CA"/>
        </w:rPr>
        <w:t>The Source</w:t>
      </w:r>
      <w:r w:rsidRPr="000D4260">
        <w:rPr>
          <w:lang w:val="en-CA"/>
        </w:rPr>
        <w:t xml:space="preserve"> would originate with the albite constituentPart description.  In this case, the Target would </w:t>
      </w:r>
      <w:r w:rsidRPr="000D4260">
        <w:rPr>
          <w:lang w:val="en-CA"/>
        </w:rPr>
        <w:lastRenderedPageBreak/>
        <w:t xml:space="preserve">point to the plagioclase </w:t>
      </w:r>
      <w:r w:rsidRPr="00484FB5">
        <w:rPr>
          <w:rStyle w:val="Entity"/>
        </w:rPr>
        <w:t>constituentPart</w:t>
      </w:r>
      <w:r w:rsidRPr="000D4260">
        <w:rPr>
          <w:lang w:val="en-CA"/>
        </w:rPr>
        <w:t xml:space="preserve"> description and the relationship attribute would be 'overgrowth' and the </w:t>
      </w:r>
      <w:r w:rsidRPr="00484FB5">
        <w:rPr>
          <w:rStyle w:val="Entity"/>
        </w:rPr>
        <w:t>sourceRole</w:t>
      </w:r>
      <w:r w:rsidRPr="000D4260">
        <w:rPr>
          <w:lang w:val="en-CA"/>
        </w:rPr>
        <w:t xml:space="preserve"> is 'overgrows'.  Other appropriate role attributes might include: crosscuts, replaces, etc. for crosscutting</w:t>
      </w:r>
      <w:r w:rsidR="00AE357E">
        <w:rPr>
          <w:lang w:val="en-CA"/>
        </w:rPr>
        <w:t xml:space="preserve"> and replacement relationships.  </w:t>
      </w:r>
      <w:r w:rsidRPr="000D4260">
        <w:rPr>
          <w:lang w:val="en-CA"/>
        </w:rPr>
        <w:t>Inverse relationships mus</w:t>
      </w:r>
      <w:r w:rsidR="00E6505F">
        <w:rPr>
          <w:lang w:val="en-CA"/>
        </w:rPr>
        <w:t>t be explicitly recorded</w:t>
      </w:r>
      <w:r w:rsidRPr="000D4260">
        <w:rPr>
          <w:lang w:val="en-CA"/>
        </w:rPr>
        <w:t>.</w:t>
      </w:r>
    </w:p>
    <w:p w14:paraId="4973FE14" w14:textId="77777777" w:rsidR="000D4260" w:rsidRDefault="000D4260" w:rsidP="00355CAB">
      <w:pPr>
        <w:rPr>
          <w:lang w:val="en-CA"/>
        </w:rPr>
      </w:pPr>
    </w:p>
    <w:p w14:paraId="26AF2964" w14:textId="69F20687" w:rsidR="000D4260" w:rsidRDefault="00F658C5" w:rsidP="000D4260">
      <w:pPr>
        <w:keepNext/>
      </w:pPr>
      <w:r>
        <w:rPr>
          <w:noProof/>
          <w:lang w:val="en-CA" w:eastAsia="en-CA"/>
        </w:rPr>
        <w:drawing>
          <wp:inline distT="0" distB="0" distL="0" distR="0" wp14:anchorId="34D80D6D" wp14:editId="4432BFB9">
            <wp:extent cx="4724400" cy="48101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24400" cy="4810125"/>
                    </a:xfrm>
                    <a:prstGeom prst="rect">
                      <a:avLst/>
                    </a:prstGeom>
                    <a:noFill/>
                    <a:ln>
                      <a:noFill/>
                    </a:ln>
                  </pic:spPr>
                </pic:pic>
              </a:graphicData>
            </a:graphic>
          </wp:inline>
        </w:drawing>
      </w:r>
    </w:p>
    <w:p w14:paraId="01E71704" w14:textId="0B763B27" w:rsidR="000D4260"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E15963">
        <w:rPr>
          <w:noProof/>
        </w:rPr>
        <w:t>34</w:t>
      </w:r>
      <w:r w:rsidR="00673E83">
        <w:rPr>
          <w:noProof/>
        </w:rPr>
        <w:fldChar w:fldCharType="end"/>
      </w:r>
      <w:r>
        <w:t>: Material relation</w:t>
      </w:r>
      <w:r w:rsidR="00853941">
        <w:t xml:space="preserve"> context diagram.</w:t>
      </w:r>
    </w:p>
    <w:p w14:paraId="358C8498" w14:textId="1BAFB95D" w:rsidR="001150E2" w:rsidRPr="00E6505F" w:rsidRDefault="001150E2" w:rsidP="00E6505F">
      <w:pPr>
        <w:pStyle w:val="Heading5"/>
        <w:rPr>
          <w:lang w:val="en-CA"/>
        </w:rPr>
      </w:pPr>
      <w:bookmarkStart w:id="342" w:name="BKM_C0695B09_DC02_4BDD_AE59_38E8AE1F4632"/>
      <w:bookmarkEnd w:id="342"/>
      <w:r>
        <w:rPr>
          <w:lang w:val="en-CA"/>
        </w:rPr>
        <w:t>relationship</w:t>
      </w:r>
    </w:p>
    <w:p w14:paraId="7FCB3E9F" w14:textId="66FC3A17" w:rsidR="001150E2" w:rsidRDefault="001150E2" w:rsidP="00D20646">
      <w:pPr>
        <w:rPr>
          <w:lang w:val="en-CA"/>
        </w:rPr>
      </w:pPr>
      <w:r>
        <w:rPr>
          <w:lang w:val="en-CA"/>
        </w:rPr>
        <w:t xml:space="preserve">The property </w:t>
      </w:r>
      <w:r w:rsidRPr="00484FB5">
        <w:rPr>
          <w:rStyle w:val="Entity"/>
        </w:rPr>
        <w:t>relationship</w:t>
      </w:r>
      <w:proofErr w:type="gramStart"/>
      <w:r w:rsidRPr="00484FB5">
        <w:rPr>
          <w:rStyle w:val="Entity"/>
        </w:rPr>
        <w:t>:GeologicRelationshipTerm</w:t>
      </w:r>
      <w:proofErr w:type="gramEnd"/>
      <w:r>
        <w:rPr>
          <w:lang w:val="en-CA"/>
        </w:rPr>
        <w:t xml:space="preserve"> contain</w:t>
      </w:r>
      <w:r w:rsidR="00E6505F">
        <w:rPr>
          <w:lang w:val="en-CA"/>
        </w:rPr>
        <w:t>s</w:t>
      </w:r>
      <w:r>
        <w:rPr>
          <w:lang w:val="en-CA"/>
        </w:rPr>
        <w:t xml:space="preserve"> a</w:t>
      </w:r>
      <w:r w:rsidRPr="001150E2">
        <w:rPr>
          <w:lang w:val="en-CA"/>
        </w:rPr>
        <w:t xml:space="preserve"> term from a controlled vocabulary to describe the geologic relationship (</w:t>
      </w:r>
      <w:r w:rsidR="00166987" w:rsidRPr="001150E2">
        <w:rPr>
          <w:lang w:val="en-CA"/>
        </w:rPr>
        <w:t>e.g.</w:t>
      </w:r>
      <w:r w:rsidRPr="001150E2">
        <w:rPr>
          <w:lang w:val="en-CA"/>
        </w:rPr>
        <w:t>; sedimentary relation, igneous relation)</w:t>
      </w:r>
      <w:r w:rsidR="00853941">
        <w:rPr>
          <w:lang w:val="en-CA"/>
        </w:rPr>
        <w:t>.</w:t>
      </w:r>
    </w:p>
    <w:p w14:paraId="180C502E" w14:textId="2B6CA378" w:rsidR="001150E2" w:rsidRDefault="001150E2" w:rsidP="00D20646">
      <w:pPr>
        <w:pStyle w:val="Heading5"/>
        <w:rPr>
          <w:lang w:val="en-CA"/>
        </w:rPr>
      </w:pPr>
      <w:r w:rsidRPr="00D970E9">
        <w:rPr>
          <w:lang w:val="en-CA"/>
        </w:rPr>
        <w:t>sourceRole</w:t>
      </w:r>
    </w:p>
    <w:p w14:paraId="227A47C5" w14:textId="345A1361" w:rsidR="001150E2" w:rsidRDefault="001150E2" w:rsidP="00D20646">
      <w:pPr>
        <w:rPr>
          <w:lang w:val="en-CA"/>
        </w:rPr>
      </w:pPr>
      <w:r>
        <w:rPr>
          <w:lang w:val="en-CA"/>
        </w:rPr>
        <w:t xml:space="preserve">The property </w:t>
      </w:r>
      <w:r w:rsidRPr="00484FB5">
        <w:rPr>
          <w:rStyle w:val="Entity"/>
        </w:rPr>
        <w:t>sourceRole</w:t>
      </w:r>
      <w:proofErr w:type="gramStart"/>
      <w:r w:rsidRPr="00484FB5">
        <w:rPr>
          <w:rStyle w:val="Entity"/>
        </w:rPr>
        <w:t>:RelationRoleTerm</w:t>
      </w:r>
      <w:proofErr w:type="gramEnd"/>
      <w:r>
        <w:rPr>
          <w:lang w:val="en-CA"/>
        </w:rPr>
        <w:t xml:space="preserve"> contain</w:t>
      </w:r>
      <w:r w:rsidR="00E6505F">
        <w:rPr>
          <w:lang w:val="en-CA"/>
        </w:rPr>
        <w:t>s</w:t>
      </w:r>
      <w:r>
        <w:rPr>
          <w:lang w:val="en-CA"/>
        </w:rPr>
        <w:t xml:space="preserve"> a term that describes t</w:t>
      </w:r>
      <w:r w:rsidRPr="001150E2">
        <w:rPr>
          <w:lang w:val="en-CA"/>
        </w:rPr>
        <w:t>he role played by the source earth material part (</w:t>
      </w:r>
      <w:r w:rsidR="00166987" w:rsidRPr="001150E2">
        <w:rPr>
          <w:lang w:val="en-CA"/>
        </w:rPr>
        <w:t>e.g.</w:t>
      </w:r>
      <w:r w:rsidRPr="001150E2">
        <w:rPr>
          <w:lang w:val="en-CA"/>
        </w:rPr>
        <w:t>, matrix, clast, overgrowth)</w:t>
      </w:r>
      <w:r w:rsidR="00853941">
        <w:rPr>
          <w:lang w:val="en-CA"/>
        </w:rPr>
        <w:t>.</w:t>
      </w:r>
    </w:p>
    <w:p w14:paraId="31B3F423" w14:textId="4EEA796B" w:rsidR="001150E2" w:rsidRPr="00E6505F" w:rsidRDefault="001150E2" w:rsidP="00D20646">
      <w:pPr>
        <w:pStyle w:val="Heading5"/>
        <w:rPr>
          <w:lang w:val="en-CA"/>
        </w:rPr>
      </w:pPr>
      <w:r w:rsidRPr="001150E2">
        <w:rPr>
          <w:lang w:val="en-CA"/>
        </w:rPr>
        <w:t>targetRole</w:t>
      </w:r>
    </w:p>
    <w:p w14:paraId="52BB40AC" w14:textId="2C4526E6" w:rsidR="000D4260" w:rsidRDefault="001150E2" w:rsidP="00355CAB">
      <w:pPr>
        <w:rPr>
          <w:lang w:val="en-CA"/>
        </w:rPr>
      </w:pPr>
      <w:r>
        <w:rPr>
          <w:lang w:val="en-CA"/>
        </w:rPr>
        <w:lastRenderedPageBreak/>
        <w:t xml:space="preserve">The </w:t>
      </w:r>
      <w:r w:rsidR="00484FB5">
        <w:rPr>
          <w:lang w:val="en-CA"/>
        </w:rPr>
        <w:t xml:space="preserve">property </w:t>
      </w:r>
      <w:r w:rsidRPr="00484FB5">
        <w:rPr>
          <w:rStyle w:val="Entity"/>
        </w:rPr>
        <w:t>targetRole</w:t>
      </w:r>
      <w:proofErr w:type="gramStart"/>
      <w:r w:rsidRPr="00484FB5">
        <w:rPr>
          <w:rStyle w:val="Entity"/>
        </w:rPr>
        <w:t>:RelationRoleTerm</w:t>
      </w:r>
      <w:proofErr w:type="gramEnd"/>
      <w:r>
        <w:rPr>
          <w:lang w:val="en-CA"/>
        </w:rPr>
        <w:t xml:space="preserve"> contain</w:t>
      </w:r>
      <w:r w:rsidR="00E6505F">
        <w:rPr>
          <w:lang w:val="en-CA"/>
        </w:rPr>
        <w:t>s</w:t>
      </w:r>
      <w:r>
        <w:rPr>
          <w:lang w:val="en-CA"/>
        </w:rPr>
        <w:t xml:space="preserve"> a term describing t</w:t>
      </w:r>
      <w:r w:rsidRPr="001150E2">
        <w:rPr>
          <w:lang w:val="en-CA"/>
        </w:rPr>
        <w:t>he role played by the target earth material part (</w:t>
      </w:r>
      <w:r w:rsidR="00166987" w:rsidRPr="001150E2">
        <w:rPr>
          <w:lang w:val="en-CA"/>
        </w:rPr>
        <w:t>e.g.</w:t>
      </w:r>
      <w:r w:rsidRPr="001150E2">
        <w:rPr>
          <w:lang w:val="en-CA"/>
        </w:rPr>
        <w:t>, matrix, clast, overgrowth)</w:t>
      </w:r>
      <w:bookmarkStart w:id="343" w:name="BKM_F11CCC02_4943_439C_97BD_3878F0BA0970"/>
      <w:bookmarkStart w:id="344" w:name="BKM_8ABBD347_C257_4419_A3F6_0485375DCF7F"/>
      <w:bookmarkStart w:id="345" w:name="BKM_40919ABF_3C16_41E1_8906_0D3CE189EB1B"/>
      <w:bookmarkEnd w:id="343"/>
      <w:bookmarkEnd w:id="344"/>
      <w:bookmarkEnd w:id="345"/>
      <w:r w:rsidR="00853941">
        <w:rPr>
          <w:lang w:val="en-CA"/>
        </w:rPr>
        <w:t>.</w:t>
      </w:r>
    </w:p>
    <w:p w14:paraId="74ACF777" w14:textId="5B50C3FD" w:rsidR="000D4260" w:rsidRDefault="00AE357E" w:rsidP="00AE357E">
      <w:pPr>
        <w:pStyle w:val="Heading3"/>
        <w:rPr>
          <w:lang w:val="en-CA"/>
        </w:rPr>
      </w:pPr>
      <w:bookmarkStart w:id="346" w:name="_Toc456946980"/>
      <w:r>
        <w:rPr>
          <w:lang w:val="en-CA"/>
        </w:rPr>
        <w:t xml:space="preserve">Earth material </w:t>
      </w:r>
      <w:r w:rsidR="00481AF6">
        <w:rPr>
          <w:lang w:val="en-CA"/>
        </w:rPr>
        <w:t>details</w:t>
      </w:r>
      <w:bookmarkEnd w:id="346"/>
    </w:p>
    <w:p w14:paraId="5D73C1E8" w14:textId="77777777" w:rsidR="00AE357E" w:rsidRDefault="00AE357E" w:rsidP="00355CAB">
      <w:pPr>
        <w:rPr>
          <w:lang w:val="en-CA"/>
        </w:rPr>
      </w:pPr>
    </w:p>
    <w:p w14:paraId="06F8AE77" w14:textId="77777777" w:rsidR="009B560C" w:rsidRDefault="009B560C" w:rsidP="00355CAB">
      <w:pPr>
        <w:rPr>
          <w:lang w:val="en-CA"/>
        </w:rPr>
      </w:pPr>
      <w:r w:rsidRPr="00484FB5">
        <w:rPr>
          <w:rStyle w:val="Entity"/>
        </w:rPr>
        <w:t>EarthMaterialDescription</w:t>
      </w:r>
      <w:r>
        <w:rPr>
          <w:lang w:val="en-CA"/>
        </w:rPr>
        <w:t xml:space="preserve"> abstract class is materialised into a series of concrete classes to address various aspects of EarthMaterial descriptions:</w:t>
      </w:r>
    </w:p>
    <w:p w14:paraId="7D168D6E" w14:textId="44667C77" w:rsidR="009B560C" w:rsidRPr="00484FB5" w:rsidRDefault="009B560C" w:rsidP="00C44904">
      <w:pPr>
        <w:numPr>
          <w:ilvl w:val="0"/>
          <w:numId w:val="21"/>
        </w:numPr>
        <w:spacing w:after="0"/>
        <w:rPr>
          <w:rStyle w:val="Entity"/>
        </w:rPr>
      </w:pPr>
      <w:r w:rsidRPr="00484FB5">
        <w:rPr>
          <w:rStyle w:val="Entity"/>
        </w:rPr>
        <w:t xml:space="preserve">CompositionDescription </w:t>
      </w:r>
    </w:p>
    <w:p w14:paraId="7C1DF0CC" w14:textId="33B13367" w:rsidR="009B560C" w:rsidRPr="00484FB5" w:rsidRDefault="009B560C" w:rsidP="00C44904">
      <w:pPr>
        <w:numPr>
          <w:ilvl w:val="0"/>
          <w:numId w:val="21"/>
        </w:numPr>
        <w:spacing w:after="0"/>
        <w:rPr>
          <w:rStyle w:val="Entity"/>
        </w:rPr>
      </w:pPr>
      <w:r w:rsidRPr="00484FB5">
        <w:rPr>
          <w:rStyle w:val="Entity"/>
        </w:rPr>
        <w:t xml:space="preserve">FabricDescription </w:t>
      </w:r>
    </w:p>
    <w:p w14:paraId="0F7566F3" w14:textId="2E4C0DFD" w:rsidR="009B560C" w:rsidRPr="00484FB5" w:rsidRDefault="009B560C" w:rsidP="00C44904">
      <w:pPr>
        <w:numPr>
          <w:ilvl w:val="0"/>
          <w:numId w:val="21"/>
        </w:numPr>
        <w:spacing w:after="0"/>
        <w:rPr>
          <w:rStyle w:val="Entity"/>
        </w:rPr>
      </w:pPr>
      <w:r w:rsidRPr="00484FB5">
        <w:rPr>
          <w:rStyle w:val="Entity"/>
        </w:rPr>
        <w:t>RockMaterialDescription</w:t>
      </w:r>
    </w:p>
    <w:p w14:paraId="2AC1BDB2" w14:textId="6F1B322D" w:rsidR="009B560C" w:rsidRPr="00484FB5" w:rsidRDefault="009B560C" w:rsidP="00C44904">
      <w:pPr>
        <w:numPr>
          <w:ilvl w:val="0"/>
          <w:numId w:val="21"/>
        </w:numPr>
        <w:spacing w:after="0"/>
        <w:rPr>
          <w:rStyle w:val="Entity"/>
        </w:rPr>
      </w:pPr>
      <w:r w:rsidRPr="00484FB5">
        <w:rPr>
          <w:rStyle w:val="Entity"/>
        </w:rPr>
        <w:t>AlterationDescription</w:t>
      </w:r>
    </w:p>
    <w:p w14:paraId="65970EAF" w14:textId="7DFFB861" w:rsidR="009B560C" w:rsidRPr="00484FB5" w:rsidRDefault="009B560C" w:rsidP="00C44904">
      <w:pPr>
        <w:numPr>
          <w:ilvl w:val="0"/>
          <w:numId w:val="21"/>
        </w:numPr>
        <w:spacing w:after="0"/>
        <w:rPr>
          <w:rStyle w:val="Entity"/>
        </w:rPr>
      </w:pPr>
      <w:r w:rsidRPr="00484FB5">
        <w:rPr>
          <w:rStyle w:val="Entity"/>
        </w:rPr>
        <w:t>PhysicalDescription</w:t>
      </w:r>
    </w:p>
    <w:p w14:paraId="0160EA0D" w14:textId="0B33A7D8" w:rsidR="009B560C" w:rsidRPr="00484FB5" w:rsidRDefault="009B560C" w:rsidP="00C44904">
      <w:pPr>
        <w:numPr>
          <w:ilvl w:val="0"/>
          <w:numId w:val="21"/>
        </w:numPr>
        <w:spacing w:after="0"/>
        <w:rPr>
          <w:rStyle w:val="Entity"/>
        </w:rPr>
      </w:pPr>
      <w:r w:rsidRPr="00484FB5">
        <w:rPr>
          <w:rStyle w:val="Entity"/>
        </w:rPr>
        <w:t>MetamorphicDescription</w:t>
      </w:r>
    </w:p>
    <w:p w14:paraId="56516244" w14:textId="30AA9033" w:rsidR="009B560C" w:rsidRPr="00484FB5" w:rsidRDefault="009B560C" w:rsidP="00C44904">
      <w:pPr>
        <w:numPr>
          <w:ilvl w:val="0"/>
          <w:numId w:val="21"/>
        </w:numPr>
        <w:spacing w:after="0"/>
        <w:rPr>
          <w:rStyle w:val="Entity"/>
        </w:rPr>
      </w:pPr>
      <w:r w:rsidRPr="00484FB5">
        <w:rPr>
          <w:rStyle w:val="Entity"/>
        </w:rPr>
        <w:t>CompoundMaterialDescription</w:t>
      </w:r>
    </w:p>
    <w:p w14:paraId="57BAB47A" w14:textId="77777777" w:rsidR="009B560C" w:rsidRDefault="009B560C" w:rsidP="00D20646">
      <w:pPr>
        <w:ind w:left="720"/>
        <w:rPr>
          <w:lang w:val="en-CA"/>
        </w:rPr>
      </w:pPr>
    </w:p>
    <w:p w14:paraId="36F243C1" w14:textId="6F19DD14" w:rsidR="00AE357E" w:rsidRDefault="009B560C" w:rsidP="00355CAB">
      <w:pPr>
        <w:rPr>
          <w:lang w:val="en-CA"/>
        </w:rPr>
      </w:pPr>
      <w:r>
        <w:rPr>
          <w:lang w:val="en-CA"/>
        </w:rPr>
        <w:t xml:space="preserve"> </w:t>
      </w:r>
    </w:p>
    <w:p w14:paraId="4FF40A3A" w14:textId="3FB5A7DF" w:rsidR="00AE357E" w:rsidRDefault="00F658C5" w:rsidP="00AE357E">
      <w:pPr>
        <w:keepNext/>
      </w:pPr>
      <w:r>
        <w:rPr>
          <w:noProof/>
          <w:lang w:val="en-CA" w:eastAsia="en-CA"/>
        </w:rPr>
        <w:drawing>
          <wp:inline distT="0" distB="0" distL="0" distR="0" wp14:anchorId="78508E6C" wp14:editId="3D2B42FD">
            <wp:extent cx="5495925" cy="33051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95925" cy="3305175"/>
                    </a:xfrm>
                    <a:prstGeom prst="rect">
                      <a:avLst/>
                    </a:prstGeom>
                    <a:noFill/>
                    <a:ln>
                      <a:noFill/>
                    </a:ln>
                  </pic:spPr>
                </pic:pic>
              </a:graphicData>
            </a:graphic>
          </wp:inline>
        </w:drawing>
      </w:r>
    </w:p>
    <w:p w14:paraId="787DD0D7" w14:textId="709E326C" w:rsidR="00AE357E" w:rsidRDefault="00AE357E" w:rsidP="00AE357E">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35</w:t>
      </w:r>
      <w:r w:rsidR="00673E83">
        <w:rPr>
          <w:noProof/>
        </w:rPr>
        <w:fldChar w:fldCharType="end"/>
      </w:r>
      <w:r>
        <w:t>: Overview of earth material description</w:t>
      </w:r>
      <w:r w:rsidR="00853941">
        <w:t>.</w:t>
      </w:r>
    </w:p>
    <w:p w14:paraId="6A6B155F" w14:textId="2A473E63" w:rsidR="00AE357E" w:rsidRDefault="00AE357E" w:rsidP="00AE357E">
      <w:pPr>
        <w:pStyle w:val="Heading4"/>
      </w:pPr>
      <w:r>
        <w:t>Alteration description</w:t>
      </w:r>
    </w:p>
    <w:p w14:paraId="601C9881" w14:textId="77777777" w:rsidR="00853941" w:rsidRDefault="00853941" w:rsidP="00AE357E"/>
    <w:p w14:paraId="2051B298" w14:textId="01D3D57E" w:rsidR="001150E2" w:rsidRDefault="00AE357E" w:rsidP="00AE357E">
      <w:r w:rsidRPr="00484FB5">
        <w:rPr>
          <w:rStyle w:val="Entity"/>
        </w:rPr>
        <w:t>AlterationDescription</w:t>
      </w:r>
      <w:r>
        <w:t xml:space="preserve"> </w:t>
      </w:r>
      <w:r w:rsidR="00166987">
        <w:t>describes</w:t>
      </w:r>
      <w:r>
        <w:t xml:space="preserve"> aspects of a geologic unit or earth material that are the result of bulk chemical, mineralogical or physical changes related to change in the physical or chemical environment. </w:t>
      </w:r>
      <w:r w:rsidR="001150E2">
        <w:t>It</w:t>
      </w:r>
      <w:r>
        <w:t xml:space="preserve"> </w:t>
      </w:r>
      <w:r w:rsidR="001150E2">
        <w:t>i</w:t>
      </w:r>
      <w:r>
        <w:t xml:space="preserve">ncludes weathering, supergene alteration, </w:t>
      </w:r>
      <w:r>
        <w:lastRenderedPageBreak/>
        <w:t xml:space="preserve">hydrothermal alteration and metasomatic effects not considered metamorphic. </w:t>
      </w:r>
      <w:r w:rsidR="001150E2">
        <w:t>For example</w:t>
      </w:r>
      <w:r w:rsidR="00166987">
        <w:t>, a</w:t>
      </w:r>
      <w:r>
        <w:t xml:space="preserve"> soil profile description would have to be constructed as a </w:t>
      </w:r>
      <w:r w:rsidRPr="00484FB5">
        <w:rPr>
          <w:rStyle w:val="Entity"/>
        </w:rPr>
        <w:t>GeologicUnit</w:t>
      </w:r>
      <w:r>
        <w:t xml:space="preserve"> </w:t>
      </w:r>
      <w:r w:rsidR="0016580A">
        <w:t>(</w:t>
      </w:r>
      <w:r w:rsidR="0016580A" w:rsidRPr="00484FB5">
        <w:rPr>
          <w:rStyle w:val="Entity"/>
        </w:rPr>
        <w:t>geologicUnitType</w:t>
      </w:r>
      <w:r w:rsidR="0016580A">
        <w:t xml:space="preserve"> = </w:t>
      </w:r>
      <w:r w:rsidR="0016580A" w:rsidRPr="00484FB5">
        <w:rPr>
          <w:rStyle w:val="xmlChar"/>
        </w:rPr>
        <w:t>PedologicUnit</w:t>
      </w:r>
      <w:r w:rsidR="0016580A">
        <w:t xml:space="preserve">) </w:t>
      </w:r>
      <w:r>
        <w:t xml:space="preserve">with unit parts representing the various horizons in the profile.  Thickness of a weathering profile can be delivered as </w:t>
      </w:r>
      <w:r w:rsidRPr="00484FB5">
        <w:rPr>
          <w:rStyle w:val="Entity"/>
        </w:rPr>
        <w:t>unitThickness</w:t>
      </w:r>
      <w:r>
        <w:t xml:space="preserve"> of a </w:t>
      </w:r>
      <w:r w:rsidR="001150E2" w:rsidRPr="00484FB5">
        <w:rPr>
          <w:rStyle w:val="Entity"/>
        </w:rPr>
        <w:t>GeologicUnit</w:t>
      </w:r>
      <w:r w:rsidR="001150E2">
        <w:t xml:space="preserve"> which </w:t>
      </w:r>
      <w:r w:rsidR="001150E2" w:rsidRPr="00484FB5">
        <w:rPr>
          <w:rStyle w:val="Entity"/>
        </w:rPr>
        <w:t>geologicUnitType</w:t>
      </w:r>
      <w:r w:rsidR="001150E2">
        <w:t xml:space="preserve"> property is set to “AlterationUnit”.</w:t>
      </w:r>
    </w:p>
    <w:p w14:paraId="3B5FCAA3" w14:textId="77777777" w:rsidR="00853941" w:rsidRDefault="00853941" w:rsidP="00AE357E"/>
    <w:p w14:paraId="5FF06BE6" w14:textId="51068B31" w:rsidR="0016580A" w:rsidRDefault="0016580A" w:rsidP="0016580A">
      <w:pPr>
        <w:keepNext/>
      </w:pPr>
      <w:r w:rsidRPr="0016580A">
        <w:rPr>
          <w:noProof/>
          <w:lang w:val="en-CA" w:eastAsia="en-CA"/>
        </w:rPr>
        <w:t xml:space="preserve"> </w:t>
      </w:r>
      <w:r w:rsidR="00F658C5">
        <w:rPr>
          <w:noProof/>
          <w:lang w:val="en-CA" w:eastAsia="en-CA"/>
        </w:rPr>
        <w:drawing>
          <wp:inline distT="0" distB="0" distL="0" distR="0" wp14:anchorId="4387B44A" wp14:editId="2AAD2F91">
            <wp:extent cx="4333875" cy="12858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33875" cy="1285875"/>
                    </a:xfrm>
                    <a:prstGeom prst="rect">
                      <a:avLst/>
                    </a:prstGeom>
                    <a:noFill/>
                    <a:ln>
                      <a:noFill/>
                    </a:ln>
                  </pic:spPr>
                </pic:pic>
              </a:graphicData>
            </a:graphic>
          </wp:inline>
        </w:drawing>
      </w:r>
    </w:p>
    <w:p w14:paraId="7FAEF6A0" w14:textId="453DC5E6" w:rsidR="0016580A" w:rsidRDefault="0016580A" w:rsidP="00D20646">
      <w:pPr>
        <w:pStyle w:val="Caption"/>
      </w:pPr>
      <w:r>
        <w:t xml:space="preserve">Figure </w:t>
      </w:r>
      <w:r>
        <w:fldChar w:fldCharType="begin"/>
      </w:r>
      <w:r>
        <w:instrText xml:space="preserve"> SEQ Figure \* ARABIC </w:instrText>
      </w:r>
      <w:r>
        <w:fldChar w:fldCharType="separate"/>
      </w:r>
      <w:r w:rsidR="00E15963">
        <w:rPr>
          <w:noProof/>
        </w:rPr>
        <w:t>36</w:t>
      </w:r>
      <w:r>
        <w:fldChar w:fldCharType="end"/>
      </w:r>
      <w:r>
        <w:t xml:space="preserve"> </w:t>
      </w:r>
      <w:r w:rsidRPr="000D2BCF">
        <w:t>Example of a weathering profile</w:t>
      </w:r>
      <w:r w:rsidR="00853941">
        <w:t>.</w:t>
      </w:r>
    </w:p>
    <w:p w14:paraId="56717D41" w14:textId="616106BA" w:rsidR="0043586C" w:rsidRPr="00791B66" w:rsidRDefault="00F658C5" w:rsidP="00D20646">
      <w:pPr>
        <w:keepNext/>
        <w:rPr>
          <w:lang w:val="en-CA"/>
        </w:rPr>
      </w:pPr>
      <w:r>
        <w:rPr>
          <w:noProof/>
          <w:lang w:val="en-CA" w:eastAsia="en-CA"/>
        </w:rPr>
        <w:lastRenderedPageBreak/>
        <w:drawing>
          <wp:inline distT="0" distB="0" distL="0" distR="0" wp14:anchorId="379383D8" wp14:editId="0430DB7D">
            <wp:extent cx="5486400" cy="58864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5886450"/>
                    </a:xfrm>
                    <a:prstGeom prst="rect">
                      <a:avLst/>
                    </a:prstGeom>
                    <a:noFill/>
                    <a:ln>
                      <a:noFill/>
                    </a:ln>
                  </pic:spPr>
                </pic:pic>
              </a:graphicData>
            </a:graphic>
          </wp:inline>
        </w:drawing>
      </w:r>
    </w:p>
    <w:p w14:paraId="0A31306A" w14:textId="67EFFC58" w:rsidR="00AE357E" w:rsidRPr="006064ED" w:rsidRDefault="0043586C" w:rsidP="00D20646">
      <w:pPr>
        <w:pStyle w:val="Caption"/>
        <w:rPr>
          <w:noProof/>
          <w:lang w:val="fr-CA" w:eastAsia="en-CA"/>
        </w:rPr>
      </w:pPr>
      <w:r w:rsidRPr="006064ED">
        <w:rPr>
          <w:lang w:val="fr-CA"/>
        </w:rPr>
        <w:t xml:space="preserve">Figure </w:t>
      </w:r>
      <w:r w:rsidRPr="00791B66">
        <w:rPr>
          <w:lang w:val="en-CA"/>
        </w:rPr>
        <w:fldChar w:fldCharType="begin"/>
      </w:r>
      <w:r w:rsidRPr="00345D65">
        <w:rPr>
          <w:lang w:val="fr-CA"/>
        </w:rPr>
        <w:instrText xml:space="preserve"> SEQ Figure \* ARABIC </w:instrText>
      </w:r>
      <w:r w:rsidRPr="00791B66">
        <w:rPr>
          <w:lang w:val="en-CA"/>
        </w:rPr>
        <w:fldChar w:fldCharType="separate"/>
      </w:r>
      <w:r w:rsidR="00E15963">
        <w:rPr>
          <w:noProof/>
          <w:lang w:val="fr-CA"/>
        </w:rPr>
        <w:t>37</w:t>
      </w:r>
      <w:r w:rsidRPr="00791B66">
        <w:rPr>
          <w:lang w:val="en-CA"/>
        </w:rPr>
        <w:fldChar w:fldCharType="end"/>
      </w:r>
      <w:r w:rsidRPr="006064ED">
        <w:rPr>
          <w:lang w:val="fr-CA"/>
        </w:rPr>
        <w:t xml:space="preserve"> Alteration description context diagram</w:t>
      </w:r>
      <w:r w:rsidR="00853941" w:rsidRPr="006064ED">
        <w:rPr>
          <w:lang w:val="fr-CA"/>
        </w:rPr>
        <w:t>.</w:t>
      </w:r>
    </w:p>
    <w:p w14:paraId="2230D1EF" w14:textId="01D45D3C" w:rsidR="0043586C" w:rsidRPr="00791B66" w:rsidRDefault="00F658C5" w:rsidP="00D20646">
      <w:pPr>
        <w:keepNext/>
        <w:rPr>
          <w:lang w:val="en-CA"/>
        </w:rPr>
      </w:pPr>
      <w:r>
        <w:rPr>
          <w:noProof/>
          <w:lang w:val="en-CA" w:eastAsia="en-CA"/>
        </w:rPr>
        <w:lastRenderedPageBreak/>
        <w:drawing>
          <wp:inline distT="0" distB="0" distL="0" distR="0" wp14:anchorId="42D9FBAE" wp14:editId="27ABB891">
            <wp:extent cx="5476875" cy="35623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76875" cy="3562350"/>
                    </a:xfrm>
                    <a:prstGeom prst="rect">
                      <a:avLst/>
                    </a:prstGeom>
                    <a:noFill/>
                    <a:ln>
                      <a:noFill/>
                    </a:ln>
                  </pic:spPr>
                </pic:pic>
              </a:graphicData>
            </a:graphic>
          </wp:inline>
        </w:drawing>
      </w:r>
    </w:p>
    <w:p w14:paraId="2DEBC792" w14:textId="43205BA0" w:rsidR="0043586C" w:rsidRDefault="0043586C" w:rsidP="00D20646">
      <w:pPr>
        <w:pStyle w:val="Caption"/>
        <w:rPr>
          <w:noProof/>
          <w:lang w:val="en-CA" w:eastAsia="en-CA"/>
        </w:rPr>
      </w:pPr>
      <w:r w:rsidRPr="00791B66">
        <w:rPr>
          <w:lang w:val="en-CA"/>
        </w:rPr>
        <w:t>F</w:t>
      </w:r>
      <w:r>
        <w:t xml:space="preserve">igure </w:t>
      </w:r>
      <w:r>
        <w:fldChar w:fldCharType="begin"/>
      </w:r>
      <w:r>
        <w:instrText xml:space="preserve"> SEQ Figure \* ARABIC </w:instrText>
      </w:r>
      <w:r>
        <w:fldChar w:fldCharType="separate"/>
      </w:r>
      <w:r w:rsidR="00E15963">
        <w:rPr>
          <w:noProof/>
        </w:rPr>
        <w:t>38</w:t>
      </w:r>
      <w:r>
        <w:fldChar w:fldCharType="end"/>
      </w:r>
      <w:r>
        <w:t xml:space="preserve"> : Example of describing alteration halo from Drewes</w:t>
      </w:r>
      <w:r w:rsidR="00BF4178">
        <w:t>.</w:t>
      </w:r>
    </w:p>
    <w:p w14:paraId="4953FB17" w14:textId="77777777" w:rsidR="0043586C" w:rsidRDefault="0043586C" w:rsidP="00AE357E"/>
    <w:p w14:paraId="006AABF8" w14:textId="79297120" w:rsidR="0016580A" w:rsidRPr="0016580A" w:rsidRDefault="0016580A" w:rsidP="00A14FB0">
      <w:pPr>
        <w:pStyle w:val="Heading5"/>
      </w:pPr>
      <w:r>
        <w:t>alterationType</w:t>
      </w:r>
    </w:p>
    <w:p w14:paraId="36214D7B" w14:textId="1A01B9B4" w:rsidR="0016580A" w:rsidRDefault="0016580A" w:rsidP="00AE357E">
      <w:r>
        <w:t xml:space="preserve">The property </w:t>
      </w:r>
      <w:r w:rsidRPr="00484FB5">
        <w:rPr>
          <w:rStyle w:val="Entity"/>
        </w:rPr>
        <w:t>alterationType</w:t>
      </w:r>
      <w:proofErr w:type="gramStart"/>
      <w:r w:rsidRPr="00484FB5">
        <w:rPr>
          <w:rStyle w:val="Entity"/>
        </w:rPr>
        <w:t>:AlterationTypeTerm</w:t>
      </w:r>
      <w:proofErr w:type="gramEnd"/>
      <w:r>
        <w:t xml:space="preserve"> contain</w:t>
      </w:r>
      <w:r w:rsidR="00A14FB0">
        <w:t>s</w:t>
      </w:r>
      <w:r>
        <w:t xml:space="preserve"> a term </w:t>
      </w:r>
      <w:r w:rsidRPr="0016580A">
        <w:t>from a controlled vocabulary of alteration types (</w:t>
      </w:r>
      <w:r w:rsidR="00166987" w:rsidRPr="0016580A">
        <w:t>e.g.</w:t>
      </w:r>
      <w:r w:rsidRPr="0016580A">
        <w:t>; potassic, argillic, advanced argillic)</w:t>
      </w:r>
      <w:r w:rsidR="00CB122C">
        <w:t>.</w:t>
      </w:r>
    </w:p>
    <w:p w14:paraId="218938D1" w14:textId="0477C05B" w:rsidR="0016580A" w:rsidRPr="00A14FB0" w:rsidRDefault="0016580A" w:rsidP="00A14FB0">
      <w:pPr>
        <w:pStyle w:val="Heading5"/>
        <w:rPr>
          <w:lang w:val="en-CA"/>
        </w:rPr>
      </w:pPr>
      <w:r w:rsidRPr="00D970E9">
        <w:rPr>
          <w:lang w:val="en-CA"/>
        </w:rPr>
        <w:t>alterationProduct</w:t>
      </w:r>
    </w:p>
    <w:p w14:paraId="6F237C1F" w14:textId="6E3DC668" w:rsidR="0016580A" w:rsidRDefault="0016580A" w:rsidP="00AE357E">
      <w:r>
        <w:t xml:space="preserve">The property </w:t>
      </w:r>
      <w:r w:rsidRPr="00484FB5">
        <w:rPr>
          <w:rStyle w:val="Entity"/>
        </w:rPr>
        <w:t>alterationProduct</w:t>
      </w:r>
      <w:r>
        <w:t xml:space="preserve"> </w:t>
      </w:r>
      <w:r w:rsidR="00A14FB0">
        <w:t>is</w:t>
      </w:r>
      <w:r>
        <w:t xml:space="preserve"> an association between the </w:t>
      </w:r>
      <w:r w:rsidRPr="00484FB5">
        <w:rPr>
          <w:rStyle w:val="Entity"/>
        </w:rPr>
        <w:t>AlterationDescripton</w:t>
      </w:r>
      <w:r>
        <w:t xml:space="preserve"> and </w:t>
      </w:r>
      <w:r w:rsidRPr="00484FB5">
        <w:rPr>
          <w:rStyle w:val="Entity"/>
        </w:rPr>
        <w:t>EarthMaterial</w:t>
      </w:r>
      <w:r>
        <w:t xml:space="preserve"> describing</w:t>
      </w:r>
      <w:r w:rsidRPr="0016580A">
        <w:t xml:space="preserve"> the material result</w:t>
      </w:r>
      <w:r>
        <w:t>ing from the</w:t>
      </w:r>
      <w:r w:rsidRPr="0016580A">
        <w:t xml:space="preserve"> alteration processes, e.g. alteration minerals, saprolite, ferricrete, clay, calcrete, skarn, etc. Materials observed in a soil profile could be identified using this property.</w:t>
      </w:r>
    </w:p>
    <w:p w14:paraId="03CE8B1A" w14:textId="197C8B10" w:rsidR="0016580A" w:rsidRPr="00A14FB0" w:rsidRDefault="0016580A" w:rsidP="00A14FB0">
      <w:pPr>
        <w:pStyle w:val="Heading5"/>
        <w:rPr>
          <w:lang w:val="en-CA"/>
        </w:rPr>
      </w:pPr>
      <w:r w:rsidRPr="00D970E9">
        <w:rPr>
          <w:lang w:val="en-CA"/>
        </w:rPr>
        <w:t>alterationDistribution</w:t>
      </w:r>
    </w:p>
    <w:p w14:paraId="0167B527" w14:textId="5770C113" w:rsidR="0016580A" w:rsidRDefault="0016580A" w:rsidP="00AE357E">
      <w:r>
        <w:t xml:space="preserve">The </w:t>
      </w:r>
      <w:r w:rsidRPr="00484FB5">
        <w:rPr>
          <w:rStyle w:val="Entity"/>
        </w:rPr>
        <w:t>alterationDistribution</w:t>
      </w:r>
      <w:r>
        <w:t xml:space="preserve"> </w:t>
      </w:r>
      <w:r w:rsidR="00484FB5">
        <w:t>(</w:t>
      </w:r>
      <w:r w:rsidR="008F3406">
        <w:rPr>
          <w:rStyle w:val="Entity"/>
        </w:rPr>
        <w:t>SWE::Category</w:t>
      </w:r>
      <w:r>
        <w:t xml:space="preserve">) property </w:t>
      </w:r>
      <w:r w:rsidRPr="0016580A">
        <w:t>describes the spatial distribution or geometry of alteration zones</w:t>
      </w:r>
      <w:r>
        <w:t xml:space="preserve"> using a term from a controlled vocabulary</w:t>
      </w:r>
      <w:r w:rsidRPr="0016580A">
        <w:t xml:space="preserve">. </w:t>
      </w:r>
      <w:r w:rsidR="00166987" w:rsidRPr="0016580A">
        <w:t>e.g.</w:t>
      </w:r>
      <w:r w:rsidRPr="0016580A">
        <w:t xml:space="preserve">: patchy, spotted, banded, </w:t>
      </w:r>
      <w:r w:rsidR="00166987" w:rsidRPr="0016580A">
        <w:t>veins</w:t>
      </w:r>
      <w:r w:rsidRPr="0016580A">
        <w:t>, vein breccia, pervasive, disseminated, etc</w:t>
      </w:r>
      <w:r w:rsidR="00CB122C">
        <w:t>.</w:t>
      </w:r>
    </w:p>
    <w:p w14:paraId="2587662E" w14:textId="2685569F" w:rsidR="0016580A" w:rsidRPr="00A14FB0" w:rsidRDefault="0016580A" w:rsidP="00A14FB0">
      <w:pPr>
        <w:pStyle w:val="Heading5"/>
        <w:rPr>
          <w:lang w:val="en-CA"/>
        </w:rPr>
      </w:pPr>
      <w:bookmarkStart w:id="347" w:name="BKM_8201810A_8593_4A0C_A4FE_B4A134FDF11D"/>
      <w:bookmarkEnd w:id="347"/>
      <w:r w:rsidRPr="00D970E9">
        <w:rPr>
          <w:lang w:val="en-CA"/>
        </w:rPr>
        <w:t>alterationDegree</w:t>
      </w:r>
    </w:p>
    <w:p w14:paraId="5667B120" w14:textId="29D4979E" w:rsidR="0016580A" w:rsidRDefault="0016580A" w:rsidP="00D20646">
      <w:pPr>
        <w:rPr>
          <w:lang w:val="en-CA"/>
        </w:rPr>
      </w:pPr>
      <w:r>
        <w:rPr>
          <w:lang w:val="en-CA"/>
        </w:rPr>
        <w:t xml:space="preserve">The property </w:t>
      </w:r>
      <w:r w:rsidRPr="00484FB5">
        <w:rPr>
          <w:rStyle w:val="Entity"/>
        </w:rPr>
        <w:t>alterationDegree</w:t>
      </w:r>
      <w:r>
        <w:rPr>
          <w:lang w:val="en-CA"/>
        </w:rPr>
        <w:t xml:space="preserve"> </w:t>
      </w:r>
      <w:r w:rsidR="00484FB5">
        <w:rPr>
          <w:lang w:val="en-CA"/>
        </w:rPr>
        <w:t>(</w:t>
      </w:r>
      <w:r w:rsidR="008F3406">
        <w:rPr>
          <w:lang w:val="en-CA"/>
        </w:rPr>
        <w:t>SWE::Category</w:t>
      </w:r>
      <w:r>
        <w:rPr>
          <w:lang w:val="en-CA"/>
        </w:rPr>
        <w:t xml:space="preserve">) </w:t>
      </w:r>
      <w:r w:rsidR="00A14FB0">
        <w:rPr>
          <w:lang w:val="en-CA"/>
        </w:rPr>
        <w:t xml:space="preserve">contains </w:t>
      </w:r>
      <w:r w:rsidR="0083280E">
        <w:rPr>
          <w:lang w:val="en-CA"/>
        </w:rPr>
        <w:t>a t</w:t>
      </w:r>
      <w:r w:rsidR="0083280E" w:rsidRPr="0083280E">
        <w:rPr>
          <w:lang w:val="en-CA"/>
        </w:rPr>
        <w:t>erm from a controlled vocabu</w:t>
      </w:r>
      <w:r w:rsidR="00A14FB0">
        <w:rPr>
          <w:lang w:val="en-CA"/>
        </w:rPr>
        <w:t>lary to indicate the magnitude</w:t>
      </w:r>
      <w:r w:rsidR="0083280E" w:rsidRPr="0083280E">
        <w:rPr>
          <w:lang w:val="en-CA"/>
        </w:rPr>
        <w:t xml:space="preserve"> of observed alteration.</w:t>
      </w:r>
    </w:p>
    <w:p w14:paraId="06D9839A" w14:textId="53B6DE00" w:rsidR="0083280E" w:rsidRDefault="0083280E" w:rsidP="00D20646">
      <w:pPr>
        <w:pStyle w:val="Heading5"/>
        <w:rPr>
          <w:lang w:val="en-CA"/>
        </w:rPr>
      </w:pPr>
      <w:r w:rsidRPr="0083280E">
        <w:rPr>
          <w:lang w:val="en-CA"/>
        </w:rPr>
        <w:t>alterationEvent</w:t>
      </w:r>
    </w:p>
    <w:p w14:paraId="296F9AAA" w14:textId="3FE0E08D" w:rsidR="0083280E" w:rsidRDefault="0083280E" w:rsidP="00D20646">
      <w:pPr>
        <w:rPr>
          <w:lang w:val="en-CA"/>
        </w:rPr>
      </w:pPr>
      <w:r>
        <w:rPr>
          <w:lang w:val="en-CA"/>
        </w:rPr>
        <w:t xml:space="preserve">The property </w:t>
      </w:r>
      <w:r w:rsidRPr="00484FB5">
        <w:rPr>
          <w:rStyle w:val="Entity"/>
        </w:rPr>
        <w:t>alterationEvent</w:t>
      </w:r>
      <w:r>
        <w:rPr>
          <w:lang w:val="en-CA"/>
        </w:rPr>
        <w:t xml:space="preserve"> </w:t>
      </w:r>
      <w:r w:rsidR="00A14FB0">
        <w:rPr>
          <w:lang w:val="en-CA"/>
        </w:rPr>
        <w:t>is</w:t>
      </w:r>
      <w:r>
        <w:rPr>
          <w:lang w:val="en-CA"/>
        </w:rPr>
        <w:t xml:space="preserve"> an association between an </w:t>
      </w:r>
      <w:r w:rsidRPr="00484FB5">
        <w:rPr>
          <w:rStyle w:val="Entity"/>
        </w:rPr>
        <w:t>AlterationDescri</w:t>
      </w:r>
      <w:r w:rsidR="00166987" w:rsidRPr="00484FB5">
        <w:rPr>
          <w:rStyle w:val="Entity"/>
        </w:rPr>
        <w:t>p</w:t>
      </w:r>
      <w:r w:rsidRPr="00484FB5">
        <w:rPr>
          <w:rStyle w:val="Entity"/>
        </w:rPr>
        <w:t>tion</w:t>
      </w:r>
      <w:r>
        <w:rPr>
          <w:lang w:val="en-CA"/>
        </w:rPr>
        <w:t xml:space="preserve"> and a </w:t>
      </w:r>
      <w:r w:rsidRPr="00484FB5">
        <w:rPr>
          <w:rStyle w:val="Entity"/>
        </w:rPr>
        <w:t>GeologicEvent</w:t>
      </w:r>
      <w:r>
        <w:rPr>
          <w:lang w:val="en-CA"/>
        </w:rPr>
        <w:t xml:space="preserve"> describing the </w:t>
      </w:r>
      <w:r w:rsidRPr="00484FB5">
        <w:rPr>
          <w:rStyle w:val="Entity"/>
        </w:rPr>
        <w:t>GeologicEvent</w:t>
      </w:r>
      <w:r>
        <w:rPr>
          <w:lang w:val="en-CA"/>
        </w:rPr>
        <w:t xml:space="preserve"> associated with the alteration.</w:t>
      </w:r>
    </w:p>
    <w:p w14:paraId="2697A4C6" w14:textId="1579B09A" w:rsidR="00604E1E" w:rsidRDefault="00604E1E" w:rsidP="00604E1E">
      <w:pPr>
        <w:pStyle w:val="Heading4"/>
      </w:pPr>
      <w:bookmarkStart w:id="348" w:name="BKM_7C508FBF_33D9_484F_911B_6377C69AD667"/>
      <w:bookmarkStart w:id="349" w:name="BKM_ED5D19E5_9BBB_4493_91D3_D708625FA37A"/>
      <w:bookmarkStart w:id="350" w:name="BKM_E45C3931_F3F9_4BB2_B916_F57604E1D027"/>
      <w:bookmarkStart w:id="351" w:name="BKM_26449531_DA00_4286_BEAD_53641C8C6B18"/>
      <w:bookmarkEnd w:id="348"/>
      <w:bookmarkEnd w:id="349"/>
      <w:bookmarkEnd w:id="350"/>
      <w:bookmarkEnd w:id="351"/>
      <w:r>
        <w:lastRenderedPageBreak/>
        <w:t>Chemical Composition</w:t>
      </w:r>
    </w:p>
    <w:p w14:paraId="599250ED" w14:textId="77777777" w:rsidR="009B560C" w:rsidRDefault="009B560C" w:rsidP="00AE357E"/>
    <w:p w14:paraId="22990790" w14:textId="325D11F6" w:rsidR="00604E1E" w:rsidRDefault="009B560C" w:rsidP="00AE357E">
      <w:r w:rsidRPr="00484FB5">
        <w:rPr>
          <w:rStyle w:val="Entity"/>
        </w:rPr>
        <w:t>ChemicalComposition</w:t>
      </w:r>
      <w:r>
        <w:t xml:space="preserve"> is </w:t>
      </w:r>
      <w:r w:rsidR="00A02014">
        <w:t xml:space="preserve">a </w:t>
      </w:r>
      <w:r w:rsidR="00A02014" w:rsidRPr="00604E1E">
        <w:t>kind</w:t>
      </w:r>
      <w:r>
        <w:t xml:space="preserve"> of </w:t>
      </w:r>
      <w:r w:rsidRPr="00484FB5">
        <w:rPr>
          <w:rStyle w:val="Entity"/>
        </w:rPr>
        <w:t>EarthMaterialDescription</w:t>
      </w:r>
      <w:r w:rsidRPr="00604E1E">
        <w:t xml:space="preserve"> </w:t>
      </w:r>
      <w:r>
        <w:t>that</w:t>
      </w:r>
      <w:r w:rsidRPr="00604E1E">
        <w:t xml:space="preserve"> </w:t>
      </w:r>
      <w:r w:rsidR="00604E1E" w:rsidRPr="00604E1E">
        <w:t>deliver</w:t>
      </w:r>
      <w:r>
        <w:t>s</w:t>
      </w:r>
      <w:r w:rsidR="00604E1E" w:rsidRPr="00604E1E">
        <w:t xml:space="preserve"> the chemical composition of a geological unit or earth material, as a list of element or oxide concentrations.</w:t>
      </w:r>
    </w:p>
    <w:p w14:paraId="1ECEDC1B" w14:textId="01033814" w:rsidR="00604E1E" w:rsidRDefault="00F658C5" w:rsidP="00604E1E">
      <w:pPr>
        <w:keepNext/>
      </w:pPr>
      <w:r>
        <w:rPr>
          <w:noProof/>
          <w:lang w:val="en-CA" w:eastAsia="en-CA"/>
        </w:rPr>
        <w:drawing>
          <wp:inline distT="0" distB="0" distL="0" distR="0" wp14:anchorId="30B53D03" wp14:editId="27123836">
            <wp:extent cx="4667250" cy="3048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67250" cy="3048000"/>
                    </a:xfrm>
                    <a:prstGeom prst="rect">
                      <a:avLst/>
                    </a:prstGeom>
                    <a:noFill/>
                    <a:ln>
                      <a:noFill/>
                    </a:ln>
                  </pic:spPr>
                </pic:pic>
              </a:graphicData>
            </a:graphic>
          </wp:inline>
        </w:drawing>
      </w:r>
    </w:p>
    <w:p w14:paraId="63C3EBAA" w14:textId="0705A371"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39</w:t>
      </w:r>
      <w:r w:rsidR="00673E83">
        <w:rPr>
          <w:noProof/>
        </w:rPr>
        <w:fldChar w:fldCharType="end"/>
      </w:r>
      <w:r>
        <w:t>: Chemical composition</w:t>
      </w:r>
      <w:r w:rsidR="00CB122C">
        <w:t xml:space="preserve"> context diagram.</w:t>
      </w:r>
    </w:p>
    <w:p w14:paraId="75970A9E" w14:textId="14E00E8E" w:rsidR="00BF4178" w:rsidRPr="00A14FB0" w:rsidRDefault="00BF4178" w:rsidP="00A14FB0">
      <w:pPr>
        <w:pStyle w:val="Heading5"/>
        <w:rPr>
          <w:lang w:val="en-CA"/>
        </w:rPr>
      </w:pPr>
      <w:bookmarkStart w:id="352" w:name="BKM_D4FBCA43_958A_4AEF_8332_5F96792672DF"/>
      <w:bookmarkEnd w:id="352"/>
      <w:r w:rsidRPr="00D970E9">
        <w:rPr>
          <w:lang w:val="en-CA"/>
        </w:rPr>
        <w:t>chemicalAnalysis</w:t>
      </w:r>
    </w:p>
    <w:p w14:paraId="3E7F39CC" w14:textId="69F92A9D" w:rsidR="00BF4178" w:rsidRDefault="00BF4178" w:rsidP="00D20646">
      <w:pPr>
        <w:rPr>
          <w:lang w:val="en-CA"/>
        </w:rPr>
      </w:pPr>
      <w:r>
        <w:rPr>
          <w:lang w:val="en-CA"/>
        </w:rPr>
        <w:t xml:space="preserve">The </w:t>
      </w:r>
      <w:r w:rsidRPr="00484FB5">
        <w:rPr>
          <w:rStyle w:val="Entity"/>
        </w:rPr>
        <w:t>chemicalAnalysis</w:t>
      </w:r>
      <w:r>
        <w:rPr>
          <w:lang w:val="en-CA"/>
        </w:rPr>
        <w:t xml:space="preserve"> </w:t>
      </w:r>
      <w:r w:rsidR="00484FB5">
        <w:rPr>
          <w:lang w:val="en-CA"/>
        </w:rPr>
        <w:t>property (</w:t>
      </w:r>
      <w:r w:rsidR="00484FB5" w:rsidRPr="00484FB5">
        <w:rPr>
          <w:rStyle w:val="Entity"/>
        </w:rPr>
        <w:t>SWE</w:t>
      </w:r>
      <w:proofErr w:type="gramStart"/>
      <w:r w:rsidRPr="00484FB5">
        <w:rPr>
          <w:rStyle w:val="Entity"/>
        </w:rPr>
        <w:t>:DataRecord</w:t>
      </w:r>
      <w:proofErr w:type="gramEnd"/>
      <w:r>
        <w:rPr>
          <w:lang w:val="en-CA"/>
        </w:rPr>
        <w:t>) contain</w:t>
      </w:r>
      <w:r w:rsidR="00A14FB0">
        <w:rPr>
          <w:lang w:val="en-CA"/>
        </w:rPr>
        <w:t>s</w:t>
      </w:r>
      <w:r>
        <w:rPr>
          <w:lang w:val="en-CA"/>
        </w:rPr>
        <w:t xml:space="preserve"> a collection of geochemical results in a form of a </w:t>
      </w:r>
      <w:r w:rsidRPr="00484FB5">
        <w:rPr>
          <w:rStyle w:val="Entity"/>
        </w:rPr>
        <w:t>DataRecord</w:t>
      </w:r>
      <w:r>
        <w:rPr>
          <w:lang w:val="en-CA"/>
        </w:rPr>
        <w:t xml:space="preserve"> (a collection of fields composed of description and values)</w:t>
      </w:r>
      <w:r w:rsidR="00CB122C">
        <w:rPr>
          <w:lang w:val="en-CA"/>
        </w:rPr>
        <w:t>.</w:t>
      </w:r>
    </w:p>
    <w:p w14:paraId="6A6F8840" w14:textId="77777777" w:rsidR="00AE357E" w:rsidRDefault="00AE357E" w:rsidP="00AE357E">
      <w:bookmarkStart w:id="353" w:name="BKM_7DA6E39E_93F3_43B7_9C51_9F05A691932A"/>
      <w:bookmarkEnd w:id="353"/>
    </w:p>
    <w:p w14:paraId="583096FB" w14:textId="33A26E7A" w:rsidR="00604E1E" w:rsidRDefault="00604E1E" w:rsidP="00604E1E">
      <w:pPr>
        <w:pStyle w:val="Heading4"/>
      </w:pPr>
      <w:r>
        <w:t>Compound material description</w:t>
      </w:r>
    </w:p>
    <w:p w14:paraId="564F09F0" w14:textId="77777777" w:rsidR="00604E1E" w:rsidRDefault="00604E1E" w:rsidP="00AE357E"/>
    <w:p w14:paraId="769178AA" w14:textId="5B5AE85C" w:rsidR="00604E1E" w:rsidRDefault="00224DF5" w:rsidP="00AE357E">
      <w:r>
        <w:t xml:space="preserve">The </w:t>
      </w:r>
      <w:r w:rsidRPr="00484FB5">
        <w:rPr>
          <w:rStyle w:val="Entity"/>
        </w:rPr>
        <w:t>CompoundMaterialDescription</w:t>
      </w:r>
      <w:r>
        <w:t xml:space="preserve"> class is a </w:t>
      </w:r>
      <w:r w:rsidR="00A02014">
        <w:t>kind</w:t>
      </w:r>
      <w:r>
        <w:t xml:space="preserve"> of </w:t>
      </w:r>
      <w:r w:rsidRPr="00484FB5">
        <w:rPr>
          <w:rStyle w:val="Entity"/>
        </w:rPr>
        <w:t>EarthMaterialDescription</w:t>
      </w:r>
      <w:r>
        <w:t xml:space="preserve"> that provides e</w:t>
      </w:r>
      <w:r w:rsidR="00604E1E" w:rsidRPr="00604E1E">
        <w:t>xtended description of a compound earth material (</w:t>
      </w:r>
      <w:r w:rsidR="00A02014" w:rsidRPr="00604E1E">
        <w:t>i.e.</w:t>
      </w:r>
      <w:r w:rsidR="00604E1E" w:rsidRPr="00604E1E">
        <w:t>, rocks and unconsolidated solid earth materials).</w:t>
      </w:r>
    </w:p>
    <w:p w14:paraId="79751289" w14:textId="77777777" w:rsidR="00604E1E" w:rsidRDefault="00604E1E" w:rsidP="00AE357E"/>
    <w:p w14:paraId="15980233" w14:textId="352D571F" w:rsidR="00604E1E" w:rsidRDefault="00F658C5" w:rsidP="00604E1E">
      <w:pPr>
        <w:keepNext/>
      </w:pPr>
      <w:r>
        <w:rPr>
          <w:noProof/>
          <w:lang w:val="en-CA" w:eastAsia="en-CA"/>
        </w:rPr>
        <w:lastRenderedPageBreak/>
        <w:drawing>
          <wp:inline distT="0" distB="0" distL="0" distR="0" wp14:anchorId="28B167D3" wp14:editId="24B0FED7">
            <wp:extent cx="5486400" cy="48577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4857750"/>
                    </a:xfrm>
                    <a:prstGeom prst="rect">
                      <a:avLst/>
                    </a:prstGeom>
                    <a:noFill/>
                    <a:ln>
                      <a:noFill/>
                    </a:ln>
                  </pic:spPr>
                </pic:pic>
              </a:graphicData>
            </a:graphic>
          </wp:inline>
        </w:drawing>
      </w:r>
    </w:p>
    <w:p w14:paraId="34F96725" w14:textId="5B30C923"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40</w:t>
      </w:r>
      <w:r w:rsidR="00673E83">
        <w:rPr>
          <w:noProof/>
        </w:rPr>
        <w:fldChar w:fldCharType="end"/>
      </w:r>
      <w:r>
        <w:t>: Compound material description</w:t>
      </w:r>
      <w:r w:rsidR="00CB122C">
        <w:t xml:space="preserve"> context diagram.</w:t>
      </w:r>
    </w:p>
    <w:p w14:paraId="1DC7B4CC" w14:textId="680B0619" w:rsidR="00224DF5" w:rsidRPr="00A14FB0" w:rsidRDefault="00224DF5" w:rsidP="00A14FB0">
      <w:pPr>
        <w:pStyle w:val="Heading5"/>
        <w:rPr>
          <w:lang w:val="en-CA"/>
        </w:rPr>
      </w:pPr>
      <w:bookmarkStart w:id="354" w:name="BKM_0126A46B_77F6_4F3D_8366_99D7292A119E"/>
      <w:bookmarkEnd w:id="354"/>
      <w:r w:rsidRPr="00D970E9">
        <w:rPr>
          <w:lang w:val="en-CA"/>
        </w:rPr>
        <w:t>compositionCategory</w:t>
      </w:r>
    </w:p>
    <w:p w14:paraId="2DFC5351" w14:textId="577173D7" w:rsidR="00224DF5" w:rsidRDefault="00224DF5" w:rsidP="00D20646">
      <w:pPr>
        <w:rPr>
          <w:lang w:val="en-CA"/>
        </w:rPr>
      </w:pPr>
      <w:r>
        <w:rPr>
          <w:lang w:val="en-CA"/>
        </w:rPr>
        <w:t xml:space="preserve">The </w:t>
      </w:r>
      <w:r w:rsidRPr="00484FB5">
        <w:rPr>
          <w:rStyle w:val="Entity"/>
        </w:rPr>
        <w:t>compositionCategory</w:t>
      </w:r>
      <w:r>
        <w:rPr>
          <w:lang w:val="en-CA"/>
        </w:rPr>
        <w:t xml:space="preserve"> </w:t>
      </w:r>
      <w:r w:rsidR="00484FB5">
        <w:rPr>
          <w:lang w:val="en-CA"/>
        </w:rPr>
        <w:t>property (</w:t>
      </w:r>
      <w:r w:rsidR="008F3406">
        <w:rPr>
          <w:rStyle w:val="Entity"/>
        </w:rPr>
        <w:t>SWE::Category</w:t>
      </w:r>
      <w:r>
        <w:rPr>
          <w:lang w:val="en-CA"/>
        </w:rPr>
        <w:t>) provide</w:t>
      </w:r>
      <w:r w:rsidR="00A14FB0">
        <w:rPr>
          <w:lang w:val="en-CA"/>
        </w:rPr>
        <w:t>s</w:t>
      </w:r>
      <w:r>
        <w:rPr>
          <w:lang w:val="en-CA"/>
        </w:rPr>
        <w:t xml:space="preserve"> a t</w:t>
      </w:r>
      <w:r w:rsidRPr="00224DF5">
        <w:rPr>
          <w:lang w:val="en-CA"/>
        </w:rPr>
        <w:t xml:space="preserve">erm </w:t>
      </w:r>
      <w:r>
        <w:rPr>
          <w:lang w:val="en-CA"/>
        </w:rPr>
        <w:t xml:space="preserve">from a controlled vocabulary </w:t>
      </w:r>
      <w:r w:rsidRPr="00224DF5">
        <w:rPr>
          <w:lang w:val="en-CA"/>
        </w:rPr>
        <w:t xml:space="preserve">to specify the gross compositional character of a compound material. Composition as used here is loosely construed to include both chemical composition and </w:t>
      </w:r>
      <w:r w:rsidR="00A02014" w:rsidRPr="00224DF5">
        <w:rPr>
          <w:lang w:val="en-CA"/>
        </w:rPr>
        <w:t>petrographic</w:t>
      </w:r>
      <w:r w:rsidRPr="00224DF5">
        <w:rPr>
          <w:lang w:val="en-CA"/>
        </w:rPr>
        <w:t xml:space="preserve">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example sandstone petrographic classification terms (e.g. feldspathic) might be placed here.</w:t>
      </w:r>
    </w:p>
    <w:p w14:paraId="7FBB821A" w14:textId="77777777" w:rsidR="00224DF5" w:rsidRDefault="00224DF5" w:rsidP="00D20646">
      <w:pPr>
        <w:rPr>
          <w:lang w:val="en-CA"/>
        </w:rPr>
      </w:pPr>
    </w:p>
    <w:p w14:paraId="577B0BA4" w14:textId="267A7782" w:rsidR="00224DF5" w:rsidRDefault="00224DF5" w:rsidP="00D20646">
      <w:pPr>
        <w:pStyle w:val="Heading5"/>
        <w:rPr>
          <w:lang w:val="en-CA"/>
        </w:rPr>
      </w:pPr>
      <w:r w:rsidRPr="00D970E9">
        <w:rPr>
          <w:lang w:val="en-CA"/>
        </w:rPr>
        <w:t>geneticCategory</w:t>
      </w:r>
    </w:p>
    <w:p w14:paraId="43478367" w14:textId="63E51881" w:rsidR="00224DF5" w:rsidRDefault="00224DF5" w:rsidP="00D20646">
      <w:pPr>
        <w:rPr>
          <w:lang w:val="en-CA"/>
        </w:rPr>
      </w:pPr>
      <w:r>
        <w:rPr>
          <w:lang w:val="en-CA"/>
        </w:rPr>
        <w:t>T</w:t>
      </w:r>
      <w:r w:rsidR="00484FB5">
        <w:rPr>
          <w:lang w:val="en-CA"/>
        </w:rPr>
        <w:t>he property geneticCategory (</w:t>
      </w:r>
      <w:r w:rsidR="008F3406">
        <w:rPr>
          <w:rStyle w:val="Entity"/>
        </w:rPr>
        <w:t>SWE::Category</w:t>
      </w:r>
      <w:r>
        <w:rPr>
          <w:lang w:val="en-CA"/>
        </w:rPr>
        <w:t>) provide</w:t>
      </w:r>
      <w:r w:rsidR="00A14FB0">
        <w:rPr>
          <w:lang w:val="en-CA"/>
        </w:rPr>
        <w:t>s</w:t>
      </w:r>
      <w:r>
        <w:rPr>
          <w:lang w:val="en-CA"/>
        </w:rPr>
        <w:t xml:space="preserve"> a</w:t>
      </w:r>
      <w:r w:rsidRPr="00224DF5">
        <w:rPr>
          <w:lang w:val="en-CA"/>
        </w:rPr>
        <w:t xml:space="preserve"> term </w:t>
      </w:r>
      <w:r>
        <w:rPr>
          <w:lang w:val="en-CA"/>
        </w:rPr>
        <w:t xml:space="preserve">from a controlled vocabulary </w:t>
      </w:r>
      <w:r w:rsidRPr="00224DF5">
        <w:rPr>
          <w:lang w:val="en-CA"/>
        </w:rPr>
        <w:t>that represents a summary geologic history of the material. (</w:t>
      </w:r>
      <w:r w:rsidR="00A02014" w:rsidRPr="00224DF5">
        <w:rPr>
          <w:lang w:val="en-CA"/>
        </w:rPr>
        <w:t>i.e.</w:t>
      </w:r>
      <w:r w:rsidRPr="00224DF5">
        <w:rPr>
          <w:lang w:val="en-CA"/>
        </w:rPr>
        <w:t xml:space="preserve">, a genetic </w:t>
      </w:r>
      <w:r w:rsidRPr="00224DF5">
        <w:rPr>
          <w:lang w:val="en-CA"/>
        </w:rPr>
        <w:lastRenderedPageBreak/>
        <w:t>process classifier term). Examples include igneous, sedimentary, metamorphic, shock metamorphic, volcanic, pyroclastic.</w:t>
      </w:r>
    </w:p>
    <w:p w14:paraId="1C023176" w14:textId="2F58E2FE" w:rsidR="00224DF5" w:rsidRPr="00A14FB0" w:rsidRDefault="00224DF5" w:rsidP="00D20646">
      <w:pPr>
        <w:pStyle w:val="Heading5"/>
        <w:rPr>
          <w:lang w:val="en-CA"/>
        </w:rPr>
      </w:pPr>
      <w:r w:rsidRPr="00224DF5">
        <w:rPr>
          <w:lang w:val="en-CA"/>
        </w:rPr>
        <w:t>particleGeometry</w:t>
      </w:r>
    </w:p>
    <w:p w14:paraId="247216FD" w14:textId="74EF9E34" w:rsidR="00224DF5" w:rsidRDefault="00224DF5" w:rsidP="00D20646">
      <w:pPr>
        <w:rPr>
          <w:lang w:val="en-CA"/>
        </w:rPr>
      </w:pPr>
      <w:r>
        <w:rPr>
          <w:lang w:val="en-CA"/>
        </w:rPr>
        <w:t xml:space="preserve">The </w:t>
      </w:r>
      <w:r w:rsidRPr="00484FB5">
        <w:rPr>
          <w:rStyle w:val="Entity"/>
        </w:rPr>
        <w:t>particleGeometry</w:t>
      </w:r>
      <w:proofErr w:type="gramStart"/>
      <w:r w:rsidRPr="00484FB5">
        <w:rPr>
          <w:rStyle w:val="Entity"/>
        </w:rPr>
        <w:t>:ParticleGeometryDescription</w:t>
      </w:r>
      <w:proofErr w:type="gramEnd"/>
      <w:r>
        <w:rPr>
          <w:lang w:val="en-CA"/>
        </w:rPr>
        <w:t xml:space="preserve"> contain</w:t>
      </w:r>
      <w:r w:rsidR="00A14FB0">
        <w:rPr>
          <w:lang w:val="en-CA"/>
        </w:rPr>
        <w:t>s</w:t>
      </w:r>
      <w:r>
        <w:rPr>
          <w:lang w:val="en-CA"/>
        </w:rPr>
        <w:t xml:space="preserve"> an instance of </w:t>
      </w:r>
      <w:r w:rsidRPr="00484FB5">
        <w:rPr>
          <w:rStyle w:val="Entity"/>
        </w:rPr>
        <w:t>ParticleGeometryDescription</w:t>
      </w:r>
      <w:r>
        <w:rPr>
          <w:lang w:val="en-CA"/>
        </w:rPr>
        <w:t>.</w:t>
      </w:r>
    </w:p>
    <w:p w14:paraId="4B1E1EC7" w14:textId="77777777" w:rsidR="00224DF5" w:rsidRDefault="00224DF5" w:rsidP="00D20646">
      <w:pPr>
        <w:rPr>
          <w:lang w:val="en-CA"/>
        </w:rPr>
      </w:pPr>
    </w:p>
    <w:p w14:paraId="31B6F5E2" w14:textId="5CB6F2EE" w:rsidR="004B1BCF" w:rsidRPr="00A14FB0" w:rsidRDefault="00484FB5" w:rsidP="00D20646">
      <w:pPr>
        <w:pStyle w:val="Heading5"/>
        <w:rPr>
          <w:lang w:val="en-CA"/>
        </w:rPr>
      </w:pPr>
      <w:proofErr w:type="gramStart"/>
      <w:r>
        <w:rPr>
          <w:lang w:val="en-CA"/>
        </w:rPr>
        <w:t>c</w:t>
      </w:r>
      <w:r w:rsidR="00224DF5" w:rsidRPr="00D970E9">
        <w:rPr>
          <w:lang w:val="en-CA"/>
        </w:rPr>
        <w:t>onstituent</w:t>
      </w:r>
      <w:proofErr w:type="gramEnd"/>
    </w:p>
    <w:p w14:paraId="44DADA49" w14:textId="2E7B90EE" w:rsidR="00224DF5" w:rsidRDefault="00224DF5" w:rsidP="00D20646">
      <w:pPr>
        <w:rPr>
          <w:lang w:val="en-CA"/>
        </w:rPr>
      </w:pPr>
      <w:r>
        <w:rPr>
          <w:lang w:val="en-CA"/>
        </w:rPr>
        <w:t xml:space="preserve">The property </w:t>
      </w:r>
      <w:r w:rsidRPr="00484FB5">
        <w:rPr>
          <w:rStyle w:val="Entity"/>
        </w:rPr>
        <w:t>constituent</w:t>
      </w:r>
      <w:r>
        <w:rPr>
          <w:lang w:val="en-CA"/>
        </w:rPr>
        <w:t xml:space="preserve"> </w:t>
      </w:r>
      <w:r w:rsidR="00A14FB0">
        <w:rPr>
          <w:lang w:val="en-CA"/>
        </w:rPr>
        <w:t>is</w:t>
      </w:r>
      <w:r>
        <w:rPr>
          <w:lang w:val="en-CA"/>
        </w:rPr>
        <w:t xml:space="preserve"> an association between a </w:t>
      </w:r>
      <w:r w:rsidR="004B1BCF" w:rsidRPr="00484FB5">
        <w:rPr>
          <w:rStyle w:val="Entity"/>
        </w:rPr>
        <w:t>CompoundMaterialDescription</w:t>
      </w:r>
      <w:r w:rsidR="004B1BCF">
        <w:rPr>
          <w:lang w:val="en-CA"/>
        </w:rPr>
        <w:t xml:space="preserve"> and a </w:t>
      </w:r>
      <w:r w:rsidR="004B1BCF" w:rsidRPr="00484FB5">
        <w:rPr>
          <w:rStyle w:val="Entity"/>
        </w:rPr>
        <w:t>ConstituentPart</w:t>
      </w:r>
      <w:r w:rsidR="004B1BCF">
        <w:rPr>
          <w:lang w:val="en-CA"/>
        </w:rPr>
        <w:t xml:space="preserve"> that </w:t>
      </w:r>
      <w:r w:rsidR="004B1BCF" w:rsidRPr="004B1BCF">
        <w:rPr>
          <w:lang w:val="en-CA"/>
        </w:rPr>
        <w:t xml:space="preserve">makes up part of the </w:t>
      </w:r>
      <w:r w:rsidR="004B1BCF" w:rsidRPr="00484FB5">
        <w:rPr>
          <w:rStyle w:val="Entity"/>
        </w:rPr>
        <w:t>CompoundMaterial</w:t>
      </w:r>
      <w:r w:rsidR="004B1BCF">
        <w:rPr>
          <w:lang w:val="en-CA"/>
        </w:rPr>
        <w:t>.</w:t>
      </w:r>
    </w:p>
    <w:p w14:paraId="7ED6961E" w14:textId="1C7BC235" w:rsidR="00604E1E" w:rsidRDefault="00E66A9E" w:rsidP="00E66A9E">
      <w:pPr>
        <w:pStyle w:val="Heading4"/>
      </w:pPr>
      <w:bookmarkStart w:id="355" w:name="BKM_68F68CA6_F7FB_411D_8560_851B7315C00E"/>
      <w:bookmarkStart w:id="356" w:name="BKM_F5243BEF_0ABC_4433_AFCB_2FCD01906472"/>
      <w:bookmarkEnd w:id="355"/>
      <w:bookmarkEnd w:id="356"/>
      <w:r>
        <w:t>ParticleGeometryDescription</w:t>
      </w:r>
    </w:p>
    <w:p w14:paraId="125F1862" w14:textId="77777777" w:rsidR="00E66A9E" w:rsidRDefault="00E66A9E" w:rsidP="00AE357E"/>
    <w:p w14:paraId="705F8B9C" w14:textId="6FA1E6BC" w:rsidR="00E66A9E" w:rsidRDefault="00E66A9E" w:rsidP="00AE357E">
      <w:r w:rsidRPr="00484FB5">
        <w:rPr>
          <w:rStyle w:val="Entity"/>
        </w:rPr>
        <w:t>ParticleGeometryDescription</w:t>
      </w:r>
      <w:r w:rsidRPr="00E66A9E">
        <w:t xml:space="preserve"> describes particles in a </w:t>
      </w:r>
      <w:r w:rsidRPr="00484FB5">
        <w:rPr>
          <w:rStyle w:val="Entity"/>
        </w:rPr>
        <w:t>CompoundMaterial</w:t>
      </w:r>
      <w:r w:rsidRPr="00E66A9E">
        <w:t xml:space="preserve"> independent of their relationship to each other or orientation. It is distinguished from </w:t>
      </w:r>
      <w:r w:rsidRPr="00484FB5">
        <w:rPr>
          <w:rStyle w:val="Entity"/>
        </w:rPr>
        <w:t>Fabric</w:t>
      </w:r>
      <w:r w:rsidRPr="00E66A9E">
        <w:t xml:space="preserve"> in that the </w:t>
      </w:r>
      <w:r w:rsidRPr="00484FB5">
        <w:rPr>
          <w:rStyle w:val="Entity"/>
        </w:rPr>
        <w:t>ParticleGeometryDescription</w:t>
      </w:r>
      <w:r w:rsidRPr="00E66A9E">
        <w:t xml:space="preserve"> remains constant if the material is disaggregated into its constituent particles, whereas </w:t>
      </w:r>
      <w:r w:rsidRPr="00484FB5">
        <w:rPr>
          <w:rStyle w:val="Entity"/>
        </w:rPr>
        <w:t>Fabric</w:t>
      </w:r>
      <w:r w:rsidRPr="00E66A9E">
        <w:t xml:space="preserve"> is lost if the material is disaggregated.  Properties include the particle size (grainsize), particle sorting (size distribution, </w:t>
      </w:r>
      <w:r w:rsidR="00A02014" w:rsidRPr="00E66A9E">
        <w:t>e.g.</w:t>
      </w:r>
      <w:r w:rsidRPr="00E66A9E">
        <w:t xml:space="preserve">: well sorted, poorly sorted, bimodal sorting), particle shape (surface rounding or crystal face development, </w:t>
      </w:r>
      <w:r w:rsidR="00A02014" w:rsidRPr="00E66A9E">
        <w:t>e.g.</w:t>
      </w:r>
      <w:r w:rsidRPr="00E66A9E">
        <w:t>: well rounded, euhedral, anhedral), and particle aspect</w:t>
      </w:r>
      <w:r w:rsidR="00484FB5">
        <w:t xml:space="preserve"> r</w:t>
      </w:r>
      <w:r w:rsidRPr="00E66A9E">
        <w:t>atio (</w:t>
      </w:r>
      <w:r w:rsidR="00797CDE" w:rsidRPr="00E66A9E">
        <w:t>e.g.</w:t>
      </w:r>
      <w:r w:rsidRPr="00E66A9E">
        <w:t>: elongated, platy, bladed, compact, acicular).</w:t>
      </w:r>
    </w:p>
    <w:p w14:paraId="7E62D424" w14:textId="7A134A8C" w:rsidR="00DE657E" w:rsidRDefault="00F658C5" w:rsidP="00D20646">
      <w:pPr>
        <w:keepNext/>
      </w:pPr>
      <w:r>
        <w:rPr>
          <w:noProof/>
          <w:lang w:val="en-CA" w:eastAsia="en-CA"/>
        </w:rPr>
        <w:lastRenderedPageBreak/>
        <w:drawing>
          <wp:inline distT="0" distB="0" distL="0" distR="0" wp14:anchorId="7928CF19" wp14:editId="2210D049">
            <wp:extent cx="2419350" cy="4038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19350" cy="4038600"/>
                    </a:xfrm>
                    <a:prstGeom prst="rect">
                      <a:avLst/>
                    </a:prstGeom>
                    <a:noFill/>
                    <a:ln>
                      <a:noFill/>
                    </a:ln>
                  </pic:spPr>
                </pic:pic>
              </a:graphicData>
            </a:graphic>
          </wp:inline>
        </w:drawing>
      </w:r>
    </w:p>
    <w:p w14:paraId="516FE13B" w14:textId="07A39A57" w:rsidR="00DE657E" w:rsidRDefault="00DE657E" w:rsidP="00D20646">
      <w:pPr>
        <w:pStyle w:val="Caption"/>
      </w:pPr>
      <w:r>
        <w:t xml:space="preserve">Figure </w:t>
      </w:r>
      <w:r>
        <w:fldChar w:fldCharType="begin"/>
      </w:r>
      <w:r>
        <w:instrText xml:space="preserve"> SEQ Figure \* ARABIC </w:instrText>
      </w:r>
      <w:r>
        <w:fldChar w:fldCharType="separate"/>
      </w:r>
      <w:r w:rsidR="00E15963">
        <w:rPr>
          <w:noProof/>
        </w:rPr>
        <w:t>41</w:t>
      </w:r>
      <w:r>
        <w:fldChar w:fldCharType="end"/>
      </w:r>
      <w:r>
        <w:t>: ParticleGeometry</w:t>
      </w:r>
      <w:r w:rsidR="004B1BCF">
        <w:t xml:space="preserve"> context diagram</w:t>
      </w:r>
    </w:p>
    <w:p w14:paraId="5796C57D" w14:textId="557E978B" w:rsidR="00E105E6" w:rsidRDefault="004B1BCF" w:rsidP="00791B66">
      <w:pPr>
        <w:pStyle w:val="Heading5"/>
      </w:pPr>
      <w:r w:rsidRPr="004B1BCF">
        <w:t>particleType</w:t>
      </w:r>
    </w:p>
    <w:p w14:paraId="5573BF52" w14:textId="598ED498" w:rsidR="00A14FB0" w:rsidRPr="00A14FB0" w:rsidRDefault="004B1BCF" w:rsidP="00A14FB0">
      <w:r w:rsidRPr="00A14FB0">
        <w:t xml:space="preserve">The </w:t>
      </w:r>
      <w:r w:rsidRPr="00484FB5">
        <w:rPr>
          <w:rStyle w:val="Entity"/>
        </w:rPr>
        <w:t>particleType</w:t>
      </w:r>
      <w:proofErr w:type="gramStart"/>
      <w:r w:rsidRPr="00484FB5">
        <w:rPr>
          <w:rStyle w:val="Entity"/>
        </w:rPr>
        <w:t>:ParticleTypeTerm</w:t>
      </w:r>
      <w:proofErr w:type="gramEnd"/>
      <w:r w:rsidRPr="00A14FB0">
        <w:t xml:space="preserve"> provide a term from a controlled vocabulary to specify the nature of individual particles </w:t>
      </w:r>
      <w:r w:rsidR="00484FB5">
        <w:t xml:space="preserve">of each constituent in an </w:t>
      </w:r>
      <w:r w:rsidR="00484FB5" w:rsidRPr="00484FB5">
        <w:rPr>
          <w:rStyle w:val="Entity"/>
        </w:rPr>
        <w:t>Earth</w:t>
      </w:r>
      <w:r w:rsidRPr="00484FB5">
        <w:rPr>
          <w:rStyle w:val="Entity"/>
        </w:rPr>
        <w:t>Material</w:t>
      </w:r>
      <w:r w:rsidRPr="00A14FB0">
        <w:t xml:space="preserve"> aggregation, bas</w:t>
      </w:r>
      <w:r w:rsidR="007F03F0" w:rsidRPr="00A14FB0">
        <w:t xml:space="preserve">ed mostly on their genesis.  When </w:t>
      </w:r>
      <w:r w:rsidRPr="00A14FB0">
        <w:t xml:space="preserve">applied on </w:t>
      </w:r>
      <w:r w:rsidRPr="00484FB5">
        <w:rPr>
          <w:rStyle w:val="Entity"/>
        </w:rPr>
        <w:t>ParticleDescription</w:t>
      </w:r>
      <w:r w:rsidRPr="00A14FB0">
        <w:t xml:space="preserve"> for </w:t>
      </w:r>
      <w:r w:rsidRPr="00484FB5">
        <w:rPr>
          <w:rStyle w:val="Entity"/>
        </w:rPr>
        <w:t>CompoundMaterial</w:t>
      </w:r>
      <w:r w:rsidRPr="00A14FB0">
        <w:t xml:space="preserve">, then </w:t>
      </w:r>
      <w:r w:rsidR="007F03F0" w:rsidRPr="00A14FB0">
        <w:t xml:space="preserve">it </w:t>
      </w:r>
      <w:r w:rsidRPr="00A14FB0">
        <w:t>would characteri</w:t>
      </w:r>
      <w:r w:rsidR="004D2792" w:rsidRPr="00A14FB0">
        <w:t>s</w:t>
      </w:r>
      <w:r w:rsidRPr="00A14FB0">
        <w:t xml:space="preserve">e all particles in aggregate. Use this property on </w:t>
      </w:r>
      <w:r w:rsidRPr="00484FB5">
        <w:rPr>
          <w:rStyle w:val="Entity"/>
        </w:rPr>
        <w:t>CompoundMaterial</w:t>
      </w:r>
      <w:r w:rsidRPr="00A14FB0">
        <w:t xml:space="preserve">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w:t>
      </w:r>
      <w:r w:rsidR="0032727A" w:rsidRPr="00A14FB0">
        <w:t xml:space="preserve"> compound material aggregation.</w:t>
      </w:r>
    </w:p>
    <w:p w14:paraId="6FF52C91" w14:textId="029B63AB" w:rsidR="00E105E6" w:rsidRDefault="0032727A" w:rsidP="004B1BCF">
      <w:pPr>
        <w:pStyle w:val="Heading5"/>
      </w:pPr>
      <w:r w:rsidRPr="0032727A">
        <w:t>aspectRatio</w:t>
      </w:r>
    </w:p>
    <w:p w14:paraId="6E5DDB30" w14:textId="361575BC" w:rsidR="0032727A" w:rsidRDefault="0032727A" w:rsidP="004B1BCF">
      <w:r>
        <w:t xml:space="preserve">The </w:t>
      </w:r>
      <w:r w:rsidRPr="00484FB5">
        <w:rPr>
          <w:rStyle w:val="Entity"/>
        </w:rPr>
        <w:t>aspectRatio</w:t>
      </w:r>
      <w:r>
        <w:t xml:space="preserve"> property (</w:t>
      </w:r>
      <w:r w:rsidR="0057428A" w:rsidRPr="00484FB5">
        <w:rPr>
          <w:rStyle w:val="Entity"/>
        </w:rPr>
        <w:t>SWE:</w:t>
      </w:r>
      <w:r w:rsidRPr="00484FB5">
        <w:rPr>
          <w:rStyle w:val="Entity"/>
        </w:rPr>
        <w:t>:Category</w:t>
      </w:r>
      <w:r>
        <w:t>) contain</w:t>
      </w:r>
      <w:r w:rsidR="00A14FB0">
        <w:t>s</w:t>
      </w:r>
      <w:r>
        <w:t xml:space="preserve"> a term from a controlled </w:t>
      </w:r>
      <w:r w:rsidR="00A14FB0">
        <w:t>vocabulary</w:t>
      </w:r>
      <w:r>
        <w:t xml:space="preserve"> describing</w:t>
      </w:r>
      <w:r w:rsidRPr="0032727A">
        <w:t xml:space="preserve"> the geometry of particles based on the ratios of lengths of long, intermediate and short axes of grains. </w:t>
      </w:r>
      <w:r>
        <w:t>It e</w:t>
      </w:r>
      <w:r w:rsidRPr="0032727A">
        <w:t>quates to sphericity in sedimentary rocks (</w:t>
      </w:r>
      <w:r w:rsidR="00797CDE" w:rsidRPr="0032727A">
        <w:t>i.e.</w:t>
      </w:r>
      <w:r w:rsidRPr="0032727A">
        <w:t xml:space="preserve">: the degree to which the shape of a particle approximates a sphere).  </w:t>
      </w:r>
      <w:r>
        <w:t>The formal definition is “</w:t>
      </w:r>
      <w:r w:rsidRPr="00D20646">
        <w:rPr>
          <w:i/>
        </w:rPr>
        <w:t>A quantitative specification based on the ratio of lengths of long, intermediate and short axes of grain shape</w:t>
      </w:r>
      <w:r>
        <w:t>”</w:t>
      </w:r>
      <w:r w:rsidRPr="0032727A">
        <w:t xml:space="preserve"> (Sneed and Folk, 1958; Zingg, 1935). (</w:t>
      </w:r>
      <w:r w:rsidR="00797CDE" w:rsidRPr="0032727A">
        <w:t>e.g.</w:t>
      </w:r>
      <w:r w:rsidRPr="0032727A">
        <w:t>: prolate, slightly flattened, very bladed, equant, acicular, tabular)</w:t>
      </w:r>
      <w:r w:rsidR="00CB122C">
        <w:t>.</w:t>
      </w:r>
    </w:p>
    <w:p w14:paraId="6B53B85D" w14:textId="5A8FD259" w:rsidR="0032727A" w:rsidRPr="0032727A" w:rsidRDefault="0032727A" w:rsidP="0067785F">
      <w:pPr>
        <w:pStyle w:val="Heading5"/>
      </w:pPr>
      <w:r>
        <w:t>s</w:t>
      </w:r>
      <w:r w:rsidRPr="0032727A">
        <w:t>hape</w:t>
      </w:r>
    </w:p>
    <w:p w14:paraId="028A1B0E" w14:textId="39049961" w:rsidR="0032727A" w:rsidRDefault="0032727A" w:rsidP="004B1BCF">
      <w:r>
        <w:lastRenderedPageBreak/>
        <w:t xml:space="preserve">The </w:t>
      </w:r>
      <w:r w:rsidRPr="00484FB5">
        <w:rPr>
          <w:rStyle w:val="Entity"/>
        </w:rPr>
        <w:t>shape</w:t>
      </w:r>
      <w:r w:rsidRPr="0032727A">
        <w:t xml:space="preserve"> </w:t>
      </w:r>
      <w:r>
        <w:t>property (</w:t>
      </w:r>
      <w:r w:rsidR="008F3406">
        <w:rPr>
          <w:rStyle w:val="Entity"/>
        </w:rPr>
        <w:t>SWE::Category</w:t>
      </w:r>
      <w:r>
        <w:t xml:space="preserve">) </w:t>
      </w:r>
      <w:r w:rsidRPr="0032727A">
        <w:t>describe</w:t>
      </w:r>
      <w:r w:rsidR="0067785F">
        <w:t>s</w:t>
      </w:r>
      <w:r w:rsidRPr="0032727A">
        <w:t xml:space="preserve">, </w:t>
      </w:r>
    </w:p>
    <w:p w14:paraId="3890B2DD" w14:textId="46597D69" w:rsidR="0032727A" w:rsidRDefault="0032727A" w:rsidP="00C44904">
      <w:pPr>
        <w:numPr>
          <w:ilvl w:val="0"/>
          <w:numId w:val="22"/>
        </w:numPr>
        <w:spacing w:after="0"/>
      </w:pPr>
      <w:r w:rsidRPr="0032727A">
        <w:t xml:space="preserve">the development of crystal faces bounding particles in crystalline </w:t>
      </w:r>
      <w:r w:rsidR="00797CDE" w:rsidRPr="0032727A">
        <w:t>compound</w:t>
      </w:r>
      <w:r w:rsidRPr="0032727A">
        <w:t xml:space="preserve"> materials, and </w:t>
      </w:r>
    </w:p>
    <w:p w14:paraId="552A82DC" w14:textId="7BA75131" w:rsidR="0032727A" w:rsidRDefault="0057428A" w:rsidP="00C44904">
      <w:pPr>
        <w:numPr>
          <w:ilvl w:val="0"/>
          <w:numId w:val="22"/>
        </w:numPr>
        <w:spacing w:after="0"/>
      </w:pPr>
      <w:r>
        <w:t xml:space="preserve">the </w:t>
      </w:r>
      <w:r w:rsidR="0032727A" w:rsidRPr="0032727A">
        <w:t xml:space="preserve">surface rounding of grains in sedimentary rocks. Roundness is a measure of the sharpness of the edges between surfaces bounding a particle (see Jackson, 1997; Wadell, 1932). </w:t>
      </w:r>
    </w:p>
    <w:p w14:paraId="6A27B492" w14:textId="77777777" w:rsidR="0032727A" w:rsidRDefault="0032727A" w:rsidP="00D20646">
      <w:pPr>
        <w:spacing w:after="0"/>
      </w:pPr>
    </w:p>
    <w:p w14:paraId="65D11AD8" w14:textId="3120A1CA" w:rsidR="0032727A" w:rsidRDefault="0032727A" w:rsidP="004B1BCF">
      <w:r>
        <w:t>The terms</w:t>
      </w:r>
      <w:r w:rsidRPr="0032727A">
        <w:t xml:space="preserve"> </w:t>
      </w:r>
      <w:r>
        <w:t>shall</w:t>
      </w:r>
      <w:r w:rsidRPr="0032727A">
        <w:t xml:space="preserve"> </w:t>
      </w:r>
      <w:r w:rsidR="003F0D05">
        <w:t xml:space="preserve">be a term from a controlled vocabulary and </w:t>
      </w:r>
      <w:r w:rsidRPr="0032727A">
        <w:t>be appropriate for the kind of compound material (</w:t>
      </w:r>
      <w:r w:rsidR="00797CDE" w:rsidRPr="0032727A">
        <w:t>e.g.</w:t>
      </w:r>
      <w:r w:rsidRPr="0032727A">
        <w:t>: for crystalline rocks- euhedral, ideoblastic, subhedral, anhedral, xenoblastic; for sedimentary rocks - angular, rounded)</w:t>
      </w:r>
      <w:r w:rsidR="00CB122C">
        <w:t>.</w:t>
      </w:r>
    </w:p>
    <w:p w14:paraId="3F26D7A1" w14:textId="7BA6D0AE" w:rsidR="00DE441D" w:rsidRDefault="00DE441D" w:rsidP="004B1BCF">
      <w:pPr>
        <w:pStyle w:val="Heading5"/>
      </w:pPr>
      <w:r>
        <w:t>s</w:t>
      </w:r>
      <w:r w:rsidRPr="00DE441D">
        <w:t>ize</w:t>
      </w:r>
    </w:p>
    <w:p w14:paraId="67A0AB71" w14:textId="6F999AE1" w:rsidR="00DE441D" w:rsidRDefault="00DE441D" w:rsidP="00484FB5">
      <w:pPr>
        <w:pStyle w:val="NoSpacing"/>
      </w:pPr>
      <w:r>
        <w:t xml:space="preserve">The property </w:t>
      </w:r>
      <w:r w:rsidRPr="00484FB5">
        <w:rPr>
          <w:rStyle w:val="Entity"/>
        </w:rPr>
        <w:t>size</w:t>
      </w:r>
      <w:r>
        <w:t xml:space="preserve"> (</w:t>
      </w:r>
      <w:r w:rsidR="008F3406">
        <w:rPr>
          <w:rStyle w:val="Entity"/>
        </w:rPr>
        <w:t>SWE::Quantity</w:t>
      </w:r>
      <w:r w:rsidRPr="00484FB5">
        <w:rPr>
          <w:rStyle w:val="Entity"/>
        </w:rPr>
        <w:t>Range</w:t>
      </w:r>
      <w:r>
        <w:t>) report</w:t>
      </w:r>
      <w:r w:rsidR="0067785F">
        <w:t>s</w:t>
      </w:r>
      <w:r>
        <w:t xml:space="preserve"> the s</w:t>
      </w:r>
      <w:r w:rsidRPr="00DE441D">
        <w:t xml:space="preserve">ize </w:t>
      </w:r>
      <w:r>
        <w:t>that</w:t>
      </w:r>
      <w:r w:rsidRPr="00DE441D">
        <w:t xml:space="preserve"> specifies particle grainsize.  Values may be reported using absolute measurements (</w:t>
      </w:r>
      <w:r w:rsidR="00797CDE" w:rsidRPr="00DE441D">
        <w:t>e.g.</w:t>
      </w:r>
      <w:r w:rsidRPr="00DE441D">
        <w:t xml:space="preserve">: range, mean, median, </w:t>
      </w:r>
      <w:proofErr w:type="gramStart"/>
      <w:r w:rsidRPr="00DE441D">
        <w:t>mode</w:t>
      </w:r>
      <w:proofErr w:type="gramEnd"/>
      <w:r w:rsidRPr="00DE441D">
        <w:t>, maximum</w:t>
      </w:r>
      <w:r w:rsidR="0067785F">
        <w:t>).</w:t>
      </w:r>
    </w:p>
    <w:p w14:paraId="5B3BEB1A" w14:textId="710280F8" w:rsidR="00DE441D" w:rsidRPr="0067785F" w:rsidRDefault="00DE441D" w:rsidP="0067785F">
      <w:pPr>
        <w:pStyle w:val="Heading5"/>
        <w:rPr>
          <w:lang w:val="en-CA"/>
        </w:rPr>
      </w:pPr>
      <w:proofErr w:type="gramStart"/>
      <w:r>
        <w:rPr>
          <w:lang w:val="en-CA"/>
        </w:rPr>
        <w:t>s</w:t>
      </w:r>
      <w:r w:rsidRPr="00D970E9">
        <w:rPr>
          <w:lang w:val="en-CA"/>
        </w:rPr>
        <w:t>orting</w:t>
      </w:r>
      <w:proofErr w:type="gramEnd"/>
    </w:p>
    <w:p w14:paraId="4FD88E0A" w14:textId="53601ECB" w:rsidR="00DE441D" w:rsidRDefault="00DE441D">
      <w:pPr>
        <w:rPr>
          <w:lang w:val="en-CA"/>
        </w:rPr>
      </w:pPr>
      <w:r>
        <w:rPr>
          <w:lang w:val="en-CA"/>
        </w:rPr>
        <w:t xml:space="preserve">The </w:t>
      </w:r>
      <w:r w:rsidRPr="00484FB5">
        <w:rPr>
          <w:rStyle w:val="Entity"/>
        </w:rPr>
        <w:t>sorting</w:t>
      </w:r>
      <w:r>
        <w:rPr>
          <w:lang w:val="en-CA"/>
        </w:rPr>
        <w:t xml:space="preserve"> </w:t>
      </w:r>
      <w:r w:rsidR="00484FB5">
        <w:rPr>
          <w:lang w:val="en-CA"/>
        </w:rPr>
        <w:t>property (</w:t>
      </w:r>
      <w:r w:rsidR="008F3406">
        <w:rPr>
          <w:rStyle w:val="Entity"/>
        </w:rPr>
        <w:t>SWE::Category</w:t>
      </w:r>
      <w:r>
        <w:rPr>
          <w:lang w:val="en-CA"/>
        </w:rPr>
        <w:t xml:space="preserve">) </w:t>
      </w:r>
      <w:r w:rsidR="0067785F">
        <w:rPr>
          <w:lang w:val="en-CA"/>
        </w:rPr>
        <w:t xml:space="preserve">contains </w:t>
      </w:r>
      <w:r>
        <w:rPr>
          <w:lang w:val="en-CA"/>
        </w:rPr>
        <w:t xml:space="preserve">a </w:t>
      </w:r>
      <w:r w:rsidRPr="00DE441D">
        <w:rPr>
          <w:lang w:val="en-CA"/>
        </w:rPr>
        <w:t>term</w:t>
      </w:r>
      <w:r>
        <w:rPr>
          <w:lang w:val="en-CA"/>
        </w:rPr>
        <w:t xml:space="preserve"> from a vocabulary that specifies the</w:t>
      </w:r>
      <w:r w:rsidRPr="00DE441D">
        <w:rPr>
          <w:lang w:val="en-CA"/>
        </w:rPr>
        <w:t xml:space="preserve"> size distribution of particles in a </w:t>
      </w:r>
      <w:r w:rsidRPr="00484FB5">
        <w:rPr>
          <w:rStyle w:val="Entity"/>
        </w:rPr>
        <w:t>CompoundMaterial</w:t>
      </w:r>
      <w:r w:rsidRPr="00DE441D">
        <w:rPr>
          <w:lang w:val="en-CA"/>
        </w:rPr>
        <w:t>. Terminology for sorting in sedimentary rocks is based on the quantitative Graphic Standard Deviation (IGSD) scheme proposed by Folk (1968, 1974).  Example for this attribute may include sedimentary terms such as well sorted and poorly sorted, or igneous terms such as porphyritic, equigranuilar, seriate.</w:t>
      </w:r>
    </w:p>
    <w:p w14:paraId="13061897" w14:textId="2C874D62" w:rsidR="003B691E" w:rsidRPr="0067785F" w:rsidRDefault="003B691E" w:rsidP="0067785F">
      <w:pPr>
        <w:pStyle w:val="Heading5"/>
        <w:rPr>
          <w:lang w:val="en-CA"/>
        </w:rPr>
      </w:pPr>
      <w:r w:rsidRPr="00D970E9">
        <w:rPr>
          <w:lang w:val="en-CA"/>
        </w:rPr>
        <w:t>sourceOrganism</w:t>
      </w:r>
    </w:p>
    <w:p w14:paraId="2C6007F3" w14:textId="5AE9AC68" w:rsidR="003B691E" w:rsidRDefault="003B691E">
      <w:r>
        <w:t xml:space="preserve">The </w:t>
      </w:r>
      <w:r w:rsidRPr="00484FB5">
        <w:rPr>
          <w:rStyle w:val="Entity"/>
        </w:rPr>
        <w:t>sourceOrganism</w:t>
      </w:r>
      <w:r>
        <w:t xml:space="preserve"> property </w:t>
      </w:r>
      <w:r w:rsidR="0067785F">
        <w:t>is</w:t>
      </w:r>
      <w:r>
        <w:t xml:space="preserve"> an association between a </w:t>
      </w:r>
      <w:r w:rsidRPr="00484FB5">
        <w:rPr>
          <w:rStyle w:val="Entity"/>
        </w:rPr>
        <w:t>ParticleGeometryDescription</w:t>
      </w:r>
      <w:r>
        <w:t xml:space="preserve"> and an </w:t>
      </w:r>
      <w:r w:rsidRPr="00484FB5">
        <w:rPr>
          <w:rStyle w:val="Entity"/>
        </w:rPr>
        <w:t>Organism</w:t>
      </w:r>
      <w:r w:rsidRPr="003B691E">
        <w:t xml:space="preserve"> that </w:t>
      </w:r>
      <w:r w:rsidR="00AC23CF">
        <w:t>is</w:t>
      </w:r>
      <w:r w:rsidR="00AC23CF" w:rsidRPr="003B691E">
        <w:t xml:space="preserve"> </w:t>
      </w:r>
      <w:r w:rsidRPr="003B691E">
        <w:t xml:space="preserve">the source of the particles (sponge spicules, bivalvia shells, </w:t>
      </w:r>
      <w:r w:rsidR="00797CDE" w:rsidRPr="003B691E">
        <w:t>etc.</w:t>
      </w:r>
      <w:r w:rsidRPr="003B691E">
        <w:t>)</w:t>
      </w:r>
      <w:r w:rsidR="00CB122C">
        <w:t>.</w:t>
      </w:r>
    </w:p>
    <w:p w14:paraId="0949F96F" w14:textId="7FD35FD5" w:rsidR="00604E1E" w:rsidRDefault="00E66A9E" w:rsidP="00E66A9E">
      <w:pPr>
        <w:pStyle w:val="Heading4"/>
      </w:pPr>
      <w:bookmarkStart w:id="357" w:name="BKM_D2D5D1B2_3FF4_4650_95E3_DA08EE4A7DFF"/>
      <w:bookmarkStart w:id="358" w:name="BKM_7D2E3FD4_C90D_40DB_8BA1_3E5458C981C0"/>
      <w:bookmarkStart w:id="359" w:name="BKM_13EF909A_AB70_4901_8CA1_C3BA3F992378"/>
      <w:bookmarkStart w:id="360" w:name="BKM_A7128990_6B6B_49DD_9D88_9E8D7207A879"/>
      <w:bookmarkStart w:id="361" w:name="BKM_92F07FBA_BBCD_4C39_9112_B2569C6076C8"/>
      <w:bookmarkStart w:id="362" w:name="BKM_02F24C6F_6A70_4304_88F6_978891E8D391"/>
      <w:bookmarkEnd w:id="357"/>
      <w:bookmarkEnd w:id="358"/>
      <w:bookmarkEnd w:id="359"/>
      <w:bookmarkEnd w:id="360"/>
      <w:bookmarkEnd w:id="361"/>
      <w:bookmarkEnd w:id="362"/>
      <w:r w:rsidRPr="00E66A9E">
        <w:t>ConstituentPart</w:t>
      </w:r>
    </w:p>
    <w:p w14:paraId="6B1069C9" w14:textId="3FB843EB" w:rsidR="00E66A9E" w:rsidRDefault="00F47ED7" w:rsidP="00AE357E">
      <w:r w:rsidRPr="00F47ED7">
        <w:rPr>
          <w:highlight w:val="yellow"/>
        </w:rPr>
        <w:t xml:space="preserve">Missing </w:t>
      </w:r>
      <w:proofErr w:type="gramStart"/>
      <w:r w:rsidRPr="00F47ED7">
        <w:rPr>
          <w:highlight w:val="yellow"/>
        </w:rPr>
        <w:t>diagram ?</w:t>
      </w:r>
      <w:proofErr w:type="gramEnd"/>
    </w:p>
    <w:p w14:paraId="58AC1117" w14:textId="75BBDFC4" w:rsidR="00E66A9E" w:rsidRDefault="00E42D7C" w:rsidP="00E66A9E">
      <w:r>
        <w:t xml:space="preserve">The </w:t>
      </w:r>
      <w:r w:rsidRPr="00E42D7C">
        <w:rPr>
          <w:rStyle w:val="Entity"/>
        </w:rPr>
        <w:t>Constituent</w:t>
      </w:r>
      <w:r w:rsidR="00E66A9E" w:rsidRPr="00E42D7C">
        <w:rPr>
          <w:rStyle w:val="Entity"/>
        </w:rPr>
        <w:t>Part</w:t>
      </w:r>
      <w:r w:rsidR="00E66A9E">
        <w:t xml:space="preserve"> </w:t>
      </w:r>
      <w:r>
        <w:t>class describes how Earth m</w:t>
      </w:r>
      <w:r w:rsidR="00E66A9E">
        <w:t>aterials</w:t>
      </w:r>
      <w:r>
        <w:t xml:space="preserve"> may be made up of other Earth m</w:t>
      </w:r>
      <w:r w:rsidR="00E66A9E">
        <w:t>aterials, including the proportion of the constituent part in the whole (</w:t>
      </w:r>
      <w:r w:rsidR="00797CDE">
        <w:t>e.g.</w:t>
      </w:r>
      <w:r w:rsidR="00E66A9E">
        <w:t xml:space="preserve">: 20%, minor, dominant); </w:t>
      </w:r>
      <w:r w:rsidR="00D16D48">
        <w:t xml:space="preserve">and </w:t>
      </w:r>
      <w:r w:rsidR="00E66A9E">
        <w:t>the role that the constituent plays in the whole (</w:t>
      </w:r>
      <w:r w:rsidR="00797CDE">
        <w:t>e.g.</w:t>
      </w:r>
      <w:r w:rsidR="00E66A9E">
        <w:t xml:space="preserve">: matrix, groundmass, framework, phenocryst, xenolith, vein). </w:t>
      </w:r>
    </w:p>
    <w:p w14:paraId="5C188B7A" w14:textId="3C258ABD" w:rsidR="00E66A9E" w:rsidRDefault="00E66A9E" w:rsidP="00E66A9E">
      <w:r>
        <w:t>The distinction between "</w:t>
      </w:r>
      <w:r w:rsidRPr="00F47ED7">
        <w:rPr>
          <w:rStyle w:val="Entity"/>
        </w:rPr>
        <w:t>role</w:t>
      </w:r>
      <w:r>
        <w:t>" and "</w:t>
      </w:r>
      <w:r w:rsidRPr="00F47ED7">
        <w:rPr>
          <w:rStyle w:val="Entity"/>
        </w:rPr>
        <w:t>particleType</w:t>
      </w:r>
      <w:r>
        <w:t xml:space="preserve">" is subtle.  An operational test is that </w:t>
      </w:r>
      <w:r w:rsidR="00EA6BB5">
        <w:rPr>
          <w:rStyle w:val="Entity"/>
        </w:rPr>
        <w:t>particle</w:t>
      </w:r>
      <w:r w:rsidRPr="00F47ED7">
        <w:rPr>
          <w:rStyle w:val="Entity"/>
        </w:rPr>
        <w:t>Type</w:t>
      </w:r>
      <w:r>
        <w:t xml:space="preserv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w:t>
      </w:r>
      <w:r w:rsidRPr="00F47ED7">
        <w:rPr>
          <w:rStyle w:val="Entity"/>
        </w:rPr>
        <w:t>role</w:t>
      </w:r>
      <w:r>
        <w:t xml:space="preserve">, because it is dependent on the relationship 'not in contact with other clasts'. </w:t>
      </w:r>
      <w:r w:rsidR="00D16D48">
        <w:t>Readers should c</w:t>
      </w:r>
      <w:r>
        <w:t>onsider Dunham's textural classification of carbonate rocks (wackestone, packstone, grainstone...) in the description of carbonate rocks</w:t>
      </w:r>
      <w:r w:rsidR="00EA6BB5">
        <w:t xml:space="preserve"> (Dunham, 1962)</w:t>
      </w:r>
      <w:r>
        <w:t xml:space="preserve">. The description is predicated on identification of two kinds of intraclasts (grains) and matrix (carbonate mud), and then uses this distinction to establish relationships--mud supported </w:t>
      </w:r>
      <w:r>
        <w:lastRenderedPageBreak/>
        <w:t>vs. grain supported -- that define roles for the two types of constituents (framework, matrix...).</w:t>
      </w:r>
    </w:p>
    <w:p w14:paraId="54F3EC68" w14:textId="70C92DC6" w:rsidR="00D16D48" w:rsidRPr="0067785F" w:rsidRDefault="00D16D48" w:rsidP="0067785F">
      <w:pPr>
        <w:pStyle w:val="Heading5"/>
        <w:rPr>
          <w:lang w:val="en-CA"/>
        </w:rPr>
      </w:pPr>
      <w:bookmarkStart w:id="363" w:name="BKM_D2385579_8CEC_41FC_ACD0_1242C0AEF96E"/>
      <w:bookmarkEnd w:id="363"/>
      <w:r>
        <w:rPr>
          <w:lang w:val="en-CA"/>
        </w:rPr>
        <w:t>role</w:t>
      </w:r>
    </w:p>
    <w:p w14:paraId="3E1D77AF" w14:textId="71991119" w:rsidR="00D16D48" w:rsidRDefault="00D16D48" w:rsidP="00D20646">
      <w:pPr>
        <w:rPr>
          <w:lang w:val="en-CA"/>
        </w:rPr>
      </w:pPr>
      <w:r>
        <w:rPr>
          <w:lang w:val="en-CA"/>
        </w:rPr>
        <w:t xml:space="preserve">The </w:t>
      </w:r>
      <w:r w:rsidRPr="00FB5E7B">
        <w:rPr>
          <w:rStyle w:val="Entity"/>
        </w:rPr>
        <w:t>role: ConstituentPartRoleTerm</w:t>
      </w:r>
      <w:r>
        <w:rPr>
          <w:lang w:val="en-CA"/>
        </w:rPr>
        <w:t xml:space="preserve"> property contain</w:t>
      </w:r>
      <w:r w:rsidR="0067785F">
        <w:rPr>
          <w:lang w:val="en-CA"/>
        </w:rPr>
        <w:t>s</w:t>
      </w:r>
      <w:r>
        <w:rPr>
          <w:lang w:val="en-CA"/>
        </w:rPr>
        <w:t xml:space="preserve"> a term from a controlled vocabulary that describes t</w:t>
      </w:r>
      <w:r w:rsidRPr="00D16D48">
        <w:rPr>
          <w:lang w:val="en-CA"/>
        </w:rPr>
        <w:t xml:space="preserve">he role a </w:t>
      </w:r>
      <w:r w:rsidRPr="00FB5E7B">
        <w:rPr>
          <w:rStyle w:val="Entity"/>
        </w:rPr>
        <w:t>ConstituentPart</w:t>
      </w:r>
      <w:r w:rsidRPr="00D16D48">
        <w:rPr>
          <w:lang w:val="en-CA"/>
        </w:rPr>
        <w:t xml:space="preserve"> plays in a </w:t>
      </w:r>
      <w:r w:rsidRPr="00FB5E7B">
        <w:rPr>
          <w:rStyle w:val="Entity"/>
        </w:rPr>
        <w:t>CompoundMaterial</w:t>
      </w:r>
      <w:r w:rsidRPr="00D16D48">
        <w:rPr>
          <w:lang w:val="en-CA"/>
        </w:rPr>
        <w:t xml:space="preserve"> aggregation. The same </w:t>
      </w:r>
      <w:r w:rsidRPr="00FB5E7B">
        <w:rPr>
          <w:rStyle w:val="Entity"/>
        </w:rPr>
        <w:t>EarthMaterial</w:t>
      </w:r>
      <w:r w:rsidRPr="00D16D48">
        <w:rPr>
          <w:lang w:val="en-CA"/>
        </w:rPr>
        <w:t xml:space="preserve"> may occur as different </w:t>
      </w:r>
      <w:r w:rsidRPr="00FB5E7B">
        <w:rPr>
          <w:rStyle w:val="Entity"/>
        </w:rPr>
        <w:t>ConstituentParts</w:t>
      </w:r>
      <w:r w:rsidRPr="00D16D48">
        <w:rPr>
          <w:lang w:val="en-CA"/>
        </w:rPr>
        <w:t xml:space="preserve"> playing different roles within </w:t>
      </w:r>
      <w:r w:rsidR="00EC59A6">
        <w:rPr>
          <w:lang w:val="en-CA"/>
        </w:rPr>
        <w:t>one</w:t>
      </w:r>
      <w:r w:rsidRPr="00D16D48">
        <w:rPr>
          <w:lang w:val="en-CA"/>
        </w:rPr>
        <w:t xml:space="preserve"> </w:t>
      </w:r>
      <w:r w:rsidRPr="00FB5E7B">
        <w:rPr>
          <w:rStyle w:val="Entity"/>
        </w:rPr>
        <w:t>CompoundMaterial</w:t>
      </w:r>
      <w:r w:rsidRPr="00D16D48">
        <w:rPr>
          <w:lang w:val="en-CA"/>
        </w:rPr>
        <w:t>.  For example, feldspar may be present as</w:t>
      </w:r>
      <w:r>
        <w:rPr>
          <w:lang w:val="en-CA"/>
        </w:rPr>
        <w:t xml:space="preserve"> groundmass (</w:t>
      </w:r>
      <w:r w:rsidR="00AC23CF">
        <w:rPr>
          <w:lang w:val="en-CA"/>
        </w:rPr>
        <w:t xml:space="preserve">“groundmass” is </w:t>
      </w:r>
      <w:r>
        <w:rPr>
          <w:lang w:val="en-CA"/>
        </w:rPr>
        <w:t xml:space="preserve">a </w:t>
      </w:r>
      <w:r w:rsidRPr="00FB5E7B">
        <w:rPr>
          <w:rStyle w:val="Entity"/>
        </w:rPr>
        <w:t>ConstituentPart</w:t>
      </w:r>
      <w:r w:rsidR="00AC23CF" w:rsidRPr="00FB5E7B">
        <w:rPr>
          <w:rStyle w:val="Entity"/>
        </w:rPr>
        <w:t>::</w:t>
      </w:r>
      <w:r w:rsidRPr="00FB5E7B">
        <w:rPr>
          <w:rStyle w:val="Entity"/>
        </w:rPr>
        <w:t>role</w:t>
      </w:r>
      <w:r w:rsidRPr="00D16D48">
        <w:rPr>
          <w:lang w:val="en-CA"/>
        </w:rPr>
        <w:t>) and as p</w:t>
      </w:r>
      <w:r>
        <w:rPr>
          <w:lang w:val="en-CA"/>
        </w:rPr>
        <w:t xml:space="preserve">henocrysts </w:t>
      </w:r>
      <w:r w:rsidR="00AC23CF">
        <w:rPr>
          <w:lang w:val="en-CA"/>
        </w:rPr>
        <w:t>(“phenocryst” is another</w:t>
      </w:r>
      <w:r>
        <w:rPr>
          <w:lang w:val="en-CA"/>
        </w:rPr>
        <w:t xml:space="preserve"> </w:t>
      </w:r>
      <w:r w:rsidRPr="00FB5E7B">
        <w:rPr>
          <w:rStyle w:val="Entity"/>
        </w:rPr>
        <w:t>ConstituentPart</w:t>
      </w:r>
      <w:r w:rsidR="00AC23CF" w:rsidRPr="00FB5E7B">
        <w:rPr>
          <w:rStyle w:val="Entity"/>
        </w:rPr>
        <w:t>::</w:t>
      </w:r>
      <w:r w:rsidRPr="00FB5E7B">
        <w:rPr>
          <w:rStyle w:val="Entity"/>
        </w:rPr>
        <w:t>role</w:t>
      </w:r>
      <w:r w:rsidRPr="00D16D48">
        <w:rPr>
          <w:lang w:val="en-CA"/>
        </w:rPr>
        <w:t>) within a single igneous rock.</w:t>
      </w:r>
    </w:p>
    <w:p w14:paraId="6ABD01A4" w14:textId="14B404D9" w:rsidR="00D16D48" w:rsidRPr="0067785F" w:rsidRDefault="00AC23CF" w:rsidP="0067785F">
      <w:pPr>
        <w:pStyle w:val="Heading5"/>
        <w:rPr>
          <w:lang w:val="en-CA"/>
        </w:rPr>
      </w:pPr>
      <w:r>
        <w:rPr>
          <w:lang w:val="en-CA"/>
        </w:rPr>
        <w:t>p</w:t>
      </w:r>
      <w:r w:rsidR="00D16D48" w:rsidRPr="00D16D48">
        <w:rPr>
          <w:lang w:val="en-CA"/>
        </w:rPr>
        <w:t>roportion</w:t>
      </w:r>
    </w:p>
    <w:p w14:paraId="6ECBC4A2" w14:textId="69358E5D" w:rsidR="00D16D48" w:rsidRDefault="00D16D48" w:rsidP="00D20646">
      <w:pPr>
        <w:rPr>
          <w:lang w:val="en-CA"/>
        </w:rPr>
      </w:pPr>
      <w:r>
        <w:rPr>
          <w:lang w:val="en-CA"/>
        </w:rPr>
        <w:t xml:space="preserve">The </w:t>
      </w:r>
      <w:r w:rsidRPr="00FB5E7B">
        <w:rPr>
          <w:rStyle w:val="Entity"/>
        </w:rPr>
        <w:t>proportion</w:t>
      </w:r>
      <w:r>
        <w:rPr>
          <w:lang w:val="en-CA"/>
        </w:rPr>
        <w:t xml:space="preserve"> property (</w:t>
      </w:r>
      <w:r w:rsidR="00253146" w:rsidRPr="00FB5E7B">
        <w:rPr>
          <w:rStyle w:val="Entity"/>
        </w:rPr>
        <w:t>SWE::Quantity</w:t>
      </w:r>
      <w:r w:rsidRPr="00FB5E7B">
        <w:rPr>
          <w:rStyle w:val="Entity"/>
        </w:rPr>
        <w:t>Range</w:t>
      </w:r>
      <w:r>
        <w:rPr>
          <w:lang w:val="en-CA"/>
        </w:rPr>
        <w:t>) report</w:t>
      </w:r>
      <w:r w:rsidR="0067785F">
        <w:rPr>
          <w:lang w:val="en-CA"/>
        </w:rPr>
        <w:t>s</w:t>
      </w:r>
      <w:r>
        <w:rPr>
          <w:lang w:val="en-CA"/>
        </w:rPr>
        <w:t xml:space="preserve"> the</w:t>
      </w:r>
      <w:r w:rsidRPr="00D16D48">
        <w:rPr>
          <w:lang w:val="en-CA"/>
        </w:rPr>
        <w:t xml:space="preserve"> fraction of the whole that is formed by a ConstituentPart in a part/whole relationship.  </w:t>
      </w:r>
      <w:r>
        <w:rPr>
          <w:lang w:val="en-CA"/>
        </w:rPr>
        <w:t>It is u</w:t>
      </w:r>
      <w:r w:rsidRPr="00D16D48">
        <w:rPr>
          <w:lang w:val="en-CA"/>
        </w:rPr>
        <w:t xml:space="preserve">sed for the </w:t>
      </w:r>
      <w:r w:rsidRPr="00FB5E7B">
        <w:rPr>
          <w:rStyle w:val="Entity"/>
        </w:rPr>
        <w:t>ConstituentPart</w:t>
      </w:r>
      <w:r w:rsidRPr="00D16D48">
        <w:rPr>
          <w:lang w:val="en-CA"/>
        </w:rPr>
        <w:t xml:space="preserve"> portion in a </w:t>
      </w:r>
      <w:r w:rsidRPr="00FB5E7B">
        <w:rPr>
          <w:rStyle w:val="Entity"/>
        </w:rPr>
        <w:t>CompoundMaterial</w:t>
      </w:r>
      <w:r w:rsidRPr="00D16D48">
        <w:rPr>
          <w:lang w:val="en-CA"/>
        </w:rPr>
        <w:t xml:space="preserve">. </w:t>
      </w:r>
      <w:r>
        <w:rPr>
          <w:lang w:val="en-CA"/>
        </w:rPr>
        <w:t xml:space="preserve"> It</w:t>
      </w:r>
      <w:r w:rsidRPr="00D16D48">
        <w:rPr>
          <w:lang w:val="en-CA"/>
        </w:rPr>
        <w:t xml:space="preserve"> specifies the fraction of the </w:t>
      </w:r>
      <w:r w:rsidRPr="00FB5E7B">
        <w:rPr>
          <w:rStyle w:val="Entity"/>
        </w:rPr>
        <w:t>EarthMaterial</w:t>
      </w:r>
      <w:r w:rsidRPr="00D16D48">
        <w:rPr>
          <w:lang w:val="en-CA"/>
        </w:rPr>
        <w:t xml:space="preserve"> formed by the part (</w:t>
      </w:r>
      <w:r w:rsidR="00797CDE" w:rsidRPr="00D16D48">
        <w:rPr>
          <w:lang w:val="en-CA"/>
        </w:rPr>
        <w:t>e.g.</w:t>
      </w:r>
      <w:r w:rsidRPr="00D16D48">
        <w:rPr>
          <w:lang w:val="en-CA"/>
        </w:rPr>
        <w:t>: 20%, minor, dominant)</w:t>
      </w:r>
      <w:r>
        <w:rPr>
          <w:lang w:val="en-CA"/>
        </w:rPr>
        <w:t>.</w:t>
      </w:r>
    </w:p>
    <w:p w14:paraId="3156E009" w14:textId="1AD652FC" w:rsidR="00CB122C" w:rsidRPr="0067785F" w:rsidRDefault="00D16D48" w:rsidP="00D20646">
      <w:pPr>
        <w:pStyle w:val="Heading5"/>
        <w:rPr>
          <w:lang w:val="en-CA"/>
        </w:rPr>
      </w:pPr>
      <w:r w:rsidRPr="00D16D48">
        <w:rPr>
          <w:lang w:val="en-CA"/>
        </w:rPr>
        <w:t>constituentMaterial</w:t>
      </w:r>
    </w:p>
    <w:p w14:paraId="5C94F73F" w14:textId="09CE0FB0" w:rsidR="00D16D48" w:rsidRDefault="00D16D48" w:rsidP="00D20646">
      <w:pPr>
        <w:rPr>
          <w:lang w:val="en-CA"/>
        </w:rPr>
      </w:pPr>
      <w:r>
        <w:rPr>
          <w:lang w:val="en-CA"/>
        </w:rPr>
        <w:t xml:space="preserve">The </w:t>
      </w:r>
      <w:r w:rsidRPr="00FB5E7B">
        <w:rPr>
          <w:rStyle w:val="Entity"/>
        </w:rPr>
        <w:t>constituentMaterial</w:t>
      </w:r>
      <w:r>
        <w:rPr>
          <w:lang w:val="en-CA"/>
        </w:rPr>
        <w:t xml:space="preserve"> property </w:t>
      </w:r>
      <w:r w:rsidR="0067785F">
        <w:rPr>
          <w:lang w:val="en-CA"/>
        </w:rPr>
        <w:t>is</w:t>
      </w:r>
      <w:r>
        <w:rPr>
          <w:lang w:val="en-CA"/>
        </w:rPr>
        <w:t xml:space="preserve"> an association between a </w:t>
      </w:r>
      <w:r w:rsidRPr="00FB5E7B">
        <w:rPr>
          <w:rStyle w:val="Entity"/>
        </w:rPr>
        <w:t>ConstituentPart</w:t>
      </w:r>
      <w:r>
        <w:rPr>
          <w:lang w:val="en-CA"/>
        </w:rPr>
        <w:t xml:space="preserve"> and an </w:t>
      </w:r>
      <w:r w:rsidRPr="00FB5E7B">
        <w:rPr>
          <w:rStyle w:val="Entity"/>
        </w:rPr>
        <w:t>EarthMaterial</w:t>
      </w:r>
      <w:r>
        <w:rPr>
          <w:lang w:val="en-CA"/>
        </w:rPr>
        <w:t xml:space="preserve"> that s</w:t>
      </w:r>
      <w:r w:rsidRPr="00D16D48">
        <w:rPr>
          <w:lang w:val="en-CA"/>
        </w:rPr>
        <w:t xml:space="preserve">pecifies the </w:t>
      </w:r>
      <w:r w:rsidRPr="00FB5E7B">
        <w:rPr>
          <w:rStyle w:val="Entity"/>
        </w:rPr>
        <w:t>EarthMaterial</w:t>
      </w:r>
      <w:r w:rsidRPr="00D16D48">
        <w:rPr>
          <w:lang w:val="en-CA"/>
        </w:rPr>
        <w:t xml:space="preserve"> that is forming the </w:t>
      </w:r>
      <w:r w:rsidRPr="00FB5E7B">
        <w:rPr>
          <w:rStyle w:val="Entity"/>
        </w:rPr>
        <w:t>ConstituentPart</w:t>
      </w:r>
      <w:r>
        <w:rPr>
          <w:lang w:val="en-CA"/>
        </w:rPr>
        <w:t>.</w:t>
      </w:r>
    </w:p>
    <w:p w14:paraId="5849D37D" w14:textId="77777777" w:rsidR="008E4068" w:rsidRDefault="008E4068" w:rsidP="00AE357E">
      <w:bookmarkStart w:id="364" w:name="BKM_C5A88E79_2FB3_4893_8914_60419C00F2D2"/>
      <w:bookmarkStart w:id="365" w:name="BKM_A4F3FCE3_772C_4588_A2A4_96535416D1B6"/>
      <w:bookmarkEnd w:id="364"/>
      <w:bookmarkEnd w:id="365"/>
    </w:p>
    <w:p w14:paraId="2343428C" w14:textId="59DBA3B7" w:rsidR="008E4068" w:rsidRDefault="003A479F" w:rsidP="003A479F">
      <w:pPr>
        <w:pStyle w:val="Heading4"/>
      </w:pPr>
      <w:r>
        <w:t>Fabric Description</w:t>
      </w:r>
    </w:p>
    <w:p w14:paraId="683123E5" w14:textId="77777777" w:rsidR="003A479F" w:rsidRDefault="003A479F" w:rsidP="003A479F"/>
    <w:p w14:paraId="20F0A6D9" w14:textId="335BE64E" w:rsidR="003A479F" w:rsidRDefault="003A479F" w:rsidP="003A479F">
      <w:r>
        <w:t xml:space="preserve">The </w:t>
      </w:r>
      <w:r w:rsidRPr="00FB5E7B">
        <w:rPr>
          <w:rStyle w:val="Entity"/>
        </w:rPr>
        <w:t>FabricDescription</w:t>
      </w:r>
      <w:r>
        <w:t xml:space="preserve"> </w:t>
      </w:r>
      <w:r w:rsidR="00656751">
        <w:t xml:space="preserve">Data Type </w:t>
      </w:r>
      <w:r>
        <w:t xml:space="preserve">describes all types of fabrics associated with a </w:t>
      </w:r>
      <w:r w:rsidRPr="00FB5E7B">
        <w:rPr>
          <w:rStyle w:val="Entity"/>
        </w:rPr>
        <w:t>CompoundMaterial</w:t>
      </w:r>
      <w:r>
        <w:t xml:space="preserve"> (</w:t>
      </w:r>
      <w:r w:rsidR="00797CDE">
        <w:t>i.e.</w:t>
      </w:r>
      <w:r>
        <w:t xml:space="preserve">, tectonic, metamorphic, sedimentary, igneous fabrics or textures).  It denotes a pattern, defined by one or more </w:t>
      </w:r>
      <w:r w:rsidRPr="00FB5E7B">
        <w:rPr>
          <w:rStyle w:val="Entity"/>
        </w:rPr>
        <w:t>CompoundMaterial</w:t>
      </w:r>
      <w:r>
        <w:t xml:space="preserve"> constituents, that is present throughout a rock body when considered at some scale.  </w:t>
      </w:r>
      <w:r w:rsidRPr="00FB5E7B">
        <w:rPr>
          <w:rStyle w:val="Entity"/>
        </w:rPr>
        <w:t>FabricDescription</w:t>
      </w:r>
      <w:r>
        <w:t xml:space="preserve"> is defined based on the average configuration of many constituents.  Penetrative fabric denotes that these constituents are distributed throughout the rock volume at the scale of observation </w:t>
      </w:r>
      <w:r w:rsidR="00656751">
        <w:t>(</w:t>
      </w:r>
      <w:r>
        <w:t>Passchier and Trouw, 1998</w:t>
      </w:r>
      <w:r w:rsidR="00656751">
        <w:t>)</w:t>
      </w:r>
      <w:r>
        <w:t xml:space="preserve">, and are repeated at distances that are small relative to the scale of the whole, such that they can be considered to pervade the whole uniformly (Turner and Weiss [1963] p. 21-24; Hobbs and others [1976], p. 73; Jackson [1997]; Passchier and Trouw [1998]). </w:t>
      </w:r>
    </w:p>
    <w:p w14:paraId="12A9B2A0" w14:textId="064A5B46" w:rsidR="003A479F" w:rsidRPr="00FF0DC1" w:rsidRDefault="003A479F" w:rsidP="003A479F">
      <w:pPr>
        <w:rPr>
          <w:lang w:val="en-CA"/>
        </w:rPr>
      </w:pPr>
      <w:r w:rsidRPr="00FB5E7B">
        <w:rPr>
          <w:rStyle w:val="Entity"/>
        </w:rPr>
        <w:t>FabricDescription</w:t>
      </w:r>
      <w:r>
        <w:t xml:space="preserve"> </w:t>
      </w:r>
      <w:r w:rsidR="00FB5E7B">
        <w:t xml:space="preserve">is distinguished from </w:t>
      </w:r>
      <w:r w:rsidR="00FB5E7B" w:rsidRPr="00FB5E7B">
        <w:rPr>
          <w:rStyle w:val="Entity"/>
        </w:rPr>
        <w:t>Particle</w:t>
      </w:r>
      <w:r w:rsidRPr="00FB5E7B">
        <w:rPr>
          <w:rStyle w:val="Entity"/>
        </w:rPr>
        <w:t>Geometry</w:t>
      </w:r>
      <w:r>
        <w:t xml:space="preserve"> based on the criteria that </w:t>
      </w:r>
      <w:r w:rsidR="004A04F6">
        <w:t>p</w:t>
      </w:r>
      <w:r>
        <w:t xml:space="preserve">article </w:t>
      </w:r>
      <w:r w:rsidR="004A04F6">
        <w:t>g</w:t>
      </w:r>
      <w:r>
        <w:t xml:space="preserve">eometry is preserved if a </w:t>
      </w:r>
      <w:r w:rsidRPr="00FB5E7B">
        <w:rPr>
          <w:rStyle w:val="Entity"/>
        </w:rPr>
        <w:t>CompoundMaterial</w:t>
      </w:r>
      <w:r>
        <w:t xml:space="preserve"> is disaggregated, while </w:t>
      </w:r>
      <w:r w:rsidRPr="00FB5E7B">
        <w:rPr>
          <w:rStyle w:val="Entity"/>
        </w:rPr>
        <w:t>FabricDescription</w:t>
      </w:r>
      <w:r>
        <w:t xml:space="preserve"> is not defined if the material is disaggr</w:t>
      </w:r>
      <w:r w:rsidRPr="00FF0DC1">
        <w:rPr>
          <w:lang w:val="en-CA"/>
        </w:rPr>
        <w:t>egated.</w:t>
      </w:r>
    </w:p>
    <w:p w14:paraId="18CFB605" w14:textId="0FCA1897" w:rsidR="003A479F" w:rsidRPr="00FF0DC1" w:rsidRDefault="00F658C5" w:rsidP="003A479F">
      <w:pPr>
        <w:keepNext/>
        <w:rPr>
          <w:lang w:val="en-CA"/>
        </w:rPr>
      </w:pPr>
      <w:r>
        <w:rPr>
          <w:noProof/>
          <w:lang w:val="en-CA" w:eastAsia="en-CA"/>
        </w:rPr>
        <w:lastRenderedPageBreak/>
        <w:drawing>
          <wp:inline distT="0" distB="0" distL="0" distR="0" wp14:anchorId="06368E1E" wp14:editId="28138460">
            <wp:extent cx="4057650" cy="30765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57650" cy="3076575"/>
                    </a:xfrm>
                    <a:prstGeom prst="rect">
                      <a:avLst/>
                    </a:prstGeom>
                    <a:noFill/>
                    <a:ln>
                      <a:noFill/>
                    </a:ln>
                  </pic:spPr>
                </pic:pic>
              </a:graphicData>
            </a:graphic>
          </wp:inline>
        </w:drawing>
      </w:r>
    </w:p>
    <w:p w14:paraId="13AEE541" w14:textId="6A4F13F2" w:rsidR="003A479F" w:rsidRPr="006064ED" w:rsidRDefault="003A479F" w:rsidP="003A479F">
      <w:pPr>
        <w:pStyle w:val="Caption"/>
        <w:rPr>
          <w:lang w:val="fr-CA"/>
        </w:rPr>
      </w:pPr>
      <w:r w:rsidRPr="006064ED">
        <w:rPr>
          <w:lang w:val="fr-CA"/>
        </w:rPr>
        <w:t xml:space="preserve">Figure </w:t>
      </w:r>
      <w:r w:rsidR="00673E83" w:rsidRPr="00FF0DC1">
        <w:rPr>
          <w:lang w:val="en-CA"/>
        </w:rPr>
        <w:fldChar w:fldCharType="begin"/>
      </w:r>
      <w:r w:rsidR="00673E83" w:rsidRPr="006064ED">
        <w:rPr>
          <w:lang w:val="fr-CA"/>
        </w:rPr>
        <w:instrText xml:space="preserve"> SEQ Figure \* ARABIC </w:instrText>
      </w:r>
      <w:r w:rsidR="00673E83" w:rsidRPr="00FF0DC1">
        <w:rPr>
          <w:lang w:val="en-CA"/>
        </w:rPr>
        <w:fldChar w:fldCharType="separate"/>
      </w:r>
      <w:r w:rsidR="00E15963">
        <w:rPr>
          <w:noProof/>
          <w:lang w:val="fr-CA"/>
        </w:rPr>
        <w:t>42</w:t>
      </w:r>
      <w:r w:rsidR="00673E83" w:rsidRPr="00FF0DC1">
        <w:rPr>
          <w:noProof/>
          <w:lang w:val="en-CA"/>
        </w:rPr>
        <w:fldChar w:fldCharType="end"/>
      </w:r>
      <w:r w:rsidRPr="006064ED">
        <w:rPr>
          <w:lang w:val="fr-CA"/>
        </w:rPr>
        <w:t>: Fabric description</w:t>
      </w:r>
      <w:r w:rsidR="00CB122C" w:rsidRPr="006064ED">
        <w:rPr>
          <w:lang w:val="fr-CA"/>
        </w:rPr>
        <w:t xml:space="preserve"> context diagram.</w:t>
      </w:r>
    </w:p>
    <w:p w14:paraId="100E2C46" w14:textId="223B425C" w:rsidR="004A04F6" w:rsidRPr="0067785F" w:rsidRDefault="004A04F6" w:rsidP="00D20646">
      <w:pPr>
        <w:pStyle w:val="Heading5"/>
        <w:rPr>
          <w:lang w:val="en-CA"/>
        </w:rPr>
      </w:pPr>
      <w:r w:rsidRPr="00D970E9">
        <w:rPr>
          <w:lang w:val="en-CA"/>
        </w:rPr>
        <w:t>fabricType</w:t>
      </w:r>
    </w:p>
    <w:p w14:paraId="66B9EE24" w14:textId="405D4864" w:rsidR="004A04F6" w:rsidRDefault="004A04F6" w:rsidP="00D20646">
      <w:r>
        <w:t xml:space="preserve">The </w:t>
      </w:r>
      <w:r w:rsidRPr="00FB5E7B">
        <w:rPr>
          <w:rStyle w:val="Entity"/>
        </w:rPr>
        <w:t>fabricType</w:t>
      </w:r>
      <w:proofErr w:type="gramStart"/>
      <w:r w:rsidRPr="00FB5E7B">
        <w:rPr>
          <w:rStyle w:val="Entity"/>
        </w:rPr>
        <w:t>:FabricTypeTerm</w:t>
      </w:r>
      <w:proofErr w:type="gramEnd"/>
      <w:r>
        <w:t xml:space="preserve"> property contain</w:t>
      </w:r>
      <w:r w:rsidR="0067785F">
        <w:t>s</w:t>
      </w:r>
      <w:r>
        <w:t xml:space="preserve"> a term from a controlled vocabulary</w:t>
      </w:r>
      <w:r w:rsidRPr="004A04F6">
        <w:t xml:space="preserve"> to denote the type of fabric in the </w:t>
      </w:r>
      <w:r w:rsidRPr="00FB5E7B">
        <w:rPr>
          <w:rStyle w:val="Entity"/>
        </w:rPr>
        <w:t>CompoundMaterial</w:t>
      </w:r>
      <w:r w:rsidRPr="004A04F6">
        <w:t xml:space="preserve"> (</w:t>
      </w:r>
      <w:r w:rsidR="00797CDE" w:rsidRPr="004A04F6">
        <w:t>e.g.</w:t>
      </w:r>
      <w:r w:rsidRPr="004A04F6">
        <w:t xml:space="preserve">, rapikivi texture, autobrecciation, spaced cleavage, porphyroblastic, cross-bedding).  The </w:t>
      </w:r>
      <w:r w:rsidRPr="00FB5E7B">
        <w:rPr>
          <w:rStyle w:val="Entity"/>
        </w:rPr>
        <w:t>fabricType</w:t>
      </w:r>
      <w:r w:rsidRPr="004A04F6">
        <w:t xml:space="preserve"> describes a pattern, defined by one or more </w:t>
      </w:r>
      <w:r w:rsidRPr="00FB5E7B">
        <w:rPr>
          <w:rStyle w:val="Entity"/>
        </w:rPr>
        <w:t>CompoundMaterial</w:t>
      </w:r>
      <w:r w:rsidRPr="004A04F6">
        <w:t xml:space="preserve"> constituents, that is present throughout a rock body when considered at some scale. </w:t>
      </w:r>
      <w:r>
        <w:t>It</w:t>
      </w:r>
      <w:r w:rsidRPr="004A04F6">
        <w:t xml:space="preserve"> is defined based on the average configuration of many constituents. Penetrative fabric denotes that these constituents are distributed throughout the rock volume at the scale of observation </w:t>
      </w:r>
      <w:r w:rsidR="00656751">
        <w:t>(</w:t>
      </w:r>
      <w:r w:rsidRPr="004A04F6">
        <w:t>Passchier and Trouw, 1998</w:t>
      </w:r>
      <w:r w:rsidR="00656751">
        <w:t>)</w:t>
      </w:r>
      <w:r w:rsidRPr="004A04F6">
        <w:t>, and are repeated at distances that are small relative to the scale of the whole, such that they can be considered to pervade the whole uniformly.</w:t>
      </w:r>
    </w:p>
    <w:p w14:paraId="4B59B9E2" w14:textId="206A933A" w:rsidR="008E4068" w:rsidRDefault="003A479F" w:rsidP="003A479F">
      <w:pPr>
        <w:pStyle w:val="Heading4"/>
      </w:pPr>
      <w:bookmarkStart w:id="366" w:name="BKM_CEE739CE_1DAA_46F5_B493_438C458DE763"/>
      <w:bookmarkStart w:id="367" w:name="BKM_F9869380_E0FA_4E99_89A5_99DF9CC6BB40"/>
      <w:bookmarkEnd w:id="366"/>
      <w:bookmarkEnd w:id="367"/>
      <w:r>
        <w:t>Inorganic fluid</w:t>
      </w:r>
    </w:p>
    <w:p w14:paraId="216E48B8" w14:textId="77777777" w:rsidR="00656751" w:rsidRDefault="00656751" w:rsidP="003A479F"/>
    <w:p w14:paraId="47D3B8EF" w14:textId="1782050E" w:rsidR="003A479F" w:rsidRDefault="003A479F" w:rsidP="003A479F">
      <w:r>
        <w:t>An inorganic</w:t>
      </w:r>
      <w:r w:rsidR="00656751">
        <w:t xml:space="preserve"> fluid</w:t>
      </w:r>
      <w:r w:rsidR="004A04F6">
        <w:t xml:space="preserve"> is a</w:t>
      </w:r>
      <w:r>
        <w:t xml:space="preserve"> non-crystalline </w:t>
      </w:r>
      <w:r w:rsidRPr="00FB5E7B">
        <w:rPr>
          <w:rStyle w:val="Entity"/>
        </w:rPr>
        <w:t>EarthMaterial</w:t>
      </w:r>
      <w:r>
        <w:t xml:space="preserve"> (solid, liquid, or gas) that tends to flow or conform to the shape of its container</w:t>
      </w:r>
      <w:r w:rsidR="00656751">
        <w:t xml:space="preserve"> (examples: water, brine, glass)</w:t>
      </w:r>
      <w:proofErr w:type="gramStart"/>
      <w:r>
        <w:t>..</w:t>
      </w:r>
      <w:proofErr w:type="gramEnd"/>
      <w:r>
        <w:t xml:space="preserve">  By convention liquid mercury is considered a mineral.   This class is an empty placeholder for extension at a later date, or by other domain models.</w:t>
      </w:r>
    </w:p>
    <w:p w14:paraId="69E636DF" w14:textId="77777777" w:rsidR="003A479F" w:rsidRDefault="003A479F" w:rsidP="00AE357E"/>
    <w:p w14:paraId="4C29A535" w14:textId="7D49217D" w:rsidR="003A479F" w:rsidRDefault="00F658C5" w:rsidP="003A479F">
      <w:pPr>
        <w:keepNext/>
      </w:pPr>
      <w:r>
        <w:rPr>
          <w:noProof/>
          <w:lang w:val="en-CA" w:eastAsia="en-CA"/>
        </w:rPr>
        <w:lastRenderedPageBreak/>
        <w:drawing>
          <wp:inline distT="0" distB="0" distL="0" distR="0" wp14:anchorId="1F88541F" wp14:editId="65E780E8">
            <wp:extent cx="2743200" cy="32099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43200" cy="3209925"/>
                    </a:xfrm>
                    <a:prstGeom prst="rect">
                      <a:avLst/>
                    </a:prstGeom>
                    <a:noFill/>
                    <a:ln>
                      <a:noFill/>
                    </a:ln>
                  </pic:spPr>
                </pic:pic>
              </a:graphicData>
            </a:graphic>
          </wp:inline>
        </w:drawing>
      </w:r>
    </w:p>
    <w:p w14:paraId="3FD3F38F" w14:textId="31C59C31"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43</w:t>
      </w:r>
      <w:r w:rsidR="00673E83">
        <w:rPr>
          <w:noProof/>
        </w:rPr>
        <w:fldChar w:fldCharType="end"/>
      </w:r>
      <w:r>
        <w:t>: Inorganic fluid</w:t>
      </w:r>
      <w:r w:rsidR="00CB122C">
        <w:t xml:space="preserve"> context diagram.</w:t>
      </w:r>
    </w:p>
    <w:p w14:paraId="7D972018" w14:textId="71833058" w:rsidR="003A479F" w:rsidRDefault="003A479F" w:rsidP="003A479F">
      <w:pPr>
        <w:pStyle w:val="Heading4"/>
      </w:pPr>
      <w:r>
        <w:t>Metamorphic description</w:t>
      </w:r>
    </w:p>
    <w:p w14:paraId="2B4121D8" w14:textId="77777777" w:rsidR="009021BE" w:rsidRDefault="009021BE" w:rsidP="00AE357E"/>
    <w:p w14:paraId="29B7213F" w14:textId="2AC8A38C" w:rsidR="003A479F" w:rsidRDefault="00B11874" w:rsidP="00AE357E">
      <w:r>
        <w:t xml:space="preserve">The </w:t>
      </w:r>
      <w:r w:rsidR="00FB5E7B">
        <w:t xml:space="preserve">data type </w:t>
      </w:r>
      <w:r w:rsidR="009021BE" w:rsidRPr="00FB5E7B">
        <w:rPr>
          <w:rStyle w:val="Entity"/>
        </w:rPr>
        <w:t>MetamorphicDescription</w:t>
      </w:r>
      <w:r w:rsidR="009021BE" w:rsidRPr="009021BE">
        <w:t xml:space="preserve"> describes the character of metamorphism applied to a </w:t>
      </w:r>
      <w:r w:rsidR="009021BE" w:rsidRPr="00FB5E7B">
        <w:rPr>
          <w:rStyle w:val="Entity"/>
        </w:rPr>
        <w:t>CompoundMaterial</w:t>
      </w:r>
      <w:r w:rsidR="009021BE" w:rsidRPr="009021BE">
        <w:t xml:space="preserve"> or </w:t>
      </w:r>
      <w:r w:rsidR="009021BE" w:rsidRPr="00FB5E7B">
        <w:rPr>
          <w:rStyle w:val="Entity"/>
        </w:rPr>
        <w:t>GeologicUnit</w:t>
      </w:r>
      <w:r w:rsidR="009021BE" w:rsidRPr="009021BE">
        <w:t xml:space="preserve"> using one or more properties including estimated intensity (grade; </w:t>
      </w:r>
      <w:r w:rsidR="00797CDE" w:rsidRPr="009021BE">
        <w:t>e.g.</w:t>
      </w:r>
      <w:r w:rsidR="009021BE" w:rsidRPr="009021BE">
        <w:t xml:space="preserve"> high grade, low grade), characteristic metamorphic mineral assemblages (facies; </w:t>
      </w:r>
      <w:r w:rsidR="00797CDE" w:rsidRPr="009021BE">
        <w:t>e.g.</w:t>
      </w:r>
      <w:r w:rsidR="009021BE" w:rsidRPr="009021BE">
        <w:t>, greenschist, amphibolite), peak P-T estimates, and protolith material if known.</w:t>
      </w:r>
      <w:r w:rsidR="00FB4793">
        <w:t xml:space="preserve">  A </w:t>
      </w:r>
      <w:r w:rsidR="00FB4793" w:rsidRPr="00FB5E7B">
        <w:rPr>
          <w:rStyle w:val="Entity"/>
        </w:rPr>
        <w:t>MetamorphicDescription</w:t>
      </w:r>
      <w:r w:rsidR="00FB4793">
        <w:t xml:space="preserve"> provides a link to the </w:t>
      </w:r>
      <w:r w:rsidR="00FB4793" w:rsidRPr="00FB5E7B">
        <w:rPr>
          <w:rStyle w:val="Entity"/>
        </w:rPr>
        <w:t>GeologicEven</w:t>
      </w:r>
      <w:r w:rsidR="00797CDE" w:rsidRPr="00FB5E7B">
        <w:rPr>
          <w:rStyle w:val="Entity"/>
        </w:rPr>
        <w:t>t</w:t>
      </w:r>
      <w:r w:rsidR="00FB4793">
        <w:t xml:space="preserve"> associated to the metamorphic event.</w:t>
      </w:r>
    </w:p>
    <w:p w14:paraId="25C51777" w14:textId="2D34BDBC" w:rsidR="003A479F" w:rsidRDefault="00F658C5" w:rsidP="003A479F">
      <w:pPr>
        <w:keepNext/>
      </w:pPr>
      <w:r>
        <w:rPr>
          <w:noProof/>
          <w:lang w:val="en-CA" w:eastAsia="en-CA"/>
        </w:rPr>
        <w:lastRenderedPageBreak/>
        <w:drawing>
          <wp:inline distT="0" distB="0" distL="0" distR="0" wp14:anchorId="56A8AB7E" wp14:editId="05948165">
            <wp:extent cx="5486400" cy="58102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6400" cy="5810250"/>
                    </a:xfrm>
                    <a:prstGeom prst="rect">
                      <a:avLst/>
                    </a:prstGeom>
                    <a:noFill/>
                    <a:ln>
                      <a:noFill/>
                    </a:ln>
                  </pic:spPr>
                </pic:pic>
              </a:graphicData>
            </a:graphic>
          </wp:inline>
        </w:drawing>
      </w:r>
    </w:p>
    <w:p w14:paraId="57CFA55C" w14:textId="339ACF7A" w:rsidR="003A479F" w:rsidRPr="006064ED" w:rsidRDefault="003A479F" w:rsidP="003A479F">
      <w:pPr>
        <w:pStyle w:val="Caption"/>
        <w:rPr>
          <w:lang w:val="fr-CA"/>
        </w:rPr>
      </w:pPr>
      <w:r w:rsidRPr="006064ED">
        <w:rPr>
          <w:lang w:val="fr-CA"/>
        </w:rPr>
        <w:t xml:space="preserve">Figure </w:t>
      </w:r>
      <w:r w:rsidR="00673E83">
        <w:fldChar w:fldCharType="begin"/>
      </w:r>
      <w:r w:rsidR="00673E83" w:rsidRPr="006064ED">
        <w:rPr>
          <w:lang w:val="fr-CA"/>
        </w:rPr>
        <w:instrText xml:space="preserve"> SEQ Figure \* ARABIC </w:instrText>
      </w:r>
      <w:r w:rsidR="00673E83">
        <w:fldChar w:fldCharType="separate"/>
      </w:r>
      <w:r w:rsidR="00E15963">
        <w:rPr>
          <w:noProof/>
          <w:lang w:val="fr-CA"/>
        </w:rPr>
        <w:t>44</w:t>
      </w:r>
      <w:r w:rsidR="00673E83">
        <w:rPr>
          <w:noProof/>
        </w:rPr>
        <w:fldChar w:fldCharType="end"/>
      </w:r>
      <w:r w:rsidRPr="006064ED">
        <w:rPr>
          <w:lang w:val="fr-CA"/>
        </w:rPr>
        <w:t xml:space="preserve">: Metamorphic </w:t>
      </w:r>
      <w:r w:rsidR="00CB122C" w:rsidRPr="006064ED">
        <w:rPr>
          <w:lang w:val="fr-CA"/>
        </w:rPr>
        <w:t>d</w:t>
      </w:r>
      <w:r w:rsidRPr="006064ED">
        <w:rPr>
          <w:lang w:val="fr-CA"/>
        </w:rPr>
        <w:t>escription</w:t>
      </w:r>
      <w:r w:rsidR="00CB122C" w:rsidRPr="006064ED">
        <w:rPr>
          <w:lang w:val="fr-CA"/>
        </w:rPr>
        <w:t xml:space="preserve"> context diagram.</w:t>
      </w:r>
    </w:p>
    <w:p w14:paraId="660FA01A" w14:textId="2246A0BF" w:rsidR="00B11874" w:rsidRPr="00B11874" w:rsidRDefault="00B11874" w:rsidP="001D1B97">
      <w:pPr>
        <w:pStyle w:val="Heading5"/>
      </w:pPr>
      <w:r w:rsidRPr="00B11874">
        <w:t>metamorphicFacies</w:t>
      </w:r>
    </w:p>
    <w:p w14:paraId="37390CEA" w14:textId="593E4155" w:rsidR="00B11874" w:rsidRDefault="00B11874" w:rsidP="009021BE">
      <w:r>
        <w:t xml:space="preserve">The </w:t>
      </w:r>
      <w:r w:rsidRPr="00FB5E7B">
        <w:rPr>
          <w:rStyle w:val="Entity"/>
        </w:rPr>
        <w:t>metamorphicFacies</w:t>
      </w:r>
      <w:r>
        <w:t xml:space="preserve"> property (</w:t>
      </w:r>
      <w:r w:rsidR="00FB4793" w:rsidRPr="00FB5E7B">
        <w:rPr>
          <w:rStyle w:val="Entity"/>
        </w:rPr>
        <w:t>SWE</w:t>
      </w:r>
      <w:r w:rsidRPr="00FB5E7B">
        <w:rPr>
          <w:rStyle w:val="Entity"/>
        </w:rPr>
        <w:t>:</w:t>
      </w:r>
      <w:r w:rsidR="00325D59">
        <w:rPr>
          <w:rStyle w:val="Entity"/>
        </w:rPr>
        <w:t>:</w:t>
      </w:r>
      <w:r w:rsidRPr="00FB5E7B">
        <w:rPr>
          <w:rStyle w:val="Entity"/>
        </w:rPr>
        <w:t>Category</w:t>
      </w:r>
      <w:r>
        <w:t>) contain</w:t>
      </w:r>
      <w:r w:rsidR="001D1B97">
        <w:t>s</w:t>
      </w:r>
      <w:r>
        <w:t xml:space="preserve"> a term from a controlled vocabulary that describes </w:t>
      </w:r>
      <w:proofErr w:type="gramStart"/>
      <w:r>
        <w:t xml:space="preserve">a </w:t>
      </w:r>
      <w:r w:rsidRPr="00B11874">
        <w:t>characteristic mineral assemblages</w:t>
      </w:r>
      <w:proofErr w:type="gramEnd"/>
      <w:r w:rsidRPr="00B11874">
        <w:t xml:space="preserve"> indicative of certain metamorphic P</w:t>
      </w:r>
      <w:r w:rsidR="00FB4793">
        <w:t xml:space="preserve">ressure and </w:t>
      </w:r>
      <w:r w:rsidRPr="00B11874">
        <w:t>T</w:t>
      </w:r>
      <w:r w:rsidR="00FB4793">
        <w:t>emperature</w:t>
      </w:r>
      <w:r w:rsidRPr="00B11874">
        <w:t xml:space="preserve"> conditions. Examples include Barrovian metasedimentary zones (</w:t>
      </w:r>
      <w:r w:rsidR="00797CDE" w:rsidRPr="00B11874">
        <w:t>e.g.</w:t>
      </w:r>
      <w:r w:rsidRPr="00B11874">
        <w:t>: biotite facies, kyanite facies) or assemblages developed in rocks of more mafic composition (</w:t>
      </w:r>
      <w:r w:rsidR="00797CDE" w:rsidRPr="00B11874">
        <w:t>e.g.</w:t>
      </w:r>
      <w:r w:rsidRPr="00B11874">
        <w:t>: greenschist facies, amphibolite facies).</w:t>
      </w:r>
    </w:p>
    <w:p w14:paraId="5D4C5D81" w14:textId="098E26CF" w:rsidR="00F21FA6" w:rsidRDefault="00F21FA6" w:rsidP="00D20646">
      <w:pPr>
        <w:pStyle w:val="Heading5"/>
      </w:pPr>
      <w:r w:rsidRPr="00F21FA6">
        <w:t>metamorphicGrade</w:t>
      </w:r>
    </w:p>
    <w:p w14:paraId="0B1DFD96" w14:textId="445D4F37" w:rsidR="00F21FA6" w:rsidRDefault="00F21FA6" w:rsidP="00F21FA6">
      <w:r>
        <w:t xml:space="preserve">The </w:t>
      </w:r>
      <w:r w:rsidRPr="00FB5E7B">
        <w:rPr>
          <w:rStyle w:val="Entity"/>
        </w:rPr>
        <w:t>metamorphicGrade</w:t>
      </w:r>
      <w:r>
        <w:t xml:space="preserve"> property (</w:t>
      </w:r>
      <w:r w:rsidR="00FB4793" w:rsidRPr="00FB5E7B">
        <w:rPr>
          <w:rStyle w:val="Entity"/>
        </w:rPr>
        <w:t>SWE</w:t>
      </w:r>
      <w:r w:rsidR="001D1B97" w:rsidRPr="00FB5E7B">
        <w:rPr>
          <w:rStyle w:val="Entity"/>
        </w:rPr>
        <w:t>:</w:t>
      </w:r>
      <w:r w:rsidR="00325D59">
        <w:rPr>
          <w:rStyle w:val="Entity"/>
        </w:rPr>
        <w:t>:</w:t>
      </w:r>
      <w:r w:rsidR="001D1B97" w:rsidRPr="00FB5E7B">
        <w:rPr>
          <w:rStyle w:val="Entity"/>
        </w:rPr>
        <w:t>Category</w:t>
      </w:r>
      <w:r w:rsidR="001D1B97">
        <w:t>)</w:t>
      </w:r>
      <w:r>
        <w:t xml:space="preserve"> contain</w:t>
      </w:r>
      <w:r w:rsidR="001D1B97">
        <w:t>s</w:t>
      </w:r>
      <w:r>
        <w:t xml:space="preserve"> a term from a controlled vocabulary that indicates the intensity or rank of metamorphism applied to an </w:t>
      </w:r>
      <w:r w:rsidRPr="00FB5E7B">
        <w:rPr>
          <w:rStyle w:val="Entity"/>
        </w:rPr>
        <w:t>EarthMaterial</w:t>
      </w:r>
      <w:r>
        <w:t xml:space="preserve"> (</w:t>
      </w:r>
      <w:r w:rsidR="00797CDE">
        <w:t>e.g.</w:t>
      </w:r>
      <w:r>
        <w:t>: high metamorphic grade, low metamorphic grade).</w:t>
      </w:r>
    </w:p>
    <w:p w14:paraId="009BD2CF" w14:textId="3E0A19A8" w:rsidR="00F21FA6" w:rsidRDefault="00F21FA6" w:rsidP="00F21FA6">
      <w:r>
        <w:lastRenderedPageBreak/>
        <w:t xml:space="preserve">It indicates in a general way the </w:t>
      </w:r>
      <w:r w:rsidR="00797CDE">
        <w:t>Pressure</w:t>
      </w:r>
      <w:r>
        <w:t>-Temperature environment in which the metamorphism took place. The determination of metamorphic grade is based on mineral assemblages (</w:t>
      </w:r>
      <w:r w:rsidR="00797CDE">
        <w:t>i.e.</w:t>
      </w:r>
      <w:r>
        <w:t>, facies) present in a rock that are interpreted to have crystallized in equilibrium during a particular metamorphic event.</w:t>
      </w:r>
    </w:p>
    <w:p w14:paraId="528C9A59" w14:textId="5062B2A0" w:rsidR="00F21FA6" w:rsidRDefault="00F21FA6" w:rsidP="009021BE">
      <w:pPr>
        <w:pStyle w:val="Heading5"/>
      </w:pPr>
      <w:r w:rsidRPr="00F21FA6">
        <w:t>peakPressureValue</w:t>
      </w:r>
    </w:p>
    <w:p w14:paraId="6DB3E9C2" w14:textId="044FCDA5" w:rsidR="00F21FA6" w:rsidRDefault="00F21FA6" w:rsidP="009021BE">
      <w:r>
        <w:t xml:space="preserve">The </w:t>
      </w:r>
      <w:r w:rsidRPr="00FB5E7B">
        <w:rPr>
          <w:rStyle w:val="Entity"/>
        </w:rPr>
        <w:t>peakPressureValue</w:t>
      </w:r>
      <w:r>
        <w:t xml:space="preserve"> property (</w:t>
      </w:r>
      <w:r w:rsidR="00325D59">
        <w:rPr>
          <w:rStyle w:val="Entity"/>
        </w:rPr>
        <w:t>SWE::</w:t>
      </w:r>
      <w:r w:rsidR="00253146" w:rsidRPr="00FB5E7B">
        <w:rPr>
          <w:rStyle w:val="Entity"/>
        </w:rPr>
        <w:t>Quantity</w:t>
      </w:r>
      <w:r w:rsidR="001D1B97">
        <w:t>)</w:t>
      </w:r>
      <w:r>
        <w:t xml:space="preserve"> report</w:t>
      </w:r>
      <w:r w:rsidR="001D1B97">
        <w:t>s</w:t>
      </w:r>
      <w:r>
        <w:t xml:space="preserve"> a</w:t>
      </w:r>
      <w:r w:rsidRPr="00F21FA6">
        <w:t xml:space="preserve"> numerical value to indicate the estimated pressure at peak metamorphic conditions.</w:t>
      </w:r>
    </w:p>
    <w:p w14:paraId="50495A0B" w14:textId="1093CE9B" w:rsidR="00F21FA6" w:rsidRDefault="00F21FA6" w:rsidP="009021BE">
      <w:pPr>
        <w:pStyle w:val="Heading5"/>
      </w:pPr>
      <w:r w:rsidRPr="00F21FA6">
        <w:t>peakTemperatureValue</w:t>
      </w:r>
    </w:p>
    <w:p w14:paraId="59AB70B8" w14:textId="0490EE10" w:rsidR="00F21FA6" w:rsidRDefault="00F21FA6" w:rsidP="009021BE">
      <w:r>
        <w:t xml:space="preserve">The </w:t>
      </w:r>
      <w:r w:rsidRPr="00FB5E7B">
        <w:rPr>
          <w:rStyle w:val="Entity"/>
        </w:rPr>
        <w:t>peakTemperatureValue</w:t>
      </w:r>
      <w:r>
        <w:t xml:space="preserve"> property (</w:t>
      </w:r>
      <w:r w:rsidR="00325D59">
        <w:rPr>
          <w:rStyle w:val="Entity"/>
        </w:rPr>
        <w:t>SWE:</w:t>
      </w:r>
      <w:r w:rsidR="00253146" w:rsidRPr="00FB5E7B">
        <w:rPr>
          <w:rStyle w:val="Entity"/>
        </w:rPr>
        <w:t>:Quantity</w:t>
      </w:r>
      <w:r>
        <w:t>) report</w:t>
      </w:r>
      <w:r w:rsidR="001D1B97">
        <w:t>s</w:t>
      </w:r>
      <w:r>
        <w:t xml:space="preserve"> a</w:t>
      </w:r>
      <w:r w:rsidRPr="00F21FA6">
        <w:t xml:space="preserve"> numerical value to indicate the estimated temperature at peak metamorphic conditions.</w:t>
      </w:r>
    </w:p>
    <w:p w14:paraId="10BF3859" w14:textId="5F694618" w:rsidR="00F21FA6" w:rsidRDefault="00F21FA6" w:rsidP="009021BE">
      <w:pPr>
        <w:pStyle w:val="Heading5"/>
      </w:pPr>
      <w:r w:rsidRPr="00F21FA6">
        <w:t>protolithLithology</w:t>
      </w:r>
    </w:p>
    <w:p w14:paraId="6D6F907B" w14:textId="2CAEE149" w:rsidR="00F21FA6" w:rsidRDefault="001D1B97" w:rsidP="009021BE">
      <w:r>
        <w:t xml:space="preserve">The </w:t>
      </w:r>
      <w:r w:rsidRPr="00325D59">
        <w:rPr>
          <w:rStyle w:val="Entity"/>
        </w:rPr>
        <w:t>protolithLithology</w:t>
      </w:r>
      <w:r>
        <w:t xml:space="preserve"> is</w:t>
      </w:r>
      <w:r w:rsidR="00F21FA6">
        <w:t xml:space="preserve"> an association between a </w:t>
      </w:r>
      <w:r w:rsidR="00F21FA6" w:rsidRPr="00325D59">
        <w:rPr>
          <w:rStyle w:val="Entity"/>
        </w:rPr>
        <w:t>MetamorphicDescription</w:t>
      </w:r>
      <w:r w:rsidR="00F21FA6">
        <w:t xml:space="preserve"> and an </w:t>
      </w:r>
      <w:r w:rsidR="00F21FA6" w:rsidRPr="00325D59">
        <w:rPr>
          <w:rStyle w:val="Entity"/>
        </w:rPr>
        <w:t>EarthMaterial</w:t>
      </w:r>
      <w:r w:rsidR="00F21FA6">
        <w:t xml:space="preserve"> </w:t>
      </w:r>
      <w:r w:rsidR="00F21FA6" w:rsidRPr="00F21FA6">
        <w:t xml:space="preserve">that </w:t>
      </w:r>
      <w:r w:rsidR="003607F6">
        <w:t>describes</w:t>
      </w:r>
      <w:r w:rsidR="003607F6" w:rsidRPr="00F21FA6">
        <w:t xml:space="preserve"> </w:t>
      </w:r>
      <w:r w:rsidR="00F21FA6" w:rsidRPr="00F21FA6">
        <w:t xml:space="preserve">the pre-metamorphic lithology for this metamorphosed </w:t>
      </w:r>
      <w:r w:rsidR="00F21FA6" w:rsidRPr="00325D59">
        <w:rPr>
          <w:rStyle w:val="Entity"/>
        </w:rPr>
        <w:t>CompoundMaterial</w:t>
      </w:r>
      <w:r w:rsidR="00F21FA6" w:rsidRPr="00F21FA6">
        <w:t>.</w:t>
      </w:r>
    </w:p>
    <w:p w14:paraId="52FFF882" w14:textId="6E3C6AA0" w:rsidR="00F21FA6" w:rsidRPr="00F21FA6" w:rsidRDefault="00F21FA6" w:rsidP="001D1B97">
      <w:pPr>
        <w:pStyle w:val="Heading5"/>
      </w:pPr>
      <w:r w:rsidRPr="00F21FA6">
        <w:t>metamorphicEvent</w:t>
      </w:r>
    </w:p>
    <w:p w14:paraId="718F9F5D" w14:textId="1AAC2284" w:rsidR="009021BE" w:rsidRDefault="00F21FA6" w:rsidP="00D20646">
      <w:pPr>
        <w:rPr>
          <w:lang w:val="en-CA"/>
        </w:rPr>
      </w:pPr>
      <w:bookmarkStart w:id="368" w:name="BKM_593C69E3_0EC2_4CB1_8B2B_D0FE22B7C017"/>
      <w:bookmarkEnd w:id="368"/>
      <w:r>
        <w:rPr>
          <w:lang w:val="en-CA"/>
        </w:rPr>
        <w:t xml:space="preserve">The </w:t>
      </w:r>
      <w:r w:rsidRPr="00325D59">
        <w:rPr>
          <w:rStyle w:val="Entity"/>
        </w:rPr>
        <w:t>metamorphicEvent</w:t>
      </w:r>
      <w:r>
        <w:rPr>
          <w:lang w:val="en-CA"/>
        </w:rPr>
        <w:t xml:space="preserve"> property </w:t>
      </w:r>
      <w:r w:rsidR="001D1B97">
        <w:rPr>
          <w:lang w:val="en-CA"/>
        </w:rPr>
        <w:t>is</w:t>
      </w:r>
      <w:r>
        <w:rPr>
          <w:lang w:val="en-CA"/>
        </w:rPr>
        <w:t xml:space="preserve"> an association between a </w:t>
      </w:r>
      <w:r w:rsidRPr="00325D59">
        <w:rPr>
          <w:rStyle w:val="Entity"/>
        </w:rPr>
        <w:t>MetamorphicDescription</w:t>
      </w:r>
      <w:r>
        <w:rPr>
          <w:lang w:val="en-CA"/>
        </w:rPr>
        <w:t xml:space="preserve"> and a </w:t>
      </w:r>
      <w:r w:rsidRPr="00325D59">
        <w:rPr>
          <w:rStyle w:val="Entity"/>
        </w:rPr>
        <w:t>GeologicEven</w:t>
      </w:r>
      <w:r w:rsidR="00797CDE" w:rsidRPr="00325D59">
        <w:rPr>
          <w:rStyle w:val="Entity"/>
        </w:rPr>
        <w:t>t</w:t>
      </w:r>
      <w:r>
        <w:rPr>
          <w:lang w:val="en-CA"/>
        </w:rPr>
        <w:t xml:space="preserve"> that</w:t>
      </w:r>
      <w:r w:rsidRPr="00F21FA6">
        <w:rPr>
          <w:lang w:val="en-CA"/>
        </w:rPr>
        <w:t xml:space="preserve"> denote</w:t>
      </w:r>
      <w:r>
        <w:rPr>
          <w:lang w:val="en-CA"/>
        </w:rPr>
        <w:t>s</w:t>
      </w:r>
      <w:r w:rsidRPr="00F21FA6">
        <w:rPr>
          <w:lang w:val="en-CA"/>
        </w:rPr>
        <w:t xml:space="preserve"> the age, environment and process associated with a particular metamorphic assemblage in a </w:t>
      </w:r>
      <w:r w:rsidRPr="00325D59">
        <w:rPr>
          <w:rStyle w:val="Entity"/>
        </w:rPr>
        <w:t>GeologicUnit</w:t>
      </w:r>
      <w:r w:rsidR="00CB122C">
        <w:rPr>
          <w:lang w:val="en-CA"/>
        </w:rPr>
        <w:t>.</w:t>
      </w:r>
    </w:p>
    <w:p w14:paraId="579E742D" w14:textId="3E22C134" w:rsidR="009021BE" w:rsidRDefault="00267D2C" w:rsidP="00267D2C">
      <w:pPr>
        <w:pStyle w:val="Heading4"/>
      </w:pPr>
      <w:bookmarkStart w:id="369" w:name="BKM_0ACE92C1_088C_42CF_93C8_D003E3CC8FC3"/>
      <w:bookmarkStart w:id="370" w:name="BKM_14E0F14F_4532_4342_B7F1_67313964C676"/>
      <w:bookmarkStart w:id="371" w:name="BKM_80AE61D4_C509_4CAA_B004_0231DB42B137"/>
      <w:bookmarkStart w:id="372" w:name="BKM_5F5D6549_09AD_4BCF_806A_9B95D5D4E734"/>
      <w:bookmarkStart w:id="373" w:name="BKM_80BAF21E_2C4E_40CD_B42E_41BCEA94DECC"/>
      <w:bookmarkEnd w:id="369"/>
      <w:bookmarkEnd w:id="370"/>
      <w:bookmarkEnd w:id="371"/>
      <w:bookmarkEnd w:id="372"/>
      <w:bookmarkEnd w:id="373"/>
      <w:r>
        <w:t>OrganicMaterial</w:t>
      </w:r>
    </w:p>
    <w:p w14:paraId="50ADFF2A" w14:textId="77777777" w:rsidR="00267D2C" w:rsidRDefault="00267D2C" w:rsidP="009021BE"/>
    <w:p w14:paraId="1370954B" w14:textId="4349E12A" w:rsidR="00267D2C" w:rsidRDefault="00746E7F" w:rsidP="00267D2C">
      <w:r w:rsidRPr="00325D59">
        <w:rPr>
          <w:rStyle w:val="Entity"/>
        </w:rPr>
        <w:t>Organi</w:t>
      </w:r>
      <w:r w:rsidR="003607F6" w:rsidRPr="00325D59">
        <w:rPr>
          <w:rStyle w:val="Entity"/>
        </w:rPr>
        <w:t>c</w:t>
      </w:r>
      <w:r w:rsidRPr="00325D59">
        <w:rPr>
          <w:rStyle w:val="Entity"/>
        </w:rPr>
        <w:t>Material</w:t>
      </w:r>
      <w:r>
        <w:t xml:space="preserve"> is a</w:t>
      </w:r>
      <w:r w:rsidR="00267D2C">
        <w:t xml:space="preserve">n </w:t>
      </w:r>
      <w:r w:rsidR="00267D2C" w:rsidRPr="00325D59">
        <w:rPr>
          <w:rStyle w:val="Entity"/>
        </w:rPr>
        <w:t>EarthMaterial</w:t>
      </w:r>
      <w:r w:rsidR="00267D2C">
        <w:t xml:space="preserve"> that belongs to the class of chemical compounds having a reduced carbon basis (as distinct from carbonates), and derived from living organisms. </w:t>
      </w:r>
      <w:r>
        <w:t>It</w:t>
      </w:r>
      <w:r w:rsidR="00267D2C">
        <w:t xml:space="preserve"> </w:t>
      </w:r>
      <w:r>
        <w:t>i</w:t>
      </w:r>
      <w:r w:rsidR="00267D2C">
        <w:t xml:space="preserve">ncludes high-carbon </w:t>
      </w:r>
      <w:r w:rsidR="00267D2C" w:rsidRPr="00325D59">
        <w:rPr>
          <w:rStyle w:val="Entity"/>
        </w:rPr>
        <w:t>EarthMaterials</w:t>
      </w:r>
      <w:r w:rsidR="00267D2C">
        <w:t xml:space="preserve"> such as bitumen, peat, and coal.   This class is an empty placeholder for extension at a later date, or by other domain models</w:t>
      </w:r>
      <w:r w:rsidR="00CB122C">
        <w:t>.</w:t>
      </w:r>
    </w:p>
    <w:p w14:paraId="15D8A032" w14:textId="260BD193" w:rsidR="00CB122C" w:rsidRDefault="00F658C5" w:rsidP="00FF0DC1">
      <w:pPr>
        <w:keepNext/>
      </w:pPr>
      <w:r>
        <w:rPr>
          <w:noProof/>
          <w:lang w:val="en-CA" w:eastAsia="en-CA"/>
        </w:rPr>
        <w:lastRenderedPageBreak/>
        <w:drawing>
          <wp:inline distT="0" distB="0" distL="0" distR="0" wp14:anchorId="7EC5C33A" wp14:editId="54D26224">
            <wp:extent cx="2743200" cy="31051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43200" cy="3105150"/>
                    </a:xfrm>
                    <a:prstGeom prst="rect">
                      <a:avLst/>
                    </a:prstGeom>
                    <a:noFill/>
                    <a:ln>
                      <a:noFill/>
                    </a:ln>
                  </pic:spPr>
                </pic:pic>
              </a:graphicData>
            </a:graphic>
          </wp:inline>
        </w:drawing>
      </w:r>
    </w:p>
    <w:p w14:paraId="565AC4A7" w14:textId="060B4AFF" w:rsidR="00267D2C" w:rsidRDefault="00CB122C" w:rsidP="00FF0DC1">
      <w:pPr>
        <w:pStyle w:val="Caption"/>
      </w:pPr>
      <w:r>
        <w:t xml:space="preserve">Figure </w:t>
      </w:r>
      <w:r>
        <w:fldChar w:fldCharType="begin"/>
      </w:r>
      <w:r>
        <w:instrText xml:space="preserve"> SEQ Figure \* ARABIC </w:instrText>
      </w:r>
      <w:r>
        <w:fldChar w:fldCharType="separate"/>
      </w:r>
      <w:r w:rsidR="00E15963">
        <w:rPr>
          <w:noProof/>
        </w:rPr>
        <w:t>45</w:t>
      </w:r>
      <w:r>
        <w:fldChar w:fldCharType="end"/>
      </w:r>
      <w:r>
        <w:t xml:space="preserve"> : Organic material context diagram.</w:t>
      </w:r>
    </w:p>
    <w:p w14:paraId="27A97967" w14:textId="77777777" w:rsidR="00CB122C" w:rsidRPr="00CB122C" w:rsidRDefault="00CB122C"/>
    <w:p w14:paraId="74DBD12A" w14:textId="4579AB7B" w:rsidR="009021BE" w:rsidRDefault="00267D2C" w:rsidP="00267D2C">
      <w:pPr>
        <w:pStyle w:val="Heading4"/>
      </w:pPr>
      <w:r>
        <w:t>Organism</w:t>
      </w:r>
    </w:p>
    <w:p w14:paraId="65AEEC56" w14:textId="77777777" w:rsidR="00267D2C" w:rsidRDefault="00267D2C" w:rsidP="009021BE"/>
    <w:p w14:paraId="3A4007D8" w14:textId="69000880" w:rsidR="00267D2C" w:rsidRDefault="00746E7F" w:rsidP="009021BE">
      <w:r w:rsidRPr="00325D59">
        <w:rPr>
          <w:rStyle w:val="Entity"/>
        </w:rPr>
        <w:t>Organism</w:t>
      </w:r>
      <w:r>
        <w:t xml:space="preserve"> is a b</w:t>
      </w:r>
      <w:r w:rsidR="00267D2C" w:rsidRPr="00267D2C">
        <w:t>road class to represent any living or once living thing</w:t>
      </w:r>
      <w:r w:rsidR="003607F6">
        <w:t>s</w:t>
      </w:r>
      <w:r w:rsidR="00267D2C" w:rsidRPr="00267D2C">
        <w:t>. This is the connection to taxonomy/biology for fossils.</w:t>
      </w:r>
      <w:r w:rsidR="003607F6">
        <w:t xml:space="preserve">  This class is an empty placeholder for extension at a later date, or by other domain models.</w:t>
      </w:r>
    </w:p>
    <w:p w14:paraId="167EB540" w14:textId="6B9D1754" w:rsidR="00267D2C" w:rsidRDefault="00F658C5" w:rsidP="00267D2C">
      <w:pPr>
        <w:keepNext/>
      </w:pPr>
      <w:r>
        <w:rPr>
          <w:noProof/>
          <w:lang w:val="en-CA" w:eastAsia="en-CA"/>
        </w:rPr>
        <w:lastRenderedPageBreak/>
        <w:drawing>
          <wp:inline distT="0" distB="0" distL="0" distR="0" wp14:anchorId="05D40C6C" wp14:editId="3D010802">
            <wp:extent cx="2419350" cy="40386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19350" cy="4038600"/>
                    </a:xfrm>
                    <a:prstGeom prst="rect">
                      <a:avLst/>
                    </a:prstGeom>
                    <a:noFill/>
                    <a:ln>
                      <a:noFill/>
                    </a:ln>
                  </pic:spPr>
                </pic:pic>
              </a:graphicData>
            </a:graphic>
          </wp:inline>
        </w:drawing>
      </w:r>
    </w:p>
    <w:p w14:paraId="107DAD59" w14:textId="7AF1414B"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46</w:t>
      </w:r>
      <w:r w:rsidR="00673E83">
        <w:rPr>
          <w:noProof/>
        </w:rPr>
        <w:fldChar w:fldCharType="end"/>
      </w:r>
      <w:r>
        <w:t>: Organism</w:t>
      </w:r>
      <w:r w:rsidR="00746E7F">
        <w:t xml:space="preserve"> context diagram</w:t>
      </w:r>
      <w:r w:rsidR="00CB122C">
        <w:t>.</w:t>
      </w:r>
    </w:p>
    <w:p w14:paraId="67B4687F" w14:textId="77777777" w:rsidR="00267D2C" w:rsidRDefault="00267D2C" w:rsidP="009021BE"/>
    <w:p w14:paraId="4014D048" w14:textId="551E9592" w:rsidR="00267D2C" w:rsidRDefault="00267D2C" w:rsidP="00267D2C">
      <w:pPr>
        <w:pStyle w:val="Heading4"/>
      </w:pPr>
      <w:bookmarkStart w:id="374" w:name="_Ref447104844"/>
      <w:r>
        <w:t>Physical Description</w:t>
      </w:r>
      <w:bookmarkEnd w:id="374"/>
    </w:p>
    <w:p w14:paraId="790A9EF7" w14:textId="77777777" w:rsidR="00267D2C" w:rsidRDefault="00267D2C" w:rsidP="00267D2C"/>
    <w:p w14:paraId="76D60FE7" w14:textId="7038D8A5" w:rsidR="00267D2C" w:rsidRDefault="00746E7F" w:rsidP="00267D2C">
      <w:r w:rsidRPr="00325D59">
        <w:rPr>
          <w:rStyle w:val="Entity"/>
        </w:rPr>
        <w:t>PhysicalDescription</w:t>
      </w:r>
      <w:r>
        <w:t xml:space="preserve"> is a</w:t>
      </w:r>
      <w:r w:rsidR="00267D2C">
        <w:t xml:space="preserve"> class t</w:t>
      </w:r>
      <w:r>
        <w:t>hat</w:t>
      </w:r>
      <w:r w:rsidR="00267D2C">
        <w:t xml:space="preserve"> describe</w:t>
      </w:r>
      <w:r>
        <w:t>s</w:t>
      </w:r>
      <w:r w:rsidR="00267D2C">
        <w:t xml:space="preserve"> the numeric physical properties of a geologic unit</w:t>
      </w:r>
      <w:r w:rsidR="006619B2">
        <w:t xml:space="preserve"> (</w:t>
      </w:r>
      <w:r w:rsidR="006619B2" w:rsidRPr="00325D59">
        <w:rPr>
          <w:rStyle w:val="Entity"/>
        </w:rPr>
        <w:t>GeologicUnit</w:t>
      </w:r>
      <w:r w:rsidR="006619B2">
        <w:t xml:space="preserve"> </w:t>
      </w:r>
      <w:r w:rsidR="006619B2">
        <w:fldChar w:fldCharType="begin"/>
      </w:r>
      <w:r w:rsidR="006619B2">
        <w:instrText xml:space="preserve"> REF _Ref440800006 \n \h </w:instrText>
      </w:r>
      <w:r w:rsidR="006619B2">
        <w:fldChar w:fldCharType="separate"/>
      </w:r>
      <w:r w:rsidR="00F02ED9">
        <w:t>7.4.1.3</w:t>
      </w:r>
      <w:r w:rsidR="006619B2">
        <w:fldChar w:fldCharType="end"/>
      </w:r>
      <w:r w:rsidR="006619B2">
        <w:t>)</w:t>
      </w:r>
      <w:r w:rsidR="00267D2C">
        <w:t>, earth material</w:t>
      </w:r>
      <w:r w:rsidR="006619B2">
        <w:t xml:space="preserve"> (</w:t>
      </w:r>
      <w:r w:rsidR="006619B2" w:rsidRPr="00325D59">
        <w:rPr>
          <w:rStyle w:val="Entity"/>
        </w:rPr>
        <w:t>EarthMaterial</w:t>
      </w:r>
      <w:r w:rsidR="006619B2">
        <w:t xml:space="preserve"> </w:t>
      </w:r>
      <w:r w:rsidR="006619B2">
        <w:fldChar w:fldCharType="begin"/>
      </w:r>
      <w:r w:rsidR="006619B2">
        <w:instrText xml:space="preserve"> REF _Ref440800018 \n \h </w:instrText>
      </w:r>
      <w:r w:rsidR="006619B2">
        <w:fldChar w:fldCharType="separate"/>
      </w:r>
      <w:r w:rsidR="00F02ED9">
        <w:t>7.4.1.6</w:t>
      </w:r>
      <w:r w:rsidR="006619B2">
        <w:fldChar w:fldCharType="end"/>
      </w:r>
      <w:r w:rsidR="006619B2">
        <w:t>)</w:t>
      </w:r>
      <w:r w:rsidR="00267D2C">
        <w:t>, or geologic structure</w:t>
      </w:r>
      <w:r w:rsidR="006619B2">
        <w:t xml:space="preserve"> (</w:t>
      </w:r>
      <w:r w:rsidR="006619B2" w:rsidRPr="00325D59">
        <w:rPr>
          <w:rStyle w:val="Entity"/>
        </w:rPr>
        <w:t>GeologicStructure</w:t>
      </w:r>
      <w:r w:rsidR="006619B2">
        <w:t xml:space="preserve"> </w:t>
      </w:r>
      <w:r w:rsidR="006619B2">
        <w:fldChar w:fldCharType="begin"/>
      </w:r>
      <w:r w:rsidR="006619B2">
        <w:instrText xml:space="preserve"> REF _Ref440800034 \n \h </w:instrText>
      </w:r>
      <w:r w:rsidR="006619B2">
        <w:fldChar w:fldCharType="separate"/>
      </w:r>
      <w:r w:rsidR="00F02ED9">
        <w:t>7.4.3.1</w:t>
      </w:r>
      <w:r w:rsidR="006619B2">
        <w:fldChar w:fldCharType="end"/>
      </w:r>
      <w:r w:rsidR="006619B2">
        <w:t>)</w:t>
      </w:r>
      <w:r w:rsidR="00267D2C">
        <w:t>. (</w:t>
      </w:r>
      <w:r w:rsidR="00797CDE">
        <w:t>e.g.</w:t>
      </w:r>
      <w:r w:rsidR="00267D2C">
        <w:t>; density, porosity, magnetic susceptibility, remanent magnetism).  These properties are modelled here as scalar numeric values (</w:t>
      </w:r>
      <w:r w:rsidR="00253146" w:rsidRPr="00325D59">
        <w:rPr>
          <w:rStyle w:val="Entity"/>
        </w:rPr>
        <w:t>SWE::Quantity</w:t>
      </w:r>
      <w:r w:rsidR="00267D2C">
        <w:t xml:space="preserve">).  </w:t>
      </w:r>
    </w:p>
    <w:p w14:paraId="798742E7" w14:textId="5F9E485F" w:rsidR="00267D2C" w:rsidRDefault="00267D2C" w:rsidP="00267D2C">
      <w:r>
        <w:t xml:space="preserve">Vector and tensor physical properties are considered to be more applicable to located observations and should be delivered as </w:t>
      </w:r>
      <w:r w:rsidR="00746E7F" w:rsidRPr="00325D59">
        <w:rPr>
          <w:rStyle w:val="Entity"/>
        </w:rPr>
        <w:t>OM_</w:t>
      </w:r>
      <w:r w:rsidRPr="00325D59">
        <w:rPr>
          <w:rStyle w:val="Entity"/>
        </w:rPr>
        <w:t>Observations</w:t>
      </w:r>
      <w:r>
        <w:t xml:space="preserve"> with associated geologic unit or geologic structure features.</w:t>
      </w:r>
      <w:r w:rsidR="006619B2">
        <w:t xml:space="preserve">  Since PhysicalProperty can be an arbitrary property, it satisfies the requirements of clause 7.2.2.8 or OGC 10-004r3 that states that “</w:t>
      </w:r>
      <w:r w:rsidR="006619B2" w:rsidRPr="00D20646">
        <w:rPr>
          <w:i/>
        </w:rPr>
        <w:t>The observed property shall be a phenomenon associated with the feature-of-interest.</w:t>
      </w:r>
      <w:r w:rsidR="006619B2">
        <w:t xml:space="preserve">”, and hence any </w:t>
      </w:r>
      <w:r w:rsidR="006619B2" w:rsidRPr="00325D59">
        <w:rPr>
          <w:rStyle w:val="Entity"/>
        </w:rPr>
        <w:t>GeologicUnit</w:t>
      </w:r>
      <w:r w:rsidR="006619B2">
        <w:t xml:space="preserve">, </w:t>
      </w:r>
      <w:r w:rsidR="006619B2" w:rsidRPr="00325D59">
        <w:rPr>
          <w:rStyle w:val="Entity"/>
        </w:rPr>
        <w:t>GeologicStructure</w:t>
      </w:r>
      <w:r w:rsidR="006619B2">
        <w:t xml:space="preserve"> are valid feature</w:t>
      </w:r>
      <w:r w:rsidR="003607F6">
        <w:t>s</w:t>
      </w:r>
      <w:r w:rsidR="006619B2">
        <w:t xml:space="preserve"> of interest</w:t>
      </w:r>
      <w:r w:rsidR="003607F6">
        <w:t xml:space="preserve"> for any </w:t>
      </w:r>
      <w:r w:rsidR="003607F6" w:rsidRPr="00325D59">
        <w:rPr>
          <w:rStyle w:val="Entity"/>
        </w:rPr>
        <w:t>OM_Observation</w:t>
      </w:r>
      <w:r w:rsidR="001D1B97">
        <w:t>.</w:t>
      </w:r>
    </w:p>
    <w:p w14:paraId="038780F7" w14:textId="77777777" w:rsidR="006619B2" w:rsidRDefault="006619B2" w:rsidP="00267D2C"/>
    <w:p w14:paraId="51ADD180" w14:textId="20494B21" w:rsidR="00267D2C" w:rsidRDefault="00F658C5" w:rsidP="00267D2C">
      <w:pPr>
        <w:keepNext/>
      </w:pPr>
      <w:r>
        <w:rPr>
          <w:noProof/>
          <w:lang w:val="en-CA" w:eastAsia="en-CA"/>
        </w:rPr>
        <w:lastRenderedPageBreak/>
        <w:drawing>
          <wp:inline distT="0" distB="0" distL="0" distR="0" wp14:anchorId="52F1C7ED" wp14:editId="39E84FC7">
            <wp:extent cx="4867275" cy="47720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67275" cy="4772025"/>
                    </a:xfrm>
                    <a:prstGeom prst="rect">
                      <a:avLst/>
                    </a:prstGeom>
                    <a:noFill/>
                    <a:ln>
                      <a:noFill/>
                    </a:ln>
                  </pic:spPr>
                </pic:pic>
              </a:graphicData>
            </a:graphic>
          </wp:inline>
        </w:drawing>
      </w:r>
    </w:p>
    <w:p w14:paraId="115CF369" w14:textId="4D25CB50"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47</w:t>
      </w:r>
      <w:r w:rsidR="00673E83">
        <w:rPr>
          <w:noProof/>
        </w:rPr>
        <w:fldChar w:fldCharType="end"/>
      </w:r>
      <w:r>
        <w:t xml:space="preserve">: Physical </w:t>
      </w:r>
      <w:r w:rsidR="00CB122C">
        <w:t>d</w:t>
      </w:r>
      <w:r>
        <w:t>escription</w:t>
      </w:r>
      <w:r w:rsidR="00CB122C">
        <w:t xml:space="preserve"> context diagram.</w:t>
      </w:r>
    </w:p>
    <w:p w14:paraId="11F0E779" w14:textId="0DDF5DDA" w:rsidR="00746E7F" w:rsidRDefault="00746E7F" w:rsidP="00267D2C">
      <w:pPr>
        <w:pStyle w:val="Heading5"/>
      </w:pPr>
      <w:r>
        <w:t>propertyName</w:t>
      </w:r>
    </w:p>
    <w:p w14:paraId="29F1A6CE" w14:textId="66793953" w:rsidR="00746E7F" w:rsidRDefault="00746E7F" w:rsidP="00267D2C">
      <w:r>
        <w:t xml:space="preserve">The property </w:t>
      </w:r>
      <w:r w:rsidRPr="00325D59">
        <w:rPr>
          <w:rStyle w:val="Entity"/>
        </w:rPr>
        <w:t>propertyName</w:t>
      </w:r>
      <w:proofErr w:type="gramStart"/>
      <w:r w:rsidRPr="00325D59">
        <w:rPr>
          <w:rStyle w:val="Entity"/>
        </w:rPr>
        <w:t>:PhysicalPropertyTerm</w:t>
      </w:r>
      <w:proofErr w:type="gramEnd"/>
      <w:r w:rsidRPr="00746E7F">
        <w:t xml:space="preserve"> </w:t>
      </w:r>
      <w:r>
        <w:t>contain</w:t>
      </w:r>
      <w:r w:rsidR="001D1B97">
        <w:t>s</w:t>
      </w:r>
      <w:r>
        <w:t xml:space="preserve"> a</w:t>
      </w:r>
      <w:r w:rsidRPr="00746E7F">
        <w:t xml:space="preserve"> term from a controlled vocabulary of physical properties of rock materials (</w:t>
      </w:r>
      <w:r w:rsidR="00797CDE" w:rsidRPr="00746E7F">
        <w:t>e.g.</w:t>
      </w:r>
      <w:r w:rsidRPr="00746E7F">
        <w:t>; density, porosity, magnetic susceptibility, remnant magnetism, permeability, seismic velocity)</w:t>
      </w:r>
      <w:r>
        <w:t>.</w:t>
      </w:r>
    </w:p>
    <w:p w14:paraId="194AC483" w14:textId="447E986A" w:rsidR="00746E7F" w:rsidRPr="001D1B97" w:rsidRDefault="00746E7F" w:rsidP="00267D2C">
      <w:pPr>
        <w:pStyle w:val="Heading5"/>
        <w:rPr>
          <w:lang w:val="en-CA"/>
        </w:rPr>
      </w:pPr>
      <w:r w:rsidRPr="00D970E9">
        <w:rPr>
          <w:lang w:val="en-CA"/>
        </w:rPr>
        <w:t>propertyMeasure</w:t>
      </w:r>
    </w:p>
    <w:p w14:paraId="6096A0D4" w14:textId="1FDF1194" w:rsidR="00746E7F" w:rsidRDefault="00746E7F" w:rsidP="00267D2C">
      <w:r>
        <w:t xml:space="preserve">The </w:t>
      </w:r>
      <w:r w:rsidRPr="00325D59">
        <w:rPr>
          <w:rStyle w:val="Entity"/>
        </w:rPr>
        <w:t>propertyMeasure</w:t>
      </w:r>
      <w:r>
        <w:t xml:space="preserve"> property (</w:t>
      </w:r>
      <w:r w:rsidR="00253146" w:rsidRPr="00325D59">
        <w:rPr>
          <w:rStyle w:val="Entity"/>
        </w:rPr>
        <w:t>SWE::Quantity</w:t>
      </w:r>
      <w:r>
        <w:t xml:space="preserve">) </w:t>
      </w:r>
      <w:r w:rsidR="001D1B97">
        <w:t xml:space="preserve">is </w:t>
      </w:r>
      <w:r>
        <w:t>a</w:t>
      </w:r>
      <w:r w:rsidRPr="00746E7F">
        <w:t xml:space="preserve"> scalar measurement of the physical property of a rock material, unit or structure</w:t>
      </w:r>
      <w:r w:rsidR="00CB122C">
        <w:t>.</w:t>
      </w:r>
    </w:p>
    <w:p w14:paraId="3F6B2C30" w14:textId="77777777" w:rsidR="00267D2C" w:rsidRDefault="00267D2C" w:rsidP="00267D2C">
      <w:bookmarkStart w:id="375" w:name="BKM_DF21AB41_C085_4AC9_B6F6_DFFDFCF925FF"/>
      <w:bookmarkStart w:id="376" w:name="BKM_41B8BC40_9B55_499E_B59B_A3F4FD630754"/>
      <w:bookmarkStart w:id="377" w:name="BKM_1184394F_75EC_44D4_8904_2EB2061759E4"/>
      <w:bookmarkEnd w:id="375"/>
      <w:bookmarkEnd w:id="376"/>
      <w:bookmarkEnd w:id="377"/>
    </w:p>
    <w:p w14:paraId="173D936B" w14:textId="1E5CB073" w:rsidR="00267D2C" w:rsidRDefault="00267D2C" w:rsidP="00267D2C">
      <w:pPr>
        <w:pStyle w:val="Heading4"/>
      </w:pPr>
      <w:r>
        <w:t>Rock material description</w:t>
      </w:r>
    </w:p>
    <w:p w14:paraId="304D3E53" w14:textId="77777777" w:rsidR="00267D2C" w:rsidRDefault="00267D2C" w:rsidP="00267D2C"/>
    <w:p w14:paraId="3B418EE5" w14:textId="3C2F895C" w:rsidR="00267D2C" w:rsidRDefault="00994C33" w:rsidP="00267D2C">
      <w:r w:rsidRPr="00325D59">
        <w:rPr>
          <w:rStyle w:val="Entity"/>
        </w:rPr>
        <w:t>RockMaterialDescription</w:t>
      </w:r>
      <w:r>
        <w:t xml:space="preserve"> provides extended description of </w:t>
      </w:r>
      <w:r w:rsidRPr="00325D59">
        <w:rPr>
          <w:rStyle w:val="Entity"/>
        </w:rPr>
        <w:t>RockMaterial</w:t>
      </w:r>
      <w:r>
        <w:t>.</w:t>
      </w:r>
    </w:p>
    <w:p w14:paraId="51DD3B26" w14:textId="6C940FE3" w:rsidR="00267D2C" w:rsidRDefault="00F658C5" w:rsidP="00267D2C">
      <w:pPr>
        <w:keepNext/>
      </w:pPr>
      <w:r>
        <w:rPr>
          <w:noProof/>
          <w:lang w:val="en-CA" w:eastAsia="en-CA"/>
        </w:rPr>
        <w:lastRenderedPageBreak/>
        <w:drawing>
          <wp:inline distT="0" distB="0" distL="0" distR="0" wp14:anchorId="61D2979C" wp14:editId="6BBDD4A8">
            <wp:extent cx="2362200" cy="66103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362200" cy="6610350"/>
                    </a:xfrm>
                    <a:prstGeom prst="rect">
                      <a:avLst/>
                    </a:prstGeom>
                    <a:noFill/>
                    <a:ln>
                      <a:noFill/>
                    </a:ln>
                  </pic:spPr>
                </pic:pic>
              </a:graphicData>
            </a:graphic>
          </wp:inline>
        </w:drawing>
      </w:r>
    </w:p>
    <w:p w14:paraId="5D13B185" w14:textId="476A6D37"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48</w:t>
      </w:r>
      <w:r w:rsidR="00673E83">
        <w:rPr>
          <w:noProof/>
        </w:rPr>
        <w:fldChar w:fldCharType="end"/>
      </w:r>
      <w:r>
        <w:t>: Rock material description</w:t>
      </w:r>
      <w:r w:rsidR="00CB122C">
        <w:t xml:space="preserve"> context diagram.</w:t>
      </w:r>
    </w:p>
    <w:p w14:paraId="0BB29AF8" w14:textId="7A2F77F8" w:rsidR="00994C33" w:rsidRPr="001D1B97" w:rsidRDefault="00994C33" w:rsidP="001D1B97">
      <w:pPr>
        <w:pStyle w:val="Heading5"/>
        <w:rPr>
          <w:lang w:val="en-CA"/>
        </w:rPr>
      </w:pPr>
      <w:bookmarkStart w:id="378" w:name="BKM_54B0933A_5E39_4E6A_A950_9E63F5E10F0B"/>
      <w:bookmarkEnd w:id="378"/>
      <w:r w:rsidRPr="00994C33">
        <w:rPr>
          <w:lang w:val="en-CA"/>
        </w:rPr>
        <w:t>consolidationDegree</w:t>
      </w:r>
    </w:p>
    <w:p w14:paraId="00C47DE6" w14:textId="5D0C0873" w:rsidR="00994C33" w:rsidRDefault="00994C33" w:rsidP="00D20646">
      <w:pPr>
        <w:rPr>
          <w:lang w:val="en-CA"/>
        </w:rPr>
      </w:pPr>
      <w:r>
        <w:rPr>
          <w:lang w:val="en-CA"/>
        </w:rPr>
        <w:t xml:space="preserve">The </w:t>
      </w:r>
      <w:r w:rsidRPr="00325D59">
        <w:rPr>
          <w:rStyle w:val="Entity"/>
        </w:rPr>
        <w:t>consolidationDegree</w:t>
      </w:r>
      <w:r w:rsidRPr="00994C33">
        <w:rPr>
          <w:lang w:val="en-CA"/>
        </w:rPr>
        <w:t xml:space="preserve"> property</w:t>
      </w:r>
      <w:r>
        <w:rPr>
          <w:lang w:val="en-CA"/>
        </w:rPr>
        <w:t xml:space="preserve"> (</w:t>
      </w:r>
      <w:r w:rsidR="003607F6" w:rsidRPr="00325D59">
        <w:rPr>
          <w:rStyle w:val="Entity"/>
        </w:rPr>
        <w:t>SWE</w:t>
      </w:r>
      <w:r w:rsidRPr="00325D59">
        <w:rPr>
          <w:rStyle w:val="Entity"/>
        </w:rPr>
        <w:t>:</w:t>
      </w:r>
      <w:r w:rsidR="00325D59" w:rsidRPr="00325D59">
        <w:rPr>
          <w:rStyle w:val="Entity"/>
        </w:rPr>
        <w:t>:</w:t>
      </w:r>
      <w:r w:rsidRPr="00325D59">
        <w:rPr>
          <w:rStyle w:val="Entity"/>
        </w:rPr>
        <w:t>Category</w:t>
      </w:r>
      <w:r>
        <w:rPr>
          <w:lang w:val="en-CA"/>
        </w:rPr>
        <w:t>) contain</w:t>
      </w:r>
      <w:r w:rsidR="001D1B97">
        <w:rPr>
          <w:lang w:val="en-CA"/>
        </w:rPr>
        <w:t>s</w:t>
      </w:r>
      <w:r>
        <w:rPr>
          <w:lang w:val="en-CA"/>
        </w:rPr>
        <w:t xml:space="preserve"> a term from a controlled vocabulary</w:t>
      </w:r>
      <w:r w:rsidRPr="00994C33">
        <w:rPr>
          <w:lang w:val="en-CA"/>
        </w:rPr>
        <w:t xml:space="preserve"> that specifies the degree to which an aggregation of </w:t>
      </w:r>
      <w:r w:rsidRPr="00325D59">
        <w:rPr>
          <w:rStyle w:val="Entity"/>
        </w:rPr>
        <w:t>EarthMaterial</w:t>
      </w:r>
      <w:r w:rsidRPr="00994C33">
        <w:rPr>
          <w:lang w:val="en-CA"/>
        </w:rPr>
        <w:t xml:space="preserve"> particles is a distinct solid material. Consolidation and induration are related concepts specified by this property. They define a continuum from unconsolidated material to very hard rock. Induration is the degree to which a consolidated material is made hard, operationally </w:t>
      </w:r>
      <w:r w:rsidRPr="00994C33">
        <w:rPr>
          <w:lang w:val="en-CA"/>
        </w:rPr>
        <w:lastRenderedPageBreak/>
        <w:t>determined by how difficult it is to break a piece of the material. Consolidated materials may have varying degrees of induration (NADMSC, 2004)</w:t>
      </w:r>
      <w:r w:rsidR="00CB122C">
        <w:rPr>
          <w:lang w:val="en-CA"/>
        </w:rPr>
        <w:t>.</w:t>
      </w:r>
    </w:p>
    <w:p w14:paraId="447B9940" w14:textId="73E087CF" w:rsidR="00481AF6" w:rsidRDefault="00481AF6" w:rsidP="00481AF6">
      <w:pPr>
        <w:pStyle w:val="Heading3"/>
      </w:pPr>
      <w:bookmarkStart w:id="379" w:name="BKM_CE58381D_F747_4812_83C3_00C6282DB05A"/>
      <w:bookmarkStart w:id="380" w:name="_Toc456946981"/>
      <w:bookmarkEnd w:id="379"/>
      <w:r>
        <w:t>GeologicAgeDetails</w:t>
      </w:r>
      <w:bookmarkEnd w:id="380"/>
    </w:p>
    <w:p w14:paraId="2618636E" w14:textId="77777777" w:rsidR="00531DC8" w:rsidRDefault="00531DC8" w:rsidP="00267D2C"/>
    <w:p w14:paraId="54B30C02" w14:textId="74E4C453" w:rsidR="00481AF6" w:rsidRDefault="00531DC8" w:rsidP="00267D2C">
      <w:r w:rsidRPr="00325D59">
        <w:rPr>
          <w:rStyle w:val="Entity"/>
        </w:rPr>
        <w:t>GeologicEventDescription</w:t>
      </w:r>
      <w:r w:rsidRPr="00531DC8">
        <w:t xml:space="preserve"> provides extended description of geologic events through links to </w:t>
      </w:r>
      <w:r w:rsidRPr="00325D59">
        <w:rPr>
          <w:rStyle w:val="Entity"/>
        </w:rPr>
        <w:t>GeochronologicEras</w:t>
      </w:r>
      <w:r w:rsidRPr="00531DC8">
        <w:t xml:space="preserve"> in the GeologicTimescale </w:t>
      </w:r>
      <w:r w:rsidR="001D1B97">
        <w:t>model</w:t>
      </w:r>
      <w:r w:rsidRPr="00531DC8">
        <w:t>.</w:t>
      </w:r>
      <w:r w:rsidR="00AB10FC">
        <w:t xml:space="preserve">  </w:t>
      </w:r>
      <w:commentRangeStart w:id="381"/>
      <w:r w:rsidR="00AB10FC">
        <w:t>GeoSciM</w:t>
      </w:r>
      <w:r w:rsidR="001D1B97">
        <w:t>L basic provides terms whereas E</w:t>
      </w:r>
      <w:r w:rsidR="00AB10FC">
        <w:t xml:space="preserve">xtension provides a full ontology to describe geochronology (see </w:t>
      </w:r>
      <w:r w:rsidR="00AB10FC">
        <w:fldChar w:fldCharType="begin"/>
      </w:r>
      <w:r w:rsidR="00AB10FC">
        <w:instrText xml:space="preserve"> REF _Ref432948522 \r \h </w:instrText>
      </w:r>
      <w:r w:rsidR="00AB10FC">
        <w:fldChar w:fldCharType="separate"/>
      </w:r>
      <w:r w:rsidR="00F02ED9">
        <w:t>7.6</w:t>
      </w:r>
      <w:r w:rsidR="00AB10FC">
        <w:fldChar w:fldCharType="end"/>
      </w:r>
      <w:r w:rsidR="00AB10FC">
        <w:t>).</w:t>
      </w:r>
      <w:commentRangeEnd w:id="381"/>
      <w:r w:rsidR="00AB10FC">
        <w:rPr>
          <w:rStyle w:val="CommentReference"/>
        </w:rPr>
        <w:commentReference w:id="381"/>
      </w:r>
    </w:p>
    <w:p w14:paraId="32597B25" w14:textId="27F3CADB" w:rsidR="00AB10FC" w:rsidRDefault="00F658C5" w:rsidP="00AB10FC">
      <w:pPr>
        <w:keepNext/>
      </w:pPr>
      <w:r>
        <w:rPr>
          <w:noProof/>
          <w:lang w:val="en-CA" w:eastAsia="en-CA"/>
        </w:rPr>
        <w:lastRenderedPageBreak/>
        <w:drawing>
          <wp:inline distT="0" distB="0" distL="0" distR="0" wp14:anchorId="19F2E4CD" wp14:editId="156D94D7">
            <wp:extent cx="5486400" cy="72580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86400" cy="7258050"/>
                    </a:xfrm>
                    <a:prstGeom prst="rect">
                      <a:avLst/>
                    </a:prstGeom>
                    <a:noFill/>
                    <a:ln>
                      <a:noFill/>
                    </a:ln>
                  </pic:spPr>
                </pic:pic>
              </a:graphicData>
            </a:graphic>
          </wp:inline>
        </w:drawing>
      </w:r>
    </w:p>
    <w:p w14:paraId="41259C92" w14:textId="47F7BC63" w:rsidR="00481AF6"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49</w:t>
      </w:r>
      <w:r w:rsidR="00673E83">
        <w:rPr>
          <w:noProof/>
        </w:rPr>
        <w:fldChar w:fldCharType="end"/>
      </w:r>
      <w:r>
        <w:t xml:space="preserve">: GeologicEventDescription </w:t>
      </w:r>
      <w:r w:rsidR="00CB122C">
        <w:t>summary diagram.</w:t>
      </w:r>
    </w:p>
    <w:p w14:paraId="7C4A5005" w14:textId="1A0CF221" w:rsidR="00633964" w:rsidRPr="001D1B97" w:rsidRDefault="00633964" w:rsidP="00267D2C">
      <w:pPr>
        <w:pStyle w:val="Heading4"/>
        <w:rPr>
          <w:lang w:val="en-CA"/>
        </w:rPr>
      </w:pPr>
      <w:r w:rsidRPr="00D970E9">
        <w:rPr>
          <w:lang w:val="en-CA"/>
        </w:rPr>
        <w:lastRenderedPageBreak/>
        <w:t>olderGeochronologicEra</w:t>
      </w:r>
    </w:p>
    <w:p w14:paraId="004D2F45" w14:textId="10895CE9" w:rsidR="00633964" w:rsidRDefault="00633964" w:rsidP="00267D2C">
      <w:r>
        <w:t xml:space="preserve">The </w:t>
      </w:r>
      <w:r w:rsidRPr="00325D59">
        <w:rPr>
          <w:rStyle w:val="Entity"/>
        </w:rPr>
        <w:t>olderGeochronologicalEra</w:t>
      </w:r>
      <w:r w:rsidR="001D1B97">
        <w:t xml:space="preserve"> property</w:t>
      </w:r>
      <w:r>
        <w:t xml:space="preserve"> </w:t>
      </w:r>
      <w:r w:rsidR="001D1B97">
        <w:t>is</w:t>
      </w:r>
      <w:r>
        <w:t xml:space="preserve"> an association between a </w:t>
      </w:r>
      <w:r w:rsidRPr="00325D59">
        <w:rPr>
          <w:rStyle w:val="Entity"/>
        </w:rPr>
        <w:t>GeologicEventDescription</w:t>
      </w:r>
      <w:r>
        <w:t xml:space="preserve"> and a </w:t>
      </w:r>
      <w:r w:rsidRPr="00325D59">
        <w:rPr>
          <w:rStyle w:val="Entity"/>
        </w:rPr>
        <w:t>GeochronologicEra</w:t>
      </w:r>
      <w:r>
        <w:t xml:space="preserve"> that </w:t>
      </w:r>
      <w:r w:rsidRPr="00633964">
        <w:t>corresponds to the older estimated age of a geologic feature.</w:t>
      </w:r>
    </w:p>
    <w:p w14:paraId="36CA2CFA" w14:textId="58C586F3" w:rsidR="00633964" w:rsidRPr="001D1B97" w:rsidRDefault="00633964" w:rsidP="00633964">
      <w:pPr>
        <w:pStyle w:val="Heading4"/>
        <w:rPr>
          <w:lang w:val="en-CA"/>
        </w:rPr>
      </w:pPr>
      <w:r>
        <w:rPr>
          <w:lang w:val="en-CA"/>
        </w:rPr>
        <w:t>younger</w:t>
      </w:r>
      <w:r w:rsidRPr="00D970E9">
        <w:rPr>
          <w:lang w:val="en-CA"/>
        </w:rPr>
        <w:t>GeochronologicEra</w:t>
      </w:r>
    </w:p>
    <w:p w14:paraId="052C35E3" w14:textId="00BE1045" w:rsidR="00633964" w:rsidRDefault="00633964" w:rsidP="00633964">
      <w:r>
        <w:t>The yo</w:t>
      </w:r>
      <w:r w:rsidR="001D1B97">
        <w:t>ungerGeochronologicEra property is</w:t>
      </w:r>
      <w:r>
        <w:t xml:space="preserve"> an association between a </w:t>
      </w:r>
      <w:r w:rsidRPr="00325D59">
        <w:rPr>
          <w:rStyle w:val="Entity"/>
        </w:rPr>
        <w:t>GeologicEventDescription</w:t>
      </w:r>
      <w:r>
        <w:t xml:space="preserve"> and a </w:t>
      </w:r>
      <w:r w:rsidRPr="00325D59">
        <w:rPr>
          <w:rStyle w:val="Entity"/>
        </w:rPr>
        <w:t>GeochronologicEra</w:t>
      </w:r>
      <w:r>
        <w:t xml:space="preserve"> that </w:t>
      </w:r>
      <w:r w:rsidRPr="00633964">
        <w:t>corresponds to the older estimated age of a geologic feature.</w:t>
      </w:r>
    </w:p>
    <w:p w14:paraId="2C4CE1D6" w14:textId="77777777" w:rsidR="00757C20" w:rsidRDefault="00757C20" w:rsidP="00633964"/>
    <w:p w14:paraId="08DD2120" w14:textId="616C8A28" w:rsidR="00AB10FC" w:rsidRDefault="00AB10FC" w:rsidP="00AB10FC">
      <w:pPr>
        <w:pStyle w:val="Heading3"/>
      </w:pPr>
      <w:bookmarkStart w:id="382" w:name="BKM_D8A9D87B_FAA3_4CC2_BC9F_D27B111A2980"/>
      <w:bookmarkStart w:id="383" w:name="BKM_C843AC0B_80BB_4AD8_B2F6_459B6FFBBEB7"/>
      <w:bookmarkStart w:id="384" w:name="_Toc456946982"/>
      <w:bookmarkEnd w:id="382"/>
      <w:bookmarkEnd w:id="383"/>
      <w:r>
        <w:t>Geologic Structure Details</w:t>
      </w:r>
      <w:bookmarkEnd w:id="384"/>
    </w:p>
    <w:p w14:paraId="234AB6D3" w14:textId="77777777" w:rsidR="00733354" w:rsidRDefault="00733354" w:rsidP="00267D2C"/>
    <w:p w14:paraId="264C8A90" w14:textId="31C6D45A" w:rsidR="00AB10FC" w:rsidRDefault="00AB10FC" w:rsidP="00267D2C">
      <w:r w:rsidRPr="00AB10FC">
        <w:t>The Geologic</w:t>
      </w:r>
      <w:r w:rsidR="00325D59">
        <w:t xml:space="preserve"> </w:t>
      </w:r>
      <w:r w:rsidRPr="00AB10FC">
        <w:t>Structure</w:t>
      </w:r>
      <w:r w:rsidR="00733354">
        <w:t xml:space="preserve"> </w:t>
      </w:r>
      <w:r w:rsidRPr="00AB10FC">
        <w:t>Details package provides for extended descriptions of geologic structures.</w:t>
      </w:r>
      <w:r>
        <w:t xml:space="preserve">  </w:t>
      </w:r>
    </w:p>
    <w:p w14:paraId="50C723CE" w14:textId="21860C9A" w:rsidR="00AB10FC" w:rsidRDefault="00F658C5" w:rsidP="00AB10FC">
      <w:pPr>
        <w:keepNext/>
      </w:pPr>
      <w:r>
        <w:rPr>
          <w:noProof/>
          <w:lang w:val="en-CA" w:eastAsia="en-CA"/>
        </w:rPr>
        <w:drawing>
          <wp:inline distT="0" distB="0" distL="0" distR="0" wp14:anchorId="23DAA132" wp14:editId="4736EF45">
            <wp:extent cx="5495925" cy="42672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95925" cy="4267200"/>
                    </a:xfrm>
                    <a:prstGeom prst="rect">
                      <a:avLst/>
                    </a:prstGeom>
                    <a:noFill/>
                    <a:ln>
                      <a:noFill/>
                    </a:ln>
                  </pic:spPr>
                </pic:pic>
              </a:graphicData>
            </a:graphic>
          </wp:inline>
        </w:drawing>
      </w:r>
    </w:p>
    <w:p w14:paraId="35EDFFC2" w14:textId="75C46DB0" w:rsidR="00AB10FC"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50</w:t>
      </w:r>
      <w:r w:rsidR="00673E83">
        <w:rPr>
          <w:noProof/>
        </w:rPr>
        <w:fldChar w:fldCharType="end"/>
      </w:r>
      <w:r>
        <w:t>: Summary diagram of GeologicStructureDetails</w:t>
      </w:r>
    </w:p>
    <w:p w14:paraId="7A27A6E2" w14:textId="77777777" w:rsidR="00AB10FC" w:rsidRDefault="00AB10FC" w:rsidP="00AB10FC"/>
    <w:p w14:paraId="5E3A23D6" w14:textId="34147625" w:rsidR="00AB10FC" w:rsidRDefault="00AB10FC" w:rsidP="00AB10FC">
      <w:pPr>
        <w:pStyle w:val="Heading4"/>
      </w:pPr>
      <w:r>
        <w:lastRenderedPageBreak/>
        <w:t>ContactDescription</w:t>
      </w:r>
    </w:p>
    <w:p w14:paraId="2B25B479" w14:textId="77777777" w:rsidR="000B4649" w:rsidRDefault="000B4649" w:rsidP="00FC626E"/>
    <w:p w14:paraId="2B59EE37" w14:textId="22865928" w:rsidR="00AB10FC" w:rsidRDefault="000B4649" w:rsidP="00FC626E">
      <w:r>
        <w:t xml:space="preserve">The </w:t>
      </w:r>
      <w:r w:rsidR="00FC626E" w:rsidRPr="00325D59">
        <w:rPr>
          <w:rStyle w:val="Entity"/>
        </w:rPr>
        <w:t>Contact</w:t>
      </w:r>
      <w:r w:rsidR="008B0EF5" w:rsidRPr="00325D59">
        <w:rPr>
          <w:rStyle w:val="Entity"/>
        </w:rPr>
        <w:t>D</w:t>
      </w:r>
      <w:r w:rsidR="00FC626E" w:rsidRPr="00325D59">
        <w:rPr>
          <w:rStyle w:val="Entity"/>
        </w:rPr>
        <w:t>escription</w:t>
      </w:r>
      <w:r w:rsidR="00FC626E">
        <w:t xml:space="preserve"> provides e</w:t>
      </w:r>
      <w:r w:rsidR="00FC626E" w:rsidRPr="00FC626E">
        <w:t>xtended descriptive properties of a geologic contact.</w:t>
      </w:r>
      <w:r w:rsidR="00FC626E">
        <w:t xml:space="preserve">  If the contact type is </w:t>
      </w:r>
      <w:r w:rsidR="00FC626E" w:rsidRPr="00325D59">
        <w:rPr>
          <w:rStyle w:val="Entity"/>
        </w:rPr>
        <w:t>ChronostratigraphicBoundary</w:t>
      </w:r>
      <w:r w:rsidR="00FC626E">
        <w:t xml:space="preserve">, it can be associated </w:t>
      </w:r>
      <w:r w:rsidR="00FC626E" w:rsidRPr="00FC626E">
        <w:t>with a geochronologic (</w:t>
      </w:r>
      <w:r w:rsidR="00E44A26" w:rsidRPr="00FC626E">
        <w:t>i.e.</w:t>
      </w:r>
      <w:r w:rsidR="00FC626E" w:rsidRPr="00FC626E">
        <w:t>, time zone) boundary that may correlate with it.</w:t>
      </w:r>
    </w:p>
    <w:p w14:paraId="2B9EAF5E" w14:textId="1499D3B8" w:rsidR="00FC626E" w:rsidRPr="00650C18" w:rsidRDefault="00F658C5" w:rsidP="00FC626E">
      <w:pPr>
        <w:keepNext/>
        <w:rPr>
          <w:lang w:val="en-CA"/>
        </w:rPr>
      </w:pPr>
      <w:r>
        <w:rPr>
          <w:noProof/>
          <w:lang w:val="en-CA" w:eastAsia="en-CA"/>
        </w:rPr>
        <w:drawing>
          <wp:inline distT="0" distB="0" distL="0" distR="0" wp14:anchorId="140F70E5" wp14:editId="376764FB">
            <wp:extent cx="5495925" cy="4953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95925" cy="4953000"/>
                    </a:xfrm>
                    <a:prstGeom prst="rect">
                      <a:avLst/>
                    </a:prstGeom>
                    <a:noFill/>
                    <a:ln>
                      <a:noFill/>
                    </a:ln>
                  </pic:spPr>
                </pic:pic>
              </a:graphicData>
            </a:graphic>
          </wp:inline>
        </w:drawing>
      </w:r>
    </w:p>
    <w:p w14:paraId="777DACC5" w14:textId="401B4A84" w:rsidR="00AB10FC" w:rsidRPr="006064ED" w:rsidRDefault="00FC626E" w:rsidP="00FC626E">
      <w:pPr>
        <w:pStyle w:val="Caption"/>
        <w:rPr>
          <w:lang w:val="fr-CA"/>
        </w:rPr>
      </w:pPr>
      <w:r w:rsidRPr="006064ED">
        <w:rPr>
          <w:lang w:val="fr-CA"/>
        </w:rPr>
        <w:t xml:space="preserve">Figure </w:t>
      </w:r>
      <w:r w:rsidR="00673E83" w:rsidRPr="00650C18">
        <w:rPr>
          <w:lang w:val="en-CA"/>
        </w:rPr>
        <w:fldChar w:fldCharType="begin"/>
      </w:r>
      <w:r w:rsidR="00673E83" w:rsidRPr="006064ED">
        <w:rPr>
          <w:lang w:val="fr-CA"/>
        </w:rPr>
        <w:instrText xml:space="preserve"> SEQ Figure \* ARABIC </w:instrText>
      </w:r>
      <w:r w:rsidR="00673E83" w:rsidRPr="00650C18">
        <w:rPr>
          <w:lang w:val="en-CA"/>
        </w:rPr>
        <w:fldChar w:fldCharType="separate"/>
      </w:r>
      <w:r w:rsidR="00E15963">
        <w:rPr>
          <w:noProof/>
          <w:lang w:val="fr-CA"/>
        </w:rPr>
        <w:t>51</w:t>
      </w:r>
      <w:r w:rsidR="00673E83" w:rsidRPr="00650C18">
        <w:rPr>
          <w:noProof/>
          <w:lang w:val="en-CA"/>
        </w:rPr>
        <w:fldChar w:fldCharType="end"/>
      </w:r>
      <w:r w:rsidRPr="006064ED">
        <w:rPr>
          <w:lang w:val="fr-CA"/>
        </w:rPr>
        <w:t>: Contact</w:t>
      </w:r>
      <w:r w:rsidR="00CB122C" w:rsidRPr="006064ED">
        <w:rPr>
          <w:lang w:val="fr-CA"/>
        </w:rPr>
        <w:t xml:space="preserve"> d</w:t>
      </w:r>
      <w:r w:rsidRPr="006064ED">
        <w:rPr>
          <w:lang w:val="fr-CA"/>
        </w:rPr>
        <w:t>escription</w:t>
      </w:r>
      <w:r w:rsidR="008B0EF5" w:rsidRPr="006064ED">
        <w:rPr>
          <w:lang w:val="fr-CA"/>
        </w:rPr>
        <w:t xml:space="preserve"> context diagram.</w:t>
      </w:r>
    </w:p>
    <w:p w14:paraId="6FB9FDC1" w14:textId="1E154429" w:rsidR="00FC626E" w:rsidRPr="006064ED" w:rsidRDefault="00FC626E" w:rsidP="00FC626E">
      <w:pPr>
        <w:autoSpaceDE w:val="0"/>
        <w:autoSpaceDN w:val="0"/>
        <w:adjustRightInd w:val="0"/>
        <w:spacing w:after="0"/>
        <w:rPr>
          <w:color w:val="000000"/>
          <w:sz w:val="20"/>
          <w:szCs w:val="20"/>
          <w:lang w:val="fr-CA"/>
        </w:rPr>
      </w:pPr>
      <w:bookmarkStart w:id="385" w:name="BKM_E2CFECC1_AAB5_40F6_ABD4_D77907DA9990"/>
      <w:bookmarkEnd w:id="385"/>
    </w:p>
    <w:p w14:paraId="51D46C0C" w14:textId="439DD910" w:rsidR="008B0EF5" w:rsidRPr="001D1B97" w:rsidRDefault="008B0EF5" w:rsidP="001D1B97">
      <w:pPr>
        <w:pStyle w:val="Heading5"/>
        <w:rPr>
          <w:lang w:val="en-CA"/>
        </w:rPr>
      </w:pPr>
      <w:r w:rsidRPr="00E44A26">
        <w:rPr>
          <w:lang w:val="en-CA"/>
        </w:rPr>
        <w:t>contactCharacter</w:t>
      </w:r>
    </w:p>
    <w:p w14:paraId="5CB1C26D" w14:textId="3588CD30" w:rsidR="0010071D" w:rsidRDefault="008B0EF5" w:rsidP="00650C18">
      <w:pPr>
        <w:rPr>
          <w:lang w:val="en-CA"/>
        </w:rPr>
      </w:pPr>
      <w:r>
        <w:rPr>
          <w:lang w:val="en-CA"/>
        </w:rPr>
        <w:t xml:space="preserve">The </w:t>
      </w:r>
      <w:r w:rsidRPr="00325D59">
        <w:rPr>
          <w:rStyle w:val="Entity"/>
        </w:rPr>
        <w:t>contactCharacter</w:t>
      </w:r>
      <w:r>
        <w:rPr>
          <w:lang w:val="en-CA"/>
        </w:rPr>
        <w:t xml:space="preserve"> (</w:t>
      </w:r>
      <w:r w:rsidR="008F3406">
        <w:rPr>
          <w:rStyle w:val="Entity"/>
        </w:rPr>
        <w:t>SWE::Category</w:t>
      </w:r>
      <w:r>
        <w:rPr>
          <w:lang w:val="en-CA"/>
        </w:rPr>
        <w:t>) contain</w:t>
      </w:r>
      <w:r w:rsidR="001D1B97">
        <w:rPr>
          <w:lang w:val="en-CA"/>
        </w:rPr>
        <w:t>s</w:t>
      </w:r>
      <w:r>
        <w:rPr>
          <w:lang w:val="en-CA"/>
        </w:rPr>
        <w:t xml:space="preserve"> a term from a controlled voc</w:t>
      </w:r>
      <w:r w:rsidR="00EB7A36">
        <w:rPr>
          <w:lang w:val="en-CA"/>
        </w:rPr>
        <w:t>abula</w:t>
      </w:r>
      <w:r>
        <w:rPr>
          <w:lang w:val="en-CA"/>
        </w:rPr>
        <w:t xml:space="preserve">ry that describes the </w:t>
      </w:r>
      <w:r w:rsidRPr="008B0EF5">
        <w:rPr>
          <w:lang w:val="en-CA"/>
        </w:rPr>
        <w:t>character of the boundary</w:t>
      </w:r>
      <w:r w:rsidR="00733354">
        <w:rPr>
          <w:lang w:val="en-CA"/>
        </w:rPr>
        <w:t xml:space="preserve"> (</w:t>
      </w:r>
      <w:r w:rsidR="00733354" w:rsidRPr="008B0EF5">
        <w:rPr>
          <w:lang w:val="en-CA"/>
        </w:rPr>
        <w:t>e.g. abrupt, gradational</w:t>
      </w:r>
      <w:r w:rsidR="00733354">
        <w:rPr>
          <w:lang w:val="en-CA"/>
        </w:rPr>
        <w:t>)</w:t>
      </w:r>
      <w:r w:rsidRPr="008B0EF5">
        <w:rPr>
          <w:lang w:val="en-CA"/>
        </w:rPr>
        <w:t>, as opposed to its type.</w:t>
      </w:r>
    </w:p>
    <w:p w14:paraId="665326F0" w14:textId="17D9CD43" w:rsidR="008B0EF5" w:rsidRPr="001D1B97" w:rsidRDefault="008B0EF5" w:rsidP="00D20646">
      <w:pPr>
        <w:pStyle w:val="Heading6"/>
        <w:rPr>
          <w:lang w:val="en-CA"/>
        </w:rPr>
      </w:pPr>
      <w:r>
        <w:rPr>
          <w:lang w:val="en-CA"/>
        </w:rPr>
        <w:t>orientation</w:t>
      </w:r>
    </w:p>
    <w:p w14:paraId="08ED4D63" w14:textId="4FA355E3" w:rsidR="008B0EF5" w:rsidRDefault="008B0EF5" w:rsidP="00D20646">
      <w:pPr>
        <w:rPr>
          <w:lang w:val="en-CA"/>
        </w:rPr>
      </w:pPr>
      <w:r>
        <w:rPr>
          <w:lang w:val="en-CA"/>
        </w:rPr>
        <w:lastRenderedPageBreak/>
        <w:t xml:space="preserve">The </w:t>
      </w:r>
      <w:r w:rsidRPr="00707C33">
        <w:rPr>
          <w:rStyle w:val="Entity"/>
        </w:rPr>
        <w:t>orientation</w:t>
      </w:r>
      <w:proofErr w:type="gramStart"/>
      <w:r w:rsidRPr="00707C33">
        <w:rPr>
          <w:rStyle w:val="Entity"/>
        </w:rPr>
        <w:t>:GSML</w:t>
      </w:r>
      <w:proofErr w:type="gramEnd"/>
      <w:r w:rsidRPr="00707C33">
        <w:rPr>
          <w:rStyle w:val="Entity"/>
        </w:rPr>
        <w:t>_PlanarOrientation</w:t>
      </w:r>
      <w:r>
        <w:rPr>
          <w:lang w:val="en-CA"/>
        </w:rPr>
        <w:t xml:space="preserve"> property report</w:t>
      </w:r>
      <w:r w:rsidR="001D1B97">
        <w:rPr>
          <w:lang w:val="en-CA"/>
        </w:rPr>
        <w:t>s</w:t>
      </w:r>
      <w:r>
        <w:rPr>
          <w:lang w:val="en-CA"/>
        </w:rPr>
        <w:t xml:space="preserve"> the</w:t>
      </w:r>
      <w:r w:rsidRPr="008B0EF5">
        <w:rPr>
          <w:lang w:val="en-CA"/>
        </w:rPr>
        <w:t xml:space="preserve"> </w:t>
      </w:r>
      <w:r w:rsidR="00733354">
        <w:rPr>
          <w:lang w:val="en-CA"/>
        </w:rPr>
        <w:t xml:space="preserve">general </w:t>
      </w:r>
      <w:r w:rsidRPr="008B0EF5">
        <w:rPr>
          <w:lang w:val="en-CA"/>
        </w:rPr>
        <w:t>orientation of the contact surface</w:t>
      </w:r>
      <w:r>
        <w:rPr>
          <w:lang w:val="en-CA"/>
        </w:rPr>
        <w:t>.</w:t>
      </w:r>
    </w:p>
    <w:p w14:paraId="2CE6977C" w14:textId="0BCBE574" w:rsidR="008B0EF5" w:rsidRPr="001D1B97" w:rsidRDefault="008B0EF5" w:rsidP="00D20646">
      <w:pPr>
        <w:pStyle w:val="Heading5"/>
        <w:rPr>
          <w:lang w:val="en-CA"/>
        </w:rPr>
      </w:pPr>
      <w:r w:rsidRPr="00D970E9">
        <w:rPr>
          <w:lang w:val="en-CA"/>
        </w:rPr>
        <w:t>correlatesWith</w:t>
      </w:r>
    </w:p>
    <w:p w14:paraId="39BB7009" w14:textId="571A598B" w:rsidR="008B0EF5" w:rsidRPr="001D1B97" w:rsidRDefault="008B0EF5" w:rsidP="00D20646">
      <w:r>
        <w:rPr>
          <w:lang w:val="en-CA"/>
        </w:rPr>
        <w:t xml:space="preserve">The </w:t>
      </w:r>
      <w:r w:rsidRPr="00707C33">
        <w:rPr>
          <w:rStyle w:val="Entity"/>
        </w:rPr>
        <w:t>correlatesWith</w:t>
      </w:r>
      <w:r>
        <w:rPr>
          <w:lang w:val="en-CA"/>
        </w:rPr>
        <w:t xml:space="preserve"> property </w:t>
      </w:r>
      <w:r w:rsidR="001D1B97">
        <w:rPr>
          <w:lang w:val="en-CA"/>
        </w:rPr>
        <w:t>is</w:t>
      </w:r>
      <w:r>
        <w:rPr>
          <w:lang w:val="en-CA"/>
        </w:rPr>
        <w:t xml:space="preserve"> an association between </w:t>
      </w:r>
      <w:r w:rsidRPr="00707C33">
        <w:rPr>
          <w:rStyle w:val="Entity"/>
        </w:rPr>
        <w:t>ContactDescription</w:t>
      </w:r>
      <w:r>
        <w:rPr>
          <w:lang w:val="en-CA"/>
        </w:rPr>
        <w:t xml:space="preserve"> and a </w:t>
      </w:r>
      <w:r w:rsidRPr="00707C33">
        <w:rPr>
          <w:rStyle w:val="Entity"/>
        </w:rPr>
        <w:t>GeochronologicBoundary</w:t>
      </w:r>
      <w:r>
        <w:rPr>
          <w:lang w:val="en-CA"/>
        </w:rPr>
        <w:t xml:space="preserve"> describing </w:t>
      </w:r>
      <w:r w:rsidRPr="008B0EF5">
        <w:rPr>
          <w:lang w:val="en-CA"/>
        </w:rPr>
        <w:t>a geochronologic (</w:t>
      </w:r>
      <w:r w:rsidR="00EB7A36" w:rsidRPr="008B0EF5">
        <w:rPr>
          <w:lang w:val="en-CA"/>
        </w:rPr>
        <w:t>i.e.</w:t>
      </w:r>
      <w:r w:rsidRPr="008B0EF5">
        <w:rPr>
          <w:lang w:val="en-CA"/>
        </w:rPr>
        <w:t>, time zone) boundary that may correlate with it.</w:t>
      </w:r>
      <w:r w:rsidR="001D1B97">
        <w:rPr>
          <w:lang w:val="en-CA"/>
        </w:rPr>
        <w:t xml:space="preserve">  Therefore, </w:t>
      </w:r>
      <w:r w:rsidR="001D1B97">
        <w:t xml:space="preserve">a contact correlation with a </w:t>
      </w:r>
      <w:r w:rsidR="001D1B97" w:rsidRPr="00707C33">
        <w:rPr>
          <w:rStyle w:val="Entity"/>
        </w:rPr>
        <w:t>GeochronologicBoundary</w:t>
      </w:r>
      <w:r w:rsidR="001D1B97">
        <w:t xml:space="preserve"> SHALL ONLY </w:t>
      </w:r>
      <w:proofErr w:type="gramStart"/>
      <w:r w:rsidR="001D1B97">
        <w:t>be</w:t>
      </w:r>
      <w:proofErr w:type="gramEnd"/>
      <w:r w:rsidR="001D1B97">
        <w:t xml:space="preserve"> allowed when the </w:t>
      </w:r>
      <w:r w:rsidR="001D1B97" w:rsidRPr="00707C33">
        <w:rPr>
          <w:rStyle w:val="Entity"/>
        </w:rPr>
        <w:t>contactType</w:t>
      </w:r>
      <w:r w:rsidR="001D1B97">
        <w:t xml:space="preserve"> is a </w:t>
      </w:r>
      <w:r w:rsidR="001D1B97" w:rsidRPr="00707C33">
        <w:rPr>
          <w:rStyle w:val="Entity"/>
        </w:rPr>
        <w:t>ChronostratigraphicBoundary</w:t>
      </w:r>
      <w:r w:rsidR="001D1B97">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bookmarkStart w:id="386" w:name="BKM_C1076615_3AE6_4988_8393_E66493CD8FB0"/>
            <w:bookmarkStart w:id="387" w:name="BKM_A9BDB16E_7011_463E_B96E_FB003E3472AA"/>
            <w:bookmarkEnd w:id="386"/>
            <w:bookmarkEnd w:id="387"/>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07663165" w:rsidR="00FC626E" w:rsidRPr="00D12552" w:rsidRDefault="00FC626E" w:rsidP="001D1B97">
            <w:pPr>
              <w:pStyle w:val="Tabletext10"/>
              <w:jc w:val="left"/>
              <w:rPr>
                <w:rStyle w:val="reqtext"/>
                <w:lang w:val="en-CA"/>
              </w:rPr>
            </w:pPr>
            <w:r>
              <w:rPr>
                <w:rStyle w:val="reqtext"/>
                <w:lang w:val="en-CA"/>
              </w:rPr>
              <w:t xml:space="preserve">correlatesWith association to a GeochronologicBondary SHALL be allowed only when contactType </w:t>
            </w:r>
            <w:r w:rsidR="001D1B97">
              <w:rPr>
                <w:rStyle w:val="reqtext"/>
                <w:lang w:val="en-CA"/>
              </w:rPr>
              <w:t>is a</w:t>
            </w:r>
            <w:r>
              <w:rPr>
                <w:rStyle w:val="reqtext"/>
                <w:lang w:val="en-CA"/>
              </w:rPr>
              <w:t xml:space="preserve"> </w:t>
            </w:r>
            <w:r w:rsidRPr="00FC626E">
              <w:rPr>
                <w:rStyle w:val="reqtext"/>
                <w:lang w:val="en-CA"/>
              </w:rPr>
              <w:t>ChronostratigraphicBoundary</w:t>
            </w:r>
            <w:r w:rsidR="00CB122C">
              <w:rPr>
                <w:rStyle w:val="reqtext"/>
                <w:lang w:val="en-CA"/>
              </w:rPr>
              <w:t>.</w:t>
            </w:r>
          </w:p>
        </w:tc>
      </w:tr>
    </w:tbl>
    <w:p w14:paraId="416180C4" w14:textId="77777777" w:rsidR="008B0EF5" w:rsidRDefault="008B0EF5" w:rsidP="00AB10FC"/>
    <w:p w14:paraId="06743E2A" w14:textId="68CAE696" w:rsidR="00FC626E" w:rsidRDefault="00FC626E" w:rsidP="00FC626E">
      <w:pPr>
        <w:pStyle w:val="Heading4"/>
      </w:pPr>
      <w:bookmarkStart w:id="388" w:name="_Ref456030847"/>
      <w:r>
        <w:t>DisplacementEvent</w:t>
      </w:r>
      <w:bookmarkEnd w:id="388"/>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12A47F04" w:rsidR="00FC626E" w:rsidRDefault="00F658C5" w:rsidP="00FC626E">
      <w:pPr>
        <w:keepNext/>
      </w:pPr>
      <w:r>
        <w:rPr>
          <w:noProof/>
          <w:lang w:val="en-CA" w:eastAsia="en-CA"/>
        </w:rPr>
        <w:lastRenderedPageBreak/>
        <w:drawing>
          <wp:inline distT="0" distB="0" distL="0" distR="0" wp14:anchorId="34B470B1" wp14:editId="5E1CD1AB">
            <wp:extent cx="3933825" cy="57531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933825" cy="5753100"/>
                    </a:xfrm>
                    <a:prstGeom prst="rect">
                      <a:avLst/>
                    </a:prstGeom>
                    <a:noFill/>
                    <a:ln>
                      <a:noFill/>
                    </a:ln>
                  </pic:spPr>
                </pic:pic>
              </a:graphicData>
            </a:graphic>
          </wp:inline>
        </w:drawing>
      </w:r>
    </w:p>
    <w:p w14:paraId="40398DF5" w14:textId="5DE7AE8A" w:rsidR="00FC626E" w:rsidRDefault="00FC626E" w:rsidP="00FC626E">
      <w:pPr>
        <w:pStyle w:val="Caption"/>
      </w:pPr>
      <w:bookmarkStart w:id="389" w:name="_Ref446932377"/>
      <w:r>
        <w:t xml:space="preserve">Figure </w:t>
      </w:r>
      <w:r w:rsidR="00673E83">
        <w:fldChar w:fldCharType="begin"/>
      </w:r>
      <w:r w:rsidR="00673E83">
        <w:instrText xml:space="preserve"> SEQ Figure \* ARABIC </w:instrText>
      </w:r>
      <w:r w:rsidR="00673E83">
        <w:fldChar w:fldCharType="separate"/>
      </w:r>
      <w:r w:rsidR="00E15963">
        <w:rPr>
          <w:noProof/>
        </w:rPr>
        <w:t>52</w:t>
      </w:r>
      <w:r w:rsidR="00673E83">
        <w:rPr>
          <w:noProof/>
        </w:rPr>
        <w:fldChar w:fldCharType="end"/>
      </w:r>
      <w:bookmarkEnd w:id="389"/>
      <w:r>
        <w:t>: DisplacementEvent</w:t>
      </w:r>
      <w:r w:rsidR="00A63650">
        <w:t xml:space="preserve"> context diagram</w:t>
      </w:r>
    </w:p>
    <w:p w14:paraId="484C4FD9" w14:textId="4372163F" w:rsidR="00A63650" w:rsidRPr="00B538DE" w:rsidRDefault="00A63650" w:rsidP="00D20646">
      <w:pPr>
        <w:pStyle w:val="Heading5"/>
        <w:rPr>
          <w:lang w:val="en-CA"/>
        </w:rPr>
      </w:pPr>
      <w:r w:rsidRPr="00D970E9">
        <w:rPr>
          <w:lang w:val="en-CA"/>
        </w:rPr>
        <w:t>incrementalDisplacement</w:t>
      </w:r>
    </w:p>
    <w:p w14:paraId="26D8AAE4" w14:textId="0B72CC97" w:rsidR="00A63650" w:rsidRDefault="00A63650" w:rsidP="00D20646">
      <w:r>
        <w:t xml:space="preserve">The </w:t>
      </w:r>
      <w:r w:rsidRPr="00707C33">
        <w:rPr>
          <w:rStyle w:val="Entity"/>
        </w:rPr>
        <w:t>incrementalDisplacement</w:t>
      </w:r>
      <w:proofErr w:type="gramStart"/>
      <w:r w:rsidRPr="00707C33">
        <w:rPr>
          <w:rStyle w:val="Entity"/>
        </w:rPr>
        <w:t>:DisplacementValue</w:t>
      </w:r>
      <w:proofErr w:type="gramEnd"/>
      <w:r>
        <w:t xml:space="preserve"> property </w:t>
      </w:r>
      <w:r w:rsidR="00B538DE">
        <w:t>contains a</w:t>
      </w:r>
      <w:r w:rsidR="003C6266">
        <w:t xml:space="preserve"> </w:t>
      </w:r>
      <w:r w:rsidR="003C6266" w:rsidRPr="00707C33">
        <w:rPr>
          <w:rStyle w:val="Entity"/>
        </w:rPr>
        <w:t>DisplacementValue</w:t>
      </w:r>
      <w:r w:rsidR="003C6266">
        <w:t xml:space="preserve"> </w:t>
      </w:r>
      <w:r w:rsidR="00B538DE">
        <w:t>(</w:t>
      </w:r>
      <w:r w:rsidR="00B538DE">
        <w:fldChar w:fldCharType="begin"/>
      </w:r>
      <w:r w:rsidR="00B538DE">
        <w:instrText xml:space="preserve"> REF _Ref456439485 \r \h </w:instrText>
      </w:r>
      <w:r w:rsidR="00B538DE">
        <w:fldChar w:fldCharType="separate"/>
      </w:r>
      <w:r w:rsidR="00B538DE">
        <w:t>8.5.4.4</w:t>
      </w:r>
      <w:r w:rsidR="00B538DE">
        <w:fldChar w:fldCharType="end"/>
      </w:r>
      <w:r w:rsidR="00B538DE">
        <w:t xml:space="preserve">) </w:t>
      </w:r>
      <w:r>
        <w:t>report</w:t>
      </w:r>
      <w:r w:rsidR="003C6266">
        <w:t>ing</w:t>
      </w:r>
      <w:r>
        <w:t xml:space="preserve"> </w:t>
      </w:r>
      <w:r w:rsidRPr="00A63650">
        <w:t>the parameters of the displacement</w:t>
      </w:r>
      <w:r>
        <w:t>.</w:t>
      </w:r>
    </w:p>
    <w:p w14:paraId="71B4C2ED" w14:textId="534B9CB4" w:rsidR="008C4F74" w:rsidRDefault="009A0D4B" w:rsidP="00FC626E">
      <w:pPr>
        <w:pStyle w:val="Heading4"/>
      </w:pPr>
      <w:r>
        <w:t>Layering</w:t>
      </w:r>
    </w:p>
    <w:p w14:paraId="4697C042" w14:textId="77777777" w:rsidR="009A0D4B" w:rsidRDefault="009A0D4B" w:rsidP="00D20646"/>
    <w:p w14:paraId="68EF5A3E" w14:textId="69B71AAC" w:rsidR="009A0D4B" w:rsidRDefault="003C6266" w:rsidP="00D20646">
      <w:r>
        <w:t>A p</w:t>
      </w:r>
      <w:r w:rsidR="009A0D4B" w:rsidRPr="009A0D4B">
        <w:t>lanar foliation</w:t>
      </w:r>
      <w:r>
        <w:t xml:space="preserve"> is</w:t>
      </w:r>
      <w:r w:rsidR="009A0D4B" w:rsidRPr="009A0D4B">
        <w:t xml:space="preserve"> defined by a tabular succession of layers &gt; 5 mm thick. This definition is based on the proposed definition of gneiss by the NADM Science Language Technical Team</w:t>
      </w:r>
      <w:r>
        <w:t xml:space="preserve"> (NADMSC 2004</w:t>
      </w:r>
      <w:r w:rsidR="00B538DE">
        <w:t xml:space="preserve">).  The </w:t>
      </w:r>
      <w:r w:rsidR="009A0D4B" w:rsidRPr="00707C33">
        <w:rPr>
          <w:rStyle w:val="Entity"/>
        </w:rPr>
        <w:t>GeologicStructure</w:t>
      </w:r>
      <w:r w:rsidR="009A0D4B" w:rsidRPr="009A0D4B">
        <w:t xml:space="preserve"> characteristic of gneiss is layering. </w:t>
      </w:r>
    </w:p>
    <w:p w14:paraId="4319CBB1" w14:textId="7565EED7" w:rsidR="009A0D4B" w:rsidRDefault="00F658C5" w:rsidP="00D20646">
      <w:pPr>
        <w:keepNext/>
      </w:pPr>
      <w:r>
        <w:rPr>
          <w:noProof/>
          <w:lang w:val="en-CA" w:eastAsia="en-CA"/>
        </w:rPr>
        <w:lastRenderedPageBreak/>
        <w:drawing>
          <wp:inline distT="0" distB="0" distL="0" distR="0" wp14:anchorId="67477FD4" wp14:editId="4AB3F90B">
            <wp:extent cx="4905375" cy="376237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905375" cy="3762375"/>
                    </a:xfrm>
                    <a:prstGeom prst="rect">
                      <a:avLst/>
                    </a:prstGeom>
                    <a:noFill/>
                    <a:ln>
                      <a:noFill/>
                    </a:ln>
                  </pic:spPr>
                </pic:pic>
              </a:graphicData>
            </a:graphic>
          </wp:inline>
        </w:drawing>
      </w:r>
    </w:p>
    <w:p w14:paraId="46B783CF" w14:textId="752414B0" w:rsidR="009A0D4B" w:rsidRDefault="009A0D4B" w:rsidP="00D20646">
      <w:pPr>
        <w:pStyle w:val="Caption"/>
      </w:pPr>
      <w:r>
        <w:t xml:space="preserve">Figure </w:t>
      </w:r>
      <w:r>
        <w:fldChar w:fldCharType="begin"/>
      </w:r>
      <w:r>
        <w:instrText xml:space="preserve"> SEQ Figure \* ARABIC </w:instrText>
      </w:r>
      <w:r>
        <w:fldChar w:fldCharType="separate"/>
      </w:r>
      <w:r w:rsidR="00E15963">
        <w:rPr>
          <w:noProof/>
        </w:rPr>
        <w:t>53</w:t>
      </w:r>
      <w:r>
        <w:fldChar w:fldCharType="end"/>
      </w:r>
      <w:r>
        <w:t>: Layering</w:t>
      </w:r>
      <w:r w:rsidR="00A63650">
        <w:t xml:space="preserve"> context diagram</w:t>
      </w:r>
    </w:p>
    <w:p w14:paraId="72B8C7C9" w14:textId="77777777" w:rsidR="009A0D4B" w:rsidRDefault="009A0D4B" w:rsidP="00D20646"/>
    <w:p w14:paraId="0B4252AC" w14:textId="47087BBE" w:rsidR="00A63650" w:rsidRDefault="00A63650" w:rsidP="00D20646">
      <w:pPr>
        <w:pStyle w:val="Heading5"/>
      </w:pPr>
      <w:r>
        <w:t>layeringComposition</w:t>
      </w:r>
    </w:p>
    <w:p w14:paraId="092A68DA" w14:textId="69BA429C" w:rsidR="00A63650" w:rsidRPr="00777586" w:rsidRDefault="00A63650" w:rsidP="00A63650">
      <w:r w:rsidRPr="00A63650">
        <w:t xml:space="preserve">The </w:t>
      </w:r>
      <w:r w:rsidRPr="00707C33">
        <w:rPr>
          <w:rStyle w:val="Entity"/>
        </w:rPr>
        <w:t>layeringComposition</w:t>
      </w:r>
      <w:r w:rsidRPr="00A63650">
        <w:t xml:space="preserve"> property </w:t>
      </w:r>
      <w:r w:rsidR="00B538DE">
        <w:t xml:space="preserve">is </w:t>
      </w:r>
      <w:r w:rsidRPr="00A63650">
        <w:t xml:space="preserve">an association between a </w:t>
      </w:r>
      <w:r w:rsidRPr="00707C33">
        <w:rPr>
          <w:rStyle w:val="Entity"/>
        </w:rPr>
        <w:t>Layering</w:t>
      </w:r>
      <w:r w:rsidRPr="00A63650">
        <w:t xml:space="preserve"> and a </w:t>
      </w:r>
      <w:r w:rsidRPr="00707C33">
        <w:rPr>
          <w:rStyle w:val="Entity"/>
        </w:rPr>
        <w:t>RockMaterial</w:t>
      </w:r>
      <w:r w:rsidRPr="00A63650">
        <w:t xml:space="preserve"> that describes the rock material that may define compositional layering</w:t>
      </w:r>
      <w:r w:rsidR="008279FB">
        <w:t>.</w:t>
      </w:r>
    </w:p>
    <w:p w14:paraId="1B2977DC" w14:textId="77777777" w:rsidR="00A63650" w:rsidRDefault="00A63650" w:rsidP="00D20646"/>
    <w:p w14:paraId="4FF3F9A9" w14:textId="77777777" w:rsidR="009A0D4B" w:rsidRDefault="009A0D4B" w:rsidP="009A0D4B">
      <w:pPr>
        <w:pStyle w:val="Heading4"/>
      </w:pPr>
      <w:bookmarkStart w:id="390" w:name="_Ref456439485"/>
      <w:r>
        <w:t>DisplacementValue</w:t>
      </w:r>
      <w:bookmarkEnd w:id="390"/>
    </w:p>
    <w:p w14:paraId="220C1111" w14:textId="77777777" w:rsidR="003C6266" w:rsidRDefault="003C6266" w:rsidP="00FC626E"/>
    <w:p w14:paraId="1E689ECE" w14:textId="23333F30" w:rsidR="00777586" w:rsidRDefault="00777586" w:rsidP="00FC626E">
      <w:r>
        <w:t>A displacement value</w:t>
      </w:r>
      <w:r w:rsidRPr="008C4F74">
        <w:t xml:space="preserve"> express</w:t>
      </w:r>
      <w:r>
        <w:t>es</w:t>
      </w:r>
      <w:r w:rsidRPr="008C4F74">
        <w:t xml:space="preserve"> the displacement on a fault with respect to a planar approximation of its shape</w:t>
      </w:r>
      <w:r w:rsidR="008279FB">
        <w:t>.</w:t>
      </w:r>
    </w:p>
    <w:p w14:paraId="14044106" w14:textId="77777777" w:rsidR="00777586" w:rsidRDefault="00777586" w:rsidP="00FC626E"/>
    <w:p w14:paraId="470D8BA5" w14:textId="0DA6B269" w:rsidR="00386910" w:rsidRDefault="00F658C5" w:rsidP="00386910">
      <w:pPr>
        <w:keepNext/>
      </w:pPr>
      <w:r>
        <w:rPr>
          <w:noProof/>
          <w:lang w:val="en-CA" w:eastAsia="en-CA"/>
        </w:rPr>
        <w:lastRenderedPageBreak/>
        <w:drawing>
          <wp:inline distT="0" distB="0" distL="0" distR="0" wp14:anchorId="637CFD41" wp14:editId="01C214DA">
            <wp:extent cx="5486400" cy="46482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86400" cy="4648200"/>
                    </a:xfrm>
                    <a:prstGeom prst="rect">
                      <a:avLst/>
                    </a:prstGeom>
                    <a:noFill/>
                    <a:ln>
                      <a:noFill/>
                    </a:ln>
                  </pic:spPr>
                </pic:pic>
              </a:graphicData>
            </a:graphic>
          </wp:inline>
        </w:drawing>
      </w:r>
    </w:p>
    <w:p w14:paraId="6B5034BE" w14:textId="019FF739" w:rsidR="00777586" w:rsidRDefault="00386910" w:rsidP="00386910">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54</w:t>
      </w:r>
      <w:r w:rsidR="00673E83">
        <w:rPr>
          <w:noProof/>
        </w:rPr>
        <w:fldChar w:fldCharType="end"/>
      </w:r>
      <w:r>
        <w:t xml:space="preserve">: </w:t>
      </w:r>
      <w:r w:rsidRPr="00E94CE7">
        <w:t>Displacement value subtypes</w:t>
      </w:r>
      <w:r w:rsidR="008279FB">
        <w:t xml:space="preserve"> context diagram.</w:t>
      </w:r>
    </w:p>
    <w:p w14:paraId="10EB9AA4" w14:textId="3F9C9837" w:rsidR="008C4F74" w:rsidRDefault="008C4F74" w:rsidP="008C4F74">
      <w:pPr>
        <w:autoSpaceDE w:val="0"/>
        <w:autoSpaceDN w:val="0"/>
        <w:adjustRightInd w:val="0"/>
        <w:spacing w:after="0"/>
        <w:rPr>
          <w:color w:val="000000"/>
          <w:sz w:val="20"/>
          <w:szCs w:val="20"/>
          <w:lang w:val="en-CA"/>
        </w:rPr>
      </w:pPr>
      <w:bookmarkStart w:id="391" w:name="BKM_0148DBC7_BEFE_411F_BDA0_ED2509780C45"/>
      <w:bookmarkEnd w:id="391"/>
    </w:p>
    <w:p w14:paraId="0DCD049C" w14:textId="34699162" w:rsidR="00A41036" w:rsidRPr="00B538DE" w:rsidRDefault="00A41036" w:rsidP="00B538DE">
      <w:pPr>
        <w:pStyle w:val="Heading5"/>
        <w:rPr>
          <w:lang w:val="en-CA"/>
        </w:rPr>
      </w:pPr>
      <w:r w:rsidRPr="00D970E9">
        <w:rPr>
          <w:lang w:val="en-CA"/>
        </w:rPr>
        <w:t>hangingWallDirection</w:t>
      </w:r>
    </w:p>
    <w:p w14:paraId="0D368CB9" w14:textId="50A95B9E" w:rsidR="00A41036" w:rsidRDefault="00A41036" w:rsidP="00D20646">
      <w:pPr>
        <w:rPr>
          <w:lang w:val="en-CA"/>
        </w:rPr>
      </w:pPr>
      <w:r>
        <w:rPr>
          <w:lang w:val="en-CA"/>
        </w:rPr>
        <w:t xml:space="preserve">The property </w:t>
      </w:r>
      <w:r w:rsidRPr="00707C33">
        <w:rPr>
          <w:rStyle w:val="Entity"/>
        </w:rPr>
        <w:t>hangingWallDirection</w:t>
      </w:r>
      <w:proofErr w:type="gramStart"/>
      <w:r w:rsidRPr="00707C33">
        <w:rPr>
          <w:rStyle w:val="Entity"/>
        </w:rPr>
        <w:t>:GSML</w:t>
      </w:r>
      <w:proofErr w:type="gramEnd"/>
      <w:r w:rsidRPr="00707C33">
        <w:rPr>
          <w:rStyle w:val="Entity"/>
        </w:rPr>
        <w:t>_LinearOrientation</w:t>
      </w:r>
      <w:r>
        <w:rPr>
          <w:lang w:val="en-CA"/>
        </w:rPr>
        <w:t xml:space="preserve"> describe</w:t>
      </w:r>
      <w:r w:rsidR="00B538DE">
        <w:rPr>
          <w:lang w:val="en-CA"/>
        </w:rPr>
        <w:t>s</w:t>
      </w:r>
      <w:r w:rsidR="00AF6A26">
        <w:rPr>
          <w:lang w:val="en-CA"/>
        </w:rPr>
        <w:t xml:space="preserve"> the direction of the</w:t>
      </w:r>
      <w:r>
        <w:rPr>
          <w:lang w:val="en-CA"/>
        </w:rPr>
        <w:t xml:space="preserve"> </w:t>
      </w:r>
      <w:r w:rsidR="00AF6A26" w:rsidRPr="00AF6A26">
        <w:rPr>
          <w:lang w:val="en-CA"/>
        </w:rPr>
        <w:t>hanging wall side of the fault-system for faults that are steep enough to define</w:t>
      </w:r>
      <w:r w:rsidR="00AF6A26">
        <w:rPr>
          <w:lang w:val="en-CA"/>
        </w:rPr>
        <w:t xml:space="preserve"> a hanging-wall on the map trace.  </w:t>
      </w:r>
    </w:p>
    <w:p w14:paraId="5584D448" w14:textId="5F50B9D4" w:rsidR="00AF6A26" w:rsidRPr="00B538DE" w:rsidRDefault="00AF6A26" w:rsidP="00B538DE">
      <w:pPr>
        <w:pStyle w:val="Heading5"/>
        <w:rPr>
          <w:lang w:val="en-CA"/>
        </w:rPr>
      </w:pPr>
      <w:r>
        <w:rPr>
          <w:lang w:val="en-CA"/>
        </w:rPr>
        <w:t>movementSense</w:t>
      </w:r>
    </w:p>
    <w:p w14:paraId="1EFFA905" w14:textId="274351BE" w:rsidR="00AF6A26" w:rsidRDefault="00AF6A26" w:rsidP="00D20646">
      <w:pPr>
        <w:rPr>
          <w:lang w:val="en-CA"/>
        </w:rPr>
      </w:pPr>
      <w:r>
        <w:rPr>
          <w:lang w:val="en-CA"/>
        </w:rPr>
        <w:t>The</w:t>
      </w:r>
      <w:r w:rsidR="00707C33">
        <w:rPr>
          <w:lang w:val="en-CA"/>
        </w:rPr>
        <w:t xml:space="preserve"> property</w:t>
      </w:r>
      <w:r>
        <w:rPr>
          <w:lang w:val="en-CA"/>
        </w:rPr>
        <w:t xml:space="preserve"> </w:t>
      </w:r>
      <w:r w:rsidRPr="00707C33">
        <w:rPr>
          <w:rStyle w:val="Entity"/>
        </w:rPr>
        <w:t>movementSense</w:t>
      </w:r>
      <w:proofErr w:type="gramStart"/>
      <w:r w:rsidRPr="00707C33">
        <w:rPr>
          <w:rStyle w:val="Entity"/>
        </w:rPr>
        <w:t>:MovementSenseTerm</w:t>
      </w:r>
      <w:proofErr w:type="gramEnd"/>
      <w:r>
        <w:rPr>
          <w:lang w:val="en-CA"/>
        </w:rPr>
        <w:t xml:space="preserve"> </w:t>
      </w:r>
      <w:r w:rsidR="00B538DE">
        <w:rPr>
          <w:lang w:val="en-CA"/>
        </w:rPr>
        <w:t>contains a</w:t>
      </w:r>
      <w:r>
        <w:rPr>
          <w:lang w:val="en-CA"/>
        </w:rPr>
        <w:t xml:space="preserve"> term from a controlled vocabulary that describes t</w:t>
      </w:r>
      <w:r w:rsidRPr="00AF6A26">
        <w:rPr>
          <w:lang w:val="en-CA"/>
        </w:rPr>
        <w:t>he movement sense of displacement along a geologic structure (</w:t>
      </w:r>
      <w:r w:rsidR="00EB7A36" w:rsidRPr="00AF6A26">
        <w:rPr>
          <w:lang w:val="en-CA"/>
        </w:rPr>
        <w:t>e.g.</w:t>
      </w:r>
      <w:r w:rsidRPr="00AF6A26">
        <w:rPr>
          <w:lang w:val="en-CA"/>
        </w:rPr>
        <w:t>, dextral, sinistral)</w:t>
      </w:r>
      <w:r w:rsidR="008279FB">
        <w:rPr>
          <w:lang w:val="en-CA"/>
        </w:rPr>
        <w:t>.</w:t>
      </w:r>
    </w:p>
    <w:p w14:paraId="10ADEFA4" w14:textId="7BCF1E52" w:rsidR="00AF6A26" w:rsidRDefault="00AF6A26" w:rsidP="00D20646">
      <w:pPr>
        <w:pStyle w:val="Heading5"/>
        <w:rPr>
          <w:lang w:val="en-CA"/>
        </w:rPr>
      </w:pPr>
      <w:r w:rsidRPr="00D970E9">
        <w:rPr>
          <w:lang w:val="en-CA"/>
        </w:rPr>
        <w:t>movementType</w:t>
      </w:r>
    </w:p>
    <w:p w14:paraId="6B1E694D" w14:textId="04C0E03B" w:rsidR="00AF6A26" w:rsidRDefault="00AF6A26" w:rsidP="00D20646">
      <w:pPr>
        <w:rPr>
          <w:lang w:val="en-CA"/>
        </w:rPr>
      </w:pPr>
      <w:r>
        <w:rPr>
          <w:lang w:val="en-CA"/>
        </w:rPr>
        <w:t xml:space="preserve">The property </w:t>
      </w:r>
      <w:r w:rsidRPr="00707C33">
        <w:rPr>
          <w:rStyle w:val="Entity"/>
        </w:rPr>
        <w:t>mov</w:t>
      </w:r>
      <w:r w:rsidR="00B538DE" w:rsidRPr="00707C33">
        <w:rPr>
          <w:rStyle w:val="Entity"/>
        </w:rPr>
        <w:t>ementType</w:t>
      </w:r>
      <w:proofErr w:type="gramStart"/>
      <w:r w:rsidR="00B538DE" w:rsidRPr="00707C33">
        <w:rPr>
          <w:rStyle w:val="Entity"/>
        </w:rPr>
        <w:t>:MovementTypeTerm</w:t>
      </w:r>
      <w:proofErr w:type="gramEnd"/>
      <w:r>
        <w:rPr>
          <w:lang w:val="en-CA"/>
        </w:rPr>
        <w:t xml:space="preserve"> contain</w:t>
      </w:r>
      <w:r w:rsidR="00B538DE">
        <w:rPr>
          <w:lang w:val="en-CA"/>
        </w:rPr>
        <w:t>s</w:t>
      </w:r>
      <w:r>
        <w:rPr>
          <w:lang w:val="en-CA"/>
        </w:rPr>
        <w:t xml:space="preserve"> a term from a controlled vocabulary that d</w:t>
      </w:r>
      <w:r w:rsidRPr="00AF6A26">
        <w:rPr>
          <w:lang w:val="en-CA"/>
        </w:rPr>
        <w:t xml:space="preserve">efines the type of </w:t>
      </w:r>
      <w:r w:rsidR="00EB7A36" w:rsidRPr="00AF6A26">
        <w:rPr>
          <w:lang w:val="en-CA"/>
        </w:rPr>
        <w:t>movement (e.g.</w:t>
      </w:r>
      <w:r w:rsidRPr="00AF6A26">
        <w:rPr>
          <w:lang w:val="en-CA"/>
        </w:rPr>
        <w:t xml:space="preserve"> dip-slip, strike-slip)</w:t>
      </w:r>
      <w:r w:rsidR="008279FB">
        <w:rPr>
          <w:lang w:val="en-CA"/>
        </w:rPr>
        <w:t>.</w:t>
      </w:r>
    </w:p>
    <w:p w14:paraId="7C024198" w14:textId="7D9B5B0D" w:rsidR="00AF6A26" w:rsidRDefault="00AF6A26" w:rsidP="00D20646">
      <w:pPr>
        <w:pStyle w:val="Heading5"/>
        <w:rPr>
          <w:lang w:val="en-CA"/>
        </w:rPr>
      </w:pPr>
      <w:r w:rsidRPr="00D970E9">
        <w:rPr>
          <w:lang w:val="en-CA"/>
        </w:rPr>
        <w:t>displacementEvent</w:t>
      </w:r>
    </w:p>
    <w:p w14:paraId="27FE90A0" w14:textId="5CA3A809" w:rsidR="00AF6A26" w:rsidRDefault="00AF6A26" w:rsidP="00D20646">
      <w:pPr>
        <w:rPr>
          <w:lang w:val="en-CA"/>
        </w:rPr>
      </w:pPr>
      <w:r>
        <w:rPr>
          <w:lang w:val="en-CA"/>
        </w:rPr>
        <w:lastRenderedPageBreak/>
        <w:t xml:space="preserve">The property </w:t>
      </w:r>
      <w:r w:rsidRPr="00707C33">
        <w:rPr>
          <w:rStyle w:val="Entity"/>
        </w:rPr>
        <w:t>displacementEvent</w:t>
      </w:r>
      <w:r>
        <w:rPr>
          <w:lang w:val="en-CA"/>
        </w:rPr>
        <w:t xml:space="preserve"> </w:t>
      </w:r>
      <w:r w:rsidR="00B538DE">
        <w:rPr>
          <w:lang w:val="en-CA"/>
        </w:rPr>
        <w:t>is</w:t>
      </w:r>
      <w:r w:rsidR="003C6266">
        <w:rPr>
          <w:lang w:val="en-CA"/>
        </w:rPr>
        <w:t xml:space="preserve"> an association between a </w:t>
      </w:r>
      <w:r w:rsidR="003C6266" w:rsidRPr="00707C33">
        <w:rPr>
          <w:rStyle w:val="Entity"/>
        </w:rPr>
        <w:t>Displacement</w:t>
      </w:r>
      <w:r w:rsidR="003C6266">
        <w:rPr>
          <w:lang w:val="en-CA"/>
        </w:rPr>
        <w:t xml:space="preserve"> and a </w:t>
      </w:r>
      <w:r w:rsidR="003C6266" w:rsidRPr="00707C33">
        <w:rPr>
          <w:rStyle w:val="Entity"/>
        </w:rPr>
        <w:t>GeologicEvent</w:t>
      </w:r>
      <w:r w:rsidR="003C6266">
        <w:rPr>
          <w:lang w:val="en-CA"/>
        </w:rPr>
        <w:t xml:space="preserve"> that </w:t>
      </w:r>
      <w:r>
        <w:rPr>
          <w:lang w:val="en-CA"/>
        </w:rPr>
        <w:t>contain</w:t>
      </w:r>
      <w:r w:rsidR="003C6266">
        <w:rPr>
          <w:lang w:val="en-CA"/>
        </w:rPr>
        <w:t>s</w:t>
      </w:r>
      <w:r>
        <w:rPr>
          <w:lang w:val="en-CA"/>
        </w:rPr>
        <w:t xml:space="preserve"> a</w:t>
      </w:r>
      <w:r w:rsidRPr="00AF6A26">
        <w:rPr>
          <w:lang w:val="en-CA"/>
        </w:rPr>
        <w:t xml:space="preserve"> description of the age, environment and process of a shear displacement event</w:t>
      </w:r>
      <w:r>
        <w:rPr>
          <w:lang w:val="en-CA"/>
        </w:rPr>
        <w:t>.</w:t>
      </w:r>
    </w:p>
    <w:p w14:paraId="769A80D5" w14:textId="3D3B1896" w:rsidR="00FC626E" w:rsidRDefault="00777586" w:rsidP="00AB10FC">
      <w:pPr>
        <w:pStyle w:val="Heading4"/>
      </w:pPr>
      <w:bookmarkStart w:id="392" w:name="BKM_3201DCDD_D133_49AE_90CB_9F86F5B18ACE"/>
      <w:bookmarkStart w:id="393" w:name="BKM_5AEA7724_2100_40A1_BA99_6516E4CE2A3E"/>
      <w:bookmarkStart w:id="394" w:name="BKM_65E9638C_341E_4069_9C8F_D8BC2F8B7601"/>
      <w:bookmarkEnd w:id="392"/>
      <w:bookmarkEnd w:id="393"/>
      <w:bookmarkEnd w:id="394"/>
      <w:r>
        <w:t>SeparationValue</w:t>
      </w:r>
    </w:p>
    <w:p w14:paraId="0835FC54" w14:textId="77777777" w:rsidR="008279FB" w:rsidRDefault="008279FB" w:rsidP="00AB10FC"/>
    <w:p w14:paraId="41A1AB52" w14:textId="2173FD72" w:rsidR="00777586" w:rsidRDefault="00C74871" w:rsidP="00AB10FC">
      <w:r w:rsidRPr="00707C33">
        <w:rPr>
          <w:rStyle w:val="Entity"/>
        </w:rPr>
        <w:t>SeparationValue</w:t>
      </w:r>
      <w:r>
        <w:t xml:space="preserve"> is a kind of </w:t>
      </w:r>
      <w:r w:rsidRPr="00707C33">
        <w:rPr>
          <w:rStyle w:val="Entity"/>
        </w:rPr>
        <w:t>DisplacementValue</w:t>
      </w:r>
      <w:r>
        <w:t xml:space="preserve"> that describes t</w:t>
      </w:r>
      <w:r w:rsidR="00777586" w:rsidRPr="00777586">
        <w:t>he amount of separation displacement across a structure.</w:t>
      </w:r>
    </w:p>
    <w:p w14:paraId="5AA86401" w14:textId="07FCC3D8" w:rsidR="00C74871" w:rsidRPr="00B538DE" w:rsidRDefault="00B538DE" w:rsidP="00B538DE">
      <w:pPr>
        <w:pStyle w:val="Heading5"/>
        <w:rPr>
          <w:lang w:val="en-CA"/>
        </w:rPr>
      </w:pPr>
      <w:r>
        <w:rPr>
          <w:lang w:val="en-CA"/>
        </w:rPr>
        <w:t>s</w:t>
      </w:r>
      <w:r w:rsidR="00C74871" w:rsidRPr="00D970E9">
        <w:rPr>
          <w:lang w:val="en-CA"/>
        </w:rPr>
        <w:t>eparation</w:t>
      </w:r>
    </w:p>
    <w:p w14:paraId="4BB6DBF2" w14:textId="0BCCC335" w:rsidR="00C74871" w:rsidRDefault="00C74871" w:rsidP="00AB10FC">
      <w:r>
        <w:t xml:space="preserve">The property </w:t>
      </w:r>
      <w:r w:rsidRPr="00707C33">
        <w:rPr>
          <w:rStyle w:val="Entity"/>
        </w:rPr>
        <w:t>separation</w:t>
      </w:r>
      <w:proofErr w:type="gramStart"/>
      <w:r w:rsidRPr="00707C33">
        <w:rPr>
          <w:rStyle w:val="Entity"/>
        </w:rPr>
        <w:t>:GSML</w:t>
      </w:r>
      <w:proofErr w:type="gramEnd"/>
      <w:r w:rsidRPr="00707C33">
        <w:rPr>
          <w:rStyle w:val="Entity"/>
        </w:rPr>
        <w:t>_Vector</w:t>
      </w:r>
      <w:r>
        <w:t xml:space="preserve"> report</w:t>
      </w:r>
      <w:r w:rsidR="00B538DE">
        <w:t>s</w:t>
      </w:r>
      <w:r>
        <w:t xml:space="preserve"> the </w:t>
      </w:r>
      <w:r w:rsidRPr="00C74871">
        <w:t>apparent offset of planar feature, report</w:t>
      </w:r>
      <w:r>
        <w:t>ed</w:t>
      </w:r>
      <w:r w:rsidRPr="00C74871">
        <w:t xml:space="preserve"> as </w:t>
      </w:r>
      <w:r w:rsidR="003C6266">
        <w:t xml:space="preserve">a </w:t>
      </w:r>
      <w:r w:rsidRPr="00C74871">
        <w:t>vector.</w:t>
      </w:r>
    </w:p>
    <w:p w14:paraId="50543842" w14:textId="45A24A54" w:rsidR="00777586" w:rsidRDefault="00777586" w:rsidP="00777586">
      <w:pPr>
        <w:pStyle w:val="Heading4"/>
      </w:pPr>
      <w:bookmarkStart w:id="395" w:name="BKM_08A92A70_F1F3_4B2A_9DC3_7E931F02BD38"/>
      <w:bookmarkStart w:id="396" w:name="BKM_3F7EC057_E707_4A06_A6E3_17A0DD602106"/>
      <w:bookmarkEnd w:id="395"/>
      <w:bookmarkEnd w:id="396"/>
      <w:r>
        <w:t>NetSlipValue</w:t>
      </w:r>
    </w:p>
    <w:p w14:paraId="0786FEA3" w14:textId="77777777" w:rsidR="00777586" w:rsidRPr="00777586" w:rsidRDefault="00777586" w:rsidP="00777586"/>
    <w:p w14:paraId="1A3385D7" w14:textId="79CED148" w:rsidR="00777586" w:rsidRDefault="00C74871" w:rsidP="00AB10FC">
      <w:r w:rsidRPr="00707C33">
        <w:rPr>
          <w:rStyle w:val="Entity"/>
        </w:rPr>
        <w:t>NetSlipValue</w:t>
      </w:r>
      <w:r>
        <w:t xml:space="preserve"> is a kind of </w:t>
      </w:r>
      <w:r w:rsidRPr="00707C33">
        <w:rPr>
          <w:rStyle w:val="Entity"/>
        </w:rPr>
        <w:t>DisplacementValue</w:t>
      </w:r>
      <w:r>
        <w:t xml:space="preserve"> that describes the </w:t>
      </w:r>
      <w:r w:rsidR="00777586" w:rsidRPr="00777586">
        <w:t>total amount of slip displacement along a structure.</w:t>
      </w:r>
    </w:p>
    <w:p w14:paraId="1FEE56C3" w14:textId="0C6F2D77" w:rsidR="00C74871" w:rsidRPr="00B538DE" w:rsidRDefault="00C74871" w:rsidP="00B538DE">
      <w:pPr>
        <w:pStyle w:val="Heading5"/>
        <w:rPr>
          <w:lang w:val="en-CA"/>
        </w:rPr>
      </w:pPr>
      <w:r w:rsidRPr="00D970E9">
        <w:rPr>
          <w:lang w:val="en-CA"/>
        </w:rPr>
        <w:t>netSlip</w:t>
      </w:r>
    </w:p>
    <w:p w14:paraId="63409A79" w14:textId="683A8B31" w:rsidR="00C74871" w:rsidRDefault="00C74871">
      <w:pPr>
        <w:rPr>
          <w:lang w:val="en-CA"/>
        </w:rPr>
      </w:pPr>
      <w:r>
        <w:rPr>
          <w:lang w:val="en-CA"/>
        </w:rPr>
        <w:t xml:space="preserve">The property </w:t>
      </w:r>
      <w:r w:rsidRPr="00707C33">
        <w:rPr>
          <w:rStyle w:val="Entity"/>
        </w:rPr>
        <w:t>netSlip</w:t>
      </w:r>
      <w:proofErr w:type="gramStart"/>
      <w:r w:rsidRPr="00707C33">
        <w:rPr>
          <w:rStyle w:val="Entity"/>
        </w:rPr>
        <w:t>:GSML</w:t>
      </w:r>
      <w:proofErr w:type="gramEnd"/>
      <w:r w:rsidRPr="00707C33">
        <w:rPr>
          <w:rStyle w:val="Entity"/>
        </w:rPr>
        <w:t>_Vector</w:t>
      </w:r>
      <w:r>
        <w:rPr>
          <w:lang w:val="en-CA"/>
        </w:rPr>
        <w:t xml:space="preserve"> report</w:t>
      </w:r>
      <w:r w:rsidR="00B538DE">
        <w:rPr>
          <w:lang w:val="en-CA"/>
        </w:rPr>
        <w:t>s</w:t>
      </w:r>
      <w:r>
        <w:rPr>
          <w:lang w:val="en-CA"/>
        </w:rPr>
        <w:t xml:space="preserve"> t</w:t>
      </w:r>
      <w:r w:rsidRPr="00C74871">
        <w:rPr>
          <w:lang w:val="en-CA"/>
        </w:rPr>
        <w:t xml:space="preserve">he value of the net slip, expressed as </w:t>
      </w:r>
      <w:r w:rsidR="003C6266">
        <w:rPr>
          <w:lang w:val="en-CA"/>
        </w:rPr>
        <w:t xml:space="preserve">a </w:t>
      </w:r>
      <w:r w:rsidRPr="00C74871">
        <w:rPr>
          <w:lang w:val="en-CA"/>
        </w:rPr>
        <w:t>vector.</w:t>
      </w:r>
    </w:p>
    <w:p w14:paraId="26EAEE9A" w14:textId="708C6F54" w:rsidR="00C74871" w:rsidRPr="00B538DE" w:rsidRDefault="00C74871" w:rsidP="00C74871">
      <w:pPr>
        <w:pStyle w:val="Heading5"/>
        <w:rPr>
          <w:lang w:val="en-CA"/>
        </w:rPr>
      </w:pPr>
      <w:r w:rsidRPr="00D970E9">
        <w:rPr>
          <w:lang w:val="en-CA"/>
        </w:rPr>
        <w:t>slipComponent</w:t>
      </w:r>
    </w:p>
    <w:p w14:paraId="328BE539" w14:textId="1B80F9F1" w:rsidR="00C74871" w:rsidRDefault="00C74871" w:rsidP="00C74871">
      <w:r>
        <w:t xml:space="preserve">The </w:t>
      </w:r>
      <w:r w:rsidRPr="00707C33">
        <w:rPr>
          <w:rStyle w:val="Entity"/>
        </w:rPr>
        <w:t>slipComponent</w:t>
      </w:r>
      <w:proofErr w:type="gramStart"/>
      <w:r w:rsidRPr="00707C33">
        <w:rPr>
          <w:rStyle w:val="Entity"/>
        </w:rPr>
        <w:t>:SlipComponents</w:t>
      </w:r>
      <w:proofErr w:type="gramEnd"/>
      <w:r>
        <w:t xml:space="preserve"> property associate</w:t>
      </w:r>
      <w:r w:rsidR="00B538DE">
        <w:t>s</w:t>
      </w:r>
      <w:r w:rsidRPr="00C74871">
        <w:t xml:space="preserve"> the individual slip components with the net slip values.</w:t>
      </w:r>
    </w:p>
    <w:p w14:paraId="15BF2CAA" w14:textId="6830264E" w:rsidR="00FE753A" w:rsidRDefault="00FE753A" w:rsidP="00FE753A">
      <w:pPr>
        <w:pStyle w:val="Heading4"/>
      </w:pPr>
      <w:bookmarkStart w:id="397" w:name="BKM_5D7D3A73_2BA5_4999_B2D9_B2638FD2E3F3"/>
      <w:bookmarkStart w:id="398" w:name="BKM_7025CFD1_5818_4184_A744_DEA2C7504840"/>
      <w:bookmarkEnd w:id="397"/>
      <w:bookmarkEnd w:id="398"/>
      <w:r>
        <w:t>SlipComponents</w:t>
      </w:r>
    </w:p>
    <w:p w14:paraId="662F6527" w14:textId="77777777" w:rsidR="00FE753A" w:rsidRDefault="00FE753A" w:rsidP="00AB10FC"/>
    <w:p w14:paraId="2FF514EA" w14:textId="619E9C7C" w:rsidR="00FE753A" w:rsidRDefault="0044096A" w:rsidP="00AB10FC">
      <w:r w:rsidRPr="00707C33">
        <w:rPr>
          <w:rStyle w:val="Entity"/>
        </w:rPr>
        <w:t>SlipComponents</w:t>
      </w:r>
      <w:r>
        <w:t xml:space="preserve"> is a kind of </w:t>
      </w:r>
      <w:r w:rsidRPr="00707C33">
        <w:rPr>
          <w:rStyle w:val="Entity"/>
        </w:rPr>
        <w:t>DisplacementValue</w:t>
      </w:r>
      <w:r>
        <w:t xml:space="preserve"> </w:t>
      </w:r>
      <w:r w:rsidR="00E231D7">
        <w:t>that is a r</w:t>
      </w:r>
      <w:r w:rsidR="00FE753A" w:rsidRPr="00FE753A">
        <w:t xml:space="preserve">epresentation of slip as vector resolved into components </w:t>
      </w:r>
      <w:r w:rsidR="00EA6BB5">
        <w:t>within</w:t>
      </w:r>
      <w:r w:rsidR="00747A08">
        <w:t xml:space="preserve"> a</w:t>
      </w:r>
      <w:r w:rsidR="00FE753A" w:rsidRPr="00FE753A">
        <w:t xml:space="preserve"> reference frame in which horizontal axes are parallel and perpendicular to the strike of the fault.  At least one of heave, horizontalSlip, or throw must not be null.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F2518" w:rsidRPr="00D12552" w14:paraId="7E25FFE8" w14:textId="77777777" w:rsidTr="00385692">
        <w:trPr>
          <w:cantSplit/>
        </w:trPr>
        <w:tc>
          <w:tcPr>
            <w:tcW w:w="4219" w:type="dxa"/>
            <w:tcBorders>
              <w:right w:val="nil"/>
            </w:tcBorders>
            <w:shd w:val="clear" w:color="auto" w:fill="auto"/>
          </w:tcPr>
          <w:p w14:paraId="7D03EEC9" w14:textId="77777777" w:rsidR="00CF2518" w:rsidRPr="00D12552" w:rsidRDefault="00CF2518" w:rsidP="00385692">
            <w:pPr>
              <w:pStyle w:val="Tabletext10"/>
              <w:rPr>
                <w:rStyle w:val="requri"/>
                <w:lang w:val="en-CA"/>
              </w:rPr>
            </w:pPr>
            <w:r>
              <w:rPr>
                <w:rStyle w:val="requri"/>
                <w:lang w:val="en-CA"/>
              </w:rPr>
              <w:t>/req/gsml4-extension</w:t>
            </w:r>
            <w:r w:rsidRPr="00D12552">
              <w:rPr>
                <w:rStyle w:val="requri"/>
                <w:lang w:val="en-CA"/>
              </w:rPr>
              <w:t>/</w:t>
            </w:r>
            <w:r>
              <w:rPr>
                <w:rStyle w:val="requri"/>
                <w:lang w:val="en-CA"/>
              </w:rPr>
              <w:t>slipComponents-slip</w:t>
            </w:r>
          </w:p>
        </w:tc>
        <w:tc>
          <w:tcPr>
            <w:tcW w:w="4678" w:type="dxa"/>
            <w:tcBorders>
              <w:left w:val="nil"/>
            </w:tcBorders>
            <w:shd w:val="clear" w:color="auto" w:fill="auto"/>
          </w:tcPr>
          <w:p w14:paraId="1AEC8138" w14:textId="1EEC3163" w:rsidR="00CF2518" w:rsidRPr="00D12552" w:rsidRDefault="00CF2518" w:rsidP="003C6266">
            <w:pPr>
              <w:pStyle w:val="Tabletext10"/>
              <w:jc w:val="left"/>
              <w:rPr>
                <w:rStyle w:val="reqtext"/>
                <w:lang w:val="en-CA"/>
              </w:rPr>
            </w:pPr>
            <w:r w:rsidRPr="00707C33">
              <w:rPr>
                <w:rStyle w:val="Entity"/>
              </w:rPr>
              <w:t>SlipComponents</w:t>
            </w:r>
            <w:r>
              <w:rPr>
                <w:rStyle w:val="reqtext"/>
                <w:lang w:val="en-CA"/>
              </w:rPr>
              <w:t xml:space="preserve"> SHALL have at least one of heave, horizontalSlip or throw</w:t>
            </w:r>
            <w:r w:rsidR="00385692">
              <w:rPr>
                <w:rStyle w:val="reqtext"/>
                <w:lang w:val="en-CA"/>
              </w:rPr>
              <w:t xml:space="preserve"> </w:t>
            </w:r>
            <w:r w:rsidR="003C6266">
              <w:rPr>
                <w:rStyle w:val="reqtext"/>
                <w:lang w:val="en-CA"/>
              </w:rPr>
              <w:t xml:space="preserve">be a </w:t>
            </w:r>
            <w:r w:rsidR="00A22FE0">
              <w:rPr>
                <w:rStyle w:val="reqtext"/>
                <w:lang w:val="en-CA"/>
              </w:rPr>
              <w:t xml:space="preserve">non-null </w:t>
            </w:r>
            <w:r w:rsidR="00385692">
              <w:rPr>
                <w:rStyle w:val="reqtext"/>
                <w:lang w:val="en-CA"/>
              </w:rPr>
              <w:t>value.</w:t>
            </w:r>
          </w:p>
        </w:tc>
      </w:tr>
    </w:tbl>
    <w:p w14:paraId="0D3D2011" w14:textId="77777777" w:rsidR="00CF2518" w:rsidRDefault="00CF2518" w:rsidP="00AB10FC"/>
    <w:p w14:paraId="62D635F3" w14:textId="7EFD7A39" w:rsidR="00CF2518" w:rsidRPr="00B538DE" w:rsidRDefault="00CF2518" w:rsidP="00B538DE">
      <w:pPr>
        <w:pStyle w:val="Heading5"/>
        <w:rPr>
          <w:lang w:val="en-CA"/>
        </w:rPr>
      </w:pPr>
      <w:r>
        <w:rPr>
          <w:lang w:val="en-CA"/>
        </w:rPr>
        <w:t>h</w:t>
      </w:r>
      <w:r w:rsidRPr="00D970E9">
        <w:rPr>
          <w:lang w:val="en-CA"/>
        </w:rPr>
        <w:t>eave</w:t>
      </w:r>
    </w:p>
    <w:p w14:paraId="72EF29A5" w14:textId="0489D1E4" w:rsidR="00CF2518" w:rsidRDefault="00CF2518">
      <w:pPr>
        <w:rPr>
          <w:lang w:val="en-CA"/>
        </w:rPr>
      </w:pPr>
      <w:r>
        <w:rPr>
          <w:lang w:val="en-CA"/>
        </w:rPr>
        <w:t xml:space="preserve">The property </w:t>
      </w:r>
      <w:r w:rsidRPr="00707C33">
        <w:rPr>
          <w:rStyle w:val="Entity"/>
        </w:rPr>
        <w:t>heave</w:t>
      </w:r>
      <w:proofErr w:type="gramStart"/>
      <w:r w:rsidRPr="00707C33">
        <w:rPr>
          <w:rStyle w:val="Entity"/>
        </w:rPr>
        <w:t>:GSML</w:t>
      </w:r>
      <w:proofErr w:type="gramEnd"/>
      <w:r w:rsidRPr="00707C33">
        <w:rPr>
          <w:rStyle w:val="Entity"/>
        </w:rPr>
        <w:t>_Vector</w:t>
      </w:r>
      <w:r>
        <w:rPr>
          <w:lang w:val="en-CA"/>
        </w:rPr>
        <w:t xml:space="preserve"> contain</w:t>
      </w:r>
      <w:r w:rsidR="00B538DE">
        <w:rPr>
          <w:lang w:val="en-CA"/>
        </w:rPr>
        <w:t>s</w:t>
      </w:r>
      <w:r>
        <w:rPr>
          <w:lang w:val="en-CA"/>
        </w:rPr>
        <w:t xml:space="preserve"> a c</w:t>
      </w:r>
      <w:r w:rsidRPr="00CF2518">
        <w:rPr>
          <w:lang w:val="en-CA"/>
        </w:rPr>
        <w:t>omponent of slip in the horizontal, and perpendicular to the strike of the fault</w:t>
      </w:r>
      <w:r w:rsidR="008279FB">
        <w:rPr>
          <w:lang w:val="en-CA"/>
        </w:rPr>
        <w:t>.</w:t>
      </w:r>
    </w:p>
    <w:p w14:paraId="365774C3" w14:textId="24287C4C" w:rsidR="00CF2518" w:rsidRPr="00CF2518" w:rsidRDefault="00CF2518" w:rsidP="00B538DE">
      <w:pPr>
        <w:pStyle w:val="Heading5"/>
      </w:pPr>
      <w:r w:rsidRPr="00CF2518">
        <w:t>horizontalSlip</w:t>
      </w:r>
    </w:p>
    <w:p w14:paraId="605A0376" w14:textId="43E4BFE0" w:rsidR="00CF2518" w:rsidRDefault="00CF2518" w:rsidP="00CF2518">
      <w:r>
        <w:t xml:space="preserve">The property </w:t>
      </w:r>
      <w:r w:rsidR="00B538DE" w:rsidRPr="00707C33">
        <w:rPr>
          <w:rStyle w:val="Entity"/>
        </w:rPr>
        <w:t>horizontalSlip</w:t>
      </w:r>
      <w:proofErr w:type="gramStart"/>
      <w:r w:rsidR="00B538DE" w:rsidRPr="00707C33">
        <w:rPr>
          <w:rStyle w:val="Entity"/>
        </w:rPr>
        <w:t>:GSML</w:t>
      </w:r>
      <w:proofErr w:type="gramEnd"/>
      <w:r w:rsidR="00B538DE" w:rsidRPr="00707C33">
        <w:rPr>
          <w:rStyle w:val="Entity"/>
        </w:rPr>
        <w:t>_Vector</w:t>
      </w:r>
      <w:r>
        <w:t xml:space="preserve"> contain</w:t>
      </w:r>
      <w:r w:rsidR="00B538DE">
        <w:t>s</w:t>
      </w:r>
      <w:r>
        <w:t xml:space="preserve"> a s</w:t>
      </w:r>
      <w:r w:rsidRPr="00CF2518">
        <w:t>lip component that is horizontal and parallel to strike of the fault</w:t>
      </w:r>
      <w:r>
        <w:t>.</w:t>
      </w:r>
    </w:p>
    <w:p w14:paraId="6C315263" w14:textId="6EE496D9" w:rsidR="00CF2518" w:rsidRPr="00B538DE" w:rsidRDefault="00CF2518" w:rsidP="00B538DE">
      <w:pPr>
        <w:pStyle w:val="Heading5"/>
        <w:rPr>
          <w:lang w:val="en-CA"/>
        </w:rPr>
      </w:pPr>
      <w:r>
        <w:rPr>
          <w:lang w:val="en-CA"/>
        </w:rPr>
        <w:lastRenderedPageBreak/>
        <w:t>t</w:t>
      </w:r>
      <w:r w:rsidRPr="00D970E9">
        <w:rPr>
          <w:lang w:val="en-CA"/>
        </w:rPr>
        <w:t>hrow</w:t>
      </w:r>
    </w:p>
    <w:p w14:paraId="021E884D" w14:textId="64ACF362" w:rsidR="00CF2518" w:rsidRDefault="00CF2518">
      <w:r>
        <w:rPr>
          <w:lang w:val="en-CA"/>
        </w:rPr>
        <w:t xml:space="preserve">The property </w:t>
      </w:r>
      <w:r w:rsidRPr="00707C33">
        <w:rPr>
          <w:rStyle w:val="Entity"/>
        </w:rPr>
        <w:t>throw</w:t>
      </w:r>
      <w:proofErr w:type="gramStart"/>
      <w:r w:rsidRPr="00707C33">
        <w:rPr>
          <w:rStyle w:val="Entity"/>
        </w:rPr>
        <w:t>:GSML</w:t>
      </w:r>
      <w:proofErr w:type="gramEnd"/>
      <w:r w:rsidRPr="00707C33">
        <w:rPr>
          <w:rStyle w:val="Entity"/>
        </w:rPr>
        <w:t>_Vector</w:t>
      </w:r>
      <w:r>
        <w:rPr>
          <w:lang w:val="en-CA"/>
        </w:rPr>
        <w:t xml:space="preserve"> contain</w:t>
      </w:r>
      <w:r w:rsidR="00B538DE">
        <w:rPr>
          <w:lang w:val="en-CA"/>
        </w:rPr>
        <w:t>s</w:t>
      </w:r>
      <w:r>
        <w:rPr>
          <w:lang w:val="en-CA"/>
        </w:rPr>
        <w:t xml:space="preserve"> the v</w:t>
      </w:r>
      <w:r w:rsidRPr="00CF2518">
        <w:rPr>
          <w:lang w:val="en-CA"/>
        </w:rPr>
        <w:t>ertical component of slip.</w:t>
      </w:r>
    </w:p>
    <w:p w14:paraId="16A51A8E" w14:textId="77777777" w:rsidR="00E231D7" w:rsidRDefault="00E231D7" w:rsidP="00AB10FC">
      <w:bookmarkStart w:id="399" w:name="BKM_D8F0C163_8545_458E_90CD_CA5151787B07"/>
      <w:bookmarkStart w:id="400" w:name="BKM_C37626AA_696F_429A_B16D_4833F8339B50"/>
      <w:bookmarkStart w:id="401" w:name="BKM_8E0A8CD6_1952_49E4_ACE7_469172BABBA7"/>
      <w:bookmarkStart w:id="402" w:name="BKM_498C83DB_DFDB_4234_B978_7C656FD73043"/>
      <w:bookmarkEnd w:id="399"/>
      <w:bookmarkEnd w:id="400"/>
      <w:bookmarkEnd w:id="401"/>
      <w:bookmarkEnd w:id="402"/>
    </w:p>
    <w:p w14:paraId="5BB0F76E" w14:textId="3DDDCD36" w:rsidR="00FE753A" w:rsidRDefault="00FE753A" w:rsidP="00FE753A">
      <w:pPr>
        <w:pStyle w:val="Heading4"/>
      </w:pPr>
      <w:r>
        <w:t>FoldDescription</w:t>
      </w:r>
    </w:p>
    <w:p w14:paraId="2F11184B" w14:textId="77777777" w:rsidR="00FE753A" w:rsidRDefault="00FE753A" w:rsidP="00AB10FC"/>
    <w:p w14:paraId="19D35EBD" w14:textId="523EC8C7" w:rsidR="00FC626E" w:rsidRDefault="00072862" w:rsidP="00AB10FC">
      <w:r w:rsidRPr="00707C33">
        <w:rPr>
          <w:rStyle w:val="Entity"/>
        </w:rPr>
        <w:t>FoldDescription</w:t>
      </w:r>
      <w:r>
        <w:t xml:space="preserve"> is an e</w:t>
      </w:r>
      <w:r w:rsidR="00FE753A" w:rsidRPr="00FE753A">
        <w:t>xtended descriptive propert</w:t>
      </w:r>
      <w:r w:rsidR="008279FB">
        <w:t>y</w:t>
      </w:r>
      <w:r w:rsidR="00FE753A" w:rsidRPr="00FE753A">
        <w:t xml:space="preserve"> of a fold structure.</w:t>
      </w:r>
    </w:p>
    <w:p w14:paraId="0C9B8DB0" w14:textId="446F0269" w:rsidR="00FE753A" w:rsidRDefault="001E6E27" w:rsidP="00FE753A">
      <w:pPr>
        <w:keepNext/>
      </w:pPr>
      <w:r w:rsidRPr="001E6E27">
        <w:t xml:space="preserve"> </w:t>
      </w:r>
      <w:r w:rsidR="00F658C5">
        <w:rPr>
          <w:noProof/>
          <w:lang w:val="en-CA" w:eastAsia="en-CA"/>
        </w:rPr>
        <w:drawing>
          <wp:inline distT="0" distB="0" distL="0" distR="0" wp14:anchorId="7340E358" wp14:editId="20ADBE6C">
            <wp:extent cx="5486400" cy="50863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86400" cy="5086350"/>
                    </a:xfrm>
                    <a:prstGeom prst="rect">
                      <a:avLst/>
                    </a:prstGeom>
                    <a:noFill/>
                    <a:ln>
                      <a:noFill/>
                    </a:ln>
                  </pic:spPr>
                </pic:pic>
              </a:graphicData>
            </a:graphic>
          </wp:inline>
        </w:drawing>
      </w:r>
    </w:p>
    <w:p w14:paraId="67314E9E" w14:textId="6478EA2B"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55</w:t>
      </w:r>
      <w:r w:rsidR="00673E83">
        <w:rPr>
          <w:noProof/>
        </w:rPr>
        <w:fldChar w:fldCharType="end"/>
      </w:r>
      <w:r>
        <w:t>: FoldDescription</w:t>
      </w:r>
      <w:r w:rsidR="001E6E27">
        <w:t xml:space="preserve"> context diagram</w:t>
      </w:r>
      <w:r w:rsidR="008279FB">
        <w:t>.</w:t>
      </w:r>
    </w:p>
    <w:p w14:paraId="07E5DEED" w14:textId="05E5C6AF" w:rsidR="00385692" w:rsidRPr="003A73F1" w:rsidRDefault="00385692" w:rsidP="003A73F1">
      <w:pPr>
        <w:pStyle w:val="Heading5"/>
        <w:rPr>
          <w:lang w:val="en-CA"/>
        </w:rPr>
      </w:pPr>
      <w:bookmarkStart w:id="403" w:name="BKM_D8139323_6092_443C_A360_3F3BE3361CC0"/>
      <w:bookmarkEnd w:id="403"/>
      <w:r>
        <w:rPr>
          <w:lang w:val="en-CA"/>
        </w:rPr>
        <w:t>amplitude</w:t>
      </w:r>
    </w:p>
    <w:p w14:paraId="3C1CC4D4" w14:textId="3C2E47F5" w:rsidR="00385692" w:rsidRDefault="00385692" w:rsidP="00D20646">
      <w:pPr>
        <w:rPr>
          <w:lang w:val="en-CA"/>
        </w:rPr>
      </w:pPr>
      <w:r>
        <w:rPr>
          <w:lang w:val="en-CA"/>
        </w:rPr>
        <w:t xml:space="preserve">The </w:t>
      </w:r>
      <w:r w:rsidRPr="00707C33">
        <w:rPr>
          <w:rStyle w:val="Entity"/>
        </w:rPr>
        <w:t>amplitude</w:t>
      </w:r>
      <w:r>
        <w:rPr>
          <w:lang w:val="en-CA"/>
        </w:rPr>
        <w:t xml:space="preserve"> property (</w:t>
      </w:r>
      <w:r w:rsidR="00253146" w:rsidRPr="00707C33">
        <w:rPr>
          <w:rStyle w:val="Entity"/>
        </w:rPr>
        <w:t>SWE::Quantity</w:t>
      </w:r>
      <w:r w:rsidRPr="00707C33">
        <w:rPr>
          <w:rStyle w:val="Entity"/>
        </w:rPr>
        <w:t>Range</w:t>
      </w:r>
      <w:r>
        <w:rPr>
          <w:lang w:val="en-CA"/>
        </w:rPr>
        <w:t>) report</w:t>
      </w:r>
      <w:r w:rsidR="003A73F1">
        <w:rPr>
          <w:lang w:val="en-CA"/>
        </w:rPr>
        <w:t>s</w:t>
      </w:r>
      <w:r>
        <w:rPr>
          <w:lang w:val="en-CA"/>
        </w:rPr>
        <w:t xml:space="preserve"> the l</w:t>
      </w:r>
      <w:r w:rsidRPr="00385692">
        <w:rPr>
          <w:lang w:val="en-CA"/>
        </w:rPr>
        <w:t>ength from line segment connecting inflection points on adjacent fold limbs to the intervening fold hinge</w:t>
      </w:r>
      <w:r>
        <w:rPr>
          <w:lang w:val="en-CA"/>
        </w:rPr>
        <w:t>.</w:t>
      </w:r>
    </w:p>
    <w:p w14:paraId="3FDF5BF1" w14:textId="7EA0A191" w:rsidR="00385692" w:rsidRPr="003A73F1" w:rsidRDefault="00385692" w:rsidP="00D20646">
      <w:pPr>
        <w:pStyle w:val="Heading5"/>
        <w:rPr>
          <w:lang w:val="en-CA"/>
        </w:rPr>
      </w:pPr>
      <w:r w:rsidRPr="00D970E9">
        <w:rPr>
          <w:lang w:val="en-CA"/>
        </w:rPr>
        <w:lastRenderedPageBreak/>
        <w:t>axialSurfaceOrientation</w:t>
      </w:r>
    </w:p>
    <w:p w14:paraId="1B185FCA" w14:textId="4DEBD681" w:rsidR="00385692" w:rsidRDefault="00385692" w:rsidP="00D20646">
      <w:pPr>
        <w:rPr>
          <w:lang w:val="en-CA"/>
        </w:rPr>
      </w:pPr>
      <w:r>
        <w:rPr>
          <w:lang w:val="en-CA"/>
        </w:rPr>
        <w:t xml:space="preserve">The property </w:t>
      </w:r>
      <w:r w:rsidRPr="00707C33">
        <w:rPr>
          <w:rStyle w:val="Entity"/>
        </w:rPr>
        <w:t>axialSurfaceOrientation</w:t>
      </w:r>
      <w:proofErr w:type="gramStart"/>
      <w:r w:rsidRPr="00707C33">
        <w:rPr>
          <w:rStyle w:val="Entity"/>
        </w:rPr>
        <w:t>:GSML</w:t>
      </w:r>
      <w:proofErr w:type="gramEnd"/>
      <w:r w:rsidRPr="00707C33">
        <w:rPr>
          <w:rStyle w:val="Entity"/>
        </w:rPr>
        <w:t>_PlanarOrientation</w:t>
      </w:r>
      <w:r>
        <w:rPr>
          <w:lang w:val="en-CA"/>
        </w:rPr>
        <w:t xml:space="preserve"> </w:t>
      </w:r>
      <w:r w:rsidR="003A73F1">
        <w:rPr>
          <w:lang w:val="en-CA"/>
        </w:rPr>
        <w:t xml:space="preserve">is </w:t>
      </w:r>
      <w:r w:rsidRPr="00385692">
        <w:rPr>
          <w:lang w:val="en-CA"/>
        </w:rPr>
        <w:t xml:space="preserve">used to characterize the geometry of a fold. The axial surface of a particular fold may be located based on observations of the folded geologic structure, but in general it has no direct physical </w:t>
      </w:r>
      <w:r w:rsidR="004E1387" w:rsidRPr="00385692">
        <w:rPr>
          <w:lang w:val="en-CA"/>
        </w:rPr>
        <w:t>manifestations</w:t>
      </w:r>
      <w:r w:rsidRPr="00385692">
        <w:rPr>
          <w:lang w:val="en-CA"/>
        </w:rPr>
        <w:t>. As a geologic surface, it has geometric properties, including orientation, which may be specified by observations at one or more locations, or generalized using terminology (upright, inclined, reclined, recumbent, overturned). Dip and Dip Direction are one approach to specifying the value.</w:t>
      </w:r>
    </w:p>
    <w:p w14:paraId="30FD95EC" w14:textId="36B3F0FD" w:rsidR="00385692" w:rsidRPr="00707C33" w:rsidRDefault="00385692" w:rsidP="00707C33">
      <w:pPr>
        <w:pStyle w:val="Heading5"/>
        <w:rPr>
          <w:lang w:val="en-CA"/>
        </w:rPr>
      </w:pPr>
      <w:proofErr w:type="gramStart"/>
      <w:r w:rsidRPr="00D970E9">
        <w:rPr>
          <w:lang w:val="en-CA"/>
        </w:rPr>
        <w:t>geneticModel</w:t>
      </w:r>
      <w:proofErr w:type="gramEnd"/>
    </w:p>
    <w:p w14:paraId="7A53A074" w14:textId="3109703F" w:rsidR="00385692" w:rsidRDefault="00385692" w:rsidP="00D20646">
      <w:r>
        <w:rPr>
          <w:lang w:val="en-CA"/>
        </w:rPr>
        <w:t xml:space="preserve">The property </w:t>
      </w:r>
      <w:r w:rsidRPr="00707C33">
        <w:rPr>
          <w:rStyle w:val="Entity"/>
        </w:rPr>
        <w:t>geneticModel</w:t>
      </w:r>
      <w:r>
        <w:rPr>
          <w:lang w:val="en-CA"/>
        </w:rPr>
        <w:t xml:space="preserve"> (</w:t>
      </w:r>
      <w:r w:rsidR="00732681" w:rsidRPr="00707C33">
        <w:rPr>
          <w:rStyle w:val="Entity"/>
        </w:rPr>
        <w:t>SWE:</w:t>
      </w:r>
      <w:r w:rsidRPr="00707C33">
        <w:rPr>
          <w:rStyle w:val="Entity"/>
        </w:rPr>
        <w:t>:Category</w:t>
      </w:r>
      <w:r>
        <w:rPr>
          <w:lang w:val="en-CA"/>
        </w:rPr>
        <w:t>) contain</w:t>
      </w:r>
      <w:r w:rsidR="003A73F1">
        <w:rPr>
          <w:lang w:val="en-CA"/>
        </w:rPr>
        <w:t>s</w:t>
      </w:r>
      <w:r>
        <w:rPr>
          <w:lang w:val="en-CA"/>
        </w:rPr>
        <w:t xml:space="preserve"> a term from a controlled vocabulary describing the </w:t>
      </w:r>
      <w:r w:rsidR="00732681">
        <w:rPr>
          <w:lang w:val="en-CA"/>
        </w:rPr>
        <w:t>s</w:t>
      </w:r>
      <w:r w:rsidRPr="00D970E9">
        <w:rPr>
          <w:lang w:val="en-CA"/>
        </w:rPr>
        <w:t>pecification of genetic model for fold, e.g. flexural slip, parallel</w:t>
      </w:r>
      <w:r>
        <w:rPr>
          <w:lang w:val="en-CA"/>
        </w:rPr>
        <w:t>.</w:t>
      </w:r>
      <w:r w:rsidRPr="00385692">
        <w:t xml:space="preserve"> </w:t>
      </w:r>
    </w:p>
    <w:p w14:paraId="7A49D19A" w14:textId="0AEC718B" w:rsidR="00385692" w:rsidRPr="003A73F1" w:rsidRDefault="00385692" w:rsidP="00D20646">
      <w:pPr>
        <w:pStyle w:val="Heading5"/>
        <w:rPr>
          <w:lang w:val="en-CA"/>
        </w:rPr>
      </w:pPr>
      <w:r w:rsidRPr="00385692">
        <w:rPr>
          <w:lang w:val="en-CA"/>
        </w:rPr>
        <w:t>hingeLineCurvature</w:t>
      </w:r>
    </w:p>
    <w:p w14:paraId="36BBC52F" w14:textId="7E13279F" w:rsidR="00385692" w:rsidRPr="00D970E9" w:rsidRDefault="00732681" w:rsidP="00D20646">
      <w:pPr>
        <w:rPr>
          <w:lang w:val="en-CA"/>
        </w:rPr>
      </w:pPr>
      <w:r>
        <w:rPr>
          <w:lang w:val="en-CA"/>
        </w:rPr>
        <w:t>T</w:t>
      </w:r>
      <w:r w:rsidR="00385692">
        <w:rPr>
          <w:lang w:val="en-CA"/>
        </w:rPr>
        <w:t xml:space="preserve">he </w:t>
      </w:r>
      <w:r w:rsidR="00385692" w:rsidRPr="00707C33">
        <w:rPr>
          <w:rStyle w:val="Entity"/>
        </w:rPr>
        <w:t>hingeLineCurvature</w:t>
      </w:r>
      <w:r w:rsidR="00385692">
        <w:rPr>
          <w:lang w:val="en-CA"/>
        </w:rPr>
        <w:t xml:space="preserve"> property (</w:t>
      </w:r>
      <w:r w:rsidRPr="00707C33">
        <w:rPr>
          <w:rStyle w:val="Entity"/>
        </w:rPr>
        <w:t>SWE</w:t>
      </w:r>
      <w:r w:rsidR="00385692" w:rsidRPr="00707C33">
        <w:rPr>
          <w:rStyle w:val="Entity"/>
        </w:rPr>
        <w:t>:</w:t>
      </w:r>
      <w:r w:rsidR="00707C33">
        <w:rPr>
          <w:rStyle w:val="Entity"/>
        </w:rPr>
        <w:t>:</w:t>
      </w:r>
      <w:r w:rsidR="00385692" w:rsidRPr="00707C33">
        <w:rPr>
          <w:rStyle w:val="Entity"/>
        </w:rPr>
        <w:t>Category</w:t>
      </w:r>
      <w:r w:rsidR="00385692">
        <w:rPr>
          <w:lang w:val="en-CA"/>
        </w:rPr>
        <w:t>) contain</w:t>
      </w:r>
      <w:r w:rsidR="003A73F1">
        <w:rPr>
          <w:lang w:val="en-CA"/>
        </w:rPr>
        <w:t>s</w:t>
      </w:r>
      <w:r w:rsidR="00385692">
        <w:rPr>
          <w:lang w:val="en-CA"/>
        </w:rPr>
        <w:t xml:space="preserve"> a term from a controlled vocabulary that describes the v</w:t>
      </w:r>
      <w:r w:rsidR="00385692" w:rsidRPr="00385692">
        <w:rPr>
          <w:lang w:val="en-CA"/>
        </w:rPr>
        <w:t>ariation in orientation of fold hinge along trend of fold, distinguish sheath from cylindrical folds</w:t>
      </w:r>
      <w:r w:rsidR="00385692">
        <w:rPr>
          <w:lang w:val="en-CA"/>
        </w:rPr>
        <w:t xml:space="preserve"> </w:t>
      </w:r>
      <w:r w:rsidR="004E1387">
        <w:rPr>
          <w:lang w:val="en-CA"/>
        </w:rPr>
        <w:t>(</w:t>
      </w:r>
      <w:r w:rsidR="004E1387" w:rsidRPr="00385692">
        <w:rPr>
          <w:lang w:val="en-CA"/>
        </w:rPr>
        <w:t>e.g.</w:t>
      </w:r>
      <w:r w:rsidR="00385692" w:rsidRPr="00385692">
        <w:rPr>
          <w:lang w:val="en-CA"/>
        </w:rPr>
        <w:t xml:space="preserve"> sheath, dome, basin, cylindrical.</w:t>
      </w:r>
      <w:r w:rsidR="00385692">
        <w:rPr>
          <w:lang w:val="en-CA"/>
        </w:rPr>
        <w:t>)</w:t>
      </w:r>
      <w:r w:rsidR="008279FB">
        <w:rPr>
          <w:lang w:val="en-CA"/>
        </w:rPr>
        <w:t>.</w:t>
      </w:r>
    </w:p>
    <w:p w14:paraId="052A6F2C" w14:textId="57F0885A" w:rsidR="007A315C" w:rsidRPr="003A73F1" w:rsidRDefault="007A315C" w:rsidP="003A73F1">
      <w:pPr>
        <w:pStyle w:val="Heading5"/>
        <w:rPr>
          <w:lang w:val="en-CA"/>
        </w:rPr>
      </w:pPr>
      <w:r w:rsidRPr="007A315C">
        <w:rPr>
          <w:lang w:val="en-CA"/>
        </w:rPr>
        <w:t>hingeLineOrientation</w:t>
      </w:r>
    </w:p>
    <w:p w14:paraId="47F7A401" w14:textId="7757214E" w:rsidR="007A315C" w:rsidRDefault="007A315C" w:rsidP="00D20646">
      <w:pPr>
        <w:rPr>
          <w:lang w:val="en-CA"/>
        </w:rPr>
      </w:pPr>
      <w:r>
        <w:rPr>
          <w:lang w:val="en-CA"/>
        </w:rPr>
        <w:t xml:space="preserve">The property </w:t>
      </w:r>
      <w:r w:rsidRPr="00707C33">
        <w:rPr>
          <w:rStyle w:val="Entity"/>
        </w:rPr>
        <w:t>hingeLineOrientation</w:t>
      </w:r>
      <w:proofErr w:type="gramStart"/>
      <w:r w:rsidRPr="00707C33">
        <w:rPr>
          <w:rStyle w:val="Entity"/>
        </w:rPr>
        <w:t>:GSML</w:t>
      </w:r>
      <w:proofErr w:type="gramEnd"/>
      <w:r w:rsidRPr="00707C33">
        <w:rPr>
          <w:rStyle w:val="Entity"/>
        </w:rPr>
        <w:t>_LinearOrientation</w:t>
      </w:r>
      <w:r>
        <w:rPr>
          <w:lang w:val="en-CA"/>
        </w:rPr>
        <w:t xml:space="preserve"> report</w:t>
      </w:r>
      <w:r w:rsidR="003A73F1">
        <w:rPr>
          <w:lang w:val="en-CA"/>
        </w:rPr>
        <w:t>s</w:t>
      </w:r>
      <w:r>
        <w:rPr>
          <w:lang w:val="en-CA"/>
        </w:rPr>
        <w:t xml:space="preserve"> the s</w:t>
      </w:r>
      <w:r w:rsidRPr="007A315C">
        <w:rPr>
          <w:lang w:val="en-CA"/>
        </w:rPr>
        <w:t>pecification of hing</w:t>
      </w:r>
      <w:r>
        <w:rPr>
          <w:lang w:val="en-CA"/>
        </w:rPr>
        <w:t xml:space="preserve">e line orientation for fold.  </w:t>
      </w:r>
      <w:r w:rsidRPr="00707C33">
        <w:rPr>
          <w:rStyle w:val="Entity"/>
        </w:rPr>
        <w:t>GSML_LinearOrientation</w:t>
      </w:r>
      <w:r w:rsidRPr="007A315C">
        <w:rPr>
          <w:lang w:val="en-CA"/>
        </w:rPr>
        <w:t xml:space="preserve"> allows for a term value specification or a numeric specification of either or both the t</w:t>
      </w:r>
      <w:r>
        <w:rPr>
          <w:lang w:val="en-CA"/>
        </w:rPr>
        <w:t xml:space="preserve">rend and plunge of hinge line.  </w:t>
      </w:r>
      <w:r w:rsidRPr="007A315C">
        <w:rPr>
          <w:lang w:val="en-CA"/>
        </w:rPr>
        <w:t>Hinge plunge term examples: sub-vertical, steeply plunging, sub-horizontal, reclined and vertical for special cases in which hinge plunge is close to axial surface dip. 0..* cardinality allows for both a numeric specification a term specification.</w:t>
      </w:r>
    </w:p>
    <w:p w14:paraId="1E0C2E26" w14:textId="50D92777" w:rsidR="007A315C" w:rsidRPr="003A73F1" w:rsidRDefault="007A315C" w:rsidP="003A73F1">
      <w:pPr>
        <w:pStyle w:val="Heading5"/>
        <w:rPr>
          <w:lang w:val="en-CA"/>
        </w:rPr>
      </w:pPr>
      <w:r w:rsidRPr="00D970E9">
        <w:rPr>
          <w:lang w:val="en-CA"/>
        </w:rPr>
        <w:t>hingeShape</w:t>
      </w:r>
    </w:p>
    <w:p w14:paraId="0D63B090" w14:textId="3030F88C" w:rsidR="007A315C" w:rsidRDefault="007A315C" w:rsidP="00083053">
      <w:pPr>
        <w:rPr>
          <w:rFonts w:ascii="Calibri" w:hAnsi="Calibri"/>
          <w:b/>
          <w:bCs/>
          <w:color w:val="000000"/>
          <w:sz w:val="20"/>
          <w:szCs w:val="20"/>
          <w:lang w:val="en-CA"/>
        </w:rPr>
      </w:pPr>
      <w:r w:rsidRPr="00D20646">
        <w:rPr>
          <w:bCs/>
          <w:lang w:val="en-CA"/>
        </w:rPr>
        <w:t xml:space="preserve">The property </w:t>
      </w:r>
      <w:r w:rsidRPr="00707C33">
        <w:rPr>
          <w:rStyle w:val="Entity"/>
        </w:rPr>
        <w:t>hingeShape</w:t>
      </w:r>
      <w:r w:rsidRPr="00D20646">
        <w:rPr>
          <w:bCs/>
          <w:lang w:val="en-CA"/>
        </w:rPr>
        <w:t xml:space="preserve"> (</w:t>
      </w:r>
      <w:r w:rsidR="00C1314B" w:rsidRPr="00707C33">
        <w:rPr>
          <w:rStyle w:val="Entity"/>
        </w:rPr>
        <w:t>SWE</w:t>
      </w:r>
      <w:r w:rsidR="00707C33">
        <w:rPr>
          <w:rStyle w:val="Entity"/>
        </w:rPr>
        <w:t>:</w:t>
      </w:r>
      <w:r w:rsidRPr="00707C33">
        <w:rPr>
          <w:rStyle w:val="Entity"/>
        </w:rPr>
        <w:t>:Category</w:t>
      </w:r>
      <w:r w:rsidRPr="00D20646">
        <w:rPr>
          <w:bCs/>
          <w:lang w:val="en-CA"/>
        </w:rPr>
        <w:t>) report</w:t>
      </w:r>
      <w:r w:rsidR="003A73F1">
        <w:rPr>
          <w:bCs/>
          <w:lang w:val="en-CA"/>
        </w:rPr>
        <w:t>s</w:t>
      </w:r>
      <w:r w:rsidRPr="00D20646">
        <w:rPr>
          <w:bCs/>
          <w:lang w:val="en-CA"/>
        </w:rPr>
        <w:t xml:space="preserve"> a term from a controlled vocabulary describing the hinge shape, </w:t>
      </w:r>
      <w:r w:rsidR="004E1387" w:rsidRPr="00D20646">
        <w:rPr>
          <w:bCs/>
          <w:lang w:val="en-CA"/>
        </w:rPr>
        <w:t>e.g.</w:t>
      </w:r>
      <w:r w:rsidRPr="00D20646">
        <w:rPr>
          <w:bCs/>
          <w:lang w:val="en-CA"/>
        </w:rPr>
        <w:t xml:space="preserve"> </w:t>
      </w:r>
      <w:r w:rsidRPr="007A315C">
        <w:rPr>
          <w:lang w:val="en-CA"/>
        </w:rPr>
        <w:t>Rounded vs. angular hinge zones</w:t>
      </w:r>
      <w:r w:rsidRPr="00B66D7C">
        <w:rPr>
          <w:lang w:val="en-CA"/>
        </w:rPr>
        <w:t>.  This property has to do with the proportion of the wavelength that is considered part of hinge</w:t>
      </w:r>
      <w:r w:rsidR="008279FB">
        <w:rPr>
          <w:lang w:val="en-CA"/>
        </w:rPr>
        <w:t>.</w:t>
      </w:r>
    </w:p>
    <w:p w14:paraId="62E94121" w14:textId="3296AA94" w:rsidR="00385692" w:rsidRPr="003A73F1" w:rsidRDefault="00B66D7C" w:rsidP="003A73F1">
      <w:pPr>
        <w:pStyle w:val="Heading5"/>
        <w:rPr>
          <w:lang w:val="en-CA"/>
        </w:rPr>
      </w:pPr>
      <w:r>
        <w:rPr>
          <w:lang w:val="en-CA"/>
        </w:rPr>
        <w:t>interLimbAngle</w:t>
      </w:r>
    </w:p>
    <w:p w14:paraId="716057D2" w14:textId="61BBD625" w:rsidR="00B66D7C" w:rsidRDefault="00B66D7C" w:rsidP="00B66D7C">
      <w:pPr>
        <w:rPr>
          <w:lang w:val="en-CA"/>
        </w:rPr>
      </w:pPr>
      <w:r>
        <w:rPr>
          <w:lang w:val="en-CA"/>
        </w:rPr>
        <w:t xml:space="preserve">The property </w:t>
      </w:r>
      <w:r w:rsidRPr="00707C33">
        <w:rPr>
          <w:rStyle w:val="Entity"/>
        </w:rPr>
        <w:t>interLimbAngle</w:t>
      </w:r>
      <w:r>
        <w:rPr>
          <w:lang w:val="en-CA"/>
        </w:rPr>
        <w:t xml:space="preserve"> (</w:t>
      </w:r>
      <w:r w:rsidR="00C1314B" w:rsidRPr="00707C33">
        <w:rPr>
          <w:rStyle w:val="Entity"/>
        </w:rPr>
        <w:t>SWE</w:t>
      </w:r>
      <w:r w:rsidRPr="00707C33">
        <w:rPr>
          <w:rStyle w:val="Entity"/>
        </w:rPr>
        <w:t>:</w:t>
      </w:r>
      <w:r w:rsidR="00707C33">
        <w:rPr>
          <w:rStyle w:val="Entity"/>
        </w:rPr>
        <w:t>:</w:t>
      </w:r>
      <w:r w:rsidRPr="00707C33">
        <w:rPr>
          <w:rStyle w:val="Entity"/>
        </w:rPr>
        <w:t>Category</w:t>
      </w:r>
      <w:r>
        <w:rPr>
          <w:lang w:val="en-CA"/>
        </w:rPr>
        <w:t>) contain</w:t>
      </w:r>
      <w:r w:rsidR="003A73F1">
        <w:rPr>
          <w:lang w:val="en-CA"/>
        </w:rPr>
        <w:t>s</w:t>
      </w:r>
      <w:r>
        <w:rPr>
          <w:lang w:val="en-CA"/>
        </w:rPr>
        <w:t xml:space="preserve"> a term from a controlled vocabulary </w:t>
      </w:r>
      <w:r w:rsidR="004E1387">
        <w:rPr>
          <w:lang w:val="en-CA"/>
        </w:rPr>
        <w:t>describing the</w:t>
      </w:r>
      <w:r>
        <w:rPr>
          <w:lang w:val="en-CA"/>
        </w:rPr>
        <w:t xml:space="preserve"> interlimb angle using </w:t>
      </w:r>
      <w:r w:rsidRPr="00B66D7C">
        <w:rPr>
          <w:lang w:val="en-CA"/>
        </w:rPr>
        <w:t>a tightness term (</w:t>
      </w:r>
      <w:r w:rsidR="004E1387">
        <w:rPr>
          <w:lang w:val="en-CA"/>
        </w:rPr>
        <w:t>e.g.</w:t>
      </w:r>
      <w:r>
        <w:rPr>
          <w:lang w:val="en-CA"/>
        </w:rPr>
        <w:t xml:space="preserve"> </w:t>
      </w:r>
      <w:r w:rsidRPr="00B66D7C">
        <w:rPr>
          <w:lang w:val="en-CA"/>
        </w:rPr>
        <w:t>gentle (120-180), open (70-120), close (30-70), tight (10-30), isoclinal (0-10))</w:t>
      </w:r>
      <w:r>
        <w:rPr>
          <w:lang w:val="en-CA"/>
        </w:rPr>
        <w:t>.</w:t>
      </w:r>
    </w:p>
    <w:p w14:paraId="00D0B916" w14:textId="4C6B3A44" w:rsidR="00B66D7C" w:rsidRPr="003A73F1" w:rsidRDefault="00B66D7C" w:rsidP="003A73F1">
      <w:pPr>
        <w:pStyle w:val="Heading5"/>
        <w:rPr>
          <w:lang w:val="en-CA"/>
        </w:rPr>
      </w:pPr>
      <w:r w:rsidRPr="00B66D7C">
        <w:rPr>
          <w:lang w:val="en-CA"/>
        </w:rPr>
        <w:t>limbShape</w:t>
      </w:r>
    </w:p>
    <w:p w14:paraId="7E0EE71C" w14:textId="3FE40B54" w:rsidR="00B66D7C" w:rsidRDefault="00B66D7C" w:rsidP="00B66D7C">
      <w:pPr>
        <w:rPr>
          <w:lang w:val="en-CA"/>
        </w:rPr>
      </w:pPr>
      <w:r>
        <w:rPr>
          <w:lang w:val="en-CA"/>
        </w:rPr>
        <w:t xml:space="preserve">The </w:t>
      </w:r>
      <w:r w:rsidRPr="00707C33">
        <w:rPr>
          <w:rStyle w:val="Entity"/>
        </w:rPr>
        <w:t>limbShape</w:t>
      </w:r>
      <w:r>
        <w:rPr>
          <w:lang w:val="en-CA"/>
        </w:rPr>
        <w:t xml:space="preserve"> property (</w:t>
      </w:r>
      <w:r w:rsidR="00C1314B" w:rsidRPr="00707C33">
        <w:rPr>
          <w:rStyle w:val="Entity"/>
        </w:rPr>
        <w:t>SWE</w:t>
      </w:r>
      <w:r w:rsidRPr="00707C33">
        <w:rPr>
          <w:rStyle w:val="Entity"/>
        </w:rPr>
        <w:t>:</w:t>
      </w:r>
      <w:r w:rsidR="00707C33">
        <w:rPr>
          <w:rStyle w:val="Entity"/>
        </w:rPr>
        <w:t>:</w:t>
      </w:r>
      <w:r w:rsidRPr="00707C33">
        <w:rPr>
          <w:rStyle w:val="Entity"/>
        </w:rPr>
        <w:t>Category</w:t>
      </w:r>
      <w:r>
        <w:rPr>
          <w:lang w:val="en-CA"/>
        </w:rPr>
        <w:t>) contain</w:t>
      </w:r>
      <w:r w:rsidR="003A73F1">
        <w:rPr>
          <w:lang w:val="en-CA"/>
        </w:rPr>
        <w:t>s</w:t>
      </w:r>
      <w:r>
        <w:rPr>
          <w:lang w:val="en-CA"/>
        </w:rPr>
        <w:t xml:space="preserve"> a term from a controlled vocabulary describing the shape of the lim</w:t>
      </w:r>
      <w:r w:rsidR="00C1314B">
        <w:rPr>
          <w:lang w:val="en-CA"/>
        </w:rPr>
        <w:t>b</w:t>
      </w:r>
      <w:r>
        <w:rPr>
          <w:lang w:val="en-CA"/>
        </w:rPr>
        <w:t xml:space="preserve"> (</w:t>
      </w:r>
      <w:r w:rsidR="004E1387">
        <w:rPr>
          <w:lang w:val="en-CA"/>
        </w:rPr>
        <w:t>e.g.</w:t>
      </w:r>
      <w:r>
        <w:rPr>
          <w:lang w:val="en-CA"/>
        </w:rPr>
        <w:t xml:space="preserve"> </w:t>
      </w:r>
      <w:r w:rsidR="003A73F1">
        <w:rPr>
          <w:lang w:val="en-CA"/>
        </w:rPr>
        <w:t>s</w:t>
      </w:r>
      <w:r w:rsidRPr="00B66D7C">
        <w:rPr>
          <w:lang w:val="en-CA"/>
        </w:rPr>
        <w:t>traight vs curved limbs, kink, chevron, sinusoidal, box</w:t>
      </w:r>
      <w:r>
        <w:rPr>
          <w:lang w:val="en-CA"/>
        </w:rPr>
        <w:t>).</w:t>
      </w:r>
    </w:p>
    <w:p w14:paraId="13589B9B" w14:textId="631F85D0" w:rsidR="00B66D7C" w:rsidRDefault="00B66D7C" w:rsidP="00D20646">
      <w:pPr>
        <w:pStyle w:val="Heading5"/>
        <w:rPr>
          <w:lang w:val="en-CA"/>
        </w:rPr>
      </w:pPr>
      <w:r>
        <w:rPr>
          <w:lang w:val="en-CA"/>
        </w:rPr>
        <w:t>s</w:t>
      </w:r>
      <w:r w:rsidRPr="00D970E9">
        <w:rPr>
          <w:lang w:val="en-CA"/>
        </w:rPr>
        <w:t>pan</w:t>
      </w:r>
    </w:p>
    <w:p w14:paraId="12F43895" w14:textId="53A39B54" w:rsidR="00B66D7C" w:rsidRDefault="00B66D7C">
      <w:pPr>
        <w:rPr>
          <w:lang w:val="en-CA"/>
        </w:rPr>
      </w:pPr>
      <w:r>
        <w:rPr>
          <w:lang w:val="en-CA"/>
        </w:rPr>
        <w:t xml:space="preserve">The </w:t>
      </w:r>
      <w:r w:rsidRPr="00707C33">
        <w:rPr>
          <w:rStyle w:val="Entity"/>
        </w:rPr>
        <w:t>span</w:t>
      </w:r>
      <w:r>
        <w:rPr>
          <w:lang w:val="en-CA"/>
        </w:rPr>
        <w:t xml:space="preserve"> property (</w:t>
      </w:r>
      <w:r w:rsidR="00253146" w:rsidRPr="00707C33">
        <w:rPr>
          <w:rStyle w:val="Entity"/>
        </w:rPr>
        <w:t>SWE::Quantity</w:t>
      </w:r>
      <w:r w:rsidRPr="00707C33">
        <w:rPr>
          <w:rStyle w:val="Entity"/>
        </w:rPr>
        <w:t>Range</w:t>
      </w:r>
      <w:r>
        <w:rPr>
          <w:lang w:val="en-CA"/>
        </w:rPr>
        <w:t>) report</w:t>
      </w:r>
      <w:r w:rsidR="003A73F1">
        <w:rPr>
          <w:lang w:val="en-CA"/>
        </w:rPr>
        <w:t>s</w:t>
      </w:r>
      <w:r>
        <w:rPr>
          <w:lang w:val="en-CA"/>
        </w:rPr>
        <w:t xml:space="preserve"> a value describing the </w:t>
      </w:r>
      <w:r w:rsidRPr="00B66D7C">
        <w:rPr>
          <w:lang w:val="en-CA"/>
        </w:rPr>
        <w:t>linear distance between inflection points in a single fold</w:t>
      </w:r>
      <w:r>
        <w:rPr>
          <w:lang w:val="en-CA"/>
        </w:rPr>
        <w:t>.</w:t>
      </w:r>
    </w:p>
    <w:p w14:paraId="75FF131E" w14:textId="443BE6C6" w:rsidR="007E7F7B" w:rsidRPr="003A73F1" w:rsidRDefault="007E7F7B" w:rsidP="003A73F1">
      <w:pPr>
        <w:pStyle w:val="Heading5"/>
        <w:rPr>
          <w:lang w:val="en-CA"/>
        </w:rPr>
      </w:pPr>
      <w:r>
        <w:rPr>
          <w:lang w:val="en-CA"/>
        </w:rPr>
        <w:t>s</w:t>
      </w:r>
      <w:r w:rsidRPr="007E7F7B">
        <w:rPr>
          <w:lang w:val="en-CA"/>
        </w:rPr>
        <w:t>ymmetry</w:t>
      </w:r>
    </w:p>
    <w:p w14:paraId="01290D45" w14:textId="2A936611" w:rsidR="007E7F7B" w:rsidRDefault="007E7F7B" w:rsidP="00B66D7C">
      <w:pPr>
        <w:rPr>
          <w:lang w:val="en-CA"/>
        </w:rPr>
      </w:pPr>
      <w:r>
        <w:rPr>
          <w:lang w:val="en-CA"/>
        </w:rPr>
        <w:lastRenderedPageBreak/>
        <w:t xml:space="preserve">The </w:t>
      </w:r>
      <w:r w:rsidRPr="00707C33">
        <w:rPr>
          <w:rStyle w:val="Entity"/>
        </w:rPr>
        <w:t>symmetry</w:t>
      </w:r>
      <w:r>
        <w:rPr>
          <w:lang w:val="en-CA"/>
        </w:rPr>
        <w:t xml:space="preserve"> property (</w:t>
      </w:r>
      <w:r w:rsidR="00C1314B" w:rsidRPr="00707C33">
        <w:rPr>
          <w:rStyle w:val="Entity"/>
        </w:rPr>
        <w:t>SWE</w:t>
      </w:r>
      <w:r w:rsidR="00707C33">
        <w:rPr>
          <w:rStyle w:val="Entity"/>
        </w:rPr>
        <w:t>:</w:t>
      </w:r>
      <w:r w:rsidRPr="00707C33">
        <w:rPr>
          <w:rStyle w:val="Entity"/>
        </w:rPr>
        <w:t>:Category</w:t>
      </w:r>
      <w:r>
        <w:rPr>
          <w:lang w:val="en-CA"/>
        </w:rPr>
        <w:t>) contain</w:t>
      </w:r>
      <w:r w:rsidR="003A73F1">
        <w:rPr>
          <w:lang w:val="en-CA"/>
        </w:rPr>
        <w:t>s</w:t>
      </w:r>
      <w:r>
        <w:rPr>
          <w:lang w:val="en-CA"/>
        </w:rPr>
        <w:t xml:space="preserve"> a term from a controlled vocabulary describing the c</w:t>
      </w:r>
      <w:r w:rsidRPr="007E7F7B">
        <w:rPr>
          <w:lang w:val="en-CA"/>
        </w:rPr>
        <w:t xml:space="preserve">oncordance or discordance of bisecting surface and axial surface, or ratio of length of limbs. Folded surface may have asymmetry defined by limb length ratio if inflection points are defined. </w:t>
      </w:r>
      <w:r w:rsidR="00C1314B">
        <w:rPr>
          <w:lang w:val="en-CA"/>
        </w:rPr>
        <w:t xml:space="preserve">The </w:t>
      </w:r>
      <w:r w:rsidR="004E1387">
        <w:rPr>
          <w:lang w:val="en-CA"/>
        </w:rPr>
        <w:t>d</w:t>
      </w:r>
      <w:r w:rsidR="004E1387" w:rsidRPr="007E7F7B">
        <w:rPr>
          <w:lang w:val="en-CA"/>
        </w:rPr>
        <w:t>efinition</w:t>
      </w:r>
      <w:r w:rsidRPr="007E7F7B">
        <w:rPr>
          <w:lang w:val="en-CA"/>
        </w:rPr>
        <w:t xml:space="preserve"> based on bisecting surface/axial surface angle depends on having multiple surfaces defined such that the axial surface may be identified (symmetric, </w:t>
      </w:r>
      <w:r w:rsidR="004E1387" w:rsidRPr="007E7F7B">
        <w:rPr>
          <w:lang w:val="en-CA"/>
        </w:rPr>
        <w:t>asymmetric</w:t>
      </w:r>
      <w:r w:rsidRPr="007E7F7B">
        <w:rPr>
          <w:lang w:val="en-CA"/>
        </w:rPr>
        <w:t>)</w:t>
      </w:r>
      <w:r>
        <w:rPr>
          <w:lang w:val="en-CA"/>
        </w:rPr>
        <w:t>.</w:t>
      </w:r>
    </w:p>
    <w:p w14:paraId="6F2457DE" w14:textId="230FF16A" w:rsidR="007E7F7B" w:rsidRPr="003A73F1" w:rsidRDefault="00C1314B" w:rsidP="003A73F1">
      <w:pPr>
        <w:pStyle w:val="Heading5"/>
        <w:rPr>
          <w:lang w:val="en-CA"/>
        </w:rPr>
      </w:pPr>
      <w:r>
        <w:rPr>
          <w:lang w:val="en-CA"/>
        </w:rPr>
        <w:t>s</w:t>
      </w:r>
      <w:r w:rsidR="007E7F7B" w:rsidRPr="00D970E9">
        <w:rPr>
          <w:lang w:val="en-CA"/>
        </w:rPr>
        <w:t>ystem</w:t>
      </w:r>
    </w:p>
    <w:p w14:paraId="0845962F" w14:textId="7C610A95" w:rsidR="007E7F7B" w:rsidRPr="00B66D7C" w:rsidRDefault="007E7F7B" w:rsidP="00B66D7C">
      <w:pPr>
        <w:rPr>
          <w:lang w:val="en-CA"/>
        </w:rPr>
      </w:pPr>
      <w:r>
        <w:rPr>
          <w:lang w:val="en-CA"/>
        </w:rPr>
        <w:t xml:space="preserve">The </w:t>
      </w:r>
      <w:r w:rsidRPr="00707C33">
        <w:rPr>
          <w:rStyle w:val="Entity"/>
        </w:rPr>
        <w:t>system</w:t>
      </w:r>
      <w:r>
        <w:rPr>
          <w:lang w:val="en-CA"/>
        </w:rPr>
        <w:t xml:space="preserve"> property </w:t>
      </w:r>
      <w:r w:rsidR="003A73F1">
        <w:rPr>
          <w:lang w:val="en-CA"/>
        </w:rPr>
        <w:t>is</w:t>
      </w:r>
      <w:r>
        <w:rPr>
          <w:lang w:val="en-CA"/>
        </w:rPr>
        <w:t xml:space="preserve"> an association between a </w:t>
      </w:r>
      <w:r w:rsidRPr="00707C33">
        <w:rPr>
          <w:rStyle w:val="Entity"/>
        </w:rPr>
        <w:t>FoldDescription</w:t>
      </w:r>
      <w:r>
        <w:rPr>
          <w:lang w:val="en-CA"/>
        </w:rPr>
        <w:t xml:space="preserve"> and a </w:t>
      </w:r>
      <w:r w:rsidRPr="00707C33">
        <w:rPr>
          <w:rStyle w:val="Entity"/>
        </w:rPr>
        <w:t>FoldSystem</w:t>
      </w:r>
      <w:r>
        <w:rPr>
          <w:lang w:val="en-CA"/>
        </w:rPr>
        <w:t xml:space="preserve"> that aggregates f</w:t>
      </w:r>
      <w:r w:rsidRPr="007E7F7B">
        <w:rPr>
          <w:lang w:val="en-CA"/>
        </w:rPr>
        <w:t xml:space="preserve">olds </w:t>
      </w:r>
      <w:r>
        <w:rPr>
          <w:lang w:val="en-CA"/>
        </w:rPr>
        <w:t xml:space="preserve">into a system. </w:t>
      </w:r>
    </w:p>
    <w:p w14:paraId="771BEC55" w14:textId="1770CC0B" w:rsidR="00FE753A" w:rsidRDefault="00FE753A" w:rsidP="00FE753A">
      <w:pPr>
        <w:pStyle w:val="Heading4"/>
      </w:pPr>
      <w:bookmarkStart w:id="404" w:name="BKM_9F55EEFA_C0E3_452C_8F3E_4601CB5BDD65"/>
      <w:bookmarkStart w:id="405" w:name="BKM_B6CF2C95_A27D_49AD_BB55_36897A8B9A93"/>
      <w:bookmarkStart w:id="406" w:name="BKM_C47055C6_23E4_4FE1_89C3_7EA3E53F016F"/>
      <w:bookmarkStart w:id="407" w:name="BKM_BE3EB69A_2E9F_4015_9A53_7E29585ADF99"/>
      <w:bookmarkStart w:id="408" w:name="BKM_D49811C3_C3B3_4361_989B_69411D4795BC"/>
      <w:bookmarkStart w:id="409" w:name="BKM_6411C0D6_8DBF_4DB6_A7B6_ADED17047AE5"/>
      <w:bookmarkStart w:id="410" w:name="BKM_2C450E0F_0DB6_4DEB_964F_DE2661303D3A"/>
      <w:bookmarkStart w:id="411" w:name="BKM_5CAB0B26_2CE6_42AB_B2CE_2FA413E9F025"/>
      <w:bookmarkStart w:id="412" w:name="BKM_FA6FE08B_7A03_4337_979E_0DF7D1B98F33"/>
      <w:bookmarkStart w:id="413" w:name="BKM_922E2E10_A22B_488C_B866_3D68572C1248"/>
      <w:bookmarkEnd w:id="404"/>
      <w:bookmarkEnd w:id="405"/>
      <w:bookmarkEnd w:id="406"/>
      <w:bookmarkEnd w:id="407"/>
      <w:bookmarkEnd w:id="408"/>
      <w:bookmarkEnd w:id="409"/>
      <w:bookmarkEnd w:id="410"/>
      <w:bookmarkEnd w:id="411"/>
      <w:bookmarkEnd w:id="412"/>
      <w:bookmarkEnd w:id="413"/>
      <w:r>
        <w:t>FoldSystem</w:t>
      </w:r>
    </w:p>
    <w:p w14:paraId="5C2741D5" w14:textId="77777777" w:rsidR="00FE753A" w:rsidRDefault="00FE753A" w:rsidP="00AB10FC"/>
    <w:p w14:paraId="5D506DE7" w14:textId="11AD2F57" w:rsidR="00FE753A" w:rsidRDefault="00FE753A" w:rsidP="00AB10FC">
      <w:r w:rsidRPr="00FE753A">
        <w:t>A</w:t>
      </w:r>
      <w:r>
        <w:t xml:space="preserve"> </w:t>
      </w:r>
      <w:r w:rsidR="007E7F7B" w:rsidRPr="008F3406">
        <w:rPr>
          <w:rStyle w:val="Entity"/>
        </w:rPr>
        <w:t>FoldSystem</w:t>
      </w:r>
      <w:r w:rsidR="007E7F7B">
        <w:t xml:space="preserve"> is a </w:t>
      </w:r>
      <w:r>
        <w:t xml:space="preserve">collection of congruent folds </w:t>
      </w:r>
      <w:r w:rsidRPr="00FE753A">
        <w:t xml:space="preserve">(axis and axial surface are parallel) produced by the same tectonic event. </w:t>
      </w:r>
      <w:r w:rsidR="007E7F7B">
        <w:t>It is s</w:t>
      </w:r>
      <w:r w:rsidRPr="00FE753A">
        <w:t>ometimes referred to as a "Fold Train".</w:t>
      </w:r>
    </w:p>
    <w:p w14:paraId="05467BB5" w14:textId="77777777" w:rsidR="00FE753A" w:rsidRDefault="00FE753A" w:rsidP="00AB10FC"/>
    <w:p w14:paraId="56D7EAFF" w14:textId="2FBCE510" w:rsidR="00FE753A" w:rsidRDefault="00F658C5" w:rsidP="00FE753A">
      <w:pPr>
        <w:keepNext/>
      </w:pPr>
      <w:r>
        <w:rPr>
          <w:noProof/>
          <w:lang w:val="en-CA" w:eastAsia="en-CA"/>
        </w:rPr>
        <w:lastRenderedPageBreak/>
        <w:drawing>
          <wp:inline distT="0" distB="0" distL="0" distR="0" wp14:anchorId="66F3638C" wp14:editId="523E0118">
            <wp:extent cx="5486400" cy="57150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6400" cy="5715000"/>
                    </a:xfrm>
                    <a:prstGeom prst="rect">
                      <a:avLst/>
                    </a:prstGeom>
                    <a:noFill/>
                    <a:ln>
                      <a:noFill/>
                    </a:ln>
                  </pic:spPr>
                </pic:pic>
              </a:graphicData>
            </a:graphic>
          </wp:inline>
        </w:drawing>
      </w:r>
    </w:p>
    <w:p w14:paraId="580337F0" w14:textId="54B98270"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56</w:t>
      </w:r>
      <w:r w:rsidR="00673E83">
        <w:rPr>
          <w:noProof/>
        </w:rPr>
        <w:fldChar w:fldCharType="end"/>
      </w:r>
      <w:r>
        <w:t>: FoldSystem</w:t>
      </w:r>
      <w:r w:rsidR="008279FB">
        <w:t xml:space="preserve"> context diagram.</w:t>
      </w:r>
    </w:p>
    <w:p w14:paraId="7E491F8F" w14:textId="530829F6" w:rsidR="00FE753A" w:rsidRDefault="00FE753A" w:rsidP="00FE753A">
      <w:pPr>
        <w:autoSpaceDE w:val="0"/>
        <w:autoSpaceDN w:val="0"/>
        <w:adjustRightInd w:val="0"/>
        <w:spacing w:after="0"/>
        <w:rPr>
          <w:color w:val="000000"/>
          <w:sz w:val="20"/>
          <w:szCs w:val="20"/>
          <w:lang w:val="en-CA"/>
        </w:rPr>
      </w:pPr>
      <w:bookmarkStart w:id="414" w:name="BKM_60CC5835_79D2_4A13_B4A8_D7D9DBF215A3"/>
      <w:bookmarkEnd w:id="414"/>
    </w:p>
    <w:p w14:paraId="09A70291" w14:textId="3A63279D" w:rsidR="007E7F7B" w:rsidRPr="003A73F1" w:rsidRDefault="007E7F7B" w:rsidP="003A73F1">
      <w:pPr>
        <w:pStyle w:val="Heading5"/>
        <w:rPr>
          <w:lang w:val="en-CA"/>
        </w:rPr>
      </w:pPr>
      <w:r>
        <w:rPr>
          <w:lang w:val="en-CA"/>
        </w:rPr>
        <w:t>periodic</w:t>
      </w:r>
    </w:p>
    <w:p w14:paraId="2A0E1BF0" w14:textId="4B10BCA2" w:rsidR="007E7F7B" w:rsidRDefault="007E7F7B" w:rsidP="00D20646">
      <w:pPr>
        <w:rPr>
          <w:lang w:val="en-CA"/>
        </w:rPr>
      </w:pPr>
      <w:r>
        <w:rPr>
          <w:lang w:val="en-CA"/>
        </w:rPr>
        <w:t xml:space="preserve">The property </w:t>
      </w:r>
      <w:r w:rsidRPr="008F3406">
        <w:rPr>
          <w:rStyle w:val="Entity"/>
        </w:rPr>
        <w:t>periodic</w:t>
      </w:r>
      <w:proofErr w:type="gramStart"/>
      <w:r w:rsidRPr="008F3406">
        <w:rPr>
          <w:rStyle w:val="Entity"/>
        </w:rPr>
        <w:t>:</w:t>
      </w:r>
      <w:r w:rsidR="00C1314B" w:rsidRPr="008F3406">
        <w:rPr>
          <w:rStyle w:val="Entity"/>
        </w:rPr>
        <w:t>Primitive</w:t>
      </w:r>
      <w:proofErr w:type="gramEnd"/>
      <w:r w:rsidR="00C1314B" w:rsidRPr="008F3406">
        <w:rPr>
          <w:rStyle w:val="Entity"/>
        </w:rPr>
        <w:t>::</w:t>
      </w:r>
      <w:r w:rsidRPr="008F3406">
        <w:rPr>
          <w:rStyle w:val="Entity"/>
        </w:rPr>
        <w:t>Boolean</w:t>
      </w:r>
      <w:r>
        <w:rPr>
          <w:lang w:val="en-CA"/>
        </w:rPr>
        <w:t xml:space="preserve"> report</w:t>
      </w:r>
      <w:r w:rsidR="003A73F1">
        <w:rPr>
          <w:lang w:val="en-CA"/>
        </w:rPr>
        <w:t>s TRUE if</w:t>
      </w:r>
      <w:r>
        <w:rPr>
          <w:lang w:val="en-CA"/>
        </w:rPr>
        <w:t xml:space="preserve"> the hinges in a train are regularly spaced, and FALSE otherwise.</w:t>
      </w:r>
    </w:p>
    <w:p w14:paraId="5408D9BE" w14:textId="552322AC" w:rsidR="007E7F7B" w:rsidRPr="003A73F1" w:rsidRDefault="007E7F7B" w:rsidP="00D20646">
      <w:pPr>
        <w:pStyle w:val="Heading5"/>
        <w:rPr>
          <w:lang w:val="en-CA"/>
        </w:rPr>
      </w:pPr>
      <w:r>
        <w:rPr>
          <w:lang w:val="en-CA"/>
        </w:rPr>
        <w:t>wavelength</w:t>
      </w:r>
    </w:p>
    <w:p w14:paraId="44AFF6BB" w14:textId="5BEFC40C" w:rsidR="007E7F7B" w:rsidRDefault="007E7F7B" w:rsidP="00D20646">
      <w:pPr>
        <w:rPr>
          <w:lang w:val="en-CA"/>
        </w:rPr>
      </w:pPr>
      <w:r>
        <w:rPr>
          <w:lang w:val="en-CA"/>
        </w:rPr>
        <w:t xml:space="preserve">The property </w:t>
      </w:r>
      <w:r w:rsidRPr="008F3406">
        <w:rPr>
          <w:rStyle w:val="Entity"/>
        </w:rPr>
        <w:t>wavelength</w:t>
      </w:r>
      <w:r>
        <w:rPr>
          <w:lang w:val="en-CA"/>
        </w:rPr>
        <w:t xml:space="preserve"> (</w:t>
      </w:r>
      <w:r w:rsidR="00253146" w:rsidRPr="008F3406">
        <w:rPr>
          <w:rStyle w:val="Entity"/>
        </w:rPr>
        <w:t>SWE::Quantity</w:t>
      </w:r>
      <w:r w:rsidRPr="008F3406">
        <w:rPr>
          <w:rStyle w:val="Entity"/>
        </w:rPr>
        <w:t>Range</w:t>
      </w:r>
      <w:r>
        <w:rPr>
          <w:lang w:val="en-CA"/>
        </w:rPr>
        <w:t>) contain</w:t>
      </w:r>
      <w:r w:rsidR="003A73F1">
        <w:rPr>
          <w:lang w:val="en-CA"/>
        </w:rPr>
        <w:t>s</w:t>
      </w:r>
      <w:r>
        <w:rPr>
          <w:lang w:val="en-CA"/>
        </w:rPr>
        <w:t xml:space="preserve"> a q</w:t>
      </w:r>
      <w:r w:rsidRPr="007E7F7B">
        <w:rPr>
          <w:lang w:val="en-CA"/>
        </w:rPr>
        <w:t xml:space="preserve">uantitative </w:t>
      </w:r>
      <w:r w:rsidR="00C1314B">
        <w:rPr>
          <w:lang w:val="en-CA"/>
        </w:rPr>
        <w:t>description</w:t>
      </w:r>
      <w:r w:rsidR="00C1314B" w:rsidRPr="007E7F7B">
        <w:rPr>
          <w:lang w:val="en-CA"/>
        </w:rPr>
        <w:t xml:space="preserve"> </w:t>
      </w:r>
      <w:r w:rsidRPr="007E7F7B">
        <w:rPr>
          <w:lang w:val="en-CA"/>
        </w:rPr>
        <w:t xml:space="preserve">of </w:t>
      </w:r>
      <w:r w:rsidR="00C1314B">
        <w:rPr>
          <w:lang w:val="en-CA"/>
        </w:rPr>
        <w:t xml:space="preserve">the </w:t>
      </w:r>
      <w:r w:rsidRPr="007E7F7B">
        <w:rPr>
          <w:lang w:val="en-CA"/>
        </w:rPr>
        <w:t>length between adjacent antiforms (or synforms) in a fold train.</w:t>
      </w:r>
    </w:p>
    <w:p w14:paraId="051C9F9E" w14:textId="36241E7B" w:rsidR="007E7F7B" w:rsidRDefault="007E7F7B" w:rsidP="00D20646">
      <w:pPr>
        <w:pStyle w:val="Heading5"/>
        <w:rPr>
          <w:lang w:val="en-CA"/>
        </w:rPr>
      </w:pPr>
      <w:r w:rsidRPr="00D970E9">
        <w:rPr>
          <w:lang w:val="en-CA"/>
        </w:rPr>
        <w:t>foldSystemMember</w:t>
      </w:r>
    </w:p>
    <w:p w14:paraId="22B2235C" w14:textId="1F3E7D32" w:rsidR="007E7F7B" w:rsidRDefault="007E7F7B" w:rsidP="00D20646">
      <w:pPr>
        <w:rPr>
          <w:lang w:val="en-CA"/>
        </w:rPr>
      </w:pPr>
      <w:r>
        <w:rPr>
          <w:lang w:val="en-CA"/>
        </w:rPr>
        <w:lastRenderedPageBreak/>
        <w:t xml:space="preserve">The </w:t>
      </w:r>
      <w:r w:rsidRPr="008F3406">
        <w:rPr>
          <w:rStyle w:val="Entity"/>
        </w:rPr>
        <w:t>foldSystemMember</w:t>
      </w:r>
      <w:r>
        <w:rPr>
          <w:lang w:val="en-CA"/>
        </w:rPr>
        <w:t xml:space="preserve"> </w:t>
      </w:r>
      <w:r w:rsidR="003A73F1">
        <w:rPr>
          <w:lang w:val="en-CA"/>
        </w:rPr>
        <w:t>is</w:t>
      </w:r>
      <w:r>
        <w:rPr>
          <w:lang w:val="en-CA"/>
        </w:rPr>
        <w:t xml:space="preserve"> an association between a </w:t>
      </w:r>
      <w:r w:rsidRPr="008F3406">
        <w:rPr>
          <w:rStyle w:val="Entity"/>
        </w:rPr>
        <w:t>FoldSystem</w:t>
      </w:r>
      <w:r>
        <w:rPr>
          <w:lang w:val="en-CA"/>
        </w:rPr>
        <w:t xml:space="preserve"> and the </w:t>
      </w:r>
      <w:r w:rsidRPr="008F3406">
        <w:rPr>
          <w:rStyle w:val="Entity"/>
        </w:rPr>
        <w:t>Folds</w:t>
      </w:r>
      <w:r>
        <w:rPr>
          <w:lang w:val="en-CA"/>
        </w:rPr>
        <w:t xml:space="preserve"> that are member</w:t>
      </w:r>
      <w:r w:rsidR="00C1314B">
        <w:rPr>
          <w:lang w:val="en-CA"/>
        </w:rPr>
        <w:t>s</w:t>
      </w:r>
      <w:r>
        <w:rPr>
          <w:lang w:val="en-CA"/>
        </w:rPr>
        <w:t xml:space="preserve"> of that system.</w:t>
      </w:r>
    </w:p>
    <w:p w14:paraId="69156B22" w14:textId="4576B81B" w:rsidR="00FE753A" w:rsidRDefault="003804FE" w:rsidP="003804FE">
      <w:pPr>
        <w:pStyle w:val="Heading4"/>
      </w:pPr>
      <w:bookmarkStart w:id="415" w:name="BKM_50AAAF20_CB99_4ABC_9FAE_60AD6D1987FD"/>
      <w:bookmarkStart w:id="416" w:name="BKM_15CC129A_078F_4F7E_80FD_248D1D0D33F2"/>
      <w:bookmarkEnd w:id="415"/>
      <w:bookmarkEnd w:id="416"/>
      <w:r>
        <w:t>FoliationDescription</w:t>
      </w:r>
    </w:p>
    <w:p w14:paraId="37BF6AF3" w14:textId="77777777" w:rsidR="003804FE" w:rsidRDefault="003804FE" w:rsidP="00AB10FC"/>
    <w:p w14:paraId="49A2EDDB" w14:textId="1696FF9A" w:rsidR="003804FE" w:rsidRDefault="007E7F7B" w:rsidP="00AB10FC">
      <w:r w:rsidRPr="008F3406">
        <w:rPr>
          <w:rStyle w:val="Entity"/>
        </w:rPr>
        <w:t>FoliationDescription</w:t>
      </w:r>
      <w:r>
        <w:t xml:space="preserve"> provides e</w:t>
      </w:r>
      <w:r w:rsidR="003804FE" w:rsidRPr="003804FE">
        <w:t>xtended descriptive properties of a foliation structure.</w:t>
      </w:r>
    </w:p>
    <w:p w14:paraId="0AA5820D" w14:textId="77777777" w:rsidR="003804FE" w:rsidRDefault="003804FE" w:rsidP="00AB10FC"/>
    <w:p w14:paraId="5082C7BD" w14:textId="084B292F" w:rsidR="003804FE" w:rsidRDefault="00F658C5" w:rsidP="003804FE">
      <w:pPr>
        <w:keepNext/>
      </w:pPr>
      <w:r>
        <w:rPr>
          <w:noProof/>
          <w:lang w:val="en-CA" w:eastAsia="en-CA"/>
        </w:rPr>
        <w:drawing>
          <wp:inline distT="0" distB="0" distL="0" distR="0" wp14:anchorId="0A454231" wp14:editId="5E01DB69">
            <wp:extent cx="5486400" cy="58483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86400" cy="5848350"/>
                    </a:xfrm>
                    <a:prstGeom prst="rect">
                      <a:avLst/>
                    </a:prstGeom>
                    <a:noFill/>
                    <a:ln>
                      <a:noFill/>
                    </a:ln>
                  </pic:spPr>
                </pic:pic>
              </a:graphicData>
            </a:graphic>
          </wp:inline>
        </w:drawing>
      </w:r>
    </w:p>
    <w:p w14:paraId="0A7AE18D" w14:textId="6ED11ED7" w:rsidR="003804FE" w:rsidRDefault="003804FE" w:rsidP="003804FE">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57</w:t>
      </w:r>
      <w:r w:rsidR="00673E83">
        <w:rPr>
          <w:noProof/>
        </w:rPr>
        <w:fldChar w:fldCharType="end"/>
      </w:r>
      <w:r>
        <w:t>: FoliationDescription</w:t>
      </w:r>
      <w:r w:rsidR="007E7F7B">
        <w:t xml:space="preserve"> context diagram</w:t>
      </w:r>
      <w:r w:rsidR="008279FB">
        <w:t>.</w:t>
      </w:r>
    </w:p>
    <w:p w14:paraId="6E96E876" w14:textId="06F1021C" w:rsidR="003804FE" w:rsidRDefault="003804FE" w:rsidP="003804FE">
      <w:pPr>
        <w:autoSpaceDE w:val="0"/>
        <w:autoSpaceDN w:val="0"/>
        <w:adjustRightInd w:val="0"/>
        <w:spacing w:after="0"/>
        <w:rPr>
          <w:color w:val="000000"/>
          <w:sz w:val="20"/>
          <w:szCs w:val="20"/>
          <w:lang w:val="en-CA"/>
        </w:rPr>
      </w:pPr>
      <w:bookmarkStart w:id="417" w:name="BKM_FDDB3C9C_445F_40FB_AB70_ED1438E267DC"/>
      <w:bookmarkEnd w:id="417"/>
    </w:p>
    <w:p w14:paraId="6456629C" w14:textId="7A00994A" w:rsidR="007E7F7B" w:rsidRPr="003A73F1" w:rsidRDefault="007E7F7B" w:rsidP="003A73F1">
      <w:pPr>
        <w:pStyle w:val="Heading5"/>
        <w:rPr>
          <w:lang w:val="en-CA"/>
        </w:rPr>
      </w:pPr>
      <w:r>
        <w:rPr>
          <w:lang w:val="en-CA"/>
        </w:rPr>
        <w:lastRenderedPageBreak/>
        <w:t xml:space="preserve">definingElement </w:t>
      </w:r>
    </w:p>
    <w:p w14:paraId="022559B6" w14:textId="42462D58" w:rsidR="007E7F7B" w:rsidRPr="008F3406" w:rsidRDefault="007E7F7B" w:rsidP="008F3406">
      <w:pPr>
        <w:rPr>
          <w:lang w:val="en-CA"/>
        </w:rPr>
      </w:pPr>
      <w:r>
        <w:rPr>
          <w:lang w:val="en-CA"/>
        </w:rPr>
        <w:t xml:space="preserve">The property </w:t>
      </w:r>
      <w:r w:rsidRPr="008F3406">
        <w:rPr>
          <w:rStyle w:val="Entity"/>
        </w:rPr>
        <w:t>definingElement</w:t>
      </w:r>
      <w:r>
        <w:rPr>
          <w:lang w:val="en-CA"/>
        </w:rPr>
        <w:t xml:space="preserve"> (</w:t>
      </w:r>
      <w:r w:rsidR="00734129" w:rsidRPr="008F3406">
        <w:rPr>
          <w:rStyle w:val="Entity"/>
        </w:rPr>
        <w:t>SWE</w:t>
      </w:r>
      <w:r w:rsidRPr="008F3406">
        <w:rPr>
          <w:rStyle w:val="Entity"/>
        </w:rPr>
        <w:t>:</w:t>
      </w:r>
      <w:r w:rsidR="008F3406">
        <w:rPr>
          <w:rStyle w:val="Entity"/>
        </w:rPr>
        <w:t>:</w:t>
      </w:r>
      <w:r w:rsidRPr="008F3406">
        <w:rPr>
          <w:rStyle w:val="Entity"/>
        </w:rPr>
        <w:t>Category</w:t>
      </w:r>
      <w:r>
        <w:rPr>
          <w:lang w:val="en-CA"/>
        </w:rPr>
        <w:t>) contain</w:t>
      </w:r>
      <w:r w:rsidR="003A73F1">
        <w:rPr>
          <w:lang w:val="en-CA"/>
        </w:rPr>
        <w:t>s</w:t>
      </w:r>
      <w:r>
        <w:rPr>
          <w:lang w:val="en-CA"/>
        </w:rPr>
        <w:t xml:space="preserve"> a term from a controlled vocabulary describing the k</w:t>
      </w:r>
      <w:r w:rsidRPr="007E7F7B">
        <w:rPr>
          <w:lang w:val="en-CA"/>
        </w:rPr>
        <w:t xml:space="preserve">inds of describable inhomogeneity in a rock body that may define a </w:t>
      </w:r>
      <w:r w:rsidRPr="008F3406">
        <w:rPr>
          <w:rStyle w:val="Entity"/>
        </w:rPr>
        <w:t>GeologicStructure</w:t>
      </w:r>
      <w:r w:rsidRPr="007E7F7B">
        <w:rPr>
          <w:lang w:val="en-CA"/>
        </w:rPr>
        <w:t xml:space="preserve">.   Examples include </w:t>
      </w:r>
      <w:r w:rsidR="008F3406">
        <w:rPr>
          <w:lang w:val="en-CA"/>
        </w:rPr>
        <w:t>d</w:t>
      </w:r>
      <w:r w:rsidRPr="007E7F7B">
        <w:rPr>
          <w:lang w:val="en-CA"/>
        </w:rPr>
        <w:t>iscontinuity</w:t>
      </w:r>
      <w:r w:rsidR="008F3406">
        <w:rPr>
          <w:lang w:val="en-CA"/>
        </w:rPr>
        <w:t>, shaped surface, oriented p</w:t>
      </w:r>
      <w:r w:rsidRPr="007E7F7B">
        <w:rPr>
          <w:lang w:val="en-CA"/>
        </w:rPr>
        <w:t xml:space="preserve">article, </w:t>
      </w:r>
      <w:r w:rsidR="008F3406">
        <w:rPr>
          <w:lang w:val="en-CA"/>
        </w:rPr>
        <w:t>material boundary, and l</w:t>
      </w:r>
      <w:r w:rsidRPr="007E7F7B">
        <w:rPr>
          <w:lang w:val="en-CA"/>
        </w:rPr>
        <w:t xml:space="preserve">ayer.  </w:t>
      </w:r>
    </w:p>
    <w:p w14:paraId="75788F81" w14:textId="744DA3BD" w:rsidR="00DA196D" w:rsidRPr="003A73F1" w:rsidRDefault="00DA196D" w:rsidP="009C163F">
      <w:pPr>
        <w:pStyle w:val="Heading5"/>
        <w:rPr>
          <w:lang w:val="en-CA"/>
        </w:rPr>
      </w:pPr>
      <w:proofErr w:type="gramStart"/>
      <w:r>
        <w:rPr>
          <w:lang w:val="en-CA"/>
        </w:rPr>
        <w:t>c</w:t>
      </w:r>
      <w:r w:rsidRPr="00DA196D">
        <w:rPr>
          <w:lang w:val="en-CA"/>
        </w:rPr>
        <w:t>ontinuity</w:t>
      </w:r>
      <w:proofErr w:type="gramEnd"/>
    </w:p>
    <w:p w14:paraId="618CB52B" w14:textId="4F246511" w:rsidR="00DA196D" w:rsidRPr="008F3406" w:rsidRDefault="00DA196D" w:rsidP="008F3406">
      <w:pPr>
        <w:rPr>
          <w:lang w:val="en-CA"/>
        </w:rPr>
      </w:pPr>
      <w:r>
        <w:rPr>
          <w:lang w:val="en-CA"/>
        </w:rPr>
        <w:t xml:space="preserve">The </w:t>
      </w:r>
      <w:r w:rsidRPr="008F3406">
        <w:rPr>
          <w:rStyle w:val="Entity"/>
        </w:rPr>
        <w:t>continuity</w:t>
      </w:r>
      <w:r>
        <w:rPr>
          <w:lang w:val="en-CA"/>
        </w:rPr>
        <w:t xml:space="preserve"> proper</w:t>
      </w:r>
      <w:r w:rsidR="00734129">
        <w:rPr>
          <w:lang w:val="en-CA"/>
        </w:rPr>
        <w:t>t</w:t>
      </w:r>
      <w:r>
        <w:rPr>
          <w:lang w:val="en-CA"/>
        </w:rPr>
        <w:t>y (</w:t>
      </w:r>
      <w:r w:rsidR="00734129" w:rsidRPr="008F3406">
        <w:rPr>
          <w:rStyle w:val="Entity"/>
        </w:rPr>
        <w:t>SWE</w:t>
      </w:r>
      <w:r w:rsidRPr="008F3406">
        <w:rPr>
          <w:rStyle w:val="Entity"/>
        </w:rPr>
        <w:t>:</w:t>
      </w:r>
      <w:r w:rsidR="008F3406">
        <w:rPr>
          <w:rStyle w:val="Entity"/>
        </w:rPr>
        <w:t>:</w:t>
      </w:r>
      <w:r w:rsidRPr="008F3406">
        <w:rPr>
          <w:rStyle w:val="Entity"/>
        </w:rPr>
        <w:t>Category</w:t>
      </w:r>
      <w:r>
        <w:rPr>
          <w:lang w:val="en-CA"/>
        </w:rPr>
        <w:t>) report</w:t>
      </w:r>
      <w:r w:rsidR="003A73F1">
        <w:rPr>
          <w:lang w:val="en-CA"/>
        </w:rPr>
        <w:t>s</w:t>
      </w:r>
      <w:r>
        <w:rPr>
          <w:lang w:val="en-CA"/>
        </w:rPr>
        <w:t xml:space="preserve"> a term from a controlled vocabulary </w:t>
      </w:r>
      <w:r w:rsidRPr="00DA196D">
        <w:rPr>
          <w:lang w:val="en-CA"/>
        </w:rPr>
        <w:t>to distinguish continuous vs. disjunct cleavages</w:t>
      </w:r>
      <w:r w:rsidR="008F3406">
        <w:rPr>
          <w:lang w:val="en-CA"/>
        </w:rPr>
        <w:t>.</w:t>
      </w:r>
    </w:p>
    <w:p w14:paraId="31CCB8BC" w14:textId="341A2226" w:rsidR="00DA196D" w:rsidRPr="003A73F1" w:rsidRDefault="00DA196D" w:rsidP="003A73F1">
      <w:pPr>
        <w:pStyle w:val="Heading5"/>
        <w:rPr>
          <w:lang w:val="en-CA"/>
        </w:rPr>
      </w:pPr>
      <w:proofErr w:type="gramStart"/>
      <w:r>
        <w:rPr>
          <w:lang w:val="en-CA"/>
        </w:rPr>
        <w:t>intensity</w:t>
      </w:r>
      <w:proofErr w:type="gramEnd"/>
    </w:p>
    <w:p w14:paraId="305EE0CC" w14:textId="19465F97" w:rsidR="00DA196D" w:rsidRPr="00DA196D" w:rsidRDefault="00DA196D" w:rsidP="00DA196D">
      <w:pPr>
        <w:rPr>
          <w:lang w:val="en-CA"/>
        </w:rPr>
      </w:pPr>
      <w:r>
        <w:rPr>
          <w:lang w:val="en-CA"/>
        </w:rPr>
        <w:t xml:space="preserve">The </w:t>
      </w:r>
      <w:r w:rsidR="00FA3C67" w:rsidRPr="008F3406">
        <w:rPr>
          <w:rStyle w:val="Entity"/>
        </w:rPr>
        <w:t>intensity</w:t>
      </w:r>
      <w:r w:rsidR="00FA3C67">
        <w:rPr>
          <w:lang w:val="en-CA"/>
        </w:rPr>
        <w:t xml:space="preserve"> </w:t>
      </w:r>
      <w:r>
        <w:rPr>
          <w:lang w:val="en-CA"/>
        </w:rPr>
        <w:t>property (</w:t>
      </w:r>
      <w:r w:rsidR="00FA3C67" w:rsidRPr="008F3406">
        <w:rPr>
          <w:rStyle w:val="Entity"/>
        </w:rPr>
        <w:t>SWE</w:t>
      </w:r>
      <w:r w:rsidRPr="008F3406">
        <w:rPr>
          <w:rStyle w:val="Entity"/>
        </w:rPr>
        <w:t>:</w:t>
      </w:r>
      <w:r w:rsidR="008F3406">
        <w:rPr>
          <w:rStyle w:val="Entity"/>
        </w:rPr>
        <w:t>:</w:t>
      </w:r>
      <w:r w:rsidRPr="008F3406">
        <w:rPr>
          <w:rStyle w:val="Entity"/>
        </w:rPr>
        <w:t>Category</w:t>
      </w:r>
      <w:r>
        <w:rPr>
          <w:lang w:val="en-CA"/>
        </w:rPr>
        <w:t>) contain</w:t>
      </w:r>
      <w:r w:rsidR="003A73F1">
        <w:rPr>
          <w:lang w:val="en-CA"/>
        </w:rPr>
        <w:t>s</w:t>
      </w:r>
      <w:r>
        <w:rPr>
          <w:lang w:val="en-CA"/>
        </w:rPr>
        <w:t xml:space="preserve"> a term from a controlled vocabulary to describe</w:t>
      </w:r>
      <w:r w:rsidRPr="00DA196D">
        <w:rPr>
          <w:lang w:val="en-CA"/>
        </w:rPr>
        <w:t xml:space="preserve"> </w:t>
      </w:r>
      <w:r>
        <w:rPr>
          <w:lang w:val="en-CA"/>
        </w:rPr>
        <w:t>h</w:t>
      </w:r>
      <w:r w:rsidRPr="00DA196D">
        <w:rPr>
          <w:lang w:val="en-CA"/>
        </w:rPr>
        <w:t xml:space="preserve">ow well the foliation is developed. </w:t>
      </w:r>
      <w:r>
        <w:rPr>
          <w:lang w:val="en-CA"/>
        </w:rPr>
        <w:t>The t</w:t>
      </w:r>
      <w:r w:rsidRPr="00DA196D">
        <w:rPr>
          <w:lang w:val="en-CA"/>
        </w:rPr>
        <w:t xml:space="preserve">erms </w:t>
      </w:r>
      <w:r>
        <w:rPr>
          <w:lang w:val="en-CA"/>
        </w:rPr>
        <w:t xml:space="preserve">are </w:t>
      </w:r>
      <w:r w:rsidRPr="00DA196D">
        <w:rPr>
          <w:lang w:val="en-CA"/>
        </w:rPr>
        <w:t>such as weak, moderate, strong.</w:t>
      </w:r>
    </w:p>
    <w:p w14:paraId="4573C1F7" w14:textId="278D4EFC" w:rsidR="00DA196D" w:rsidRPr="003A73F1" w:rsidRDefault="00DA196D" w:rsidP="003A73F1">
      <w:pPr>
        <w:pStyle w:val="Heading5"/>
        <w:rPr>
          <w:lang w:val="en-CA"/>
        </w:rPr>
      </w:pPr>
      <w:r w:rsidRPr="00DA196D">
        <w:rPr>
          <w:lang w:val="en-CA"/>
        </w:rPr>
        <w:t>mineralElement</w:t>
      </w:r>
    </w:p>
    <w:p w14:paraId="04E4E897" w14:textId="4C1681F4" w:rsidR="00DA196D" w:rsidRDefault="00DA196D" w:rsidP="009C163F">
      <w:pPr>
        <w:rPr>
          <w:lang w:val="en-CA"/>
        </w:rPr>
      </w:pPr>
      <w:r>
        <w:rPr>
          <w:lang w:val="en-CA"/>
        </w:rPr>
        <w:t xml:space="preserve">The </w:t>
      </w:r>
      <w:r w:rsidRPr="008F3406">
        <w:rPr>
          <w:rStyle w:val="Entity"/>
        </w:rPr>
        <w:t>mineralElement</w:t>
      </w:r>
      <w:r>
        <w:rPr>
          <w:lang w:val="en-CA"/>
        </w:rPr>
        <w:t xml:space="preserve"> property </w:t>
      </w:r>
      <w:r w:rsidR="003A73F1">
        <w:rPr>
          <w:lang w:val="en-CA"/>
        </w:rPr>
        <w:t xml:space="preserve">is </w:t>
      </w:r>
      <w:r>
        <w:rPr>
          <w:lang w:val="en-CA"/>
        </w:rPr>
        <w:t xml:space="preserve">an association between </w:t>
      </w:r>
      <w:r w:rsidRPr="008F3406">
        <w:rPr>
          <w:rStyle w:val="Entity"/>
        </w:rPr>
        <w:t>FoliationDescription</w:t>
      </w:r>
      <w:r>
        <w:rPr>
          <w:lang w:val="en-CA"/>
        </w:rPr>
        <w:t xml:space="preserve"> and a </w:t>
      </w:r>
      <w:r w:rsidRPr="008F3406">
        <w:rPr>
          <w:rStyle w:val="Entity"/>
        </w:rPr>
        <w:t>Mineral</w:t>
      </w:r>
      <w:r>
        <w:rPr>
          <w:lang w:val="en-CA"/>
        </w:rPr>
        <w:t xml:space="preserve"> that defines that foliation.</w:t>
      </w:r>
    </w:p>
    <w:p w14:paraId="24ECEB6F" w14:textId="55BBD5F6" w:rsidR="00DA196D" w:rsidRPr="003A73F1" w:rsidRDefault="00DA196D" w:rsidP="003A73F1">
      <w:pPr>
        <w:pStyle w:val="Heading5"/>
        <w:rPr>
          <w:lang w:val="en-CA"/>
        </w:rPr>
      </w:pPr>
      <w:r>
        <w:rPr>
          <w:lang w:val="en-CA"/>
        </w:rPr>
        <w:t>o</w:t>
      </w:r>
      <w:r w:rsidRPr="00DA196D">
        <w:rPr>
          <w:lang w:val="en-CA"/>
        </w:rPr>
        <w:t>rientation</w:t>
      </w:r>
    </w:p>
    <w:p w14:paraId="39D7C545" w14:textId="4853B508" w:rsidR="00DA196D" w:rsidRDefault="00DA196D" w:rsidP="009C163F">
      <w:pPr>
        <w:rPr>
          <w:lang w:val="en-CA"/>
        </w:rPr>
      </w:pPr>
      <w:r>
        <w:rPr>
          <w:lang w:val="en-CA"/>
        </w:rPr>
        <w:t xml:space="preserve">The </w:t>
      </w:r>
      <w:r w:rsidRPr="008F3406">
        <w:rPr>
          <w:rStyle w:val="Entity"/>
        </w:rPr>
        <w:t>orientation</w:t>
      </w:r>
      <w:proofErr w:type="gramStart"/>
      <w:r w:rsidRPr="008F3406">
        <w:rPr>
          <w:rStyle w:val="Entity"/>
        </w:rPr>
        <w:t>:GSML</w:t>
      </w:r>
      <w:proofErr w:type="gramEnd"/>
      <w:r w:rsidRPr="008F3406">
        <w:rPr>
          <w:rStyle w:val="Entity"/>
        </w:rPr>
        <w:t>_PlanarOrientation</w:t>
      </w:r>
      <w:r>
        <w:rPr>
          <w:lang w:val="en-CA"/>
        </w:rPr>
        <w:t xml:space="preserve"> contain</w:t>
      </w:r>
      <w:r w:rsidR="003A73F1">
        <w:rPr>
          <w:lang w:val="en-CA"/>
        </w:rPr>
        <w:t>s</w:t>
      </w:r>
      <w:r>
        <w:rPr>
          <w:lang w:val="en-CA"/>
        </w:rPr>
        <w:t xml:space="preserve"> an e</w:t>
      </w:r>
      <w:r w:rsidRPr="00DA196D">
        <w:rPr>
          <w:lang w:val="en-CA"/>
        </w:rPr>
        <w:t>stimate of the planar orientation of the foliation structure.</w:t>
      </w:r>
    </w:p>
    <w:p w14:paraId="51982F6D" w14:textId="47557E7B" w:rsidR="009C163F" w:rsidRDefault="009C163F" w:rsidP="009C163F">
      <w:pPr>
        <w:pStyle w:val="Heading5"/>
        <w:rPr>
          <w:lang w:val="en-CA"/>
        </w:rPr>
      </w:pPr>
      <w:r>
        <w:rPr>
          <w:lang w:val="en-CA"/>
        </w:rPr>
        <w:t>s</w:t>
      </w:r>
      <w:r w:rsidRPr="00D970E9">
        <w:rPr>
          <w:lang w:val="en-CA"/>
        </w:rPr>
        <w:t>pacing</w:t>
      </w:r>
    </w:p>
    <w:p w14:paraId="45BF15E9" w14:textId="7927E414" w:rsidR="009C163F" w:rsidRDefault="009C163F" w:rsidP="009C163F">
      <w:pPr>
        <w:rPr>
          <w:lang w:val="en-CA"/>
        </w:rPr>
      </w:pPr>
      <w:r>
        <w:rPr>
          <w:lang w:val="en-CA"/>
        </w:rPr>
        <w:t xml:space="preserve">The </w:t>
      </w:r>
      <w:r w:rsidRPr="008F3406">
        <w:rPr>
          <w:rStyle w:val="Entity"/>
        </w:rPr>
        <w:t>spacing</w:t>
      </w:r>
      <w:r>
        <w:rPr>
          <w:lang w:val="en-CA"/>
        </w:rPr>
        <w:t xml:space="preserve"> property (</w:t>
      </w:r>
      <w:r w:rsidR="00253146" w:rsidRPr="008F3406">
        <w:rPr>
          <w:rStyle w:val="Entity"/>
        </w:rPr>
        <w:t>SWE::Quantity</w:t>
      </w:r>
      <w:r w:rsidRPr="008F3406">
        <w:rPr>
          <w:rStyle w:val="Entity"/>
        </w:rPr>
        <w:t>Range</w:t>
      </w:r>
      <w:r>
        <w:rPr>
          <w:lang w:val="en-CA"/>
        </w:rPr>
        <w:t>) contain</w:t>
      </w:r>
      <w:r w:rsidR="003A73F1">
        <w:rPr>
          <w:lang w:val="en-CA"/>
        </w:rPr>
        <w:t>s</w:t>
      </w:r>
      <w:r>
        <w:rPr>
          <w:lang w:val="en-CA"/>
        </w:rPr>
        <w:t xml:space="preserve"> a l</w:t>
      </w:r>
      <w:r w:rsidRPr="009C163F">
        <w:rPr>
          <w:lang w:val="en-CA"/>
        </w:rPr>
        <w:t xml:space="preserve">inear dimension representing the thickness of foliation domains. </w:t>
      </w:r>
      <w:r>
        <w:rPr>
          <w:lang w:val="en-CA"/>
        </w:rPr>
        <w:t>It is a</w:t>
      </w:r>
      <w:r w:rsidRPr="009C163F">
        <w:rPr>
          <w:lang w:val="en-CA"/>
        </w:rPr>
        <w:t>lso use</w:t>
      </w:r>
      <w:r>
        <w:rPr>
          <w:lang w:val="en-CA"/>
        </w:rPr>
        <w:t>d</w:t>
      </w:r>
      <w:r w:rsidRPr="009C163F">
        <w:rPr>
          <w:lang w:val="en-CA"/>
        </w:rPr>
        <w:t xml:space="preserve"> for thickness of layers of a given composition</w:t>
      </w:r>
      <w:r>
        <w:rPr>
          <w:lang w:val="en-CA"/>
        </w:rPr>
        <w:t>.</w:t>
      </w:r>
    </w:p>
    <w:p w14:paraId="75BBE09F" w14:textId="4380053A" w:rsidR="00FE753A" w:rsidRDefault="00617E36" w:rsidP="00617E36">
      <w:pPr>
        <w:pStyle w:val="Heading4"/>
      </w:pPr>
      <w:bookmarkStart w:id="418" w:name="BKM_19D968ED_E9E9_4696_A463_9B8A89B9A29C"/>
      <w:bookmarkStart w:id="419" w:name="BKM_A9E84D60_87E8_4274_B497_38C594525434"/>
      <w:bookmarkStart w:id="420" w:name="BKM_F7EC3986_4D93_479D_BDAB_FDA23552D58F"/>
      <w:bookmarkStart w:id="421" w:name="BKM_3788366B_341E_49F9_A366_57B90FBEF589"/>
      <w:bookmarkStart w:id="422" w:name="BKM_472C9381_9698_46F2_8E04_2E603A1474CC"/>
      <w:bookmarkStart w:id="423" w:name="BKM_33E4A038_4438_4CEF_A4A6_6E8349B6FDCC"/>
      <w:bookmarkEnd w:id="418"/>
      <w:bookmarkEnd w:id="419"/>
      <w:bookmarkEnd w:id="420"/>
      <w:bookmarkEnd w:id="421"/>
      <w:bookmarkEnd w:id="422"/>
      <w:bookmarkEnd w:id="423"/>
      <w:r>
        <w:t>ShearDisplacementStructureDescription</w:t>
      </w:r>
    </w:p>
    <w:p w14:paraId="7ACDA1D5" w14:textId="77777777" w:rsidR="00617E36" w:rsidRDefault="00617E36" w:rsidP="00AB10FC"/>
    <w:p w14:paraId="0ACBB233" w14:textId="42FE0D3D" w:rsidR="00617E36" w:rsidRDefault="009C163F" w:rsidP="00AB10FC">
      <w:r w:rsidRPr="008F3406">
        <w:rPr>
          <w:rStyle w:val="Entity"/>
        </w:rPr>
        <w:t>ShearDisplacementStructureDescription</w:t>
      </w:r>
      <w:r>
        <w:t xml:space="preserve"> provides e</w:t>
      </w:r>
      <w:r w:rsidR="00617E36" w:rsidRPr="00617E36">
        <w:t>xtended descriptive properties of a shear displacement structure (</w:t>
      </w:r>
      <w:r w:rsidR="004E1387" w:rsidRPr="00617E36">
        <w:t>i.e.</w:t>
      </w:r>
      <w:r w:rsidR="00617E36" w:rsidRPr="00617E36">
        <w:t>, fault or shear)</w:t>
      </w:r>
      <w:r>
        <w:t xml:space="preserve"> defined in </w:t>
      </w:r>
      <w:r>
        <w:fldChar w:fldCharType="begin"/>
      </w:r>
      <w:r>
        <w:instrText xml:space="preserve"> REF _Ref440799060 \n \h </w:instrText>
      </w:r>
      <w:r>
        <w:fldChar w:fldCharType="separate"/>
      </w:r>
      <w:r w:rsidR="00F02ED9">
        <w:t>7.4.3.5</w:t>
      </w:r>
      <w:r>
        <w:fldChar w:fldCharType="end"/>
      </w:r>
      <w:r>
        <w:t xml:space="preserve"> by extending the abstract property block </w:t>
      </w:r>
      <w:r w:rsidRPr="008F3406">
        <w:rPr>
          <w:rStyle w:val="Entity"/>
        </w:rPr>
        <w:t>ShearDisplacementStructureAbstractDescription</w:t>
      </w:r>
      <w:r>
        <w:t>.</w:t>
      </w:r>
    </w:p>
    <w:p w14:paraId="30DEBDCB" w14:textId="38D9948E" w:rsidR="00617E36" w:rsidRDefault="00F658C5" w:rsidP="00617E36">
      <w:pPr>
        <w:keepNext/>
      </w:pPr>
      <w:r>
        <w:rPr>
          <w:noProof/>
          <w:lang w:val="en-CA" w:eastAsia="en-CA"/>
        </w:rPr>
        <w:lastRenderedPageBreak/>
        <w:drawing>
          <wp:inline distT="0" distB="0" distL="0" distR="0" wp14:anchorId="61B1CC6B" wp14:editId="6D42DB07">
            <wp:extent cx="5476875" cy="40576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76875" cy="4057650"/>
                    </a:xfrm>
                    <a:prstGeom prst="rect">
                      <a:avLst/>
                    </a:prstGeom>
                    <a:noFill/>
                    <a:ln>
                      <a:noFill/>
                    </a:ln>
                  </pic:spPr>
                </pic:pic>
              </a:graphicData>
            </a:graphic>
          </wp:inline>
        </w:drawing>
      </w:r>
    </w:p>
    <w:p w14:paraId="3149E471" w14:textId="070090BE" w:rsidR="00617E36" w:rsidRDefault="00617E36" w:rsidP="00617E36">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58</w:t>
      </w:r>
      <w:r w:rsidR="00673E83">
        <w:rPr>
          <w:noProof/>
        </w:rPr>
        <w:fldChar w:fldCharType="end"/>
      </w:r>
      <w:r>
        <w:t>: ShearDisplacementStructureDescription</w:t>
      </w:r>
      <w:r w:rsidR="008279FB">
        <w:t xml:space="preserve"> context diagram.</w:t>
      </w:r>
    </w:p>
    <w:p w14:paraId="584B105E" w14:textId="772909F4" w:rsidR="001B4102" w:rsidRPr="003A73F1" w:rsidRDefault="001B4102" w:rsidP="003A73F1">
      <w:pPr>
        <w:pStyle w:val="Heading5"/>
        <w:rPr>
          <w:lang w:val="en-CA"/>
        </w:rPr>
      </w:pPr>
      <w:bookmarkStart w:id="424" w:name="BKM_E32F3F79_7117_4294_86FD_A68126B03F62"/>
      <w:bookmarkEnd w:id="424"/>
      <w:r w:rsidRPr="001B4102">
        <w:rPr>
          <w:lang w:val="en-CA"/>
        </w:rPr>
        <w:t>deformationStyle</w:t>
      </w:r>
    </w:p>
    <w:p w14:paraId="52BFD03F" w14:textId="68911B0B" w:rsidR="001B4102" w:rsidRDefault="001B4102" w:rsidP="00D20646">
      <w:pPr>
        <w:rPr>
          <w:lang w:val="en-CA"/>
        </w:rPr>
      </w:pPr>
      <w:r>
        <w:rPr>
          <w:lang w:val="en-CA"/>
        </w:rPr>
        <w:t xml:space="preserve">The </w:t>
      </w:r>
      <w:r w:rsidRPr="008F3406">
        <w:rPr>
          <w:rStyle w:val="Entity"/>
        </w:rPr>
        <w:t>deformationStyle</w:t>
      </w:r>
      <w:proofErr w:type="gramStart"/>
      <w:r w:rsidRPr="008F3406">
        <w:rPr>
          <w:rStyle w:val="Entity"/>
        </w:rPr>
        <w:t>:DeformationStyleTerm</w:t>
      </w:r>
      <w:proofErr w:type="gramEnd"/>
      <w:r>
        <w:rPr>
          <w:lang w:val="en-CA"/>
        </w:rPr>
        <w:t xml:space="preserve"> contain</w:t>
      </w:r>
      <w:r w:rsidR="003A73F1">
        <w:rPr>
          <w:lang w:val="en-CA"/>
        </w:rPr>
        <w:t>s</w:t>
      </w:r>
      <w:r>
        <w:rPr>
          <w:lang w:val="en-CA"/>
        </w:rPr>
        <w:t xml:space="preserve"> a term from a</w:t>
      </w:r>
      <w:r w:rsidRPr="001B4102">
        <w:rPr>
          <w:lang w:val="en-CA"/>
        </w:rPr>
        <w:t xml:space="preserve"> vocabulary of terms to describe the style of deformation, </w:t>
      </w:r>
      <w:r w:rsidR="004E1387" w:rsidRPr="001B4102">
        <w:rPr>
          <w:lang w:val="en-CA"/>
        </w:rPr>
        <w:t>i.e.</w:t>
      </w:r>
      <w:r w:rsidRPr="001B4102">
        <w:rPr>
          <w:lang w:val="en-CA"/>
        </w:rPr>
        <w:t xml:space="preserve"> brittle (fault, breccia), ductile (shear), brittle-ductile, unknown.</w:t>
      </w:r>
    </w:p>
    <w:p w14:paraId="0D130A1B" w14:textId="7F3476EB" w:rsidR="001B4102" w:rsidRPr="003A73F1" w:rsidRDefault="001B4102" w:rsidP="00D20646">
      <w:pPr>
        <w:pStyle w:val="Heading5"/>
        <w:rPr>
          <w:lang w:val="en-CA"/>
        </w:rPr>
      </w:pPr>
      <w:r w:rsidRPr="001B4102">
        <w:rPr>
          <w:lang w:val="en-CA"/>
        </w:rPr>
        <w:t>planeOrientation</w:t>
      </w:r>
    </w:p>
    <w:p w14:paraId="44426849" w14:textId="38A23922" w:rsidR="001B4102" w:rsidRDefault="001B4102" w:rsidP="00D20646">
      <w:pPr>
        <w:rPr>
          <w:lang w:val="en-CA"/>
        </w:rPr>
      </w:pPr>
      <w:r>
        <w:rPr>
          <w:lang w:val="en-CA"/>
        </w:rPr>
        <w:t xml:space="preserve">The property </w:t>
      </w:r>
      <w:r w:rsidRPr="008F3406">
        <w:rPr>
          <w:rStyle w:val="Entity"/>
        </w:rPr>
        <w:t>planeOrientation</w:t>
      </w:r>
      <w:proofErr w:type="gramStart"/>
      <w:r w:rsidRPr="008F3406">
        <w:rPr>
          <w:rStyle w:val="Entity"/>
        </w:rPr>
        <w:t>:GSML</w:t>
      </w:r>
      <w:proofErr w:type="gramEnd"/>
      <w:r w:rsidRPr="008F3406">
        <w:rPr>
          <w:rStyle w:val="Entity"/>
        </w:rPr>
        <w:t>_PlanarOrientation</w:t>
      </w:r>
      <w:r>
        <w:rPr>
          <w:lang w:val="en-CA"/>
        </w:rPr>
        <w:t xml:space="preserve"> contain</w:t>
      </w:r>
      <w:r w:rsidR="003A73F1">
        <w:rPr>
          <w:lang w:val="en-CA"/>
        </w:rPr>
        <w:t>s</w:t>
      </w:r>
      <w:r>
        <w:rPr>
          <w:lang w:val="en-CA"/>
        </w:rPr>
        <w:t xml:space="preserve"> a description </w:t>
      </w:r>
      <w:r w:rsidRPr="001B4102">
        <w:rPr>
          <w:lang w:val="en-CA"/>
        </w:rPr>
        <w:t xml:space="preserve">capturing the orientation of the </w:t>
      </w:r>
      <w:r>
        <w:rPr>
          <w:lang w:val="en-CA"/>
        </w:rPr>
        <w:t>structure’s plane.</w:t>
      </w:r>
    </w:p>
    <w:p w14:paraId="6316CB63" w14:textId="351F90CC" w:rsidR="001B4102" w:rsidRPr="003A73F1" w:rsidRDefault="001B4102" w:rsidP="00D20646">
      <w:pPr>
        <w:pStyle w:val="Heading5"/>
        <w:rPr>
          <w:lang w:val="en-CA"/>
        </w:rPr>
      </w:pPr>
      <w:r w:rsidRPr="00D970E9">
        <w:rPr>
          <w:lang w:val="en-CA"/>
        </w:rPr>
        <w:t>stPhysicalProperty</w:t>
      </w:r>
    </w:p>
    <w:p w14:paraId="0E6B94EF" w14:textId="7C20705F" w:rsidR="001B4102" w:rsidRDefault="001B4102" w:rsidP="00D20646">
      <w:pPr>
        <w:rPr>
          <w:lang w:val="en-CA"/>
        </w:rPr>
      </w:pPr>
      <w:r>
        <w:rPr>
          <w:lang w:val="en-CA"/>
        </w:rPr>
        <w:t xml:space="preserve">The property </w:t>
      </w:r>
      <w:r w:rsidRPr="008F3406">
        <w:rPr>
          <w:rStyle w:val="Entity"/>
        </w:rPr>
        <w:t>stPhysicalProperty</w:t>
      </w:r>
      <w:proofErr w:type="gramStart"/>
      <w:r w:rsidRPr="008F3406">
        <w:rPr>
          <w:rStyle w:val="Entity"/>
        </w:rPr>
        <w:t>:PhysicalDescription</w:t>
      </w:r>
      <w:proofErr w:type="gramEnd"/>
      <w:r>
        <w:rPr>
          <w:lang w:val="en-CA"/>
        </w:rPr>
        <w:t xml:space="preserve"> contain</w:t>
      </w:r>
      <w:r w:rsidR="003A73F1">
        <w:rPr>
          <w:lang w:val="en-CA"/>
        </w:rPr>
        <w:t>s</w:t>
      </w:r>
      <w:r>
        <w:rPr>
          <w:lang w:val="en-CA"/>
        </w:rPr>
        <w:t xml:space="preserve"> value of generic physical properties </w:t>
      </w:r>
      <w:r w:rsidR="008F3406">
        <w:rPr>
          <w:lang w:val="en-CA"/>
        </w:rPr>
        <w:t>(</w:t>
      </w:r>
      <w:r w:rsidR="008F3406">
        <w:rPr>
          <w:lang w:val="en-CA"/>
        </w:rPr>
        <w:fldChar w:fldCharType="begin"/>
      </w:r>
      <w:r w:rsidR="008F3406">
        <w:rPr>
          <w:lang w:val="en-CA"/>
        </w:rPr>
        <w:instrText xml:space="preserve"> REF _Ref447104844 \r \h </w:instrText>
      </w:r>
      <w:r w:rsidR="008F3406">
        <w:rPr>
          <w:lang w:val="en-CA"/>
        </w:rPr>
      </w:r>
      <w:r w:rsidR="008F3406">
        <w:rPr>
          <w:lang w:val="en-CA"/>
        </w:rPr>
        <w:fldChar w:fldCharType="separate"/>
      </w:r>
      <w:r w:rsidR="008F3406">
        <w:rPr>
          <w:lang w:val="en-CA"/>
        </w:rPr>
        <w:t>8.5.2.11</w:t>
      </w:r>
      <w:r w:rsidR="008F3406">
        <w:rPr>
          <w:lang w:val="en-CA"/>
        </w:rPr>
        <w:fldChar w:fldCharType="end"/>
      </w:r>
      <w:r w:rsidR="008F3406">
        <w:rPr>
          <w:lang w:val="en-CA"/>
        </w:rPr>
        <w:t xml:space="preserve">) </w:t>
      </w:r>
      <w:r>
        <w:rPr>
          <w:lang w:val="en-CA"/>
        </w:rPr>
        <w:t>not addressed in this specification.</w:t>
      </w:r>
    </w:p>
    <w:p w14:paraId="16C26230" w14:textId="4787F2BB" w:rsidR="00CB339F" w:rsidRDefault="00CB339F" w:rsidP="00CB339F">
      <w:pPr>
        <w:pStyle w:val="Heading3"/>
      </w:pPr>
      <w:bookmarkStart w:id="425" w:name="BKM_76F0AF36_F011_4216_B99A_7C75820C7A2C"/>
      <w:bookmarkStart w:id="426" w:name="BKM_B13360B8_167E_4DA8_A7B7_EA7DCABE7993"/>
      <w:bookmarkStart w:id="427" w:name="_Toc456946983"/>
      <w:bookmarkEnd w:id="425"/>
      <w:bookmarkEnd w:id="426"/>
      <w:r>
        <w:t>Geologic Unit Details</w:t>
      </w:r>
      <w:bookmarkEnd w:id="427"/>
    </w:p>
    <w:p w14:paraId="0EEDACEA" w14:textId="77777777" w:rsidR="00CB339F" w:rsidRDefault="00CB339F" w:rsidP="00AB10FC"/>
    <w:p w14:paraId="54DF5947" w14:textId="0C36B6FE" w:rsidR="00FE753A" w:rsidRDefault="00CB339F" w:rsidP="00AB10FC">
      <w:r w:rsidRPr="00CB339F">
        <w:t xml:space="preserve">The </w:t>
      </w:r>
      <w:r w:rsidRPr="008F3406">
        <w:rPr>
          <w:rStyle w:val="Entity"/>
        </w:rPr>
        <w:t>GeologicUnitDetails</w:t>
      </w:r>
      <w:r w:rsidRPr="00CB339F">
        <w:t xml:space="preserve"> package provides for extended description of geologic unit features</w:t>
      </w:r>
      <w:r w:rsidR="00297011">
        <w:t xml:space="preserve"> (</w:t>
      </w:r>
      <w:r w:rsidR="00297011">
        <w:fldChar w:fldCharType="begin"/>
      </w:r>
      <w:r w:rsidR="00297011">
        <w:instrText xml:space="preserve"> REF _Ref440800006 \n \h </w:instrText>
      </w:r>
      <w:r w:rsidR="00297011">
        <w:fldChar w:fldCharType="separate"/>
      </w:r>
      <w:r w:rsidR="008F3406">
        <w:t>8.4.1.3</w:t>
      </w:r>
      <w:r w:rsidR="00297011">
        <w:fldChar w:fldCharType="end"/>
      </w:r>
      <w:r w:rsidR="00297011">
        <w:t>)</w:t>
      </w:r>
      <w:r w:rsidRPr="00CB339F">
        <w:t>.</w:t>
      </w:r>
    </w:p>
    <w:p w14:paraId="47A20F63" w14:textId="66BBD4E1" w:rsidR="00CB339F" w:rsidRDefault="00F658C5" w:rsidP="00CB339F">
      <w:pPr>
        <w:keepNext/>
      </w:pPr>
      <w:r>
        <w:rPr>
          <w:noProof/>
          <w:lang w:val="en-CA" w:eastAsia="en-CA"/>
        </w:rPr>
        <w:lastRenderedPageBreak/>
        <w:drawing>
          <wp:inline distT="0" distB="0" distL="0" distR="0" wp14:anchorId="30A076C3" wp14:editId="6F5338ED">
            <wp:extent cx="3219450" cy="703897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219450" cy="7038975"/>
                    </a:xfrm>
                    <a:prstGeom prst="rect">
                      <a:avLst/>
                    </a:prstGeom>
                    <a:noFill/>
                    <a:ln>
                      <a:noFill/>
                    </a:ln>
                  </pic:spPr>
                </pic:pic>
              </a:graphicData>
            </a:graphic>
          </wp:inline>
        </w:drawing>
      </w:r>
    </w:p>
    <w:p w14:paraId="0BFCB1FE" w14:textId="4D1D3621" w:rsidR="00CB339F" w:rsidRDefault="00CB339F" w:rsidP="00CB339F">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59</w:t>
      </w:r>
      <w:r w:rsidR="00673E83">
        <w:rPr>
          <w:noProof/>
        </w:rPr>
        <w:fldChar w:fldCharType="end"/>
      </w:r>
      <w:r>
        <w:t>: GeologicUnitDetails</w:t>
      </w:r>
    </w:p>
    <w:p w14:paraId="7845201B" w14:textId="14FAF705" w:rsidR="00CB339F" w:rsidRDefault="00CB339F" w:rsidP="00CB339F">
      <w:pPr>
        <w:pStyle w:val="Heading4"/>
      </w:pPr>
      <w:r>
        <w:t>GeologicUnitDescription</w:t>
      </w:r>
    </w:p>
    <w:p w14:paraId="369CCE5F" w14:textId="77777777" w:rsidR="00CB339F" w:rsidRDefault="00CB339F" w:rsidP="00AB10FC"/>
    <w:p w14:paraId="4577D310" w14:textId="735997EA" w:rsidR="00CB339F" w:rsidRDefault="00297011" w:rsidP="00AB10FC">
      <w:r w:rsidRPr="008F3406">
        <w:rPr>
          <w:rStyle w:val="Entity"/>
        </w:rPr>
        <w:lastRenderedPageBreak/>
        <w:t>GeologicUnitDescription</w:t>
      </w:r>
      <w:r>
        <w:t xml:space="preserve"> provides e</w:t>
      </w:r>
      <w:r w:rsidR="00CB339F" w:rsidRPr="00CB339F">
        <w:t>xtended description of the characteristics of a geologic unit</w:t>
      </w:r>
      <w:r>
        <w:t xml:space="preserve"> (</w:t>
      </w:r>
      <w:r>
        <w:fldChar w:fldCharType="begin"/>
      </w:r>
      <w:r>
        <w:instrText xml:space="preserve"> REF _Ref440800006 \n \h </w:instrText>
      </w:r>
      <w:r>
        <w:fldChar w:fldCharType="separate"/>
      </w:r>
      <w:r w:rsidR="008F3406">
        <w:t>8.4.1.3</w:t>
      </w:r>
      <w:r>
        <w:fldChar w:fldCharType="end"/>
      </w:r>
      <w:r>
        <w:t>)</w:t>
      </w:r>
      <w:r w:rsidRPr="00CB339F">
        <w:t>.</w:t>
      </w:r>
    </w:p>
    <w:p w14:paraId="7B43DA20" w14:textId="1D1E3269" w:rsidR="00297011" w:rsidRPr="003A73F1" w:rsidRDefault="00297011" w:rsidP="00D20646">
      <w:pPr>
        <w:pStyle w:val="Heading5"/>
        <w:rPr>
          <w:lang w:val="en-CA"/>
        </w:rPr>
      </w:pPr>
      <w:bookmarkStart w:id="428" w:name="BKM_E8CC2926_B007_4DFB_997F_F78EC469DF9A"/>
      <w:bookmarkEnd w:id="428"/>
      <w:r w:rsidRPr="00297011">
        <w:rPr>
          <w:lang w:val="en-CA"/>
        </w:rPr>
        <w:t>bodyMorphology</w:t>
      </w:r>
    </w:p>
    <w:p w14:paraId="7513F6EE" w14:textId="0383EB85" w:rsidR="00297011" w:rsidRDefault="00297011" w:rsidP="00D20646">
      <w:pPr>
        <w:rPr>
          <w:lang w:val="en-CA"/>
        </w:rPr>
      </w:pPr>
      <w:r>
        <w:rPr>
          <w:lang w:val="en-CA"/>
        </w:rPr>
        <w:t xml:space="preserve">The </w:t>
      </w:r>
      <w:r w:rsidRPr="008F3406">
        <w:rPr>
          <w:rStyle w:val="Entity"/>
        </w:rPr>
        <w:t>bodyMorphology</w:t>
      </w:r>
      <w:r>
        <w:rPr>
          <w:lang w:val="en-CA"/>
        </w:rPr>
        <w:t xml:space="preserve"> property (</w:t>
      </w:r>
      <w:r w:rsidR="00D331B1" w:rsidRPr="008F3406">
        <w:rPr>
          <w:rStyle w:val="Entity"/>
        </w:rPr>
        <w:t>SWE</w:t>
      </w:r>
      <w:r w:rsidRPr="008F3406">
        <w:rPr>
          <w:rStyle w:val="Entity"/>
        </w:rPr>
        <w:t>:</w:t>
      </w:r>
      <w:r w:rsidR="008F3406">
        <w:rPr>
          <w:rStyle w:val="Entity"/>
        </w:rPr>
        <w:t>:</w:t>
      </w:r>
      <w:r w:rsidRPr="008F3406">
        <w:rPr>
          <w:rStyle w:val="Entity"/>
        </w:rPr>
        <w:t>Category</w:t>
      </w:r>
      <w:r>
        <w:rPr>
          <w:lang w:val="en-CA"/>
        </w:rPr>
        <w:t>) provide</w:t>
      </w:r>
      <w:r w:rsidR="003A73F1">
        <w:rPr>
          <w:lang w:val="en-CA"/>
        </w:rPr>
        <w:t>s</w:t>
      </w:r>
      <w:r>
        <w:rPr>
          <w:lang w:val="en-CA"/>
        </w:rPr>
        <w:t xml:space="preserve"> a term from a controlled vocabulary describing the </w:t>
      </w:r>
      <w:r w:rsidRPr="00297011">
        <w:rPr>
          <w:lang w:val="en-CA"/>
        </w:rPr>
        <w:t xml:space="preserve">geometry or form of a </w:t>
      </w:r>
      <w:r w:rsidRPr="008F3406">
        <w:rPr>
          <w:rStyle w:val="Entity"/>
        </w:rPr>
        <w:t>GeologicUnit</w:t>
      </w:r>
      <w:r w:rsidRPr="00297011">
        <w:rPr>
          <w:lang w:val="en-CA"/>
        </w:rPr>
        <w:t xml:space="preserve">.  Examples include: dike (dyke), cone, fan, sheet, etc. </w:t>
      </w:r>
      <w:r>
        <w:rPr>
          <w:lang w:val="en-CA"/>
        </w:rPr>
        <w:t>The m</w:t>
      </w:r>
      <w:r w:rsidRPr="00297011">
        <w:rPr>
          <w:lang w:val="en-CA"/>
        </w:rPr>
        <w:t>orphology is independent of the substance (</w:t>
      </w:r>
      <w:r w:rsidRPr="008F3406">
        <w:rPr>
          <w:rStyle w:val="Entity"/>
        </w:rPr>
        <w:t>EarthMaterial</w:t>
      </w:r>
      <w:r w:rsidRPr="00297011">
        <w:rPr>
          <w:lang w:val="en-CA"/>
        </w:rPr>
        <w:t xml:space="preserve">) that composes the </w:t>
      </w:r>
      <w:r w:rsidRPr="008F3406">
        <w:rPr>
          <w:rStyle w:val="Entity"/>
        </w:rPr>
        <w:t>GeologicUnit</w:t>
      </w:r>
      <w:r w:rsidRPr="00297011">
        <w:rPr>
          <w:lang w:val="en-CA"/>
        </w:rPr>
        <w:t xml:space="preserve"> or process that formed it.</w:t>
      </w:r>
    </w:p>
    <w:p w14:paraId="4CB2A0FC" w14:textId="7701CC37" w:rsidR="00297011" w:rsidRPr="003A73F1" w:rsidRDefault="00297011" w:rsidP="003A73F1">
      <w:pPr>
        <w:pStyle w:val="Heading5"/>
        <w:rPr>
          <w:lang w:val="en-CA"/>
        </w:rPr>
      </w:pPr>
      <w:r w:rsidRPr="00D970E9">
        <w:rPr>
          <w:lang w:val="en-CA"/>
        </w:rPr>
        <w:t>unitComposition</w:t>
      </w:r>
    </w:p>
    <w:p w14:paraId="7BD6B331" w14:textId="76EEFC4B" w:rsidR="00297011" w:rsidRDefault="00297011" w:rsidP="00D20646">
      <w:pPr>
        <w:rPr>
          <w:lang w:val="en-CA"/>
        </w:rPr>
      </w:pPr>
      <w:r>
        <w:rPr>
          <w:lang w:val="en-CA"/>
        </w:rPr>
        <w:t xml:space="preserve">The </w:t>
      </w:r>
      <w:r w:rsidRPr="008F3406">
        <w:rPr>
          <w:rStyle w:val="Entity"/>
        </w:rPr>
        <w:t>unitComposition</w:t>
      </w:r>
      <w:r>
        <w:rPr>
          <w:lang w:val="en-CA"/>
        </w:rPr>
        <w:t xml:space="preserve"> property (</w:t>
      </w:r>
      <w:r w:rsidR="00D331B1" w:rsidRPr="008F3406">
        <w:rPr>
          <w:rStyle w:val="Entity"/>
        </w:rPr>
        <w:t>SWE</w:t>
      </w:r>
      <w:r w:rsidRPr="008F3406">
        <w:rPr>
          <w:rStyle w:val="Entity"/>
        </w:rPr>
        <w:t>:</w:t>
      </w:r>
      <w:r w:rsidR="008F3406">
        <w:rPr>
          <w:rStyle w:val="Entity"/>
        </w:rPr>
        <w:t>:</w:t>
      </w:r>
      <w:r w:rsidRPr="008F3406">
        <w:rPr>
          <w:rStyle w:val="Entity"/>
        </w:rPr>
        <w:t>Category</w:t>
      </w:r>
      <w:r>
        <w:rPr>
          <w:lang w:val="en-CA"/>
        </w:rPr>
        <w:t>) provide</w:t>
      </w:r>
      <w:r w:rsidR="003A73F1">
        <w:rPr>
          <w:lang w:val="en-CA"/>
        </w:rPr>
        <w:t>s</w:t>
      </w:r>
      <w:r>
        <w:rPr>
          <w:lang w:val="en-CA"/>
        </w:rPr>
        <w:t xml:space="preserve"> a term from a </w:t>
      </w:r>
      <w:r w:rsidRPr="00297011">
        <w:rPr>
          <w:lang w:val="en-CA"/>
        </w:rPr>
        <w:t>Composition-based classification that requires integrating the charac</w:t>
      </w:r>
      <w:r>
        <w:rPr>
          <w:lang w:val="en-CA"/>
        </w:rPr>
        <w:t>ter of the unit over large area.  It is</w:t>
      </w:r>
      <w:r w:rsidRPr="00297011">
        <w:rPr>
          <w:lang w:val="en-CA"/>
        </w:rPr>
        <w:t xml:space="preserve"> not applicable at the rock-material/specimen level. Examples</w:t>
      </w:r>
      <w:r>
        <w:rPr>
          <w:lang w:val="en-CA"/>
        </w:rPr>
        <w:t xml:space="preserve"> are</w:t>
      </w:r>
      <w:r w:rsidRPr="00297011">
        <w:rPr>
          <w:lang w:val="en-CA"/>
        </w:rPr>
        <w:t>: alkalic, subaluminous, peraluminous, I-Type, carbonate, phosphate.</w:t>
      </w:r>
    </w:p>
    <w:p w14:paraId="183964F0" w14:textId="03AA8FF5" w:rsidR="00297011" w:rsidRPr="003A73F1" w:rsidRDefault="00297011" w:rsidP="00D20646">
      <w:pPr>
        <w:pStyle w:val="Heading5"/>
        <w:rPr>
          <w:lang w:val="en-CA"/>
        </w:rPr>
      </w:pPr>
      <w:r w:rsidRPr="00297011">
        <w:rPr>
          <w:lang w:val="en-CA"/>
        </w:rPr>
        <w:t>outcropCharacter</w:t>
      </w:r>
    </w:p>
    <w:p w14:paraId="40C3828C" w14:textId="4951C52D" w:rsidR="00297011" w:rsidRDefault="00297011" w:rsidP="00D20646">
      <w:pPr>
        <w:rPr>
          <w:lang w:val="en-CA"/>
        </w:rPr>
      </w:pPr>
      <w:r>
        <w:rPr>
          <w:lang w:val="en-CA"/>
        </w:rPr>
        <w:t xml:space="preserve">The property </w:t>
      </w:r>
      <w:r w:rsidRPr="008F3406">
        <w:rPr>
          <w:rStyle w:val="Entity"/>
        </w:rPr>
        <w:t>outcropCharacter</w:t>
      </w:r>
      <w:r>
        <w:rPr>
          <w:lang w:val="en-CA"/>
        </w:rPr>
        <w:t xml:space="preserve"> (</w:t>
      </w:r>
      <w:r w:rsidR="00D331B1" w:rsidRPr="008F3406">
        <w:rPr>
          <w:rStyle w:val="Entity"/>
        </w:rPr>
        <w:t>SWE</w:t>
      </w:r>
      <w:r w:rsidRPr="008F3406">
        <w:rPr>
          <w:rStyle w:val="Entity"/>
        </w:rPr>
        <w:t>:</w:t>
      </w:r>
      <w:r w:rsidR="008F3406">
        <w:rPr>
          <w:rStyle w:val="Entity"/>
        </w:rPr>
        <w:t>:</w:t>
      </w:r>
      <w:r w:rsidRPr="008F3406">
        <w:rPr>
          <w:rStyle w:val="Entity"/>
        </w:rPr>
        <w:t>Category</w:t>
      </w:r>
      <w:r>
        <w:rPr>
          <w:lang w:val="en-CA"/>
        </w:rPr>
        <w:t>) provide a term that d</w:t>
      </w:r>
      <w:r w:rsidRPr="00297011">
        <w:rPr>
          <w:lang w:val="en-CA"/>
        </w:rPr>
        <w:t>escribes the nature of outcrops formed by a geologic unit. Examples</w:t>
      </w:r>
      <w:r>
        <w:rPr>
          <w:lang w:val="en-CA"/>
        </w:rPr>
        <w:t xml:space="preserve"> are</w:t>
      </w:r>
      <w:r w:rsidRPr="00297011">
        <w:rPr>
          <w:lang w:val="en-CA"/>
        </w:rPr>
        <w:t>: bouldery, cliff-forming, ledge-forming, slope-forming, poorly exposed</w:t>
      </w:r>
      <w:r>
        <w:rPr>
          <w:lang w:val="en-CA"/>
        </w:rPr>
        <w:t>.</w:t>
      </w:r>
    </w:p>
    <w:p w14:paraId="31F9C15B" w14:textId="6BFEEBF2" w:rsidR="00297011" w:rsidRPr="003A73F1" w:rsidRDefault="00297011" w:rsidP="00D20646">
      <w:pPr>
        <w:pStyle w:val="Heading5"/>
        <w:rPr>
          <w:lang w:val="en-CA"/>
        </w:rPr>
      </w:pPr>
      <w:r w:rsidRPr="00D970E9">
        <w:rPr>
          <w:lang w:val="en-CA"/>
        </w:rPr>
        <w:t>unitThickness</w:t>
      </w:r>
      <w:r>
        <w:rPr>
          <w:lang w:val="en-CA"/>
        </w:rPr>
        <w:t xml:space="preserve"> </w:t>
      </w:r>
    </w:p>
    <w:p w14:paraId="2ED0352E" w14:textId="77777777" w:rsidR="00EF5FC1" w:rsidRDefault="00297011" w:rsidP="00EF5FC1">
      <w:pPr>
        <w:rPr>
          <w:lang w:val="en-CA"/>
        </w:rPr>
      </w:pPr>
      <w:r>
        <w:rPr>
          <w:lang w:val="en-CA"/>
        </w:rPr>
        <w:t xml:space="preserve">The property </w:t>
      </w:r>
      <w:r w:rsidRPr="008F3406">
        <w:rPr>
          <w:rStyle w:val="Entity"/>
        </w:rPr>
        <w:t>unitThickness</w:t>
      </w:r>
      <w:r>
        <w:rPr>
          <w:lang w:val="en-CA"/>
        </w:rPr>
        <w:t xml:space="preserve"> (</w:t>
      </w:r>
      <w:r w:rsidR="00253146" w:rsidRPr="008F3406">
        <w:rPr>
          <w:rStyle w:val="Entity"/>
        </w:rPr>
        <w:t>SWE::Quantity</w:t>
      </w:r>
      <w:r w:rsidRPr="008F3406">
        <w:rPr>
          <w:rStyle w:val="Entity"/>
        </w:rPr>
        <w:t>Range</w:t>
      </w:r>
      <w:r>
        <w:rPr>
          <w:lang w:val="en-CA"/>
        </w:rPr>
        <w:t>) provide</w:t>
      </w:r>
      <w:r w:rsidR="003A73F1">
        <w:rPr>
          <w:lang w:val="en-CA"/>
        </w:rPr>
        <w:t>s</w:t>
      </w:r>
      <w:r>
        <w:rPr>
          <w:lang w:val="en-CA"/>
        </w:rPr>
        <w:t xml:space="preserve"> a value that represents the t</w:t>
      </w:r>
      <w:r w:rsidRPr="00297011">
        <w:rPr>
          <w:lang w:val="en-CA"/>
        </w:rPr>
        <w:t xml:space="preserve">ypical thickness of the geologic unit. </w:t>
      </w:r>
      <w:r>
        <w:rPr>
          <w:lang w:val="en-CA"/>
        </w:rPr>
        <w:t>It is a</w:t>
      </w:r>
      <w:r w:rsidRPr="00297011">
        <w:rPr>
          <w:lang w:val="en-CA"/>
        </w:rPr>
        <w:t>lways reported as a range.</w:t>
      </w:r>
    </w:p>
    <w:p w14:paraId="203C7EA5" w14:textId="0E98E55D" w:rsidR="00E97193" w:rsidRPr="00EF5FC1" w:rsidRDefault="00EF5FC1" w:rsidP="00D20646">
      <w:pPr>
        <w:pStyle w:val="Heading5"/>
        <w:rPr>
          <w:lang w:val="en-CA"/>
        </w:rPr>
      </w:pPr>
      <w:r>
        <w:rPr>
          <w:lang w:val="en-CA"/>
        </w:rPr>
        <w:t xml:space="preserve"> </w:t>
      </w:r>
      <w:r w:rsidR="00E97193">
        <w:rPr>
          <w:lang w:val="en-CA"/>
        </w:rPr>
        <w:t>b</w:t>
      </w:r>
      <w:r w:rsidR="00297011" w:rsidRPr="00D970E9">
        <w:rPr>
          <w:lang w:val="en-CA"/>
        </w:rPr>
        <w:t>edding</w:t>
      </w:r>
    </w:p>
    <w:p w14:paraId="0B9C9B62" w14:textId="1C82AF74" w:rsidR="00297011" w:rsidRDefault="00297011" w:rsidP="00D20646">
      <w:pPr>
        <w:rPr>
          <w:lang w:val="en-CA"/>
        </w:rPr>
      </w:pPr>
      <w:r>
        <w:rPr>
          <w:lang w:val="en-CA"/>
        </w:rPr>
        <w:t xml:space="preserve">The </w:t>
      </w:r>
      <w:r w:rsidRPr="008F3406">
        <w:rPr>
          <w:rStyle w:val="Entity"/>
        </w:rPr>
        <w:t>bedding</w:t>
      </w:r>
      <w:proofErr w:type="gramStart"/>
      <w:r w:rsidRPr="008F3406">
        <w:rPr>
          <w:rStyle w:val="Entity"/>
        </w:rPr>
        <w:t>:BeddingDescription</w:t>
      </w:r>
      <w:proofErr w:type="gramEnd"/>
      <w:r>
        <w:rPr>
          <w:lang w:val="en-CA"/>
        </w:rPr>
        <w:t xml:space="preserve"> property report</w:t>
      </w:r>
      <w:r w:rsidR="00EF5FC1">
        <w:rPr>
          <w:lang w:val="en-CA"/>
        </w:rPr>
        <w:t>s</w:t>
      </w:r>
      <w:r>
        <w:rPr>
          <w:lang w:val="en-CA"/>
        </w:rPr>
        <w:t xml:space="preserve"> a description of the bedding</w:t>
      </w:r>
      <w:r w:rsidR="00E97193">
        <w:rPr>
          <w:lang w:val="en-CA"/>
        </w:rPr>
        <w:t xml:space="preserve"> (see </w:t>
      </w:r>
      <w:r w:rsidR="00E97193">
        <w:rPr>
          <w:lang w:val="en-CA"/>
        </w:rPr>
        <w:fldChar w:fldCharType="begin"/>
      </w:r>
      <w:r w:rsidR="00E97193">
        <w:rPr>
          <w:lang w:val="en-CA"/>
        </w:rPr>
        <w:instrText xml:space="preserve"> REF _Ref440802024 \n \h  \* MERGEFORMAT </w:instrText>
      </w:r>
      <w:r w:rsidR="00E97193">
        <w:rPr>
          <w:lang w:val="en-CA"/>
        </w:rPr>
      </w:r>
      <w:r w:rsidR="00E97193">
        <w:rPr>
          <w:lang w:val="en-CA"/>
        </w:rPr>
        <w:fldChar w:fldCharType="separate"/>
      </w:r>
      <w:r w:rsidR="008F3406">
        <w:rPr>
          <w:lang w:val="en-CA"/>
        </w:rPr>
        <w:t>8.5.5.2</w:t>
      </w:r>
      <w:r w:rsidR="00E97193">
        <w:rPr>
          <w:lang w:val="en-CA"/>
        </w:rPr>
        <w:fldChar w:fldCharType="end"/>
      </w:r>
      <w:r w:rsidR="00E97193">
        <w:rPr>
          <w:lang w:val="en-CA"/>
        </w:rPr>
        <w:t>)</w:t>
      </w:r>
      <w:r w:rsidR="008279FB">
        <w:rPr>
          <w:lang w:val="en-CA"/>
        </w:rPr>
        <w:t>.</w:t>
      </w:r>
    </w:p>
    <w:p w14:paraId="442C7D8D" w14:textId="2436C79B" w:rsidR="006045F2" w:rsidRDefault="006045F2" w:rsidP="006045F2">
      <w:pPr>
        <w:pStyle w:val="Heading4"/>
      </w:pPr>
      <w:bookmarkStart w:id="429" w:name="BKM_BB58E692_A1AE_4D52_B50D_8A8583AB1BE4"/>
      <w:bookmarkStart w:id="430" w:name="BKM_31BF4296_6E8D_413D_AA94_37BAA601A4E2"/>
      <w:bookmarkStart w:id="431" w:name="BKM_0CE007A8_3CE4_4605_997D_014E0E71F898"/>
      <w:bookmarkStart w:id="432" w:name="BKM_4ACCDAB5_D34A_4312_AB32_2B6F03610F7A"/>
      <w:bookmarkStart w:id="433" w:name="_Ref440802024"/>
      <w:bookmarkEnd w:id="429"/>
      <w:bookmarkEnd w:id="430"/>
      <w:bookmarkEnd w:id="431"/>
      <w:bookmarkEnd w:id="432"/>
      <w:r>
        <w:t>BeddingDescription</w:t>
      </w:r>
      <w:bookmarkEnd w:id="433"/>
    </w:p>
    <w:p w14:paraId="30D66ADD" w14:textId="77777777" w:rsidR="006045F2" w:rsidRPr="006045F2" w:rsidRDefault="006045F2" w:rsidP="006045F2"/>
    <w:p w14:paraId="79D9664E" w14:textId="5751F0E1" w:rsidR="006045F2" w:rsidRDefault="00E97193" w:rsidP="00AB10FC">
      <w:r w:rsidRPr="008F3406">
        <w:rPr>
          <w:rStyle w:val="Entity"/>
        </w:rPr>
        <w:t>BeddingDescription</w:t>
      </w:r>
      <w:r>
        <w:t xml:space="preserve"> provide</w:t>
      </w:r>
      <w:r w:rsidR="00D331B1">
        <w:t>s</w:t>
      </w:r>
      <w:r>
        <w:t xml:space="preserve"> a detailed</w:t>
      </w:r>
      <w:r w:rsidR="006045F2" w:rsidRPr="006045F2">
        <w:t xml:space="preserve"> description of the bedding characteristics of a geologic unit.</w:t>
      </w:r>
    </w:p>
    <w:p w14:paraId="58E0D95D" w14:textId="0C94F408" w:rsidR="00E97193" w:rsidRPr="00093E54" w:rsidRDefault="00E97193" w:rsidP="00D20646">
      <w:pPr>
        <w:pStyle w:val="Heading5"/>
        <w:rPr>
          <w:lang w:val="en-CA"/>
        </w:rPr>
      </w:pPr>
      <w:bookmarkStart w:id="434" w:name="BKM_19472229_5BF0_45F8_BED6_B86B706423A9"/>
      <w:bookmarkEnd w:id="434"/>
      <w:r w:rsidRPr="00D970E9">
        <w:rPr>
          <w:lang w:val="en-CA"/>
        </w:rPr>
        <w:t>beddingPattern</w:t>
      </w:r>
    </w:p>
    <w:p w14:paraId="2CDC152D" w14:textId="72D7A751" w:rsidR="00D1762E" w:rsidRDefault="00E97193" w:rsidP="00D20646">
      <w:pPr>
        <w:rPr>
          <w:lang w:val="en-CA"/>
        </w:rPr>
      </w:pPr>
      <w:r>
        <w:rPr>
          <w:lang w:val="en-CA"/>
        </w:rPr>
        <w:t xml:space="preserve">The property </w:t>
      </w:r>
      <w:r w:rsidRPr="008F3406">
        <w:rPr>
          <w:rStyle w:val="Entity"/>
        </w:rPr>
        <w:t>beddingPattern</w:t>
      </w:r>
      <w:r>
        <w:rPr>
          <w:lang w:val="en-CA"/>
        </w:rPr>
        <w:t xml:space="preserve"> (</w:t>
      </w:r>
      <w:r w:rsidR="008F3406" w:rsidRPr="008F3406">
        <w:rPr>
          <w:rStyle w:val="Entity"/>
        </w:rPr>
        <w:t>SWE::Category</w:t>
      </w:r>
      <w:r>
        <w:rPr>
          <w:lang w:val="en-CA"/>
        </w:rPr>
        <w:t>) provide</w:t>
      </w:r>
      <w:r w:rsidR="00093E54">
        <w:rPr>
          <w:lang w:val="en-CA"/>
        </w:rPr>
        <w:t>s</w:t>
      </w:r>
      <w:r>
        <w:rPr>
          <w:lang w:val="en-CA"/>
        </w:rPr>
        <w:t xml:space="preserve"> a term from a controlled </w:t>
      </w:r>
      <w:r w:rsidR="008B2187">
        <w:rPr>
          <w:lang w:val="en-CA"/>
        </w:rPr>
        <w:t xml:space="preserve">vocabulary </w:t>
      </w:r>
      <w:r w:rsidR="008B2187" w:rsidRPr="00E97193">
        <w:rPr>
          <w:lang w:val="en-CA"/>
        </w:rPr>
        <w:t>specifying</w:t>
      </w:r>
      <w:r w:rsidRPr="00E97193">
        <w:rPr>
          <w:lang w:val="en-CA"/>
        </w:rPr>
        <w:t xml:space="preserve"> patterns of bedding thickness or relationships between bedding packages. (</w:t>
      </w:r>
      <w:r w:rsidR="008B2187" w:rsidRPr="00E97193">
        <w:rPr>
          <w:lang w:val="en-CA"/>
        </w:rPr>
        <w:t>e.g.</w:t>
      </w:r>
      <w:r w:rsidRPr="00E97193">
        <w:rPr>
          <w:lang w:val="en-CA"/>
        </w:rPr>
        <w:t>; thinning upward, thickening upward)</w:t>
      </w:r>
      <w:r w:rsidR="00D1762E">
        <w:rPr>
          <w:lang w:val="en-CA"/>
        </w:rPr>
        <w:t>.</w:t>
      </w:r>
    </w:p>
    <w:p w14:paraId="60066019" w14:textId="5FEF92E2" w:rsidR="00336ECD" w:rsidRPr="00093E54" w:rsidRDefault="00D1762E" w:rsidP="00D20646">
      <w:pPr>
        <w:pStyle w:val="Heading5"/>
        <w:rPr>
          <w:lang w:val="en-CA"/>
        </w:rPr>
      </w:pPr>
      <w:proofErr w:type="gramStart"/>
      <w:r w:rsidRPr="00D1762E">
        <w:rPr>
          <w:lang w:val="en-CA"/>
        </w:rPr>
        <w:t>beddingStyle</w:t>
      </w:r>
      <w:proofErr w:type="gramEnd"/>
    </w:p>
    <w:p w14:paraId="0BAB2450" w14:textId="5FF06FAB" w:rsidR="00D1762E" w:rsidRDefault="00D1762E" w:rsidP="00D20646">
      <w:pPr>
        <w:rPr>
          <w:lang w:val="en-CA"/>
        </w:rPr>
      </w:pPr>
      <w:r>
        <w:rPr>
          <w:lang w:val="en-CA"/>
        </w:rPr>
        <w:t xml:space="preserve">The property </w:t>
      </w:r>
      <w:r w:rsidRPr="008F3406">
        <w:rPr>
          <w:rStyle w:val="Entity"/>
        </w:rPr>
        <w:t>beddingStyle</w:t>
      </w:r>
      <w:r>
        <w:rPr>
          <w:lang w:val="en-CA"/>
        </w:rPr>
        <w:t xml:space="preserve"> (</w:t>
      </w:r>
      <w:r w:rsidR="008F3406" w:rsidRPr="008F3406">
        <w:rPr>
          <w:rStyle w:val="Entity"/>
        </w:rPr>
        <w:t>SWE::Category</w:t>
      </w:r>
      <w:r>
        <w:rPr>
          <w:lang w:val="en-CA"/>
        </w:rPr>
        <w:t>) provide</w:t>
      </w:r>
      <w:r w:rsidR="00093E54">
        <w:rPr>
          <w:lang w:val="en-CA"/>
        </w:rPr>
        <w:t>s</w:t>
      </w:r>
      <w:r>
        <w:rPr>
          <w:lang w:val="en-CA"/>
        </w:rPr>
        <w:t xml:space="preserve"> a term from a controlled vocabulary </w:t>
      </w:r>
      <w:r w:rsidR="00336ECD" w:rsidRPr="00336ECD">
        <w:rPr>
          <w:lang w:val="en-CA"/>
        </w:rPr>
        <w:t xml:space="preserve">specifying the style of bedding in a stratified geologic unit (e.g. lenticular, irregular, planar, vague, </w:t>
      </w:r>
      <w:r w:rsidR="008F3406" w:rsidRPr="00336ECD">
        <w:rPr>
          <w:lang w:val="en-CA"/>
        </w:rPr>
        <w:t>and massive</w:t>
      </w:r>
      <w:r w:rsidR="00336ECD" w:rsidRPr="00336ECD">
        <w:rPr>
          <w:lang w:val="en-CA"/>
        </w:rPr>
        <w:t>)</w:t>
      </w:r>
      <w:r w:rsidR="00336ECD">
        <w:rPr>
          <w:lang w:val="en-CA"/>
        </w:rPr>
        <w:t>.</w:t>
      </w:r>
    </w:p>
    <w:p w14:paraId="0486BD06" w14:textId="52E7354F" w:rsidR="00336ECD" w:rsidRPr="00093E54" w:rsidRDefault="00336ECD" w:rsidP="00D20646">
      <w:pPr>
        <w:pStyle w:val="Heading5"/>
        <w:rPr>
          <w:lang w:val="en-CA"/>
        </w:rPr>
      </w:pPr>
      <w:r w:rsidRPr="00336ECD">
        <w:rPr>
          <w:lang w:val="en-CA"/>
        </w:rPr>
        <w:t>beddingThickness</w:t>
      </w:r>
    </w:p>
    <w:p w14:paraId="5E11BC67" w14:textId="3E69E17C" w:rsidR="00336ECD" w:rsidRDefault="00336ECD" w:rsidP="00D20646">
      <w:pPr>
        <w:rPr>
          <w:lang w:val="en-CA"/>
        </w:rPr>
      </w:pPr>
      <w:r>
        <w:rPr>
          <w:lang w:val="en-CA"/>
        </w:rPr>
        <w:lastRenderedPageBreak/>
        <w:t xml:space="preserve">The property </w:t>
      </w:r>
      <w:r w:rsidRPr="008F3406">
        <w:rPr>
          <w:rStyle w:val="Entity"/>
        </w:rPr>
        <w:t>beddingThickness</w:t>
      </w:r>
      <w:r>
        <w:rPr>
          <w:lang w:val="en-CA"/>
        </w:rPr>
        <w:t xml:space="preserve"> (</w:t>
      </w:r>
      <w:r w:rsidR="008F3406" w:rsidRPr="008F3406">
        <w:rPr>
          <w:rStyle w:val="Entity"/>
        </w:rPr>
        <w:t>SWE::Category</w:t>
      </w:r>
      <w:r>
        <w:rPr>
          <w:lang w:val="en-CA"/>
        </w:rPr>
        <w:t>) provide</w:t>
      </w:r>
      <w:r w:rsidR="00093E54">
        <w:rPr>
          <w:lang w:val="en-CA"/>
        </w:rPr>
        <w:t>s</w:t>
      </w:r>
      <w:r>
        <w:rPr>
          <w:lang w:val="en-CA"/>
        </w:rPr>
        <w:t xml:space="preserve"> a term from a controlled vocabulary </w:t>
      </w:r>
      <w:r w:rsidRPr="00336ECD">
        <w:rPr>
          <w:lang w:val="en-CA"/>
        </w:rPr>
        <w:t>characterizing the thickness of bedding in the unit.</w:t>
      </w:r>
    </w:p>
    <w:p w14:paraId="56D8292E" w14:textId="3F53894E" w:rsidR="00FE43AC" w:rsidRDefault="00FE43AC" w:rsidP="00FE43AC">
      <w:pPr>
        <w:pStyle w:val="Heading3"/>
      </w:pPr>
      <w:bookmarkStart w:id="435" w:name="BKM_B8E145AE_8356_455D_8AF6_DD01E80B774C"/>
      <w:bookmarkStart w:id="436" w:name="BKM_8FB90A67_2503_406F_8326_44811B80D96C"/>
      <w:bookmarkStart w:id="437" w:name="BKM_32D036C1_ECEB_4E0E_8D49_567109DB3963"/>
      <w:bookmarkStart w:id="438" w:name="_Toc456946984"/>
      <w:bookmarkEnd w:id="435"/>
      <w:bookmarkEnd w:id="436"/>
      <w:bookmarkEnd w:id="437"/>
      <w:r>
        <w:t>GeoSciML extension vocabularies</w:t>
      </w:r>
      <w:bookmarkEnd w:id="438"/>
    </w:p>
    <w:p w14:paraId="28B7FC06" w14:textId="77777777" w:rsidR="00FE43AC" w:rsidRDefault="00FE43AC" w:rsidP="00FE43AC"/>
    <w:p w14:paraId="354C2EA6" w14:textId="346DB149" w:rsidR="00FE43AC" w:rsidRPr="00FE43AC" w:rsidRDefault="00FE43AC" w:rsidP="00FE43AC">
      <w:r>
        <w:t>Vocabularies use</w:t>
      </w:r>
      <w:r w:rsidR="00C0171C">
        <w:t>d</w:t>
      </w:r>
      <w:r>
        <w:t xml:space="preserve"> in GeoSciML </w:t>
      </w:r>
      <w:r w:rsidR="00C0171C">
        <w:t xml:space="preserve">Extension </w:t>
      </w:r>
      <w:r>
        <w:t xml:space="preserve">are listed in </w:t>
      </w:r>
      <w:r>
        <w:fldChar w:fldCharType="begin"/>
      </w:r>
      <w:r>
        <w:instrText xml:space="preserve"> REF _Ref433004816 \h </w:instrText>
      </w:r>
      <w:r>
        <w:fldChar w:fldCharType="separate"/>
      </w:r>
      <w:r w:rsidR="00F02ED9">
        <w:t xml:space="preserve">Table </w:t>
      </w:r>
      <w:r w:rsidR="00F02ED9">
        <w:rPr>
          <w:noProof/>
        </w:rPr>
        <w:t>5</w:t>
      </w:r>
      <w:r>
        <w:fldChar w:fldCharType="end"/>
      </w:r>
      <w:r w:rsidR="008279FB">
        <w:t>.</w:t>
      </w:r>
    </w:p>
    <w:p w14:paraId="3DB0B66F" w14:textId="77777777" w:rsidR="00FE43AC" w:rsidRDefault="00FE43AC" w:rsidP="00AB10FC"/>
    <w:p w14:paraId="4E5106A3" w14:textId="42C11EC0" w:rsidR="00FE43AC" w:rsidRDefault="00FE43AC" w:rsidP="00FE43AC">
      <w:pPr>
        <w:pStyle w:val="Caption"/>
        <w:keepNext/>
      </w:pPr>
      <w:bookmarkStart w:id="439" w:name="_Ref433004816"/>
      <w:r>
        <w:t xml:space="preserve">Table </w:t>
      </w:r>
      <w:r w:rsidR="00415E41">
        <w:fldChar w:fldCharType="begin"/>
      </w:r>
      <w:r w:rsidR="00415E41">
        <w:instrText xml:space="preserve"> SEQ Table \* ARABIC </w:instrText>
      </w:r>
      <w:r w:rsidR="00415E41">
        <w:fldChar w:fldCharType="separate"/>
      </w:r>
      <w:r w:rsidR="00F02ED9">
        <w:rPr>
          <w:noProof/>
        </w:rPr>
        <w:t>5</w:t>
      </w:r>
      <w:r w:rsidR="00415E41">
        <w:fldChar w:fldCharType="end"/>
      </w:r>
      <w:bookmarkEnd w:id="439"/>
      <w:r>
        <w:t xml:space="preserve"> : GeoSciML vocabularies</w:t>
      </w:r>
      <w:r w:rsidR="008279FB">
        <w:t>.</w:t>
      </w:r>
    </w:p>
    <w:tbl>
      <w:tblPr>
        <w:tblW w:w="0" w:type="auto"/>
        <w:tblBorders>
          <w:top w:val="single" w:sz="8" w:space="0" w:color="000000"/>
          <w:bottom w:val="single" w:sz="8" w:space="0" w:color="000000"/>
        </w:tblBorders>
        <w:tblLayout w:type="fixed"/>
        <w:tblLook w:val="04A0" w:firstRow="1" w:lastRow="0" w:firstColumn="1" w:lastColumn="0" w:noHBand="0" w:noVBand="1"/>
      </w:tblPr>
      <w:tblGrid>
        <w:gridCol w:w="2518"/>
        <w:gridCol w:w="6338"/>
      </w:tblGrid>
      <w:tr w:rsidR="00FE43AC" w:rsidRPr="008F3406" w14:paraId="2D9E3680" w14:textId="77777777" w:rsidTr="008F3406">
        <w:tc>
          <w:tcPr>
            <w:tcW w:w="2518" w:type="dxa"/>
            <w:tcBorders>
              <w:top w:val="nil"/>
              <w:bottom w:val="single" w:sz="8" w:space="0" w:color="000000"/>
            </w:tcBorders>
            <w:shd w:val="clear" w:color="auto" w:fill="auto"/>
          </w:tcPr>
          <w:p w14:paraId="491BB4D1" w14:textId="36A16FA2" w:rsidR="00FE43AC" w:rsidRPr="008F3406" w:rsidRDefault="00FE43AC" w:rsidP="00AB10FC">
            <w:pPr>
              <w:rPr>
                <w:rFonts w:ascii="Consolas" w:eastAsia="MS Gothic" w:hAnsi="Consolas" w:cs="Consolas"/>
                <w:b/>
                <w:bCs/>
                <w:color w:val="000000"/>
                <w:sz w:val="18"/>
                <w:szCs w:val="18"/>
              </w:rPr>
            </w:pPr>
            <w:r w:rsidRPr="008F3406">
              <w:rPr>
                <w:rFonts w:ascii="Consolas" w:eastAsia="MS Gothic" w:hAnsi="Consolas" w:cs="Consolas"/>
                <w:b/>
                <w:bCs/>
                <w:color w:val="000000"/>
                <w:sz w:val="18"/>
                <w:szCs w:val="18"/>
              </w:rPr>
              <w:t>Vocabulary</w:t>
            </w:r>
          </w:p>
        </w:tc>
        <w:tc>
          <w:tcPr>
            <w:tcW w:w="6338" w:type="dxa"/>
            <w:tcBorders>
              <w:top w:val="nil"/>
              <w:bottom w:val="single" w:sz="8" w:space="0" w:color="000000"/>
            </w:tcBorders>
            <w:shd w:val="clear" w:color="auto" w:fill="auto"/>
          </w:tcPr>
          <w:p w14:paraId="46F484FA" w14:textId="6A44630E" w:rsidR="00FE43AC" w:rsidRPr="008F3406" w:rsidRDefault="00FE43AC" w:rsidP="00AB10FC">
            <w:pPr>
              <w:rPr>
                <w:rFonts w:ascii="Consolas" w:eastAsia="MS Gothic" w:hAnsi="Consolas" w:cs="Consolas"/>
                <w:b/>
                <w:bCs/>
                <w:color w:val="000000"/>
                <w:sz w:val="18"/>
                <w:szCs w:val="18"/>
              </w:rPr>
            </w:pPr>
            <w:r w:rsidRPr="008F3406">
              <w:rPr>
                <w:rFonts w:ascii="Consolas" w:eastAsia="MS Gothic" w:hAnsi="Consolas" w:cs="Consolas"/>
                <w:b/>
                <w:bCs/>
                <w:color w:val="000000"/>
                <w:sz w:val="18"/>
                <w:szCs w:val="18"/>
              </w:rPr>
              <w:t>Description</w:t>
            </w:r>
          </w:p>
        </w:tc>
      </w:tr>
      <w:tr w:rsidR="000A793F" w:rsidRPr="008F3406" w14:paraId="73DC6493" w14:textId="77777777" w:rsidTr="008F3406">
        <w:tc>
          <w:tcPr>
            <w:tcW w:w="2518" w:type="dxa"/>
            <w:shd w:val="clear" w:color="auto" w:fill="C0C0C0"/>
          </w:tcPr>
          <w:p w14:paraId="299D9183" w14:textId="205C4F23"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GeologicRelationshipTerm</w:t>
            </w:r>
          </w:p>
        </w:tc>
        <w:tc>
          <w:tcPr>
            <w:tcW w:w="6338" w:type="dxa"/>
            <w:shd w:val="clear" w:color="auto" w:fill="C0C0C0"/>
          </w:tcPr>
          <w:p w14:paraId="1CE40D3B" w14:textId="05C587C4" w:rsidR="00FE43AC" w:rsidRPr="008F3406" w:rsidRDefault="00FE43AC" w:rsidP="00AB10FC">
            <w:pPr>
              <w:rPr>
                <w:rFonts w:ascii="Consolas" w:hAnsi="Consolas" w:cs="Consolas"/>
                <w:color w:val="000000"/>
                <w:sz w:val="18"/>
                <w:szCs w:val="18"/>
                <w:lang w:val="en-CA"/>
              </w:rPr>
            </w:pPr>
            <w:r w:rsidRPr="008F3406">
              <w:rPr>
                <w:rFonts w:ascii="Consolas" w:hAnsi="Consolas" w:cs="Consolas"/>
                <w:color w:val="000000"/>
                <w:sz w:val="18"/>
                <w:szCs w:val="18"/>
                <w:lang w:val="en-CA"/>
              </w:rPr>
              <w:t xml:space="preserve">Refers to a vocabulary of terms describing </w:t>
            </w:r>
            <w:proofErr w:type="gramStart"/>
            <w:r w:rsidRPr="008F3406">
              <w:rPr>
                <w:rFonts w:ascii="Consolas" w:hAnsi="Consolas" w:cs="Consolas"/>
                <w:color w:val="000000"/>
                <w:sz w:val="18"/>
                <w:szCs w:val="18"/>
                <w:lang w:val="en-CA"/>
              </w:rPr>
              <w:t>a relationships</w:t>
            </w:r>
            <w:proofErr w:type="gramEnd"/>
            <w:r w:rsidRPr="008F3406">
              <w:rPr>
                <w:rFonts w:ascii="Consolas" w:hAnsi="Consolas" w:cs="Consolas"/>
                <w:color w:val="000000"/>
                <w:sz w:val="18"/>
                <w:szCs w:val="18"/>
                <w:lang w:val="en-CA"/>
              </w:rPr>
              <w:t xml:space="preserve"> between geologic features or objects</w:t>
            </w:r>
            <w:r w:rsidR="008279FB" w:rsidRPr="008F3406">
              <w:rPr>
                <w:rFonts w:ascii="Consolas" w:hAnsi="Consolas" w:cs="Consolas"/>
                <w:color w:val="000000"/>
                <w:sz w:val="18"/>
                <w:szCs w:val="18"/>
                <w:lang w:val="en-CA"/>
              </w:rPr>
              <w:t>.</w:t>
            </w:r>
          </w:p>
        </w:tc>
      </w:tr>
      <w:tr w:rsidR="00FE43AC" w:rsidRPr="008F3406" w14:paraId="318C2F8F" w14:textId="77777777" w:rsidTr="008F3406">
        <w:tc>
          <w:tcPr>
            <w:tcW w:w="2518" w:type="dxa"/>
            <w:shd w:val="clear" w:color="auto" w:fill="auto"/>
          </w:tcPr>
          <w:p w14:paraId="690B5AEE" w14:textId="4EF1E00F"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RelationRoleTerm</w:t>
            </w:r>
          </w:p>
        </w:tc>
        <w:tc>
          <w:tcPr>
            <w:tcW w:w="6338" w:type="dxa"/>
            <w:shd w:val="clear" w:color="auto" w:fill="auto"/>
          </w:tcPr>
          <w:p w14:paraId="73AC3C24" w14:textId="05F61FC8"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Refers to a vocabulary of terms describing roles played by geologic features or objects in a geologic relationship</w:t>
            </w:r>
            <w:r w:rsidR="008279FB" w:rsidRPr="008F3406">
              <w:rPr>
                <w:rFonts w:ascii="Consolas" w:hAnsi="Consolas" w:cs="Consolas"/>
                <w:color w:val="000000"/>
                <w:sz w:val="18"/>
                <w:szCs w:val="18"/>
              </w:rPr>
              <w:t>.</w:t>
            </w:r>
          </w:p>
        </w:tc>
      </w:tr>
      <w:tr w:rsidR="000A793F" w:rsidRPr="008F3406" w14:paraId="06E73D59" w14:textId="77777777" w:rsidTr="008F3406">
        <w:tc>
          <w:tcPr>
            <w:tcW w:w="2518" w:type="dxa"/>
            <w:shd w:val="clear" w:color="auto" w:fill="C0C0C0"/>
          </w:tcPr>
          <w:p w14:paraId="6A094BCD" w14:textId="3684DC52"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AlterationTypeTerm</w:t>
            </w:r>
          </w:p>
        </w:tc>
        <w:tc>
          <w:tcPr>
            <w:tcW w:w="6338" w:type="dxa"/>
            <w:shd w:val="clear" w:color="auto" w:fill="C0C0C0"/>
          </w:tcPr>
          <w:p w14:paraId="01ADE2ED" w14:textId="43BF4976"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8F3406" w14:paraId="598B3102" w14:textId="77777777" w:rsidTr="008F3406">
        <w:tc>
          <w:tcPr>
            <w:tcW w:w="2518" w:type="dxa"/>
            <w:shd w:val="clear" w:color="auto" w:fill="auto"/>
          </w:tcPr>
          <w:p w14:paraId="702928FE" w14:textId="5CEF5CA9" w:rsidR="00FE43AC" w:rsidRPr="008F3406" w:rsidRDefault="00FE43AC" w:rsidP="00AB10FC">
            <w:pPr>
              <w:rPr>
                <w:rFonts w:ascii="Consolas" w:hAnsi="Consolas" w:cs="Consolas"/>
                <w:b/>
                <w:bCs/>
                <w:color w:val="000000"/>
                <w:sz w:val="18"/>
                <w:szCs w:val="18"/>
                <w:lang w:val="en-CA"/>
              </w:rPr>
            </w:pPr>
            <w:r w:rsidRPr="008F3406">
              <w:rPr>
                <w:rFonts w:ascii="Consolas" w:hAnsi="Consolas" w:cs="Consolas"/>
                <w:b/>
                <w:bCs/>
                <w:color w:val="000000"/>
                <w:sz w:val="18"/>
                <w:szCs w:val="18"/>
              </w:rPr>
              <w:t>ConstituentPartRoleTerm</w:t>
            </w:r>
          </w:p>
        </w:tc>
        <w:tc>
          <w:tcPr>
            <w:tcW w:w="6338" w:type="dxa"/>
            <w:shd w:val="clear" w:color="auto" w:fill="auto"/>
          </w:tcPr>
          <w:p w14:paraId="761688CE" w14:textId="0C66F119"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Refers to a vocabulary of terms describing the role played by a constituent part of a compound material (</w:t>
            </w:r>
            <w:r w:rsidR="004D38A0" w:rsidRPr="008F3406">
              <w:rPr>
                <w:rFonts w:ascii="Consolas" w:hAnsi="Consolas" w:cs="Consolas"/>
                <w:color w:val="000000"/>
                <w:sz w:val="18"/>
                <w:szCs w:val="18"/>
              </w:rPr>
              <w:t>e.g.</w:t>
            </w:r>
            <w:r w:rsidRPr="008F3406">
              <w:rPr>
                <w:rFonts w:ascii="Consolas" w:hAnsi="Consolas" w:cs="Consolas"/>
                <w:color w:val="000000"/>
                <w:sz w:val="18"/>
                <w:szCs w:val="18"/>
              </w:rPr>
              <w:t>, matrix, phenocryst)</w:t>
            </w:r>
            <w:r w:rsidR="008279FB" w:rsidRPr="008F3406">
              <w:rPr>
                <w:rFonts w:ascii="Consolas" w:hAnsi="Consolas" w:cs="Consolas"/>
                <w:color w:val="000000"/>
                <w:sz w:val="18"/>
                <w:szCs w:val="18"/>
              </w:rPr>
              <w:t>.</w:t>
            </w:r>
          </w:p>
        </w:tc>
      </w:tr>
      <w:tr w:rsidR="000A793F" w:rsidRPr="008F3406" w14:paraId="0F45BD13" w14:textId="77777777" w:rsidTr="008F3406">
        <w:tc>
          <w:tcPr>
            <w:tcW w:w="2518" w:type="dxa"/>
            <w:shd w:val="clear" w:color="auto" w:fill="C0C0C0"/>
          </w:tcPr>
          <w:p w14:paraId="4BE40267" w14:textId="5DC6E4B7"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FabricTypeTerm</w:t>
            </w:r>
          </w:p>
        </w:tc>
        <w:tc>
          <w:tcPr>
            <w:tcW w:w="6338" w:type="dxa"/>
            <w:shd w:val="clear" w:color="auto" w:fill="C0C0C0"/>
          </w:tcPr>
          <w:p w14:paraId="053CF9BF" w14:textId="5280E56E"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Refers to a vocabulary of terms describing the type of fabric present</w:t>
            </w:r>
            <w:r w:rsidR="008279FB" w:rsidRPr="008F3406">
              <w:rPr>
                <w:rFonts w:ascii="Consolas" w:hAnsi="Consolas" w:cs="Consolas"/>
                <w:color w:val="000000"/>
                <w:sz w:val="18"/>
                <w:szCs w:val="18"/>
              </w:rPr>
              <w:t>.</w:t>
            </w:r>
          </w:p>
        </w:tc>
      </w:tr>
      <w:tr w:rsidR="00FE43AC" w:rsidRPr="008F3406" w14:paraId="62E8ADB8" w14:textId="77777777" w:rsidTr="008F3406">
        <w:tc>
          <w:tcPr>
            <w:tcW w:w="2518" w:type="dxa"/>
            <w:shd w:val="clear" w:color="auto" w:fill="auto"/>
          </w:tcPr>
          <w:p w14:paraId="01734D96" w14:textId="6A0C5B57" w:rsidR="00FE43AC" w:rsidRPr="008F3406" w:rsidRDefault="00FE43AC" w:rsidP="00FE43AC">
            <w:pPr>
              <w:rPr>
                <w:rFonts w:ascii="Consolas" w:hAnsi="Consolas" w:cs="Consolas"/>
                <w:b/>
                <w:bCs/>
                <w:color w:val="000000"/>
                <w:sz w:val="18"/>
                <w:szCs w:val="18"/>
              </w:rPr>
            </w:pPr>
            <w:r w:rsidRPr="008F3406">
              <w:rPr>
                <w:rFonts w:ascii="Consolas" w:hAnsi="Consolas" w:cs="Consolas"/>
                <w:b/>
                <w:bCs/>
                <w:color w:val="000000"/>
                <w:sz w:val="18"/>
                <w:szCs w:val="18"/>
              </w:rPr>
              <w:t>MineralNameTerm</w:t>
            </w:r>
          </w:p>
        </w:tc>
        <w:tc>
          <w:tcPr>
            <w:tcW w:w="6338" w:type="dxa"/>
            <w:shd w:val="clear" w:color="auto" w:fill="auto"/>
          </w:tcPr>
          <w:p w14:paraId="3F741223" w14:textId="35EE85AD"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Refers to a vocabulary of mineral names</w:t>
            </w:r>
            <w:r w:rsidR="008279FB" w:rsidRPr="008F3406">
              <w:rPr>
                <w:rFonts w:ascii="Consolas" w:hAnsi="Consolas" w:cs="Consolas"/>
                <w:color w:val="000000"/>
                <w:sz w:val="18"/>
                <w:szCs w:val="18"/>
              </w:rPr>
              <w:t>.</w:t>
            </w:r>
          </w:p>
        </w:tc>
      </w:tr>
      <w:tr w:rsidR="000A793F" w:rsidRPr="008F3406" w14:paraId="7A414FDB" w14:textId="77777777" w:rsidTr="008F3406">
        <w:tc>
          <w:tcPr>
            <w:tcW w:w="2518" w:type="dxa"/>
            <w:shd w:val="clear" w:color="auto" w:fill="C0C0C0"/>
          </w:tcPr>
          <w:p w14:paraId="135D4B75" w14:textId="6C7DFC2F"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ParticleTypeTerm</w:t>
            </w:r>
          </w:p>
        </w:tc>
        <w:tc>
          <w:tcPr>
            <w:tcW w:w="6338" w:type="dxa"/>
            <w:shd w:val="clear" w:color="auto" w:fill="C0C0C0"/>
          </w:tcPr>
          <w:p w14:paraId="7D247249" w14:textId="4ACFB027"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Refers to a vocabulary of terms describing the type of particle in the compound earth material (</w:t>
            </w:r>
            <w:r w:rsidR="004D38A0" w:rsidRPr="008F3406">
              <w:rPr>
                <w:rFonts w:ascii="Consolas" w:hAnsi="Consolas" w:cs="Consolas"/>
                <w:color w:val="000000"/>
                <w:sz w:val="18"/>
                <w:szCs w:val="18"/>
              </w:rPr>
              <w:t>e.g.</w:t>
            </w:r>
            <w:r w:rsidRPr="008F3406">
              <w:rPr>
                <w:rFonts w:ascii="Consolas" w:hAnsi="Consolas" w:cs="Consolas"/>
                <w:color w:val="000000"/>
                <w:sz w:val="18"/>
                <w:szCs w:val="18"/>
              </w:rPr>
              <w:t>, bioclast, phenocryst, pyroclast)</w:t>
            </w:r>
            <w:r w:rsidR="008279FB" w:rsidRPr="008F3406">
              <w:rPr>
                <w:rFonts w:ascii="Consolas" w:hAnsi="Consolas" w:cs="Consolas"/>
                <w:color w:val="000000"/>
                <w:sz w:val="18"/>
                <w:szCs w:val="18"/>
              </w:rPr>
              <w:t>.</w:t>
            </w:r>
          </w:p>
        </w:tc>
      </w:tr>
      <w:tr w:rsidR="00FE43AC" w:rsidRPr="008F3406" w14:paraId="2F7F49AF" w14:textId="77777777" w:rsidTr="008F3406">
        <w:tc>
          <w:tcPr>
            <w:tcW w:w="2518" w:type="dxa"/>
            <w:shd w:val="clear" w:color="auto" w:fill="auto"/>
          </w:tcPr>
          <w:p w14:paraId="192C35DB" w14:textId="27B50DB6"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PhysicalPropertyTerm</w:t>
            </w:r>
          </w:p>
        </w:tc>
        <w:tc>
          <w:tcPr>
            <w:tcW w:w="6338" w:type="dxa"/>
            <w:shd w:val="clear" w:color="auto" w:fill="auto"/>
          </w:tcPr>
          <w:p w14:paraId="501ACEE0" w14:textId="2A557FB1"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Refers to a vocabulary of physical property types (</w:t>
            </w:r>
            <w:r w:rsidR="004D38A0" w:rsidRPr="008F3406">
              <w:rPr>
                <w:rFonts w:ascii="Consolas" w:hAnsi="Consolas" w:cs="Consolas"/>
                <w:color w:val="000000"/>
                <w:sz w:val="18"/>
                <w:szCs w:val="18"/>
              </w:rPr>
              <w:t>e.g.</w:t>
            </w:r>
            <w:r w:rsidRPr="008F3406">
              <w:rPr>
                <w:rFonts w:ascii="Consolas" w:hAnsi="Consolas" w:cs="Consolas"/>
                <w:color w:val="000000"/>
                <w:sz w:val="18"/>
                <w:szCs w:val="18"/>
              </w:rPr>
              <w:t xml:space="preserve">, density, porosity, magnetic susceptibility, magnetic remanence, conductivity, </w:t>
            </w:r>
            <w:r w:rsidR="004D38A0" w:rsidRPr="008F3406">
              <w:rPr>
                <w:rFonts w:ascii="Consolas" w:hAnsi="Consolas" w:cs="Consolas"/>
                <w:color w:val="000000"/>
                <w:sz w:val="18"/>
                <w:szCs w:val="18"/>
              </w:rPr>
              <w:t>etc.</w:t>
            </w:r>
            <w:r w:rsidRPr="008F3406">
              <w:rPr>
                <w:rFonts w:ascii="Consolas" w:hAnsi="Consolas" w:cs="Consolas"/>
                <w:color w:val="000000"/>
                <w:sz w:val="18"/>
                <w:szCs w:val="18"/>
              </w:rPr>
              <w:t>)</w:t>
            </w:r>
            <w:r w:rsidR="008279FB" w:rsidRPr="008F3406">
              <w:rPr>
                <w:rFonts w:ascii="Consolas" w:hAnsi="Consolas" w:cs="Consolas"/>
                <w:color w:val="000000"/>
                <w:sz w:val="18"/>
                <w:szCs w:val="18"/>
              </w:rPr>
              <w:t>.</w:t>
            </w:r>
          </w:p>
        </w:tc>
      </w:tr>
      <w:tr w:rsidR="000A793F" w:rsidRPr="008F3406" w14:paraId="77A0E095" w14:textId="77777777" w:rsidTr="008F3406">
        <w:tc>
          <w:tcPr>
            <w:tcW w:w="2518" w:type="dxa"/>
            <w:shd w:val="clear" w:color="auto" w:fill="C0C0C0"/>
          </w:tcPr>
          <w:p w14:paraId="413A7E0A" w14:textId="00A91475"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DeformationStyleTerm</w:t>
            </w:r>
          </w:p>
        </w:tc>
        <w:tc>
          <w:tcPr>
            <w:tcW w:w="6338" w:type="dxa"/>
            <w:shd w:val="clear" w:color="auto" w:fill="C0C0C0"/>
          </w:tcPr>
          <w:p w14:paraId="7C0219B3" w14:textId="63DB02C9"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A controlled vocabulary of terms describing the style of deformation (</w:t>
            </w:r>
            <w:r w:rsidR="004D38A0" w:rsidRPr="008F3406">
              <w:rPr>
                <w:rFonts w:ascii="Consolas" w:hAnsi="Consolas" w:cs="Consolas"/>
                <w:color w:val="000000"/>
                <w:sz w:val="18"/>
                <w:szCs w:val="18"/>
              </w:rPr>
              <w:t>e.g.</w:t>
            </w:r>
            <w:r w:rsidRPr="008F3406">
              <w:rPr>
                <w:rFonts w:ascii="Consolas" w:hAnsi="Consolas" w:cs="Consolas"/>
                <w:color w:val="000000"/>
                <w:sz w:val="18"/>
                <w:szCs w:val="18"/>
              </w:rPr>
              <w:t>, brittle, ductile).</w:t>
            </w:r>
          </w:p>
        </w:tc>
      </w:tr>
      <w:tr w:rsidR="00FE43AC" w:rsidRPr="008F3406" w14:paraId="2C4231E8" w14:textId="77777777" w:rsidTr="008F3406">
        <w:tc>
          <w:tcPr>
            <w:tcW w:w="2518" w:type="dxa"/>
            <w:shd w:val="clear" w:color="auto" w:fill="auto"/>
          </w:tcPr>
          <w:p w14:paraId="71D4BE5E" w14:textId="39A9BBB6"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LineationTypeTerm</w:t>
            </w:r>
          </w:p>
        </w:tc>
        <w:tc>
          <w:tcPr>
            <w:tcW w:w="6338" w:type="dxa"/>
            <w:shd w:val="clear" w:color="auto" w:fill="auto"/>
          </w:tcPr>
          <w:p w14:paraId="0998214D" w14:textId="6D80D57C" w:rsidR="00FE43AC" w:rsidRPr="008F3406" w:rsidRDefault="00FE43AC" w:rsidP="00935765">
            <w:pPr>
              <w:tabs>
                <w:tab w:val="left" w:pos="3546"/>
              </w:tabs>
              <w:rPr>
                <w:rFonts w:ascii="Consolas" w:hAnsi="Consolas" w:cs="Consolas"/>
                <w:color w:val="000000"/>
                <w:sz w:val="18"/>
                <w:szCs w:val="18"/>
              </w:rPr>
            </w:pPr>
            <w:r w:rsidRPr="008F3406">
              <w:rPr>
                <w:rFonts w:ascii="Consolas" w:hAnsi="Consolas" w:cs="Consolas"/>
                <w:color w:val="000000"/>
                <w:sz w:val="18"/>
                <w:szCs w:val="18"/>
              </w:rPr>
              <w:t xml:space="preserve">Refers to a vocabulary of terms describing the type of lineation.  Examples include: flow lines, scratches, striae, slickenlines, </w:t>
            </w:r>
            <w:proofErr w:type="gramStart"/>
            <w:r w:rsidRPr="008F3406">
              <w:rPr>
                <w:rFonts w:ascii="Consolas" w:hAnsi="Consolas" w:cs="Consolas"/>
                <w:color w:val="000000"/>
                <w:sz w:val="18"/>
                <w:szCs w:val="18"/>
              </w:rPr>
              <w:t>linear</w:t>
            </w:r>
            <w:proofErr w:type="gramEnd"/>
            <w:r w:rsidRPr="008F3406">
              <w:rPr>
                <w:rFonts w:ascii="Consolas" w:hAnsi="Consolas" w:cs="Consolas"/>
                <w:color w:val="000000"/>
                <w:sz w:val="18"/>
                <w:szCs w:val="18"/>
              </w:rPr>
              <w:t xml:space="preserve"> arrangements of elongate components in sediments, elongate minerals, crinkles, and lines of intersection between penetrative planar structures.</w:t>
            </w:r>
          </w:p>
        </w:tc>
      </w:tr>
      <w:tr w:rsidR="000A793F" w:rsidRPr="008F3406" w14:paraId="09EF80BD" w14:textId="77777777" w:rsidTr="008F3406">
        <w:tc>
          <w:tcPr>
            <w:tcW w:w="2518" w:type="dxa"/>
            <w:shd w:val="clear" w:color="auto" w:fill="C0C0C0"/>
          </w:tcPr>
          <w:p w14:paraId="02816E32" w14:textId="50D78AC6"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MovementSenseTerm</w:t>
            </w:r>
          </w:p>
        </w:tc>
        <w:tc>
          <w:tcPr>
            <w:tcW w:w="6338" w:type="dxa"/>
            <w:shd w:val="clear" w:color="auto" w:fill="C0C0C0"/>
          </w:tcPr>
          <w:p w14:paraId="3A6D30A2" w14:textId="42A45290"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Refers to a vocabulary of terms describing the sense of movement on a shear displacement structure</w:t>
            </w:r>
            <w:r w:rsidR="008279FB" w:rsidRPr="008F3406">
              <w:rPr>
                <w:rFonts w:ascii="Consolas" w:hAnsi="Consolas" w:cs="Consolas"/>
                <w:color w:val="000000"/>
                <w:sz w:val="18"/>
                <w:szCs w:val="18"/>
              </w:rPr>
              <w:t>.</w:t>
            </w:r>
          </w:p>
        </w:tc>
      </w:tr>
      <w:tr w:rsidR="00FE43AC" w:rsidRPr="008F3406" w14:paraId="3EBA984D" w14:textId="77777777" w:rsidTr="008F3406">
        <w:tc>
          <w:tcPr>
            <w:tcW w:w="2518" w:type="dxa"/>
            <w:shd w:val="clear" w:color="auto" w:fill="auto"/>
          </w:tcPr>
          <w:p w14:paraId="442A7A86" w14:textId="0E20384C"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lastRenderedPageBreak/>
              <w:t>MovementTypeTerm</w:t>
            </w:r>
          </w:p>
        </w:tc>
        <w:tc>
          <w:tcPr>
            <w:tcW w:w="6338" w:type="dxa"/>
            <w:shd w:val="clear" w:color="auto" w:fill="auto"/>
          </w:tcPr>
          <w:p w14:paraId="2CAB326F" w14:textId="29585E88"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 xml:space="preserve">Refers to a vocabulary of terms describing the type of </w:t>
            </w:r>
            <w:r w:rsidR="004D38A0" w:rsidRPr="008F3406">
              <w:rPr>
                <w:rFonts w:ascii="Consolas" w:hAnsi="Consolas" w:cs="Consolas"/>
                <w:color w:val="000000"/>
                <w:sz w:val="18"/>
                <w:szCs w:val="18"/>
              </w:rPr>
              <w:t>movement (e.g.</w:t>
            </w:r>
            <w:r w:rsidRPr="008F3406">
              <w:rPr>
                <w:rFonts w:ascii="Consolas" w:hAnsi="Consolas" w:cs="Consolas"/>
                <w:color w:val="000000"/>
                <w:sz w:val="18"/>
                <w:szCs w:val="18"/>
              </w:rPr>
              <w:t>, dip-slip, strike-slip)</w:t>
            </w:r>
            <w:r w:rsidR="008279FB" w:rsidRPr="008F3406">
              <w:rPr>
                <w:rFonts w:ascii="Consolas" w:hAnsi="Consolas" w:cs="Consolas"/>
                <w:color w:val="000000"/>
                <w:sz w:val="18"/>
                <w:szCs w:val="18"/>
              </w:rPr>
              <w:t>.</w:t>
            </w:r>
          </w:p>
        </w:tc>
      </w:tr>
      <w:tr w:rsidR="000A793F" w:rsidRPr="008F3406" w14:paraId="6C1B54E8" w14:textId="77777777" w:rsidTr="008F3406">
        <w:tc>
          <w:tcPr>
            <w:tcW w:w="2518" w:type="dxa"/>
            <w:shd w:val="clear" w:color="auto" w:fill="C0C0C0"/>
          </w:tcPr>
          <w:p w14:paraId="1771A2DC" w14:textId="4AD639E1"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NonDirectionalStructureTypeTerm</w:t>
            </w:r>
          </w:p>
        </w:tc>
        <w:tc>
          <w:tcPr>
            <w:tcW w:w="6338" w:type="dxa"/>
            <w:shd w:val="clear" w:color="auto" w:fill="C0C0C0"/>
          </w:tcPr>
          <w:p w14:paraId="7D818013" w14:textId="277054B8" w:rsidR="00FE43AC" w:rsidRPr="008F3406" w:rsidRDefault="00FE43AC" w:rsidP="00935765">
            <w:pPr>
              <w:tabs>
                <w:tab w:val="left" w:pos="3668"/>
              </w:tabs>
              <w:rPr>
                <w:rFonts w:ascii="Consolas" w:hAnsi="Consolas" w:cs="Consolas"/>
                <w:color w:val="000000"/>
                <w:sz w:val="18"/>
                <w:szCs w:val="18"/>
              </w:rPr>
            </w:pPr>
            <w:r w:rsidRPr="008F3406">
              <w:rPr>
                <w:rFonts w:ascii="Consolas" w:hAnsi="Consolas" w:cs="Consolas"/>
                <w:color w:val="000000"/>
                <w:sz w:val="18"/>
                <w:szCs w:val="18"/>
              </w:rPr>
              <w:t>Refers to a vocabulary of terms describing types of non-directional structures (</w:t>
            </w:r>
            <w:r w:rsidR="004D38A0" w:rsidRPr="008F3406">
              <w:rPr>
                <w:rFonts w:ascii="Consolas" w:hAnsi="Consolas" w:cs="Consolas"/>
                <w:color w:val="000000"/>
                <w:sz w:val="18"/>
                <w:szCs w:val="18"/>
              </w:rPr>
              <w:t>e.g.</w:t>
            </w:r>
            <w:r w:rsidRPr="008F3406">
              <w:rPr>
                <w:rFonts w:ascii="Consolas" w:hAnsi="Consolas" w:cs="Consolas"/>
                <w:color w:val="000000"/>
                <w:sz w:val="18"/>
                <w:szCs w:val="18"/>
              </w:rPr>
              <w:t xml:space="preserve">, miarolitic cavity, flame structure, load cast, shatter cone, trace fossil, fossil mold, </w:t>
            </w:r>
            <w:r w:rsidR="004D38A0" w:rsidRPr="008F3406">
              <w:rPr>
                <w:rFonts w:ascii="Consolas" w:hAnsi="Consolas" w:cs="Consolas"/>
                <w:color w:val="000000"/>
                <w:sz w:val="18"/>
                <w:szCs w:val="18"/>
              </w:rPr>
              <w:t>etc.</w:t>
            </w:r>
            <w:r w:rsidRPr="008F3406">
              <w:rPr>
                <w:rFonts w:ascii="Consolas" w:hAnsi="Consolas" w:cs="Consolas"/>
                <w:color w:val="000000"/>
                <w:sz w:val="18"/>
                <w:szCs w:val="18"/>
              </w:rPr>
              <w:t>)</w:t>
            </w:r>
            <w:r w:rsidR="008279FB" w:rsidRPr="008F3406">
              <w:rPr>
                <w:rFonts w:ascii="Consolas" w:hAnsi="Consolas" w:cs="Consolas"/>
                <w:color w:val="000000"/>
                <w:sz w:val="18"/>
                <w:szCs w:val="18"/>
              </w:rPr>
              <w:t>.</w:t>
            </w:r>
          </w:p>
        </w:tc>
      </w:tr>
    </w:tbl>
    <w:p w14:paraId="05CB90CE" w14:textId="77777777" w:rsidR="00FE43AC" w:rsidRDefault="00FE43AC" w:rsidP="00AB10FC"/>
    <w:p w14:paraId="10A3206D" w14:textId="5F8BFE94" w:rsidR="006045F2" w:rsidRPr="00AB10FC" w:rsidRDefault="00D331B1" w:rsidP="00AB10FC">
      <w:r>
        <w:br w:type="page"/>
      </w:r>
    </w:p>
    <w:p w14:paraId="62BDB0BB" w14:textId="41AF59EF" w:rsidR="003666A1" w:rsidRDefault="003666A1" w:rsidP="003666A1">
      <w:pPr>
        <w:pStyle w:val="Heading2"/>
        <w:rPr>
          <w:lang w:val="en-CA"/>
        </w:rPr>
      </w:pPr>
      <w:bookmarkStart w:id="440" w:name="_Ref432948522"/>
      <w:bookmarkStart w:id="441" w:name="_Toc456946985"/>
      <w:r w:rsidRPr="00D12552">
        <w:rPr>
          <w:lang w:val="en-CA"/>
        </w:rPr>
        <w:lastRenderedPageBreak/>
        <w:t xml:space="preserve">GeoSciML </w:t>
      </w:r>
      <w:r>
        <w:rPr>
          <w:lang w:val="en-CA"/>
        </w:rPr>
        <w:t>GeologicTime</w:t>
      </w:r>
      <w:r w:rsidRPr="00D12552">
        <w:rPr>
          <w:lang w:val="en-CA"/>
        </w:rPr>
        <w:t xml:space="preserve"> Requirements </w:t>
      </w:r>
      <w:bookmarkEnd w:id="440"/>
      <w:r w:rsidR="004D38A0" w:rsidRPr="00D12552">
        <w:rPr>
          <w:lang w:val="en-CA"/>
        </w:rPr>
        <w:t>Class</w:t>
      </w:r>
      <w:r w:rsidR="004D38A0">
        <w:rPr>
          <w:lang w:val="en-CA"/>
        </w:rPr>
        <w:t xml:space="preserve"> </w:t>
      </w:r>
      <w:r w:rsidR="004D38A0">
        <w:t>(</w:t>
      </w:r>
      <w:r w:rsidR="00052694">
        <w:t>Normative)</w:t>
      </w:r>
      <w:bookmarkEnd w:id="441"/>
    </w:p>
    <w:p w14:paraId="2285F0D3" w14:textId="77777777" w:rsidR="002A58E0" w:rsidRDefault="002A58E0"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13449" w:rsidRPr="00402582" w14:paraId="7ECD605F"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83CC7E4" w14:textId="6C763548" w:rsidR="00513449" w:rsidRPr="00402582" w:rsidRDefault="00513449"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513449" w:rsidRPr="00402582" w14:paraId="4FC496D4"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27F727F4" w14:textId="41E8EA0B"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/req/gsml4-geologictime</w:t>
            </w:r>
          </w:p>
        </w:tc>
      </w:tr>
      <w:tr w:rsidR="00513449" w:rsidRPr="00402582" w14:paraId="2D8AE2A7" w14:textId="77777777" w:rsidTr="00513449">
        <w:tc>
          <w:tcPr>
            <w:tcW w:w="1809" w:type="dxa"/>
            <w:tcBorders>
              <w:top w:val="single" w:sz="12" w:space="0" w:color="auto"/>
              <w:left w:val="single" w:sz="12" w:space="0" w:color="auto"/>
              <w:bottom w:val="single" w:sz="4" w:space="0" w:color="auto"/>
              <w:right w:val="single" w:sz="4" w:space="0" w:color="auto"/>
            </w:tcBorders>
          </w:tcPr>
          <w:p w14:paraId="43DB1F07"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8422B7B" w14:textId="57012A45" w:rsidR="00513449" w:rsidRPr="00402582" w:rsidRDefault="005E33CD"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Encoding specification</w:t>
            </w:r>
          </w:p>
        </w:tc>
      </w:tr>
      <w:tr w:rsidR="00513449" w:rsidRPr="00402582" w14:paraId="03D6140B" w14:textId="77777777" w:rsidTr="00513449">
        <w:tc>
          <w:tcPr>
            <w:tcW w:w="1809" w:type="dxa"/>
            <w:tcBorders>
              <w:top w:val="single" w:sz="4" w:space="0" w:color="auto"/>
              <w:left w:val="single" w:sz="12" w:space="0" w:color="auto"/>
              <w:bottom w:val="single" w:sz="4" w:space="0" w:color="auto"/>
              <w:right w:val="single" w:sz="4" w:space="0" w:color="auto"/>
            </w:tcBorders>
          </w:tcPr>
          <w:p w14:paraId="4425F9C2"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FEB6030" w14:textId="78C50FF3"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ISO 19108 Temporal Schema</w:t>
            </w:r>
          </w:p>
        </w:tc>
      </w:tr>
      <w:tr w:rsidR="00513449" w:rsidRPr="00402582" w14:paraId="6EA981D4" w14:textId="77777777" w:rsidTr="00513449">
        <w:tc>
          <w:tcPr>
            <w:tcW w:w="1809" w:type="dxa"/>
            <w:tcBorders>
              <w:top w:val="single" w:sz="4" w:space="0" w:color="auto"/>
              <w:left w:val="single" w:sz="12" w:space="0" w:color="auto"/>
              <w:bottom w:val="single" w:sz="4" w:space="0" w:color="auto"/>
              <w:right w:val="single" w:sz="4" w:space="0" w:color="auto"/>
            </w:tcBorders>
          </w:tcPr>
          <w:p w14:paraId="546A84BA" w14:textId="6ACC2599"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572C2D7" w14:textId="364A2A50"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513449" w:rsidRPr="00402582" w14:paraId="680C9BE6" w14:textId="77777777" w:rsidTr="00513449">
        <w:tc>
          <w:tcPr>
            <w:tcW w:w="1809" w:type="dxa"/>
            <w:tcBorders>
              <w:top w:val="single" w:sz="4" w:space="0" w:color="auto"/>
              <w:left w:val="single" w:sz="12" w:space="0" w:color="auto"/>
              <w:bottom w:val="single" w:sz="4" w:space="0" w:color="auto"/>
              <w:right w:val="single" w:sz="4" w:space="0" w:color="auto"/>
            </w:tcBorders>
          </w:tcPr>
          <w:p w14:paraId="77E6860B" w14:textId="34CB3FEA"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1B140B7" w14:textId="5B4CFB0B"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513449" w:rsidRPr="00402582" w14:paraId="2118ED9A"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46CB8E30"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A377A1B" w14:textId="77777777" w:rsidR="00513449" w:rsidRDefault="00513449" w:rsidP="00513449">
            <w:pPr>
              <w:spacing w:before="100" w:beforeAutospacing="1" w:after="100" w:afterAutospacing="1" w:line="230" w:lineRule="atLeast"/>
              <w:rPr>
                <w:rFonts w:ascii="Calibri" w:eastAsia="MS Mincho" w:hAnsi="Calibri"/>
                <w:b/>
                <w:sz w:val="20"/>
                <w:szCs w:val="20"/>
                <w:lang w:val="en-CA"/>
              </w:rPr>
            </w:pPr>
            <w:r w:rsidRPr="00513449">
              <w:rPr>
                <w:rFonts w:ascii="Calibri" w:eastAsia="MS Mincho" w:hAnsi="Calibri"/>
                <w:b/>
                <w:sz w:val="20"/>
                <w:szCs w:val="20"/>
                <w:lang w:val="en-CA"/>
              </w:rPr>
              <w:t xml:space="preserve">/req/gsml4-timescale/member-timeordinalera </w:t>
            </w:r>
          </w:p>
          <w:p w14:paraId="3920242F" w14:textId="33E90001" w:rsidR="00513449" w:rsidRPr="00402582" w:rsidRDefault="00513449" w:rsidP="00513449">
            <w:pPr>
              <w:spacing w:before="100" w:beforeAutospacing="1" w:after="100" w:afterAutospacing="1" w:line="230" w:lineRule="atLeast"/>
              <w:rPr>
                <w:rFonts w:ascii="Calibri" w:eastAsia="MS Mincho" w:hAnsi="Calibri"/>
                <w:sz w:val="20"/>
                <w:szCs w:val="20"/>
                <w:lang w:val="en-CA"/>
              </w:rPr>
            </w:pPr>
            <w:r w:rsidRPr="00513449">
              <w:rPr>
                <w:rFonts w:ascii="Calibri" w:eastAsia="MS Mincho" w:hAnsi="Calibri"/>
                <w:sz w:val="20"/>
                <w:szCs w:val="20"/>
                <w:lang w:val="en-CA"/>
              </w:rPr>
              <w:t>A member shall not refer to a TimeOrdinalEra that itself, or any transitive member , refer</w:t>
            </w:r>
            <w:r>
              <w:rPr>
                <w:rFonts w:ascii="Calibri" w:eastAsia="MS Mincho" w:hAnsi="Calibri"/>
                <w:sz w:val="20"/>
                <w:szCs w:val="20"/>
                <w:lang w:val="en-CA"/>
              </w:rPr>
              <w:t xml:space="preserve"> to the current TimeOrdinalEra</w:t>
            </w:r>
          </w:p>
        </w:tc>
      </w:tr>
      <w:tr w:rsidR="00513449" w:rsidRPr="00402582" w14:paraId="4B3EA318"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545FEE35"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87B6117" w14:textId="77777777" w:rsidR="00513449"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/req/gsml4-timescale/group-timeordinalera </w:t>
            </w:r>
          </w:p>
          <w:p w14:paraId="2CFB998E" w14:textId="0DC8C619" w:rsidR="00513449" w:rsidRPr="00513449"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sz w:val="20"/>
                <w:szCs w:val="20"/>
                <w:lang w:val="en-CA"/>
              </w:rPr>
              <w:t>A group shall no refer to a TimeOrdinalEra that itself, or any transitive group, refer to the current TimeOrdinalEra</w:t>
            </w:r>
          </w:p>
        </w:tc>
      </w:tr>
    </w:tbl>
    <w:p w14:paraId="4A31815E" w14:textId="77777777" w:rsidR="00513449" w:rsidRDefault="00513449" w:rsidP="00355CAB">
      <w:pPr>
        <w:rPr>
          <w:lang w:val="en-CA"/>
        </w:rPr>
      </w:pPr>
    </w:p>
    <w:p w14:paraId="2231DF6F" w14:textId="3AF68157" w:rsidR="003666A1" w:rsidRDefault="003666A1" w:rsidP="00355CAB">
      <w:pPr>
        <w:rPr>
          <w:lang w:val="en-CA"/>
        </w:rPr>
      </w:pPr>
      <w:r w:rsidRPr="003666A1">
        <w:rPr>
          <w:lang w:val="en-CA"/>
        </w:rPr>
        <w:t>The Geologic Time package</w:t>
      </w:r>
      <w:r w:rsidR="00775F72">
        <w:rPr>
          <w:lang w:val="en-CA"/>
        </w:rPr>
        <w:t xml:space="preserve">, developed by Cox and Richard (2005), </w:t>
      </w:r>
      <w:r w:rsidRPr="003666A1">
        <w:rPr>
          <w:lang w:val="en-CA"/>
        </w:rPr>
        <w:t>contains elements used to describe the classification of geologic time: time periods, time boundaries, and the relationships between them as defined by the International Commission on Stratigraphy.</w:t>
      </w:r>
      <w:r w:rsidR="00695488">
        <w:rPr>
          <w:lang w:val="en-CA"/>
        </w:rPr>
        <w:t xml:space="preserve"> </w:t>
      </w:r>
    </w:p>
    <w:p w14:paraId="15F819CB" w14:textId="231AB160" w:rsidR="000B1244" w:rsidRDefault="000B1244" w:rsidP="00355CAB">
      <w:pPr>
        <w:rPr>
          <w:noProof/>
          <w:lang w:val="en-CA" w:eastAsia="en-CA"/>
        </w:rPr>
      </w:pPr>
    </w:p>
    <w:p w14:paraId="219AE101" w14:textId="33C40EEE" w:rsidR="000B1244" w:rsidRDefault="00F658C5" w:rsidP="000B1244">
      <w:pPr>
        <w:keepNext/>
      </w:pPr>
      <w:r>
        <w:rPr>
          <w:noProof/>
          <w:lang w:val="en-CA" w:eastAsia="en-CA"/>
        </w:rPr>
        <w:lastRenderedPageBreak/>
        <w:drawing>
          <wp:inline distT="0" distB="0" distL="0" distR="0" wp14:anchorId="45B11095" wp14:editId="23B6B82B">
            <wp:extent cx="4791075" cy="53911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791075" cy="5391150"/>
                    </a:xfrm>
                    <a:prstGeom prst="rect">
                      <a:avLst/>
                    </a:prstGeom>
                    <a:noFill/>
                    <a:ln>
                      <a:noFill/>
                    </a:ln>
                  </pic:spPr>
                </pic:pic>
              </a:graphicData>
            </a:graphic>
          </wp:inline>
        </w:drawing>
      </w:r>
    </w:p>
    <w:p w14:paraId="1CA1FBA7" w14:textId="6ABD7166"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E15963">
        <w:rPr>
          <w:noProof/>
        </w:rPr>
        <w:t>60</w:t>
      </w:r>
      <w:r w:rsidR="00673E83">
        <w:rPr>
          <w:noProof/>
        </w:rPr>
        <w:fldChar w:fldCharType="end"/>
      </w:r>
      <w:r>
        <w:t>: GeologicTime dependencies</w:t>
      </w:r>
      <w:r w:rsidR="008279FB">
        <w:t>.</w:t>
      </w:r>
    </w:p>
    <w:p w14:paraId="2C2DA796" w14:textId="44F0145B" w:rsidR="008F4E9C" w:rsidRDefault="00F658C5" w:rsidP="008F4E9C">
      <w:pPr>
        <w:keepNext/>
      </w:pPr>
      <w:r>
        <w:rPr>
          <w:noProof/>
          <w:lang w:val="en-CA" w:eastAsia="en-CA"/>
        </w:rPr>
        <w:lastRenderedPageBreak/>
        <w:drawing>
          <wp:inline distT="0" distB="0" distL="0" distR="0" wp14:anchorId="1784F587" wp14:editId="3D857BED">
            <wp:extent cx="5495925" cy="47434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95925" cy="4743450"/>
                    </a:xfrm>
                    <a:prstGeom prst="rect">
                      <a:avLst/>
                    </a:prstGeom>
                    <a:noFill/>
                    <a:ln>
                      <a:noFill/>
                    </a:ln>
                  </pic:spPr>
                </pic:pic>
              </a:graphicData>
            </a:graphic>
          </wp:inline>
        </w:drawing>
      </w:r>
    </w:p>
    <w:p w14:paraId="7CF7A581" w14:textId="3A01CB4B" w:rsidR="008F4E9C" w:rsidRDefault="008F4E9C" w:rsidP="008F4E9C">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61</w:t>
      </w:r>
      <w:r w:rsidR="00673E83">
        <w:rPr>
          <w:noProof/>
        </w:rPr>
        <w:fldChar w:fldCharType="end"/>
      </w:r>
      <w:r>
        <w:t>: Geologic Time summary diagram</w:t>
      </w:r>
      <w:r w:rsidR="008279FB">
        <w:t>.</w:t>
      </w:r>
    </w:p>
    <w:p w14:paraId="1B5DD8CD" w14:textId="60B4F9D0" w:rsidR="008F4E9C" w:rsidRDefault="008F4E9C" w:rsidP="00D81A7B">
      <w:pPr>
        <w:pStyle w:val="Heading3"/>
      </w:pPr>
      <w:bookmarkStart w:id="442" w:name="_Toc456946986"/>
      <w:r w:rsidRPr="008F4E9C">
        <w:t>Global Boundary Stratotype Sections and Points</w:t>
      </w:r>
      <w:bookmarkEnd w:id="442"/>
    </w:p>
    <w:p w14:paraId="10D727D8" w14:textId="77777777" w:rsidR="00821F1F" w:rsidRDefault="00821F1F" w:rsidP="008F4E9C"/>
    <w:p w14:paraId="7A52FF85" w14:textId="2F0AC543" w:rsidR="008F4E9C" w:rsidRDefault="008F4E9C" w:rsidP="008F4E9C">
      <w:r w:rsidRPr="008F4E9C">
        <w:t xml:space="preserve">The GSSP model describes </w:t>
      </w:r>
      <w:r w:rsidR="00DB4939">
        <w:t xml:space="preserve">the </w:t>
      </w:r>
      <w:r w:rsidRPr="008F4E9C">
        <w:t>"Global Boundary Stratotype Sections and Points" as defined by the International Stratigraphy Commission.</w:t>
      </w:r>
    </w:p>
    <w:p w14:paraId="2AC2EF4D" w14:textId="45F6D923" w:rsidR="00821F1F" w:rsidRDefault="00F658C5" w:rsidP="00821F1F">
      <w:pPr>
        <w:keepNext/>
      </w:pPr>
      <w:r>
        <w:rPr>
          <w:noProof/>
          <w:lang w:val="en-CA" w:eastAsia="en-CA"/>
        </w:rPr>
        <w:lastRenderedPageBreak/>
        <w:drawing>
          <wp:inline distT="0" distB="0" distL="0" distR="0" wp14:anchorId="4B5A3431" wp14:editId="3C34859E">
            <wp:extent cx="5486400" cy="414337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86400" cy="4143375"/>
                    </a:xfrm>
                    <a:prstGeom prst="rect">
                      <a:avLst/>
                    </a:prstGeom>
                    <a:noFill/>
                    <a:ln>
                      <a:noFill/>
                    </a:ln>
                  </pic:spPr>
                </pic:pic>
              </a:graphicData>
            </a:graphic>
          </wp:inline>
        </w:drawing>
      </w:r>
    </w:p>
    <w:p w14:paraId="5D21835B" w14:textId="4C1CE5C3" w:rsidR="008F4E9C"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62</w:t>
      </w:r>
      <w:r w:rsidR="00673E83">
        <w:rPr>
          <w:noProof/>
        </w:rPr>
        <w:fldChar w:fldCharType="end"/>
      </w:r>
      <w:r>
        <w:t xml:space="preserve">: </w:t>
      </w:r>
      <w:r w:rsidRPr="00AE031B">
        <w:t>Global Boundary Stratotype Sections and Points</w:t>
      </w:r>
      <w:r w:rsidR="008279FB">
        <w:t>.</w:t>
      </w:r>
    </w:p>
    <w:p w14:paraId="69B92594" w14:textId="77777777" w:rsidR="008F4E9C" w:rsidRDefault="008F4E9C" w:rsidP="008F4E9C"/>
    <w:p w14:paraId="3B4400A3" w14:textId="77777777" w:rsidR="000B1244" w:rsidRDefault="000B1244" w:rsidP="000B1244">
      <w:pPr>
        <w:pStyle w:val="Heading4"/>
      </w:pPr>
      <w:r>
        <w:t>StratigraphicPoint</w:t>
      </w:r>
    </w:p>
    <w:p w14:paraId="0E9A52DC" w14:textId="77777777" w:rsidR="000B1244" w:rsidRDefault="000B1244" w:rsidP="008F4E9C"/>
    <w:p w14:paraId="7F0517E7" w14:textId="1350C384" w:rsidR="00024B9A" w:rsidRDefault="000B1244" w:rsidP="008F4E9C">
      <w:r w:rsidRPr="000B1244">
        <w:t>A point in the stratigraphic record used to define a geochronologic boundary or point in geologic time</w:t>
      </w:r>
      <w:r w:rsidR="008279FB">
        <w:t>.</w:t>
      </w:r>
    </w:p>
    <w:p w14:paraId="6C5E99E9" w14:textId="55EFA4B8" w:rsidR="00821F1F" w:rsidRPr="00083053" w:rsidRDefault="00F658C5" w:rsidP="00821F1F">
      <w:pPr>
        <w:keepNext/>
        <w:rPr>
          <w:lang w:val="en-CA"/>
        </w:rPr>
      </w:pPr>
      <w:r>
        <w:rPr>
          <w:noProof/>
          <w:lang w:val="en-CA" w:eastAsia="en-CA"/>
        </w:rPr>
        <w:lastRenderedPageBreak/>
        <w:drawing>
          <wp:inline distT="0" distB="0" distL="0" distR="0" wp14:anchorId="7C6C9DB9" wp14:editId="7D44DD6D">
            <wp:extent cx="3067050" cy="463867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067050" cy="4638675"/>
                    </a:xfrm>
                    <a:prstGeom prst="rect">
                      <a:avLst/>
                    </a:prstGeom>
                    <a:noFill/>
                    <a:ln>
                      <a:noFill/>
                    </a:ln>
                  </pic:spPr>
                </pic:pic>
              </a:graphicData>
            </a:graphic>
          </wp:inline>
        </w:drawing>
      </w:r>
    </w:p>
    <w:p w14:paraId="27847BD6" w14:textId="7868DC28" w:rsidR="00821F1F" w:rsidRPr="003C3333" w:rsidRDefault="00821F1F" w:rsidP="00821F1F">
      <w:pPr>
        <w:pStyle w:val="Caption"/>
        <w:rPr>
          <w:lang w:val="fr-CA"/>
        </w:rPr>
      </w:pPr>
      <w:r w:rsidRPr="003C3333">
        <w:rPr>
          <w:lang w:val="fr-CA"/>
        </w:rPr>
        <w:t xml:space="preserve">Figure </w:t>
      </w:r>
      <w:r w:rsidR="00673E83" w:rsidRPr="00083053">
        <w:rPr>
          <w:lang w:val="en-CA"/>
        </w:rPr>
        <w:fldChar w:fldCharType="begin"/>
      </w:r>
      <w:r w:rsidR="00673E83" w:rsidRPr="003C3333">
        <w:rPr>
          <w:lang w:val="fr-CA"/>
        </w:rPr>
        <w:instrText xml:space="preserve"> SEQ Figure \* ARABIC </w:instrText>
      </w:r>
      <w:r w:rsidR="00673E83" w:rsidRPr="00083053">
        <w:rPr>
          <w:lang w:val="en-CA"/>
        </w:rPr>
        <w:fldChar w:fldCharType="separate"/>
      </w:r>
      <w:r w:rsidR="00E15963">
        <w:rPr>
          <w:noProof/>
          <w:lang w:val="fr-CA"/>
        </w:rPr>
        <w:t>63</w:t>
      </w:r>
      <w:r w:rsidR="00673E83" w:rsidRPr="00083053">
        <w:rPr>
          <w:noProof/>
          <w:lang w:val="en-CA"/>
        </w:rPr>
        <w:fldChar w:fldCharType="end"/>
      </w:r>
      <w:r w:rsidR="00024B9A" w:rsidRPr="003C3333">
        <w:rPr>
          <w:lang w:val="fr-CA"/>
        </w:rPr>
        <w:t>: Stratigraphic points</w:t>
      </w:r>
      <w:r w:rsidR="009328CD" w:rsidRPr="003C3333">
        <w:rPr>
          <w:lang w:val="fr-CA"/>
        </w:rPr>
        <w:t xml:space="preserve"> context diagram</w:t>
      </w:r>
    </w:p>
    <w:p w14:paraId="3C98EEDE" w14:textId="01533E07" w:rsidR="009328CD" w:rsidRPr="00093E54" w:rsidRDefault="009328CD" w:rsidP="000B1244">
      <w:pPr>
        <w:pStyle w:val="Heading5"/>
        <w:rPr>
          <w:lang w:val="en-CA"/>
        </w:rPr>
      </w:pPr>
      <w:r w:rsidRPr="00083053">
        <w:rPr>
          <w:lang w:val="en-CA"/>
        </w:rPr>
        <w:t>primaryGuidingCriterion</w:t>
      </w:r>
    </w:p>
    <w:p w14:paraId="3F0500E6" w14:textId="1D253EEC" w:rsidR="009328CD" w:rsidRPr="000B1244" w:rsidRDefault="009328CD" w:rsidP="009328CD">
      <w:r>
        <w:t xml:space="preserve">The property </w:t>
      </w:r>
      <w:r w:rsidRPr="008F3406">
        <w:rPr>
          <w:rStyle w:val="Entity"/>
        </w:rPr>
        <w:t>primaryGuidingCriterion</w:t>
      </w:r>
      <w:proofErr w:type="gramStart"/>
      <w:r w:rsidR="00253146" w:rsidRPr="008F3406">
        <w:rPr>
          <w:rStyle w:val="Entity"/>
        </w:rPr>
        <w:t>:Primitive</w:t>
      </w:r>
      <w:proofErr w:type="gramEnd"/>
      <w:r w:rsidR="00253146" w:rsidRPr="008F3406">
        <w:rPr>
          <w:rStyle w:val="Entity"/>
        </w:rPr>
        <w:t>::CharacterString</w:t>
      </w:r>
      <w:r w:rsidR="00093E54">
        <w:rPr>
          <w:lang w:val="en-CA"/>
        </w:rPr>
        <w:t xml:space="preserve"> </w:t>
      </w:r>
      <w:r>
        <w:rPr>
          <w:lang w:val="en-CA"/>
        </w:rPr>
        <w:t>contain</w:t>
      </w:r>
      <w:r w:rsidR="00093E54">
        <w:rPr>
          <w:lang w:val="en-CA"/>
        </w:rPr>
        <w:t>s</w:t>
      </w:r>
      <w:r>
        <w:rPr>
          <w:lang w:val="en-CA"/>
        </w:rPr>
        <w:t xml:space="preserve"> a </w:t>
      </w:r>
      <w:r w:rsidRPr="009328CD">
        <w:rPr>
          <w:lang w:val="en-CA"/>
        </w:rPr>
        <w:t>description of the primary criterion used to establish this stratigraphic point</w:t>
      </w:r>
      <w:r>
        <w:rPr>
          <w:lang w:val="en-CA"/>
        </w:rPr>
        <w:t>.</w:t>
      </w:r>
    </w:p>
    <w:p w14:paraId="4FC2B950" w14:textId="3FF80853" w:rsidR="009328CD" w:rsidRPr="00093E54" w:rsidRDefault="009328CD" w:rsidP="00093E54">
      <w:pPr>
        <w:pStyle w:val="Heading5"/>
        <w:rPr>
          <w:lang w:val="en-CA"/>
        </w:rPr>
      </w:pPr>
      <w:bookmarkStart w:id="443" w:name="BKM_58D632CF_BB56_4A60_B802_C78FC42B4B0D"/>
      <w:bookmarkEnd w:id="443"/>
      <w:r w:rsidRPr="00D970E9">
        <w:rPr>
          <w:lang w:val="en-CA"/>
        </w:rPr>
        <w:t>additionalCorrelationProperty</w:t>
      </w:r>
    </w:p>
    <w:p w14:paraId="0DFB9598" w14:textId="04F2A289" w:rsidR="009328CD" w:rsidRDefault="009328CD" w:rsidP="00D20646">
      <w:pPr>
        <w:rPr>
          <w:lang w:val="en-CA"/>
        </w:rPr>
      </w:pPr>
      <w:r>
        <w:rPr>
          <w:lang w:val="en-CA"/>
        </w:rPr>
        <w:t xml:space="preserve">The property </w:t>
      </w:r>
      <w:r w:rsidRPr="008F3406">
        <w:rPr>
          <w:rStyle w:val="Entity"/>
        </w:rPr>
        <w:t>additionnalCorrelationProperty</w:t>
      </w:r>
      <w:proofErr w:type="gramStart"/>
      <w:r w:rsidR="00253146" w:rsidRPr="008F3406">
        <w:rPr>
          <w:rStyle w:val="Entity"/>
        </w:rPr>
        <w:t>:Primitive</w:t>
      </w:r>
      <w:proofErr w:type="gramEnd"/>
      <w:r w:rsidR="00253146" w:rsidRPr="008F3406">
        <w:rPr>
          <w:rStyle w:val="Entity"/>
        </w:rPr>
        <w:t>::CharacterString</w:t>
      </w:r>
      <w:r>
        <w:rPr>
          <w:lang w:val="en-CA"/>
        </w:rPr>
        <w:t xml:space="preserve"> contain</w:t>
      </w:r>
      <w:r w:rsidR="00093E54">
        <w:rPr>
          <w:lang w:val="en-CA"/>
        </w:rPr>
        <w:t>s</w:t>
      </w:r>
      <w:r>
        <w:rPr>
          <w:lang w:val="en-CA"/>
        </w:rPr>
        <w:t xml:space="preserve"> a</w:t>
      </w:r>
      <w:r w:rsidRPr="009328CD">
        <w:rPr>
          <w:lang w:val="en-CA"/>
        </w:rPr>
        <w:t>ny additional criteria used to establish this stratigraphic point</w:t>
      </w:r>
      <w:r w:rsidR="008279FB">
        <w:rPr>
          <w:lang w:val="en-CA"/>
        </w:rPr>
        <w:t>.</w:t>
      </w:r>
    </w:p>
    <w:p w14:paraId="679E5A10" w14:textId="7D7681DB" w:rsidR="009328CD" w:rsidRPr="00093E54" w:rsidRDefault="009328CD" w:rsidP="00D20646">
      <w:pPr>
        <w:pStyle w:val="Heading5"/>
        <w:rPr>
          <w:lang w:val="en-CA"/>
        </w:rPr>
      </w:pPr>
      <w:r>
        <w:rPr>
          <w:lang w:val="en-CA"/>
        </w:rPr>
        <w:t>s</w:t>
      </w:r>
      <w:r w:rsidRPr="009328CD">
        <w:rPr>
          <w:lang w:val="en-CA"/>
        </w:rPr>
        <w:t>tatus</w:t>
      </w:r>
    </w:p>
    <w:p w14:paraId="5E0E0A8F" w14:textId="06903B6B" w:rsidR="009328CD" w:rsidRDefault="009328CD" w:rsidP="00D20646">
      <w:pPr>
        <w:rPr>
          <w:lang w:val="en-CA"/>
        </w:rPr>
      </w:pPr>
      <w:r>
        <w:rPr>
          <w:lang w:val="en-CA"/>
        </w:rPr>
        <w:t xml:space="preserve">The property </w:t>
      </w:r>
      <w:r w:rsidRPr="008F3406">
        <w:rPr>
          <w:rStyle w:val="Entity"/>
        </w:rPr>
        <w:t>status</w:t>
      </w:r>
      <w:proofErr w:type="gramStart"/>
      <w:r w:rsidR="00253146" w:rsidRPr="008F3406">
        <w:rPr>
          <w:rStyle w:val="Entity"/>
        </w:rPr>
        <w:t>:Primitive</w:t>
      </w:r>
      <w:proofErr w:type="gramEnd"/>
      <w:r w:rsidR="00253146" w:rsidRPr="008F3406">
        <w:rPr>
          <w:rStyle w:val="Entity"/>
        </w:rPr>
        <w:t>::CharacterString</w:t>
      </w:r>
      <w:r>
        <w:rPr>
          <w:lang w:val="en-CA"/>
        </w:rPr>
        <w:t xml:space="preserve"> contain</w:t>
      </w:r>
      <w:r w:rsidR="00093E54">
        <w:rPr>
          <w:lang w:val="en-CA"/>
        </w:rPr>
        <w:t>s</w:t>
      </w:r>
      <w:r>
        <w:rPr>
          <w:lang w:val="en-CA"/>
        </w:rPr>
        <w:t xml:space="preserve"> a</w:t>
      </w:r>
      <w:r w:rsidRPr="009328CD">
        <w:rPr>
          <w:lang w:val="en-CA"/>
        </w:rPr>
        <w:t xml:space="preserve"> description of the status of stratigraphic point (</w:t>
      </w:r>
      <w:r w:rsidR="00975F19" w:rsidRPr="009328CD">
        <w:rPr>
          <w:lang w:val="en-CA"/>
        </w:rPr>
        <w:t>e.g.</w:t>
      </w:r>
      <w:r w:rsidRPr="009328CD">
        <w:rPr>
          <w:lang w:val="en-CA"/>
        </w:rPr>
        <w:t xml:space="preserve">, formally accepted, </w:t>
      </w:r>
      <w:r w:rsidR="00975F19" w:rsidRPr="009328CD">
        <w:rPr>
          <w:lang w:val="en-CA"/>
        </w:rPr>
        <w:t>etc.</w:t>
      </w:r>
      <w:r w:rsidRPr="009328CD">
        <w:rPr>
          <w:lang w:val="en-CA"/>
        </w:rPr>
        <w:t>)</w:t>
      </w:r>
      <w:r w:rsidR="008279FB">
        <w:rPr>
          <w:lang w:val="en-CA"/>
        </w:rPr>
        <w:t>.</w:t>
      </w:r>
    </w:p>
    <w:p w14:paraId="385CD0D8" w14:textId="3144FD99" w:rsidR="00821F1F" w:rsidRDefault="00024B9A" w:rsidP="00024B9A">
      <w:pPr>
        <w:pStyle w:val="Heading4"/>
      </w:pPr>
      <w:bookmarkStart w:id="444" w:name="BKM_B8B6E400_425B_496D_997B_63F3369FC8C6"/>
      <w:bookmarkStart w:id="445" w:name="BKM_0A8B18AD_F79E_4E63_8D17_DE2C48F3AF42"/>
      <w:bookmarkStart w:id="446" w:name="BKM_F023F8DE_07B5_4FF5_8335_917836DF40EC"/>
      <w:bookmarkEnd w:id="444"/>
      <w:bookmarkEnd w:id="445"/>
      <w:bookmarkEnd w:id="446"/>
      <w:r>
        <w:t>GlobalStratotypePoint</w:t>
      </w:r>
    </w:p>
    <w:p w14:paraId="0172EEEF" w14:textId="77777777" w:rsidR="00024B9A" w:rsidRDefault="00024B9A" w:rsidP="00821F1F"/>
    <w:p w14:paraId="5BC4BB0B" w14:textId="0D6E1B28" w:rsidR="00821F1F" w:rsidRDefault="00024B9A" w:rsidP="00821F1F">
      <w:r w:rsidRPr="00024B9A">
        <w:t>A type of stratigraphic point used to define a globally agreed point in geologic time</w:t>
      </w:r>
      <w:r w:rsidR="009328CD">
        <w:t>.  This class does not have any properties beyond those inherited from StratigraphicPoint.</w:t>
      </w:r>
    </w:p>
    <w:p w14:paraId="34E012BB" w14:textId="36AE6BC6" w:rsidR="00024B9A" w:rsidRDefault="00024B9A" w:rsidP="00024B9A">
      <w:pPr>
        <w:pStyle w:val="Heading4"/>
      </w:pPr>
      <w:r>
        <w:lastRenderedPageBreak/>
        <w:t>StratigraphicSection</w:t>
      </w:r>
    </w:p>
    <w:p w14:paraId="3EBEBEE7" w14:textId="77777777" w:rsidR="00024B9A" w:rsidRDefault="00024B9A" w:rsidP="00821F1F"/>
    <w:p w14:paraId="5C696C2F" w14:textId="318F5150" w:rsidR="00024B9A" w:rsidRDefault="00024B9A" w:rsidP="00821F1F">
      <w:r w:rsidRPr="00024B9A">
        <w:t>A sampled section of the stratigraphic record used to define a period in geologic time</w:t>
      </w:r>
      <w:r w:rsidR="008279FB">
        <w:t>.</w:t>
      </w:r>
    </w:p>
    <w:p w14:paraId="16749770" w14:textId="32EB32A8" w:rsidR="00024B9A" w:rsidRPr="00083053" w:rsidRDefault="00F658C5" w:rsidP="00024B9A">
      <w:pPr>
        <w:keepNext/>
        <w:rPr>
          <w:lang w:val="en-CA"/>
        </w:rPr>
      </w:pPr>
      <w:r>
        <w:rPr>
          <w:noProof/>
          <w:lang w:val="en-CA" w:eastAsia="en-CA"/>
        </w:rPr>
        <w:drawing>
          <wp:inline distT="0" distB="0" distL="0" distR="0" wp14:anchorId="7DEA392A" wp14:editId="4B706BFA">
            <wp:extent cx="4724400" cy="507682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724400" cy="5076825"/>
                    </a:xfrm>
                    <a:prstGeom prst="rect">
                      <a:avLst/>
                    </a:prstGeom>
                    <a:noFill/>
                    <a:ln>
                      <a:noFill/>
                    </a:ln>
                  </pic:spPr>
                </pic:pic>
              </a:graphicData>
            </a:graphic>
          </wp:inline>
        </w:drawing>
      </w:r>
    </w:p>
    <w:p w14:paraId="25FBC17D" w14:textId="71B36A3A" w:rsidR="00024B9A" w:rsidRPr="006064ED" w:rsidRDefault="00024B9A" w:rsidP="00024B9A">
      <w:pPr>
        <w:pStyle w:val="Caption"/>
        <w:rPr>
          <w:lang w:val="fr-CA"/>
        </w:rPr>
      </w:pPr>
      <w:r w:rsidRPr="006064ED">
        <w:rPr>
          <w:lang w:val="fr-CA"/>
        </w:rPr>
        <w:t xml:space="preserve">Figure </w:t>
      </w:r>
      <w:r w:rsidR="00673E83" w:rsidRPr="00083053">
        <w:rPr>
          <w:lang w:val="en-CA"/>
        </w:rPr>
        <w:fldChar w:fldCharType="begin"/>
      </w:r>
      <w:r w:rsidR="00673E83" w:rsidRPr="006064ED">
        <w:rPr>
          <w:lang w:val="fr-CA"/>
        </w:rPr>
        <w:instrText xml:space="preserve"> SEQ Figure \* ARABIC </w:instrText>
      </w:r>
      <w:r w:rsidR="00673E83" w:rsidRPr="00083053">
        <w:rPr>
          <w:lang w:val="en-CA"/>
        </w:rPr>
        <w:fldChar w:fldCharType="separate"/>
      </w:r>
      <w:r w:rsidR="00E15963">
        <w:rPr>
          <w:noProof/>
          <w:lang w:val="fr-CA"/>
        </w:rPr>
        <w:t>64</w:t>
      </w:r>
      <w:r w:rsidR="00673E83" w:rsidRPr="00083053">
        <w:rPr>
          <w:noProof/>
          <w:lang w:val="en-CA"/>
        </w:rPr>
        <w:fldChar w:fldCharType="end"/>
      </w:r>
      <w:r w:rsidRPr="006064ED">
        <w:rPr>
          <w:lang w:val="fr-CA"/>
        </w:rPr>
        <w:t>: Stratigraphic sections</w:t>
      </w:r>
      <w:r w:rsidR="009328CD" w:rsidRPr="006064ED">
        <w:rPr>
          <w:lang w:val="fr-CA"/>
        </w:rPr>
        <w:t xml:space="preserve"> context diagram</w:t>
      </w:r>
      <w:r w:rsidR="008279FB" w:rsidRPr="006064ED">
        <w:rPr>
          <w:lang w:val="fr-CA"/>
        </w:rPr>
        <w:t>.</w:t>
      </w:r>
    </w:p>
    <w:p w14:paraId="60A1878C" w14:textId="47D4757B" w:rsidR="009328CD" w:rsidRPr="00093E54" w:rsidRDefault="009328CD" w:rsidP="00093E54">
      <w:pPr>
        <w:pStyle w:val="Heading5"/>
        <w:rPr>
          <w:lang w:val="en-CA"/>
        </w:rPr>
      </w:pPr>
      <w:r w:rsidRPr="00975F19">
        <w:rPr>
          <w:lang w:val="en-CA"/>
        </w:rPr>
        <w:t>geologicS</w:t>
      </w:r>
      <w:r w:rsidRPr="00D970E9">
        <w:rPr>
          <w:lang w:val="en-CA"/>
        </w:rPr>
        <w:t>etting</w:t>
      </w:r>
    </w:p>
    <w:p w14:paraId="20281BFA" w14:textId="256D4AB5" w:rsidR="009328CD" w:rsidRDefault="009328CD">
      <w:pPr>
        <w:rPr>
          <w:lang w:val="en-CA"/>
        </w:rPr>
      </w:pPr>
      <w:r>
        <w:rPr>
          <w:lang w:val="en-CA"/>
        </w:rPr>
        <w:t xml:space="preserve">The property </w:t>
      </w:r>
      <w:r w:rsidRPr="008F3406">
        <w:rPr>
          <w:rStyle w:val="Entity"/>
        </w:rPr>
        <w:t>geologicSetting</w:t>
      </w:r>
      <w:proofErr w:type="gramStart"/>
      <w:r w:rsidR="00253146" w:rsidRPr="008F3406">
        <w:rPr>
          <w:rStyle w:val="Entity"/>
        </w:rPr>
        <w:t>:Primitive</w:t>
      </w:r>
      <w:proofErr w:type="gramEnd"/>
      <w:r w:rsidR="00253146" w:rsidRPr="008F3406">
        <w:rPr>
          <w:rStyle w:val="Entity"/>
        </w:rPr>
        <w:t>::CharacterString</w:t>
      </w:r>
      <w:r>
        <w:rPr>
          <w:lang w:val="en-CA"/>
        </w:rPr>
        <w:t xml:space="preserve"> contain</w:t>
      </w:r>
      <w:r w:rsidR="00093E54">
        <w:rPr>
          <w:lang w:val="en-CA"/>
        </w:rPr>
        <w:t>s</w:t>
      </w:r>
      <w:r>
        <w:rPr>
          <w:lang w:val="en-CA"/>
        </w:rPr>
        <w:t xml:space="preserve"> a</w:t>
      </w:r>
      <w:r w:rsidRPr="009328CD">
        <w:rPr>
          <w:lang w:val="en-CA"/>
        </w:rPr>
        <w:t xml:space="preserve"> description of the geologic setting of the stratigraphic section</w:t>
      </w:r>
      <w:r w:rsidR="008279FB">
        <w:rPr>
          <w:lang w:val="en-CA"/>
        </w:rPr>
        <w:t>.</w:t>
      </w:r>
    </w:p>
    <w:p w14:paraId="165C9B21" w14:textId="0AD2C038" w:rsidR="009328CD" w:rsidRPr="009328CD" w:rsidRDefault="009328CD" w:rsidP="00093E54">
      <w:pPr>
        <w:pStyle w:val="Heading5"/>
      </w:pPr>
      <w:r w:rsidRPr="009328CD">
        <w:t>geologicDescription</w:t>
      </w:r>
    </w:p>
    <w:p w14:paraId="3AE0C16C" w14:textId="6CA04C21" w:rsidR="009328CD" w:rsidRDefault="009328CD" w:rsidP="009328CD">
      <w:r>
        <w:t xml:space="preserve">The </w:t>
      </w:r>
      <w:r w:rsidRPr="008F3406">
        <w:rPr>
          <w:rStyle w:val="Entity"/>
        </w:rPr>
        <w:t>geologicDescription</w:t>
      </w:r>
      <w:proofErr w:type="gramStart"/>
      <w:r w:rsidR="00253146" w:rsidRPr="008F3406">
        <w:rPr>
          <w:rStyle w:val="Entity"/>
        </w:rPr>
        <w:t>:Primitive</w:t>
      </w:r>
      <w:proofErr w:type="gramEnd"/>
      <w:r w:rsidR="00253146" w:rsidRPr="008F3406">
        <w:rPr>
          <w:rStyle w:val="Entity"/>
        </w:rPr>
        <w:t>::CharacterString</w:t>
      </w:r>
      <w:r>
        <w:t xml:space="preserve"> contain</w:t>
      </w:r>
      <w:r w:rsidR="00093E54">
        <w:t>s</w:t>
      </w:r>
      <w:r>
        <w:t xml:space="preserve"> a</w:t>
      </w:r>
      <w:r w:rsidRPr="009328CD">
        <w:t xml:space="preserve"> description of the geology of the stratigraphic section (</w:t>
      </w:r>
      <w:r w:rsidR="00A94DEF" w:rsidRPr="009328CD">
        <w:t>e.g.</w:t>
      </w:r>
      <w:r w:rsidRPr="009328CD">
        <w:t xml:space="preserve">, lithology, paleontology, paleogeography, </w:t>
      </w:r>
      <w:r w:rsidR="00A94DEF" w:rsidRPr="009328CD">
        <w:t>etc.</w:t>
      </w:r>
      <w:r w:rsidRPr="009328CD">
        <w:t>)</w:t>
      </w:r>
      <w:r w:rsidR="008279FB">
        <w:t>.</w:t>
      </w:r>
    </w:p>
    <w:p w14:paraId="546E21EE" w14:textId="52F2383D" w:rsidR="009328CD" w:rsidRPr="009328CD" w:rsidRDefault="009328CD" w:rsidP="00093E54">
      <w:pPr>
        <w:pStyle w:val="Heading5"/>
      </w:pPr>
      <w:r>
        <w:t>a</w:t>
      </w:r>
      <w:r w:rsidRPr="009328CD">
        <w:t>ccessibility</w:t>
      </w:r>
    </w:p>
    <w:p w14:paraId="291D23E9" w14:textId="6FB76184" w:rsidR="009328CD" w:rsidRDefault="009328CD" w:rsidP="009328CD">
      <w:r>
        <w:lastRenderedPageBreak/>
        <w:t xml:space="preserve">The property </w:t>
      </w:r>
      <w:r w:rsidRPr="008F3406">
        <w:rPr>
          <w:rStyle w:val="Entity"/>
        </w:rPr>
        <w:t>accessibility</w:t>
      </w:r>
      <w:proofErr w:type="gramStart"/>
      <w:r w:rsidR="00253146" w:rsidRPr="008F3406">
        <w:rPr>
          <w:rStyle w:val="Entity"/>
        </w:rPr>
        <w:t>:Primitive</w:t>
      </w:r>
      <w:proofErr w:type="gramEnd"/>
      <w:r w:rsidR="00253146" w:rsidRPr="008F3406">
        <w:rPr>
          <w:rStyle w:val="Entity"/>
        </w:rPr>
        <w:t>::CharacterString</w:t>
      </w:r>
      <w:r>
        <w:t xml:space="preserve"> contain</w:t>
      </w:r>
      <w:r w:rsidR="00093E54">
        <w:t>s</w:t>
      </w:r>
      <w:r>
        <w:t xml:space="preserve"> a</w:t>
      </w:r>
      <w:r w:rsidRPr="009328CD">
        <w:t xml:space="preserve"> description of the ability to access the stratigraphic section</w:t>
      </w:r>
      <w:r w:rsidR="008279FB">
        <w:t>.</w:t>
      </w:r>
    </w:p>
    <w:p w14:paraId="6B495CC4" w14:textId="6DE5BB41" w:rsidR="009328CD" w:rsidRPr="009328CD" w:rsidRDefault="009328CD" w:rsidP="00093E54">
      <w:pPr>
        <w:pStyle w:val="Heading5"/>
      </w:pPr>
      <w:r>
        <w:t>c</w:t>
      </w:r>
      <w:r w:rsidRPr="009328CD">
        <w:t>onservation</w:t>
      </w:r>
    </w:p>
    <w:p w14:paraId="75664D6D" w14:textId="3B112980" w:rsidR="009328CD" w:rsidRDefault="009328CD" w:rsidP="009328CD">
      <w:r>
        <w:t xml:space="preserve">The property </w:t>
      </w:r>
      <w:r w:rsidRPr="008F3406">
        <w:rPr>
          <w:rStyle w:val="Entity"/>
        </w:rPr>
        <w:t>conservation</w:t>
      </w:r>
      <w:proofErr w:type="gramStart"/>
      <w:r w:rsidR="00253146" w:rsidRPr="008F3406">
        <w:rPr>
          <w:rStyle w:val="Entity"/>
        </w:rPr>
        <w:t>:Primitive</w:t>
      </w:r>
      <w:proofErr w:type="gramEnd"/>
      <w:r w:rsidR="00253146" w:rsidRPr="008F3406">
        <w:rPr>
          <w:rStyle w:val="Entity"/>
        </w:rPr>
        <w:t>::CharacterString</w:t>
      </w:r>
      <w:r>
        <w:t xml:space="preserve"> contain</w:t>
      </w:r>
      <w:r w:rsidR="00093E54">
        <w:t>s</w:t>
      </w:r>
      <w:r>
        <w:t xml:space="preserve"> a</w:t>
      </w:r>
      <w:r w:rsidRPr="009328CD">
        <w:t xml:space="preserve"> description of measures to conserve the stratigraphic section</w:t>
      </w:r>
      <w:r w:rsidR="008279FB">
        <w:t>.</w:t>
      </w:r>
    </w:p>
    <w:p w14:paraId="4098BE06" w14:textId="0760C900" w:rsidR="00024B9A" w:rsidRDefault="009C2973" w:rsidP="009C2973">
      <w:pPr>
        <w:pStyle w:val="Heading3"/>
      </w:pPr>
      <w:bookmarkStart w:id="447" w:name="BKM_1C0FB01B_F4A6_4733_BA06_87BA9B2415C9"/>
      <w:bookmarkStart w:id="448" w:name="BKM_FF29DAEB_3E4E_4D00_B3A1_D0E4D913A1D2"/>
      <w:bookmarkStart w:id="449" w:name="BKM_2769F637_48D7_42F4_B567_915886458F2C"/>
      <w:bookmarkStart w:id="450" w:name="BKM_DAEF393B_8D05_4043_87C1_9038BA957915"/>
      <w:bookmarkStart w:id="451" w:name="BKM_45E678ED_7B83_4A86_A4BD_BC55352F39D9"/>
      <w:bookmarkStart w:id="452" w:name="_Toc456946987"/>
      <w:bookmarkEnd w:id="447"/>
      <w:bookmarkEnd w:id="448"/>
      <w:bookmarkEnd w:id="449"/>
      <w:bookmarkEnd w:id="450"/>
      <w:bookmarkEnd w:id="451"/>
      <w:r>
        <w:t>Temporal Reference System</w:t>
      </w:r>
      <w:bookmarkEnd w:id="452"/>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216C06C5" w:rsidR="009C2973" w:rsidRDefault="00F658C5" w:rsidP="009C2973">
      <w:pPr>
        <w:keepNext/>
      </w:pPr>
      <w:r>
        <w:rPr>
          <w:noProof/>
          <w:lang w:val="en-CA" w:eastAsia="en-CA"/>
        </w:rPr>
        <w:lastRenderedPageBreak/>
        <w:drawing>
          <wp:inline distT="0" distB="0" distL="0" distR="0" wp14:anchorId="7E6628A8" wp14:editId="3FD675A5">
            <wp:extent cx="5495925" cy="646747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95925" cy="6467475"/>
                    </a:xfrm>
                    <a:prstGeom prst="rect">
                      <a:avLst/>
                    </a:prstGeom>
                    <a:noFill/>
                    <a:ln>
                      <a:noFill/>
                    </a:ln>
                  </pic:spPr>
                </pic:pic>
              </a:graphicData>
            </a:graphic>
          </wp:inline>
        </w:drawing>
      </w:r>
    </w:p>
    <w:p w14:paraId="45D9D86A" w14:textId="1AFB2AA6" w:rsidR="009C2973" w:rsidRDefault="009C2973" w:rsidP="009C2973">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65</w:t>
      </w:r>
      <w:r w:rsidR="00673E83">
        <w:rPr>
          <w:noProof/>
        </w:rPr>
        <w:fldChar w:fldCharType="end"/>
      </w:r>
      <w:r>
        <w:t>: Temporal Reference System</w:t>
      </w:r>
      <w:r w:rsidR="008279FB">
        <w:t xml:space="preserve"> summary diagram.</w:t>
      </w:r>
    </w:p>
    <w:p w14:paraId="515022BD" w14:textId="603C9B93" w:rsidR="009C2973" w:rsidRDefault="009C2973" w:rsidP="009C2973">
      <w:pPr>
        <w:pStyle w:val="Heading4"/>
      </w:pPr>
      <w:r>
        <w:t>TimeOrdinalReferenceSystem</w:t>
      </w:r>
    </w:p>
    <w:p w14:paraId="29489303" w14:textId="77777777" w:rsidR="009C2973" w:rsidRDefault="009C2973" w:rsidP="00821F1F"/>
    <w:p w14:paraId="6936DD59" w14:textId="728B54CA" w:rsidR="009C2973" w:rsidRDefault="008816FC" w:rsidP="00821F1F">
      <w:r w:rsidRPr="008F3406">
        <w:rPr>
          <w:rStyle w:val="Entity"/>
        </w:rPr>
        <w:t>TimeOrdinalReferenceSystem</w:t>
      </w:r>
      <w:r>
        <w:t xml:space="preserve"> is a</w:t>
      </w:r>
      <w:r w:rsidR="009C2973" w:rsidRPr="009C2973">
        <w:t xml:space="preserve"> time reference system comprised of an ordered set of time periods (time ordinal eras).</w:t>
      </w:r>
    </w:p>
    <w:p w14:paraId="0375289F" w14:textId="253B5E66" w:rsidR="008816FC" w:rsidRDefault="008816FC" w:rsidP="00D20646">
      <w:pPr>
        <w:pStyle w:val="Heading5"/>
      </w:pPr>
      <w:r w:rsidRPr="008816FC">
        <w:t>referencePoint</w:t>
      </w:r>
    </w:p>
    <w:p w14:paraId="45C1F84E" w14:textId="0A464F33" w:rsidR="008816FC" w:rsidRDefault="008816FC" w:rsidP="00821F1F">
      <w:r>
        <w:lastRenderedPageBreak/>
        <w:t xml:space="preserve">The property </w:t>
      </w:r>
      <w:r w:rsidRPr="008F3406">
        <w:rPr>
          <w:rStyle w:val="Entity"/>
        </w:rPr>
        <w:t>referencePoint</w:t>
      </w:r>
      <w:r>
        <w:t xml:space="preserve"> </w:t>
      </w:r>
      <w:r w:rsidR="00BC51DB">
        <w:t>is</w:t>
      </w:r>
      <w:r>
        <w:t xml:space="preserve"> an association between a </w:t>
      </w:r>
      <w:r w:rsidRPr="008F3406">
        <w:rPr>
          <w:rStyle w:val="Entity"/>
        </w:rPr>
        <w:t>TimeOrdinalReferenceSystem</w:t>
      </w:r>
      <w:r>
        <w:t xml:space="preserve"> and a </w:t>
      </w:r>
      <w:r w:rsidRPr="008F3406">
        <w:rPr>
          <w:rStyle w:val="Entity"/>
        </w:rPr>
        <w:t>TimeOrdinalEraBoundary</w:t>
      </w:r>
      <w:r>
        <w:t xml:space="preserve">.  A </w:t>
      </w:r>
      <w:r w:rsidRPr="008F3406">
        <w:rPr>
          <w:rStyle w:val="Entity"/>
        </w:rPr>
        <w:t>TimeOrdinalReferenceSystem</w:t>
      </w:r>
      <w:r>
        <w:t xml:space="preserve"> refer</w:t>
      </w:r>
      <w:r w:rsidR="00BC51DB">
        <w:t>s</w:t>
      </w:r>
      <w:r>
        <w:t xml:space="preserve"> to two </w:t>
      </w:r>
      <w:r w:rsidRPr="008816FC">
        <w:t>reference points defining the extent of the system</w:t>
      </w:r>
      <w:r>
        <w:t>.</w:t>
      </w:r>
    </w:p>
    <w:p w14:paraId="39343BBF" w14:textId="3DF6E9B5" w:rsidR="008816FC" w:rsidRPr="00BC51DB" w:rsidRDefault="008816FC" w:rsidP="00BC51DB">
      <w:pPr>
        <w:pStyle w:val="Heading5"/>
        <w:rPr>
          <w:lang w:val="en-CA"/>
        </w:rPr>
      </w:pPr>
      <w:r>
        <w:rPr>
          <w:lang w:val="en-CA"/>
        </w:rPr>
        <w:t>c</w:t>
      </w:r>
      <w:r w:rsidRPr="00D970E9">
        <w:rPr>
          <w:lang w:val="en-CA"/>
        </w:rPr>
        <w:t>omponent</w:t>
      </w:r>
    </w:p>
    <w:p w14:paraId="5C310522" w14:textId="13632635" w:rsidR="008816FC" w:rsidRDefault="008816FC">
      <w:pPr>
        <w:rPr>
          <w:lang w:val="en-CA"/>
        </w:rPr>
      </w:pPr>
      <w:r>
        <w:rPr>
          <w:lang w:val="en-CA"/>
        </w:rPr>
        <w:t xml:space="preserve">The property </w:t>
      </w:r>
      <w:r w:rsidRPr="008F3406">
        <w:rPr>
          <w:rStyle w:val="Entity"/>
        </w:rPr>
        <w:t>component</w:t>
      </w:r>
      <w:r>
        <w:rPr>
          <w:lang w:val="en-CA"/>
        </w:rPr>
        <w:t xml:space="preserve"> </w:t>
      </w:r>
      <w:r w:rsidR="00BC51DB">
        <w:rPr>
          <w:lang w:val="en-CA"/>
        </w:rPr>
        <w:t>is</w:t>
      </w:r>
      <w:r>
        <w:rPr>
          <w:lang w:val="en-CA"/>
        </w:rPr>
        <w:t xml:space="preserve"> an association to a </w:t>
      </w:r>
      <w:r w:rsidRPr="008F3406">
        <w:rPr>
          <w:rStyle w:val="Entity"/>
        </w:rPr>
        <w:t>TimeOrdinalEra</w:t>
      </w:r>
      <w:r>
        <w:rPr>
          <w:lang w:val="en-CA"/>
        </w:rPr>
        <w:t xml:space="preserve"> that is part of the </w:t>
      </w:r>
      <w:r w:rsidRPr="008F3406">
        <w:rPr>
          <w:rStyle w:val="Entity"/>
        </w:rPr>
        <w:t>TimeOrdinalReferenceSystem</w:t>
      </w:r>
      <w:r>
        <w:rPr>
          <w:lang w:val="en-CA"/>
        </w:rPr>
        <w:t xml:space="preserve">.  A </w:t>
      </w:r>
      <w:r w:rsidRPr="008F3406">
        <w:rPr>
          <w:rStyle w:val="Entity"/>
        </w:rPr>
        <w:t>TimeOrdinalReferenceSystem</w:t>
      </w:r>
      <w:r>
        <w:rPr>
          <w:lang w:val="en-CA"/>
        </w:rPr>
        <w:t xml:space="preserve"> is composed of a collection of TimeOrdinalEra</w:t>
      </w:r>
      <w:r w:rsidR="005D5CE5">
        <w:rPr>
          <w:lang w:val="en-CA"/>
        </w:rPr>
        <w:t>s</w:t>
      </w:r>
      <w:r>
        <w:rPr>
          <w:lang w:val="en-CA"/>
        </w:rPr>
        <w:t>.</w:t>
      </w:r>
    </w:p>
    <w:p w14:paraId="0A518A66" w14:textId="1A88AE43" w:rsidR="009C2973" w:rsidRDefault="00B0615B" w:rsidP="00B0615B">
      <w:pPr>
        <w:pStyle w:val="Heading4"/>
      </w:pPr>
      <w:r>
        <w:t>TimeOrdinalEra</w:t>
      </w:r>
    </w:p>
    <w:p w14:paraId="368C3DDC" w14:textId="77777777" w:rsidR="00B0615B" w:rsidRDefault="00B0615B" w:rsidP="00B0615B"/>
    <w:p w14:paraId="08DA865F" w14:textId="29C791B6" w:rsidR="00B0615B" w:rsidRDefault="008816FC" w:rsidP="00B0615B">
      <w:r w:rsidRPr="008F3406">
        <w:rPr>
          <w:rStyle w:val="Entity"/>
        </w:rPr>
        <w:t>TimeOrdinalEra</w:t>
      </w:r>
      <w:r>
        <w:t xml:space="preserve"> is a period of time between two boundaries.  </w:t>
      </w:r>
      <w:r w:rsidR="00B0615B">
        <w:t>The association of an era with a stratotype is optional.  In the GSSP approach recommended by ICS for the Global Geologic Timescale, Unit Stratotypes are not used.  Rather, the association of an Era with geologic units and sections is indirect, via the association of an era with Boundaries, which are in turn tied to Stratotype Points, which occur within host Stratotype Sections.</w:t>
      </w:r>
      <w:r w:rsidR="004A18C3">
        <w:t xml:space="preserve">  </w:t>
      </w:r>
      <w:r w:rsidR="004A18C3" w:rsidRPr="008F3406">
        <w:rPr>
          <w:rStyle w:val="Entity"/>
        </w:rPr>
        <w:t>TimeOrdinalEra</w:t>
      </w:r>
      <w:r w:rsidR="004A18C3">
        <w:t xml:space="preserve"> can be composed or other era and organized into an </w:t>
      </w:r>
      <w:r w:rsidR="00A94DEF">
        <w:t>arbitrarily</w:t>
      </w:r>
      <w:r w:rsidR="004A18C3">
        <w:t xml:space="preserve"> deep nested tree.</w:t>
      </w:r>
      <w:r w:rsidR="00B0615B">
        <w:t xml:space="preserve"> </w:t>
      </w:r>
    </w:p>
    <w:p w14:paraId="7BAA56CA" w14:textId="31F9EB24" w:rsidR="00F613F1" w:rsidRPr="00F613F1" w:rsidRDefault="005D5CE5" w:rsidP="00BC51DB">
      <w:pPr>
        <w:pStyle w:val="Heading5"/>
      </w:pPr>
      <w:r>
        <w:t>m</w:t>
      </w:r>
      <w:r w:rsidR="00F613F1" w:rsidRPr="00F613F1">
        <w:t>ember</w:t>
      </w:r>
    </w:p>
    <w:p w14:paraId="53DC834F" w14:textId="6B698EFA" w:rsidR="00F613F1" w:rsidRDefault="00F613F1" w:rsidP="00F84286">
      <w:r>
        <w:t xml:space="preserve">The property </w:t>
      </w:r>
      <w:r w:rsidRPr="008F3406">
        <w:rPr>
          <w:rStyle w:val="Entity"/>
        </w:rPr>
        <w:t>member</w:t>
      </w:r>
      <w:r>
        <w:t xml:space="preserve"> </w:t>
      </w:r>
      <w:r w:rsidR="00BC51DB">
        <w:t>is</w:t>
      </w:r>
      <w:r>
        <w:t xml:space="preserve"> an association between a </w:t>
      </w:r>
      <w:r w:rsidRPr="008F3406">
        <w:rPr>
          <w:rStyle w:val="Entity"/>
        </w:rPr>
        <w:t>TimeOrdinalEra</w:t>
      </w:r>
      <w:r>
        <w:t xml:space="preserve"> and another </w:t>
      </w:r>
      <w:r w:rsidRPr="008F3406">
        <w:rPr>
          <w:rStyle w:val="Entity"/>
        </w:rPr>
        <w:t>TimeOrdinalEra</w:t>
      </w:r>
      <w:r>
        <w:t xml:space="preserve"> which is hierarchically below.  The </w:t>
      </w:r>
      <w:r w:rsidR="00A94DEF">
        <w:t>referred</w:t>
      </w:r>
      <w:r>
        <w:t xml:space="preserve"> TimeOrdinalEras are subdivision the current </w:t>
      </w:r>
      <w:r w:rsidRPr="008F3406">
        <w:rPr>
          <w:rStyle w:val="Entity"/>
        </w:rPr>
        <w:t>TimeOrdinalEra</w:t>
      </w:r>
      <w:r>
        <w:t>.</w:t>
      </w:r>
      <w:r w:rsidR="00F84286">
        <w:t xml:space="preserve"> Note that </w:t>
      </w:r>
      <w:r>
        <w:t>nesting shall not be cyclic</w:t>
      </w:r>
      <w:r w:rsidR="00F84286">
        <w:t xml:space="preserve">.  </w:t>
      </w:r>
      <w:r w:rsidR="003424E5">
        <w:t xml:space="preserve">A </w:t>
      </w:r>
      <w:r w:rsidR="003424E5" w:rsidRPr="008F3406">
        <w:rPr>
          <w:rStyle w:val="Entity"/>
        </w:rPr>
        <w:t>TimeOrdinalEra</w:t>
      </w:r>
      <w:r w:rsidR="003424E5">
        <w:t xml:space="preserve"> </w:t>
      </w:r>
      <w:r w:rsidR="00F84286">
        <w:t>can’t be a member of itself or any intermediate member (we can consider that member is a transitive</w:t>
      </w:r>
      <w:r w:rsidR="003424E5">
        <w:t xml:space="preserve"> prope</w:t>
      </w:r>
      <w:r w:rsidR="00F84286">
        <w:t>rty). This is not a model issue but a data coherence issue.</w:t>
      </w:r>
      <w:r>
        <w:t xml:space="preserve"> </w:t>
      </w:r>
    </w:p>
    <w:p w14:paraId="3C68AB9D" w14:textId="68CA0063" w:rsidR="00CF0A2E" w:rsidRDefault="005A3B48" w:rsidP="00B0615B">
      <w:pPr>
        <w:pStyle w:val="Heading5"/>
      </w:pPr>
      <w:r>
        <w:t>group</w:t>
      </w:r>
    </w:p>
    <w:p w14:paraId="0F9BD5EA" w14:textId="7720966C" w:rsidR="00EA7BCE" w:rsidRDefault="00EA7BCE" w:rsidP="00B0615B">
      <w:r>
        <w:t xml:space="preserve">The </w:t>
      </w:r>
      <w:r w:rsidRPr="008F3406">
        <w:rPr>
          <w:rStyle w:val="Entity"/>
        </w:rPr>
        <w:t>group</w:t>
      </w:r>
      <w:r>
        <w:t xml:space="preserve"> property </w:t>
      </w:r>
      <w:r w:rsidR="00BC51DB">
        <w:t>is</w:t>
      </w:r>
      <w:r>
        <w:t xml:space="preserve"> an association to a (single) parent </w:t>
      </w:r>
      <w:r w:rsidRPr="008F3406">
        <w:rPr>
          <w:rStyle w:val="Entity"/>
        </w:rPr>
        <w:t>TimeOrdinalEra</w:t>
      </w:r>
      <w:r>
        <w:t xml:space="preserve">. The </w:t>
      </w:r>
      <w:r w:rsidR="00F84286">
        <w:t>group association</w:t>
      </w:r>
      <w:r w:rsidR="003424E5">
        <w:t>s</w:t>
      </w:r>
      <w:r w:rsidR="00F84286">
        <w:t xml:space="preserve"> shall not </w:t>
      </w:r>
      <w:r w:rsidR="003424E5">
        <w:t>produce</w:t>
      </w:r>
      <w:r w:rsidR="00F84286">
        <w:t xml:space="preserve"> a cyclic graph. </w:t>
      </w:r>
      <w:r w:rsidR="00747A08">
        <w:t xml:space="preserve">  </w:t>
      </w:r>
      <w:r w:rsidR="00F84286">
        <w:t xml:space="preserve">A </w:t>
      </w:r>
      <w:r w:rsidR="00F84286" w:rsidRPr="008F3406">
        <w:rPr>
          <w:rStyle w:val="Entity"/>
        </w:rPr>
        <w:t>TimeOrdinalEra</w:t>
      </w:r>
      <w:r w:rsidR="00F84286">
        <w:t xml:space="preserve"> </w:t>
      </w:r>
      <w:r w:rsidR="00747A08">
        <w:t xml:space="preserve">group shall point to its immediate parent </w:t>
      </w:r>
      <w:r w:rsidR="00747A08" w:rsidRPr="008F3406">
        <w:rPr>
          <w:rStyle w:val="Entity"/>
        </w:rPr>
        <w:t>TimeOrdinalEra</w:t>
      </w:r>
      <w:r w:rsidR="00747A08">
        <w:t xml:space="preserve">.  </w:t>
      </w:r>
      <w:r w:rsidR="00F84286" w:rsidRPr="00F84286">
        <w:t xml:space="preserve"> </w:t>
      </w:r>
    </w:p>
    <w:p w14:paraId="3FA71AF7" w14:textId="78EC4FCD" w:rsidR="009C372C" w:rsidRDefault="009C372C" w:rsidP="00B0615B">
      <w:r>
        <w:t>By convention, the “</w:t>
      </w:r>
      <w:r w:rsidRPr="008F3406">
        <w:rPr>
          <w:rStyle w:val="Entity"/>
        </w:rPr>
        <w:t>start</w:t>
      </w:r>
      <w:r>
        <w:t xml:space="preserve">” of the </w:t>
      </w:r>
      <w:r w:rsidRPr="008F3406">
        <w:rPr>
          <w:rStyle w:val="Entity"/>
        </w:rPr>
        <w:t>TimeOrdinalEra</w:t>
      </w:r>
      <w:r>
        <w:t xml:space="preserve"> is the oldest boundary because it is when the era “started” to exist in time.  The “</w:t>
      </w:r>
      <w:r w:rsidRPr="008F3406">
        <w:rPr>
          <w:rStyle w:val="Entity"/>
        </w:rPr>
        <w:t>end</w:t>
      </w:r>
      <w:r>
        <w:t>” is therefore the youngest boundary.</w:t>
      </w:r>
    </w:p>
    <w:p w14:paraId="3D9D7812" w14:textId="474A0958" w:rsidR="00EA7BCE" w:rsidRDefault="00347A75" w:rsidP="00D20646">
      <w:pPr>
        <w:pStyle w:val="Heading5"/>
        <w:rPr>
          <w:lang w:val="en-CA"/>
        </w:rPr>
      </w:pPr>
      <w:r>
        <w:rPr>
          <w:lang w:val="en-CA"/>
        </w:rPr>
        <w:t>s</w:t>
      </w:r>
      <w:r w:rsidRPr="00D970E9">
        <w:rPr>
          <w:lang w:val="en-CA"/>
        </w:rPr>
        <w:t>tart</w:t>
      </w:r>
    </w:p>
    <w:p w14:paraId="0C0121F2" w14:textId="658BC4DC" w:rsidR="00347A75" w:rsidRDefault="00347A75">
      <w:pPr>
        <w:rPr>
          <w:lang w:val="en-CA"/>
        </w:rPr>
      </w:pPr>
      <w:r>
        <w:rPr>
          <w:lang w:val="en-CA"/>
        </w:rPr>
        <w:t xml:space="preserve">The </w:t>
      </w:r>
      <w:r w:rsidRPr="008F3406">
        <w:rPr>
          <w:rStyle w:val="Entity"/>
        </w:rPr>
        <w:t>start</w:t>
      </w:r>
      <w:r>
        <w:rPr>
          <w:lang w:val="en-CA"/>
        </w:rPr>
        <w:t xml:space="preserve"> property </w:t>
      </w:r>
      <w:r w:rsidR="009C372C">
        <w:rPr>
          <w:lang w:val="en-CA"/>
        </w:rPr>
        <w:t>is</w:t>
      </w:r>
      <w:r>
        <w:rPr>
          <w:lang w:val="en-CA"/>
        </w:rPr>
        <w:t xml:space="preserve"> an association to a </w:t>
      </w:r>
      <w:r w:rsidRPr="008F3406">
        <w:rPr>
          <w:rStyle w:val="Entity"/>
        </w:rPr>
        <w:t>TimeOrdinalEraBoundary</w:t>
      </w:r>
      <w:r>
        <w:rPr>
          <w:lang w:val="en-CA"/>
        </w:rPr>
        <w:t xml:space="preserve"> that defines the start </w:t>
      </w:r>
      <w:r w:rsidR="008B1551">
        <w:rPr>
          <w:lang w:val="en-CA"/>
        </w:rPr>
        <w:t xml:space="preserve">(the oldest) </w:t>
      </w:r>
      <w:r w:rsidR="009C372C">
        <w:rPr>
          <w:lang w:val="en-CA"/>
        </w:rPr>
        <w:t xml:space="preserve">boundary </w:t>
      </w:r>
      <w:r>
        <w:rPr>
          <w:lang w:val="en-CA"/>
        </w:rPr>
        <w:t>of the 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1551" w:rsidRPr="00D12552" w14:paraId="6D25BD84" w14:textId="77777777" w:rsidTr="00D806CC">
        <w:trPr>
          <w:cantSplit/>
        </w:trPr>
        <w:tc>
          <w:tcPr>
            <w:tcW w:w="4219" w:type="dxa"/>
            <w:tcBorders>
              <w:right w:val="nil"/>
            </w:tcBorders>
            <w:shd w:val="clear" w:color="auto" w:fill="auto"/>
          </w:tcPr>
          <w:p w14:paraId="43C0D51B" w14:textId="4C5358A0" w:rsidR="008B1551" w:rsidRPr="00D12552" w:rsidRDefault="008B1551" w:rsidP="008B1551">
            <w:pPr>
              <w:pStyle w:val="Tabletext10"/>
              <w:rPr>
                <w:rStyle w:val="requri"/>
                <w:lang w:val="en-CA"/>
              </w:rPr>
            </w:pPr>
            <w:r>
              <w:rPr>
                <w:rStyle w:val="requri"/>
                <w:lang w:val="en-CA"/>
              </w:rPr>
              <w:t>/req/gsml4-timescale</w:t>
            </w:r>
            <w:r w:rsidRPr="00D12552">
              <w:rPr>
                <w:rStyle w:val="requri"/>
                <w:lang w:val="en-CA"/>
              </w:rPr>
              <w:t>/</w:t>
            </w:r>
            <w:r>
              <w:rPr>
                <w:rStyle w:val="requri"/>
                <w:lang w:val="en-CA"/>
              </w:rPr>
              <w:t>start</w:t>
            </w:r>
          </w:p>
        </w:tc>
        <w:tc>
          <w:tcPr>
            <w:tcW w:w="4678" w:type="dxa"/>
            <w:tcBorders>
              <w:left w:val="nil"/>
            </w:tcBorders>
            <w:shd w:val="clear" w:color="auto" w:fill="auto"/>
          </w:tcPr>
          <w:p w14:paraId="57BC4812" w14:textId="0828BB03" w:rsidR="008B1551" w:rsidRPr="00D12552" w:rsidRDefault="008B1551" w:rsidP="00D806CC">
            <w:pPr>
              <w:pStyle w:val="Tabletext10"/>
              <w:jc w:val="left"/>
              <w:rPr>
                <w:rStyle w:val="reqtext"/>
                <w:lang w:val="en-CA"/>
              </w:rPr>
            </w:pPr>
            <w:r>
              <w:rPr>
                <w:rStyle w:val="reqtext"/>
                <w:lang w:val="en-CA"/>
              </w:rPr>
              <w:t xml:space="preserve">The start </w:t>
            </w:r>
            <w:r w:rsidRPr="008F3406">
              <w:rPr>
                <w:rStyle w:val="Entity"/>
              </w:rPr>
              <w:t>TimeOrdinalEraBoundary</w:t>
            </w:r>
            <w:r>
              <w:rPr>
                <w:rStyle w:val="reqtext"/>
                <w:lang w:val="en-CA"/>
              </w:rPr>
              <w:t xml:space="preserve"> SHALL refer to the oldest boundary</w:t>
            </w:r>
          </w:p>
        </w:tc>
      </w:tr>
    </w:tbl>
    <w:p w14:paraId="586403A0" w14:textId="77777777" w:rsidR="008B1551" w:rsidRDefault="008B1551">
      <w:pPr>
        <w:rPr>
          <w:lang w:val="en-CA"/>
        </w:rPr>
      </w:pPr>
    </w:p>
    <w:p w14:paraId="2D460557" w14:textId="648EFF6F" w:rsidR="00347A75" w:rsidRPr="009C372C" w:rsidRDefault="00347A75" w:rsidP="009C372C">
      <w:pPr>
        <w:pStyle w:val="Heading5"/>
        <w:rPr>
          <w:lang w:val="en-CA"/>
        </w:rPr>
      </w:pPr>
      <w:proofErr w:type="gramStart"/>
      <w:r>
        <w:rPr>
          <w:lang w:val="en-CA"/>
        </w:rPr>
        <w:t>end</w:t>
      </w:r>
      <w:proofErr w:type="gramEnd"/>
    </w:p>
    <w:p w14:paraId="4339AC52" w14:textId="3E0C1832" w:rsidR="00347A75" w:rsidRDefault="00347A75" w:rsidP="00347A75">
      <w:pPr>
        <w:rPr>
          <w:lang w:val="en-CA"/>
        </w:rPr>
      </w:pPr>
      <w:r>
        <w:rPr>
          <w:lang w:val="en-CA"/>
        </w:rPr>
        <w:t xml:space="preserve">The </w:t>
      </w:r>
      <w:r w:rsidRPr="008F3406">
        <w:rPr>
          <w:rStyle w:val="Entity"/>
        </w:rPr>
        <w:t>end</w:t>
      </w:r>
      <w:r>
        <w:rPr>
          <w:lang w:val="en-CA"/>
        </w:rPr>
        <w:t xml:space="preserve"> property </w:t>
      </w:r>
      <w:r w:rsidR="009C372C">
        <w:rPr>
          <w:lang w:val="en-CA"/>
        </w:rPr>
        <w:t>is</w:t>
      </w:r>
      <w:r>
        <w:rPr>
          <w:lang w:val="en-CA"/>
        </w:rPr>
        <w:t xml:space="preserve"> an association to a </w:t>
      </w:r>
      <w:r w:rsidRPr="008F3406">
        <w:rPr>
          <w:rStyle w:val="Entity"/>
        </w:rPr>
        <w:t>TimeOrdinalEraBoundary</w:t>
      </w:r>
      <w:r>
        <w:rPr>
          <w:lang w:val="en-CA"/>
        </w:rPr>
        <w:t xml:space="preserve"> that defines the end </w:t>
      </w:r>
      <w:r w:rsidR="008B1551">
        <w:rPr>
          <w:lang w:val="en-CA"/>
        </w:rPr>
        <w:t xml:space="preserve">(the youngest) </w:t>
      </w:r>
      <w:r w:rsidR="009C372C">
        <w:rPr>
          <w:lang w:val="en-CA"/>
        </w:rPr>
        <w:t xml:space="preserve">boundary </w:t>
      </w:r>
      <w:r>
        <w:rPr>
          <w:lang w:val="en-CA"/>
        </w:rPr>
        <w:t>of the 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1551" w:rsidRPr="00D12552" w14:paraId="486A9AC7" w14:textId="77777777" w:rsidTr="00D806CC">
        <w:trPr>
          <w:cantSplit/>
        </w:trPr>
        <w:tc>
          <w:tcPr>
            <w:tcW w:w="4219" w:type="dxa"/>
            <w:tcBorders>
              <w:right w:val="nil"/>
            </w:tcBorders>
            <w:shd w:val="clear" w:color="auto" w:fill="auto"/>
          </w:tcPr>
          <w:p w14:paraId="02D76E32" w14:textId="4331DF06" w:rsidR="008B1551" w:rsidRPr="00D12552" w:rsidRDefault="008B1551" w:rsidP="008B1551">
            <w:pPr>
              <w:pStyle w:val="Tabletext10"/>
              <w:rPr>
                <w:rStyle w:val="requri"/>
                <w:lang w:val="en-CA"/>
              </w:rPr>
            </w:pPr>
            <w:r>
              <w:rPr>
                <w:rStyle w:val="requri"/>
                <w:lang w:val="en-CA"/>
              </w:rPr>
              <w:lastRenderedPageBreak/>
              <w:t>/req/gsml4-timescale</w:t>
            </w:r>
            <w:r w:rsidRPr="00D12552">
              <w:rPr>
                <w:rStyle w:val="requri"/>
                <w:lang w:val="en-CA"/>
              </w:rPr>
              <w:t>/</w:t>
            </w:r>
            <w:r>
              <w:rPr>
                <w:rStyle w:val="requri"/>
                <w:lang w:val="en-CA"/>
              </w:rPr>
              <w:t>end</w:t>
            </w:r>
          </w:p>
        </w:tc>
        <w:tc>
          <w:tcPr>
            <w:tcW w:w="4678" w:type="dxa"/>
            <w:tcBorders>
              <w:left w:val="nil"/>
            </w:tcBorders>
            <w:shd w:val="clear" w:color="auto" w:fill="auto"/>
          </w:tcPr>
          <w:p w14:paraId="1DAB1C55" w14:textId="3D937FA7" w:rsidR="008B1551" w:rsidRPr="00D12552" w:rsidRDefault="008B1551" w:rsidP="008B1551">
            <w:pPr>
              <w:pStyle w:val="Tabletext10"/>
              <w:jc w:val="left"/>
              <w:rPr>
                <w:rStyle w:val="reqtext"/>
                <w:lang w:val="en-CA"/>
              </w:rPr>
            </w:pPr>
            <w:r>
              <w:rPr>
                <w:rStyle w:val="reqtext"/>
                <w:lang w:val="en-CA"/>
              </w:rPr>
              <w:t xml:space="preserve">The start </w:t>
            </w:r>
            <w:r w:rsidRPr="008F3406">
              <w:rPr>
                <w:rStyle w:val="Entity"/>
              </w:rPr>
              <w:t>TimeOrdinalEraBoundary</w:t>
            </w:r>
            <w:r>
              <w:rPr>
                <w:rStyle w:val="reqtext"/>
                <w:lang w:val="en-CA"/>
              </w:rPr>
              <w:t xml:space="preserve"> SHALL refer to the youngest boundary</w:t>
            </w:r>
          </w:p>
        </w:tc>
      </w:tr>
    </w:tbl>
    <w:p w14:paraId="7ECF01DE" w14:textId="77777777" w:rsidR="004A18C3" w:rsidRDefault="004A18C3" w:rsidP="00821F1F"/>
    <w:p w14:paraId="39A11776" w14:textId="77777777" w:rsidR="008B1551" w:rsidRDefault="008B1551" w:rsidP="00821F1F"/>
    <w:p w14:paraId="6177394F" w14:textId="32D2AF4F" w:rsidR="00B0615B" w:rsidRDefault="00B0615B" w:rsidP="00B0615B">
      <w:pPr>
        <w:pStyle w:val="Heading4"/>
      </w:pPr>
      <w:r>
        <w:t>TimeOrdinalEraBoundary</w:t>
      </w:r>
    </w:p>
    <w:p w14:paraId="35DE78F2" w14:textId="77777777" w:rsidR="00B0615B" w:rsidRDefault="00B0615B" w:rsidP="00821F1F"/>
    <w:p w14:paraId="30B99EEF" w14:textId="6640CA68" w:rsidR="00B0615B" w:rsidRDefault="00347A75" w:rsidP="00821F1F">
      <w:r>
        <w:t xml:space="preserve">A </w:t>
      </w:r>
      <w:r w:rsidRPr="008F3406">
        <w:rPr>
          <w:rStyle w:val="Entity"/>
        </w:rPr>
        <w:t>TimeOrdinalEraBoundary</w:t>
      </w:r>
      <w:r>
        <w:t xml:space="preserve"> is a</w:t>
      </w:r>
      <w:r w:rsidR="00B0615B" w:rsidRPr="00B0615B">
        <w:t xml:space="preserve"> point in Earth's history which bounds a </w:t>
      </w:r>
      <w:r w:rsidR="00B0615B" w:rsidRPr="008F3406">
        <w:rPr>
          <w:rStyle w:val="Entity"/>
        </w:rPr>
        <w:t>TimeOrdinalEra</w:t>
      </w:r>
      <w:r w:rsidR="00B0615B" w:rsidRPr="00B0615B">
        <w:t>.</w:t>
      </w:r>
    </w:p>
    <w:p w14:paraId="7C1340D0" w14:textId="2CF4AA93" w:rsidR="008132F4" w:rsidRPr="008132F4" w:rsidRDefault="00077991" w:rsidP="009C372C">
      <w:pPr>
        <w:pStyle w:val="Heading5"/>
      </w:pPr>
      <w:r>
        <w:t>position</w:t>
      </w:r>
    </w:p>
    <w:p w14:paraId="751D2AC9" w14:textId="63D54075" w:rsidR="008132F4" w:rsidRDefault="008132F4">
      <w:r>
        <w:t xml:space="preserve">The </w:t>
      </w:r>
      <w:r w:rsidRPr="008F3406">
        <w:rPr>
          <w:rStyle w:val="Entity"/>
        </w:rPr>
        <w:t>position</w:t>
      </w:r>
      <w:proofErr w:type="gramStart"/>
      <w:r w:rsidRPr="008F3406">
        <w:rPr>
          <w:rStyle w:val="Entity"/>
        </w:rPr>
        <w:t>:TM</w:t>
      </w:r>
      <w:proofErr w:type="gramEnd"/>
      <w:r w:rsidRPr="008F3406">
        <w:rPr>
          <w:rStyle w:val="Entity"/>
        </w:rPr>
        <w:t>_Instant</w:t>
      </w:r>
      <w:r>
        <w:t xml:space="preserve"> property describe</w:t>
      </w:r>
      <w:r w:rsidR="009C372C">
        <w:t>s</w:t>
      </w:r>
      <w:r>
        <w:t xml:space="preserve"> a </w:t>
      </w:r>
      <w:r w:rsidRPr="008132F4">
        <w:t>point in time corresponding to the era boundary</w:t>
      </w:r>
      <w:r>
        <w:t>.</w:t>
      </w:r>
    </w:p>
    <w:p w14:paraId="726A0120" w14:textId="142F487C" w:rsidR="008132F4" w:rsidRPr="008132F4" w:rsidRDefault="008132F4" w:rsidP="009C372C">
      <w:pPr>
        <w:pStyle w:val="Heading5"/>
      </w:pPr>
      <w:r w:rsidRPr="008132F4">
        <w:t>positionalUncertainty</w:t>
      </w:r>
    </w:p>
    <w:p w14:paraId="2EC85A37" w14:textId="26BBF595" w:rsidR="008132F4" w:rsidRDefault="008132F4" w:rsidP="008132F4">
      <w:r>
        <w:t xml:space="preserve">The property </w:t>
      </w:r>
      <w:r w:rsidRPr="008F3406">
        <w:rPr>
          <w:rStyle w:val="Entity"/>
        </w:rPr>
        <w:t>positionalUncertainty</w:t>
      </w:r>
      <w:r>
        <w:t xml:space="preserve"> (</w:t>
      </w:r>
      <w:r w:rsidR="00253146" w:rsidRPr="008F3406">
        <w:rPr>
          <w:rStyle w:val="Entity"/>
        </w:rPr>
        <w:t>SWE::Quantity</w:t>
      </w:r>
      <w:r>
        <w:t xml:space="preserve">) </w:t>
      </w:r>
      <w:r w:rsidR="009C372C">
        <w:t>contains</w:t>
      </w:r>
      <w:r>
        <w:t xml:space="preserve"> a</w:t>
      </w:r>
      <w:r w:rsidRPr="008132F4">
        <w:t xml:space="preserve"> measure of the uncertainty in the estimate of the point in time of the era boundary</w:t>
      </w:r>
      <w:r>
        <w:t>.</w:t>
      </w:r>
    </w:p>
    <w:p w14:paraId="509EE877" w14:textId="7D643135" w:rsidR="0059102D" w:rsidRPr="0059102D" w:rsidRDefault="008132F4" w:rsidP="009C372C">
      <w:pPr>
        <w:pStyle w:val="Heading5"/>
      </w:pPr>
      <w:r w:rsidRPr="008132F4">
        <w:t>previousEra</w:t>
      </w:r>
    </w:p>
    <w:p w14:paraId="68AF7099" w14:textId="70E1F383" w:rsidR="008132F4" w:rsidRDefault="008132F4" w:rsidP="008132F4">
      <w:r>
        <w:t xml:space="preserve">The property </w:t>
      </w:r>
      <w:r w:rsidRPr="008F3406">
        <w:rPr>
          <w:rStyle w:val="Entity"/>
        </w:rPr>
        <w:t>previousEra</w:t>
      </w:r>
      <w:r>
        <w:t xml:space="preserve"> </w:t>
      </w:r>
      <w:r w:rsidR="009C372C">
        <w:t>is</w:t>
      </w:r>
      <w:r>
        <w:t xml:space="preserve"> an association between </w:t>
      </w:r>
      <w:r w:rsidR="0059102D">
        <w:t xml:space="preserve">a </w:t>
      </w:r>
      <w:r w:rsidR="0059102D" w:rsidRPr="008F3406">
        <w:rPr>
          <w:rStyle w:val="Entity"/>
        </w:rPr>
        <w:t>TimeOrdinalEraBoundary</w:t>
      </w:r>
      <w:r w:rsidR="0059102D">
        <w:t xml:space="preserve"> and a </w:t>
      </w:r>
      <w:r w:rsidR="0059102D" w:rsidRPr="008F3406">
        <w:rPr>
          <w:rStyle w:val="Entity"/>
        </w:rPr>
        <w:t>TimeOrdinalEra</w:t>
      </w:r>
      <w:r w:rsidR="0059102D">
        <w:t xml:space="preserve"> to reference the preceding </w:t>
      </w:r>
      <w:r w:rsidR="009C372C">
        <w:t xml:space="preserve">(oldest) </w:t>
      </w:r>
      <w:r w:rsidR="0059102D">
        <w:t>era.</w:t>
      </w:r>
    </w:p>
    <w:p w14:paraId="0D748B9E" w14:textId="459A1F05" w:rsidR="0059102D" w:rsidRPr="009C372C" w:rsidRDefault="0059102D" w:rsidP="009C372C">
      <w:pPr>
        <w:pStyle w:val="Heading5"/>
        <w:rPr>
          <w:lang w:val="en-CA"/>
        </w:rPr>
      </w:pPr>
      <w:r w:rsidRPr="00D970E9">
        <w:rPr>
          <w:lang w:val="en-CA"/>
        </w:rPr>
        <w:t>nextEra</w:t>
      </w:r>
    </w:p>
    <w:p w14:paraId="360B90B8" w14:textId="1B01A8B7" w:rsidR="0059102D" w:rsidRDefault="0059102D" w:rsidP="0059102D">
      <w:r>
        <w:t xml:space="preserve">The property </w:t>
      </w:r>
      <w:r w:rsidRPr="008F3406">
        <w:rPr>
          <w:rStyle w:val="Entity"/>
        </w:rPr>
        <w:t>nextEra</w:t>
      </w:r>
      <w:r>
        <w:t xml:space="preserve"> </w:t>
      </w:r>
      <w:r w:rsidR="009C372C">
        <w:t>is</w:t>
      </w:r>
      <w:r>
        <w:t xml:space="preserve"> an association between a </w:t>
      </w:r>
      <w:r w:rsidRPr="008F3406">
        <w:rPr>
          <w:rStyle w:val="Entity"/>
        </w:rPr>
        <w:t>TimeOrdinalEraBoundary</w:t>
      </w:r>
      <w:r>
        <w:t xml:space="preserve"> and a </w:t>
      </w:r>
      <w:r w:rsidRPr="008F3406">
        <w:rPr>
          <w:rStyle w:val="Entity"/>
        </w:rPr>
        <w:t>TimeOrdinalEra</w:t>
      </w:r>
      <w:r>
        <w:t xml:space="preserve"> to reference the succeeding era.</w:t>
      </w:r>
    </w:p>
    <w:p w14:paraId="2B9AD269" w14:textId="72D6E40C" w:rsidR="0059102D" w:rsidRPr="009C372C" w:rsidRDefault="0059102D" w:rsidP="009C372C">
      <w:pPr>
        <w:pStyle w:val="Heading5"/>
        <w:rPr>
          <w:lang w:val="en-CA"/>
        </w:rPr>
      </w:pPr>
      <w:r w:rsidRPr="00D970E9">
        <w:rPr>
          <w:lang w:val="en-CA"/>
        </w:rPr>
        <w:t>observationalBasis</w:t>
      </w:r>
    </w:p>
    <w:p w14:paraId="5FA1BE3B" w14:textId="1313880F" w:rsidR="0059102D" w:rsidRDefault="0059102D">
      <w:r>
        <w:rPr>
          <w:lang w:val="en-CA"/>
        </w:rPr>
        <w:t>The p</w:t>
      </w:r>
      <w:r w:rsidR="009C372C">
        <w:rPr>
          <w:lang w:val="en-CA"/>
        </w:rPr>
        <w:t xml:space="preserve">roperty </w:t>
      </w:r>
      <w:r w:rsidR="009C372C" w:rsidRPr="008F3406">
        <w:rPr>
          <w:rStyle w:val="Entity"/>
        </w:rPr>
        <w:t>observationalBasis</w:t>
      </w:r>
      <w:r w:rsidR="009C372C">
        <w:rPr>
          <w:lang w:val="en-CA"/>
        </w:rPr>
        <w:t xml:space="preserve"> is</w:t>
      </w:r>
      <w:r>
        <w:rPr>
          <w:lang w:val="en-CA"/>
        </w:rPr>
        <w:t xml:space="preserve"> be an association between a </w:t>
      </w:r>
      <w:r w:rsidRPr="008F3406">
        <w:rPr>
          <w:rStyle w:val="Entity"/>
        </w:rPr>
        <w:t>TimeOrdinalEraBoundary</w:t>
      </w:r>
      <w:r>
        <w:rPr>
          <w:lang w:val="en-CA"/>
        </w:rPr>
        <w:t xml:space="preserve"> and a</w:t>
      </w:r>
      <w:r w:rsidR="005D5B95">
        <w:rPr>
          <w:lang w:val="en-CA"/>
        </w:rPr>
        <w:t>n</w:t>
      </w:r>
      <w:r>
        <w:rPr>
          <w:lang w:val="en-CA"/>
        </w:rPr>
        <w:t xml:space="preserve"> </w:t>
      </w:r>
      <w:r w:rsidR="008F3406" w:rsidRPr="008F3406">
        <w:rPr>
          <w:rStyle w:val="Entity"/>
        </w:rPr>
        <w:t>OM::</w:t>
      </w:r>
      <w:r w:rsidRPr="008F3406">
        <w:rPr>
          <w:rStyle w:val="Entity"/>
        </w:rPr>
        <w:t xml:space="preserve">OM_Observation </w:t>
      </w:r>
      <w:r w:rsidR="005D5B95">
        <w:rPr>
          <w:lang w:val="en-CA"/>
        </w:rPr>
        <w:t xml:space="preserve">in </w:t>
      </w:r>
      <w:r>
        <w:rPr>
          <w:lang w:val="en-CA"/>
        </w:rPr>
        <w:t>support</w:t>
      </w:r>
      <w:r w:rsidRPr="0059102D">
        <w:rPr>
          <w:lang w:val="en-CA"/>
        </w:rPr>
        <w:t xml:space="preserve"> </w:t>
      </w:r>
      <w:r w:rsidR="005D5B95">
        <w:rPr>
          <w:lang w:val="en-CA"/>
        </w:rPr>
        <w:t xml:space="preserve">of </w:t>
      </w:r>
      <w:r w:rsidR="009C372C">
        <w:rPr>
          <w:lang w:val="en-CA"/>
        </w:rPr>
        <w:t xml:space="preserve">the existence of the boundary defined by </w:t>
      </w:r>
      <w:r w:rsidRPr="0059102D">
        <w:rPr>
          <w:lang w:val="en-CA"/>
        </w:rPr>
        <w:t>ge</w:t>
      </w:r>
      <w:r w:rsidR="009C372C">
        <w:rPr>
          <w:lang w:val="en-CA"/>
        </w:rPr>
        <w:t>ochronology, paleontology, or other evidence</w:t>
      </w:r>
      <w:r w:rsidR="008279FB">
        <w:rPr>
          <w:lang w:val="en-CA"/>
        </w:rPr>
        <w:t>.</w:t>
      </w:r>
    </w:p>
    <w:p w14:paraId="4F046F66" w14:textId="58C4DB99" w:rsidR="00B0615B" w:rsidRDefault="00935ECA" w:rsidP="00935ECA">
      <w:pPr>
        <w:pStyle w:val="Heading3"/>
      </w:pPr>
      <w:bookmarkStart w:id="453" w:name="BKM_63ECF066_EE03_4253_8744_0F86D06238D4"/>
      <w:bookmarkStart w:id="454" w:name="BKM_87370C48_A777_490F_8AD5_7B430EEB4CC8"/>
      <w:bookmarkStart w:id="455" w:name="BKM_229122EC_1DA3_4235_81D3_26787B18C5E7"/>
      <w:bookmarkStart w:id="456" w:name="_Toc456946988"/>
      <w:bookmarkEnd w:id="453"/>
      <w:bookmarkEnd w:id="454"/>
      <w:bookmarkEnd w:id="455"/>
      <w:r>
        <w:t>Time scale</w:t>
      </w:r>
      <w:bookmarkEnd w:id="456"/>
    </w:p>
    <w:p w14:paraId="1399B02A" w14:textId="77777777" w:rsidR="00935ECA" w:rsidRDefault="00935ECA" w:rsidP="00821F1F"/>
    <w:p w14:paraId="7F1B637E" w14:textId="6AA81148" w:rsidR="00935ECA" w:rsidRDefault="00935ECA" w:rsidP="00821F1F">
      <w:r w:rsidRPr="00935ECA">
        <w:t xml:space="preserve">The </w:t>
      </w:r>
      <w:r w:rsidRPr="005603F4">
        <w:rPr>
          <w:rStyle w:val="Entity"/>
        </w:rPr>
        <w:t>Timescale</w:t>
      </w:r>
      <w:r w:rsidRPr="00935ECA">
        <w:t xml:space="preserve"> package describes geologic time periods (geochronologic eras) and the boundaries between them.</w:t>
      </w:r>
    </w:p>
    <w:p w14:paraId="586D1C06" w14:textId="4622E21E" w:rsidR="00935ECA" w:rsidRDefault="00F658C5" w:rsidP="00935ECA">
      <w:pPr>
        <w:keepNext/>
      </w:pPr>
      <w:r>
        <w:rPr>
          <w:noProof/>
          <w:lang w:val="en-CA" w:eastAsia="en-CA"/>
        </w:rPr>
        <w:lastRenderedPageBreak/>
        <w:drawing>
          <wp:inline distT="0" distB="0" distL="0" distR="0" wp14:anchorId="61396997" wp14:editId="7B8C082F">
            <wp:extent cx="5495925" cy="4838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95925" cy="4838700"/>
                    </a:xfrm>
                    <a:prstGeom prst="rect">
                      <a:avLst/>
                    </a:prstGeom>
                    <a:noFill/>
                    <a:ln>
                      <a:noFill/>
                    </a:ln>
                  </pic:spPr>
                </pic:pic>
              </a:graphicData>
            </a:graphic>
          </wp:inline>
        </w:drawing>
      </w:r>
    </w:p>
    <w:p w14:paraId="4CABE6E0" w14:textId="07EFB632" w:rsidR="00935ECA" w:rsidRDefault="00935ECA" w:rsidP="00935ECA">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66</w:t>
      </w:r>
      <w:r w:rsidR="00673E83">
        <w:rPr>
          <w:noProof/>
        </w:rPr>
        <w:fldChar w:fldCharType="end"/>
      </w:r>
      <w:r>
        <w:t>: Time scale</w:t>
      </w:r>
      <w:r w:rsidR="008279FB">
        <w:t xml:space="preserve"> summary diagram.</w:t>
      </w:r>
    </w:p>
    <w:p w14:paraId="79C4F28B" w14:textId="77777777" w:rsidR="00935ECA" w:rsidRDefault="00935ECA" w:rsidP="00821F1F"/>
    <w:p w14:paraId="1263EAD3" w14:textId="56E2DACD" w:rsidR="00B42641" w:rsidRDefault="00B42641" w:rsidP="00B42641">
      <w:pPr>
        <w:pStyle w:val="Heading4"/>
      </w:pPr>
      <w:r>
        <w:t>GeologicTimeScale</w:t>
      </w:r>
    </w:p>
    <w:p w14:paraId="01DE5331" w14:textId="77777777" w:rsidR="00B42641" w:rsidRDefault="00B42641" w:rsidP="00821F1F"/>
    <w:p w14:paraId="1E34490B" w14:textId="1F2C4EF8" w:rsidR="00B42641" w:rsidRDefault="00B42641" w:rsidP="00821F1F">
      <w:r w:rsidRPr="00B42641">
        <w:t xml:space="preserve">The </w:t>
      </w:r>
      <w:commentRangeStart w:id="457"/>
      <w:r w:rsidRPr="00B42641">
        <w:t xml:space="preserve">classic "Geologic Timescale" </w:t>
      </w:r>
      <w:commentRangeEnd w:id="457"/>
      <w:r w:rsidR="00747A08">
        <w:rPr>
          <w:rStyle w:val="CommentReference"/>
        </w:rPr>
        <w:commentReference w:id="457"/>
      </w:r>
      <w:r w:rsidRPr="00B42641">
        <w:t>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Heading4"/>
      </w:pPr>
      <w:r>
        <w:t>GeochronologicEra</w:t>
      </w:r>
    </w:p>
    <w:p w14:paraId="577988DF" w14:textId="77777777" w:rsidR="00935ECA" w:rsidRDefault="00935ECA" w:rsidP="00935ECA"/>
    <w:p w14:paraId="412952CB" w14:textId="533E846D" w:rsidR="00935ECA" w:rsidRDefault="001B130F" w:rsidP="00935ECA">
      <w:r w:rsidRPr="001B130F">
        <w:t xml:space="preserve">A </w:t>
      </w:r>
      <w:r w:rsidRPr="005603F4">
        <w:rPr>
          <w:rStyle w:val="Entity"/>
        </w:rPr>
        <w:t>GeochronologicEra</w:t>
      </w:r>
      <w:r w:rsidRPr="001B130F">
        <w:t xml:space="preserve"> is a period of time between two </w:t>
      </w:r>
      <w:r w:rsidRPr="005603F4">
        <w:rPr>
          <w:rStyle w:val="Entity"/>
        </w:rPr>
        <w:t>GeochronologicBoundaries</w:t>
      </w:r>
      <w:r>
        <w:t xml:space="preserve">. </w:t>
      </w:r>
      <w:r w:rsidR="00935ECA">
        <w:t xml:space="preserve">The association of a </w:t>
      </w:r>
      <w:r w:rsidRPr="005603F4">
        <w:rPr>
          <w:rStyle w:val="Entity"/>
        </w:rPr>
        <w:t>GeochronologicEra</w:t>
      </w:r>
      <w:r>
        <w:t xml:space="preserve"> </w:t>
      </w:r>
      <w:r w:rsidR="00935ECA">
        <w:t xml:space="preserve">with a stratotype is optional.  In the GSSP approach </w:t>
      </w:r>
      <w:r w:rsidR="00935ECA">
        <w:lastRenderedPageBreak/>
        <w:t xml:space="preserve">recommended by ICS for the Global Geologic Timescale, </w:t>
      </w:r>
      <w:r w:rsidR="001F413D">
        <w:t xml:space="preserve">Unit Stratotypes are not used.  </w:t>
      </w:r>
      <w:r w:rsidR="00935ECA">
        <w:t xml:space="preserve">Rather, the association of an Era with geologic units and sections is indirect, via the association of an era with Boundaries, which are in turn tied to Stratotype Points, which occur within host Stratotype Sections. </w:t>
      </w:r>
    </w:p>
    <w:p w14:paraId="4E87AFB3" w14:textId="1CCDA411" w:rsidR="00606F7E" w:rsidRDefault="00F658C5" w:rsidP="00606F7E">
      <w:pPr>
        <w:keepNext/>
      </w:pPr>
      <w:r>
        <w:rPr>
          <w:noProof/>
          <w:lang w:val="en-CA" w:eastAsia="en-CA"/>
        </w:rPr>
        <w:drawing>
          <wp:inline distT="0" distB="0" distL="0" distR="0" wp14:anchorId="4C779ED5" wp14:editId="28C80752">
            <wp:extent cx="5486400" cy="496252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86400" cy="4962525"/>
                    </a:xfrm>
                    <a:prstGeom prst="rect">
                      <a:avLst/>
                    </a:prstGeom>
                    <a:noFill/>
                    <a:ln>
                      <a:noFill/>
                    </a:ln>
                  </pic:spPr>
                </pic:pic>
              </a:graphicData>
            </a:graphic>
          </wp:inline>
        </w:drawing>
      </w:r>
    </w:p>
    <w:p w14:paraId="21B3C114" w14:textId="099E431E" w:rsidR="00935ECA" w:rsidRDefault="00606F7E" w:rsidP="00606F7E">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67</w:t>
      </w:r>
      <w:r w:rsidR="00673E83">
        <w:rPr>
          <w:noProof/>
        </w:rPr>
        <w:fldChar w:fldCharType="end"/>
      </w:r>
      <w:r>
        <w:t xml:space="preserve"> : GeochronologicEra</w:t>
      </w:r>
      <w:r w:rsidR="008279FB">
        <w:t xml:space="preserve"> context diagram.</w:t>
      </w:r>
    </w:p>
    <w:p w14:paraId="31E54DBB" w14:textId="3FF7841E" w:rsidR="001B130F" w:rsidRPr="001F413D" w:rsidRDefault="001B130F" w:rsidP="001F413D">
      <w:pPr>
        <w:pStyle w:val="Heading5"/>
        <w:rPr>
          <w:lang w:val="en-CA"/>
        </w:rPr>
      </w:pPr>
      <w:bookmarkStart w:id="458" w:name="BKM_87E807D4_B547_4527_95DA_3886362CC5FC"/>
      <w:bookmarkEnd w:id="458"/>
      <w:r>
        <w:rPr>
          <w:lang w:val="en-CA"/>
        </w:rPr>
        <w:t>r</w:t>
      </w:r>
      <w:r w:rsidRPr="00D970E9">
        <w:rPr>
          <w:lang w:val="en-CA"/>
        </w:rPr>
        <w:t>ank</w:t>
      </w:r>
    </w:p>
    <w:p w14:paraId="7E907D78" w14:textId="762DCA9D" w:rsidR="001B130F" w:rsidRDefault="001B130F" w:rsidP="00D20646">
      <w:pPr>
        <w:rPr>
          <w:lang w:val="en-CA"/>
        </w:rPr>
      </w:pPr>
      <w:r>
        <w:rPr>
          <w:lang w:val="en-CA"/>
        </w:rPr>
        <w:t xml:space="preserve">The property </w:t>
      </w:r>
      <w:r w:rsidRPr="005603F4">
        <w:rPr>
          <w:rStyle w:val="Entity"/>
        </w:rPr>
        <w:t>rank</w:t>
      </w:r>
      <w:proofErr w:type="gramStart"/>
      <w:r w:rsidRPr="005603F4">
        <w:rPr>
          <w:rStyle w:val="Entity"/>
        </w:rPr>
        <w:t>:GeochronologicEraRank</w:t>
      </w:r>
      <w:proofErr w:type="gramEnd"/>
      <w:r>
        <w:rPr>
          <w:lang w:val="en-CA"/>
        </w:rPr>
        <w:t xml:space="preserve"> </w:t>
      </w:r>
      <w:r w:rsidR="001F413D">
        <w:rPr>
          <w:lang w:val="en-CA"/>
        </w:rPr>
        <w:t>contains</w:t>
      </w:r>
      <w:r>
        <w:rPr>
          <w:lang w:val="en-CA"/>
        </w:rPr>
        <w:t xml:space="preserve"> a term from a </w:t>
      </w:r>
      <w:r w:rsidRPr="001B130F">
        <w:rPr>
          <w:lang w:val="en-CA"/>
        </w:rPr>
        <w:t>vocabulary describing the rank of the time period (</w:t>
      </w:r>
      <w:r w:rsidR="00077991" w:rsidRPr="001B130F">
        <w:rPr>
          <w:lang w:val="en-CA"/>
        </w:rPr>
        <w:t>e.g.</w:t>
      </w:r>
      <w:r w:rsidRPr="001B130F">
        <w:rPr>
          <w:lang w:val="en-CA"/>
        </w:rPr>
        <w:t>, eon, era, period, stage)</w:t>
      </w:r>
      <w:r>
        <w:rPr>
          <w:lang w:val="en-CA"/>
        </w:rPr>
        <w:t>.</w:t>
      </w:r>
    </w:p>
    <w:p w14:paraId="2D5F024E" w14:textId="0C2AEB93" w:rsidR="00B3199C" w:rsidRPr="001F413D" w:rsidRDefault="00B3199C" w:rsidP="00D20646">
      <w:pPr>
        <w:pStyle w:val="Heading5"/>
        <w:rPr>
          <w:lang w:val="en-CA"/>
        </w:rPr>
      </w:pPr>
      <w:r>
        <w:rPr>
          <w:lang w:val="en-CA"/>
        </w:rPr>
        <w:t>s</w:t>
      </w:r>
      <w:r w:rsidR="001B130F" w:rsidRPr="00D970E9">
        <w:rPr>
          <w:lang w:val="en-CA"/>
        </w:rPr>
        <w:t>tratotype</w:t>
      </w:r>
    </w:p>
    <w:p w14:paraId="2A2B8404" w14:textId="51C7FB9C" w:rsidR="001B130F" w:rsidRDefault="001B130F" w:rsidP="00D20646">
      <w:pPr>
        <w:rPr>
          <w:lang w:val="en-CA"/>
        </w:rPr>
      </w:pPr>
      <w:r>
        <w:rPr>
          <w:lang w:val="en-CA"/>
        </w:rPr>
        <w:t xml:space="preserve">The property </w:t>
      </w:r>
      <w:r w:rsidRPr="005603F4">
        <w:rPr>
          <w:rStyle w:val="Entity"/>
        </w:rPr>
        <w:t>stratotype</w:t>
      </w:r>
      <w:r>
        <w:rPr>
          <w:lang w:val="en-CA"/>
        </w:rPr>
        <w:t xml:space="preserve"> </w:t>
      </w:r>
      <w:r w:rsidR="001F413D">
        <w:rPr>
          <w:lang w:val="en-CA"/>
        </w:rPr>
        <w:t xml:space="preserve">is </w:t>
      </w:r>
      <w:r>
        <w:rPr>
          <w:lang w:val="en-CA"/>
        </w:rPr>
        <w:t xml:space="preserve">an association between a </w:t>
      </w:r>
      <w:r w:rsidRPr="005603F4">
        <w:rPr>
          <w:rStyle w:val="Entity"/>
        </w:rPr>
        <w:t>GeochronologicEra</w:t>
      </w:r>
      <w:r>
        <w:rPr>
          <w:lang w:val="en-CA"/>
        </w:rPr>
        <w:t xml:space="preserve"> and </w:t>
      </w:r>
      <w:r w:rsidRPr="005603F4">
        <w:rPr>
          <w:rStyle w:val="Entity"/>
        </w:rPr>
        <w:t>StratigraphicSection</w:t>
      </w:r>
      <w:r>
        <w:rPr>
          <w:lang w:val="en-CA"/>
        </w:rPr>
        <w:t xml:space="preserve"> that describes a t</w:t>
      </w:r>
      <w:r w:rsidRPr="001B130F">
        <w:rPr>
          <w:lang w:val="en-CA"/>
        </w:rPr>
        <w:t>ype section that names the physical location or outcrop of a particular reference exposure of a stratigraphic sequence or stratigraphic boundary. A unit stratotype is the agreed reference point for a particular stratigraphic unit and a boundary stratotype the reference for a particular boundary between strata (Wikipedia)</w:t>
      </w:r>
      <w:r w:rsidR="008279FB">
        <w:rPr>
          <w:lang w:val="en-CA"/>
        </w:rPr>
        <w:t>.</w:t>
      </w:r>
    </w:p>
    <w:p w14:paraId="3A6EE748" w14:textId="43E01A96" w:rsidR="00935ECA" w:rsidRDefault="00606F7E" w:rsidP="00606F7E">
      <w:pPr>
        <w:pStyle w:val="Heading4"/>
      </w:pPr>
      <w:bookmarkStart w:id="459" w:name="BKM_84F1004A_AA50_459B_B70A_65E13CA8B294"/>
      <w:bookmarkEnd w:id="459"/>
      <w:r>
        <w:lastRenderedPageBreak/>
        <w:t>GeochronologicBoundary</w:t>
      </w:r>
    </w:p>
    <w:p w14:paraId="606CAAC4" w14:textId="77777777" w:rsidR="00606F7E" w:rsidRDefault="00606F7E" w:rsidP="00821F1F"/>
    <w:p w14:paraId="453A51FA" w14:textId="7804FA48" w:rsidR="00606F7E" w:rsidRDefault="00757EBF" w:rsidP="00821F1F">
      <w:r>
        <w:t xml:space="preserve">A </w:t>
      </w:r>
      <w:r w:rsidRPr="005603F4">
        <w:rPr>
          <w:rStyle w:val="Entity"/>
        </w:rPr>
        <w:t>GeochronologicBoundary</w:t>
      </w:r>
      <w:r>
        <w:t xml:space="preserve"> is a </w:t>
      </w:r>
      <w:r w:rsidR="00606F7E" w:rsidRPr="00606F7E">
        <w:t>boundary between two geochronologic time periods</w:t>
      </w:r>
      <w:r w:rsidR="008279FB">
        <w:t>.</w:t>
      </w:r>
    </w:p>
    <w:p w14:paraId="7D8220B0" w14:textId="77777777" w:rsidR="00606F7E" w:rsidRDefault="00606F7E" w:rsidP="00821F1F"/>
    <w:p w14:paraId="5A63EE19" w14:textId="2A83EE69" w:rsidR="00C343CA" w:rsidRDefault="00F658C5" w:rsidP="00C343CA">
      <w:pPr>
        <w:keepNext/>
      </w:pPr>
      <w:r>
        <w:rPr>
          <w:noProof/>
          <w:lang w:val="en-CA" w:eastAsia="en-CA"/>
        </w:rPr>
        <w:drawing>
          <wp:inline distT="0" distB="0" distL="0" distR="0" wp14:anchorId="1938F27F" wp14:editId="59BC5E8B">
            <wp:extent cx="5476875" cy="597217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76875" cy="5972175"/>
                    </a:xfrm>
                    <a:prstGeom prst="rect">
                      <a:avLst/>
                    </a:prstGeom>
                    <a:noFill/>
                    <a:ln>
                      <a:noFill/>
                    </a:ln>
                  </pic:spPr>
                </pic:pic>
              </a:graphicData>
            </a:graphic>
          </wp:inline>
        </w:drawing>
      </w:r>
    </w:p>
    <w:p w14:paraId="042CF880" w14:textId="14A7D1A8" w:rsidR="00606F7E" w:rsidRDefault="00C343CA" w:rsidP="00C343CA">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68</w:t>
      </w:r>
      <w:r w:rsidR="00673E83">
        <w:rPr>
          <w:noProof/>
        </w:rPr>
        <w:fldChar w:fldCharType="end"/>
      </w:r>
      <w:r>
        <w:t>: GeochronologyBoundary</w:t>
      </w:r>
      <w:r w:rsidR="00757EBF">
        <w:t xml:space="preserve"> context diagram</w:t>
      </w:r>
      <w:r w:rsidR="008279FB">
        <w:t>.</w:t>
      </w:r>
    </w:p>
    <w:p w14:paraId="54E0E5E0" w14:textId="3C0AB82B" w:rsidR="00757EBF" w:rsidRDefault="00757EBF" w:rsidP="00D20646">
      <w:pPr>
        <w:pStyle w:val="Heading5"/>
      </w:pPr>
      <w:r>
        <w:t>s</w:t>
      </w:r>
      <w:r w:rsidRPr="00757EBF">
        <w:t>tratotype</w:t>
      </w:r>
    </w:p>
    <w:p w14:paraId="6FC6D43D" w14:textId="07BBB576" w:rsidR="00757EBF" w:rsidRDefault="00757EBF" w:rsidP="00D20646">
      <w:r>
        <w:t xml:space="preserve">The property </w:t>
      </w:r>
      <w:r w:rsidRPr="005603F4">
        <w:rPr>
          <w:rStyle w:val="Entity"/>
        </w:rPr>
        <w:t>stratotype</w:t>
      </w:r>
      <w:r>
        <w:t xml:space="preserve"> </w:t>
      </w:r>
      <w:r w:rsidR="001F413D">
        <w:t>is</w:t>
      </w:r>
      <w:r>
        <w:t xml:space="preserve"> an association between a </w:t>
      </w:r>
      <w:r w:rsidRPr="005603F4">
        <w:rPr>
          <w:rStyle w:val="Entity"/>
        </w:rPr>
        <w:t>GeochronologicBoundary</w:t>
      </w:r>
      <w:r>
        <w:t xml:space="preserve"> and a </w:t>
      </w:r>
      <w:r w:rsidRPr="005603F4">
        <w:rPr>
          <w:rStyle w:val="Entity"/>
        </w:rPr>
        <w:t>StratigraphicPoint</w:t>
      </w:r>
      <w:r>
        <w:t xml:space="preserve"> that are associated with the boundary. A </w:t>
      </w:r>
      <w:r w:rsidRPr="005603F4">
        <w:rPr>
          <w:rStyle w:val="Entity"/>
        </w:rPr>
        <w:t>GeochronologicBoundary</w:t>
      </w:r>
      <w:r>
        <w:t xml:space="preserve"> </w:t>
      </w:r>
      <w:r>
        <w:lastRenderedPageBreak/>
        <w:t xml:space="preserve">can be associated with more than one </w:t>
      </w:r>
      <w:r w:rsidRPr="005603F4">
        <w:rPr>
          <w:rStyle w:val="Entity"/>
        </w:rPr>
        <w:t>StratigraphicPoints</w:t>
      </w:r>
      <w:r>
        <w:t>, b</w:t>
      </w:r>
      <w:r w:rsidRPr="00757EBF">
        <w:t>ut only one may have GSSP ratified status. The others are proposed equivalent.</w:t>
      </w:r>
    </w:p>
    <w:p w14:paraId="78B100F8" w14:textId="397F2BA5" w:rsidR="00757EBF" w:rsidRDefault="00757EBF" w:rsidP="00D20646">
      <w:r>
        <w:t>Example</w:t>
      </w:r>
    </w:p>
    <w:p w14:paraId="5EBA3507" w14:textId="29A4A048" w:rsidR="00757EBF" w:rsidRDefault="00757EBF" w:rsidP="00D20646">
      <w:r>
        <w:fldChar w:fldCharType="begin"/>
      </w:r>
      <w:r>
        <w:instrText xml:space="preserve"> REF _Ref440945032 \h </w:instrText>
      </w:r>
      <w:r>
        <w:fldChar w:fldCharType="separate"/>
      </w:r>
      <w:r w:rsidR="00F02ED9">
        <w:t xml:space="preserve">Figure </w:t>
      </w:r>
      <w:r w:rsidR="00F02ED9">
        <w:rPr>
          <w:noProof/>
        </w:rPr>
        <w:t>78</w:t>
      </w:r>
      <w:r>
        <w:fldChar w:fldCharType="end"/>
      </w:r>
      <w:r>
        <w:t xml:space="preserve"> show a partial encoding of Miocene</w:t>
      </w:r>
    </w:p>
    <w:p w14:paraId="6DB19622" w14:textId="5904545D" w:rsidR="008132F4" w:rsidRDefault="00F658C5" w:rsidP="008132F4">
      <w:pPr>
        <w:keepNext/>
      </w:pPr>
      <w:r>
        <w:rPr>
          <w:noProof/>
          <w:lang w:val="en-CA" w:eastAsia="en-CA"/>
        </w:rPr>
        <w:drawing>
          <wp:inline distT="0" distB="0" distL="0" distR="0" wp14:anchorId="5AC5B4AF" wp14:editId="6E2693E3">
            <wp:extent cx="5486400" cy="288607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86400" cy="2886075"/>
                    </a:xfrm>
                    <a:prstGeom prst="rect">
                      <a:avLst/>
                    </a:prstGeom>
                    <a:noFill/>
                    <a:ln>
                      <a:noFill/>
                    </a:ln>
                  </pic:spPr>
                </pic:pic>
              </a:graphicData>
            </a:graphic>
          </wp:inline>
        </w:drawing>
      </w:r>
    </w:p>
    <w:p w14:paraId="50D97A28" w14:textId="2D6344CA" w:rsidR="008132F4" w:rsidRDefault="008132F4" w:rsidP="008132F4">
      <w:pPr>
        <w:pStyle w:val="Caption"/>
      </w:pPr>
      <w:bookmarkStart w:id="460" w:name="_Ref440945032"/>
      <w:r>
        <w:t xml:space="preserve">Figure </w:t>
      </w:r>
      <w:r>
        <w:fldChar w:fldCharType="begin"/>
      </w:r>
      <w:r>
        <w:instrText xml:space="preserve"> SEQ Figure \* ARABIC </w:instrText>
      </w:r>
      <w:r>
        <w:fldChar w:fldCharType="separate"/>
      </w:r>
      <w:r w:rsidR="00E15963">
        <w:rPr>
          <w:noProof/>
        </w:rPr>
        <w:t>69</w:t>
      </w:r>
      <w:r>
        <w:fldChar w:fldCharType="end"/>
      </w:r>
      <w:bookmarkEnd w:id="460"/>
      <w:r>
        <w:t xml:space="preserve"> : Partial encoding of Miocene</w:t>
      </w:r>
      <w:r w:rsidR="008279FB">
        <w:t xml:space="preserve"> instance diagram.</w:t>
      </w:r>
    </w:p>
    <w:p w14:paraId="38AB968E" w14:textId="77777777" w:rsidR="00C343CA" w:rsidRDefault="00C343CA" w:rsidP="00C343CA"/>
    <w:p w14:paraId="4BB8F60D" w14:textId="755E625E" w:rsidR="00B42641" w:rsidRDefault="00B42641" w:rsidP="00B42641">
      <w:pPr>
        <w:pStyle w:val="Heading4"/>
      </w:pPr>
      <w:r>
        <w:t>NumericEraBoundary</w:t>
      </w:r>
    </w:p>
    <w:p w14:paraId="6B4DC284" w14:textId="77777777" w:rsidR="00B42641" w:rsidRDefault="00B42641" w:rsidP="00C343CA"/>
    <w:p w14:paraId="492A4323" w14:textId="5638AB1E" w:rsidR="00B42641" w:rsidRDefault="00757EBF" w:rsidP="00C343CA">
      <w:r w:rsidRPr="005603F4">
        <w:rPr>
          <w:rStyle w:val="Entity"/>
        </w:rPr>
        <w:t>NumericEraBoundary</w:t>
      </w:r>
      <w:r>
        <w:t xml:space="preserve"> is u</w:t>
      </w:r>
      <w:r w:rsidR="00B42641" w:rsidRPr="00B42641">
        <w:t>sed for pre-Ediacaran and Pleistocene / Holocene boundaries in the standard timescale</w:t>
      </w:r>
      <w:r w:rsidR="005D5B95">
        <w:t xml:space="preserve"> </w:t>
      </w:r>
      <w:r w:rsidR="00B42641">
        <w:t>where boundaries are not defined by a material reference but a</w:t>
      </w:r>
      <w:r w:rsidR="005D5B95">
        <w:t>s</w:t>
      </w:r>
      <w:r w:rsidR="00B42641">
        <w:t xml:space="preserve"> numerical value</w:t>
      </w:r>
      <w:r w:rsidR="005D5B95">
        <w:t>s</w:t>
      </w:r>
      <w:r w:rsidR="00B42641">
        <w:t>.</w:t>
      </w:r>
    </w:p>
    <w:p w14:paraId="172FA562" w14:textId="0676EE67" w:rsidR="008279FB" w:rsidRDefault="00F658C5" w:rsidP="00083053">
      <w:pPr>
        <w:keepNext/>
      </w:pPr>
      <w:r>
        <w:rPr>
          <w:noProof/>
          <w:lang w:val="en-CA" w:eastAsia="en-CA"/>
        </w:rPr>
        <w:lastRenderedPageBreak/>
        <w:drawing>
          <wp:inline distT="0" distB="0" distL="0" distR="0" wp14:anchorId="344623C1" wp14:editId="3009E3DA">
            <wp:extent cx="3543300" cy="41529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543300" cy="4152900"/>
                    </a:xfrm>
                    <a:prstGeom prst="rect">
                      <a:avLst/>
                    </a:prstGeom>
                    <a:noFill/>
                    <a:ln>
                      <a:noFill/>
                    </a:ln>
                  </pic:spPr>
                </pic:pic>
              </a:graphicData>
            </a:graphic>
          </wp:inline>
        </w:drawing>
      </w:r>
    </w:p>
    <w:p w14:paraId="701A1A7D" w14:textId="6EDD6E09" w:rsidR="00B42641" w:rsidRDefault="008279FB" w:rsidP="00083053">
      <w:pPr>
        <w:pStyle w:val="Caption"/>
      </w:pPr>
      <w:r>
        <w:t xml:space="preserve">Figure </w:t>
      </w:r>
      <w:r>
        <w:fldChar w:fldCharType="begin"/>
      </w:r>
      <w:r>
        <w:instrText xml:space="preserve"> SEQ Figure \* ARABIC </w:instrText>
      </w:r>
      <w:r>
        <w:fldChar w:fldCharType="separate"/>
      </w:r>
      <w:r w:rsidR="00E15963">
        <w:rPr>
          <w:noProof/>
        </w:rPr>
        <w:t>70</w:t>
      </w:r>
      <w:r>
        <w:fldChar w:fldCharType="end"/>
      </w:r>
      <w:r>
        <w:t xml:space="preserve"> : NumericEraBoundary context diagram.</w:t>
      </w:r>
    </w:p>
    <w:p w14:paraId="3E07C049" w14:textId="77777777" w:rsidR="00B42641" w:rsidRDefault="00B42641" w:rsidP="00C343CA"/>
    <w:p w14:paraId="4A6887A9" w14:textId="74CC370B" w:rsidR="00B42641" w:rsidRDefault="00B42641" w:rsidP="00B42641">
      <w:pPr>
        <w:pStyle w:val="Heading4"/>
      </w:pPr>
      <w:r>
        <w:t>StandardGlobalNumericalAge</w:t>
      </w:r>
    </w:p>
    <w:p w14:paraId="37BBBF51" w14:textId="77777777" w:rsidR="00B42641" w:rsidRDefault="00B42641" w:rsidP="00C343CA"/>
    <w:p w14:paraId="272941C0" w14:textId="151F0A42" w:rsidR="00B42641" w:rsidRDefault="00B42641" w:rsidP="00C343CA">
      <w:r w:rsidRPr="00B42641">
        <w:t>A standard numeric age point (a numeric analogue to a 'golden spike') applicable to the formal subdivision of the Precambrian, and perhaps the Pleistocene/Holocene boundary (Walshe, Gradstein and Ogg, 2004)</w:t>
      </w:r>
      <w:r w:rsidR="008279FB">
        <w:t>.</w:t>
      </w:r>
      <w:r w:rsidR="001F413D">
        <w:t xml:space="preserve"> </w:t>
      </w:r>
      <w:commentRangeStart w:id="461"/>
      <w:r w:rsidR="001F413D">
        <w:t>The boundary is not defined from a physical stratotype, although it can be influence by some, but placed at a convenient numerical value.</w:t>
      </w:r>
      <w:commentRangeEnd w:id="461"/>
      <w:r w:rsidR="001F413D">
        <w:rPr>
          <w:rStyle w:val="CommentReference"/>
        </w:rPr>
        <w:commentReference w:id="461"/>
      </w:r>
    </w:p>
    <w:p w14:paraId="38A758B3" w14:textId="77777777" w:rsidR="00B42641" w:rsidRDefault="00B42641" w:rsidP="00C343CA"/>
    <w:p w14:paraId="11C42997" w14:textId="0BEADEA6" w:rsidR="00B42641" w:rsidRDefault="00FE43AC" w:rsidP="00B42641">
      <w:pPr>
        <w:pStyle w:val="Heading3"/>
      </w:pPr>
      <w:bookmarkStart w:id="462" w:name="_Toc456946989"/>
      <w:r>
        <w:t>Geologic time</w:t>
      </w:r>
      <w:r w:rsidR="00B42641">
        <w:t xml:space="preserve"> vocabularies</w:t>
      </w:r>
      <w:bookmarkEnd w:id="462"/>
    </w:p>
    <w:p w14:paraId="0B7CFA5A" w14:textId="77777777" w:rsidR="00FE43AC" w:rsidRDefault="00FE43AC" w:rsidP="00FE43AC"/>
    <w:p w14:paraId="294622AE" w14:textId="4A972907" w:rsidR="00FE43AC" w:rsidRDefault="00FE43AC" w:rsidP="00FE43AC">
      <w:r>
        <w:t>Geologic time package ha</w:t>
      </w:r>
      <w:r w:rsidR="00640771">
        <w:t>s</w:t>
      </w:r>
      <w:r>
        <w:t xml:space="preserve"> only one vocabulary</w:t>
      </w:r>
      <w:r w:rsidR="00634C52">
        <w:t xml:space="preserve"> (</w:t>
      </w:r>
      <w:r w:rsidR="00634C52">
        <w:fldChar w:fldCharType="begin"/>
      </w:r>
      <w:r w:rsidR="00634C52">
        <w:instrText xml:space="preserve"> REF _Ref433005219 \h </w:instrText>
      </w:r>
      <w:r w:rsidR="00634C52">
        <w:fldChar w:fldCharType="separate"/>
      </w:r>
      <w:r w:rsidR="00F02ED9">
        <w:t xml:space="preserve">Table </w:t>
      </w:r>
      <w:r w:rsidR="00F02ED9">
        <w:rPr>
          <w:noProof/>
        </w:rPr>
        <w:t>6</w:t>
      </w:r>
      <w:r w:rsidR="00634C52">
        <w:fldChar w:fldCharType="end"/>
      </w:r>
      <w:r w:rsidR="00634C52">
        <w:t>)</w:t>
      </w:r>
      <w:r>
        <w:t>.</w:t>
      </w:r>
    </w:p>
    <w:p w14:paraId="549D1547" w14:textId="77777777" w:rsidR="00FE43AC" w:rsidRPr="00FE43AC" w:rsidRDefault="00FE43AC" w:rsidP="00FE43AC"/>
    <w:p w14:paraId="034AE013" w14:textId="633FE946" w:rsidR="00634C52" w:rsidRDefault="00634C52" w:rsidP="00634C52">
      <w:pPr>
        <w:pStyle w:val="Caption"/>
        <w:keepNext/>
      </w:pPr>
      <w:bookmarkStart w:id="463" w:name="_Ref433005219"/>
      <w:r>
        <w:lastRenderedPageBreak/>
        <w:t xml:space="preserve">Table </w:t>
      </w:r>
      <w:r w:rsidR="00415E41">
        <w:fldChar w:fldCharType="begin"/>
      </w:r>
      <w:r w:rsidR="00415E41">
        <w:instrText xml:space="preserve"> SEQ Table \* ARABIC </w:instrText>
      </w:r>
      <w:r w:rsidR="00415E41">
        <w:fldChar w:fldCharType="separate"/>
      </w:r>
      <w:r w:rsidR="00F02ED9">
        <w:rPr>
          <w:noProof/>
        </w:rPr>
        <w:t>6</w:t>
      </w:r>
      <w:r w:rsidR="00415E41">
        <w:fldChar w:fldCharType="end"/>
      </w:r>
      <w:bookmarkEnd w:id="463"/>
      <w:r>
        <w:t>: Geologic time vocabulary</w:t>
      </w:r>
      <w:r w:rsidR="00B8253A">
        <w:t>.</w:t>
      </w:r>
    </w:p>
    <w:tbl>
      <w:tblPr>
        <w:tblW w:w="0" w:type="auto"/>
        <w:tblBorders>
          <w:top w:val="single" w:sz="8" w:space="0" w:color="000000"/>
          <w:bottom w:val="single" w:sz="8" w:space="0" w:color="000000"/>
        </w:tblBorders>
        <w:tblLook w:val="04A0" w:firstRow="1" w:lastRow="0" w:firstColumn="1" w:lastColumn="0" w:noHBand="0" w:noVBand="1"/>
      </w:tblPr>
      <w:tblGrid>
        <w:gridCol w:w="2660"/>
        <w:gridCol w:w="6196"/>
      </w:tblGrid>
      <w:tr w:rsidR="00FE43AC" w:rsidRPr="005603F4" w14:paraId="58DE9AFE" w14:textId="77777777" w:rsidTr="00D970E9">
        <w:tc>
          <w:tcPr>
            <w:tcW w:w="2660" w:type="dxa"/>
            <w:tcBorders>
              <w:top w:val="single" w:sz="8" w:space="0" w:color="000000"/>
              <w:bottom w:val="single" w:sz="8" w:space="0" w:color="000000"/>
            </w:tcBorders>
            <w:shd w:val="clear" w:color="auto" w:fill="auto"/>
          </w:tcPr>
          <w:p w14:paraId="4C6C4B8A" w14:textId="77777777" w:rsidR="00FE43AC" w:rsidRPr="005603F4" w:rsidRDefault="00FE43AC" w:rsidP="00775DD7">
            <w:pPr>
              <w:rPr>
                <w:rFonts w:ascii="Consolas" w:hAnsi="Consolas" w:cs="Consolas"/>
                <w:b/>
                <w:bCs/>
                <w:color w:val="000000"/>
                <w:sz w:val="18"/>
                <w:szCs w:val="18"/>
              </w:rPr>
            </w:pPr>
            <w:r w:rsidRPr="005603F4">
              <w:rPr>
                <w:rFonts w:ascii="Consolas" w:hAnsi="Consolas" w:cs="Consolas"/>
                <w:b/>
                <w:bCs/>
                <w:color w:val="000000"/>
                <w:sz w:val="18"/>
                <w:szCs w:val="18"/>
              </w:rPr>
              <w:t>Vocabulary</w:t>
            </w:r>
          </w:p>
        </w:tc>
        <w:tc>
          <w:tcPr>
            <w:tcW w:w="6196" w:type="dxa"/>
            <w:tcBorders>
              <w:top w:val="single" w:sz="8" w:space="0" w:color="000000"/>
              <w:bottom w:val="single" w:sz="8" w:space="0" w:color="000000"/>
            </w:tcBorders>
            <w:shd w:val="clear" w:color="auto" w:fill="auto"/>
          </w:tcPr>
          <w:p w14:paraId="719AC0AD" w14:textId="77777777" w:rsidR="00FE43AC" w:rsidRPr="005603F4" w:rsidRDefault="00FE43AC" w:rsidP="00775DD7">
            <w:pPr>
              <w:rPr>
                <w:rFonts w:ascii="Consolas" w:hAnsi="Consolas" w:cs="Consolas"/>
                <w:b/>
                <w:bCs/>
                <w:color w:val="000000"/>
                <w:sz w:val="18"/>
                <w:szCs w:val="18"/>
              </w:rPr>
            </w:pPr>
            <w:r w:rsidRPr="005603F4">
              <w:rPr>
                <w:rFonts w:ascii="Consolas" w:hAnsi="Consolas" w:cs="Consolas"/>
                <w:b/>
                <w:bCs/>
                <w:color w:val="000000"/>
                <w:sz w:val="18"/>
                <w:szCs w:val="18"/>
              </w:rPr>
              <w:t>Description</w:t>
            </w:r>
          </w:p>
        </w:tc>
      </w:tr>
      <w:tr w:rsidR="000A793F" w:rsidRPr="005603F4" w14:paraId="2C9843FD" w14:textId="77777777" w:rsidTr="00D970E9">
        <w:tc>
          <w:tcPr>
            <w:tcW w:w="2660" w:type="dxa"/>
            <w:shd w:val="clear" w:color="auto" w:fill="C0C0C0"/>
          </w:tcPr>
          <w:p w14:paraId="6EECDC8F" w14:textId="3660D708" w:rsidR="00FE43AC" w:rsidRPr="005603F4" w:rsidRDefault="00FE43AC" w:rsidP="00775DD7">
            <w:pPr>
              <w:rPr>
                <w:rFonts w:ascii="Consolas" w:hAnsi="Consolas" w:cs="Consolas"/>
                <w:b/>
                <w:bCs/>
                <w:color w:val="000000"/>
                <w:sz w:val="18"/>
                <w:szCs w:val="18"/>
              </w:rPr>
            </w:pPr>
            <w:r w:rsidRPr="005603F4">
              <w:rPr>
                <w:rFonts w:ascii="Consolas" w:hAnsi="Consolas" w:cs="Consolas"/>
                <w:b/>
                <w:bCs/>
                <w:color w:val="000000"/>
                <w:sz w:val="18"/>
                <w:szCs w:val="18"/>
              </w:rPr>
              <w:t>GeochronologicEraRank</w:t>
            </w:r>
          </w:p>
        </w:tc>
        <w:tc>
          <w:tcPr>
            <w:tcW w:w="6196" w:type="dxa"/>
            <w:tcBorders>
              <w:left w:val="nil"/>
              <w:right w:val="nil"/>
            </w:tcBorders>
            <w:shd w:val="clear" w:color="auto" w:fill="C0C0C0"/>
          </w:tcPr>
          <w:p w14:paraId="7C663BAD" w14:textId="77777777" w:rsidR="00FE43AC" w:rsidRPr="005603F4" w:rsidRDefault="00FE43AC" w:rsidP="00FE43AC">
            <w:pPr>
              <w:rPr>
                <w:rFonts w:ascii="Consolas" w:hAnsi="Consolas" w:cs="Consolas"/>
                <w:color w:val="000000"/>
                <w:sz w:val="18"/>
                <w:szCs w:val="18"/>
                <w:lang w:val="en-CA"/>
              </w:rPr>
            </w:pPr>
            <w:r w:rsidRPr="005603F4">
              <w:rPr>
                <w:rFonts w:ascii="Consolas" w:hAnsi="Consolas" w:cs="Consolas"/>
                <w:color w:val="000000"/>
                <w:sz w:val="18"/>
                <w:szCs w:val="18"/>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5603F4" w:rsidRDefault="00FE43AC" w:rsidP="00FE43AC">
            <w:pPr>
              <w:rPr>
                <w:rFonts w:ascii="Consolas" w:hAnsi="Consolas" w:cs="Consolas"/>
                <w:color w:val="000000"/>
                <w:sz w:val="18"/>
                <w:szCs w:val="18"/>
                <w:lang w:val="en-CA"/>
              </w:rPr>
            </w:pPr>
            <w:r w:rsidRPr="005603F4">
              <w:rPr>
                <w:rFonts w:ascii="Consolas" w:hAnsi="Consolas" w:cs="Consolas"/>
                <w:color w:val="000000"/>
                <w:sz w:val="18"/>
                <w:szCs w:val="18"/>
                <w:lang w:val="en-CA"/>
              </w:rPr>
              <w:t>For example:</w:t>
            </w:r>
          </w:p>
          <w:p w14:paraId="5BB2EEF5" w14:textId="77777777" w:rsidR="00FE43AC" w:rsidRPr="005603F4" w:rsidRDefault="00FE43AC" w:rsidP="00C44904">
            <w:pPr>
              <w:pStyle w:val="ListParagraph"/>
              <w:numPr>
                <w:ilvl w:val="0"/>
                <w:numId w:val="13"/>
              </w:numPr>
              <w:spacing w:after="0"/>
              <w:rPr>
                <w:rFonts w:ascii="Consolas" w:hAnsi="Consolas" w:cs="Consolas"/>
                <w:color w:val="000000"/>
                <w:sz w:val="18"/>
                <w:szCs w:val="18"/>
                <w:lang w:val="en-CA"/>
              </w:rPr>
            </w:pPr>
            <w:r w:rsidRPr="005603F4">
              <w:rPr>
                <w:rFonts w:ascii="Consolas" w:hAnsi="Consolas" w:cs="Consolas"/>
                <w:color w:val="000000"/>
                <w:sz w:val="18"/>
                <w:szCs w:val="18"/>
                <w:lang w:val="en-CA"/>
              </w:rPr>
              <w:t>eon</w:t>
            </w:r>
          </w:p>
          <w:p w14:paraId="7A862556" w14:textId="77777777" w:rsidR="00FE43AC" w:rsidRPr="005603F4" w:rsidRDefault="00FE43AC" w:rsidP="00C44904">
            <w:pPr>
              <w:pStyle w:val="ListParagraph"/>
              <w:numPr>
                <w:ilvl w:val="0"/>
                <w:numId w:val="13"/>
              </w:numPr>
              <w:spacing w:after="0"/>
              <w:rPr>
                <w:rFonts w:ascii="Consolas" w:hAnsi="Consolas" w:cs="Consolas"/>
                <w:color w:val="000000"/>
                <w:sz w:val="18"/>
                <w:szCs w:val="18"/>
                <w:lang w:val="en-CA"/>
              </w:rPr>
            </w:pPr>
            <w:r w:rsidRPr="005603F4">
              <w:rPr>
                <w:rFonts w:ascii="Consolas" w:hAnsi="Consolas" w:cs="Consolas"/>
                <w:color w:val="000000"/>
                <w:sz w:val="18"/>
                <w:szCs w:val="18"/>
                <w:lang w:val="en-CA"/>
              </w:rPr>
              <w:t>era</w:t>
            </w:r>
          </w:p>
          <w:p w14:paraId="07534982" w14:textId="77777777" w:rsidR="00FE43AC" w:rsidRPr="005603F4" w:rsidRDefault="00FE43AC" w:rsidP="00C44904">
            <w:pPr>
              <w:pStyle w:val="ListParagraph"/>
              <w:numPr>
                <w:ilvl w:val="0"/>
                <w:numId w:val="13"/>
              </w:numPr>
              <w:spacing w:after="0"/>
              <w:rPr>
                <w:rFonts w:ascii="Consolas" w:hAnsi="Consolas" w:cs="Consolas"/>
                <w:color w:val="000000"/>
                <w:sz w:val="18"/>
                <w:szCs w:val="18"/>
                <w:lang w:val="en-CA"/>
              </w:rPr>
            </w:pPr>
            <w:r w:rsidRPr="005603F4">
              <w:rPr>
                <w:rFonts w:ascii="Consolas" w:hAnsi="Consolas" w:cs="Consolas"/>
                <w:color w:val="000000"/>
                <w:sz w:val="18"/>
                <w:szCs w:val="18"/>
                <w:lang w:val="en-CA"/>
              </w:rPr>
              <w:t>period</w:t>
            </w:r>
          </w:p>
          <w:p w14:paraId="2137BE0B" w14:textId="77777777" w:rsidR="00FE43AC" w:rsidRPr="005603F4" w:rsidRDefault="00FE43AC" w:rsidP="00C44904">
            <w:pPr>
              <w:pStyle w:val="ListParagraph"/>
              <w:numPr>
                <w:ilvl w:val="0"/>
                <w:numId w:val="13"/>
              </w:numPr>
              <w:spacing w:after="0"/>
              <w:rPr>
                <w:rFonts w:ascii="Consolas" w:hAnsi="Consolas" w:cs="Consolas"/>
                <w:color w:val="000000"/>
                <w:sz w:val="18"/>
                <w:szCs w:val="18"/>
                <w:lang w:val="en-CA"/>
              </w:rPr>
            </w:pPr>
            <w:r w:rsidRPr="005603F4">
              <w:rPr>
                <w:rFonts w:ascii="Consolas" w:hAnsi="Consolas" w:cs="Consolas"/>
                <w:color w:val="000000"/>
                <w:sz w:val="18"/>
                <w:szCs w:val="18"/>
                <w:lang w:val="en-CA"/>
              </w:rPr>
              <w:t>epoch</w:t>
            </w:r>
          </w:p>
          <w:p w14:paraId="0FD6556F" w14:textId="72828036" w:rsidR="00FE43AC" w:rsidRPr="005603F4" w:rsidRDefault="00FE43AC" w:rsidP="00C44904">
            <w:pPr>
              <w:pStyle w:val="ListParagraph"/>
              <w:numPr>
                <w:ilvl w:val="0"/>
                <w:numId w:val="13"/>
              </w:numPr>
              <w:spacing w:after="0"/>
              <w:rPr>
                <w:rFonts w:ascii="Consolas" w:hAnsi="Consolas" w:cs="Consolas"/>
                <w:color w:val="000000"/>
                <w:sz w:val="18"/>
                <w:szCs w:val="18"/>
                <w:lang w:val="en-CA"/>
              </w:rPr>
            </w:pPr>
            <w:r w:rsidRPr="005603F4">
              <w:rPr>
                <w:rFonts w:ascii="Consolas" w:hAnsi="Consolas" w:cs="Consolas"/>
                <w:color w:val="000000"/>
                <w:sz w:val="18"/>
                <w:szCs w:val="18"/>
                <w:lang w:val="en-CA"/>
              </w:rPr>
              <w:t>age</w:t>
            </w:r>
          </w:p>
        </w:tc>
      </w:tr>
    </w:tbl>
    <w:p w14:paraId="2D7C49AB" w14:textId="77777777" w:rsidR="00B42641" w:rsidRDefault="00B42641" w:rsidP="00C343CA"/>
    <w:p w14:paraId="7492A407" w14:textId="6D2CDEDD" w:rsidR="00C343CA" w:rsidRPr="00C343CA" w:rsidRDefault="006A1F12" w:rsidP="00C343CA">
      <w:r>
        <w:br w:type="page"/>
      </w:r>
    </w:p>
    <w:p w14:paraId="6E557592" w14:textId="25325A42" w:rsidR="009B3BBD" w:rsidRDefault="009B3BBD" w:rsidP="009B3BBD">
      <w:pPr>
        <w:pStyle w:val="Heading2"/>
        <w:rPr>
          <w:lang w:val="en-CA"/>
        </w:rPr>
      </w:pPr>
      <w:bookmarkStart w:id="464" w:name="_Toc456946990"/>
      <w:r w:rsidRPr="00D12552">
        <w:rPr>
          <w:lang w:val="en-CA"/>
        </w:rPr>
        <w:lastRenderedPageBreak/>
        <w:t xml:space="preserve">GeoSciML </w:t>
      </w:r>
      <w:r>
        <w:rPr>
          <w:lang w:val="en-CA"/>
        </w:rPr>
        <w:t>Borehole</w:t>
      </w:r>
      <w:r w:rsidRPr="00D12552">
        <w:rPr>
          <w:lang w:val="en-CA"/>
        </w:rPr>
        <w:t xml:space="preserve"> Requirements </w:t>
      </w:r>
      <w:r w:rsidR="00B45030" w:rsidRPr="00D12552">
        <w:rPr>
          <w:lang w:val="en-CA"/>
        </w:rPr>
        <w:t>Class</w:t>
      </w:r>
      <w:r w:rsidR="00B45030">
        <w:rPr>
          <w:lang w:val="en-CA"/>
        </w:rPr>
        <w:t xml:space="preserve"> </w:t>
      </w:r>
      <w:r w:rsidR="00B45030">
        <w:t>(</w:t>
      </w:r>
      <w:r w:rsidR="00052694">
        <w:t>Normative)</w:t>
      </w:r>
      <w:bookmarkEnd w:id="464"/>
    </w:p>
    <w:p w14:paraId="55EC4296" w14:textId="77777777" w:rsidR="00611A7A" w:rsidRDefault="00611A7A"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13449" w:rsidRPr="00402582" w14:paraId="6250E887"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966FD" w14:textId="4DBA184C" w:rsidR="00513449" w:rsidRPr="00402582" w:rsidRDefault="00513449"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513449" w:rsidRPr="00402582" w14:paraId="6401BB62"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54F55D1B" w14:textId="0A538263" w:rsidR="00513449" w:rsidRPr="00402582" w:rsidRDefault="00513449" w:rsidP="006A54E8">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w:t>
            </w:r>
            <w:r w:rsidR="006A54E8">
              <w:rPr>
                <w:rStyle w:val="requri"/>
                <w:rFonts w:ascii="Calibri" w:hAnsi="Calibri"/>
                <w:sz w:val="20"/>
                <w:szCs w:val="20"/>
                <w:lang w:val="en-CA"/>
              </w:rPr>
              <w:t>borehole</w:t>
            </w:r>
          </w:p>
        </w:tc>
      </w:tr>
      <w:tr w:rsidR="00513449" w:rsidRPr="00402582" w14:paraId="06269751" w14:textId="77777777" w:rsidTr="00513449">
        <w:tc>
          <w:tcPr>
            <w:tcW w:w="1809" w:type="dxa"/>
            <w:tcBorders>
              <w:top w:val="single" w:sz="12" w:space="0" w:color="auto"/>
              <w:left w:val="single" w:sz="12" w:space="0" w:color="auto"/>
              <w:bottom w:val="single" w:sz="4" w:space="0" w:color="auto"/>
              <w:right w:val="single" w:sz="4" w:space="0" w:color="auto"/>
            </w:tcBorders>
          </w:tcPr>
          <w:p w14:paraId="317E91FE"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B38C9F" w14:textId="62BF7DC5" w:rsidR="00513449" w:rsidRPr="00402582" w:rsidRDefault="005E33CD"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Encoding specification</w:t>
            </w:r>
          </w:p>
        </w:tc>
      </w:tr>
      <w:tr w:rsidR="001E7133" w:rsidRPr="00402582" w14:paraId="6DFE3F22" w14:textId="77777777" w:rsidTr="00513449">
        <w:tc>
          <w:tcPr>
            <w:tcW w:w="1809" w:type="dxa"/>
            <w:tcBorders>
              <w:top w:val="single" w:sz="4" w:space="0" w:color="auto"/>
              <w:left w:val="single" w:sz="12" w:space="0" w:color="auto"/>
              <w:bottom w:val="single" w:sz="4" w:space="0" w:color="auto"/>
              <w:right w:val="single" w:sz="4" w:space="0" w:color="auto"/>
            </w:tcBorders>
          </w:tcPr>
          <w:p w14:paraId="4F200C0F" w14:textId="4DC8F21D"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B7B8DDE" w14:textId="78A6A703" w:rsidR="001E7133" w:rsidRDefault="001E7133"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513449" w:rsidRPr="00402582" w14:paraId="0DE990B8" w14:textId="77777777" w:rsidTr="00513449">
        <w:tc>
          <w:tcPr>
            <w:tcW w:w="1809" w:type="dxa"/>
            <w:tcBorders>
              <w:top w:val="single" w:sz="4" w:space="0" w:color="auto"/>
              <w:left w:val="single" w:sz="12" w:space="0" w:color="auto"/>
              <w:bottom w:val="single" w:sz="4" w:space="0" w:color="auto"/>
              <w:right w:val="single" w:sz="4" w:space="0" w:color="auto"/>
            </w:tcBorders>
          </w:tcPr>
          <w:p w14:paraId="1187B2F4"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DE8FAC8" w14:textId="78B33E9A"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19103</w:t>
            </w:r>
            <w:r w:rsidRPr="00513449">
              <w:rPr>
                <w:rFonts w:ascii="Calibri" w:eastAsia="MS Mincho" w:hAnsi="Calibri"/>
                <w:sz w:val="20"/>
                <w:szCs w:val="20"/>
                <w:lang w:val="en-CA"/>
              </w:rPr>
              <w:t xml:space="preserve"> </w:t>
            </w:r>
            <w:r>
              <w:rPr>
                <w:rFonts w:ascii="Calibri" w:eastAsia="MS Mincho" w:hAnsi="Calibri"/>
                <w:sz w:val="20"/>
                <w:szCs w:val="20"/>
                <w:lang w:val="en-CA"/>
              </w:rPr>
              <w:t>Conceptual Model Language</w:t>
            </w:r>
          </w:p>
        </w:tc>
      </w:tr>
      <w:tr w:rsidR="00513449" w:rsidRPr="00402582" w14:paraId="463AF48D" w14:textId="77777777" w:rsidTr="00513449">
        <w:tc>
          <w:tcPr>
            <w:tcW w:w="1809" w:type="dxa"/>
            <w:tcBorders>
              <w:top w:val="single" w:sz="4" w:space="0" w:color="auto"/>
              <w:left w:val="single" w:sz="12" w:space="0" w:color="auto"/>
              <w:bottom w:val="single" w:sz="4" w:space="0" w:color="auto"/>
              <w:right w:val="single" w:sz="4" w:space="0" w:color="auto"/>
            </w:tcBorders>
          </w:tcPr>
          <w:p w14:paraId="54618FF3"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DDC4474" w14:textId="3EBFF853"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19107</w:t>
            </w:r>
            <w:r w:rsidRPr="00513449">
              <w:rPr>
                <w:rFonts w:ascii="Calibri" w:eastAsia="MS Mincho" w:hAnsi="Calibri"/>
                <w:sz w:val="20"/>
                <w:szCs w:val="20"/>
                <w:lang w:val="en-CA"/>
              </w:rPr>
              <w:t xml:space="preserve"> </w:t>
            </w:r>
            <w:r>
              <w:rPr>
                <w:rFonts w:ascii="Calibri" w:eastAsia="MS Mincho" w:hAnsi="Calibri"/>
                <w:sz w:val="20"/>
                <w:szCs w:val="20"/>
                <w:lang w:val="en-CA"/>
              </w:rPr>
              <w:t>Spatial Schema</w:t>
            </w:r>
          </w:p>
        </w:tc>
      </w:tr>
      <w:tr w:rsidR="00513449" w:rsidRPr="00402582" w14:paraId="19E01FE0" w14:textId="77777777" w:rsidTr="00513449">
        <w:tc>
          <w:tcPr>
            <w:tcW w:w="1809" w:type="dxa"/>
            <w:tcBorders>
              <w:top w:val="single" w:sz="4" w:space="0" w:color="auto"/>
              <w:left w:val="single" w:sz="12" w:space="0" w:color="auto"/>
              <w:bottom w:val="single" w:sz="4" w:space="0" w:color="auto"/>
              <w:right w:val="single" w:sz="4" w:space="0" w:color="auto"/>
            </w:tcBorders>
          </w:tcPr>
          <w:p w14:paraId="5EC499F7"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7538348" w14:textId="77777777"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513449" w:rsidRPr="00402582" w14:paraId="5EEBAEA8" w14:textId="77777777" w:rsidTr="00513449">
        <w:tc>
          <w:tcPr>
            <w:tcW w:w="1809" w:type="dxa"/>
            <w:tcBorders>
              <w:top w:val="single" w:sz="4" w:space="0" w:color="auto"/>
              <w:left w:val="single" w:sz="12" w:space="0" w:color="auto"/>
              <w:bottom w:val="single" w:sz="4" w:space="0" w:color="auto"/>
              <w:right w:val="single" w:sz="4" w:space="0" w:color="auto"/>
            </w:tcBorders>
          </w:tcPr>
          <w:p w14:paraId="00D48B23" w14:textId="7C789C5A"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EA632D" w14:textId="3F4553D7"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513449" w:rsidRPr="00402582" w14:paraId="2B0A39C1" w14:textId="77777777" w:rsidTr="00513449">
        <w:tc>
          <w:tcPr>
            <w:tcW w:w="1809" w:type="dxa"/>
            <w:tcBorders>
              <w:top w:val="single" w:sz="4" w:space="0" w:color="auto"/>
              <w:left w:val="single" w:sz="12" w:space="0" w:color="auto"/>
              <w:bottom w:val="single" w:sz="4" w:space="0" w:color="auto"/>
              <w:right w:val="single" w:sz="4" w:space="0" w:color="auto"/>
            </w:tcBorders>
          </w:tcPr>
          <w:p w14:paraId="12984B69" w14:textId="3A1329F3"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791AF97" w14:textId="7D49D38C"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19108 Temporal Schema</w:t>
            </w:r>
          </w:p>
        </w:tc>
      </w:tr>
      <w:tr w:rsidR="00513449" w:rsidRPr="00402582" w14:paraId="2B573132" w14:textId="77777777" w:rsidTr="00513449">
        <w:tc>
          <w:tcPr>
            <w:tcW w:w="1809" w:type="dxa"/>
            <w:tcBorders>
              <w:top w:val="single" w:sz="4" w:space="0" w:color="auto"/>
              <w:left w:val="single" w:sz="12" w:space="0" w:color="auto"/>
              <w:bottom w:val="single" w:sz="4" w:space="0" w:color="auto"/>
              <w:right w:val="single" w:sz="4" w:space="0" w:color="auto"/>
            </w:tcBorders>
          </w:tcPr>
          <w:p w14:paraId="42566B5E" w14:textId="73F3ABC6"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861CF37" w14:textId="144598C6"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19115-3 Citation</w:t>
            </w:r>
          </w:p>
        </w:tc>
      </w:tr>
      <w:tr w:rsidR="00513449" w:rsidRPr="00402582" w14:paraId="6010864E"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46338920"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22065AB" w14:textId="21E8BADB" w:rsidR="00513449" w:rsidRDefault="001E7133" w:rsidP="00513449">
            <w:pPr>
              <w:spacing w:before="100" w:beforeAutospacing="1" w:after="100" w:afterAutospacing="1" w:line="230" w:lineRule="atLeast"/>
              <w:rPr>
                <w:rFonts w:ascii="Calibri" w:eastAsia="MS Mincho" w:hAnsi="Calibri"/>
                <w:b/>
                <w:sz w:val="20"/>
                <w:szCs w:val="20"/>
                <w:lang w:val="en-CA"/>
              </w:rPr>
            </w:pPr>
            <w:r w:rsidRPr="001E7133">
              <w:rPr>
                <w:rFonts w:ascii="Calibri" w:eastAsia="MS Mincho" w:hAnsi="Calibri"/>
                <w:b/>
                <w:sz w:val="20"/>
                <w:szCs w:val="20"/>
                <w:lang w:val="en-CA"/>
              </w:rPr>
              <w:t>/req/gsml4-borehole/uom-boreholeDiameter</w:t>
            </w:r>
          </w:p>
          <w:p w14:paraId="6FE9312D" w14:textId="7B83010D" w:rsidR="00513449" w:rsidRPr="00402582" w:rsidRDefault="001E7133" w:rsidP="00513449">
            <w:pPr>
              <w:spacing w:before="100" w:beforeAutospacing="1" w:after="100" w:afterAutospacing="1" w:line="230" w:lineRule="atLeast"/>
              <w:rPr>
                <w:rFonts w:ascii="Calibri" w:eastAsia="MS Mincho" w:hAnsi="Calibri"/>
                <w:sz w:val="20"/>
                <w:szCs w:val="20"/>
                <w:lang w:val="en-CA"/>
              </w:rPr>
            </w:pPr>
            <w:r w:rsidRPr="001E7133">
              <w:rPr>
                <w:rFonts w:ascii="Calibri" w:eastAsia="MS Mincho" w:hAnsi="Calibri"/>
                <w:sz w:val="20"/>
                <w:szCs w:val="20"/>
                <w:lang w:val="en-CA"/>
              </w:rPr>
              <w:t>The boreholeDiameter SHALL have a unit of measurement.</w:t>
            </w:r>
          </w:p>
        </w:tc>
      </w:tr>
      <w:tr w:rsidR="00513449" w:rsidRPr="00402582" w14:paraId="596D642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74FD3B05"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16EFC14" w14:textId="77777777" w:rsidR="001E7133" w:rsidRDefault="001E7133" w:rsidP="00513449">
            <w:pPr>
              <w:spacing w:before="100" w:beforeAutospacing="1" w:after="100" w:afterAutospacing="1" w:line="230" w:lineRule="atLeast"/>
              <w:jc w:val="both"/>
              <w:rPr>
                <w:rFonts w:ascii="Calibri" w:eastAsia="MS Mincho" w:hAnsi="Calibri"/>
                <w:sz w:val="20"/>
                <w:szCs w:val="20"/>
                <w:lang w:val="en-CA"/>
              </w:rPr>
            </w:pPr>
            <w:r>
              <w:rPr>
                <w:rStyle w:val="requri"/>
                <w:lang w:val="en-CA"/>
              </w:rPr>
              <w:t>/req/gsml4-borehole</w:t>
            </w:r>
            <w:r w:rsidRPr="00D12552">
              <w:rPr>
                <w:rStyle w:val="requri"/>
                <w:lang w:val="en-CA"/>
              </w:rPr>
              <w:t>/</w:t>
            </w:r>
            <w:r>
              <w:rPr>
                <w:rStyle w:val="requri"/>
                <w:lang w:val="en-CA"/>
              </w:rPr>
              <w:t>value-intervalBegin</w:t>
            </w:r>
            <w:r w:rsidRPr="00513449">
              <w:rPr>
                <w:rFonts w:ascii="Calibri" w:eastAsia="MS Mincho" w:hAnsi="Calibri"/>
                <w:sz w:val="20"/>
                <w:szCs w:val="20"/>
                <w:lang w:val="en-CA"/>
              </w:rPr>
              <w:t xml:space="preserve"> </w:t>
            </w:r>
          </w:p>
          <w:p w14:paraId="4C25990D" w14:textId="13DD8843" w:rsidR="00513449" w:rsidRPr="00513449" w:rsidRDefault="001E7133" w:rsidP="00513449">
            <w:pPr>
              <w:spacing w:before="100" w:beforeAutospacing="1" w:after="100" w:afterAutospacing="1" w:line="230" w:lineRule="atLeast"/>
              <w:jc w:val="both"/>
              <w:rPr>
                <w:rFonts w:ascii="Calibri" w:eastAsia="MS Mincho" w:hAnsi="Calibri"/>
                <w:b/>
                <w:sz w:val="20"/>
                <w:szCs w:val="20"/>
                <w:lang w:val="en-CA"/>
              </w:rPr>
            </w:pPr>
            <w:r>
              <w:rPr>
                <w:rStyle w:val="reqtext"/>
                <w:lang w:val="en-CA"/>
              </w:rPr>
              <w:t>The value of intervalBegin SHALL be less or equal to the value of intervalEnd.</w:t>
            </w:r>
          </w:p>
        </w:tc>
      </w:tr>
      <w:tr w:rsidR="001E7133" w:rsidRPr="00402582" w14:paraId="52B7961A"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5FBE87E" w14:textId="44361B64"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A97AAF0"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drill-interval-1D</w:t>
            </w:r>
          </w:p>
          <w:p w14:paraId="0C131274" w14:textId="547AB559" w:rsidR="001E7133" w:rsidRDefault="001E7133" w:rsidP="00513449">
            <w:pPr>
              <w:spacing w:before="100" w:beforeAutospacing="1" w:after="100" w:afterAutospacing="1" w:line="230" w:lineRule="atLeast"/>
              <w:jc w:val="both"/>
              <w:rPr>
                <w:rStyle w:val="requri"/>
                <w:lang w:val="en-CA"/>
              </w:rPr>
            </w:pPr>
            <w:r>
              <w:rPr>
                <w:rStyle w:val="reqtext"/>
                <w:lang w:val="en-CA"/>
              </w:rPr>
              <w:t>Interval SHALL be encoded with GM_LineString with 2 1D points.</w:t>
            </w:r>
          </w:p>
        </w:tc>
      </w:tr>
      <w:tr w:rsidR="001E7133" w:rsidRPr="00402582" w14:paraId="3CD4FFE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806327E" w14:textId="6AC59714"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558592E"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drill-interval-1D-CRS</w:t>
            </w:r>
          </w:p>
          <w:p w14:paraId="50CBFDD0" w14:textId="2715DA42" w:rsidR="001E7133" w:rsidRDefault="001E7133" w:rsidP="00513449">
            <w:pPr>
              <w:spacing w:before="100" w:beforeAutospacing="1" w:after="100" w:afterAutospacing="1" w:line="230" w:lineRule="atLeast"/>
              <w:jc w:val="both"/>
              <w:rPr>
                <w:rStyle w:val="requri"/>
                <w:lang w:val="en-CA"/>
              </w:rPr>
            </w:pPr>
            <w:r>
              <w:rPr>
                <w:rStyle w:val="reqtext"/>
                <w:lang w:val="en-CA"/>
              </w:rPr>
              <w:t>Coordinate Reference System shall be a reference to the geometry.</w:t>
            </w:r>
          </w:p>
        </w:tc>
      </w:tr>
      <w:tr w:rsidR="001E7133" w:rsidRPr="00402582" w14:paraId="6C11363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73CAB0F" w14:textId="3941CC9B"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A82E9B9"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value-mappedIntervalBegin</w:t>
            </w:r>
          </w:p>
          <w:p w14:paraId="2D7B3E49" w14:textId="498BA475" w:rsidR="001E7133" w:rsidRDefault="001E7133" w:rsidP="00513449">
            <w:pPr>
              <w:spacing w:before="100" w:beforeAutospacing="1" w:after="100" w:afterAutospacing="1" w:line="230" w:lineRule="atLeast"/>
              <w:jc w:val="both"/>
              <w:rPr>
                <w:rStyle w:val="requri"/>
                <w:lang w:val="en-CA"/>
              </w:rPr>
            </w:pPr>
            <w:r>
              <w:rPr>
                <w:rStyle w:val="reqtext"/>
                <w:lang w:val="en-CA"/>
              </w:rPr>
              <w:t>The value of mappedIntervalBegin SHALL be less or equal to the value of intervalEnd.</w:t>
            </w:r>
          </w:p>
        </w:tc>
      </w:tr>
      <w:tr w:rsidR="001E7133" w:rsidRPr="00402582" w14:paraId="0619369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B59783A" w14:textId="2C533758"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ABB1F86"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interval-1D</w:t>
            </w:r>
          </w:p>
          <w:p w14:paraId="62663557" w14:textId="66F5436E" w:rsidR="001E7133" w:rsidRDefault="001E7133" w:rsidP="00513449">
            <w:pPr>
              <w:spacing w:before="100" w:beforeAutospacing="1" w:after="100" w:afterAutospacing="1" w:line="230" w:lineRule="atLeast"/>
              <w:jc w:val="both"/>
              <w:rPr>
                <w:rStyle w:val="requri"/>
                <w:lang w:val="en-CA"/>
              </w:rPr>
            </w:pPr>
            <w:r>
              <w:rPr>
                <w:rStyle w:val="reqtext"/>
                <w:lang w:val="en-CA"/>
              </w:rPr>
              <w:t>Interval SHALL be encoded with GM_LineString with 2 1D points.</w:t>
            </w:r>
          </w:p>
        </w:tc>
      </w:tr>
      <w:tr w:rsidR="001E7133" w:rsidRPr="00402582" w14:paraId="7B87F1E9"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FACE5A6" w14:textId="12FF518E"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0192DC8" w14:textId="77777777" w:rsidR="001E7133" w:rsidRDefault="001E7133" w:rsidP="001E7133">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interval-1D-SRS</w:t>
            </w:r>
          </w:p>
          <w:p w14:paraId="16F2CBFA" w14:textId="60FE0FFF" w:rsidR="001E7133" w:rsidRDefault="001E7133" w:rsidP="001E7133">
            <w:pPr>
              <w:spacing w:before="100" w:beforeAutospacing="1" w:after="100" w:afterAutospacing="1" w:line="230" w:lineRule="atLeast"/>
              <w:jc w:val="both"/>
              <w:rPr>
                <w:rStyle w:val="requri"/>
                <w:lang w:val="en-CA"/>
              </w:rPr>
            </w:pPr>
            <w:r>
              <w:rPr>
                <w:rStyle w:val="reqtext"/>
                <w:lang w:val="en-CA"/>
              </w:rPr>
              <w:t>Coordinate Reference System of interval geometries SHALL use an appropriate 1D CRS.</w:t>
            </w:r>
          </w:p>
        </w:tc>
      </w:tr>
      <w:tr w:rsidR="001E7133" w:rsidRPr="00402582" w14:paraId="43071146"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9586B69" w14:textId="67E872B3"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D9777B1" w14:textId="77777777" w:rsidR="001E7133" w:rsidRDefault="001E7133" w:rsidP="001E7133">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borehole-position-null</w:t>
            </w:r>
          </w:p>
          <w:p w14:paraId="401D670C" w14:textId="26D78603" w:rsidR="001E7133" w:rsidRDefault="001E7133" w:rsidP="001E7133">
            <w:pPr>
              <w:spacing w:before="100" w:beforeAutospacing="1" w:after="100" w:afterAutospacing="1" w:line="230" w:lineRule="atLeast"/>
              <w:jc w:val="both"/>
              <w:rPr>
                <w:rStyle w:val="requri"/>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r>
              <w:rPr>
                <w:rStyle w:val="reqtext"/>
                <w:lang w:val="en-CA"/>
              </w:rPr>
              <w:t>.</w:t>
            </w:r>
          </w:p>
        </w:tc>
      </w:tr>
      <w:tr w:rsidR="001E7133" w:rsidRPr="00402582" w14:paraId="3F15B9CD"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012E8313" w14:textId="76B63E49"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03A074AC"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borehole-3d</w:t>
            </w:r>
          </w:p>
          <w:p w14:paraId="70671ECE" w14:textId="410D21E9" w:rsidR="001E7133" w:rsidRDefault="001E7133" w:rsidP="00513449">
            <w:pPr>
              <w:spacing w:before="100" w:beforeAutospacing="1" w:after="100" w:afterAutospacing="1" w:line="230" w:lineRule="atLeast"/>
              <w:jc w:val="both"/>
              <w:rPr>
                <w:rStyle w:val="requri"/>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r w:rsidR="001E7133" w:rsidRPr="00402582" w14:paraId="48B3036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F85C151" w14:textId="1F20CDE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4D88C4"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borehole-elevation-dim</w:t>
            </w:r>
          </w:p>
          <w:p w14:paraId="09562416" w14:textId="5E6E74D4" w:rsidR="001E7133" w:rsidRDefault="001E7133" w:rsidP="00513449">
            <w:pPr>
              <w:spacing w:before="100" w:beforeAutospacing="1" w:after="100" w:afterAutospacing="1" w:line="230" w:lineRule="atLeast"/>
              <w:jc w:val="both"/>
              <w:rPr>
                <w:rStyle w:val="requri"/>
                <w:lang w:val="en-CA"/>
              </w:rPr>
            </w:pPr>
            <w:r>
              <w:rPr>
                <w:rStyle w:val="reqtext"/>
                <w:lang w:val="en-CA"/>
              </w:rPr>
              <w:t>Origin elevation SHALL be a geometry with a dimension of 1.</w:t>
            </w:r>
          </w:p>
        </w:tc>
      </w:tr>
      <w:tr w:rsidR="001E7133" w:rsidRPr="00402582" w14:paraId="2FCB5C4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1919B549" w14:textId="32229349"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0885434"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borehole-elevation-CRS</w:t>
            </w:r>
          </w:p>
          <w:p w14:paraId="0A4C6500" w14:textId="27CBBE58" w:rsidR="001E7133" w:rsidRDefault="001E7133" w:rsidP="00513449">
            <w:pPr>
              <w:spacing w:before="100" w:beforeAutospacing="1" w:after="100" w:afterAutospacing="1" w:line="230" w:lineRule="atLeast"/>
              <w:jc w:val="both"/>
              <w:rPr>
                <w:rStyle w:val="requri"/>
                <w:lang w:val="en-CA"/>
              </w:rPr>
            </w:pPr>
            <w:r>
              <w:rPr>
                <w:rStyle w:val="reqtext"/>
                <w:lang w:val="en-CA"/>
              </w:rPr>
              <w:t>Origin elevation srsName identifier SHALL be vertical CRS having a EPSG in the range 5600-5799</w:t>
            </w:r>
          </w:p>
        </w:tc>
      </w:tr>
      <w:tr w:rsidR="001E7133" w:rsidRPr="00402582" w14:paraId="4CB55BE2"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7A11C17" w14:textId="73791C9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3D0905C"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borehole-pos</w:t>
            </w:r>
          </w:p>
          <w:p w14:paraId="6ABF6C94" w14:textId="70E29532" w:rsidR="001E7133" w:rsidRDefault="001E7133" w:rsidP="00513449">
            <w:pPr>
              <w:spacing w:before="100" w:beforeAutospacing="1" w:after="100" w:afterAutospacing="1" w:line="230" w:lineRule="atLeast"/>
              <w:jc w:val="both"/>
              <w:rPr>
                <w:rStyle w:val="requri"/>
                <w:lang w:val="en-CA"/>
              </w:rPr>
            </w:pPr>
            <w:r>
              <w:rPr>
                <w:rStyle w:val="reqtext"/>
                <w:lang w:val="en-CA"/>
              </w:rPr>
              <w:lastRenderedPageBreak/>
              <w:t>Position SHALL be provided as a pair of measurements representing an interval along the path of the borehole.</w:t>
            </w:r>
          </w:p>
        </w:tc>
      </w:tr>
      <w:tr w:rsidR="001E7133" w:rsidRPr="00402582" w14:paraId="1BDF2754"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492B914" w14:textId="335F2A1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4E7B52B2"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borehole-reference-geom</w:t>
            </w:r>
          </w:p>
          <w:p w14:paraId="6BD31525" w14:textId="5C0C1D0F" w:rsidR="001E7133" w:rsidRDefault="001E7133" w:rsidP="00513449">
            <w:pPr>
              <w:spacing w:before="100" w:beforeAutospacing="1" w:after="100" w:afterAutospacing="1" w:line="230" w:lineRule="atLeast"/>
              <w:jc w:val="both"/>
              <w:rPr>
                <w:rStyle w:val="requri"/>
                <w:lang w:val="en-CA"/>
              </w:rPr>
            </w:pPr>
            <w:r>
              <w:rPr>
                <w:rStyle w:val="reqtext"/>
                <w:lang w:val="en-CA"/>
              </w:rPr>
              <w:t>A position MAY identify a reference geometry to provide a coordinate reference system, otherwise, the distance will be considered as directed vertically.</w:t>
            </w:r>
          </w:p>
        </w:tc>
      </w:tr>
    </w:tbl>
    <w:p w14:paraId="38AC94E8" w14:textId="0C94CE9A" w:rsidR="00513449" w:rsidRDefault="001E7133" w:rsidP="001E7133">
      <w:pPr>
        <w:rPr>
          <w:lang w:val="en-CA"/>
        </w:rPr>
      </w:pPr>
      <w:r>
        <w:br w:type="page"/>
      </w:r>
    </w:p>
    <w:p w14:paraId="54A93E75" w14:textId="77777777" w:rsidR="00513449" w:rsidRDefault="00513449" w:rsidP="00CD7325">
      <w:pPr>
        <w:rPr>
          <w:lang w:val="en-CA"/>
        </w:rPr>
      </w:pPr>
    </w:p>
    <w:p w14:paraId="5F8C507B" w14:textId="794BB93B" w:rsidR="00CD7325" w:rsidRDefault="00CD7325" w:rsidP="00CD7325">
      <w:pPr>
        <w:rPr>
          <w:lang w:val="en-CA"/>
        </w:rPr>
      </w:pPr>
      <w:r w:rsidRPr="00CD7325">
        <w:rPr>
          <w:lang w:val="en-CA"/>
        </w:rPr>
        <w:t xml:space="preserve">The GeoSciML </w:t>
      </w:r>
      <w:r w:rsidRPr="005603F4">
        <w:rPr>
          <w:rStyle w:val="Entity"/>
        </w:rPr>
        <w:t>Borehole</w:t>
      </w:r>
      <w:r w:rsidRPr="00CD7325">
        <w:rPr>
          <w:lang w:val="en-CA"/>
        </w:rPr>
        <w:t xml:space="preserve"> package contains </w:t>
      </w:r>
      <w:r w:rsidR="008E5B1A">
        <w:rPr>
          <w:lang w:val="en-CA"/>
        </w:rPr>
        <w:t>an</w:t>
      </w:r>
      <w:r w:rsidR="004E6F80">
        <w:rPr>
          <w:lang w:val="en-CA"/>
        </w:rPr>
        <w:t xml:space="preserve"> information model for</w:t>
      </w:r>
      <w:r w:rsidR="005603F4">
        <w:rPr>
          <w:lang w:val="en-CA"/>
        </w:rPr>
        <w:t xml:space="preserve"> b</w:t>
      </w:r>
      <w:r w:rsidRPr="00CD7325">
        <w:rPr>
          <w:lang w:val="en-CA"/>
        </w:rPr>
        <w:t>oreholes</w:t>
      </w:r>
      <w:r w:rsidR="004E6F80">
        <w:rPr>
          <w:lang w:val="en-CA"/>
        </w:rPr>
        <w:t xml:space="preserve"> and related artefacts</w:t>
      </w:r>
      <w:r w:rsidRPr="00CD7325">
        <w:rPr>
          <w:lang w:val="en-CA"/>
        </w:rPr>
        <w:t>. This is primarily through re-use o</w:t>
      </w:r>
      <w:r>
        <w:rPr>
          <w:lang w:val="en-CA"/>
        </w:rPr>
        <w:t xml:space="preserve">f standard components from the </w:t>
      </w:r>
      <w:r w:rsidRPr="00CD7325">
        <w:rPr>
          <w:lang w:val="en-CA"/>
        </w:rPr>
        <w:t xml:space="preserve">Observations and Measurements </w:t>
      </w:r>
      <w:r>
        <w:rPr>
          <w:lang w:val="en-CA"/>
        </w:rPr>
        <w:t>(ISO19156)</w:t>
      </w:r>
      <w:r w:rsidRPr="00CD7325">
        <w:rPr>
          <w:lang w:val="en-CA"/>
        </w:rPr>
        <w:t>.</w:t>
      </w:r>
    </w:p>
    <w:p w14:paraId="733C5CE2" w14:textId="77777777" w:rsidR="000B1244" w:rsidRDefault="000B1244" w:rsidP="00CD7325">
      <w:pPr>
        <w:rPr>
          <w:lang w:val="en-CA"/>
        </w:rPr>
      </w:pPr>
    </w:p>
    <w:p w14:paraId="7457C781" w14:textId="0985DAFB" w:rsidR="000B1244" w:rsidRDefault="00F658C5" w:rsidP="000B1244">
      <w:pPr>
        <w:keepNext/>
      </w:pPr>
      <w:r>
        <w:rPr>
          <w:noProof/>
          <w:lang w:val="en-CA" w:eastAsia="en-CA"/>
        </w:rPr>
        <w:drawing>
          <wp:inline distT="0" distB="0" distL="0" distR="0" wp14:anchorId="05DF672F" wp14:editId="44BFB4BF">
            <wp:extent cx="5486400" cy="40195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86400" cy="4019550"/>
                    </a:xfrm>
                    <a:prstGeom prst="rect">
                      <a:avLst/>
                    </a:prstGeom>
                    <a:noFill/>
                    <a:ln>
                      <a:noFill/>
                    </a:ln>
                  </pic:spPr>
                </pic:pic>
              </a:graphicData>
            </a:graphic>
          </wp:inline>
        </w:drawing>
      </w:r>
    </w:p>
    <w:p w14:paraId="6DC4376B" w14:textId="2F6440B0"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E15963">
        <w:rPr>
          <w:noProof/>
        </w:rPr>
        <w:t>71</w:t>
      </w:r>
      <w:r w:rsidR="00673E83">
        <w:rPr>
          <w:noProof/>
        </w:rPr>
        <w:fldChar w:fldCharType="end"/>
      </w:r>
      <w:r>
        <w:t>: Borehole dependency diagram</w:t>
      </w:r>
      <w:r w:rsidR="00B8253A">
        <w:t>.</w:t>
      </w:r>
    </w:p>
    <w:p w14:paraId="1B8F04AD" w14:textId="77777777" w:rsidR="000B1244" w:rsidRDefault="000B1244" w:rsidP="00CD7325">
      <w:pPr>
        <w:rPr>
          <w:lang w:val="en-CA"/>
        </w:rPr>
      </w:pPr>
    </w:p>
    <w:p w14:paraId="77D69A94" w14:textId="63CAD560" w:rsidR="00F46BB7" w:rsidRDefault="00F658C5" w:rsidP="00F46BB7">
      <w:pPr>
        <w:keepNext/>
      </w:pPr>
      <w:r>
        <w:rPr>
          <w:noProof/>
          <w:lang w:val="en-CA" w:eastAsia="en-CA"/>
        </w:rPr>
        <w:lastRenderedPageBreak/>
        <w:drawing>
          <wp:inline distT="0" distB="0" distL="0" distR="0" wp14:anchorId="7FDE0D21" wp14:editId="1B63EEBF">
            <wp:extent cx="5486400" cy="42672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86400" cy="4267200"/>
                    </a:xfrm>
                    <a:prstGeom prst="rect">
                      <a:avLst/>
                    </a:prstGeom>
                    <a:noFill/>
                    <a:ln>
                      <a:noFill/>
                    </a:ln>
                  </pic:spPr>
                </pic:pic>
              </a:graphicData>
            </a:graphic>
          </wp:inline>
        </w:drawing>
      </w:r>
    </w:p>
    <w:p w14:paraId="799B4D2A" w14:textId="434927FE" w:rsidR="00611A7A"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E15963">
        <w:rPr>
          <w:noProof/>
        </w:rPr>
        <w:t>72</w:t>
      </w:r>
      <w:r w:rsidR="00673E83">
        <w:rPr>
          <w:noProof/>
        </w:rPr>
        <w:fldChar w:fldCharType="end"/>
      </w:r>
      <w:r>
        <w:t>: Borehole summary diagram</w:t>
      </w:r>
      <w:r w:rsidR="00B8253A">
        <w:t>.</w:t>
      </w:r>
    </w:p>
    <w:p w14:paraId="23ADA6F7" w14:textId="77777777" w:rsidR="00F46BB7" w:rsidRDefault="00F46BB7" w:rsidP="00CD7325">
      <w:pPr>
        <w:rPr>
          <w:lang w:val="en-CA"/>
        </w:rPr>
      </w:pPr>
    </w:p>
    <w:p w14:paraId="63C357C5" w14:textId="55687718" w:rsidR="00611A7A" w:rsidRDefault="00F46BB7" w:rsidP="00A458A9">
      <w:pPr>
        <w:pStyle w:val="Heading3"/>
        <w:rPr>
          <w:lang w:val="en-CA"/>
        </w:rPr>
      </w:pPr>
      <w:bookmarkStart w:id="465" w:name="_Toc456946991"/>
      <w:r>
        <w:rPr>
          <w:lang w:val="en-CA"/>
        </w:rPr>
        <w:t>Borehole</w:t>
      </w:r>
      <w:bookmarkEnd w:id="465"/>
    </w:p>
    <w:p w14:paraId="54B9517D" w14:textId="77777777" w:rsidR="00B8253A" w:rsidRDefault="00B8253A" w:rsidP="00CD7325">
      <w:pPr>
        <w:rPr>
          <w:lang w:val="en-CA"/>
        </w:rPr>
      </w:pPr>
    </w:p>
    <w:p w14:paraId="1C005FD0" w14:textId="59F4B6C0" w:rsidR="00F46BB7" w:rsidRDefault="000B1244" w:rsidP="00CD7325">
      <w:pPr>
        <w:rPr>
          <w:lang w:val="en-CA"/>
        </w:rPr>
      </w:pPr>
      <w:r>
        <w:rPr>
          <w:lang w:val="en-CA"/>
        </w:rPr>
        <w:t xml:space="preserve">This requirements class describes </w:t>
      </w:r>
      <w:r w:rsidRPr="005603F4">
        <w:rPr>
          <w:rStyle w:val="Entity"/>
        </w:rPr>
        <w:t>Borehole</w:t>
      </w:r>
      <w:r>
        <w:rPr>
          <w:lang w:val="en-CA"/>
        </w:rPr>
        <w:t xml:space="preserve"> and </w:t>
      </w:r>
      <w:r w:rsidRPr="005603F4">
        <w:rPr>
          <w:rStyle w:val="Entity"/>
        </w:rPr>
        <w:t>BoreholeInterval</w:t>
      </w:r>
      <w:r>
        <w:rPr>
          <w:lang w:val="en-CA"/>
        </w:rPr>
        <w:t xml:space="preserve"> and related data types. </w:t>
      </w:r>
      <w:r w:rsidR="005603F4">
        <w:rPr>
          <w:lang w:val="en-CA"/>
        </w:rPr>
        <w:t xml:space="preserve"> This package is interested in b</w:t>
      </w:r>
      <w:r>
        <w:rPr>
          <w:lang w:val="en-CA"/>
        </w:rPr>
        <w:t>orehole as a mean to sample geologic units underground</w:t>
      </w:r>
      <w:r w:rsidR="00090DCF">
        <w:rPr>
          <w:lang w:val="en-CA"/>
        </w:rPr>
        <w:t xml:space="preserve"> and thus provide a linear map of the geology.</w:t>
      </w:r>
    </w:p>
    <w:p w14:paraId="3756A78B" w14:textId="7C6E3238" w:rsidR="00F46BB7" w:rsidRDefault="00F658C5" w:rsidP="00F46BB7">
      <w:pPr>
        <w:keepNext/>
      </w:pPr>
      <w:r>
        <w:rPr>
          <w:noProof/>
          <w:lang w:val="en-CA" w:eastAsia="en-CA"/>
        </w:rPr>
        <w:lastRenderedPageBreak/>
        <w:drawing>
          <wp:inline distT="0" distB="0" distL="0" distR="0" wp14:anchorId="6B5502F1" wp14:editId="70801338">
            <wp:extent cx="5486400" cy="309562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86400" cy="3095625"/>
                    </a:xfrm>
                    <a:prstGeom prst="rect">
                      <a:avLst/>
                    </a:prstGeom>
                    <a:noFill/>
                    <a:ln>
                      <a:noFill/>
                    </a:ln>
                  </pic:spPr>
                </pic:pic>
              </a:graphicData>
            </a:graphic>
          </wp:inline>
        </w:drawing>
      </w:r>
    </w:p>
    <w:p w14:paraId="0F8F0235" w14:textId="44262699" w:rsidR="00F46BB7"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E15963">
        <w:rPr>
          <w:noProof/>
        </w:rPr>
        <w:t>73</w:t>
      </w:r>
      <w:r w:rsidR="00673E83">
        <w:rPr>
          <w:noProof/>
        </w:rPr>
        <w:fldChar w:fldCharType="end"/>
      </w:r>
      <w:r>
        <w:t>: Borehole</w:t>
      </w:r>
      <w:r w:rsidR="00B8253A">
        <w:t xml:space="preserve"> context diagram.</w:t>
      </w:r>
    </w:p>
    <w:p w14:paraId="57EB2400" w14:textId="72D0FEC5" w:rsidR="00F46BB7" w:rsidRDefault="00F46BB7" w:rsidP="00F46BB7">
      <w:pPr>
        <w:pStyle w:val="Heading4"/>
        <w:rPr>
          <w:lang w:val="en-CA"/>
        </w:rPr>
      </w:pPr>
      <w:r>
        <w:rPr>
          <w:lang w:val="en-CA"/>
        </w:rPr>
        <w:t>Borehole</w:t>
      </w:r>
    </w:p>
    <w:p w14:paraId="7419823E" w14:textId="77777777" w:rsidR="00F46BB7" w:rsidRDefault="00F46BB7" w:rsidP="00CD7325">
      <w:pPr>
        <w:rPr>
          <w:lang w:val="en-CA"/>
        </w:rPr>
      </w:pPr>
    </w:p>
    <w:p w14:paraId="5C935A69" w14:textId="3B8EB98E" w:rsidR="00F46BB7" w:rsidRDefault="005603F4" w:rsidP="00CD7325">
      <w:pPr>
        <w:rPr>
          <w:lang w:val="en-CA"/>
        </w:rPr>
      </w:pPr>
      <w:r>
        <w:rPr>
          <w:lang w:val="en-CA"/>
        </w:rPr>
        <w:t xml:space="preserve">A </w:t>
      </w:r>
      <w:r w:rsidRPr="005603F4">
        <w:rPr>
          <w:rStyle w:val="Entity"/>
        </w:rPr>
        <w:t>B</w:t>
      </w:r>
      <w:r w:rsidR="00F46BB7" w:rsidRPr="005603F4">
        <w:rPr>
          <w:rStyle w:val="Entity"/>
        </w:rPr>
        <w:t>orehole</w:t>
      </w:r>
      <w:r w:rsidR="00F46BB7" w:rsidRPr="00F46BB7">
        <w:rPr>
          <w:lang w:val="en-CA"/>
        </w:rPr>
        <w:t xml:space="preserve"> is the generalized term for any narrow shaft drilled in the ground, either vertically, horizontally, or inclined.</w:t>
      </w:r>
    </w:p>
    <w:p w14:paraId="5ECF0A3D" w14:textId="4DEE5AB4" w:rsidR="006A1F12" w:rsidRPr="008E5B1A" w:rsidRDefault="006A1F12" w:rsidP="008E5B1A">
      <w:pPr>
        <w:pStyle w:val="Heading5"/>
        <w:rPr>
          <w:lang w:val="en-CA"/>
        </w:rPr>
      </w:pPr>
      <w:r w:rsidRPr="006A1F12">
        <w:rPr>
          <w:lang w:val="en-CA"/>
        </w:rPr>
        <w:t>indexData</w:t>
      </w:r>
    </w:p>
    <w:p w14:paraId="3C5870FD" w14:textId="1E68EDC1" w:rsidR="006A1F12" w:rsidRDefault="006A1F12" w:rsidP="00CD7325">
      <w:pPr>
        <w:rPr>
          <w:lang w:val="en-CA"/>
        </w:rPr>
      </w:pPr>
      <w:r>
        <w:rPr>
          <w:lang w:val="en-CA"/>
        </w:rPr>
        <w:t xml:space="preserve">The property </w:t>
      </w:r>
      <w:r w:rsidRPr="005603F4">
        <w:rPr>
          <w:rStyle w:val="Entity"/>
        </w:rPr>
        <w:t>indexData</w:t>
      </w:r>
      <w:proofErr w:type="gramStart"/>
      <w:r w:rsidRPr="005603F4">
        <w:rPr>
          <w:rStyle w:val="Entity"/>
        </w:rPr>
        <w:t>:Borehol</w:t>
      </w:r>
      <w:r w:rsidR="00675648" w:rsidRPr="005603F4">
        <w:rPr>
          <w:rStyle w:val="Entity"/>
        </w:rPr>
        <w:t>e</w:t>
      </w:r>
      <w:r w:rsidRPr="005603F4">
        <w:rPr>
          <w:rStyle w:val="Entity"/>
        </w:rPr>
        <w:t>Detail</w:t>
      </w:r>
      <w:proofErr w:type="gramEnd"/>
      <w:r>
        <w:rPr>
          <w:lang w:val="en-CA"/>
        </w:rPr>
        <w:t xml:space="preserve"> s</w:t>
      </w:r>
      <w:r w:rsidR="008E5B1A">
        <w:rPr>
          <w:lang w:val="en-CA"/>
        </w:rPr>
        <w:t>pecifies</w:t>
      </w:r>
      <w:r w:rsidRPr="006A1F12">
        <w:rPr>
          <w:lang w:val="en-CA"/>
        </w:rPr>
        <w:t xml:space="preserve"> </w:t>
      </w:r>
      <w:r w:rsidR="00675648">
        <w:rPr>
          <w:lang w:val="en-CA"/>
        </w:rPr>
        <w:t>borehole details, such as the operator, the custodian, dates of drilling, etc.</w:t>
      </w:r>
    </w:p>
    <w:p w14:paraId="73C3E875" w14:textId="5EF56A7C" w:rsidR="00675648" w:rsidRPr="008E5B1A" w:rsidRDefault="006A1F12" w:rsidP="008E5B1A">
      <w:pPr>
        <w:pStyle w:val="Heading5"/>
        <w:rPr>
          <w:lang w:val="en-CA"/>
        </w:rPr>
      </w:pPr>
      <w:r w:rsidRPr="006A1F12">
        <w:rPr>
          <w:lang w:val="en-CA"/>
        </w:rPr>
        <w:t>downholeDrillingDetails</w:t>
      </w:r>
    </w:p>
    <w:p w14:paraId="34841602" w14:textId="001EE885" w:rsidR="00675648" w:rsidRDefault="00675648" w:rsidP="006A1F12">
      <w:pPr>
        <w:rPr>
          <w:lang w:val="en-CA"/>
        </w:rPr>
      </w:pPr>
      <w:r>
        <w:rPr>
          <w:lang w:val="en-CA"/>
        </w:rPr>
        <w:t xml:space="preserve">The property </w:t>
      </w:r>
      <w:r w:rsidRPr="005603F4">
        <w:rPr>
          <w:rStyle w:val="Entity"/>
        </w:rPr>
        <w:t>downholeDrillingDetails</w:t>
      </w:r>
      <w:proofErr w:type="gramStart"/>
      <w:r w:rsidRPr="005603F4">
        <w:rPr>
          <w:rStyle w:val="Entity"/>
        </w:rPr>
        <w:t>:DrillingDetails</w:t>
      </w:r>
      <w:proofErr w:type="gramEnd"/>
      <w:r>
        <w:rPr>
          <w:lang w:val="en-CA"/>
        </w:rPr>
        <w:t xml:space="preserve"> </w:t>
      </w:r>
      <w:r w:rsidR="008E5B1A">
        <w:rPr>
          <w:lang w:val="en-CA"/>
        </w:rPr>
        <w:t>specifies</w:t>
      </w:r>
      <w:r w:rsidRPr="00675648">
        <w:rPr>
          <w:lang w:val="en-CA"/>
        </w:rPr>
        <w:t xml:space="preserve"> the drilling method and borehole diameter for intervals down the borehole</w:t>
      </w:r>
      <w:r>
        <w:rPr>
          <w:lang w:val="en-CA"/>
        </w:rPr>
        <w:t>.</w:t>
      </w:r>
    </w:p>
    <w:p w14:paraId="686790B2" w14:textId="219E3B8E" w:rsidR="00675648" w:rsidRPr="008E5B1A" w:rsidRDefault="00675648" w:rsidP="008E5B1A">
      <w:pPr>
        <w:pStyle w:val="Heading5"/>
        <w:rPr>
          <w:lang w:val="en-CA"/>
        </w:rPr>
      </w:pPr>
      <w:r>
        <w:rPr>
          <w:lang w:val="en-CA"/>
        </w:rPr>
        <w:t>logElement</w:t>
      </w:r>
    </w:p>
    <w:p w14:paraId="183E72E8" w14:textId="409CAC27" w:rsidR="00675648" w:rsidRDefault="00675648" w:rsidP="006A1F12">
      <w:pPr>
        <w:rPr>
          <w:lang w:val="en-CA"/>
        </w:rPr>
      </w:pPr>
      <w:r>
        <w:rPr>
          <w:lang w:val="en-CA"/>
        </w:rPr>
        <w:t xml:space="preserve">The property </w:t>
      </w:r>
      <w:r w:rsidRPr="005603F4">
        <w:rPr>
          <w:rStyle w:val="Entity"/>
        </w:rPr>
        <w:t>logElement</w:t>
      </w:r>
      <w:r>
        <w:rPr>
          <w:lang w:val="en-CA"/>
        </w:rPr>
        <w:t xml:space="preserve"> </w:t>
      </w:r>
      <w:r w:rsidR="008E5B1A">
        <w:rPr>
          <w:lang w:val="en-CA"/>
        </w:rPr>
        <w:t>is</w:t>
      </w:r>
      <w:r>
        <w:rPr>
          <w:lang w:val="en-CA"/>
        </w:rPr>
        <w:t xml:space="preserve"> an association between a </w:t>
      </w:r>
      <w:r w:rsidRPr="005603F4">
        <w:rPr>
          <w:rStyle w:val="Entity"/>
        </w:rPr>
        <w:t>Borehole</w:t>
      </w:r>
      <w:r>
        <w:rPr>
          <w:lang w:val="en-CA"/>
        </w:rPr>
        <w:t xml:space="preserve"> and a </w:t>
      </w:r>
      <w:r w:rsidR="005603F4">
        <w:rPr>
          <w:rStyle w:val="Entity"/>
        </w:rPr>
        <w:t>BoreholeInterval</w:t>
      </w:r>
      <w:r>
        <w:rPr>
          <w:lang w:val="en-CA"/>
        </w:rPr>
        <w:t xml:space="preserve"> </w:t>
      </w:r>
      <w:r w:rsidRPr="00675648">
        <w:rPr>
          <w:lang w:val="en-CA"/>
        </w:rPr>
        <w:t>instance</w:t>
      </w:r>
      <w:r w:rsidR="004E6F80">
        <w:rPr>
          <w:lang w:val="en-CA"/>
        </w:rPr>
        <w:t>.</w:t>
      </w:r>
    </w:p>
    <w:p w14:paraId="6FF1F5A6" w14:textId="6826F380" w:rsidR="00675648" w:rsidRDefault="00675648" w:rsidP="00D20646">
      <w:pPr>
        <w:pStyle w:val="Heading5"/>
        <w:rPr>
          <w:lang w:val="en-CA"/>
        </w:rPr>
      </w:pPr>
      <w:r>
        <w:rPr>
          <w:lang w:val="en-CA"/>
        </w:rPr>
        <w:t>referenceLocation</w:t>
      </w:r>
    </w:p>
    <w:p w14:paraId="3958527D" w14:textId="52B7C7BB" w:rsidR="00675648" w:rsidRDefault="00675648" w:rsidP="006A1F12">
      <w:pPr>
        <w:rPr>
          <w:lang w:val="en-CA"/>
        </w:rPr>
      </w:pPr>
      <w:r>
        <w:rPr>
          <w:lang w:val="en-CA"/>
        </w:rPr>
        <w:t xml:space="preserve">The property </w:t>
      </w:r>
      <w:r w:rsidRPr="005603F4">
        <w:rPr>
          <w:rStyle w:val="Entity"/>
        </w:rPr>
        <w:t>referenceLocation</w:t>
      </w:r>
      <w:r>
        <w:rPr>
          <w:lang w:val="en-CA"/>
        </w:rPr>
        <w:t xml:space="preserve"> </w:t>
      </w:r>
      <w:r w:rsidR="008E5B1A">
        <w:rPr>
          <w:lang w:val="en-CA"/>
        </w:rPr>
        <w:t>is</w:t>
      </w:r>
      <w:r>
        <w:rPr>
          <w:lang w:val="en-CA"/>
        </w:rPr>
        <w:t xml:space="preserve"> an association between a </w:t>
      </w:r>
      <w:r w:rsidRPr="005603F4">
        <w:rPr>
          <w:rStyle w:val="Entity"/>
        </w:rPr>
        <w:t>Borehole</w:t>
      </w:r>
      <w:r>
        <w:rPr>
          <w:lang w:val="en-CA"/>
        </w:rPr>
        <w:t xml:space="preserve"> and </w:t>
      </w:r>
      <w:r w:rsidR="00B45030">
        <w:rPr>
          <w:lang w:val="en-CA"/>
        </w:rPr>
        <w:t>an</w:t>
      </w:r>
      <w:r>
        <w:rPr>
          <w:lang w:val="en-CA"/>
        </w:rPr>
        <w:t xml:space="preserve"> </w:t>
      </w:r>
      <w:r w:rsidRPr="005603F4">
        <w:rPr>
          <w:rStyle w:val="Entity"/>
        </w:rPr>
        <w:t>OriginPosition</w:t>
      </w:r>
      <w:r>
        <w:rPr>
          <w:lang w:val="en-CA"/>
        </w:rPr>
        <w:t xml:space="preserve"> </w:t>
      </w:r>
      <w:r w:rsidRPr="00675648">
        <w:rPr>
          <w:lang w:val="en-CA"/>
        </w:rPr>
        <w:t>corresponding to the start point of a borehole log.  This may correspond to the borehole collar location (</w:t>
      </w:r>
      <w:r w:rsidR="00B45030" w:rsidRPr="00675648">
        <w:rPr>
          <w:lang w:val="en-CA"/>
        </w:rPr>
        <w:t>e.g.</w:t>
      </w:r>
      <w:r w:rsidRPr="00675648">
        <w:rPr>
          <w:lang w:val="en-CA"/>
        </w:rPr>
        <w:t>, kelly bush).</w:t>
      </w:r>
    </w:p>
    <w:p w14:paraId="6B64F2FE" w14:textId="1ACADC35" w:rsidR="000A04A2" w:rsidRDefault="000A04A2" w:rsidP="000A04A2">
      <w:pPr>
        <w:pStyle w:val="Heading5"/>
        <w:rPr>
          <w:lang w:val="en-CA"/>
        </w:rPr>
      </w:pPr>
      <w:r>
        <w:rPr>
          <w:lang w:val="en-CA"/>
        </w:rPr>
        <w:t>OM:sampledFeature</w:t>
      </w:r>
    </w:p>
    <w:p w14:paraId="736EABDA" w14:textId="77777777" w:rsidR="000A04A2" w:rsidRDefault="000A04A2" w:rsidP="000A04A2">
      <w:pPr>
        <w:rPr>
          <w:lang w:val="en-CA"/>
        </w:rPr>
      </w:pPr>
    </w:p>
    <w:p w14:paraId="0911EAFC" w14:textId="55852D55" w:rsidR="000A04A2" w:rsidRPr="000A04A2" w:rsidRDefault="000A04A2" w:rsidP="000A04A2">
      <w:pPr>
        <w:rPr>
          <w:lang w:val="en-CA"/>
        </w:rPr>
      </w:pPr>
      <w:r w:rsidRPr="005603F4">
        <w:rPr>
          <w:rStyle w:val="Entity"/>
        </w:rPr>
        <w:lastRenderedPageBreak/>
        <w:t>Borehole</w:t>
      </w:r>
      <w:r>
        <w:rPr>
          <w:lang w:val="en-CA"/>
        </w:rPr>
        <w:t xml:space="preserve"> inherits </w:t>
      </w:r>
      <w:r w:rsidRPr="005603F4">
        <w:rPr>
          <w:rStyle w:val="Entity"/>
        </w:rPr>
        <w:t>sampledFeature</w:t>
      </w:r>
      <w:r>
        <w:rPr>
          <w:lang w:val="en-CA"/>
        </w:rPr>
        <w:t xml:space="preserve"> from </w:t>
      </w:r>
      <w:r w:rsidR="005603F4" w:rsidRPr="005603F4">
        <w:rPr>
          <w:rStyle w:val="Entity"/>
        </w:rPr>
        <w:t>OM::</w:t>
      </w:r>
      <w:r w:rsidRPr="005603F4">
        <w:rPr>
          <w:rStyle w:val="Entity"/>
        </w:rPr>
        <w:t>SF_SamplingFeature</w:t>
      </w:r>
      <w:r>
        <w:rPr>
          <w:lang w:val="en-CA"/>
        </w:rPr>
        <w:t xml:space="preserve">, which link the </w:t>
      </w:r>
      <w:r w:rsidR="003E17BA">
        <w:rPr>
          <w:lang w:val="en-CA"/>
        </w:rPr>
        <w:t>sampling feature to the real world feature it is designed to sample (</w:t>
      </w:r>
      <w:r w:rsidR="003E17BA" w:rsidRPr="003E17BA">
        <w:rPr>
          <w:lang w:val="en-CA"/>
        </w:rPr>
        <w:t>19156:2011</w:t>
      </w:r>
      <w:r w:rsidR="003E17BA">
        <w:rPr>
          <w:lang w:val="en-CA"/>
        </w:rPr>
        <w:t xml:space="preserve">, clause 9.2.2.4). </w:t>
      </w:r>
      <w:r w:rsidRPr="000A04A2">
        <w:rPr>
          <w:lang w:val="en-CA"/>
        </w:rPr>
        <w:t xml:space="preserve">In the context of GeoSciML, this will typically be a </w:t>
      </w:r>
      <w:r w:rsidRPr="005603F4">
        <w:rPr>
          <w:rStyle w:val="Entity"/>
        </w:rPr>
        <w:t>GeologicFeature</w:t>
      </w:r>
      <w:r w:rsidRPr="000A04A2">
        <w:rPr>
          <w:lang w:val="en-CA"/>
        </w:rPr>
        <w:t xml:space="preserve">, such as a geologic unit. If the </w:t>
      </w:r>
      <w:r w:rsidRPr="005603F4">
        <w:rPr>
          <w:rStyle w:val="Entity"/>
        </w:rPr>
        <w:t>SamplingFeature</w:t>
      </w:r>
      <w:r w:rsidRPr="000A04A2">
        <w:rPr>
          <w:lang w:val="en-CA"/>
        </w:rPr>
        <w:t xml:space="preserve"> samples multiple features (e.g. borehole, traverse) </w:t>
      </w:r>
    </w:p>
    <w:p w14:paraId="0F70773A" w14:textId="1334AADA" w:rsidR="000A04A2" w:rsidRPr="003E17BA" w:rsidRDefault="000A04A2" w:rsidP="00C44904">
      <w:pPr>
        <w:pStyle w:val="ListParagraph"/>
        <w:numPr>
          <w:ilvl w:val="0"/>
          <w:numId w:val="31"/>
        </w:numPr>
        <w:rPr>
          <w:lang w:val="en-CA"/>
        </w:rPr>
      </w:pPr>
      <w:r w:rsidRPr="003E17BA">
        <w:rPr>
          <w:lang w:val="en-CA"/>
        </w:rPr>
        <w:t>if it is a s</w:t>
      </w:r>
      <w:r w:rsidR="005603F4">
        <w:rPr>
          <w:lang w:val="en-CA"/>
        </w:rPr>
        <w:t xml:space="preserve">equence of units, then the </w:t>
      </w:r>
      <w:r w:rsidR="005603F4" w:rsidRPr="005603F4">
        <w:rPr>
          <w:rStyle w:val="Entity"/>
        </w:rPr>
        <w:t>part:</w:t>
      </w:r>
      <w:r w:rsidRPr="005603F4">
        <w:rPr>
          <w:rStyle w:val="Entity"/>
        </w:rPr>
        <w:t>GeologicUnitPart</w:t>
      </w:r>
      <w:r w:rsidRPr="003E17BA">
        <w:rPr>
          <w:lang w:val="en-CA"/>
        </w:rPr>
        <w:t xml:space="preserve"> mechanisms may be used, </w:t>
      </w:r>
    </w:p>
    <w:p w14:paraId="307290BB" w14:textId="7F3B6729" w:rsidR="000A04A2" w:rsidRDefault="000A04A2" w:rsidP="00C44904">
      <w:pPr>
        <w:pStyle w:val="ListParagraph"/>
        <w:numPr>
          <w:ilvl w:val="0"/>
          <w:numId w:val="31"/>
        </w:numPr>
        <w:rPr>
          <w:lang w:val="en-CA"/>
        </w:rPr>
      </w:pPr>
      <w:r w:rsidRPr="003E17BA">
        <w:rPr>
          <w:lang w:val="en-CA"/>
        </w:rPr>
        <w:t xml:space="preserve">else if it is an informal collection that exists only because of the sampling, then multiple </w:t>
      </w:r>
      <w:r w:rsidRPr="005603F4">
        <w:rPr>
          <w:rStyle w:val="Entity"/>
        </w:rPr>
        <w:t>sampledFeature</w:t>
      </w:r>
      <w:r w:rsidRPr="003E17BA">
        <w:rPr>
          <w:lang w:val="en-CA"/>
        </w:rPr>
        <w:t xml:space="preserve"> roles should be used</w:t>
      </w:r>
    </w:p>
    <w:p w14:paraId="739E1276" w14:textId="77777777" w:rsidR="003E17BA" w:rsidRPr="003E17BA" w:rsidRDefault="003E17BA" w:rsidP="003E17BA">
      <w:pPr>
        <w:rPr>
          <w:lang w:val="en-CA"/>
        </w:rPr>
      </w:pPr>
    </w:p>
    <w:p w14:paraId="5409A7D9" w14:textId="6D018B4F" w:rsidR="00F46BB7" w:rsidRDefault="00F46BB7" w:rsidP="00F46BB7">
      <w:pPr>
        <w:pStyle w:val="Heading4"/>
        <w:rPr>
          <w:lang w:val="en-CA"/>
        </w:rPr>
      </w:pPr>
      <w:bookmarkStart w:id="466" w:name="_Ref456518000"/>
      <w:r>
        <w:rPr>
          <w:lang w:val="en-CA"/>
        </w:rPr>
        <w:t>DrillingDetails</w:t>
      </w:r>
      <w:bookmarkEnd w:id="466"/>
    </w:p>
    <w:p w14:paraId="258B25B7" w14:textId="77777777" w:rsidR="00F46BB7" w:rsidRDefault="00F46BB7" w:rsidP="00CD7325">
      <w:pPr>
        <w:rPr>
          <w:lang w:val="en-CA"/>
        </w:rPr>
      </w:pPr>
    </w:p>
    <w:p w14:paraId="11791404" w14:textId="6072794E" w:rsidR="00F46BB7" w:rsidRDefault="00AB4325" w:rsidP="00CD7325">
      <w:pPr>
        <w:rPr>
          <w:lang w:val="en-CA"/>
        </w:rPr>
      </w:pPr>
      <w:r w:rsidRPr="005603F4">
        <w:rPr>
          <w:rStyle w:val="Entity"/>
        </w:rPr>
        <w:t>Drilling</w:t>
      </w:r>
      <w:r w:rsidR="004E6F80" w:rsidRPr="005603F4">
        <w:rPr>
          <w:rStyle w:val="Entity"/>
        </w:rPr>
        <w:t>Details</w:t>
      </w:r>
      <w:r w:rsidR="004E6F80">
        <w:rPr>
          <w:lang w:val="en-CA"/>
        </w:rPr>
        <w:t xml:space="preserve"> is a</w:t>
      </w:r>
      <w:r w:rsidR="00F46BB7" w:rsidRPr="00F46BB7">
        <w:rPr>
          <w:lang w:val="en-CA"/>
        </w:rPr>
        <w:t xml:space="preserve"> class t</w:t>
      </w:r>
      <w:r w:rsidR="004E6F80">
        <w:rPr>
          <w:lang w:val="en-CA"/>
        </w:rPr>
        <w:t>hat</w:t>
      </w:r>
      <w:r w:rsidR="00F46BB7" w:rsidRPr="00F46BB7">
        <w:rPr>
          <w:lang w:val="en-CA"/>
        </w:rPr>
        <w:t xml:space="preserve"> capture</w:t>
      </w:r>
      <w:r w:rsidR="004E6F80">
        <w:rPr>
          <w:lang w:val="en-CA"/>
        </w:rPr>
        <w:t>s</w:t>
      </w:r>
      <w:r w:rsidR="00F46BB7" w:rsidRPr="00F46BB7">
        <w:rPr>
          <w:lang w:val="en-CA"/>
        </w:rPr>
        <w:t xml:space="preserve"> </w:t>
      </w:r>
      <w:r w:rsidR="004E6F80">
        <w:rPr>
          <w:lang w:val="en-CA"/>
        </w:rPr>
        <w:t xml:space="preserve">the </w:t>
      </w:r>
      <w:r w:rsidR="00F46BB7" w:rsidRPr="00F46BB7">
        <w:rPr>
          <w:lang w:val="en-CA"/>
        </w:rPr>
        <w:t xml:space="preserve">description of drilling methods and </w:t>
      </w:r>
      <w:proofErr w:type="gramStart"/>
      <w:r w:rsidR="00F46BB7" w:rsidRPr="00F46BB7">
        <w:rPr>
          <w:lang w:val="en-CA"/>
        </w:rPr>
        <w:t>hole</w:t>
      </w:r>
      <w:proofErr w:type="gramEnd"/>
      <w:r w:rsidR="00F46BB7" w:rsidRPr="00F46BB7">
        <w:rPr>
          <w:lang w:val="en-CA"/>
        </w:rPr>
        <w:t xml:space="preserve"> diameter</w:t>
      </w:r>
      <w:r w:rsidR="004E6F80">
        <w:rPr>
          <w:lang w:val="en-CA"/>
        </w:rPr>
        <w:t>s</w:t>
      </w:r>
      <w:r w:rsidR="00F46BB7" w:rsidRPr="00F46BB7">
        <w:rPr>
          <w:lang w:val="en-CA"/>
        </w:rPr>
        <w:t xml:space="preserve"> down the </w:t>
      </w:r>
      <w:r w:rsidR="004E6F80">
        <w:rPr>
          <w:lang w:val="en-CA"/>
        </w:rPr>
        <w:t>drilling path</w:t>
      </w:r>
      <w:r w:rsidR="00F46BB7" w:rsidRPr="00F46BB7">
        <w:rPr>
          <w:lang w:val="en-CA"/>
        </w:rPr>
        <w:t>.</w:t>
      </w:r>
      <w:r>
        <w:rPr>
          <w:lang w:val="en-CA"/>
        </w:rPr>
        <w:t xml:space="preserve">  Properties that apply to the </w:t>
      </w:r>
      <w:r w:rsidRPr="005603F4">
        <w:rPr>
          <w:rStyle w:val="Entity"/>
        </w:rPr>
        <w:t>Borehole</w:t>
      </w:r>
      <w:r>
        <w:rPr>
          <w:lang w:val="en-CA"/>
        </w:rPr>
        <w:t xml:space="preserve"> as a whole are managed in </w:t>
      </w:r>
      <w:r w:rsidRPr="005603F4">
        <w:rPr>
          <w:rStyle w:val="Entity"/>
        </w:rPr>
        <w:t>BoreholeDetails</w:t>
      </w:r>
      <w:r>
        <w:rPr>
          <w:lang w:val="en-CA"/>
        </w:rPr>
        <w:t xml:space="preserve"> (</w:t>
      </w:r>
      <w:r>
        <w:rPr>
          <w:lang w:val="en-CA"/>
        </w:rPr>
        <w:fldChar w:fldCharType="begin"/>
      </w:r>
      <w:r>
        <w:rPr>
          <w:lang w:val="en-CA"/>
        </w:rPr>
        <w:instrText xml:space="preserve"> REF _Ref456518173 \r \h </w:instrText>
      </w:r>
      <w:r>
        <w:rPr>
          <w:lang w:val="en-CA"/>
        </w:rPr>
      </w:r>
      <w:r>
        <w:rPr>
          <w:lang w:val="en-CA"/>
        </w:rPr>
        <w:fldChar w:fldCharType="separate"/>
      </w:r>
      <w:r>
        <w:rPr>
          <w:lang w:val="en-CA"/>
        </w:rPr>
        <w:t>8.7.1.4</w:t>
      </w:r>
      <w:r>
        <w:rPr>
          <w:lang w:val="en-CA"/>
        </w:rPr>
        <w:fldChar w:fldCharType="end"/>
      </w:r>
      <w:r>
        <w:rPr>
          <w:lang w:val="en-CA"/>
        </w:rPr>
        <w:t xml:space="preserve">). </w:t>
      </w:r>
    </w:p>
    <w:p w14:paraId="257F67F8" w14:textId="27BFE172" w:rsidR="008B1DC6" w:rsidRDefault="008B1DC6" w:rsidP="008B1DC6">
      <w:pPr>
        <w:keepNext/>
        <w:rPr>
          <w:noProof/>
          <w:lang w:val="en-CA" w:eastAsia="en-CA"/>
        </w:rPr>
      </w:pPr>
    </w:p>
    <w:p w14:paraId="72C112B5" w14:textId="13EFF86D" w:rsidR="00745739" w:rsidRDefault="00F658C5" w:rsidP="008B1DC6">
      <w:pPr>
        <w:keepNext/>
      </w:pPr>
      <w:r>
        <w:rPr>
          <w:noProof/>
          <w:lang w:val="en-CA" w:eastAsia="en-CA"/>
        </w:rPr>
        <w:drawing>
          <wp:inline distT="0" distB="0" distL="0" distR="0" wp14:anchorId="703301F9" wp14:editId="20D12E75">
            <wp:extent cx="5495925" cy="351472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95925" cy="3514725"/>
                    </a:xfrm>
                    <a:prstGeom prst="rect">
                      <a:avLst/>
                    </a:prstGeom>
                    <a:noFill/>
                    <a:ln>
                      <a:noFill/>
                    </a:ln>
                  </pic:spPr>
                </pic:pic>
              </a:graphicData>
            </a:graphic>
          </wp:inline>
        </w:drawing>
      </w:r>
    </w:p>
    <w:p w14:paraId="6C408421" w14:textId="51892DC8"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E15963">
        <w:rPr>
          <w:noProof/>
        </w:rPr>
        <w:t>74</w:t>
      </w:r>
      <w:r w:rsidR="00673E83">
        <w:rPr>
          <w:noProof/>
        </w:rPr>
        <w:fldChar w:fldCharType="end"/>
      </w:r>
      <w:r>
        <w:t>: Drilling details</w:t>
      </w:r>
    </w:p>
    <w:p w14:paraId="6B71DB12" w14:textId="0613483B" w:rsidR="0056286F" w:rsidRPr="008E5B1A" w:rsidRDefault="0056286F" w:rsidP="008E5B1A">
      <w:pPr>
        <w:pStyle w:val="Heading5"/>
        <w:rPr>
          <w:lang w:val="en-CA"/>
        </w:rPr>
      </w:pPr>
      <w:r w:rsidRPr="00D970E9">
        <w:rPr>
          <w:lang w:val="en-CA"/>
        </w:rPr>
        <w:t>drillingMethod</w:t>
      </w:r>
    </w:p>
    <w:p w14:paraId="10A4F4C1" w14:textId="4A98E952" w:rsidR="0056286F" w:rsidRDefault="0056286F">
      <w:pPr>
        <w:rPr>
          <w:lang w:val="en-CA"/>
        </w:rPr>
      </w:pPr>
      <w:r>
        <w:rPr>
          <w:lang w:val="en-CA"/>
        </w:rPr>
        <w:lastRenderedPageBreak/>
        <w:t xml:space="preserve">The </w:t>
      </w:r>
      <w:r w:rsidRPr="005603F4">
        <w:rPr>
          <w:rStyle w:val="Entity"/>
        </w:rPr>
        <w:t>drillingMethod</w:t>
      </w:r>
      <w:proofErr w:type="gramStart"/>
      <w:r w:rsidRPr="005603F4">
        <w:rPr>
          <w:rStyle w:val="Entity"/>
        </w:rPr>
        <w:t>:BoreholeDrillingMethodCode</w:t>
      </w:r>
      <w:proofErr w:type="gramEnd"/>
      <w:r>
        <w:rPr>
          <w:lang w:val="en-CA"/>
        </w:rPr>
        <w:t xml:space="preserve"> property contain</w:t>
      </w:r>
      <w:r w:rsidR="008E5B1A">
        <w:rPr>
          <w:lang w:val="en-CA"/>
        </w:rPr>
        <w:t>s</w:t>
      </w:r>
      <w:r>
        <w:rPr>
          <w:lang w:val="en-CA"/>
        </w:rPr>
        <w:t xml:space="preserve"> a term from a controlled vocabulary indicating </w:t>
      </w:r>
      <w:r w:rsidRPr="0056286F">
        <w:rPr>
          <w:lang w:val="en-CA"/>
        </w:rPr>
        <w:t>the drilling method used. Appropriate terms would include rotary air blast</w:t>
      </w:r>
      <w:r w:rsidR="00B8253A">
        <w:rPr>
          <w:lang w:val="en-CA"/>
        </w:rPr>
        <w:t>,</w:t>
      </w:r>
      <w:r w:rsidRPr="0056286F">
        <w:rPr>
          <w:lang w:val="en-CA"/>
        </w:rPr>
        <w:t xml:space="preserve"> auger</w:t>
      </w:r>
      <w:r w:rsidR="00B8253A">
        <w:rPr>
          <w:lang w:val="en-CA"/>
        </w:rPr>
        <w:t>,</w:t>
      </w:r>
      <w:r w:rsidRPr="0056286F">
        <w:rPr>
          <w:lang w:val="en-CA"/>
        </w:rPr>
        <w:t xml:space="preserve"> diamond core</w:t>
      </w:r>
      <w:r w:rsidR="00B8253A">
        <w:rPr>
          <w:lang w:val="en-CA"/>
        </w:rPr>
        <w:t>,</w:t>
      </w:r>
      <w:r w:rsidRPr="0056286F">
        <w:rPr>
          <w:lang w:val="en-CA"/>
        </w:rPr>
        <w:t xml:space="preserve"> air core</w:t>
      </w:r>
      <w:r w:rsidR="00B8253A">
        <w:rPr>
          <w:lang w:val="en-CA"/>
        </w:rPr>
        <w:t>,</w:t>
      </w:r>
      <w:r w:rsidRPr="0056286F">
        <w:rPr>
          <w:lang w:val="en-CA"/>
        </w:rPr>
        <w:t xml:space="preserve"> etc</w:t>
      </w:r>
      <w:r w:rsidR="008E5B1A">
        <w:rPr>
          <w:lang w:val="en-CA"/>
        </w:rPr>
        <w:t>.</w:t>
      </w:r>
    </w:p>
    <w:p w14:paraId="5FF268D0" w14:textId="5D7CD58A" w:rsidR="0056286F" w:rsidRPr="008E5B1A" w:rsidRDefault="0056286F" w:rsidP="008E5B1A">
      <w:pPr>
        <w:pStyle w:val="Heading5"/>
        <w:rPr>
          <w:lang w:val="en-CA"/>
        </w:rPr>
      </w:pPr>
      <w:r w:rsidRPr="0056286F">
        <w:rPr>
          <w:lang w:val="en-CA"/>
        </w:rPr>
        <w:t>boreholeDiameter</w:t>
      </w:r>
    </w:p>
    <w:p w14:paraId="5BD51EAE" w14:textId="6DC23233" w:rsidR="0056286F" w:rsidRDefault="0056286F" w:rsidP="0056286F">
      <w:pPr>
        <w:rPr>
          <w:lang w:val="en-CA"/>
        </w:rPr>
      </w:pPr>
      <w:r>
        <w:rPr>
          <w:lang w:val="en-CA"/>
        </w:rPr>
        <w:t xml:space="preserve">The </w:t>
      </w:r>
      <w:r w:rsidRPr="005603F4">
        <w:rPr>
          <w:rStyle w:val="Entity"/>
        </w:rPr>
        <w:t>boreholeDiameter</w:t>
      </w:r>
      <w:r>
        <w:rPr>
          <w:lang w:val="en-CA"/>
        </w:rPr>
        <w:t xml:space="preserve"> property (</w:t>
      </w:r>
      <w:r w:rsidR="00253146" w:rsidRPr="005603F4">
        <w:rPr>
          <w:rStyle w:val="Entity"/>
        </w:rPr>
        <w:t>SWE::Quantity</w:t>
      </w:r>
      <w:r>
        <w:rPr>
          <w:lang w:val="en-CA"/>
        </w:rPr>
        <w:t>) contain</w:t>
      </w:r>
      <w:r w:rsidR="008E5B1A">
        <w:rPr>
          <w:lang w:val="en-CA"/>
        </w:rPr>
        <w:t>s</w:t>
      </w:r>
      <w:r>
        <w:rPr>
          <w:lang w:val="en-CA"/>
        </w:rPr>
        <w:t xml:space="preserve"> a measurement (a value and a unit of measure) corresponding to the diameter of the drilled hole.</w:t>
      </w:r>
    </w:p>
    <w:p w14:paraId="310EEED4" w14:textId="41F5C658" w:rsidR="004E6F80" w:rsidRPr="008E5B1A" w:rsidRDefault="0056286F" w:rsidP="0056286F">
      <w:pPr>
        <w:pStyle w:val="Heading5"/>
        <w:rPr>
          <w:lang w:val="en-CA"/>
        </w:rPr>
      </w:pPr>
      <w:r>
        <w:rPr>
          <w:lang w:val="en-CA"/>
        </w:rPr>
        <w:t>intervalBegin</w:t>
      </w:r>
    </w:p>
    <w:p w14:paraId="1E31593B" w14:textId="3B947A1D" w:rsidR="0056286F" w:rsidRDefault="0056286F" w:rsidP="0056286F">
      <w:pPr>
        <w:rPr>
          <w:lang w:val="en-CA"/>
        </w:rPr>
      </w:pPr>
      <w:r>
        <w:rPr>
          <w:lang w:val="en-CA"/>
        </w:rPr>
        <w:t xml:space="preserve">The </w:t>
      </w:r>
      <w:r w:rsidRPr="005603F4">
        <w:rPr>
          <w:rStyle w:val="Entity"/>
        </w:rPr>
        <w:t>intervalBegin</w:t>
      </w:r>
      <w:r>
        <w:rPr>
          <w:lang w:val="en-CA"/>
        </w:rPr>
        <w:t xml:space="preserve"> property (</w:t>
      </w:r>
      <w:r w:rsidR="00253146" w:rsidRPr="005603F4">
        <w:rPr>
          <w:rStyle w:val="Entity"/>
        </w:rPr>
        <w:t>SWE::Quantity</w:t>
      </w:r>
      <w:r>
        <w:rPr>
          <w:lang w:val="en-CA"/>
        </w:rPr>
        <w:t>) contain</w:t>
      </w:r>
      <w:r w:rsidR="008E5B1A">
        <w:rPr>
          <w:lang w:val="en-CA"/>
        </w:rPr>
        <w:t>s</w:t>
      </w:r>
      <w:r>
        <w:rPr>
          <w:lang w:val="en-CA"/>
        </w:rPr>
        <w:t xml:space="preserve"> a measurement (a value and a unit of measurement</w:t>
      </w:r>
      <w:r w:rsidR="00B45030">
        <w:rPr>
          <w:lang w:val="en-CA"/>
        </w:rPr>
        <w:t>) that</w:t>
      </w:r>
      <w:r>
        <w:rPr>
          <w:lang w:val="en-CA"/>
        </w:rPr>
        <w:t xml:space="preserve"> corresponds to t</w:t>
      </w:r>
      <w:r w:rsidRPr="0056286F">
        <w:rPr>
          <w:lang w:val="en-CA"/>
        </w:rPr>
        <w:t xml:space="preserve">he measured distance of the start of the interval along the path of the borehole. The measured value must be less than or equal to the </w:t>
      </w:r>
      <w:r w:rsidR="005603F4">
        <w:rPr>
          <w:rStyle w:val="Entity"/>
        </w:rPr>
        <w:t>i</w:t>
      </w:r>
      <w:r w:rsidRPr="005603F4">
        <w:rPr>
          <w:rStyle w:val="Entity"/>
        </w:rPr>
        <w:t>ntervalEnd</w:t>
      </w:r>
      <w:r w:rsidRPr="0056286F">
        <w:rPr>
          <w:lang w:val="en-CA"/>
        </w:rPr>
        <w:t xml:space="preserve"> value.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2BDF47F3" w14:textId="77777777" w:rsidTr="00816874">
        <w:trPr>
          <w:cantSplit/>
        </w:trPr>
        <w:tc>
          <w:tcPr>
            <w:tcW w:w="4219" w:type="dxa"/>
            <w:tcBorders>
              <w:right w:val="nil"/>
            </w:tcBorders>
            <w:shd w:val="clear" w:color="auto" w:fill="auto"/>
          </w:tcPr>
          <w:p w14:paraId="3A3DBCD4" w14:textId="76B5B3DC" w:rsidR="0056286F" w:rsidRPr="00D12552" w:rsidRDefault="004E6F80" w:rsidP="0056286F">
            <w:pPr>
              <w:pStyle w:val="Tabletext10"/>
              <w:rPr>
                <w:rStyle w:val="requri"/>
                <w:lang w:val="en-CA"/>
              </w:rPr>
            </w:pPr>
            <w:r>
              <w:rPr>
                <w:rStyle w:val="CommentReference"/>
              </w:rPr>
              <w:commentReference w:id="467"/>
            </w:r>
            <w:r w:rsidR="0056286F">
              <w:rPr>
                <w:rStyle w:val="requri"/>
                <w:lang w:val="en-CA"/>
              </w:rPr>
              <w:t>/req/gsml4-borehole</w:t>
            </w:r>
            <w:r w:rsidR="0056286F" w:rsidRPr="00D12552">
              <w:rPr>
                <w:rStyle w:val="requri"/>
                <w:lang w:val="en-CA"/>
              </w:rPr>
              <w:t>/</w:t>
            </w:r>
            <w:r w:rsidR="0056286F">
              <w:rPr>
                <w:rStyle w:val="requri"/>
                <w:lang w:val="en-CA"/>
              </w:rPr>
              <w:t>value-intervalBegin</w:t>
            </w:r>
          </w:p>
        </w:tc>
        <w:tc>
          <w:tcPr>
            <w:tcW w:w="4678" w:type="dxa"/>
            <w:tcBorders>
              <w:left w:val="nil"/>
            </w:tcBorders>
            <w:shd w:val="clear" w:color="auto" w:fill="auto"/>
          </w:tcPr>
          <w:p w14:paraId="6D81E947" w14:textId="0A73357E" w:rsidR="0056286F" w:rsidRPr="00D12552" w:rsidRDefault="0056286F" w:rsidP="0056286F">
            <w:pPr>
              <w:pStyle w:val="Tabletext10"/>
              <w:jc w:val="left"/>
              <w:rPr>
                <w:rStyle w:val="reqtext"/>
                <w:lang w:val="en-CA"/>
              </w:rPr>
            </w:pPr>
            <w:r>
              <w:rPr>
                <w:rStyle w:val="reqtext"/>
                <w:lang w:val="en-CA"/>
              </w:rPr>
              <w:t>The value of intervalBegin SHALL be less or equal to the value of intervalEnd.</w:t>
            </w:r>
          </w:p>
        </w:tc>
      </w:tr>
    </w:tbl>
    <w:p w14:paraId="2B857748" w14:textId="77777777" w:rsidR="0056286F" w:rsidRDefault="0056286F" w:rsidP="0056286F">
      <w:pPr>
        <w:rPr>
          <w:lang w:val="en-CA"/>
        </w:rPr>
      </w:pPr>
    </w:p>
    <w:p w14:paraId="75DE08EA" w14:textId="11F1BBC5" w:rsidR="0056286F" w:rsidRPr="001F16B2" w:rsidRDefault="0056286F" w:rsidP="0056286F">
      <w:pPr>
        <w:pStyle w:val="Heading5"/>
        <w:rPr>
          <w:lang w:val="en-CA"/>
        </w:rPr>
      </w:pPr>
      <w:r>
        <w:rPr>
          <w:lang w:val="en-CA"/>
        </w:rPr>
        <w:t>intervalEnd</w:t>
      </w:r>
    </w:p>
    <w:p w14:paraId="7A22B259" w14:textId="50EF8895" w:rsidR="008B1DC6" w:rsidRDefault="0056286F" w:rsidP="00D20646">
      <w:pPr>
        <w:rPr>
          <w:lang w:val="en-CA"/>
        </w:rPr>
      </w:pPr>
      <w:bookmarkStart w:id="468" w:name="BKM_A12417ED_F0A6_4403_85AA_20F080BAB4D5"/>
      <w:bookmarkEnd w:id="468"/>
      <w:r>
        <w:rPr>
          <w:lang w:val="en-CA"/>
        </w:rPr>
        <w:t xml:space="preserve">The property </w:t>
      </w:r>
      <w:r w:rsidRPr="005603F4">
        <w:rPr>
          <w:rStyle w:val="Entity"/>
        </w:rPr>
        <w:t>intervalEnd</w:t>
      </w:r>
      <w:r>
        <w:rPr>
          <w:lang w:val="en-CA"/>
        </w:rPr>
        <w:t xml:space="preserve"> (</w:t>
      </w:r>
      <w:r w:rsidR="00253146" w:rsidRPr="005603F4">
        <w:rPr>
          <w:rStyle w:val="Entity"/>
        </w:rPr>
        <w:t>SWE::Quantity</w:t>
      </w:r>
      <w:r>
        <w:rPr>
          <w:lang w:val="en-CA"/>
        </w:rPr>
        <w:t>) contain</w:t>
      </w:r>
      <w:r w:rsidR="001F16B2">
        <w:rPr>
          <w:lang w:val="en-CA"/>
        </w:rPr>
        <w:t>s</w:t>
      </w:r>
      <w:r>
        <w:rPr>
          <w:lang w:val="en-CA"/>
        </w:rPr>
        <w:t xml:space="preserve"> a measurement (a value and a unit of measurement) of the </w:t>
      </w:r>
      <w:r w:rsidRPr="0056286F">
        <w:rPr>
          <w:lang w:val="en-CA"/>
        </w:rPr>
        <w:t xml:space="preserve">measured distance of the end of the interval along the path of the borehole. The measured value must be greater than or equal to the IntervalBegin value. </w:t>
      </w:r>
    </w:p>
    <w:p w14:paraId="69EE6CE0" w14:textId="40122FD1" w:rsidR="002F5463" w:rsidRPr="001F16B2" w:rsidRDefault="004E6F80" w:rsidP="001F16B2">
      <w:pPr>
        <w:pStyle w:val="Heading5"/>
        <w:rPr>
          <w:lang w:val="en-CA"/>
        </w:rPr>
      </w:pPr>
      <w:r>
        <w:rPr>
          <w:rStyle w:val="CommentReference"/>
        </w:rPr>
        <w:commentReference w:id="469"/>
      </w:r>
      <w:r w:rsidR="002F5463">
        <w:rPr>
          <w:lang w:val="en-CA"/>
        </w:rPr>
        <w:t>interval</w:t>
      </w:r>
    </w:p>
    <w:p w14:paraId="49FC8C99" w14:textId="2F8E9D94" w:rsidR="002F5463" w:rsidRDefault="002F5463" w:rsidP="00D20646">
      <w:pPr>
        <w:rPr>
          <w:lang w:val="en-CA"/>
        </w:rPr>
      </w:pPr>
      <w:r>
        <w:rPr>
          <w:lang w:val="en-CA"/>
        </w:rPr>
        <w:t xml:space="preserve">The property </w:t>
      </w:r>
      <w:r w:rsidRPr="005603F4">
        <w:rPr>
          <w:rStyle w:val="Entity"/>
        </w:rPr>
        <w:t>interval</w:t>
      </w:r>
      <w:proofErr w:type="gramStart"/>
      <w:r w:rsidRPr="005603F4">
        <w:rPr>
          <w:rStyle w:val="Entity"/>
        </w:rPr>
        <w:t>:GM</w:t>
      </w:r>
      <w:proofErr w:type="gramEnd"/>
      <w:r w:rsidRPr="005603F4">
        <w:rPr>
          <w:rStyle w:val="Entity"/>
        </w:rPr>
        <w:t>_Object</w:t>
      </w:r>
      <w:r>
        <w:rPr>
          <w:lang w:val="en-CA"/>
        </w:rPr>
        <w:t xml:space="preserve"> </w:t>
      </w:r>
      <w:r w:rsidR="001F16B2">
        <w:rPr>
          <w:lang w:val="en-CA"/>
        </w:rPr>
        <w:t>is</w:t>
      </w:r>
      <w:r>
        <w:rPr>
          <w:lang w:val="en-CA"/>
        </w:rPr>
        <w:t xml:space="preserve"> a</w:t>
      </w:r>
      <w:r w:rsidRPr="002F5463">
        <w:rPr>
          <w:lang w:val="en-CA"/>
        </w:rPr>
        <w:t xml:space="preserve"> shape that is a 1-D interval (</w:t>
      </w:r>
      <w:r w:rsidR="00B45030" w:rsidRPr="002F5463">
        <w:rPr>
          <w:lang w:val="en-CA"/>
        </w:rPr>
        <w:t>e.g.</w:t>
      </w:r>
      <w:r w:rsidRPr="002F5463">
        <w:rPr>
          <w:lang w:val="en-CA"/>
        </w:rPr>
        <w:t>, a "from" and "to", or "top" and "base" measurement</w:t>
      </w:r>
      <w:r w:rsidR="0078533A">
        <w:rPr>
          <w:lang w:val="en-CA"/>
        </w:rPr>
        <w:t>s</w:t>
      </w:r>
      <w:r w:rsidRPr="002F5463">
        <w:rPr>
          <w:lang w:val="en-CA"/>
        </w:rPr>
        <w:t xml:space="preserve">) </w:t>
      </w:r>
      <w:r>
        <w:rPr>
          <w:lang w:val="en-CA"/>
        </w:rPr>
        <w:t xml:space="preserve">that is equivalent (represents the same distance) as the one represented by </w:t>
      </w:r>
      <w:r w:rsidRPr="005603F4">
        <w:rPr>
          <w:rStyle w:val="Entity"/>
        </w:rPr>
        <w:t>intervalBegin</w:t>
      </w:r>
      <w:r>
        <w:rPr>
          <w:lang w:val="en-CA"/>
        </w:rPr>
        <w:t xml:space="preserve"> and </w:t>
      </w:r>
      <w:r w:rsidRPr="005603F4">
        <w:rPr>
          <w:rStyle w:val="Entity"/>
        </w:rPr>
        <w:t>intervalEnd</w:t>
      </w:r>
      <w:r>
        <w:rPr>
          <w:lang w:val="en-CA"/>
        </w:rPr>
        <w:t xml:space="preserve">.  The geometry shall </w:t>
      </w:r>
      <w:r w:rsidRPr="002F5463">
        <w:rPr>
          <w:lang w:val="en-CA"/>
        </w:rPr>
        <w:t xml:space="preserve">use </w:t>
      </w:r>
      <w:r>
        <w:rPr>
          <w:lang w:val="en-CA"/>
        </w:rPr>
        <w:t xml:space="preserve">a reference to the borehole </w:t>
      </w:r>
      <w:r w:rsidR="0078533A">
        <w:rPr>
          <w:lang w:val="en-CA"/>
        </w:rPr>
        <w:t xml:space="preserve">geometry </w:t>
      </w:r>
      <w:r>
        <w:rPr>
          <w:lang w:val="en-CA"/>
        </w:rPr>
        <w:t xml:space="preserve">as </w:t>
      </w:r>
      <w:r w:rsidR="0078533A">
        <w:rPr>
          <w:lang w:val="en-CA"/>
        </w:rPr>
        <w:t>its CRS.</w:t>
      </w:r>
    </w:p>
    <w:p w14:paraId="5B7A6DE1" w14:textId="77777777" w:rsidR="002F5463" w:rsidRDefault="002F5463" w:rsidP="002F5463">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1280748F" w14:textId="77777777" w:rsidTr="00816874">
        <w:trPr>
          <w:cantSplit/>
        </w:trPr>
        <w:tc>
          <w:tcPr>
            <w:tcW w:w="4219" w:type="dxa"/>
            <w:tcBorders>
              <w:right w:val="nil"/>
            </w:tcBorders>
            <w:shd w:val="clear" w:color="auto" w:fill="auto"/>
          </w:tcPr>
          <w:p w14:paraId="02D63A04" w14:textId="77777777"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w:t>
            </w:r>
          </w:p>
        </w:tc>
        <w:tc>
          <w:tcPr>
            <w:tcW w:w="4678" w:type="dxa"/>
            <w:tcBorders>
              <w:left w:val="nil"/>
            </w:tcBorders>
            <w:shd w:val="clear" w:color="auto" w:fill="auto"/>
          </w:tcPr>
          <w:p w14:paraId="6F7C66CB" w14:textId="049191F0" w:rsidR="002F5463" w:rsidRPr="00D12552" w:rsidRDefault="002F5463" w:rsidP="00816874">
            <w:pPr>
              <w:pStyle w:val="Tabletext10"/>
              <w:jc w:val="left"/>
              <w:rPr>
                <w:rStyle w:val="reqtext"/>
                <w:lang w:val="en-CA"/>
              </w:rPr>
            </w:pPr>
            <w:r>
              <w:rPr>
                <w:rStyle w:val="reqtext"/>
                <w:lang w:val="en-CA"/>
              </w:rPr>
              <w:t>Interval SHALL be encoded with GM_LineString with 2 1D points</w:t>
            </w:r>
            <w:r w:rsidR="00B8253A">
              <w:rPr>
                <w:rStyle w:val="reqtext"/>
                <w:lang w:val="en-CA"/>
              </w:rPr>
              <w:t>.</w:t>
            </w:r>
          </w:p>
        </w:tc>
      </w:tr>
    </w:tbl>
    <w:p w14:paraId="65045143" w14:textId="77777777" w:rsidR="002F5463" w:rsidRDefault="002F5463" w:rsidP="002F546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03703ED8" w14:textId="77777777" w:rsidTr="00816874">
        <w:trPr>
          <w:cantSplit/>
        </w:trPr>
        <w:tc>
          <w:tcPr>
            <w:tcW w:w="4219" w:type="dxa"/>
            <w:tcBorders>
              <w:right w:val="nil"/>
            </w:tcBorders>
            <w:shd w:val="clear" w:color="auto" w:fill="auto"/>
          </w:tcPr>
          <w:p w14:paraId="71AE63D5" w14:textId="2C16CE11"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drill-interval-1D-CRS</w:t>
            </w:r>
          </w:p>
        </w:tc>
        <w:tc>
          <w:tcPr>
            <w:tcW w:w="4678" w:type="dxa"/>
            <w:tcBorders>
              <w:left w:val="nil"/>
            </w:tcBorders>
            <w:shd w:val="clear" w:color="auto" w:fill="auto"/>
          </w:tcPr>
          <w:p w14:paraId="4A38E32E" w14:textId="61DF60D7" w:rsidR="002F5463" w:rsidRPr="00D12552" w:rsidRDefault="002F5463" w:rsidP="0078533A">
            <w:pPr>
              <w:pStyle w:val="Tabletext10"/>
              <w:jc w:val="left"/>
              <w:rPr>
                <w:rStyle w:val="reqtext"/>
                <w:lang w:val="en-CA"/>
              </w:rPr>
            </w:pPr>
            <w:r>
              <w:rPr>
                <w:rStyle w:val="reqtext"/>
                <w:lang w:val="en-CA"/>
              </w:rPr>
              <w:t xml:space="preserve">Coordinate Reference System shall be a reference to the </w:t>
            </w:r>
            <w:r w:rsidR="0078533A">
              <w:rPr>
                <w:rStyle w:val="reqtext"/>
                <w:lang w:val="en-CA"/>
              </w:rPr>
              <w:t>geometry</w:t>
            </w:r>
            <w:r>
              <w:rPr>
                <w:rStyle w:val="reqtext"/>
                <w:lang w:val="en-CA"/>
              </w:rPr>
              <w:t>.</w:t>
            </w:r>
          </w:p>
        </w:tc>
      </w:tr>
    </w:tbl>
    <w:p w14:paraId="0427A3DD" w14:textId="77777777" w:rsidR="002F5463" w:rsidRDefault="002F5463" w:rsidP="002F5463"/>
    <w:p w14:paraId="2B6CA81C" w14:textId="4A1D8B6B" w:rsidR="00B3403C" w:rsidRDefault="00B3403C" w:rsidP="00B3403C">
      <w:pPr>
        <w:rPr>
          <w:lang w:val="en-CA"/>
        </w:rPr>
      </w:pPr>
      <w:bookmarkStart w:id="470" w:name="BKM_25F49F60_E3B5_4649_859A_CB23C16B4FDD"/>
      <w:bookmarkStart w:id="471" w:name="BKM_D18D7519_9180_4B84_84F3_D595F9367FF9"/>
      <w:bookmarkStart w:id="472" w:name="BKM_E2471C2A_7288_4681_B62D_57416C5AAFFF"/>
      <w:bookmarkStart w:id="473" w:name="BKM_C67677C2_A392_4DF9_BEE3_2543E744EE8A"/>
      <w:bookmarkEnd w:id="470"/>
      <w:bookmarkEnd w:id="471"/>
      <w:bookmarkEnd w:id="472"/>
      <w:bookmarkEnd w:id="473"/>
      <w:r w:rsidRPr="00B3403C">
        <w:rPr>
          <w:lang w:val="en-CA"/>
        </w:rPr>
        <w:t xml:space="preserve">Encoding </w:t>
      </w:r>
      <w:r>
        <w:rPr>
          <w:lang w:val="en-CA"/>
        </w:rPr>
        <w:t>of the drilled interval</w:t>
      </w:r>
      <w:r w:rsidRPr="00B3403C">
        <w:rPr>
          <w:lang w:val="en-CA"/>
        </w:rPr>
        <w:t xml:space="preserve"> using </w:t>
      </w:r>
      <w:r w:rsidR="005603F4" w:rsidRPr="005603F4">
        <w:rPr>
          <w:rStyle w:val="Entity"/>
        </w:rPr>
        <w:t>GEO::</w:t>
      </w:r>
      <w:r w:rsidRPr="005603F4">
        <w:rPr>
          <w:rStyle w:val="Entity"/>
        </w:rPr>
        <w:t>GM_LineString</w:t>
      </w:r>
      <w:r w:rsidRPr="00B3403C">
        <w:rPr>
          <w:lang w:val="en-CA"/>
        </w:rPr>
        <w:t xml:space="preserve"> </w:t>
      </w:r>
      <w:r>
        <w:rPr>
          <w:lang w:val="en-CA"/>
        </w:rPr>
        <w:t>shall</w:t>
      </w:r>
      <w:r w:rsidRPr="00B3403C">
        <w:rPr>
          <w:lang w:val="en-CA"/>
        </w:rPr>
        <w:t xml:space="preserve"> consist of two 1D points only (the start and end point of the interval, measured as distance from the borehole collar), with a 1-D CRS </w:t>
      </w:r>
      <w:r w:rsidR="0078533A">
        <w:rPr>
          <w:lang w:val="en-CA"/>
        </w:rPr>
        <w:t>referencing</w:t>
      </w:r>
      <w:r w:rsidRPr="00B3403C">
        <w:rPr>
          <w:lang w:val="en-CA"/>
        </w:rPr>
        <w:t xml:space="preserve"> the borehole shape</w:t>
      </w:r>
      <w:r w:rsidR="00B8253A">
        <w:rPr>
          <w:lang w:val="en-CA"/>
        </w:rPr>
        <w:t>.</w:t>
      </w:r>
    </w:p>
    <w:p w14:paraId="4C9C7C2F" w14:textId="77777777" w:rsidR="008B1DC6" w:rsidRPr="00B3403C" w:rsidRDefault="008B1DC6" w:rsidP="00CD7325"/>
    <w:p w14:paraId="1D7450DA" w14:textId="4BD468B2" w:rsidR="008B1DC6" w:rsidRDefault="008B1DC6" w:rsidP="008B1DC6">
      <w:pPr>
        <w:pStyle w:val="Heading4"/>
        <w:rPr>
          <w:lang w:val="en-CA"/>
        </w:rPr>
      </w:pPr>
      <w:bookmarkStart w:id="474" w:name="_Ref443827761"/>
      <w:r>
        <w:rPr>
          <w:lang w:val="en-CA"/>
        </w:rPr>
        <w:t>BoreholeInterval</w:t>
      </w:r>
      <w:bookmarkEnd w:id="474"/>
    </w:p>
    <w:p w14:paraId="3F9555FC" w14:textId="77777777" w:rsidR="008B1DC6" w:rsidRDefault="008B1DC6" w:rsidP="00CD7325">
      <w:pPr>
        <w:rPr>
          <w:lang w:val="en-CA"/>
        </w:rPr>
      </w:pPr>
    </w:p>
    <w:p w14:paraId="015152CD" w14:textId="29514489" w:rsidR="008C1955" w:rsidRDefault="001A5E53" w:rsidP="008C1955">
      <w:pPr>
        <w:rPr>
          <w:lang w:val="en-CA"/>
        </w:rPr>
      </w:pPr>
      <w:r>
        <w:rPr>
          <w:lang w:val="en-CA"/>
        </w:rPr>
        <w:lastRenderedPageBreak/>
        <w:t xml:space="preserve">A </w:t>
      </w:r>
      <w:r w:rsidRPr="005603F4">
        <w:rPr>
          <w:rStyle w:val="Entity"/>
        </w:rPr>
        <w:t>BoreholeInterval</w:t>
      </w:r>
      <w:r>
        <w:rPr>
          <w:lang w:val="en-CA"/>
        </w:rPr>
        <w:t xml:space="preserve"> is a</w:t>
      </w:r>
      <w:r w:rsidR="005603F4">
        <w:rPr>
          <w:lang w:val="en-CA"/>
        </w:rPr>
        <w:t xml:space="preserve"> special kind of </w:t>
      </w:r>
      <w:r w:rsidR="005603F4" w:rsidRPr="005603F4">
        <w:rPr>
          <w:rStyle w:val="Entity"/>
        </w:rPr>
        <w:t>Mapped</w:t>
      </w:r>
      <w:r w:rsidRPr="005603F4">
        <w:rPr>
          <w:rStyle w:val="Entity"/>
        </w:rPr>
        <w:t>Feature</w:t>
      </w:r>
      <w:r>
        <w:rPr>
          <w:lang w:val="en-CA"/>
        </w:rPr>
        <w:t xml:space="preserve"> (</w:t>
      </w:r>
      <w:r>
        <w:rPr>
          <w:lang w:val="en-CA"/>
        </w:rPr>
        <w:fldChar w:fldCharType="begin"/>
      </w:r>
      <w:r>
        <w:rPr>
          <w:lang w:val="en-CA"/>
        </w:rPr>
        <w:instrText xml:space="preserve"> REF _Ref454623231 \r \h </w:instrText>
      </w:r>
      <w:r>
        <w:rPr>
          <w:lang w:val="en-CA"/>
        </w:rPr>
      </w:r>
      <w:r>
        <w:rPr>
          <w:lang w:val="en-CA"/>
        </w:rPr>
        <w:fldChar w:fldCharType="separate"/>
      </w:r>
      <w:r w:rsidR="005603F4">
        <w:rPr>
          <w:lang w:val="en-CA"/>
        </w:rPr>
        <w:t>8.4.1.2</w:t>
      </w:r>
      <w:r>
        <w:rPr>
          <w:lang w:val="en-CA"/>
        </w:rPr>
        <w:fldChar w:fldCharType="end"/>
      </w:r>
      <w:r>
        <w:rPr>
          <w:lang w:val="en-CA"/>
        </w:rPr>
        <w:t>)</w:t>
      </w:r>
      <w:r w:rsidRPr="008B1DC6">
        <w:rPr>
          <w:lang w:val="en-CA"/>
        </w:rPr>
        <w:t xml:space="preserve"> </w:t>
      </w:r>
      <w:r w:rsidRPr="001A5E53">
        <w:rPr>
          <w:lang w:val="en-CA"/>
        </w:rPr>
        <w:t>whose shape is 1-D interval and uses the SRS of the containing borehole</w:t>
      </w:r>
      <w:r>
        <w:rPr>
          <w:lang w:val="en-CA"/>
        </w:rPr>
        <w:t>.</w:t>
      </w:r>
      <w:r w:rsidR="00D01493">
        <w:rPr>
          <w:lang w:val="en-CA"/>
        </w:rPr>
        <w:t xml:space="preserve"> </w:t>
      </w:r>
      <w:r w:rsidR="008C1955">
        <w:rPr>
          <w:lang w:val="en-CA"/>
        </w:rPr>
        <w:t xml:space="preserve">  </w:t>
      </w:r>
      <w:r w:rsidR="008C1955" w:rsidRPr="00816874">
        <w:rPr>
          <w:lang w:val="en-CA"/>
        </w:rPr>
        <w:t>The "</w:t>
      </w:r>
      <w:r w:rsidR="008C1955" w:rsidRPr="005603F4">
        <w:rPr>
          <w:rStyle w:val="Entity"/>
        </w:rPr>
        <w:t>mappedIntervalBegin</w:t>
      </w:r>
      <w:r w:rsidR="008C1955" w:rsidRPr="00816874">
        <w:rPr>
          <w:lang w:val="en-CA"/>
        </w:rPr>
        <w:t>" and "</w:t>
      </w:r>
      <w:r w:rsidR="008C1955" w:rsidRPr="005603F4">
        <w:rPr>
          <w:rStyle w:val="Entity"/>
        </w:rPr>
        <w:t>mappedIntervalEnd</w:t>
      </w:r>
      <w:r w:rsidR="008C1955" w:rsidRPr="00816874">
        <w:rPr>
          <w:lang w:val="en-CA"/>
        </w:rPr>
        <w:t xml:space="preserve">" </w:t>
      </w:r>
      <w:r>
        <w:rPr>
          <w:lang w:val="en-CA"/>
        </w:rPr>
        <w:t>properties</w:t>
      </w:r>
      <w:r w:rsidR="008C1955" w:rsidRPr="00816874">
        <w:rPr>
          <w:lang w:val="en-CA"/>
        </w:rPr>
        <w:t xml:space="preserve"> are </w:t>
      </w:r>
      <w:r w:rsidR="00D01493">
        <w:rPr>
          <w:lang w:val="en-CA"/>
        </w:rPr>
        <w:t xml:space="preserve">alternative to the 1D geometry </w:t>
      </w:r>
      <w:r w:rsidR="008C1955" w:rsidRPr="00816874">
        <w:rPr>
          <w:lang w:val="en-CA"/>
        </w:rPr>
        <w:t>to overcome problems with the delivery and queryability of 1D GML shapes.</w:t>
      </w:r>
    </w:p>
    <w:p w14:paraId="2DA1AC18" w14:textId="52F6C02A" w:rsidR="008B1DC6" w:rsidRDefault="008B1DC6" w:rsidP="008B1DC6">
      <w:pPr>
        <w:keepNext/>
        <w:rPr>
          <w:noProof/>
          <w:lang w:val="en-CA" w:eastAsia="en-CA"/>
        </w:rPr>
      </w:pPr>
    </w:p>
    <w:p w14:paraId="521D6CB5" w14:textId="6A7EA4C1" w:rsidR="00E62D87" w:rsidRDefault="00F658C5" w:rsidP="008B1DC6">
      <w:pPr>
        <w:keepNext/>
      </w:pPr>
      <w:r>
        <w:rPr>
          <w:noProof/>
          <w:lang w:val="en-CA" w:eastAsia="en-CA"/>
        </w:rPr>
        <w:drawing>
          <wp:inline distT="0" distB="0" distL="0" distR="0" wp14:anchorId="7C3E7E6D" wp14:editId="0A2FE55C">
            <wp:extent cx="5486400" cy="401002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86400" cy="4010025"/>
                    </a:xfrm>
                    <a:prstGeom prst="rect">
                      <a:avLst/>
                    </a:prstGeom>
                    <a:noFill/>
                    <a:ln>
                      <a:noFill/>
                    </a:ln>
                  </pic:spPr>
                </pic:pic>
              </a:graphicData>
            </a:graphic>
          </wp:inline>
        </w:drawing>
      </w:r>
    </w:p>
    <w:p w14:paraId="18DBC4F9" w14:textId="21B409F1"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E15963">
        <w:rPr>
          <w:noProof/>
        </w:rPr>
        <w:t>75</w:t>
      </w:r>
      <w:r w:rsidR="00673E83">
        <w:rPr>
          <w:noProof/>
        </w:rPr>
        <w:fldChar w:fldCharType="end"/>
      </w:r>
      <w:r>
        <w:t>: Borehole interval</w:t>
      </w:r>
      <w:r w:rsidR="00B8253A">
        <w:t xml:space="preserve"> context diagram.</w:t>
      </w:r>
    </w:p>
    <w:p w14:paraId="42204F03" w14:textId="77777777" w:rsidR="008B1DC6" w:rsidRDefault="008B1DC6" w:rsidP="00CD7325">
      <w:pPr>
        <w:rPr>
          <w:lang w:val="en-CA"/>
        </w:rPr>
      </w:pPr>
    </w:p>
    <w:p w14:paraId="342A339C" w14:textId="2084392E" w:rsidR="00043700" w:rsidRPr="001A5E53" w:rsidRDefault="00043700" w:rsidP="001A5E53">
      <w:pPr>
        <w:pStyle w:val="Heading5"/>
        <w:rPr>
          <w:lang w:val="en-CA"/>
        </w:rPr>
      </w:pPr>
      <w:r w:rsidRPr="00043700">
        <w:rPr>
          <w:lang w:val="en-CA"/>
        </w:rPr>
        <w:t>observationMethod</w:t>
      </w:r>
    </w:p>
    <w:p w14:paraId="33F0D5BE" w14:textId="2BDEAD1F" w:rsidR="00043700" w:rsidRDefault="00043700" w:rsidP="00CD7325">
      <w:pPr>
        <w:rPr>
          <w:lang w:val="en-CA"/>
        </w:rPr>
      </w:pPr>
      <w:r>
        <w:rPr>
          <w:lang w:val="en-CA"/>
        </w:rPr>
        <w:t xml:space="preserve">The </w:t>
      </w:r>
      <w:r w:rsidRPr="005603F4">
        <w:rPr>
          <w:rStyle w:val="Entity"/>
        </w:rPr>
        <w:t>observationMethod property</w:t>
      </w:r>
      <w:r>
        <w:rPr>
          <w:lang w:val="en-CA"/>
        </w:rPr>
        <w:t xml:space="preserve"> </w:t>
      </w:r>
      <w:r w:rsidRPr="005603F4">
        <w:rPr>
          <w:rStyle w:val="Entity"/>
        </w:rPr>
        <w:t>(</w:t>
      </w:r>
      <w:r w:rsidR="008F3406" w:rsidRPr="005603F4">
        <w:rPr>
          <w:rStyle w:val="Entity"/>
        </w:rPr>
        <w:t>SWE::Category</w:t>
      </w:r>
      <w:r>
        <w:rPr>
          <w:lang w:val="en-CA"/>
        </w:rPr>
        <w:t xml:space="preserve">) </w:t>
      </w:r>
      <w:r w:rsidR="001A5E53">
        <w:rPr>
          <w:lang w:val="en-CA"/>
        </w:rPr>
        <w:t>contains</w:t>
      </w:r>
      <w:r>
        <w:rPr>
          <w:lang w:val="en-CA"/>
        </w:rPr>
        <w:t xml:space="preserve"> a term from a controlled vocabulary that describes the </w:t>
      </w:r>
      <w:r w:rsidRPr="00043700">
        <w:rPr>
          <w:lang w:val="en-CA"/>
        </w:rPr>
        <w:t>method used to observe the properties of the borehole</w:t>
      </w:r>
      <w:r>
        <w:rPr>
          <w:lang w:val="en-CA"/>
        </w:rPr>
        <w:t>.</w:t>
      </w:r>
    </w:p>
    <w:p w14:paraId="575CA145" w14:textId="2F842FB5" w:rsidR="00816874" w:rsidRPr="001A5E53" w:rsidRDefault="00816874" w:rsidP="00CD7325">
      <w:pPr>
        <w:pStyle w:val="Heading5"/>
        <w:rPr>
          <w:lang w:val="en-CA"/>
        </w:rPr>
      </w:pPr>
      <w:r>
        <w:rPr>
          <w:lang w:val="en-CA"/>
        </w:rPr>
        <w:t>s</w:t>
      </w:r>
      <w:r w:rsidR="00043700" w:rsidRPr="00043700">
        <w:rPr>
          <w:lang w:val="en-CA"/>
        </w:rPr>
        <w:t>pecification</w:t>
      </w:r>
    </w:p>
    <w:p w14:paraId="3B7CEA9B" w14:textId="79DEB52F" w:rsidR="00043700" w:rsidRDefault="00043700" w:rsidP="00CD7325">
      <w:pPr>
        <w:rPr>
          <w:lang w:val="en-CA"/>
        </w:rPr>
      </w:pPr>
      <w:r>
        <w:rPr>
          <w:lang w:val="en-CA"/>
        </w:rPr>
        <w:t xml:space="preserve">The </w:t>
      </w:r>
      <w:r w:rsidRPr="005603F4">
        <w:rPr>
          <w:rStyle w:val="Entity"/>
        </w:rPr>
        <w:t>specification</w:t>
      </w:r>
      <w:r>
        <w:rPr>
          <w:lang w:val="en-CA"/>
        </w:rPr>
        <w:t xml:space="preserve"> </w:t>
      </w:r>
      <w:r w:rsidR="00A14461">
        <w:rPr>
          <w:lang w:val="en-CA"/>
        </w:rPr>
        <w:t xml:space="preserve">property </w:t>
      </w:r>
      <w:r w:rsidR="001A5E53">
        <w:rPr>
          <w:lang w:val="en-CA"/>
        </w:rPr>
        <w:t>is</w:t>
      </w:r>
      <w:r w:rsidR="00816874">
        <w:rPr>
          <w:lang w:val="en-CA"/>
        </w:rPr>
        <w:t xml:space="preserve"> an association between a </w:t>
      </w:r>
      <w:r w:rsidR="00816874" w:rsidRPr="005603F4">
        <w:rPr>
          <w:rStyle w:val="Entity"/>
        </w:rPr>
        <w:t>BoreholeInterval</w:t>
      </w:r>
      <w:r w:rsidR="00816874">
        <w:rPr>
          <w:lang w:val="en-CA"/>
        </w:rPr>
        <w:t xml:space="preserve"> and a </w:t>
      </w:r>
      <w:r w:rsidR="00816874" w:rsidRPr="005603F4">
        <w:rPr>
          <w:rStyle w:val="Entity"/>
        </w:rPr>
        <w:t>GFI_Feature</w:t>
      </w:r>
      <w:r w:rsidR="00816874">
        <w:rPr>
          <w:lang w:val="en-CA"/>
        </w:rPr>
        <w:t xml:space="preserve">, a </w:t>
      </w:r>
      <w:r w:rsidR="00816874" w:rsidRPr="00816874">
        <w:rPr>
          <w:lang w:val="en-CA"/>
        </w:rPr>
        <w:t>domain feature that is sampled by the int</w:t>
      </w:r>
      <w:r w:rsidR="00816874">
        <w:rPr>
          <w:lang w:val="en-CA"/>
        </w:rPr>
        <w:t>erval (</w:t>
      </w:r>
      <w:r w:rsidR="00B45030">
        <w:rPr>
          <w:lang w:val="en-CA"/>
        </w:rPr>
        <w:t>e.g.</w:t>
      </w:r>
      <w:r w:rsidR="00816874">
        <w:rPr>
          <w:lang w:val="en-CA"/>
        </w:rPr>
        <w:t xml:space="preserve">, a </w:t>
      </w:r>
      <w:r w:rsidR="00816874" w:rsidRPr="005603F4">
        <w:rPr>
          <w:rStyle w:val="Entity"/>
        </w:rPr>
        <w:t>GeologicUnit</w:t>
      </w:r>
      <w:r w:rsidR="00816874">
        <w:rPr>
          <w:lang w:val="en-CA"/>
        </w:rPr>
        <w:t xml:space="preserve">). </w:t>
      </w:r>
      <w:r w:rsidR="00A14461">
        <w:rPr>
          <w:lang w:val="en-CA"/>
        </w:rPr>
        <w:t>It is semantically e</w:t>
      </w:r>
      <w:r w:rsidR="00816874">
        <w:rPr>
          <w:lang w:val="en-CA"/>
        </w:rPr>
        <w:t>qu</w:t>
      </w:r>
      <w:r w:rsidR="00816874" w:rsidRPr="00816874">
        <w:rPr>
          <w:lang w:val="en-CA"/>
        </w:rPr>
        <w:t>ivalent to O&amp;M</w:t>
      </w:r>
      <w:r w:rsidR="00A14461">
        <w:rPr>
          <w:lang w:val="en-CA"/>
        </w:rPr>
        <w:t xml:space="preserve"> ISO19156</w:t>
      </w:r>
      <w:r w:rsidR="00816874" w:rsidRPr="00816874">
        <w:rPr>
          <w:lang w:val="en-CA"/>
        </w:rPr>
        <w:t xml:space="preserve"> "</w:t>
      </w:r>
      <w:r w:rsidR="00816874" w:rsidRPr="005603F4">
        <w:rPr>
          <w:rStyle w:val="Entity"/>
        </w:rPr>
        <w:t>sampledFeature</w:t>
      </w:r>
      <w:r w:rsidR="00816874" w:rsidRPr="00816874">
        <w:rPr>
          <w:lang w:val="en-CA"/>
        </w:rPr>
        <w:t>".</w:t>
      </w:r>
    </w:p>
    <w:p w14:paraId="6D297C19" w14:textId="0FAFE497" w:rsidR="00816874" w:rsidRPr="001A5E53" w:rsidRDefault="00816874" w:rsidP="001A5E53">
      <w:pPr>
        <w:pStyle w:val="Heading5"/>
        <w:rPr>
          <w:lang w:val="en-CA"/>
        </w:rPr>
      </w:pPr>
      <w:r w:rsidRPr="00D970E9">
        <w:rPr>
          <w:lang w:val="en-CA"/>
        </w:rPr>
        <w:t>mappedIntervalBegin</w:t>
      </w:r>
    </w:p>
    <w:p w14:paraId="4D141EC6" w14:textId="6C15D36A" w:rsidR="00816874" w:rsidRDefault="00816874" w:rsidP="00CD7325">
      <w:pPr>
        <w:rPr>
          <w:lang w:val="en-CA"/>
        </w:rPr>
      </w:pPr>
      <w:r>
        <w:rPr>
          <w:lang w:val="en-CA"/>
        </w:rPr>
        <w:t xml:space="preserve">The property </w:t>
      </w:r>
      <w:r w:rsidRPr="005603F4">
        <w:rPr>
          <w:rStyle w:val="Entity"/>
        </w:rPr>
        <w:t>mappedIntervalBegin</w:t>
      </w:r>
      <w:r>
        <w:rPr>
          <w:lang w:val="en-CA"/>
        </w:rPr>
        <w:t xml:space="preserve"> (</w:t>
      </w:r>
      <w:r w:rsidR="00253146" w:rsidRPr="005603F4">
        <w:rPr>
          <w:rStyle w:val="Entity"/>
        </w:rPr>
        <w:t>SWE::Quantity</w:t>
      </w:r>
      <w:r>
        <w:rPr>
          <w:lang w:val="en-CA"/>
        </w:rPr>
        <w:t xml:space="preserve">) </w:t>
      </w:r>
      <w:r w:rsidR="001A5E53">
        <w:rPr>
          <w:lang w:val="en-CA"/>
        </w:rPr>
        <w:t>is</w:t>
      </w:r>
      <w:r>
        <w:rPr>
          <w:lang w:val="en-CA"/>
        </w:rPr>
        <w:t xml:space="preserve"> a measurement (a value and a unit of measurement) corresponding to t</w:t>
      </w:r>
      <w:r w:rsidRPr="00816874">
        <w:rPr>
          <w:lang w:val="en-CA"/>
        </w:rPr>
        <w:t xml:space="preserve">he measured distance of the start of the mapped </w:t>
      </w:r>
      <w:r w:rsidRPr="00816874">
        <w:rPr>
          <w:lang w:val="en-CA"/>
        </w:rPr>
        <w:lastRenderedPageBreak/>
        <w:t xml:space="preserve">interval along the path of the borehole. The measured value must be less than or equal to the mappedIntervalEnd value. </w:t>
      </w:r>
    </w:p>
    <w:p w14:paraId="751ADF29" w14:textId="5DF68E22" w:rsidR="00816874" w:rsidRDefault="00816874" w:rsidP="00816874">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14:paraId="333E795D" w14:textId="77777777" w:rsidTr="00816874">
        <w:trPr>
          <w:cantSplit/>
        </w:trPr>
        <w:tc>
          <w:tcPr>
            <w:tcW w:w="4219" w:type="dxa"/>
            <w:tcBorders>
              <w:right w:val="nil"/>
            </w:tcBorders>
            <w:shd w:val="clear" w:color="auto" w:fill="auto"/>
          </w:tcPr>
          <w:p w14:paraId="22F014EB" w14:textId="71FF5C05" w:rsidR="00816874" w:rsidRPr="00D12552" w:rsidRDefault="00816874"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value-mappedIntervalBegin</w:t>
            </w:r>
          </w:p>
        </w:tc>
        <w:tc>
          <w:tcPr>
            <w:tcW w:w="4678" w:type="dxa"/>
            <w:tcBorders>
              <w:left w:val="nil"/>
            </w:tcBorders>
            <w:shd w:val="clear" w:color="auto" w:fill="auto"/>
          </w:tcPr>
          <w:p w14:paraId="6F5F39EF" w14:textId="4C9FD948" w:rsidR="00816874" w:rsidRPr="00D12552" w:rsidRDefault="00816874" w:rsidP="00816874">
            <w:pPr>
              <w:pStyle w:val="Tabletext10"/>
              <w:jc w:val="left"/>
              <w:rPr>
                <w:rStyle w:val="reqtext"/>
                <w:lang w:val="en-CA"/>
              </w:rPr>
            </w:pPr>
            <w:r>
              <w:rPr>
                <w:rStyle w:val="reqtext"/>
                <w:lang w:val="en-CA"/>
              </w:rPr>
              <w:t>The value of mappedIntervalBegin SHALL be less or equal to the value of intervalEnd.</w:t>
            </w:r>
          </w:p>
        </w:tc>
      </w:tr>
    </w:tbl>
    <w:p w14:paraId="7EC2C238" w14:textId="77777777" w:rsidR="00816874" w:rsidRDefault="00816874" w:rsidP="00816874">
      <w:pPr>
        <w:rPr>
          <w:lang w:val="en-CA"/>
        </w:rPr>
      </w:pPr>
    </w:p>
    <w:p w14:paraId="6CACFBAF" w14:textId="3580E356" w:rsidR="008B42C0" w:rsidRPr="001A5E53" w:rsidRDefault="00816874" w:rsidP="001A5E53">
      <w:pPr>
        <w:pStyle w:val="Heading5"/>
        <w:rPr>
          <w:lang w:val="en-CA"/>
        </w:rPr>
      </w:pPr>
      <w:r w:rsidRPr="00816874">
        <w:rPr>
          <w:lang w:val="en-CA"/>
        </w:rPr>
        <w:t>mappedIntervalEnd</w:t>
      </w:r>
    </w:p>
    <w:p w14:paraId="7AAC0E09" w14:textId="3E078114" w:rsidR="00816874" w:rsidRDefault="00816874" w:rsidP="00CD7325">
      <w:pPr>
        <w:rPr>
          <w:lang w:val="en-CA"/>
        </w:rPr>
      </w:pPr>
      <w:r>
        <w:rPr>
          <w:lang w:val="en-CA"/>
        </w:rPr>
        <w:t xml:space="preserve">The </w:t>
      </w:r>
      <w:r w:rsidRPr="005603F4">
        <w:rPr>
          <w:rStyle w:val="Entity"/>
        </w:rPr>
        <w:t>mappedIntervalEnd</w:t>
      </w:r>
      <w:r>
        <w:rPr>
          <w:lang w:val="en-CA"/>
        </w:rPr>
        <w:t xml:space="preserve"> property (</w:t>
      </w:r>
      <w:r w:rsidR="00253146" w:rsidRPr="005603F4">
        <w:rPr>
          <w:rStyle w:val="Entity"/>
        </w:rPr>
        <w:t>SWE::Quantity</w:t>
      </w:r>
      <w:r>
        <w:rPr>
          <w:lang w:val="en-CA"/>
        </w:rPr>
        <w:t xml:space="preserve">) </w:t>
      </w:r>
      <w:r w:rsidR="001A5E53">
        <w:rPr>
          <w:lang w:val="en-CA"/>
        </w:rPr>
        <w:t>is</w:t>
      </w:r>
      <w:r>
        <w:rPr>
          <w:lang w:val="en-CA"/>
        </w:rPr>
        <w:t xml:space="preserve"> a measurement (a value and a unit of measure) </w:t>
      </w:r>
      <w:r w:rsidR="008B42C0">
        <w:rPr>
          <w:lang w:val="en-CA"/>
        </w:rPr>
        <w:t>corresponding</w:t>
      </w:r>
      <w:r>
        <w:rPr>
          <w:lang w:val="en-CA"/>
        </w:rPr>
        <w:t xml:space="preserve"> to t</w:t>
      </w:r>
      <w:r w:rsidRPr="00816874">
        <w:rPr>
          <w:lang w:val="en-CA"/>
        </w:rPr>
        <w:t xml:space="preserve">he measured distance of the start of the mapped interval along the path of the borehole. The measured value must be less than or equal to the </w:t>
      </w:r>
      <w:r w:rsidRPr="005603F4">
        <w:rPr>
          <w:rStyle w:val="Entity"/>
        </w:rPr>
        <w:t>mappedIntervalEnd</w:t>
      </w:r>
      <w:r w:rsidRPr="00816874">
        <w:rPr>
          <w:lang w:val="en-CA"/>
        </w:rPr>
        <w:t xml:space="preserve"> value. </w:t>
      </w:r>
    </w:p>
    <w:p w14:paraId="1D0D8B8E" w14:textId="7B17DFB9" w:rsidR="008B42C0" w:rsidRPr="001A5E53" w:rsidRDefault="008B42C0" w:rsidP="001A5E53">
      <w:pPr>
        <w:pStyle w:val="Heading5"/>
        <w:rPr>
          <w:lang w:val="en-CA"/>
        </w:rPr>
      </w:pPr>
      <w:r w:rsidRPr="008B42C0">
        <w:rPr>
          <w:lang w:val="en-CA"/>
        </w:rPr>
        <w:t>collectionIdentifier</w:t>
      </w:r>
    </w:p>
    <w:p w14:paraId="4B037CC1" w14:textId="5E6DDD41" w:rsidR="008152AF" w:rsidRDefault="008B42C0" w:rsidP="00CD7325">
      <w:pPr>
        <w:rPr>
          <w:lang w:val="en-CA"/>
        </w:rPr>
      </w:pPr>
      <w:r>
        <w:rPr>
          <w:lang w:val="en-CA"/>
        </w:rPr>
        <w:t xml:space="preserve">The </w:t>
      </w:r>
      <w:r w:rsidRPr="005603F4">
        <w:rPr>
          <w:rStyle w:val="Entity"/>
        </w:rPr>
        <w:t>collectionIdentifier</w:t>
      </w:r>
      <w:proofErr w:type="gramStart"/>
      <w:r w:rsidRPr="005603F4">
        <w:rPr>
          <w:rStyle w:val="Entity"/>
        </w:rPr>
        <w:t>:ScopedName</w:t>
      </w:r>
      <w:proofErr w:type="gramEnd"/>
      <w:r>
        <w:rPr>
          <w:lang w:val="en-CA"/>
        </w:rPr>
        <w:t xml:space="preserve"> </w:t>
      </w:r>
      <w:r w:rsidR="001A5E53">
        <w:rPr>
          <w:lang w:val="en-CA"/>
        </w:rPr>
        <w:t xml:space="preserve">is </w:t>
      </w:r>
      <w:r>
        <w:rPr>
          <w:lang w:val="en-CA"/>
        </w:rPr>
        <w:t xml:space="preserve">a string unique within a scope that identifies a collection </w:t>
      </w:r>
      <w:r w:rsidR="001A5E53">
        <w:rPr>
          <w:lang w:val="en-CA"/>
        </w:rPr>
        <w:t>grouping</w:t>
      </w:r>
      <w:r w:rsidRPr="008B42C0">
        <w:rPr>
          <w:lang w:val="en-CA"/>
        </w:rPr>
        <w:t xml:space="preserve"> </w:t>
      </w:r>
      <w:r w:rsidRPr="005603F4">
        <w:rPr>
          <w:rStyle w:val="Entity"/>
        </w:rPr>
        <w:t>BoreholeIntervals</w:t>
      </w:r>
      <w:r w:rsidRPr="008B42C0">
        <w:rPr>
          <w:lang w:val="en-CA"/>
        </w:rPr>
        <w:t xml:space="preserve"> </w:t>
      </w:r>
      <w:r w:rsidR="001A5E53">
        <w:rPr>
          <w:lang w:val="en-CA"/>
        </w:rPr>
        <w:t>into</w:t>
      </w:r>
      <w:r w:rsidRPr="008B42C0">
        <w:rPr>
          <w:lang w:val="en-CA"/>
        </w:rPr>
        <w:t xml:space="preserve"> multiple logs on a single borehole. </w:t>
      </w:r>
      <w:r w:rsidR="001A5E53">
        <w:rPr>
          <w:lang w:val="en-CA"/>
        </w:rPr>
        <w:t xml:space="preserve">The </w:t>
      </w:r>
      <w:r w:rsidR="005603F4">
        <w:rPr>
          <w:lang w:val="en-CA"/>
        </w:rPr>
        <w:t>n</w:t>
      </w:r>
      <w:r w:rsidRPr="008B42C0">
        <w:rPr>
          <w:lang w:val="en-CA"/>
        </w:rPr>
        <w:t>ame should identify a particular log observation event.</w:t>
      </w:r>
    </w:p>
    <w:p w14:paraId="601DF893" w14:textId="3CAA82A2" w:rsidR="008C1955" w:rsidRPr="001A5E53" w:rsidRDefault="008152AF" w:rsidP="00CD7325">
      <w:pPr>
        <w:pStyle w:val="Heading5"/>
        <w:rPr>
          <w:lang w:val="en-CA"/>
        </w:rPr>
      </w:pPr>
      <w:r>
        <w:rPr>
          <w:lang w:val="en-CA"/>
        </w:rPr>
        <w:t>parentBorehole</w:t>
      </w:r>
    </w:p>
    <w:p w14:paraId="2CAECBCF" w14:textId="389F5799" w:rsidR="008152AF" w:rsidRDefault="008152AF" w:rsidP="00CD7325">
      <w:pPr>
        <w:rPr>
          <w:lang w:val="en-CA"/>
        </w:rPr>
      </w:pPr>
      <w:r>
        <w:rPr>
          <w:lang w:val="en-CA"/>
        </w:rPr>
        <w:t xml:space="preserve">The property </w:t>
      </w:r>
      <w:r w:rsidRPr="005603F4">
        <w:rPr>
          <w:rStyle w:val="Entity"/>
        </w:rPr>
        <w:t>parentBorehole</w:t>
      </w:r>
      <w:r>
        <w:rPr>
          <w:lang w:val="en-CA"/>
        </w:rPr>
        <w:t xml:space="preserve"> </w:t>
      </w:r>
      <w:r w:rsidR="001A5E53">
        <w:rPr>
          <w:lang w:val="en-CA"/>
        </w:rPr>
        <w:t>is</w:t>
      </w:r>
      <w:r>
        <w:rPr>
          <w:lang w:val="en-CA"/>
        </w:rPr>
        <w:t xml:space="preserve"> an association between a </w:t>
      </w:r>
      <w:r w:rsidRPr="005603F4">
        <w:rPr>
          <w:rStyle w:val="Entity"/>
        </w:rPr>
        <w:t>BoreholeInterval</w:t>
      </w:r>
      <w:r>
        <w:rPr>
          <w:lang w:val="en-CA"/>
        </w:rPr>
        <w:t xml:space="preserve"> and a </w:t>
      </w:r>
      <w:r w:rsidRPr="005603F4">
        <w:rPr>
          <w:rStyle w:val="Entity"/>
        </w:rPr>
        <w:t>Borehole</w:t>
      </w:r>
      <w:r>
        <w:rPr>
          <w:lang w:val="en-CA"/>
        </w:rPr>
        <w:t xml:space="preserve"> which is the borehole in context for this interval.</w:t>
      </w:r>
    </w:p>
    <w:p w14:paraId="5366A7B9" w14:textId="348885A2" w:rsidR="008152AF" w:rsidRPr="001A5E53" w:rsidRDefault="008152AF" w:rsidP="001A5E53">
      <w:pPr>
        <w:pStyle w:val="Heading5"/>
        <w:rPr>
          <w:lang w:val="en-CA"/>
        </w:rPr>
      </w:pPr>
      <w:r>
        <w:rPr>
          <w:lang w:val="en-CA"/>
        </w:rPr>
        <w:t>s</w:t>
      </w:r>
      <w:r w:rsidRPr="00D970E9">
        <w:rPr>
          <w:lang w:val="en-CA"/>
        </w:rPr>
        <w:t>hape</w:t>
      </w:r>
    </w:p>
    <w:p w14:paraId="6AA856F7" w14:textId="4250CAF8" w:rsidR="008152AF" w:rsidRDefault="008152AF">
      <w:pPr>
        <w:rPr>
          <w:lang w:val="en-CA"/>
        </w:rPr>
      </w:pPr>
      <w:r w:rsidRPr="008152AF">
        <w:rPr>
          <w:lang w:val="en-CA"/>
        </w:rPr>
        <w:t xml:space="preserve">The property </w:t>
      </w:r>
      <w:r w:rsidRPr="005603F4">
        <w:rPr>
          <w:rStyle w:val="Entity"/>
        </w:rPr>
        <w:t>shape</w:t>
      </w:r>
      <w:proofErr w:type="gramStart"/>
      <w:r w:rsidRPr="005603F4">
        <w:rPr>
          <w:rStyle w:val="Entity"/>
        </w:rPr>
        <w:t>:GM</w:t>
      </w:r>
      <w:proofErr w:type="gramEnd"/>
      <w:r w:rsidRPr="005603F4">
        <w:rPr>
          <w:rStyle w:val="Entity"/>
        </w:rPr>
        <w:t>_Object</w:t>
      </w:r>
      <w:r w:rsidRPr="008152AF">
        <w:rPr>
          <w:lang w:val="en-CA"/>
        </w:rPr>
        <w:t xml:space="preserve"> </w:t>
      </w:r>
      <w:r w:rsidR="001A5E53">
        <w:rPr>
          <w:lang w:val="en-CA"/>
        </w:rPr>
        <w:t>is a</w:t>
      </w:r>
      <w:r w:rsidRPr="008152AF">
        <w:rPr>
          <w:lang w:val="en-CA"/>
        </w:rPr>
        <w:t xml:space="preserve"> 1-D interval (</w:t>
      </w:r>
      <w:r w:rsidR="00B45030" w:rsidRPr="008152AF">
        <w:rPr>
          <w:lang w:val="en-CA"/>
        </w:rPr>
        <w:t>e.g.</w:t>
      </w:r>
      <w:r w:rsidRPr="008152AF">
        <w:rPr>
          <w:lang w:val="en-CA"/>
        </w:rPr>
        <w:t xml:space="preserve">, a "from" and "to", or "top" and "base" measurement) </w:t>
      </w:r>
      <w:r w:rsidR="00D35A1F">
        <w:rPr>
          <w:lang w:val="en-CA"/>
        </w:rPr>
        <w:t>covering</w:t>
      </w:r>
      <w:r w:rsidRPr="008152AF">
        <w:rPr>
          <w:lang w:val="en-CA"/>
        </w:rPr>
        <w:t xml:space="preserve"> the same distance as </w:t>
      </w:r>
      <w:r w:rsidRPr="005603F4">
        <w:rPr>
          <w:rStyle w:val="Entity"/>
        </w:rPr>
        <w:t>mappedIntervalBegin</w:t>
      </w:r>
      <w:r w:rsidRPr="008152AF">
        <w:rPr>
          <w:lang w:val="en-CA"/>
        </w:rPr>
        <w:t xml:space="preserve"> and </w:t>
      </w:r>
      <w:r w:rsidRPr="005603F4">
        <w:rPr>
          <w:rStyle w:val="Entity"/>
        </w:rPr>
        <w:t>mappedIntervalEnd</w:t>
      </w:r>
      <w:r>
        <w:rPr>
          <w:lang w:val="en-CA"/>
        </w:rPr>
        <w:t>.  The geometry shall use</w:t>
      </w:r>
      <w:r w:rsidRPr="008152AF">
        <w:rPr>
          <w:lang w:val="en-CA"/>
        </w:rPr>
        <w:t xml:space="preserve"> a reference to the borehole as the SRS of the containing borehole.</w:t>
      </w:r>
    </w:p>
    <w:p w14:paraId="53B2BF35" w14:textId="63BE345A" w:rsidR="00B3403C" w:rsidRDefault="00B3403C" w:rsidP="00B3403C">
      <w:pPr>
        <w:rPr>
          <w:lang w:val="en-CA"/>
        </w:rPr>
      </w:pPr>
      <w:bookmarkStart w:id="475" w:name="BKM_73DD4A6D_1BCE_421F_B6B6_00A34E56B7BC"/>
      <w:bookmarkStart w:id="476" w:name="BKM_C7D17ABA_A07A_45C4_8096_F592A2DCBF59"/>
      <w:bookmarkStart w:id="477" w:name="BKM_7AC10AA1_3FE2_4E49_AD1F_C27423759ACA"/>
      <w:bookmarkStart w:id="478" w:name="BKM_E1DEAC71_7DFE_439E_9E4B_2C2A15DE8E14"/>
      <w:bookmarkStart w:id="479" w:name="BKM_DEBFAE1D_DC46_4CB5_8920_4391F9626B7A"/>
      <w:bookmarkStart w:id="480" w:name="BKM_EB3A6321_4939_429E_A4B6_C36556700F0A"/>
      <w:bookmarkEnd w:id="475"/>
      <w:bookmarkEnd w:id="476"/>
      <w:bookmarkEnd w:id="477"/>
      <w:bookmarkEnd w:id="478"/>
      <w:bookmarkEnd w:id="479"/>
      <w:bookmarkEnd w:id="480"/>
      <w:r w:rsidRPr="00B3403C">
        <w:rPr>
          <w:lang w:val="en-CA"/>
        </w:rPr>
        <w:t>Encoding of a</w:t>
      </w:r>
      <w:r w:rsidR="00B45030">
        <w:rPr>
          <w:lang w:val="en-CA"/>
        </w:rPr>
        <w:t>n</w:t>
      </w:r>
      <w:r w:rsidRPr="00B3403C">
        <w:rPr>
          <w:lang w:val="en-CA"/>
        </w:rPr>
        <w:t xml:space="preserve"> interval within the borehole using </w:t>
      </w:r>
      <w:r w:rsidR="005603F4" w:rsidRPr="005603F4">
        <w:rPr>
          <w:rStyle w:val="Entity"/>
        </w:rPr>
        <w:t>GEO::</w:t>
      </w:r>
      <w:r w:rsidRPr="005603F4">
        <w:rPr>
          <w:rStyle w:val="Entity"/>
        </w:rPr>
        <w:t>GM_LineString</w:t>
      </w:r>
      <w:r w:rsidRPr="00B3403C">
        <w:rPr>
          <w:lang w:val="en-CA"/>
        </w:rPr>
        <w:t xml:space="preserve"> </w:t>
      </w:r>
      <w:r w:rsidR="00D35A1F">
        <w:rPr>
          <w:lang w:val="en-CA"/>
        </w:rPr>
        <w:t>shall</w:t>
      </w:r>
      <w:r w:rsidRPr="00B3403C">
        <w:rPr>
          <w:lang w:val="en-CA"/>
        </w:rPr>
        <w:t xml:space="preserve"> consist of two 1D points only (the start and end point of the interval, measured as distance from the borehole collar), with CRS corresponding to the borehole shape</w:t>
      </w:r>
      <w:r w:rsidR="00B8253A">
        <w:rPr>
          <w:lang w:val="en-CA"/>
        </w:rPr>
        <w:t>.</w:t>
      </w:r>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CA636CE" w:rsidR="00B3403C" w:rsidRPr="00D12552" w:rsidRDefault="00B3403C" w:rsidP="00775DD7">
            <w:pPr>
              <w:pStyle w:val="Tabletext10"/>
              <w:jc w:val="left"/>
              <w:rPr>
                <w:rStyle w:val="reqtext"/>
                <w:lang w:val="en-CA"/>
              </w:rPr>
            </w:pPr>
            <w:r>
              <w:rPr>
                <w:rStyle w:val="reqtext"/>
                <w:lang w:val="en-CA"/>
              </w:rPr>
              <w:t xml:space="preserve">Interval SHALL be encoded with </w:t>
            </w:r>
            <w:r w:rsidRPr="005603F4">
              <w:rPr>
                <w:rStyle w:val="Entity"/>
              </w:rPr>
              <w:t>GM_LineString</w:t>
            </w:r>
            <w:r>
              <w:rPr>
                <w:rStyle w:val="reqtext"/>
                <w:lang w:val="en-CA"/>
              </w:rPr>
              <w:t xml:space="preserve"> with 2 1D points</w:t>
            </w:r>
            <w:r w:rsidR="00B8253A">
              <w:rPr>
                <w:rStyle w:val="reqtext"/>
                <w:lang w:val="en-CA"/>
              </w:rPr>
              <w:t>.</w:t>
            </w:r>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interval-1D-SRS</w:t>
            </w:r>
          </w:p>
        </w:tc>
        <w:tc>
          <w:tcPr>
            <w:tcW w:w="4678" w:type="dxa"/>
            <w:tcBorders>
              <w:left w:val="nil"/>
            </w:tcBorders>
            <w:shd w:val="clear" w:color="auto" w:fill="auto"/>
          </w:tcPr>
          <w:p w14:paraId="57803D1B" w14:textId="355E1714" w:rsidR="00B3403C" w:rsidRPr="00D12552" w:rsidRDefault="00B3403C" w:rsidP="008605F3">
            <w:pPr>
              <w:pStyle w:val="Tabletext10"/>
              <w:jc w:val="left"/>
              <w:rPr>
                <w:rStyle w:val="reqtext"/>
                <w:lang w:val="en-CA"/>
              </w:rPr>
            </w:pPr>
            <w:r>
              <w:rPr>
                <w:rStyle w:val="reqtext"/>
                <w:lang w:val="en-CA"/>
              </w:rPr>
              <w:t xml:space="preserve">Coordinate Reference System of interval geometries SHALL use </w:t>
            </w:r>
            <w:r w:rsidR="008605F3">
              <w:rPr>
                <w:rStyle w:val="reqtext"/>
                <w:lang w:val="en-CA"/>
              </w:rPr>
              <w:t>the borehole shape (geometry)</w:t>
            </w:r>
          </w:p>
        </w:tc>
      </w:tr>
    </w:tbl>
    <w:p w14:paraId="54E334C7" w14:textId="77777777" w:rsidR="00B3403C" w:rsidRDefault="00B3403C" w:rsidP="00B3403C"/>
    <w:p w14:paraId="2BF43C1C" w14:textId="381F4982" w:rsidR="00B3403C" w:rsidRDefault="008C1955" w:rsidP="00CD7325">
      <w:r>
        <w:t xml:space="preserve">Instance example for </w:t>
      </w:r>
      <w:r w:rsidR="008023AC">
        <w:t xml:space="preserve">Klčovo </w:t>
      </w:r>
      <w:r>
        <w:t xml:space="preserve">and </w:t>
      </w:r>
      <w:r w:rsidR="008023AC">
        <w:t>Lastomir Formation</w:t>
      </w:r>
      <w:r>
        <w:t xml:space="preserve"> </w:t>
      </w:r>
      <w:r w:rsidR="008B4986">
        <w:t>adapted from</w:t>
      </w:r>
      <w:r>
        <w:t xml:space="preserve"> </w:t>
      </w:r>
      <w:r w:rsidRPr="008C1955">
        <w:t>TÚNYI et al (2005)</w:t>
      </w:r>
      <w:r>
        <w:t xml:space="preserve"> </w:t>
      </w:r>
    </w:p>
    <w:p w14:paraId="1962D8FE" w14:textId="6FDEB0CC" w:rsidR="008023AC" w:rsidRDefault="008023AC" w:rsidP="00CD7325"/>
    <w:p w14:paraId="4CC9B1F8" w14:textId="77777777" w:rsidR="008023AC" w:rsidRDefault="008023AC" w:rsidP="00CD7325"/>
    <w:p w14:paraId="03E564E6" w14:textId="7E937750" w:rsidR="008023AC" w:rsidRDefault="00F658C5" w:rsidP="00385D07">
      <w:pPr>
        <w:keepNext/>
        <w:jc w:val="center"/>
      </w:pPr>
      <w:r>
        <w:rPr>
          <w:noProof/>
          <w:lang w:val="en-CA" w:eastAsia="en-CA"/>
        </w:rPr>
        <w:drawing>
          <wp:inline distT="0" distB="0" distL="0" distR="0" wp14:anchorId="60924D90" wp14:editId="0C2EE853">
            <wp:extent cx="3590925" cy="469582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590925" cy="4695825"/>
                    </a:xfrm>
                    <a:prstGeom prst="rect">
                      <a:avLst/>
                    </a:prstGeom>
                    <a:noFill/>
                    <a:ln>
                      <a:noFill/>
                    </a:ln>
                  </pic:spPr>
                </pic:pic>
              </a:graphicData>
            </a:graphic>
          </wp:inline>
        </w:drawing>
      </w:r>
    </w:p>
    <w:p w14:paraId="5E0D7BBB" w14:textId="070DBA73" w:rsidR="008023AC" w:rsidRDefault="008023AC" w:rsidP="00D20646">
      <w:pPr>
        <w:pStyle w:val="Caption"/>
      </w:pPr>
      <w:r>
        <w:t xml:space="preserve">Figure </w:t>
      </w:r>
      <w:r>
        <w:fldChar w:fldCharType="begin"/>
      </w:r>
      <w:r>
        <w:instrText xml:space="preserve"> SEQ Figure \* ARABIC </w:instrText>
      </w:r>
      <w:r>
        <w:fldChar w:fldCharType="separate"/>
      </w:r>
      <w:r w:rsidR="00E15963">
        <w:rPr>
          <w:noProof/>
        </w:rPr>
        <w:t>76</w:t>
      </w:r>
      <w:r>
        <w:fldChar w:fldCharType="end"/>
      </w:r>
      <w:r>
        <w:t xml:space="preserve"> : Top part of Figure 2 </w:t>
      </w:r>
      <w:r w:rsidR="00B45030">
        <w:t xml:space="preserve">of </w:t>
      </w:r>
      <w:r w:rsidR="00B45030" w:rsidRPr="00D24AD5">
        <w:t>TÚNYI</w:t>
      </w:r>
      <w:r w:rsidRPr="00D24AD5">
        <w:t xml:space="preserve"> et al</w:t>
      </w:r>
      <w:r>
        <w:t xml:space="preserve"> (2005)</w:t>
      </w:r>
    </w:p>
    <w:p w14:paraId="1E3D0C82" w14:textId="77777777" w:rsidR="00302FB5" w:rsidRDefault="00302FB5">
      <w:r>
        <w:t>Encoding of the first lithostratigraphic and magnetostratigraphic units showing how the collection identifiers group BoreholeIntervals into two groups.</w:t>
      </w:r>
    </w:p>
    <w:p w14:paraId="0D1D71A6" w14:textId="427C6C02" w:rsidR="00302FB5" w:rsidRDefault="00F658C5" w:rsidP="00385D07">
      <w:pPr>
        <w:keepNext/>
      </w:pPr>
      <w:r>
        <w:rPr>
          <w:noProof/>
          <w:lang w:val="en-CA" w:eastAsia="en-CA"/>
        </w:rPr>
        <w:lastRenderedPageBreak/>
        <w:drawing>
          <wp:inline distT="0" distB="0" distL="0" distR="0" wp14:anchorId="3009B22B" wp14:editId="720EF290">
            <wp:extent cx="5486400" cy="362902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486400" cy="3629025"/>
                    </a:xfrm>
                    <a:prstGeom prst="rect">
                      <a:avLst/>
                    </a:prstGeom>
                    <a:noFill/>
                    <a:ln>
                      <a:noFill/>
                    </a:ln>
                  </pic:spPr>
                </pic:pic>
              </a:graphicData>
            </a:graphic>
          </wp:inline>
        </w:drawing>
      </w:r>
    </w:p>
    <w:p w14:paraId="3D9D9EFC" w14:textId="3EF54161" w:rsidR="00302FB5" w:rsidRDefault="00302FB5" w:rsidP="00302FB5">
      <w:pPr>
        <w:pStyle w:val="Caption"/>
      </w:pPr>
      <w:r>
        <w:t xml:space="preserve">Figure </w:t>
      </w:r>
      <w:r>
        <w:fldChar w:fldCharType="begin"/>
      </w:r>
      <w:r>
        <w:instrText xml:space="preserve"> SEQ Figure \* ARABIC </w:instrText>
      </w:r>
      <w:r>
        <w:fldChar w:fldCharType="separate"/>
      </w:r>
      <w:r w:rsidR="00E15963">
        <w:rPr>
          <w:noProof/>
        </w:rPr>
        <w:t>77</w:t>
      </w:r>
      <w:r>
        <w:fldChar w:fldCharType="end"/>
      </w:r>
      <w:r>
        <w:t xml:space="preserve"> Encoding of a borehole with 2 distinct logs (collectionIdentifier)</w:t>
      </w:r>
      <w:r w:rsidR="00B8253A">
        <w:t>.</w:t>
      </w:r>
    </w:p>
    <w:p w14:paraId="7017BD27" w14:textId="5FE91D7F" w:rsidR="00302FB5" w:rsidRPr="00302FB5" w:rsidRDefault="00302FB5" w:rsidP="00195EBB">
      <w:r>
        <w:t xml:space="preserve"> </w:t>
      </w:r>
    </w:p>
    <w:p w14:paraId="6C83F5A9" w14:textId="6A5DFA89" w:rsidR="008B1DC6" w:rsidRDefault="00D30B51" w:rsidP="00D30B51">
      <w:pPr>
        <w:pStyle w:val="Heading4"/>
        <w:rPr>
          <w:lang w:val="en-CA"/>
        </w:rPr>
      </w:pPr>
      <w:bookmarkStart w:id="481" w:name="_Ref456518173"/>
      <w:r>
        <w:rPr>
          <w:lang w:val="en-CA"/>
        </w:rPr>
        <w:t>BoreholeDetails</w:t>
      </w:r>
      <w:bookmarkEnd w:id="481"/>
    </w:p>
    <w:p w14:paraId="09574B73" w14:textId="77777777" w:rsidR="00D30B51" w:rsidRDefault="00D30B51" w:rsidP="00CD7325">
      <w:pPr>
        <w:rPr>
          <w:lang w:val="en-CA"/>
        </w:rPr>
      </w:pPr>
    </w:p>
    <w:p w14:paraId="4A744A94" w14:textId="42A00D43" w:rsidR="00D30B51" w:rsidRDefault="00195EBB" w:rsidP="00CD7325">
      <w:pPr>
        <w:rPr>
          <w:lang w:val="en-CA"/>
        </w:rPr>
      </w:pPr>
      <w:r w:rsidRPr="005603F4">
        <w:rPr>
          <w:rStyle w:val="Entity"/>
        </w:rPr>
        <w:t>BoreholeDetails</w:t>
      </w:r>
      <w:r>
        <w:rPr>
          <w:lang w:val="en-CA"/>
        </w:rPr>
        <w:t xml:space="preserve"> describes b</w:t>
      </w:r>
      <w:r w:rsidR="00D30B51" w:rsidRPr="00D30B51">
        <w:rPr>
          <w:lang w:val="en-CA"/>
        </w:rPr>
        <w:t>orehole</w:t>
      </w:r>
      <w:r>
        <w:rPr>
          <w:lang w:val="en-CA"/>
        </w:rPr>
        <w:t xml:space="preserve"> </w:t>
      </w:r>
      <w:r w:rsidR="00D30B51" w:rsidRPr="00D30B51">
        <w:rPr>
          <w:lang w:val="en-CA"/>
        </w:rPr>
        <w:t>specific index</w:t>
      </w:r>
      <w:r w:rsidR="008C1955">
        <w:rPr>
          <w:lang w:val="en-CA"/>
        </w:rPr>
        <w:t>es</w:t>
      </w:r>
      <w:r w:rsidR="00D30B51" w:rsidRPr="00D30B51">
        <w:rPr>
          <w:lang w:val="en-CA"/>
        </w:rPr>
        <w:t xml:space="preserve"> or header information. </w:t>
      </w:r>
      <w:r w:rsidR="00D35A1F">
        <w:rPr>
          <w:lang w:val="en-CA"/>
        </w:rPr>
        <w:t>It contains metadata about the parties involved in the drilling, the storage of drilled material and other information relevant to the borehol</w:t>
      </w:r>
      <w:r w:rsidR="00AB4325">
        <w:rPr>
          <w:lang w:val="en-CA"/>
        </w:rPr>
        <w:t xml:space="preserve">e as a whole.  Properties that may vary along the borehole path are managed in </w:t>
      </w:r>
      <w:r w:rsidR="00AB4325" w:rsidRPr="005603F4">
        <w:rPr>
          <w:rStyle w:val="Entity"/>
        </w:rPr>
        <w:t>DrillingDetails</w:t>
      </w:r>
      <w:r w:rsidR="00AB4325">
        <w:rPr>
          <w:lang w:val="en-CA"/>
        </w:rPr>
        <w:t xml:space="preserve"> (</w:t>
      </w:r>
      <w:r w:rsidR="00AB4325">
        <w:rPr>
          <w:lang w:val="en-CA"/>
        </w:rPr>
        <w:fldChar w:fldCharType="begin"/>
      </w:r>
      <w:r w:rsidR="00AB4325">
        <w:rPr>
          <w:lang w:val="en-CA"/>
        </w:rPr>
        <w:instrText xml:space="preserve"> REF _Ref456518000 \r \h </w:instrText>
      </w:r>
      <w:r w:rsidR="00AB4325">
        <w:rPr>
          <w:lang w:val="en-CA"/>
        </w:rPr>
      </w:r>
      <w:r w:rsidR="00AB4325">
        <w:rPr>
          <w:lang w:val="en-CA"/>
        </w:rPr>
        <w:fldChar w:fldCharType="separate"/>
      </w:r>
      <w:r w:rsidR="005603F4">
        <w:rPr>
          <w:lang w:val="en-CA"/>
        </w:rPr>
        <w:t>8.7.1.2</w:t>
      </w:r>
      <w:r w:rsidR="00AB4325">
        <w:rPr>
          <w:lang w:val="en-CA"/>
        </w:rPr>
        <w:fldChar w:fldCharType="end"/>
      </w:r>
      <w:r w:rsidR="00AB4325">
        <w:rPr>
          <w:lang w:val="en-CA"/>
        </w:rPr>
        <w:t>).</w:t>
      </w:r>
    </w:p>
    <w:p w14:paraId="33535719" w14:textId="350D34A9" w:rsidR="00D30B51" w:rsidRDefault="00F658C5" w:rsidP="00D30B51">
      <w:pPr>
        <w:keepNext/>
      </w:pPr>
      <w:r>
        <w:rPr>
          <w:noProof/>
          <w:lang w:val="en-CA" w:eastAsia="en-CA"/>
        </w:rPr>
        <w:lastRenderedPageBreak/>
        <w:drawing>
          <wp:inline distT="0" distB="0" distL="0" distR="0" wp14:anchorId="519B4BD7" wp14:editId="44E234B7">
            <wp:extent cx="5448300" cy="521017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48300" cy="5210175"/>
                    </a:xfrm>
                    <a:prstGeom prst="rect">
                      <a:avLst/>
                    </a:prstGeom>
                    <a:noFill/>
                    <a:ln>
                      <a:noFill/>
                    </a:ln>
                  </pic:spPr>
                </pic:pic>
              </a:graphicData>
            </a:graphic>
          </wp:inline>
        </w:drawing>
      </w:r>
    </w:p>
    <w:p w14:paraId="5AD6E1DD" w14:textId="582BE605" w:rsidR="00D30B51" w:rsidRDefault="00D30B51" w:rsidP="00D30B51">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E15963">
        <w:rPr>
          <w:noProof/>
        </w:rPr>
        <w:t>78</w:t>
      </w:r>
      <w:r w:rsidR="00673E83">
        <w:rPr>
          <w:noProof/>
        </w:rPr>
        <w:fldChar w:fldCharType="end"/>
      </w:r>
      <w:r>
        <w:t>: Borehole details</w:t>
      </w:r>
      <w:r w:rsidR="00B8253A">
        <w:t xml:space="preserve"> context diagram.</w:t>
      </w:r>
    </w:p>
    <w:p w14:paraId="11E45615" w14:textId="3ADD6881" w:rsidR="008C1955" w:rsidRPr="00AB4325" w:rsidRDefault="00195EBB" w:rsidP="00195EBB">
      <w:pPr>
        <w:pStyle w:val="Heading5"/>
        <w:rPr>
          <w:lang w:val="en-CA"/>
        </w:rPr>
      </w:pPr>
      <w:r>
        <w:rPr>
          <w:lang w:val="en-CA"/>
        </w:rPr>
        <w:t>o</w:t>
      </w:r>
      <w:r w:rsidRPr="00D970E9">
        <w:rPr>
          <w:lang w:val="en-CA"/>
        </w:rPr>
        <w:t>perator</w:t>
      </w:r>
    </w:p>
    <w:p w14:paraId="2A285BD1" w14:textId="3CF8614F" w:rsidR="00195EBB" w:rsidRPr="00B3403C" w:rsidRDefault="00AB4325" w:rsidP="00195EBB">
      <w:r>
        <w:rPr>
          <w:lang w:val="en-CA"/>
        </w:rPr>
        <w:t xml:space="preserve">The </w:t>
      </w:r>
      <w:r w:rsidRPr="005603F4">
        <w:rPr>
          <w:rStyle w:val="Entity"/>
        </w:rPr>
        <w:t>operator</w:t>
      </w:r>
      <w:r>
        <w:rPr>
          <w:lang w:val="en-CA"/>
        </w:rPr>
        <w:t xml:space="preserve"> property is </w:t>
      </w:r>
      <w:r w:rsidR="00195EBB">
        <w:rPr>
          <w:lang w:val="en-CA"/>
        </w:rPr>
        <w:t xml:space="preserve">an association between a </w:t>
      </w:r>
      <w:r w:rsidR="00195EBB" w:rsidRPr="005603F4">
        <w:rPr>
          <w:rStyle w:val="Entity"/>
        </w:rPr>
        <w:t>BoreholeDetails</w:t>
      </w:r>
      <w:r w:rsidR="00195EBB">
        <w:rPr>
          <w:lang w:val="en-CA"/>
        </w:rPr>
        <w:t xml:space="preserve"> and a </w:t>
      </w:r>
      <w:r w:rsidR="008C1955" w:rsidRPr="005603F4">
        <w:rPr>
          <w:rStyle w:val="Entity"/>
        </w:rPr>
        <w:t>CIT</w:t>
      </w:r>
      <w:proofErr w:type="gramStart"/>
      <w:r w:rsidR="00195EBB" w:rsidRPr="005603F4">
        <w:rPr>
          <w:rStyle w:val="Entity"/>
        </w:rPr>
        <w:t>:CI</w:t>
      </w:r>
      <w:proofErr w:type="gramEnd"/>
      <w:r w:rsidR="00195EBB" w:rsidRPr="005603F4">
        <w:rPr>
          <w:rStyle w:val="Entity"/>
        </w:rPr>
        <w:t>_ResponsibleParty</w:t>
      </w:r>
      <w:r w:rsidR="00195EBB">
        <w:rPr>
          <w:lang w:val="en-CA"/>
        </w:rPr>
        <w:t xml:space="preserve"> describing the o</w:t>
      </w:r>
      <w:r w:rsidR="00195EBB" w:rsidRPr="00195EBB">
        <w:rPr>
          <w:lang w:val="en-CA"/>
        </w:rPr>
        <w:t>rganisation responsible for commissioning the borehole (as opposed to drilling the borehole)</w:t>
      </w:r>
      <w:r w:rsidR="00195EBB">
        <w:rPr>
          <w:lang w:val="en-CA"/>
        </w:rPr>
        <w:t>.</w:t>
      </w:r>
    </w:p>
    <w:p w14:paraId="46D94315" w14:textId="58B9233C" w:rsidR="00D30B51" w:rsidRDefault="00D30B51" w:rsidP="00D30B51">
      <w:pPr>
        <w:autoSpaceDE w:val="0"/>
        <w:autoSpaceDN w:val="0"/>
        <w:adjustRightInd w:val="0"/>
        <w:spacing w:after="0" w:line="240" w:lineRule="atLeast"/>
        <w:rPr>
          <w:rFonts w:cs="Arial"/>
          <w:color w:val="000000"/>
          <w:sz w:val="20"/>
          <w:lang w:val="en-CA"/>
        </w:rPr>
      </w:pPr>
      <w:bookmarkStart w:id="482" w:name="BKM_DD9713AD_C742_4E77_9937_E79AF8E3F761"/>
      <w:bookmarkEnd w:id="482"/>
    </w:p>
    <w:p w14:paraId="703B9A0E" w14:textId="25E48FB4" w:rsidR="00195EBB" w:rsidRPr="000A04A2" w:rsidRDefault="00195EBB" w:rsidP="00D20646">
      <w:pPr>
        <w:pStyle w:val="Heading5"/>
        <w:rPr>
          <w:lang w:val="en-CA"/>
        </w:rPr>
      </w:pPr>
      <w:r>
        <w:rPr>
          <w:lang w:val="en-CA"/>
        </w:rPr>
        <w:t>d</w:t>
      </w:r>
      <w:r w:rsidRPr="00D970E9">
        <w:rPr>
          <w:lang w:val="en-CA"/>
        </w:rPr>
        <w:t>riller</w:t>
      </w:r>
    </w:p>
    <w:p w14:paraId="0756E220" w14:textId="0B21C535" w:rsidR="00195EBB" w:rsidRDefault="00195EBB" w:rsidP="00D20646">
      <w:pPr>
        <w:rPr>
          <w:lang w:val="en-CA"/>
        </w:rPr>
      </w:pPr>
      <w:r>
        <w:rPr>
          <w:lang w:val="en-CA"/>
        </w:rPr>
        <w:t xml:space="preserve">The </w:t>
      </w:r>
      <w:r w:rsidRPr="005603F4">
        <w:rPr>
          <w:rStyle w:val="Entity"/>
        </w:rPr>
        <w:t>driller</w:t>
      </w:r>
      <w:r>
        <w:rPr>
          <w:lang w:val="en-CA"/>
        </w:rPr>
        <w:t xml:space="preserve"> property </w:t>
      </w:r>
      <w:r w:rsidR="000A04A2">
        <w:rPr>
          <w:lang w:val="en-CA"/>
        </w:rPr>
        <w:t>is</w:t>
      </w:r>
      <w:r>
        <w:rPr>
          <w:lang w:val="en-CA"/>
        </w:rPr>
        <w:t xml:space="preserve"> an association between a </w:t>
      </w:r>
      <w:r w:rsidRPr="005603F4">
        <w:rPr>
          <w:rStyle w:val="Entity"/>
        </w:rPr>
        <w:t>BoreholeDetails</w:t>
      </w:r>
      <w:r>
        <w:rPr>
          <w:lang w:val="en-CA"/>
        </w:rPr>
        <w:t xml:space="preserve"> and a </w:t>
      </w:r>
      <w:r w:rsidR="008C1955" w:rsidRPr="005603F4">
        <w:rPr>
          <w:rStyle w:val="Entity"/>
        </w:rPr>
        <w:t>CIT</w:t>
      </w:r>
      <w:proofErr w:type="gramStart"/>
      <w:r w:rsidRPr="005603F4">
        <w:rPr>
          <w:rStyle w:val="Entity"/>
        </w:rPr>
        <w:t>:CI</w:t>
      </w:r>
      <w:proofErr w:type="gramEnd"/>
      <w:r w:rsidRPr="005603F4">
        <w:rPr>
          <w:rStyle w:val="Entity"/>
        </w:rPr>
        <w:t>_ResponsibleParty</w:t>
      </w:r>
      <w:r>
        <w:rPr>
          <w:lang w:val="en-CA"/>
        </w:rPr>
        <w:t xml:space="preserve"> describing of the </w:t>
      </w:r>
      <w:r w:rsidRPr="00195EBB">
        <w:rPr>
          <w:lang w:val="en-CA"/>
        </w:rPr>
        <w:t>organisation responsible for drilling the borehole (as opposed to commissioning the borehole)</w:t>
      </w:r>
      <w:r w:rsidR="00B8253A">
        <w:rPr>
          <w:lang w:val="en-CA"/>
        </w:rPr>
        <w:t>.</w:t>
      </w:r>
    </w:p>
    <w:p w14:paraId="685400A9" w14:textId="77777777" w:rsidR="00195EBB" w:rsidRDefault="00195EBB" w:rsidP="00D30B51">
      <w:pPr>
        <w:autoSpaceDE w:val="0"/>
        <w:autoSpaceDN w:val="0"/>
        <w:adjustRightInd w:val="0"/>
        <w:spacing w:after="0" w:line="240" w:lineRule="atLeast"/>
        <w:rPr>
          <w:rFonts w:cs="Arial"/>
          <w:color w:val="000000"/>
          <w:sz w:val="20"/>
          <w:lang w:val="en-CA"/>
        </w:rPr>
      </w:pPr>
    </w:p>
    <w:p w14:paraId="277FCCCD" w14:textId="554244AE" w:rsidR="00195EBB" w:rsidRDefault="00195EBB" w:rsidP="00D20646">
      <w:pPr>
        <w:pStyle w:val="Heading5"/>
        <w:rPr>
          <w:lang w:val="en-CA"/>
        </w:rPr>
      </w:pPr>
      <w:r w:rsidRPr="00195EBB">
        <w:rPr>
          <w:lang w:val="en-CA"/>
        </w:rPr>
        <w:t>dateOfDrilling</w:t>
      </w:r>
    </w:p>
    <w:p w14:paraId="6A51A312" w14:textId="27544B5C" w:rsidR="00195EBB" w:rsidRDefault="00195EBB" w:rsidP="00D20646">
      <w:pPr>
        <w:rPr>
          <w:lang w:val="en-CA"/>
        </w:rPr>
      </w:pPr>
      <w:r>
        <w:rPr>
          <w:lang w:val="en-CA"/>
        </w:rPr>
        <w:lastRenderedPageBreak/>
        <w:t xml:space="preserve">The property </w:t>
      </w:r>
      <w:r w:rsidRPr="005603F4">
        <w:rPr>
          <w:rStyle w:val="Entity"/>
        </w:rPr>
        <w:t>dateOfDrilling</w:t>
      </w:r>
      <w:proofErr w:type="gramStart"/>
      <w:r w:rsidRPr="005603F4">
        <w:rPr>
          <w:rStyle w:val="Entity"/>
        </w:rPr>
        <w:t>:TM</w:t>
      </w:r>
      <w:proofErr w:type="gramEnd"/>
      <w:r w:rsidRPr="005603F4">
        <w:rPr>
          <w:rStyle w:val="Entity"/>
        </w:rPr>
        <w:t>_Period</w:t>
      </w:r>
      <w:r>
        <w:rPr>
          <w:lang w:val="en-CA"/>
        </w:rPr>
        <w:t xml:space="preserve"> contain</w:t>
      </w:r>
      <w:r w:rsidR="000A04A2">
        <w:rPr>
          <w:lang w:val="en-CA"/>
        </w:rPr>
        <w:t>s</w:t>
      </w:r>
      <w:r>
        <w:rPr>
          <w:lang w:val="en-CA"/>
        </w:rPr>
        <w:t xml:space="preserve"> the </w:t>
      </w:r>
      <w:r w:rsidRPr="00195EBB">
        <w:rPr>
          <w:lang w:val="en-CA"/>
        </w:rPr>
        <w:t>time period during which drilling of the borehole occurred.</w:t>
      </w:r>
    </w:p>
    <w:p w14:paraId="7B34262E" w14:textId="16182CAE" w:rsidR="00195EBB" w:rsidRPr="000A04A2" w:rsidRDefault="00195EBB" w:rsidP="00D20646">
      <w:pPr>
        <w:pStyle w:val="Heading5"/>
        <w:rPr>
          <w:lang w:val="en-CA"/>
        </w:rPr>
      </w:pPr>
      <w:r w:rsidRPr="00195EBB">
        <w:rPr>
          <w:lang w:val="en-CA"/>
        </w:rPr>
        <w:t>startPoint</w:t>
      </w:r>
    </w:p>
    <w:p w14:paraId="2EE57EFF" w14:textId="40E676CA" w:rsidR="00195EBB" w:rsidRDefault="00195EBB" w:rsidP="00D20646">
      <w:pPr>
        <w:rPr>
          <w:lang w:val="en-CA"/>
        </w:rPr>
      </w:pPr>
      <w:r>
        <w:rPr>
          <w:lang w:val="en-CA"/>
        </w:rPr>
        <w:t xml:space="preserve">The property </w:t>
      </w:r>
      <w:r w:rsidRPr="005603F4">
        <w:rPr>
          <w:rStyle w:val="Entity"/>
        </w:rPr>
        <w:t>startPoint</w:t>
      </w:r>
      <w:proofErr w:type="gramStart"/>
      <w:r w:rsidRPr="005603F4">
        <w:rPr>
          <w:rStyle w:val="Entity"/>
        </w:rPr>
        <w:t>:BoreholeStartPointCode</w:t>
      </w:r>
      <w:proofErr w:type="gramEnd"/>
      <w:r>
        <w:rPr>
          <w:lang w:val="en-CA"/>
        </w:rPr>
        <w:t xml:space="preserve"> provide</w:t>
      </w:r>
      <w:r w:rsidR="000A04A2">
        <w:rPr>
          <w:lang w:val="en-CA"/>
        </w:rPr>
        <w:t>s</w:t>
      </w:r>
      <w:r>
        <w:rPr>
          <w:lang w:val="en-CA"/>
        </w:rPr>
        <w:t xml:space="preserve"> a term from a controlled vocabulary indicating </w:t>
      </w:r>
      <w:r w:rsidRPr="00195EBB">
        <w:rPr>
          <w:lang w:val="en-CA"/>
        </w:rPr>
        <w:t xml:space="preserve">the </w:t>
      </w:r>
      <w:r w:rsidR="008C1955">
        <w:rPr>
          <w:lang w:val="en-CA"/>
        </w:rPr>
        <w:t xml:space="preserve">named </w:t>
      </w:r>
      <w:r w:rsidRPr="00195EBB">
        <w:rPr>
          <w:lang w:val="en-CA"/>
        </w:rPr>
        <w:t>position relative to ground surface where the borehole commenced. Appropriate terms would include Drilled from Ground Surface; Drilled Underground; Drilled from Quarry Floor etc</w:t>
      </w:r>
      <w:r w:rsidR="00B8253A">
        <w:rPr>
          <w:lang w:val="en-CA"/>
        </w:rPr>
        <w:t>.</w:t>
      </w:r>
    </w:p>
    <w:p w14:paraId="0C22F6C8" w14:textId="6210AEC2" w:rsidR="00195EBB" w:rsidRPr="000A04A2" w:rsidRDefault="00195EBB" w:rsidP="00D20646">
      <w:pPr>
        <w:pStyle w:val="Heading5"/>
        <w:rPr>
          <w:lang w:val="en-CA"/>
        </w:rPr>
      </w:pPr>
      <w:r w:rsidRPr="00195EBB">
        <w:rPr>
          <w:lang w:val="en-CA"/>
        </w:rPr>
        <w:t>inclinationType</w:t>
      </w:r>
    </w:p>
    <w:p w14:paraId="7353C6A2" w14:textId="5703AB67" w:rsidR="00195EBB" w:rsidRDefault="00195EBB" w:rsidP="00D20646">
      <w:pPr>
        <w:rPr>
          <w:lang w:val="en-CA"/>
        </w:rPr>
      </w:pPr>
      <w:r>
        <w:rPr>
          <w:lang w:val="en-CA"/>
        </w:rPr>
        <w:t xml:space="preserve">The property </w:t>
      </w:r>
      <w:r w:rsidRPr="0028745C">
        <w:rPr>
          <w:rStyle w:val="Entity"/>
        </w:rPr>
        <w:t>inclinationType</w:t>
      </w:r>
      <w:proofErr w:type="gramStart"/>
      <w:r w:rsidRPr="0028745C">
        <w:rPr>
          <w:rStyle w:val="Entity"/>
        </w:rPr>
        <w:t>:BoreholeInclinationCode</w:t>
      </w:r>
      <w:proofErr w:type="gramEnd"/>
      <w:r>
        <w:rPr>
          <w:lang w:val="en-CA"/>
        </w:rPr>
        <w:t xml:space="preserve"> contain</w:t>
      </w:r>
      <w:r w:rsidR="000A04A2">
        <w:rPr>
          <w:lang w:val="en-CA"/>
        </w:rPr>
        <w:t>s</w:t>
      </w:r>
      <w:r>
        <w:rPr>
          <w:lang w:val="en-CA"/>
        </w:rPr>
        <w:t xml:space="preserve"> a term from a controlled vocabulary indicating </w:t>
      </w:r>
      <w:r w:rsidRPr="00195EBB">
        <w:rPr>
          <w:lang w:val="en-CA"/>
        </w:rPr>
        <w:t>the inclination</w:t>
      </w:r>
      <w:r w:rsidR="008C1955">
        <w:rPr>
          <w:lang w:val="en-CA"/>
        </w:rPr>
        <w:t xml:space="preserve"> type</w:t>
      </w:r>
      <w:r w:rsidRPr="00195EBB">
        <w:rPr>
          <w:lang w:val="en-CA"/>
        </w:rPr>
        <w:t xml:space="preserve"> of the borehole. Appropriate terms would include vertical; inclined up; inclined down, horizontal</w:t>
      </w:r>
      <w:r w:rsidR="00B8253A">
        <w:rPr>
          <w:lang w:val="en-CA"/>
        </w:rPr>
        <w:t>.</w:t>
      </w:r>
    </w:p>
    <w:p w14:paraId="742C4CD5" w14:textId="3572B3F0" w:rsidR="00195EBB" w:rsidRPr="00D970E9" w:rsidRDefault="00195EBB" w:rsidP="00D20646">
      <w:pPr>
        <w:pStyle w:val="Heading5"/>
        <w:rPr>
          <w:lang w:val="en-CA"/>
        </w:rPr>
      </w:pPr>
      <w:r w:rsidRPr="00D970E9">
        <w:rPr>
          <w:lang w:val="en-CA"/>
        </w:rPr>
        <w:t>boreholeMaterialCustodian</w:t>
      </w:r>
    </w:p>
    <w:p w14:paraId="0C6DC586" w14:textId="1206582C" w:rsidR="0071071E" w:rsidRDefault="0071071E" w:rsidP="00D30B51">
      <w:pPr>
        <w:autoSpaceDE w:val="0"/>
        <w:autoSpaceDN w:val="0"/>
        <w:adjustRightInd w:val="0"/>
        <w:spacing w:after="0" w:line="240" w:lineRule="atLeast"/>
        <w:rPr>
          <w:lang w:val="en-CA"/>
        </w:rPr>
      </w:pPr>
      <w:r>
        <w:rPr>
          <w:lang w:val="en-CA"/>
        </w:rPr>
        <w:t>The property</w:t>
      </w:r>
      <w:r w:rsidRPr="0071071E">
        <w:t xml:space="preserve"> </w:t>
      </w:r>
      <w:r w:rsidRPr="0028745C">
        <w:rPr>
          <w:rStyle w:val="Entity"/>
        </w:rPr>
        <w:t>boreholeMaterialCustodian</w:t>
      </w:r>
      <w:r>
        <w:rPr>
          <w:lang w:val="en-CA"/>
        </w:rPr>
        <w:t xml:space="preserve"> </w:t>
      </w:r>
      <w:r w:rsidR="000A04A2">
        <w:rPr>
          <w:lang w:val="en-CA"/>
        </w:rPr>
        <w:t>is</w:t>
      </w:r>
      <w:r>
        <w:rPr>
          <w:lang w:val="en-CA"/>
        </w:rPr>
        <w:t xml:space="preserve"> an association between a </w:t>
      </w:r>
      <w:r w:rsidRPr="0028745C">
        <w:rPr>
          <w:rStyle w:val="Entity"/>
        </w:rPr>
        <w:t>BoreholeDetails</w:t>
      </w:r>
      <w:r>
        <w:rPr>
          <w:lang w:val="en-CA"/>
        </w:rPr>
        <w:t xml:space="preserve"> and a </w:t>
      </w:r>
      <w:r w:rsidR="008C1955" w:rsidRPr="0028745C">
        <w:rPr>
          <w:rStyle w:val="Entity"/>
        </w:rPr>
        <w:t>CIT</w:t>
      </w:r>
      <w:proofErr w:type="gramStart"/>
      <w:r w:rsidRPr="0028745C">
        <w:rPr>
          <w:rStyle w:val="Entity"/>
        </w:rPr>
        <w:t>:CI</w:t>
      </w:r>
      <w:proofErr w:type="gramEnd"/>
      <w:r w:rsidRPr="0028745C">
        <w:rPr>
          <w:rStyle w:val="Entity"/>
        </w:rPr>
        <w:t>_ResponsibleParty</w:t>
      </w:r>
      <w:r>
        <w:rPr>
          <w:lang w:val="en-CA"/>
        </w:rPr>
        <w:t xml:space="preserve"> describing the</w:t>
      </w:r>
      <w:r w:rsidRPr="0071071E">
        <w:t xml:space="preserve"> </w:t>
      </w:r>
      <w:r>
        <w:rPr>
          <w:lang w:val="en-CA"/>
        </w:rPr>
        <w:t>o</w:t>
      </w:r>
      <w:r w:rsidRPr="0071071E">
        <w:rPr>
          <w:lang w:val="en-CA"/>
        </w:rPr>
        <w:t>rganisation that is custodian of the core recovered from the borehole</w:t>
      </w:r>
      <w:r>
        <w:rPr>
          <w:lang w:val="en-CA"/>
        </w:rPr>
        <w:t>.</w:t>
      </w:r>
    </w:p>
    <w:p w14:paraId="7FA4D67F" w14:textId="77777777" w:rsidR="0071071E" w:rsidRDefault="0071071E" w:rsidP="00D30B51">
      <w:pPr>
        <w:autoSpaceDE w:val="0"/>
        <w:autoSpaceDN w:val="0"/>
        <w:adjustRightInd w:val="0"/>
        <w:spacing w:after="0" w:line="240" w:lineRule="atLeast"/>
        <w:rPr>
          <w:lang w:val="en-CA"/>
        </w:rPr>
      </w:pPr>
    </w:p>
    <w:p w14:paraId="44287952" w14:textId="12FA67A0" w:rsidR="0071071E" w:rsidRPr="000A04A2" w:rsidRDefault="0071071E" w:rsidP="000A04A2">
      <w:pPr>
        <w:pStyle w:val="Heading5"/>
        <w:rPr>
          <w:lang w:val="en-CA"/>
        </w:rPr>
      </w:pPr>
      <w:r>
        <w:rPr>
          <w:lang w:val="en-CA"/>
        </w:rPr>
        <w:t>p</w:t>
      </w:r>
      <w:r w:rsidRPr="0071071E">
        <w:rPr>
          <w:lang w:val="en-CA"/>
        </w:rPr>
        <w:t>urpose</w:t>
      </w:r>
    </w:p>
    <w:p w14:paraId="56F51479" w14:textId="0ABE7019" w:rsidR="0071071E" w:rsidRDefault="0071071E" w:rsidP="00D30B51">
      <w:pPr>
        <w:autoSpaceDE w:val="0"/>
        <w:autoSpaceDN w:val="0"/>
        <w:adjustRightInd w:val="0"/>
        <w:spacing w:after="0" w:line="240" w:lineRule="atLeast"/>
        <w:rPr>
          <w:lang w:val="en-CA"/>
        </w:rPr>
      </w:pPr>
      <w:r>
        <w:rPr>
          <w:lang w:val="en-CA"/>
        </w:rPr>
        <w:t xml:space="preserve">The property </w:t>
      </w:r>
      <w:r w:rsidRPr="0028745C">
        <w:rPr>
          <w:rStyle w:val="Entity"/>
        </w:rPr>
        <w:t>purpose</w:t>
      </w:r>
      <w:proofErr w:type="gramStart"/>
      <w:r w:rsidRPr="0028745C">
        <w:rPr>
          <w:rStyle w:val="Entity"/>
        </w:rPr>
        <w:t>:BoreholePurposeCode</w:t>
      </w:r>
      <w:proofErr w:type="gramEnd"/>
      <w:r>
        <w:rPr>
          <w:lang w:val="en-CA"/>
        </w:rPr>
        <w:t xml:space="preserve"> contain</w:t>
      </w:r>
      <w:r w:rsidR="000A04A2">
        <w:rPr>
          <w:lang w:val="en-CA"/>
        </w:rPr>
        <w:t>s</w:t>
      </w:r>
      <w:r>
        <w:rPr>
          <w:lang w:val="en-CA"/>
        </w:rPr>
        <w:t xml:space="preserve"> a term from a controlled vocabulary describing t</w:t>
      </w:r>
      <w:r w:rsidRPr="0071071E">
        <w:rPr>
          <w:lang w:val="en-CA"/>
        </w:rPr>
        <w:t xml:space="preserve">he purpose for which the borehole was drilled. </w:t>
      </w:r>
      <w:r w:rsidR="00B45030" w:rsidRPr="0071071E">
        <w:rPr>
          <w:lang w:val="en-CA"/>
        </w:rPr>
        <w:t>e.g.</w:t>
      </w:r>
      <w:r w:rsidRPr="0071071E">
        <w:rPr>
          <w:lang w:val="en-CA"/>
        </w:rPr>
        <w:t>, site investigation, mineral exploration, hydrocarbon exploration, water resources</w:t>
      </w:r>
      <w:r>
        <w:rPr>
          <w:lang w:val="en-CA"/>
        </w:rPr>
        <w:t>.</w:t>
      </w:r>
    </w:p>
    <w:p w14:paraId="38AD689C" w14:textId="77777777" w:rsidR="0071071E" w:rsidRDefault="0071071E" w:rsidP="00D30B51">
      <w:pPr>
        <w:autoSpaceDE w:val="0"/>
        <w:autoSpaceDN w:val="0"/>
        <w:adjustRightInd w:val="0"/>
        <w:spacing w:after="0" w:line="240" w:lineRule="atLeast"/>
        <w:rPr>
          <w:rFonts w:cs="Arial"/>
          <w:color w:val="000000"/>
          <w:sz w:val="20"/>
          <w:lang w:val="en-CA"/>
        </w:rPr>
      </w:pPr>
    </w:p>
    <w:p w14:paraId="4049D760" w14:textId="05BBE6DE" w:rsidR="0071071E" w:rsidRPr="000A04A2" w:rsidRDefault="0071071E" w:rsidP="000A04A2">
      <w:pPr>
        <w:pStyle w:val="Heading5"/>
        <w:rPr>
          <w:lang w:val="en-CA"/>
        </w:rPr>
      </w:pPr>
      <w:r w:rsidRPr="0071071E">
        <w:rPr>
          <w:lang w:val="en-CA"/>
        </w:rPr>
        <w:t>dataCustodian</w:t>
      </w:r>
    </w:p>
    <w:p w14:paraId="6BD84761" w14:textId="1A56BF72" w:rsidR="0071071E" w:rsidRDefault="0071071E" w:rsidP="00D20646">
      <w:pPr>
        <w:rPr>
          <w:lang w:val="en-CA"/>
        </w:rPr>
      </w:pPr>
      <w:r>
        <w:rPr>
          <w:lang w:val="en-CA"/>
        </w:rPr>
        <w:t xml:space="preserve">The </w:t>
      </w:r>
      <w:r w:rsidRPr="0028745C">
        <w:rPr>
          <w:rStyle w:val="Entity"/>
        </w:rPr>
        <w:t>dataCustodian</w:t>
      </w:r>
      <w:r>
        <w:rPr>
          <w:lang w:val="en-CA"/>
        </w:rPr>
        <w:t xml:space="preserve"> </w:t>
      </w:r>
      <w:r w:rsidR="000A04A2">
        <w:rPr>
          <w:lang w:val="en-CA"/>
        </w:rPr>
        <w:t>is</w:t>
      </w:r>
      <w:r w:rsidRPr="0071071E">
        <w:rPr>
          <w:lang w:val="en-CA"/>
        </w:rPr>
        <w:t xml:space="preserve"> an association between a </w:t>
      </w:r>
      <w:r w:rsidRPr="0028745C">
        <w:rPr>
          <w:rStyle w:val="Entity"/>
        </w:rPr>
        <w:t>BoreholeDetails</w:t>
      </w:r>
      <w:r w:rsidRPr="0071071E">
        <w:rPr>
          <w:lang w:val="en-CA"/>
        </w:rPr>
        <w:t xml:space="preserve"> and a </w:t>
      </w:r>
      <w:r w:rsidR="008C1955" w:rsidRPr="0028745C">
        <w:rPr>
          <w:rStyle w:val="Entity"/>
        </w:rPr>
        <w:t>CIT</w:t>
      </w:r>
      <w:proofErr w:type="gramStart"/>
      <w:r w:rsidRPr="0028745C">
        <w:rPr>
          <w:rStyle w:val="Entity"/>
        </w:rPr>
        <w:t>:CI</w:t>
      </w:r>
      <w:proofErr w:type="gramEnd"/>
      <w:r w:rsidRPr="0028745C">
        <w:rPr>
          <w:rStyle w:val="Entity"/>
        </w:rPr>
        <w:t>_ResponsibleParty</w:t>
      </w:r>
      <w:r>
        <w:rPr>
          <w:lang w:val="en-CA"/>
        </w:rPr>
        <w:t xml:space="preserve"> describing t</w:t>
      </w:r>
      <w:r w:rsidRPr="0071071E">
        <w:rPr>
          <w:lang w:val="en-CA"/>
        </w:rPr>
        <w:t>he custodian (person or organisation) that is the custodian of data pertaining to this borehole.</w:t>
      </w:r>
    </w:p>
    <w:p w14:paraId="77E80C5F" w14:textId="1FE38CE6" w:rsidR="0071071E" w:rsidRPr="000A04A2" w:rsidRDefault="0071071E" w:rsidP="000A04A2">
      <w:pPr>
        <w:pStyle w:val="Heading5"/>
        <w:rPr>
          <w:lang w:val="en-CA"/>
        </w:rPr>
      </w:pPr>
      <w:r w:rsidRPr="0071071E">
        <w:rPr>
          <w:lang w:val="en-CA"/>
        </w:rPr>
        <w:t>boreholeLength</w:t>
      </w:r>
    </w:p>
    <w:p w14:paraId="3C7D80AE" w14:textId="0F2A2F96" w:rsidR="00D30B51" w:rsidRDefault="0071071E" w:rsidP="00CD7325">
      <w:pPr>
        <w:rPr>
          <w:lang w:val="en-CA"/>
        </w:rPr>
      </w:pPr>
      <w:r>
        <w:rPr>
          <w:lang w:val="en-CA"/>
        </w:rPr>
        <w:t xml:space="preserve">The property </w:t>
      </w:r>
      <w:r w:rsidRPr="0028745C">
        <w:rPr>
          <w:rStyle w:val="Entity"/>
        </w:rPr>
        <w:t>boreholeLength</w:t>
      </w:r>
      <w:r>
        <w:rPr>
          <w:lang w:val="en-CA"/>
        </w:rPr>
        <w:t xml:space="preserve"> (</w:t>
      </w:r>
      <w:r w:rsidR="00253146" w:rsidRPr="0028745C">
        <w:rPr>
          <w:rStyle w:val="Entity"/>
        </w:rPr>
        <w:t>SWE::Quantity</w:t>
      </w:r>
      <w:r>
        <w:rPr>
          <w:lang w:val="en-CA"/>
        </w:rPr>
        <w:t>) contain</w:t>
      </w:r>
      <w:r w:rsidR="000A04A2">
        <w:rPr>
          <w:lang w:val="en-CA"/>
        </w:rPr>
        <w:t>s</w:t>
      </w:r>
      <w:r>
        <w:rPr>
          <w:lang w:val="en-CA"/>
        </w:rPr>
        <w:t xml:space="preserve"> a measurement (a value and a unit of measurement) corresponding to the </w:t>
      </w:r>
      <w:r w:rsidRPr="0071071E">
        <w:rPr>
          <w:lang w:val="en-CA"/>
        </w:rPr>
        <w:t>"length" of a borehole determined by the data provider (</w:t>
      </w:r>
      <w:r w:rsidR="00B45030" w:rsidRPr="0071071E">
        <w:rPr>
          <w:lang w:val="en-CA"/>
        </w:rPr>
        <w:t>i.e.</w:t>
      </w:r>
      <w:r w:rsidRPr="0071071E">
        <w:rPr>
          <w:lang w:val="en-CA"/>
        </w:rPr>
        <w:t xml:space="preserve">, "length" can have different sources, like drillers measurement, loggers measurement, survey measurement, </w:t>
      </w:r>
      <w:r w:rsidR="00B45030" w:rsidRPr="0071071E">
        <w:rPr>
          <w:lang w:val="en-CA"/>
        </w:rPr>
        <w:t>etc.</w:t>
      </w:r>
      <w:r w:rsidRPr="0071071E">
        <w:rPr>
          <w:lang w:val="en-CA"/>
        </w:rPr>
        <w:t>)</w:t>
      </w:r>
      <w:r>
        <w:rPr>
          <w:lang w:val="en-CA"/>
        </w:rPr>
        <w:t>.</w:t>
      </w:r>
      <w:bookmarkStart w:id="483" w:name="BKM_138D3390_B811_48AF_8A06_0C7EE945A325"/>
      <w:bookmarkStart w:id="484" w:name="BKM_7C64B668_6255_4F21_934B_ED8983B04D0C"/>
      <w:bookmarkStart w:id="485" w:name="BKM_0C4AECF7_73FF_44BA_9AA0_74A2155E1FB1"/>
      <w:bookmarkStart w:id="486" w:name="BKM_405E5965_47DE_4F32_A8CF_BBB50354D56F"/>
      <w:bookmarkStart w:id="487" w:name="BKM_8793A391_7A4C_4EEB_B8CF_F9D3F0D2716E"/>
      <w:bookmarkStart w:id="488" w:name="BKM_3186C02E_BB7D_4207_BBD4_E76B02D0C894"/>
      <w:bookmarkStart w:id="489" w:name="BKM_88BD49B2_8659_4CF8_BF4A_6EB59EB7D01A"/>
      <w:bookmarkStart w:id="490" w:name="BKM_EDF197A9_47A0_4D71_AC33_859957294ED6"/>
      <w:bookmarkStart w:id="491" w:name="BKM_F8F0AC0D_621F_42A5_92B3_5F5CC6F39AD8"/>
      <w:bookmarkEnd w:id="483"/>
      <w:bookmarkEnd w:id="484"/>
      <w:bookmarkEnd w:id="485"/>
      <w:bookmarkEnd w:id="486"/>
      <w:bookmarkEnd w:id="487"/>
      <w:bookmarkEnd w:id="488"/>
      <w:bookmarkEnd w:id="489"/>
      <w:bookmarkEnd w:id="490"/>
      <w:bookmarkEnd w:id="491"/>
    </w:p>
    <w:p w14:paraId="35BE5C7E" w14:textId="67F9FB85" w:rsidR="00D30B51" w:rsidRDefault="007C69FE" w:rsidP="007C69FE">
      <w:pPr>
        <w:pStyle w:val="Heading4"/>
        <w:rPr>
          <w:lang w:val="en-CA"/>
        </w:rPr>
      </w:pPr>
      <w:r>
        <w:rPr>
          <w:lang w:val="en-CA"/>
        </w:rPr>
        <w:t>OriginPosition</w:t>
      </w:r>
    </w:p>
    <w:p w14:paraId="05ABDDC2" w14:textId="77777777" w:rsidR="00B3403C" w:rsidRDefault="00B3403C" w:rsidP="007C69FE">
      <w:pPr>
        <w:rPr>
          <w:lang w:val="en-CA"/>
        </w:rPr>
      </w:pPr>
    </w:p>
    <w:p w14:paraId="4EE9C5E4" w14:textId="7F8CC24D" w:rsidR="007C69FE" w:rsidRDefault="0028745C" w:rsidP="007C69FE">
      <w:pPr>
        <w:rPr>
          <w:lang w:val="en-CA"/>
        </w:rPr>
      </w:pPr>
      <w:r>
        <w:rPr>
          <w:lang w:val="en-CA"/>
        </w:rPr>
        <w:t>A b</w:t>
      </w:r>
      <w:r w:rsidR="007C69FE" w:rsidRPr="007C69FE">
        <w:rPr>
          <w:lang w:val="en-CA"/>
        </w:rPr>
        <w:t xml:space="preserve">orehole </w:t>
      </w:r>
      <w:r w:rsidR="007C69FE" w:rsidRPr="0028745C">
        <w:rPr>
          <w:rStyle w:val="Entity"/>
        </w:rPr>
        <w:t>OriginPosition</w:t>
      </w:r>
      <w:r w:rsidR="007C69FE" w:rsidRPr="007C69FE">
        <w:rPr>
          <w:lang w:val="en-CA"/>
        </w:rPr>
        <w:t xml:space="preserve"> is a feature corresponding to the start poin</w:t>
      </w:r>
      <w:r w:rsidR="000A04A2">
        <w:rPr>
          <w:lang w:val="en-CA"/>
        </w:rPr>
        <w:t xml:space="preserve">t of a borehole log.  This may </w:t>
      </w:r>
      <w:r w:rsidR="007C69FE" w:rsidRPr="007C69FE">
        <w:rPr>
          <w:lang w:val="en-CA"/>
        </w:rPr>
        <w:t>correspond to the borehole collar location (</w:t>
      </w:r>
      <w:r w:rsidR="00B45030" w:rsidRPr="007C69FE">
        <w:rPr>
          <w:lang w:val="en-CA"/>
        </w:rPr>
        <w:t>e.g.</w:t>
      </w:r>
      <w:r w:rsidR="007C69FE" w:rsidRPr="007C69FE">
        <w:rPr>
          <w:lang w:val="en-CA"/>
        </w:rPr>
        <w:t>, kelly bush).</w:t>
      </w:r>
    </w:p>
    <w:p w14:paraId="53DE3B4C" w14:textId="77777777" w:rsidR="008C1955" w:rsidRDefault="008C1955" w:rsidP="007C69FE">
      <w:pPr>
        <w:rPr>
          <w:lang w:val="en-CA"/>
        </w:rPr>
      </w:pPr>
    </w:p>
    <w:p w14:paraId="63502C36" w14:textId="5058C790" w:rsidR="00B3403C" w:rsidRDefault="00F658C5" w:rsidP="00B3403C">
      <w:pPr>
        <w:keepNext/>
      </w:pPr>
      <w:r>
        <w:rPr>
          <w:noProof/>
          <w:lang w:val="en-CA" w:eastAsia="en-CA"/>
        </w:rPr>
        <w:lastRenderedPageBreak/>
        <w:drawing>
          <wp:inline distT="0" distB="0" distL="0" distR="0" wp14:anchorId="45010DFF" wp14:editId="7014283E">
            <wp:extent cx="4600575" cy="402907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600575" cy="4029075"/>
                    </a:xfrm>
                    <a:prstGeom prst="rect">
                      <a:avLst/>
                    </a:prstGeom>
                    <a:noFill/>
                    <a:ln>
                      <a:noFill/>
                    </a:ln>
                  </pic:spPr>
                </pic:pic>
              </a:graphicData>
            </a:graphic>
          </wp:inline>
        </w:drawing>
      </w:r>
    </w:p>
    <w:p w14:paraId="2D670C68" w14:textId="75477D92" w:rsidR="00B3403C" w:rsidRDefault="00B3403C" w:rsidP="00B3403C">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E15963">
        <w:rPr>
          <w:noProof/>
        </w:rPr>
        <w:t>79</w:t>
      </w:r>
      <w:r w:rsidR="00673E83">
        <w:rPr>
          <w:noProof/>
        </w:rPr>
        <w:fldChar w:fldCharType="end"/>
      </w:r>
      <w:r>
        <w:t>: Origin position</w:t>
      </w:r>
      <w:r w:rsidR="00B8253A">
        <w:t xml:space="preserve"> context diagram.</w:t>
      </w:r>
    </w:p>
    <w:p w14:paraId="6553BCB5" w14:textId="77777777" w:rsidR="00B3403C" w:rsidRPr="007C69FE" w:rsidRDefault="00B3403C" w:rsidP="007C69FE">
      <w:pPr>
        <w:rPr>
          <w:lang w:val="en-CA"/>
        </w:rPr>
      </w:pPr>
    </w:p>
    <w:p w14:paraId="0F2DB809" w14:textId="76B97A1E" w:rsidR="007C69FE" w:rsidRDefault="007C69FE" w:rsidP="00F8603E">
      <w:pPr>
        <w:rPr>
          <w:lang w:val="en-CA"/>
        </w:rPr>
      </w:pPr>
      <w:r w:rsidRPr="007C69FE">
        <w:rPr>
          <w:lang w:val="en-CA"/>
        </w:rPr>
        <w:t>If a text descript</w:t>
      </w:r>
      <w:r>
        <w:rPr>
          <w:lang w:val="en-CA"/>
        </w:rPr>
        <w:t>i</w:t>
      </w:r>
      <w:r w:rsidRPr="007C69FE">
        <w:rPr>
          <w:lang w:val="en-CA"/>
        </w:rPr>
        <w:t xml:space="preserve">on of the location is available, it should be </w:t>
      </w:r>
      <w:r w:rsidR="000A04A2">
        <w:rPr>
          <w:lang w:val="en-CA"/>
        </w:rPr>
        <w:t>reported</w:t>
      </w:r>
      <w:r w:rsidRPr="007C69FE">
        <w:rPr>
          <w:lang w:val="en-CA"/>
        </w:rPr>
        <w:t xml:space="preserve"> in the description </w:t>
      </w:r>
      <w:r w:rsidR="000A04A2">
        <w:rPr>
          <w:lang w:val="en-CA"/>
        </w:rPr>
        <w:t xml:space="preserve">property, </w:t>
      </w:r>
      <w:r>
        <w:rPr>
          <w:lang w:val="en-CA"/>
        </w:rPr>
        <w:t>inherited from</w:t>
      </w:r>
      <w:r w:rsidRPr="007C69FE">
        <w:rPr>
          <w:lang w:val="en-CA"/>
        </w:rPr>
        <w:t xml:space="preserve"> </w:t>
      </w:r>
      <w:r w:rsidR="000A04A2" w:rsidRPr="0028745C">
        <w:rPr>
          <w:rStyle w:val="Entity"/>
        </w:rPr>
        <w:t>GM</w:t>
      </w:r>
      <w:proofErr w:type="gramStart"/>
      <w:r w:rsidR="000A04A2" w:rsidRPr="0028745C">
        <w:rPr>
          <w:rStyle w:val="Entity"/>
        </w:rPr>
        <w:t>:GFI</w:t>
      </w:r>
      <w:proofErr w:type="gramEnd"/>
      <w:r w:rsidR="000A04A2" w:rsidRPr="0028745C">
        <w:rPr>
          <w:rStyle w:val="Entity"/>
        </w:rPr>
        <w:t>_</w:t>
      </w:r>
      <w:r w:rsidRPr="0028745C">
        <w:rPr>
          <w:rStyle w:val="Entity"/>
        </w:rPr>
        <w:t>Feature</w:t>
      </w:r>
      <w:r w:rsidRPr="007C69FE">
        <w:rPr>
          <w:lang w:val="en-CA"/>
        </w:rPr>
        <w:t xml:space="preserve">.  </w:t>
      </w:r>
    </w:p>
    <w:p w14:paraId="5AB90865" w14:textId="0F642E34" w:rsidR="0071071E" w:rsidRPr="0071071E" w:rsidRDefault="0071071E" w:rsidP="000A04A2">
      <w:pPr>
        <w:pStyle w:val="Heading5"/>
      </w:pPr>
      <w:r>
        <w:t>location</w:t>
      </w:r>
    </w:p>
    <w:p w14:paraId="3208C62B" w14:textId="5C1AE916" w:rsidR="0071071E" w:rsidRDefault="0071071E" w:rsidP="00CD7325">
      <w:r>
        <w:t>The property location contain</w:t>
      </w:r>
      <w:r w:rsidR="000A04A2">
        <w:t>s</w:t>
      </w:r>
      <w:r>
        <w:t xml:space="preserve"> a geometry corresponding to t</w:t>
      </w:r>
      <w:r w:rsidRPr="0071071E">
        <w:t>he location of the borehole collar.</w:t>
      </w:r>
    </w:p>
    <w:p w14:paraId="0FED1A49" w14:textId="64F052D6" w:rsidR="00F8603E" w:rsidRDefault="00F8603E" w:rsidP="00F8603E">
      <w:pPr>
        <w:rPr>
          <w:lang w:val="en-CA"/>
        </w:rPr>
      </w:pPr>
      <w:r w:rsidRPr="007C69FE">
        <w:rPr>
          <w:lang w:val="en-CA"/>
        </w:rPr>
        <w:t xml:space="preserve">If no </w:t>
      </w:r>
      <w:r w:rsidR="0028745C" w:rsidRPr="0028745C">
        <w:rPr>
          <w:rStyle w:val="Entity"/>
        </w:rPr>
        <w:t>GEO::</w:t>
      </w:r>
      <w:r w:rsidRPr="0028745C">
        <w:rPr>
          <w:rStyle w:val="Entity"/>
        </w:rPr>
        <w:t>GM_Point</w:t>
      </w:r>
      <w:r w:rsidRPr="007C69FE">
        <w:rPr>
          <w:lang w:val="en-CA"/>
        </w:rPr>
        <w:t xml:space="preserve"> is available, a</w:t>
      </w:r>
      <w:r>
        <w:rPr>
          <w:lang w:val="en-CA"/>
        </w:rPr>
        <w:t>n OGC nil value shall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8603E" w:rsidRPr="00D12552" w14:paraId="6B70C4CA" w14:textId="77777777" w:rsidTr="00A25212">
        <w:trPr>
          <w:cantSplit/>
        </w:trPr>
        <w:tc>
          <w:tcPr>
            <w:tcW w:w="4219" w:type="dxa"/>
            <w:tcBorders>
              <w:right w:val="nil"/>
            </w:tcBorders>
            <w:shd w:val="clear" w:color="auto" w:fill="auto"/>
          </w:tcPr>
          <w:p w14:paraId="16161792" w14:textId="77777777" w:rsidR="00F8603E" w:rsidRPr="00D12552" w:rsidRDefault="00F8603E" w:rsidP="00A25212">
            <w:pPr>
              <w:pStyle w:val="Tabletext10"/>
              <w:rPr>
                <w:rStyle w:val="requri"/>
                <w:lang w:val="en-CA"/>
              </w:rPr>
            </w:pPr>
            <w:r>
              <w:rPr>
                <w:rStyle w:val="requri"/>
                <w:lang w:val="en-CA"/>
              </w:rPr>
              <w:t>/req/gsml4-borehole</w:t>
            </w:r>
            <w:r w:rsidRPr="00D12552">
              <w:rPr>
                <w:rStyle w:val="requri"/>
                <w:lang w:val="en-CA"/>
              </w:rPr>
              <w:t>/</w:t>
            </w:r>
            <w:r>
              <w:rPr>
                <w:rStyle w:val="requri"/>
                <w:lang w:val="en-CA"/>
              </w:rPr>
              <w:t>borehole-position-null</w:t>
            </w:r>
          </w:p>
        </w:tc>
        <w:tc>
          <w:tcPr>
            <w:tcW w:w="4678" w:type="dxa"/>
            <w:tcBorders>
              <w:left w:val="nil"/>
            </w:tcBorders>
            <w:shd w:val="clear" w:color="auto" w:fill="auto"/>
          </w:tcPr>
          <w:p w14:paraId="68930697" w14:textId="77AC7458" w:rsidR="00F8603E" w:rsidRPr="00D12552" w:rsidRDefault="00F8603E" w:rsidP="00A25212">
            <w:pPr>
              <w:pStyle w:val="Tabletext10"/>
              <w:jc w:val="left"/>
              <w:rPr>
                <w:rStyle w:val="reqtext"/>
                <w:lang w:val="en-CA"/>
              </w:rPr>
            </w:pPr>
            <w:r w:rsidRPr="007C69FE">
              <w:rPr>
                <w:rStyle w:val="reqtext"/>
                <w:lang w:val="en-CA"/>
              </w:rPr>
              <w:t xml:space="preserve">If no </w:t>
            </w:r>
            <w:r w:rsidRPr="0028745C">
              <w:rPr>
                <w:rStyle w:val="Entity"/>
              </w:rPr>
              <w:t>GM_Point</w:t>
            </w:r>
            <w:r w:rsidRPr="007C69FE">
              <w:rPr>
                <w:rStyle w:val="reqtext"/>
                <w:lang w:val="en-CA"/>
              </w:rPr>
              <w:t xml:space="preserve"> is available, an OGC nil value </w:t>
            </w:r>
            <w:r>
              <w:rPr>
                <w:rStyle w:val="reqtext"/>
                <w:lang w:val="en-CA"/>
              </w:rPr>
              <w:t>SHALL</w:t>
            </w:r>
            <w:r w:rsidRPr="007C69FE">
              <w:rPr>
                <w:rStyle w:val="reqtext"/>
                <w:lang w:val="en-CA"/>
              </w:rPr>
              <w:t xml:space="preserve"> be used</w:t>
            </w:r>
            <w:r w:rsidR="00B8253A">
              <w:rPr>
                <w:rStyle w:val="reqtext"/>
                <w:lang w:val="en-CA"/>
              </w:rPr>
              <w:t>.</w:t>
            </w:r>
          </w:p>
        </w:tc>
      </w:tr>
    </w:tbl>
    <w:p w14:paraId="603A75D6" w14:textId="77777777" w:rsidR="00F8603E" w:rsidRPr="007C69FE" w:rsidRDefault="00F8603E" w:rsidP="00F8603E"/>
    <w:p w14:paraId="3DC787B5" w14:textId="15F3762D" w:rsidR="00F8603E" w:rsidRDefault="00F8603E" w:rsidP="00F8603E">
      <w:pPr>
        <w:rPr>
          <w:lang w:val="en-CA"/>
        </w:rPr>
      </w:pPr>
      <w:r w:rsidRPr="007C69FE">
        <w:rPr>
          <w:lang w:val="en-CA"/>
        </w:rPr>
        <w:t>In situations where the origin position changes over the life of the borehole (</w:t>
      </w:r>
      <w:r w:rsidR="00B45030" w:rsidRPr="007C69FE">
        <w:rPr>
          <w:lang w:val="en-CA"/>
        </w:rPr>
        <w:t>e.g.</w:t>
      </w:r>
      <w:r w:rsidRPr="007C69FE">
        <w:rPr>
          <w:lang w:val="en-CA"/>
        </w:rPr>
        <w:t>, due to subsidence or destruction of the original collar), the origin position should be updated to the new location.</w:t>
      </w:r>
    </w:p>
    <w:p w14:paraId="13DC9281" w14:textId="77777777" w:rsidR="00F8603E" w:rsidRDefault="00F8603E" w:rsidP="00CD7325"/>
    <w:p w14:paraId="0783FEC2" w14:textId="47A94D06" w:rsidR="0071071E" w:rsidRDefault="001111B0" w:rsidP="00D20646">
      <w:pPr>
        <w:pStyle w:val="Heading5"/>
      </w:pPr>
      <w:r>
        <w:t>elevation</w:t>
      </w:r>
    </w:p>
    <w:p w14:paraId="6409361F" w14:textId="77777777" w:rsidR="00F8603E" w:rsidRPr="007C69FE" w:rsidRDefault="00F8603E" w:rsidP="00F8603E">
      <w:pPr>
        <w:rPr>
          <w:lang w:val="en-CA"/>
        </w:rPr>
      </w:pPr>
      <w:r w:rsidRPr="007C69FE">
        <w:rPr>
          <w:lang w:val="en-CA"/>
        </w:rPr>
        <w:lastRenderedPageBreak/>
        <w:t>Implementers delivering 3-D origin locations should provide an elevation to imp</w:t>
      </w:r>
      <w:r>
        <w:rPr>
          <w:lang w:val="en-CA"/>
        </w:rPr>
        <w:t xml:space="preserve">rove interoperability.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8603E" w:rsidRPr="00D12552" w14:paraId="445140EA" w14:textId="77777777" w:rsidTr="00A25212">
        <w:trPr>
          <w:cantSplit/>
        </w:trPr>
        <w:tc>
          <w:tcPr>
            <w:tcW w:w="4219" w:type="dxa"/>
            <w:tcBorders>
              <w:right w:val="nil"/>
            </w:tcBorders>
            <w:shd w:val="clear" w:color="auto" w:fill="auto"/>
          </w:tcPr>
          <w:p w14:paraId="506E3C32" w14:textId="77777777" w:rsidR="00F8603E" w:rsidRPr="00D12552" w:rsidRDefault="00F8603E" w:rsidP="00A25212">
            <w:pPr>
              <w:pStyle w:val="Tabletext10"/>
              <w:rPr>
                <w:rStyle w:val="requri"/>
                <w:lang w:val="en-CA"/>
              </w:rPr>
            </w:pPr>
            <w:r>
              <w:rPr>
                <w:rStyle w:val="requri"/>
                <w:lang w:val="en-CA"/>
              </w:rPr>
              <w:t>/req/gsml4-borehole</w:t>
            </w:r>
            <w:r w:rsidRPr="00D12552">
              <w:rPr>
                <w:rStyle w:val="requri"/>
                <w:lang w:val="en-CA"/>
              </w:rPr>
              <w:t>/</w:t>
            </w:r>
            <w:r>
              <w:rPr>
                <w:rStyle w:val="requri"/>
                <w:lang w:val="en-CA"/>
              </w:rPr>
              <w:t>borehole-3d</w:t>
            </w:r>
          </w:p>
        </w:tc>
        <w:tc>
          <w:tcPr>
            <w:tcW w:w="4678" w:type="dxa"/>
            <w:tcBorders>
              <w:left w:val="nil"/>
            </w:tcBorders>
            <w:shd w:val="clear" w:color="auto" w:fill="auto"/>
          </w:tcPr>
          <w:p w14:paraId="30082A73" w14:textId="77777777" w:rsidR="00F8603E" w:rsidRPr="00D12552" w:rsidRDefault="00F8603E" w:rsidP="00A25212">
            <w:pPr>
              <w:pStyle w:val="Tabletext10"/>
              <w:jc w:val="left"/>
              <w:rPr>
                <w:rStyle w:val="reqtext"/>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bl>
    <w:p w14:paraId="224FA211" w14:textId="77777777" w:rsidR="00F8603E" w:rsidRDefault="00F8603E" w:rsidP="00CD7325"/>
    <w:p w14:paraId="3A11DB01" w14:textId="315AE9F5" w:rsidR="001111B0" w:rsidRDefault="001111B0" w:rsidP="00CD7325">
      <w:r>
        <w:t xml:space="preserve">The </w:t>
      </w:r>
      <w:r w:rsidRPr="0028745C">
        <w:rPr>
          <w:rStyle w:val="Entity"/>
        </w:rPr>
        <w:t>elevation</w:t>
      </w:r>
      <w:proofErr w:type="gramStart"/>
      <w:r w:rsidRPr="0028745C">
        <w:rPr>
          <w:rStyle w:val="Entity"/>
        </w:rPr>
        <w:t>:DirectPosition</w:t>
      </w:r>
      <w:proofErr w:type="gramEnd"/>
      <w:r>
        <w:t xml:space="preserve"> property is a c</w:t>
      </w:r>
      <w:r w:rsidRPr="001111B0">
        <w:t xml:space="preserve">ompromise approach to supply elevation </w:t>
      </w:r>
      <w:r w:rsidR="00B45030" w:rsidRPr="001111B0">
        <w:t>explicitly</w:t>
      </w:r>
      <w:r w:rsidRPr="001111B0">
        <w:t xml:space="preserve"> for location; this is to allow for software that cannot process 3-D </w:t>
      </w:r>
      <w:r w:rsidRPr="0028745C">
        <w:rPr>
          <w:rStyle w:val="Entity"/>
        </w:rPr>
        <w:t>GM_Point</w:t>
      </w:r>
      <w:r w:rsidRPr="001111B0">
        <w:t xml:space="preserve">. </w:t>
      </w:r>
      <w:r>
        <w:t>Null shall be used</w:t>
      </w:r>
      <w:r w:rsidRPr="001111B0">
        <w:t xml:space="preserve"> if elevation is unknown. </w:t>
      </w:r>
      <w:r>
        <w:t xml:space="preserve">A </w:t>
      </w:r>
      <w:r w:rsidRPr="0028745C">
        <w:rPr>
          <w:rStyle w:val="Entity"/>
        </w:rPr>
        <w:t>DirectPosition</w:t>
      </w:r>
      <w:r w:rsidRPr="001111B0">
        <w:t xml:space="preserve"> shall have a dimension of 1, and CRS will be a "vertical" CRS (e.g. EPSG CRSs in the range 5600-5799).</w:t>
      </w:r>
    </w:p>
    <w:p w14:paraId="33633193"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0CD6E609" w14:textId="77777777" w:rsidTr="001111B0">
        <w:trPr>
          <w:cantSplit/>
        </w:trPr>
        <w:tc>
          <w:tcPr>
            <w:tcW w:w="4219" w:type="dxa"/>
            <w:tcBorders>
              <w:right w:val="nil"/>
            </w:tcBorders>
            <w:shd w:val="clear" w:color="auto" w:fill="auto"/>
          </w:tcPr>
          <w:p w14:paraId="4BCE3782" w14:textId="5C047E03" w:rsidR="001111B0" w:rsidRPr="00D12552" w:rsidRDefault="001111B0" w:rsidP="001111B0">
            <w:pPr>
              <w:pStyle w:val="Tabletext10"/>
              <w:rPr>
                <w:rStyle w:val="requri"/>
                <w:lang w:val="en-CA"/>
              </w:rPr>
            </w:pPr>
            <w:r>
              <w:rPr>
                <w:rStyle w:val="requri"/>
                <w:lang w:val="en-CA"/>
              </w:rPr>
              <w:t>/req/gsml4-borehole</w:t>
            </w:r>
            <w:r w:rsidRPr="00D12552">
              <w:rPr>
                <w:rStyle w:val="requri"/>
                <w:lang w:val="en-CA"/>
              </w:rPr>
              <w:t>/</w:t>
            </w:r>
            <w:r>
              <w:rPr>
                <w:rStyle w:val="requri"/>
                <w:lang w:val="en-CA"/>
              </w:rPr>
              <w:t>borehole-elevation-dim</w:t>
            </w:r>
          </w:p>
        </w:tc>
        <w:tc>
          <w:tcPr>
            <w:tcW w:w="4678" w:type="dxa"/>
            <w:tcBorders>
              <w:left w:val="nil"/>
            </w:tcBorders>
            <w:shd w:val="clear" w:color="auto" w:fill="auto"/>
          </w:tcPr>
          <w:p w14:paraId="4134420E" w14:textId="2DF85991" w:rsidR="001111B0" w:rsidRPr="00D12552" w:rsidRDefault="001111B0" w:rsidP="001111B0">
            <w:pPr>
              <w:pStyle w:val="Tabletext10"/>
              <w:jc w:val="left"/>
              <w:rPr>
                <w:rStyle w:val="reqtext"/>
                <w:lang w:val="en-CA"/>
              </w:rPr>
            </w:pPr>
            <w:r>
              <w:rPr>
                <w:rStyle w:val="reqtext"/>
                <w:lang w:val="en-CA"/>
              </w:rPr>
              <w:t>Origin elevation SHALL be a geometry with a dimension of 1</w:t>
            </w:r>
            <w:r w:rsidR="00B8253A">
              <w:rPr>
                <w:rStyle w:val="reqtext"/>
                <w:lang w:val="en-CA"/>
              </w:rPr>
              <w:t>.</w:t>
            </w:r>
          </w:p>
        </w:tc>
      </w:tr>
    </w:tbl>
    <w:p w14:paraId="2FA26DFA"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7AA21294" w14:textId="77777777" w:rsidTr="001111B0">
        <w:trPr>
          <w:cantSplit/>
        </w:trPr>
        <w:tc>
          <w:tcPr>
            <w:tcW w:w="4219" w:type="dxa"/>
            <w:tcBorders>
              <w:right w:val="nil"/>
            </w:tcBorders>
            <w:shd w:val="clear" w:color="auto" w:fill="auto"/>
          </w:tcPr>
          <w:p w14:paraId="656609F4" w14:textId="39778E79" w:rsidR="001111B0" w:rsidRPr="00D12552" w:rsidRDefault="001111B0" w:rsidP="001111B0">
            <w:pPr>
              <w:pStyle w:val="Tabletext10"/>
              <w:rPr>
                <w:rStyle w:val="requri"/>
                <w:lang w:val="en-CA"/>
              </w:rPr>
            </w:pPr>
            <w:r>
              <w:rPr>
                <w:rStyle w:val="requri"/>
                <w:lang w:val="en-CA"/>
              </w:rPr>
              <w:t>/req/gsml4-borehole</w:t>
            </w:r>
            <w:r w:rsidRPr="00D12552">
              <w:rPr>
                <w:rStyle w:val="requri"/>
                <w:lang w:val="en-CA"/>
              </w:rPr>
              <w:t>/</w:t>
            </w:r>
            <w:r>
              <w:rPr>
                <w:rStyle w:val="requri"/>
                <w:lang w:val="en-CA"/>
              </w:rPr>
              <w:t>borehole-elevation-CRS</w:t>
            </w:r>
          </w:p>
        </w:tc>
        <w:tc>
          <w:tcPr>
            <w:tcW w:w="4678" w:type="dxa"/>
            <w:tcBorders>
              <w:left w:val="nil"/>
            </w:tcBorders>
            <w:shd w:val="clear" w:color="auto" w:fill="auto"/>
          </w:tcPr>
          <w:p w14:paraId="1698AFEF" w14:textId="004997C8" w:rsidR="001111B0" w:rsidRPr="00D12552" w:rsidRDefault="001111B0" w:rsidP="001111B0">
            <w:pPr>
              <w:pStyle w:val="Tabletext10"/>
              <w:jc w:val="left"/>
              <w:rPr>
                <w:rStyle w:val="reqtext"/>
                <w:lang w:val="en-CA"/>
              </w:rPr>
            </w:pPr>
            <w:r>
              <w:rPr>
                <w:rStyle w:val="reqtext"/>
                <w:lang w:val="en-CA"/>
              </w:rPr>
              <w:t xml:space="preserve">Origin elevation srsName identifier SHALL be vertical CRS having </w:t>
            </w:r>
            <w:r w:rsidR="00B45030">
              <w:rPr>
                <w:rStyle w:val="reqtext"/>
                <w:lang w:val="en-CA"/>
              </w:rPr>
              <w:t>an</w:t>
            </w:r>
            <w:r>
              <w:rPr>
                <w:rStyle w:val="reqtext"/>
                <w:lang w:val="en-CA"/>
              </w:rPr>
              <w:t xml:space="preserve"> EPSG in the range 5600-5799.</w:t>
            </w:r>
          </w:p>
        </w:tc>
      </w:tr>
    </w:tbl>
    <w:p w14:paraId="2238501C" w14:textId="77777777" w:rsidR="001111B0" w:rsidRPr="007C69FE" w:rsidRDefault="001111B0" w:rsidP="00CD7325"/>
    <w:p w14:paraId="00D0290D" w14:textId="32353C93" w:rsidR="007C69FE" w:rsidRDefault="00C80D4B" w:rsidP="00C80D4B">
      <w:pPr>
        <w:pStyle w:val="Heading4"/>
      </w:pPr>
      <w:r>
        <w:t>GeoSciML Borehole vocabularies</w:t>
      </w:r>
    </w:p>
    <w:p w14:paraId="533AF79B" w14:textId="77777777" w:rsidR="00C80D4B" w:rsidRDefault="00C80D4B" w:rsidP="00CD7325"/>
    <w:p w14:paraId="1D6B2348" w14:textId="659D91E6" w:rsidR="00C80D4B" w:rsidRDefault="00C80D4B" w:rsidP="00CD7325">
      <w:r>
        <w:t xml:space="preserve">Vocabularies used in Borehole package are listed in </w:t>
      </w:r>
      <w:r>
        <w:fldChar w:fldCharType="begin"/>
      </w:r>
      <w:r>
        <w:instrText xml:space="preserve"> REF _Ref433007016 \h </w:instrText>
      </w:r>
      <w:r>
        <w:fldChar w:fldCharType="separate"/>
      </w:r>
      <w:r w:rsidR="00F02ED9">
        <w:t xml:space="preserve">Table </w:t>
      </w:r>
      <w:r w:rsidR="00F02ED9">
        <w:rPr>
          <w:noProof/>
        </w:rPr>
        <w:t>7</w:t>
      </w:r>
      <w:r>
        <w:fldChar w:fldCharType="end"/>
      </w:r>
    </w:p>
    <w:p w14:paraId="33AE2642" w14:textId="77777777" w:rsidR="00C80D4B" w:rsidRDefault="00C80D4B" w:rsidP="00CD7325"/>
    <w:p w14:paraId="626D0DB1" w14:textId="2B90E46C" w:rsidR="00C80D4B" w:rsidRDefault="00C80D4B" w:rsidP="00C80D4B">
      <w:pPr>
        <w:pStyle w:val="Caption"/>
        <w:keepNext/>
      </w:pPr>
      <w:bookmarkStart w:id="492" w:name="_Ref433007016"/>
      <w:proofErr w:type="gramStart"/>
      <w:r>
        <w:t xml:space="preserve">Table </w:t>
      </w:r>
      <w:proofErr w:type="gramEnd"/>
      <w:r w:rsidR="00415E41">
        <w:fldChar w:fldCharType="begin"/>
      </w:r>
      <w:r w:rsidR="00415E41">
        <w:instrText xml:space="preserve"> SEQ Table \* ARABIC </w:instrText>
      </w:r>
      <w:r w:rsidR="00415E41">
        <w:fldChar w:fldCharType="separate"/>
      </w:r>
      <w:r w:rsidR="00F02ED9">
        <w:rPr>
          <w:noProof/>
        </w:rPr>
        <w:t>7</w:t>
      </w:r>
      <w:r w:rsidR="00415E41">
        <w:fldChar w:fldCharType="end"/>
      </w:r>
      <w:bookmarkEnd w:id="492"/>
      <w:proofErr w:type="gramStart"/>
      <w:r>
        <w:t>: Borehole vocabularies</w:t>
      </w:r>
      <w:r w:rsidR="00B8253A">
        <w:t>.</w:t>
      </w:r>
      <w:proofErr w:type="gramEnd"/>
    </w:p>
    <w:tbl>
      <w:tblPr>
        <w:tblW w:w="0" w:type="auto"/>
        <w:tblBorders>
          <w:top w:val="single" w:sz="8" w:space="0" w:color="000000"/>
          <w:bottom w:val="single" w:sz="8" w:space="0" w:color="000000"/>
        </w:tblBorders>
        <w:tblLook w:val="04A0" w:firstRow="1" w:lastRow="0" w:firstColumn="1" w:lastColumn="0" w:noHBand="0" w:noVBand="1"/>
      </w:tblPr>
      <w:tblGrid>
        <w:gridCol w:w="2790"/>
        <w:gridCol w:w="6066"/>
      </w:tblGrid>
      <w:tr w:rsidR="00C80D4B" w:rsidRPr="0028745C" w14:paraId="7A2659BE" w14:textId="77777777" w:rsidTr="00D970E9">
        <w:tc>
          <w:tcPr>
            <w:tcW w:w="2660" w:type="dxa"/>
            <w:tcBorders>
              <w:top w:val="single" w:sz="8" w:space="0" w:color="000000"/>
              <w:bottom w:val="single" w:sz="8" w:space="0" w:color="000000"/>
            </w:tcBorders>
            <w:shd w:val="clear" w:color="auto" w:fill="auto"/>
          </w:tcPr>
          <w:p w14:paraId="2AD75905" w14:textId="77777777" w:rsidR="00C80D4B" w:rsidRPr="0028745C" w:rsidRDefault="00C80D4B" w:rsidP="00775DD7">
            <w:pPr>
              <w:rPr>
                <w:rFonts w:ascii="Consolas" w:hAnsi="Consolas" w:cs="Consolas"/>
                <w:b/>
                <w:bCs/>
                <w:color w:val="000000"/>
                <w:sz w:val="18"/>
                <w:szCs w:val="18"/>
              </w:rPr>
            </w:pPr>
            <w:r w:rsidRPr="0028745C">
              <w:rPr>
                <w:rFonts w:ascii="Consolas" w:hAnsi="Consolas" w:cs="Consolas"/>
                <w:b/>
                <w:bCs/>
                <w:color w:val="000000"/>
                <w:sz w:val="18"/>
                <w:szCs w:val="18"/>
              </w:rPr>
              <w:t>Vocabulary</w:t>
            </w:r>
          </w:p>
        </w:tc>
        <w:tc>
          <w:tcPr>
            <w:tcW w:w="6196" w:type="dxa"/>
            <w:tcBorders>
              <w:top w:val="single" w:sz="8" w:space="0" w:color="000000"/>
              <w:bottom w:val="single" w:sz="8" w:space="0" w:color="000000"/>
            </w:tcBorders>
            <w:shd w:val="clear" w:color="auto" w:fill="auto"/>
          </w:tcPr>
          <w:p w14:paraId="227EEBBC" w14:textId="77777777" w:rsidR="00C80D4B" w:rsidRPr="0028745C" w:rsidRDefault="00C80D4B" w:rsidP="00775DD7">
            <w:pPr>
              <w:rPr>
                <w:rFonts w:ascii="Consolas" w:hAnsi="Consolas" w:cs="Consolas"/>
                <w:b/>
                <w:bCs/>
                <w:color w:val="000000"/>
                <w:sz w:val="18"/>
                <w:szCs w:val="18"/>
              </w:rPr>
            </w:pPr>
            <w:r w:rsidRPr="0028745C">
              <w:rPr>
                <w:rFonts w:ascii="Consolas" w:hAnsi="Consolas" w:cs="Consolas"/>
                <w:b/>
                <w:bCs/>
                <w:color w:val="000000"/>
                <w:sz w:val="18"/>
                <w:szCs w:val="18"/>
              </w:rPr>
              <w:t>Description</w:t>
            </w:r>
          </w:p>
        </w:tc>
      </w:tr>
      <w:tr w:rsidR="000A793F" w:rsidRPr="0028745C" w14:paraId="522A1681" w14:textId="77777777" w:rsidTr="00D970E9">
        <w:tc>
          <w:tcPr>
            <w:tcW w:w="2660" w:type="dxa"/>
            <w:shd w:val="clear" w:color="auto" w:fill="C0C0C0"/>
          </w:tcPr>
          <w:p w14:paraId="2C4DD50C" w14:textId="7C2261EB" w:rsidR="00C80D4B" w:rsidRPr="0028745C" w:rsidRDefault="00C80D4B" w:rsidP="00775DD7">
            <w:pPr>
              <w:rPr>
                <w:rFonts w:ascii="Consolas" w:hAnsi="Consolas" w:cs="Consolas"/>
                <w:b/>
                <w:bCs/>
                <w:color w:val="000000"/>
                <w:sz w:val="18"/>
                <w:szCs w:val="18"/>
              </w:rPr>
            </w:pPr>
            <w:r w:rsidRPr="0028745C">
              <w:rPr>
                <w:rFonts w:ascii="Consolas" w:hAnsi="Consolas" w:cs="Consolas"/>
                <w:b/>
                <w:bCs/>
                <w:color w:val="000000"/>
                <w:sz w:val="18"/>
                <w:szCs w:val="18"/>
              </w:rPr>
              <w:t>BoreholeDrillingMethodCode</w:t>
            </w:r>
          </w:p>
        </w:tc>
        <w:tc>
          <w:tcPr>
            <w:tcW w:w="6196" w:type="dxa"/>
            <w:tcBorders>
              <w:left w:val="nil"/>
              <w:right w:val="nil"/>
            </w:tcBorders>
            <w:shd w:val="clear" w:color="auto" w:fill="C0C0C0"/>
          </w:tcPr>
          <w:p w14:paraId="1488762B" w14:textId="40E7B2CF" w:rsidR="00C80D4B" w:rsidRPr="0028745C" w:rsidRDefault="00C80D4B" w:rsidP="00C80D4B">
            <w:pPr>
              <w:rPr>
                <w:rFonts w:ascii="Consolas" w:hAnsi="Consolas" w:cs="Consolas"/>
                <w:color w:val="000000"/>
                <w:sz w:val="18"/>
                <w:szCs w:val="18"/>
                <w:lang w:val="en-CA"/>
              </w:rPr>
            </w:pPr>
            <w:r w:rsidRPr="0028745C">
              <w:rPr>
                <w:rFonts w:ascii="Consolas" w:hAnsi="Consolas" w:cs="Consolas"/>
                <w:color w:val="000000"/>
                <w:sz w:val="18"/>
                <w:szCs w:val="18"/>
                <w:lang w:val="en-CA"/>
              </w:rPr>
              <w:t>This class is an indicative placeholder only for a vocabulary of terms describing the borehole drilling method.  Users are encouraged to use a vocabulary of terms managed by the CGI vocabularies working group. (</w:t>
            </w:r>
            <w:r w:rsidR="00B45030" w:rsidRPr="0028745C">
              <w:rPr>
                <w:rFonts w:ascii="Consolas" w:hAnsi="Consolas" w:cs="Consolas"/>
                <w:color w:val="000000"/>
                <w:sz w:val="18"/>
                <w:szCs w:val="18"/>
                <w:lang w:val="en-CA"/>
              </w:rPr>
              <w:t>e.g.</w:t>
            </w:r>
            <w:r w:rsidRPr="0028745C">
              <w:rPr>
                <w:rFonts w:ascii="Consolas" w:hAnsi="Consolas" w:cs="Consolas"/>
                <w:color w:val="000000"/>
                <w:sz w:val="18"/>
                <w:szCs w:val="18"/>
                <w:lang w:val="en-CA"/>
              </w:rPr>
              <w:t xml:space="preserve">; auger, hand auger, air core, cable tool, diamond core, rotary air blast, </w:t>
            </w:r>
            <w:r w:rsidR="00B45030" w:rsidRPr="0028745C">
              <w:rPr>
                <w:rFonts w:ascii="Consolas" w:hAnsi="Consolas" w:cs="Consolas"/>
                <w:color w:val="000000"/>
                <w:sz w:val="18"/>
                <w:szCs w:val="18"/>
                <w:lang w:val="en-CA"/>
              </w:rPr>
              <w:t>etc.</w:t>
            </w:r>
            <w:r w:rsidRPr="0028745C">
              <w:rPr>
                <w:rFonts w:ascii="Consolas" w:hAnsi="Consolas" w:cs="Consolas"/>
                <w:color w:val="000000"/>
                <w:sz w:val="18"/>
                <w:szCs w:val="18"/>
                <w:lang w:val="en-CA"/>
              </w:rPr>
              <w:t>)</w:t>
            </w:r>
            <w:r w:rsidR="00B8253A" w:rsidRPr="0028745C">
              <w:rPr>
                <w:rFonts w:ascii="Consolas" w:hAnsi="Consolas" w:cs="Consolas"/>
                <w:color w:val="000000"/>
                <w:sz w:val="18"/>
                <w:szCs w:val="18"/>
                <w:lang w:val="en-CA"/>
              </w:rPr>
              <w:t>.</w:t>
            </w:r>
          </w:p>
        </w:tc>
      </w:tr>
      <w:tr w:rsidR="00C80D4B" w:rsidRPr="0028745C" w14:paraId="12D0CBD3" w14:textId="77777777" w:rsidTr="00D970E9">
        <w:tc>
          <w:tcPr>
            <w:tcW w:w="2660" w:type="dxa"/>
            <w:shd w:val="clear" w:color="auto" w:fill="auto"/>
          </w:tcPr>
          <w:p w14:paraId="032AA456" w14:textId="215FF739" w:rsidR="00C80D4B" w:rsidRPr="0028745C" w:rsidRDefault="00C80D4B" w:rsidP="00775DD7">
            <w:pPr>
              <w:rPr>
                <w:rFonts w:ascii="Consolas" w:hAnsi="Consolas" w:cs="Consolas"/>
                <w:b/>
                <w:bCs/>
                <w:color w:val="000000"/>
                <w:sz w:val="18"/>
                <w:szCs w:val="18"/>
              </w:rPr>
            </w:pPr>
            <w:r w:rsidRPr="0028745C">
              <w:rPr>
                <w:rFonts w:ascii="Consolas" w:hAnsi="Consolas" w:cs="Consolas"/>
                <w:b/>
                <w:bCs/>
                <w:color w:val="000000"/>
                <w:sz w:val="18"/>
                <w:szCs w:val="18"/>
              </w:rPr>
              <w:t>BoreholeInclinationCode</w:t>
            </w:r>
          </w:p>
        </w:tc>
        <w:tc>
          <w:tcPr>
            <w:tcW w:w="6196" w:type="dxa"/>
            <w:shd w:val="clear" w:color="auto" w:fill="auto"/>
          </w:tcPr>
          <w:p w14:paraId="6E0B22EF" w14:textId="3446F231" w:rsidR="00C80D4B" w:rsidRPr="0028745C" w:rsidRDefault="00C80D4B" w:rsidP="00C80D4B">
            <w:pPr>
              <w:rPr>
                <w:rFonts w:ascii="Consolas" w:hAnsi="Consolas" w:cs="Consolas"/>
                <w:color w:val="000000"/>
                <w:sz w:val="18"/>
                <w:szCs w:val="18"/>
                <w:lang w:val="en-CA"/>
              </w:rPr>
            </w:pPr>
            <w:r w:rsidRPr="0028745C">
              <w:rPr>
                <w:rFonts w:ascii="Consolas" w:hAnsi="Consolas" w:cs="Consolas"/>
                <w:color w:val="000000"/>
                <w:sz w:val="18"/>
                <w:szCs w:val="18"/>
                <w:lang w:val="en-CA"/>
              </w:rPr>
              <w:t>This class is an indicative placeholder only for a vocabulary of terms describing the general orientation of a borehole.  Users are encouraged to use a vocabulary of terms managed by the CGI vocabularies working group.</w:t>
            </w:r>
          </w:p>
          <w:p w14:paraId="3C4812AD" w14:textId="77777777" w:rsidR="00C80D4B" w:rsidRPr="0028745C" w:rsidRDefault="00C80D4B" w:rsidP="00C80D4B">
            <w:pPr>
              <w:rPr>
                <w:rFonts w:ascii="Consolas" w:hAnsi="Consolas" w:cs="Consolas"/>
                <w:color w:val="000000"/>
                <w:sz w:val="18"/>
                <w:szCs w:val="18"/>
                <w:lang w:val="en-CA"/>
              </w:rPr>
            </w:pPr>
            <w:r w:rsidRPr="0028745C">
              <w:rPr>
                <w:rFonts w:ascii="Consolas" w:hAnsi="Consolas" w:cs="Consolas"/>
                <w:color w:val="000000"/>
                <w:sz w:val="18"/>
                <w:szCs w:val="18"/>
                <w:lang w:val="en-CA"/>
              </w:rPr>
              <w:t>For example:</w:t>
            </w:r>
          </w:p>
          <w:p w14:paraId="3401473F" w14:textId="77777777" w:rsidR="00C80D4B" w:rsidRPr="0028745C" w:rsidRDefault="00C80D4B" w:rsidP="00C44904">
            <w:pPr>
              <w:pStyle w:val="ListParagraph"/>
              <w:numPr>
                <w:ilvl w:val="0"/>
                <w:numId w:val="14"/>
              </w:numPr>
              <w:spacing w:after="0"/>
              <w:rPr>
                <w:rFonts w:ascii="Consolas" w:hAnsi="Consolas" w:cs="Consolas"/>
                <w:color w:val="000000"/>
                <w:sz w:val="18"/>
                <w:szCs w:val="18"/>
                <w:lang w:val="en-CA"/>
              </w:rPr>
            </w:pPr>
            <w:r w:rsidRPr="0028745C">
              <w:rPr>
                <w:rFonts w:ascii="Consolas" w:hAnsi="Consolas" w:cs="Consolas"/>
                <w:color w:val="000000"/>
                <w:sz w:val="18"/>
                <w:szCs w:val="18"/>
                <w:lang w:val="en-CA"/>
              </w:rPr>
              <w:t>vertical</w:t>
            </w:r>
          </w:p>
          <w:p w14:paraId="301711E8" w14:textId="77777777" w:rsidR="00C80D4B" w:rsidRPr="0028745C" w:rsidRDefault="00C80D4B" w:rsidP="00C44904">
            <w:pPr>
              <w:pStyle w:val="ListParagraph"/>
              <w:numPr>
                <w:ilvl w:val="0"/>
                <w:numId w:val="14"/>
              </w:numPr>
              <w:spacing w:after="0"/>
              <w:rPr>
                <w:rFonts w:ascii="Consolas" w:hAnsi="Consolas" w:cs="Consolas"/>
                <w:color w:val="000000"/>
                <w:sz w:val="18"/>
                <w:szCs w:val="18"/>
                <w:lang w:val="en-CA"/>
              </w:rPr>
            </w:pPr>
            <w:r w:rsidRPr="0028745C">
              <w:rPr>
                <w:rFonts w:ascii="Consolas" w:hAnsi="Consolas" w:cs="Consolas"/>
                <w:color w:val="000000"/>
                <w:sz w:val="18"/>
                <w:szCs w:val="18"/>
                <w:lang w:val="en-CA"/>
              </w:rPr>
              <w:t>horizontal</w:t>
            </w:r>
          </w:p>
          <w:p w14:paraId="0016B8D8" w14:textId="77777777" w:rsidR="00C80D4B" w:rsidRPr="0028745C" w:rsidRDefault="00C80D4B" w:rsidP="00C44904">
            <w:pPr>
              <w:pStyle w:val="ListParagraph"/>
              <w:numPr>
                <w:ilvl w:val="0"/>
                <w:numId w:val="14"/>
              </w:numPr>
              <w:spacing w:after="0"/>
              <w:rPr>
                <w:rFonts w:ascii="Consolas" w:hAnsi="Consolas" w:cs="Consolas"/>
                <w:color w:val="000000"/>
                <w:sz w:val="18"/>
                <w:szCs w:val="18"/>
                <w:lang w:val="en-CA"/>
              </w:rPr>
            </w:pPr>
            <w:r w:rsidRPr="0028745C">
              <w:rPr>
                <w:rFonts w:ascii="Consolas" w:hAnsi="Consolas" w:cs="Consolas"/>
                <w:color w:val="000000"/>
                <w:sz w:val="18"/>
                <w:szCs w:val="18"/>
                <w:lang w:val="en-CA"/>
              </w:rPr>
              <w:t>inclined up</w:t>
            </w:r>
          </w:p>
          <w:p w14:paraId="15EF27A6" w14:textId="02BDD57E" w:rsidR="00C80D4B" w:rsidRPr="0028745C" w:rsidRDefault="00C80D4B" w:rsidP="00C44904">
            <w:pPr>
              <w:pStyle w:val="ListParagraph"/>
              <w:numPr>
                <w:ilvl w:val="0"/>
                <w:numId w:val="14"/>
              </w:numPr>
              <w:spacing w:after="0"/>
              <w:rPr>
                <w:rFonts w:ascii="Consolas" w:hAnsi="Consolas" w:cs="Consolas"/>
                <w:color w:val="000000"/>
                <w:sz w:val="18"/>
                <w:szCs w:val="18"/>
                <w:lang w:val="en-CA"/>
              </w:rPr>
            </w:pPr>
            <w:r w:rsidRPr="0028745C">
              <w:rPr>
                <w:rFonts w:ascii="Consolas" w:hAnsi="Consolas" w:cs="Consolas"/>
                <w:color w:val="000000"/>
                <w:sz w:val="18"/>
                <w:szCs w:val="18"/>
                <w:lang w:val="en-CA"/>
              </w:rPr>
              <w:t>inclined down</w:t>
            </w:r>
          </w:p>
        </w:tc>
      </w:tr>
      <w:tr w:rsidR="000A793F" w:rsidRPr="0028745C" w14:paraId="310E1409" w14:textId="77777777" w:rsidTr="00D970E9">
        <w:tc>
          <w:tcPr>
            <w:tcW w:w="2660" w:type="dxa"/>
            <w:shd w:val="clear" w:color="auto" w:fill="C0C0C0"/>
          </w:tcPr>
          <w:p w14:paraId="6474B538" w14:textId="5074AF8A" w:rsidR="00C80D4B" w:rsidRPr="0028745C" w:rsidRDefault="00326F3E" w:rsidP="00326F3E">
            <w:pPr>
              <w:rPr>
                <w:rFonts w:ascii="Consolas" w:hAnsi="Consolas" w:cs="Consolas"/>
                <w:b/>
                <w:bCs/>
                <w:color w:val="000000"/>
                <w:sz w:val="18"/>
                <w:szCs w:val="18"/>
              </w:rPr>
            </w:pPr>
            <w:r w:rsidRPr="0028745C">
              <w:rPr>
                <w:rFonts w:ascii="Consolas" w:hAnsi="Consolas" w:cs="Consolas"/>
                <w:b/>
                <w:bCs/>
                <w:color w:val="000000"/>
                <w:sz w:val="18"/>
                <w:szCs w:val="18"/>
              </w:rPr>
              <w:lastRenderedPageBreak/>
              <w:t>BoreholePurposeCode</w:t>
            </w:r>
          </w:p>
        </w:tc>
        <w:tc>
          <w:tcPr>
            <w:tcW w:w="6196" w:type="dxa"/>
            <w:tcBorders>
              <w:left w:val="nil"/>
              <w:right w:val="nil"/>
            </w:tcBorders>
            <w:shd w:val="clear" w:color="auto" w:fill="C0C0C0"/>
          </w:tcPr>
          <w:p w14:paraId="6C591882" w14:textId="45EEA93A" w:rsidR="00C80D4B" w:rsidRPr="0028745C" w:rsidRDefault="00326F3E" w:rsidP="00C80D4B">
            <w:pPr>
              <w:rPr>
                <w:rFonts w:ascii="Consolas" w:hAnsi="Consolas" w:cs="Consolas"/>
                <w:color w:val="000000"/>
                <w:sz w:val="18"/>
                <w:szCs w:val="18"/>
                <w:lang w:val="en-CA"/>
              </w:rPr>
            </w:pPr>
            <w:r w:rsidRPr="0028745C">
              <w:rPr>
                <w:rFonts w:ascii="Consolas" w:hAnsi="Consolas" w:cs="Consolas"/>
                <w:color w:val="000000"/>
                <w:sz w:val="18"/>
                <w:szCs w:val="18"/>
                <w:lang w:val="en-CA"/>
              </w:rPr>
              <w:t xml:space="preserve">Place holder for a vocabulary containing terms describing the purpose for which the borehole was drilled.  </w:t>
            </w:r>
            <w:r w:rsidR="00B45030" w:rsidRPr="0028745C">
              <w:rPr>
                <w:rFonts w:ascii="Consolas" w:hAnsi="Consolas" w:cs="Consolas"/>
                <w:color w:val="000000"/>
                <w:sz w:val="18"/>
                <w:szCs w:val="18"/>
                <w:lang w:val="en-CA"/>
              </w:rPr>
              <w:t>e.g.</w:t>
            </w:r>
            <w:r w:rsidRPr="0028745C">
              <w:rPr>
                <w:rFonts w:ascii="Consolas" w:hAnsi="Consolas" w:cs="Consolas"/>
                <w:color w:val="000000"/>
                <w:sz w:val="18"/>
                <w:szCs w:val="18"/>
                <w:lang w:val="en-CA"/>
              </w:rPr>
              <w:t>, mineral exploration, water pumping, site evaluation, stratigraphic research, etc</w:t>
            </w:r>
            <w:r w:rsidR="00B8253A" w:rsidRPr="0028745C">
              <w:rPr>
                <w:rFonts w:ascii="Consolas" w:hAnsi="Consolas" w:cs="Consolas"/>
                <w:color w:val="000000"/>
                <w:sz w:val="18"/>
                <w:szCs w:val="18"/>
                <w:lang w:val="en-CA"/>
              </w:rPr>
              <w:t>.</w:t>
            </w:r>
          </w:p>
        </w:tc>
      </w:tr>
      <w:tr w:rsidR="00C80D4B" w:rsidRPr="0028745C" w14:paraId="0964E7CB" w14:textId="77777777" w:rsidTr="00D970E9">
        <w:tc>
          <w:tcPr>
            <w:tcW w:w="2660" w:type="dxa"/>
            <w:shd w:val="clear" w:color="auto" w:fill="auto"/>
          </w:tcPr>
          <w:p w14:paraId="04236AD3" w14:textId="379ECC69" w:rsidR="00C80D4B" w:rsidRPr="0028745C" w:rsidRDefault="00326F3E" w:rsidP="00775DD7">
            <w:pPr>
              <w:rPr>
                <w:rFonts w:ascii="Consolas" w:hAnsi="Consolas" w:cs="Consolas"/>
                <w:b/>
                <w:bCs/>
                <w:color w:val="000000"/>
                <w:sz w:val="18"/>
                <w:szCs w:val="18"/>
              </w:rPr>
            </w:pPr>
            <w:r w:rsidRPr="0028745C">
              <w:rPr>
                <w:rFonts w:ascii="Consolas" w:hAnsi="Consolas" w:cs="Consolas"/>
                <w:b/>
                <w:bCs/>
                <w:color w:val="000000"/>
                <w:sz w:val="18"/>
                <w:szCs w:val="18"/>
              </w:rPr>
              <w:t>BoreholeStartPointCode</w:t>
            </w:r>
          </w:p>
        </w:tc>
        <w:tc>
          <w:tcPr>
            <w:tcW w:w="6196" w:type="dxa"/>
            <w:shd w:val="clear" w:color="auto" w:fill="auto"/>
          </w:tcPr>
          <w:p w14:paraId="663CA86D" w14:textId="6B15C61B" w:rsidR="00326F3E" w:rsidRPr="0028745C" w:rsidRDefault="00326F3E" w:rsidP="00326F3E">
            <w:pPr>
              <w:rPr>
                <w:rFonts w:ascii="Consolas" w:hAnsi="Consolas" w:cs="Consolas"/>
                <w:color w:val="000000"/>
                <w:sz w:val="18"/>
                <w:szCs w:val="18"/>
                <w:lang w:val="en-CA"/>
              </w:rPr>
            </w:pPr>
            <w:r w:rsidRPr="0028745C">
              <w:rPr>
                <w:rFonts w:ascii="Consolas" w:hAnsi="Consolas" w:cs="Consolas"/>
                <w:color w:val="000000"/>
                <w:sz w:val="18"/>
                <w:szCs w:val="18"/>
                <w:lang w:val="en-CA"/>
              </w:rPr>
              <w:t>This class is an indicative placeholder only for a vocabulary of terms describing the location of the start of a borehole.  Users are encouraged to use a vocabulary of terms managed by the CGI vocabularies working group.</w:t>
            </w:r>
          </w:p>
          <w:p w14:paraId="40164F0A" w14:textId="77777777" w:rsidR="00326F3E" w:rsidRPr="0028745C" w:rsidRDefault="00326F3E" w:rsidP="00326F3E">
            <w:pPr>
              <w:rPr>
                <w:rFonts w:ascii="Consolas" w:hAnsi="Consolas" w:cs="Consolas"/>
                <w:color w:val="000000"/>
                <w:sz w:val="18"/>
                <w:szCs w:val="18"/>
                <w:lang w:val="en-CA"/>
              </w:rPr>
            </w:pPr>
            <w:r w:rsidRPr="0028745C">
              <w:rPr>
                <w:rFonts w:ascii="Consolas" w:hAnsi="Consolas" w:cs="Consolas"/>
                <w:color w:val="000000"/>
                <w:sz w:val="18"/>
                <w:szCs w:val="18"/>
                <w:lang w:val="en-CA"/>
              </w:rPr>
              <w:t>Examples may include:</w:t>
            </w:r>
          </w:p>
          <w:p w14:paraId="32E30C9F" w14:textId="77777777" w:rsidR="00326F3E" w:rsidRPr="0028745C" w:rsidRDefault="00326F3E" w:rsidP="00C44904">
            <w:pPr>
              <w:pStyle w:val="ListParagraph"/>
              <w:numPr>
                <w:ilvl w:val="0"/>
                <w:numId w:val="15"/>
              </w:numPr>
              <w:spacing w:after="0"/>
              <w:rPr>
                <w:rFonts w:ascii="Consolas" w:hAnsi="Consolas" w:cs="Consolas"/>
                <w:color w:val="000000"/>
                <w:sz w:val="18"/>
                <w:szCs w:val="18"/>
                <w:lang w:val="en-CA"/>
              </w:rPr>
            </w:pPr>
            <w:r w:rsidRPr="0028745C">
              <w:rPr>
                <w:rFonts w:ascii="Consolas" w:hAnsi="Consolas" w:cs="Consolas"/>
                <w:color w:val="000000"/>
                <w:sz w:val="18"/>
                <w:szCs w:val="18"/>
                <w:lang w:val="en-CA"/>
              </w:rPr>
              <w:t>natural ground surface - drilling started from a natural topographic surface</w:t>
            </w:r>
          </w:p>
          <w:p w14:paraId="4B680F5F" w14:textId="77777777" w:rsidR="00326F3E" w:rsidRPr="0028745C" w:rsidRDefault="00326F3E" w:rsidP="00C44904">
            <w:pPr>
              <w:pStyle w:val="ListParagraph"/>
              <w:numPr>
                <w:ilvl w:val="0"/>
                <w:numId w:val="15"/>
              </w:numPr>
              <w:spacing w:after="0"/>
              <w:rPr>
                <w:rFonts w:ascii="Consolas" w:hAnsi="Consolas" w:cs="Consolas"/>
                <w:color w:val="000000"/>
                <w:sz w:val="18"/>
                <w:szCs w:val="18"/>
                <w:lang w:val="en-CA"/>
              </w:rPr>
            </w:pPr>
            <w:r w:rsidRPr="0028745C">
              <w:rPr>
                <w:rFonts w:ascii="Consolas" w:hAnsi="Consolas" w:cs="Consolas"/>
                <w:color w:val="000000"/>
                <w:sz w:val="18"/>
                <w:szCs w:val="18"/>
                <w:lang w:val="en-CA"/>
              </w:rPr>
              <w:t>open pit floor or wall - drilling started from the wall of an open pit or quarry</w:t>
            </w:r>
          </w:p>
          <w:p w14:paraId="722280A8" w14:textId="77777777" w:rsidR="00326F3E" w:rsidRPr="0028745C" w:rsidRDefault="00326F3E" w:rsidP="00C44904">
            <w:pPr>
              <w:pStyle w:val="ListParagraph"/>
              <w:numPr>
                <w:ilvl w:val="0"/>
                <w:numId w:val="15"/>
              </w:numPr>
              <w:spacing w:after="0"/>
              <w:rPr>
                <w:rFonts w:ascii="Consolas" w:hAnsi="Consolas" w:cs="Consolas"/>
                <w:color w:val="000000"/>
                <w:sz w:val="18"/>
                <w:szCs w:val="18"/>
                <w:lang w:val="en-CA"/>
              </w:rPr>
            </w:pPr>
            <w:r w:rsidRPr="0028745C">
              <w:rPr>
                <w:rFonts w:ascii="Consolas" w:hAnsi="Consolas" w:cs="Consolas"/>
                <w:color w:val="000000"/>
                <w:sz w:val="18"/>
                <w:szCs w:val="18"/>
                <w:lang w:val="en-CA"/>
              </w:rPr>
              <w:t>underground - drilling started from an underground location, such as a driveway, chamber or open-stope</w:t>
            </w:r>
          </w:p>
          <w:p w14:paraId="5DC5D40D" w14:textId="30AEA25F" w:rsidR="00C80D4B" w:rsidRPr="0028745C" w:rsidRDefault="00326F3E" w:rsidP="00C44904">
            <w:pPr>
              <w:pStyle w:val="ListParagraph"/>
              <w:numPr>
                <w:ilvl w:val="0"/>
                <w:numId w:val="15"/>
              </w:numPr>
              <w:spacing w:after="0"/>
              <w:rPr>
                <w:rFonts w:ascii="Consolas" w:hAnsi="Consolas" w:cs="Consolas"/>
                <w:color w:val="000000"/>
                <w:sz w:val="18"/>
                <w:szCs w:val="18"/>
                <w:lang w:val="en-CA"/>
              </w:rPr>
            </w:pPr>
            <w:r w:rsidRPr="0028745C">
              <w:rPr>
                <w:rFonts w:ascii="Consolas" w:hAnsi="Consolas" w:cs="Consolas"/>
                <w:color w:val="000000"/>
                <w:sz w:val="18"/>
                <w:szCs w:val="18"/>
                <w:lang w:val="en-CA"/>
              </w:rPr>
              <w:t>from pre-existing hole - new drill hole spudded off the wall of an existing hole</w:t>
            </w:r>
          </w:p>
        </w:tc>
      </w:tr>
    </w:tbl>
    <w:p w14:paraId="3F61AED1" w14:textId="77777777" w:rsidR="00C80D4B" w:rsidRDefault="00C80D4B" w:rsidP="00CD7325"/>
    <w:p w14:paraId="7AD7511C" w14:textId="77777777" w:rsidR="002151F2" w:rsidRDefault="002151F2" w:rsidP="00CD7325"/>
    <w:p w14:paraId="6EA9A0D6" w14:textId="77777777" w:rsidR="008C3A1A" w:rsidRDefault="008C3A1A" w:rsidP="00FD7CA9"/>
    <w:p w14:paraId="24F874FF" w14:textId="2F4D8051" w:rsidR="009B3BBD" w:rsidRPr="00D12552" w:rsidRDefault="009B3BBD" w:rsidP="009B3BBD">
      <w:pPr>
        <w:pStyle w:val="Heading2"/>
        <w:rPr>
          <w:lang w:val="en-CA"/>
        </w:rPr>
      </w:pPr>
      <w:bookmarkStart w:id="493" w:name="_Toc456946992"/>
      <w:r w:rsidRPr="00D12552">
        <w:rPr>
          <w:lang w:val="en-CA"/>
        </w:rPr>
        <w:t xml:space="preserve">GeoSciML </w:t>
      </w:r>
      <w:r>
        <w:rPr>
          <w:lang w:val="en-CA"/>
        </w:rPr>
        <w:t>Laboratory Analysis</w:t>
      </w:r>
      <w:r w:rsidRPr="00D12552">
        <w:rPr>
          <w:lang w:val="en-CA"/>
        </w:rPr>
        <w:t xml:space="preserve"> Requirements </w:t>
      </w:r>
      <w:r w:rsidR="00B45030" w:rsidRPr="00D12552">
        <w:rPr>
          <w:lang w:val="en-CA"/>
        </w:rPr>
        <w:t>Class</w:t>
      </w:r>
      <w:r w:rsidR="00B45030">
        <w:rPr>
          <w:lang w:val="en-CA"/>
        </w:rPr>
        <w:t xml:space="preserve"> </w:t>
      </w:r>
      <w:r w:rsidR="00B45030">
        <w:t>(</w:t>
      </w:r>
      <w:r w:rsidR="00052694">
        <w:t>Normative)</w:t>
      </w:r>
      <w:bookmarkEnd w:id="493"/>
    </w:p>
    <w:p w14:paraId="314F9F4D" w14:textId="77777777" w:rsidR="002151F2" w:rsidRDefault="002151F2"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35608" w:rsidRPr="00402582" w14:paraId="2CAC0A10"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289D1143" w14:textId="77777777" w:rsidR="00D35608" w:rsidRPr="00402582" w:rsidRDefault="00D35608" w:rsidP="00B61014">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D35608" w:rsidRPr="00402582" w14:paraId="3CCDB461"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5F0ACFAB" w14:textId="00D33199"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D35608">
              <w:rPr>
                <w:rStyle w:val="requri"/>
                <w:rFonts w:ascii="Calibri" w:hAnsi="Calibri"/>
                <w:sz w:val="20"/>
                <w:szCs w:val="20"/>
                <w:lang w:val="en-CA"/>
              </w:rPr>
              <w:t>/req/gsml4-lab-analysis</w:t>
            </w:r>
          </w:p>
        </w:tc>
      </w:tr>
      <w:tr w:rsidR="00D35608" w:rsidRPr="00402582" w14:paraId="1296D07B" w14:textId="77777777" w:rsidTr="00B61014">
        <w:tc>
          <w:tcPr>
            <w:tcW w:w="1809" w:type="dxa"/>
            <w:tcBorders>
              <w:top w:val="single" w:sz="12" w:space="0" w:color="auto"/>
              <w:left w:val="single" w:sz="12" w:space="0" w:color="auto"/>
              <w:bottom w:val="single" w:sz="4" w:space="0" w:color="auto"/>
              <w:right w:val="single" w:sz="4" w:space="0" w:color="auto"/>
            </w:tcBorders>
          </w:tcPr>
          <w:p w14:paraId="3A8DBE3D"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AC7EB32" w14:textId="6748CD33" w:rsidR="00D35608" w:rsidRPr="00402582" w:rsidRDefault="005E33CD"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Encoding specification</w:t>
            </w:r>
          </w:p>
        </w:tc>
      </w:tr>
      <w:tr w:rsidR="006C4C24" w:rsidRPr="00402582" w14:paraId="22413E17" w14:textId="77777777" w:rsidTr="00B61014">
        <w:tc>
          <w:tcPr>
            <w:tcW w:w="1809" w:type="dxa"/>
            <w:tcBorders>
              <w:top w:val="single" w:sz="4" w:space="0" w:color="auto"/>
              <w:left w:val="single" w:sz="12" w:space="0" w:color="auto"/>
              <w:bottom w:val="single" w:sz="4" w:space="0" w:color="auto"/>
              <w:right w:val="single" w:sz="4" w:space="0" w:color="auto"/>
            </w:tcBorders>
          </w:tcPr>
          <w:p w14:paraId="1CB404F0"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12E24A9"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6C4C24" w:rsidRPr="00402582" w14:paraId="06593942" w14:textId="77777777" w:rsidTr="00B61014">
        <w:tc>
          <w:tcPr>
            <w:tcW w:w="1809" w:type="dxa"/>
            <w:tcBorders>
              <w:top w:val="single" w:sz="4" w:space="0" w:color="auto"/>
              <w:left w:val="single" w:sz="12" w:space="0" w:color="auto"/>
              <w:bottom w:val="single" w:sz="4" w:space="0" w:color="auto"/>
              <w:right w:val="single" w:sz="4" w:space="0" w:color="auto"/>
            </w:tcBorders>
          </w:tcPr>
          <w:p w14:paraId="3BF7B1E7"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0B194" w14:textId="77777777" w:rsidR="006C4C24" w:rsidRPr="00402582"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19103</w:t>
            </w:r>
            <w:r w:rsidRPr="00513449">
              <w:rPr>
                <w:rFonts w:ascii="Calibri" w:eastAsia="MS Mincho" w:hAnsi="Calibri"/>
                <w:sz w:val="20"/>
                <w:szCs w:val="20"/>
                <w:lang w:val="en-CA"/>
              </w:rPr>
              <w:t xml:space="preserve"> </w:t>
            </w:r>
            <w:r>
              <w:rPr>
                <w:rFonts w:ascii="Calibri" w:eastAsia="MS Mincho" w:hAnsi="Calibri"/>
                <w:sz w:val="20"/>
                <w:szCs w:val="20"/>
                <w:lang w:val="en-CA"/>
              </w:rPr>
              <w:t>Conceptual Model Language</w:t>
            </w:r>
          </w:p>
        </w:tc>
      </w:tr>
      <w:tr w:rsidR="006C4C24" w:rsidRPr="00402582" w14:paraId="0BF7A09F" w14:textId="77777777" w:rsidTr="00B61014">
        <w:tc>
          <w:tcPr>
            <w:tcW w:w="1809" w:type="dxa"/>
            <w:tcBorders>
              <w:top w:val="single" w:sz="4" w:space="0" w:color="auto"/>
              <w:left w:val="single" w:sz="12" w:space="0" w:color="auto"/>
              <w:bottom w:val="single" w:sz="4" w:space="0" w:color="auto"/>
              <w:right w:val="single" w:sz="4" w:space="0" w:color="auto"/>
            </w:tcBorders>
          </w:tcPr>
          <w:p w14:paraId="27F65F30"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AE6F7B" w14:textId="77777777" w:rsidR="006C4C24" w:rsidRPr="00513449"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19107</w:t>
            </w:r>
            <w:r w:rsidRPr="00513449">
              <w:rPr>
                <w:rFonts w:ascii="Calibri" w:eastAsia="MS Mincho" w:hAnsi="Calibri"/>
                <w:sz w:val="20"/>
                <w:szCs w:val="20"/>
                <w:lang w:val="en-CA"/>
              </w:rPr>
              <w:t xml:space="preserve"> </w:t>
            </w:r>
            <w:r>
              <w:rPr>
                <w:rFonts w:ascii="Calibri" w:eastAsia="MS Mincho" w:hAnsi="Calibri"/>
                <w:sz w:val="20"/>
                <w:szCs w:val="20"/>
                <w:lang w:val="en-CA"/>
              </w:rPr>
              <w:t>Spatial Schema</w:t>
            </w:r>
          </w:p>
        </w:tc>
      </w:tr>
      <w:tr w:rsidR="006C4C24" w:rsidRPr="00402582" w14:paraId="5B3B4301" w14:textId="77777777" w:rsidTr="00B61014">
        <w:tc>
          <w:tcPr>
            <w:tcW w:w="1809" w:type="dxa"/>
            <w:tcBorders>
              <w:top w:val="single" w:sz="4" w:space="0" w:color="auto"/>
              <w:left w:val="single" w:sz="12" w:space="0" w:color="auto"/>
              <w:bottom w:val="single" w:sz="4" w:space="0" w:color="auto"/>
              <w:right w:val="single" w:sz="4" w:space="0" w:color="auto"/>
            </w:tcBorders>
          </w:tcPr>
          <w:p w14:paraId="35D9AC8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ABDB7A6" w14:textId="77777777" w:rsidR="006C4C24" w:rsidRPr="00513449"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6C4C24" w:rsidRPr="00402582" w14:paraId="4B7F22D6" w14:textId="77777777" w:rsidTr="00B61014">
        <w:tc>
          <w:tcPr>
            <w:tcW w:w="1809" w:type="dxa"/>
            <w:tcBorders>
              <w:top w:val="single" w:sz="4" w:space="0" w:color="auto"/>
              <w:left w:val="single" w:sz="12" w:space="0" w:color="auto"/>
              <w:bottom w:val="single" w:sz="4" w:space="0" w:color="auto"/>
              <w:right w:val="single" w:sz="4" w:space="0" w:color="auto"/>
            </w:tcBorders>
          </w:tcPr>
          <w:p w14:paraId="0B866631"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E0B1DB3"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6C4C24" w:rsidRPr="00402582" w14:paraId="3A01256F" w14:textId="77777777" w:rsidTr="00B61014">
        <w:tc>
          <w:tcPr>
            <w:tcW w:w="1809" w:type="dxa"/>
            <w:tcBorders>
              <w:top w:val="single" w:sz="4" w:space="0" w:color="auto"/>
              <w:left w:val="single" w:sz="12" w:space="0" w:color="auto"/>
              <w:bottom w:val="single" w:sz="4" w:space="0" w:color="auto"/>
              <w:right w:val="single" w:sz="4" w:space="0" w:color="auto"/>
            </w:tcBorders>
          </w:tcPr>
          <w:p w14:paraId="6768382B"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43FADF4"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19108 Temporal Schema</w:t>
            </w:r>
          </w:p>
        </w:tc>
      </w:tr>
      <w:tr w:rsidR="006C4C24" w:rsidRPr="00402582" w14:paraId="2CC303B2" w14:textId="77777777" w:rsidTr="00B61014">
        <w:tc>
          <w:tcPr>
            <w:tcW w:w="1809" w:type="dxa"/>
            <w:tcBorders>
              <w:top w:val="single" w:sz="4" w:space="0" w:color="auto"/>
              <w:left w:val="single" w:sz="12" w:space="0" w:color="auto"/>
              <w:bottom w:val="single" w:sz="4" w:space="0" w:color="auto"/>
              <w:right w:val="single" w:sz="4" w:space="0" w:color="auto"/>
            </w:tcBorders>
          </w:tcPr>
          <w:p w14:paraId="5905EB37"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31D794B"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19115-3 Citation</w:t>
            </w:r>
          </w:p>
        </w:tc>
      </w:tr>
      <w:tr w:rsidR="00D35608" w:rsidRPr="00402582" w14:paraId="0B26C4E5"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FD04FD0"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2584767" w14:textId="77777777" w:rsidR="006C4C24"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b/>
                <w:sz w:val="20"/>
                <w:szCs w:val="20"/>
                <w:lang w:val="en-CA"/>
              </w:rPr>
              <w:t>/req/gsml4-lab-analysis/sampledFeature</w:t>
            </w:r>
          </w:p>
          <w:p w14:paraId="356BFF1D" w14:textId="0C1A40A9" w:rsidR="00D35608" w:rsidRPr="00402582" w:rsidRDefault="006C4C24" w:rsidP="00B61014">
            <w:pPr>
              <w:spacing w:before="100" w:beforeAutospacing="1" w:after="100" w:afterAutospacing="1" w:line="230" w:lineRule="atLeast"/>
              <w:rPr>
                <w:rFonts w:ascii="Calibri" w:eastAsia="MS Mincho" w:hAnsi="Calibri"/>
                <w:sz w:val="20"/>
                <w:szCs w:val="20"/>
                <w:lang w:val="en-CA"/>
              </w:rPr>
            </w:pPr>
            <w:r w:rsidRPr="006C4C24">
              <w:rPr>
                <w:rFonts w:ascii="Calibri" w:eastAsia="MS Mincho" w:hAnsi="Calibri"/>
                <w:sz w:val="20"/>
                <w:szCs w:val="20"/>
                <w:lang w:val="en-CA"/>
              </w:rPr>
              <w:t>OM::SF_SamplingFeature::sampledFeature SHALL not be an instance of OM::SF_SamplingFeature.</w:t>
            </w:r>
          </w:p>
        </w:tc>
      </w:tr>
      <w:tr w:rsidR="00D35608" w:rsidRPr="00402582" w14:paraId="04A90CE6"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95C31FF"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1BB8F96"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Style w:val="requri"/>
                <w:lang w:val="en-CA"/>
              </w:rPr>
              <w:t>/req/gsml4-lab-analysis</w:t>
            </w:r>
            <w:r w:rsidRPr="00D12552">
              <w:rPr>
                <w:rStyle w:val="requri"/>
                <w:lang w:val="en-CA"/>
              </w:rPr>
              <w:t>/</w:t>
            </w:r>
            <w:r>
              <w:rPr>
                <w:rStyle w:val="requri"/>
                <w:lang w:val="en-CA"/>
              </w:rPr>
              <w:t>accuracy-measure</w:t>
            </w:r>
            <w:r w:rsidRPr="00513449">
              <w:rPr>
                <w:rFonts w:ascii="Calibri" w:eastAsia="MS Mincho" w:hAnsi="Calibri"/>
                <w:sz w:val="20"/>
                <w:szCs w:val="20"/>
                <w:lang w:val="en-CA"/>
              </w:rPr>
              <w:t xml:space="preserve"> </w:t>
            </w:r>
          </w:p>
          <w:p w14:paraId="6D2D79DD" w14:textId="51BB9A40" w:rsidR="00D35608" w:rsidRPr="00513449" w:rsidRDefault="006C4C24" w:rsidP="006C4C2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sz w:val="20"/>
                <w:szCs w:val="20"/>
                <w:lang w:val="en-CA"/>
              </w:rPr>
              <w:t>For analytical error and detection limits, both DQ_QuantitativeAttributeAccuracy::nameOfMeasure and DQ_QuantitativeAttributeAccuracy::result SHALL be non-null.</w:t>
            </w:r>
          </w:p>
        </w:tc>
      </w:tr>
      <w:tr w:rsidR="006C4C24" w:rsidRPr="00402582" w14:paraId="1756ADD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47926C3D" w14:textId="7541D180"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9795AE0"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accuracy-vocabulary</w:t>
            </w:r>
          </w:p>
          <w:p w14:paraId="574F46A9" w14:textId="105A7FB8" w:rsidR="006C4C24" w:rsidRDefault="006C4C24" w:rsidP="00B61014">
            <w:pPr>
              <w:spacing w:before="100" w:beforeAutospacing="1" w:after="100" w:afterAutospacing="1" w:line="230" w:lineRule="atLeast"/>
              <w:jc w:val="both"/>
              <w:rPr>
                <w:rStyle w:val="requri"/>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r>
              <w:rPr>
                <w:rStyle w:val="reqtext"/>
                <w:lang w:val="en-CA"/>
              </w:rPr>
              <w:t>.</w:t>
            </w:r>
          </w:p>
        </w:tc>
      </w:tr>
      <w:tr w:rsidR="006C4C24" w:rsidRPr="00402582" w14:paraId="6886D62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356FE65" w14:textId="0299644F" w:rsidR="006C4C24" w:rsidRPr="00402582" w:rsidRDefault="006521AB"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lastRenderedPageBreak/>
              <w:t>Recommendation</w:t>
            </w:r>
          </w:p>
        </w:tc>
        <w:tc>
          <w:tcPr>
            <w:tcW w:w="7088" w:type="dxa"/>
            <w:tcBorders>
              <w:top w:val="single" w:sz="4" w:space="0" w:color="auto"/>
              <w:left w:val="single" w:sz="4" w:space="0" w:color="auto"/>
              <w:bottom w:val="single" w:sz="4" w:space="0" w:color="auto"/>
              <w:right w:val="single" w:sz="12" w:space="0" w:color="auto"/>
            </w:tcBorders>
          </w:tcPr>
          <w:p w14:paraId="1DE95783"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image-url</w:t>
            </w:r>
          </w:p>
          <w:p w14:paraId="6B6A4FDE" w14:textId="7D80AD39" w:rsidR="006C4C24" w:rsidRDefault="006C4C24" w:rsidP="006521AB">
            <w:pPr>
              <w:spacing w:before="100" w:beforeAutospacing="1" w:after="100" w:afterAutospacing="1" w:line="230" w:lineRule="atLeast"/>
              <w:jc w:val="both"/>
              <w:rPr>
                <w:rStyle w:val="requri"/>
                <w:lang w:val="en-CA"/>
              </w:rPr>
            </w:pPr>
            <w:r>
              <w:rPr>
                <w:rStyle w:val="reqtext"/>
                <w:lang w:val="en-CA"/>
              </w:rPr>
              <w:t xml:space="preserve">The identifier of the image </w:t>
            </w:r>
            <w:r w:rsidR="006521AB">
              <w:rPr>
                <w:rStyle w:val="reqtext"/>
                <w:lang w:val="en-CA"/>
              </w:rPr>
              <w:t>should</w:t>
            </w:r>
            <w:r>
              <w:rPr>
                <w:rStyle w:val="reqtext"/>
                <w:lang w:val="en-CA"/>
              </w:rPr>
              <w:t xml:space="preserve"> be a HTTP URI referring to a representation of the image accessible using Linked Open Data principles.</w:t>
            </w:r>
          </w:p>
        </w:tc>
      </w:tr>
      <w:tr w:rsidR="006C4C24" w:rsidRPr="00402582" w14:paraId="5A88FC8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4A1F258F" w14:textId="4F05448E"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13EAEA2"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image-process</w:t>
            </w:r>
          </w:p>
          <w:p w14:paraId="27F0C381" w14:textId="1CBE55F2" w:rsidR="006C4C24" w:rsidRDefault="006C4C24" w:rsidP="00B61014">
            <w:pPr>
              <w:spacing w:before="100" w:beforeAutospacing="1" w:after="100" w:afterAutospacing="1" w:line="230" w:lineRule="atLeast"/>
              <w:jc w:val="both"/>
              <w:rPr>
                <w:rStyle w:val="requri"/>
                <w:lang w:val="en-CA"/>
              </w:rPr>
            </w:pPr>
            <w:r>
              <w:rPr>
                <w:rStyle w:val="reqtext"/>
                <w:lang w:val="en-CA"/>
              </w:rPr>
              <w:t>The image SHOULD make reference to a camera for its OM::SF_Process.</w:t>
            </w:r>
          </w:p>
        </w:tc>
      </w:tr>
      <w:tr w:rsidR="006C4C24" w:rsidRPr="00402582" w14:paraId="384CBF61"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44DEBD7" w14:textId="34840672"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257610C3"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outcrop-pattern</w:t>
            </w:r>
          </w:p>
          <w:p w14:paraId="4C5D748A" w14:textId="07DF4936" w:rsidR="006C4C24" w:rsidRPr="008605F3" w:rsidRDefault="006C4C24" w:rsidP="006521AB">
            <w:pPr>
              <w:spacing w:before="100" w:beforeAutospacing="1" w:after="100" w:afterAutospacing="1" w:line="230" w:lineRule="atLeast"/>
              <w:jc w:val="both"/>
              <w:rPr>
                <w:rStyle w:val="requri"/>
              </w:rPr>
            </w:pPr>
            <w:r>
              <w:rPr>
                <w:rStyle w:val="reqtext"/>
                <w:lang w:val="en-CA"/>
              </w:rPr>
              <w:t xml:space="preserve">Observations at outcrop SHOULD be encoded using the pattern described at clause </w:t>
            </w:r>
            <w:r w:rsidR="006521AB">
              <w:rPr>
                <w:rStyle w:val="reqtext"/>
                <w:lang w:val="en-CA"/>
              </w:rPr>
              <w:fldChar w:fldCharType="begin"/>
            </w:r>
            <w:r w:rsidR="006521AB">
              <w:rPr>
                <w:rStyle w:val="reqtext"/>
                <w:lang w:val="en-CA"/>
              </w:rPr>
              <w:instrText xml:space="preserve"> REF _Ref433015177 \r \h </w:instrText>
            </w:r>
            <w:r w:rsidR="006521AB">
              <w:rPr>
                <w:rStyle w:val="reqtext"/>
                <w:lang w:val="en-CA"/>
              </w:rPr>
            </w:r>
            <w:r w:rsidR="006521AB">
              <w:rPr>
                <w:rStyle w:val="reqtext"/>
                <w:lang w:val="en-CA"/>
              </w:rPr>
              <w:fldChar w:fldCharType="separate"/>
            </w:r>
            <w:r w:rsidR="008605F3">
              <w:rPr>
                <w:rStyle w:val="reqtext"/>
                <w:lang w:val="en-CA"/>
              </w:rPr>
              <w:t>8.8.5</w:t>
            </w:r>
            <w:r w:rsidR="006521AB">
              <w:rPr>
                <w:rStyle w:val="reqtext"/>
                <w:lang w:val="en-CA"/>
              </w:rPr>
              <w:fldChar w:fldCharType="end"/>
            </w:r>
            <w:r w:rsidR="00385D07">
              <w:rPr>
                <w:rStyle w:val="CommentReference"/>
              </w:rPr>
              <w:commentReference w:id="494"/>
            </w:r>
          </w:p>
        </w:tc>
      </w:tr>
    </w:tbl>
    <w:p w14:paraId="2114736E" w14:textId="77777777" w:rsidR="00D35608" w:rsidRDefault="00D35608" w:rsidP="00CD7325">
      <w:pPr>
        <w:rPr>
          <w:lang w:val="en-CA"/>
        </w:rPr>
      </w:pPr>
    </w:p>
    <w:p w14:paraId="7E1A0401" w14:textId="21899CFD" w:rsidR="00F67178" w:rsidRDefault="00CD7325" w:rsidP="00F67178">
      <w:pPr>
        <w:rPr>
          <w:lang w:val="en-CA"/>
        </w:rPr>
      </w:pPr>
      <w:r w:rsidRPr="00CD7325">
        <w:rPr>
          <w:lang w:val="en-CA"/>
        </w:rPr>
        <w:t xml:space="preserve">The LaboratoryAnlaysis-Specimen application </w:t>
      </w:r>
      <w:r w:rsidR="0028745C">
        <w:rPr>
          <w:lang w:val="en-CA"/>
        </w:rPr>
        <w:t>model</w:t>
      </w:r>
      <w:r w:rsidRPr="00CD7325">
        <w:rPr>
          <w:lang w:val="en-CA"/>
        </w:rPr>
        <w:t xml:space="preserve"> extends the ISO19156 </w:t>
      </w:r>
      <w:r w:rsidR="0028745C">
        <w:rPr>
          <w:lang w:val="en-CA"/>
        </w:rPr>
        <w:t>model</w:t>
      </w:r>
      <w:r w:rsidRPr="00CD7325">
        <w:rPr>
          <w:lang w:val="en-CA"/>
        </w:rPr>
        <w:t xml:space="preserve"> for Observations, Measurements and Sampling.  It specifically describes processes and results related to the analysis of (geological) samples using instruments, most commonly in a laboratory environment. </w:t>
      </w:r>
      <w:r w:rsidR="001111B0">
        <w:rPr>
          <w:lang w:val="en-CA"/>
        </w:rPr>
        <w:t>The d</w:t>
      </w:r>
      <w:r w:rsidRPr="00CD7325">
        <w:rPr>
          <w:lang w:val="en-CA"/>
        </w:rPr>
        <w:t>esign of this package is based upon, and extends, the MOLES v3 data model</w:t>
      </w:r>
      <w:r w:rsidR="00FD6399">
        <w:rPr>
          <w:lang w:val="en-CA"/>
        </w:rPr>
        <w:t xml:space="preserve"> </w:t>
      </w:r>
      <w:r w:rsidR="001111B0">
        <w:rPr>
          <w:lang w:val="en-CA"/>
        </w:rPr>
        <w:t>(Ventouras et al, 2010</w:t>
      </w:r>
      <w:r w:rsidR="00B45030" w:rsidRPr="00CD7325">
        <w:rPr>
          <w:lang w:val="en-CA"/>
        </w:rPr>
        <w:t>)</w:t>
      </w:r>
      <w:r w:rsidR="00B45030">
        <w:rPr>
          <w:lang w:val="en-CA"/>
        </w:rPr>
        <w:t>.</w:t>
      </w:r>
      <w:r w:rsidR="0084053A">
        <w:rPr>
          <w:lang w:val="en-CA"/>
        </w:rPr>
        <w:t xml:space="preserve">  </w:t>
      </w:r>
    </w:p>
    <w:p w14:paraId="2CD44B0D" w14:textId="77777777" w:rsidR="00090DCF" w:rsidRDefault="00090DCF" w:rsidP="00F67178">
      <w:pPr>
        <w:rPr>
          <w:lang w:val="en-CA"/>
        </w:rPr>
      </w:pPr>
    </w:p>
    <w:p w14:paraId="119515AA" w14:textId="52442B81" w:rsidR="00090DCF" w:rsidRDefault="00F658C5" w:rsidP="00090DCF">
      <w:pPr>
        <w:keepNext/>
      </w:pPr>
      <w:r>
        <w:rPr>
          <w:noProof/>
          <w:lang w:val="en-CA" w:eastAsia="en-CA"/>
        </w:rPr>
        <w:lastRenderedPageBreak/>
        <w:drawing>
          <wp:inline distT="0" distB="0" distL="0" distR="0" wp14:anchorId="540C09FE" wp14:editId="4F357E89">
            <wp:extent cx="5505450" cy="50482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05450" cy="5048250"/>
                    </a:xfrm>
                    <a:prstGeom prst="rect">
                      <a:avLst/>
                    </a:prstGeom>
                    <a:noFill/>
                    <a:ln>
                      <a:noFill/>
                    </a:ln>
                  </pic:spPr>
                </pic:pic>
              </a:graphicData>
            </a:graphic>
          </wp:inline>
        </w:drawing>
      </w:r>
      <w:r w:rsidR="00043E8E">
        <w:rPr>
          <w:rStyle w:val="CommentReference"/>
        </w:rPr>
        <w:commentReference w:id="495"/>
      </w:r>
    </w:p>
    <w:p w14:paraId="053FE055" w14:textId="71E34265" w:rsidR="00090DCF" w:rsidRDefault="00090DCF" w:rsidP="00090DCF">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E15963">
        <w:rPr>
          <w:noProof/>
        </w:rPr>
        <w:t>80</w:t>
      </w:r>
      <w:r w:rsidR="00673E83">
        <w:rPr>
          <w:noProof/>
        </w:rPr>
        <w:fldChar w:fldCharType="end"/>
      </w:r>
      <w:r>
        <w:t>: LaboratoryAnalysis and Specimen dependencies</w:t>
      </w:r>
      <w:r w:rsidR="00B8253A">
        <w:t>.</w:t>
      </w:r>
    </w:p>
    <w:p w14:paraId="7C25DBA1" w14:textId="77777777" w:rsidR="00733724" w:rsidRDefault="00733724" w:rsidP="00733724">
      <w:pPr>
        <w:pStyle w:val="Heading3"/>
        <w:rPr>
          <w:lang w:val="en-CA"/>
        </w:rPr>
      </w:pPr>
      <w:bookmarkStart w:id="496" w:name="_Toc456946993"/>
      <w:r>
        <w:rPr>
          <w:lang w:val="en-CA"/>
        </w:rPr>
        <w:t>Laboratory Analysis</w:t>
      </w:r>
      <w:bookmarkEnd w:id="496"/>
    </w:p>
    <w:p w14:paraId="3C76CA9A" w14:textId="77777777" w:rsidR="00733724" w:rsidRDefault="00733724" w:rsidP="00733724">
      <w:pPr>
        <w:rPr>
          <w:lang w:val="en-CA"/>
        </w:rPr>
      </w:pPr>
    </w:p>
    <w:p w14:paraId="5367A31A" w14:textId="000E7495" w:rsidR="00733724" w:rsidRDefault="00733724" w:rsidP="00733724">
      <w:pPr>
        <w:rPr>
          <w:lang w:val="en-CA"/>
        </w:rPr>
      </w:pPr>
      <w:r w:rsidRPr="00486E2A">
        <w:rPr>
          <w:lang w:val="en-CA"/>
        </w:rPr>
        <w:t xml:space="preserve">The </w:t>
      </w:r>
      <w:r w:rsidRPr="0028745C">
        <w:rPr>
          <w:rStyle w:val="Entity"/>
        </w:rPr>
        <w:t>LaboratoryAnalysis</w:t>
      </w:r>
      <w:r w:rsidRPr="00486E2A">
        <w:rPr>
          <w:lang w:val="en-CA"/>
        </w:rPr>
        <w:t xml:space="preserve"> leaf package describes processes, instruments and result quality associated with quantitative analysis of samples.</w:t>
      </w:r>
      <w:r>
        <w:rPr>
          <w:lang w:val="en-CA"/>
        </w:rPr>
        <w:t xml:space="preserve">  It is an application of </w:t>
      </w:r>
      <w:r w:rsidR="00FD6399">
        <w:rPr>
          <w:lang w:val="en-CA"/>
        </w:rPr>
        <w:t xml:space="preserve">ISO19156 </w:t>
      </w:r>
      <w:r>
        <w:rPr>
          <w:lang w:val="en-CA"/>
        </w:rPr>
        <w:t>Observation and Measurement with supplemental requirements over some of O&amp;M classes.</w:t>
      </w:r>
    </w:p>
    <w:p w14:paraId="50A252A0" w14:textId="77E3790F" w:rsidR="001111B0" w:rsidRDefault="00A25212" w:rsidP="00D20646">
      <w:pPr>
        <w:pStyle w:val="Heading4"/>
        <w:rPr>
          <w:lang w:val="en-CA"/>
        </w:rPr>
      </w:pPr>
      <w:r>
        <w:rPr>
          <w:lang w:val="en-CA"/>
        </w:rPr>
        <w:t>SF_SamplingFeature::</w:t>
      </w:r>
      <w:r w:rsidR="00733724">
        <w:rPr>
          <w:lang w:val="en-CA"/>
        </w:rPr>
        <w:t>sampledFeature</w:t>
      </w:r>
    </w:p>
    <w:p w14:paraId="42F0DD9C" w14:textId="77777777" w:rsidR="00733724" w:rsidRPr="00733724" w:rsidRDefault="00733724">
      <w:pPr>
        <w:rPr>
          <w:lang w:val="en-CA"/>
        </w:rPr>
      </w:pPr>
    </w:p>
    <w:p w14:paraId="1BA5441B" w14:textId="16D27BB6" w:rsidR="0084053A" w:rsidRDefault="0084053A" w:rsidP="00F67178">
      <w:pPr>
        <w:rPr>
          <w:lang w:val="en-CA"/>
        </w:rPr>
      </w:pPr>
      <w:r w:rsidRPr="0084053A">
        <w:rPr>
          <w:lang w:val="en-CA"/>
        </w:rPr>
        <w:t>The "</w:t>
      </w:r>
      <w:r w:rsidRPr="0028745C">
        <w:rPr>
          <w:rStyle w:val="Entity"/>
        </w:rPr>
        <w:t>sampledFeature</w:t>
      </w:r>
      <w:r w:rsidRPr="0084053A">
        <w:rPr>
          <w:lang w:val="en-CA"/>
        </w:rPr>
        <w:t xml:space="preserve">" association links the </w:t>
      </w:r>
      <w:r w:rsidR="0099305B" w:rsidRPr="0028745C">
        <w:rPr>
          <w:rStyle w:val="Entity"/>
        </w:rPr>
        <w:t>OM::</w:t>
      </w:r>
      <w:r w:rsidRPr="0028745C">
        <w:rPr>
          <w:rStyle w:val="Entity"/>
        </w:rPr>
        <w:t>SF_SamplingFeature</w:t>
      </w:r>
      <w:r w:rsidRPr="0084053A">
        <w:rPr>
          <w:lang w:val="en-CA"/>
        </w:rPr>
        <w:t xml:space="preserve"> to the feature which the sampling feature was designed to sample. The target of this association shall not be a sampling feature. It is </w:t>
      </w:r>
      <w:r w:rsidR="00733724">
        <w:rPr>
          <w:lang w:val="en-CA"/>
        </w:rPr>
        <w:t>shall</w:t>
      </w:r>
      <w:r w:rsidR="00733724" w:rsidRPr="0084053A">
        <w:rPr>
          <w:lang w:val="en-CA"/>
        </w:rPr>
        <w:t xml:space="preserve"> </w:t>
      </w:r>
      <w:r w:rsidRPr="0084053A">
        <w:rPr>
          <w:lang w:val="en-CA"/>
        </w:rPr>
        <w:t>a real-world feature from an application domain.</w:t>
      </w:r>
    </w:p>
    <w:p w14:paraId="448EC0B1" w14:textId="77777777" w:rsidR="000A04A2" w:rsidRDefault="000A04A2" w:rsidP="00F67178">
      <w:pPr>
        <w:rPr>
          <w:lang w:val="en-CA"/>
        </w:rPr>
      </w:pPr>
    </w:p>
    <w:p w14:paraId="101BAB2E" w14:textId="77777777" w:rsidR="00733724" w:rsidRDefault="00733724" w:rsidP="00F6717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64BFBBDB" w:rsidR="00F67178" w:rsidRPr="00D12552" w:rsidRDefault="0099305B" w:rsidP="006A7DD0">
            <w:pPr>
              <w:pStyle w:val="Tabletext10"/>
              <w:jc w:val="left"/>
              <w:rPr>
                <w:rStyle w:val="reqtext"/>
                <w:lang w:val="en-CA"/>
              </w:rPr>
            </w:pPr>
            <w:r w:rsidRPr="0028745C">
              <w:rPr>
                <w:rStyle w:val="Entity"/>
              </w:rPr>
              <w:t>OM:</w:t>
            </w:r>
            <w:proofErr w:type="gramStart"/>
            <w:r w:rsidRPr="0028745C">
              <w:rPr>
                <w:rStyle w:val="Entity"/>
              </w:rPr>
              <w:t>:</w:t>
            </w:r>
            <w:r w:rsidR="0084053A" w:rsidRPr="0028745C">
              <w:rPr>
                <w:rStyle w:val="Entity"/>
              </w:rPr>
              <w:t>SF</w:t>
            </w:r>
            <w:proofErr w:type="gramEnd"/>
            <w:r w:rsidR="0084053A" w:rsidRPr="0028745C">
              <w:rPr>
                <w:rStyle w:val="Entity"/>
              </w:rPr>
              <w:t>_SamplingFeature::sampledFeature</w:t>
            </w:r>
            <w:r w:rsidR="0084053A">
              <w:rPr>
                <w:rStyle w:val="reqtext"/>
                <w:lang w:val="en-CA"/>
              </w:rPr>
              <w:t xml:space="preserve"> SHALL not be an instance of </w:t>
            </w:r>
            <w:r w:rsidRPr="0028745C">
              <w:rPr>
                <w:rStyle w:val="Entity"/>
              </w:rPr>
              <w:t>OM::</w:t>
            </w:r>
            <w:r w:rsidR="0084053A" w:rsidRPr="0028745C">
              <w:rPr>
                <w:rStyle w:val="Entity"/>
              </w:rPr>
              <w:t>SF_SamplingFeature</w:t>
            </w:r>
            <w:r w:rsidR="00B8253A">
              <w:rPr>
                <w:rStyle w:val="reqtext"/>
                <w:lang w:val="en-CA"/>
              </w:rPr>
              <w:t>.</w:t>
            </w:r>
          </w:p>
        </w:tc>
      </w:tr>
    </w:tbl>
    <w:p w14:paraId="2B803CCB" w14:textId="77777777" w:rsidR="00F67178" w:rsidRDefault="00F67178" w:rsidP="00F67178"/>
    <w:p w14:paraId="2D727653" w14:textId="1B322107" w:rsidR="00733724" w:rsidRDefault="00733724" w:rsidP="00D20646">
      <w:pPr>
        <w:pStyle w:val="Heading4"/>
      </w:pPr>
      <w:r>
        <w:t>OM_Observation.resultQuality</w:t>
      </w:r>
    </w:p>
    <w:p w14:paraId="6D29B8F8" w14:textId="77777777" w:rsidR="00733724" w:rsidRPr="00733724" w:rsidRDefault="00733724"/>
    <w:p w14:paraId="44BDC7C7" w14:textId="375851DB" w:rsidR="0084053A" w:rsidRDefault="0028745C" w:rsidP="0084053A">
      <w:r w:rsidRPr="0028745C">
        <w:rPr>
          <w:rStyle w:val="Entity"/>
        </w:rPr>
        <w:t>OM:</w:t>
      </w:r>
      <w:proofErr w:type="gramStart"/>
      <w:r w:rsidRPr="0028745C">
        <w:rPr>
          <w:rStyle w:val="Entity"/>
        </w:rPr>
        <w:t>:</w:t>
      </w:r>
      <w:r w:rsidR="0084053A" w:rsidRPr="0028745C">
        <w:rPr>
          <w:rStyle w:val="Entity"/>
        </w:rPr>
        <w:t>OM</w:t>
      </w:r>
      <w:proofErr w:type="gramEnd"/>
      <w:r w:rsidR="0084053A" w:rsidRPr="0028745C">
        <w:rPr>
          <w:rStyle w:val="Entity"/>
        </w:rPr>
        <w:t>_Observation</w:t>
      </w:r>
      <w:r w:rsidR="005960FA" w:rsidRPr="0028745C">
        <w:rPr>
          <w:rStyle w:val="Entity"/>
        </w:rPr>
        <w:t>::</w:t>
      </w:r>
      <w:r w:rsidR="0084053A" w:rsidRPr="0028745C">
        <w:rPr>
          <w:rStyle w:val="Entity"/>
        </w:rPr>
        <w:t>resultQuality</w:t>
      </w:r>
      <w:r w:rsidR="005960FA" w:rsidRPr="0028745C">
        <w:rPr>
          <w:rStyle w:val="Entity"/>
        </w:rPr>
        <w:t>::</w:t>
      </w:r>
      <w:r w:rsidR="0084053A" w:rsidRPr="0028745C">
        <w:rPr>
          <w:rStyle w:val="Entity"/>
        </w:rPr>
        <w:t>DQ_QuantitativeAttributeAccuracy</w:t>
      </w:r>
      <w:r w:rsidR="0084053A">
        <w:t xml:space="preserve"> attribute shall be used to represent analytical errors and detection limits for each analytical measurement.</w:t>
      </w:r>
    </w:p>
    <w:p w14:paraId="06FD44A9" w14:textId="27AA745E" w:rsidR="0084053A" w:rsidRDefault="0084053A" w:rsidP="0084053A">
      <w:r>
        <w:t>At least "</w:t>
      </w:r>
      <w:r w:rsidRPr="0028745C">
        <w:rPr>
          <w:rStyle w:val="Entity"/>
        </w:rPr>
        <w:t>nameOfMeasure</w:t>
      </w:r>
      <w:r>
        <w:t>" and "</w:t>
      </w:r>
      <w:r w:rsidRPr="0028745C">
        <w:rPr>
          <w:rStyle w:val="Entity"/>
        </w:rPr>
        <w:t>result</w:t>
      </w:r>
      <w:r>
        <w:t xml:space="preserve">" shall be used when delivering </w:t>
      </w:r>
      <w:r w:rsidR="0028745C" w:rsidRPr="0028745C">
        <w:rPr>
          <w:rStyle w:val="Entity"/>
        </w:rPr>
        <w:t>om</w:t>
      </w:r>
      <w:proofErr w:type="gramStart"/>
      <w:r w:rsidR="0028745C" w:rsidRPr="0028745C">
        <w:rPr>
          <w:rStyle w:val="Entity"/>
        </w:rPr>
        <w:t>:resultQuality</w:t>
      </w:r>
      <w:proofErr w:type="gramEnd"/>
      <w:r>
        <w:t xml:space="preserve">.  </w:t>
      </w:r>
    </w:p>
    <w:p w14:paraId="75CBE3F7" w14:textId="11B6E70C" w:rsidR="005960FA" w:rsidRDefault="00F658C5" w:rsidP="00385D07">
      <w:pPr>
        <w:keepNext/>
      </w:pPr>
      <w:r>
        <w:rPr>
          <w:noProof/>
          <w:lang w:val="en-CA" w:eastAsia="en-CA"/>
        </w:rPr>
        <w:drawing>
          <wp:inline distT="0" distB="0" distL="0" distR="0" wp14:anchorId="2A02038D" wp14:editId="77EB1CA5">
            <wp:extent cx="4229100" cy="187642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229100" cy="1876425"/>
                    </a:xfrm>
                    <a:prstGeom prst="rect">
                      <a:avLst/>
                    </a:prstGeom>
                    <a:noFill/>
                    <a:ln>
                      <a:noFill/>
                    </a:ln>
                  </pic:spPr>
                </pic:pic>
              </a:graphicData>
            </a:graphic>
          </wp:inline>
        </w:drawing>
      </w:r>
    </w:p>
    <w:p w14:paraId="34CA648E" w14:textId="766E32BF" w:rsidR="005960FA" w:rsidRDefault="005960FA" w:rsidP="00385D07">
      <w:pPr>
        <w:pStyle w:val="Caption"/>
      </w:pPr>
      <w:r>
        <w:t xml:space="preserve">Figure </w:t>
      </w:r>
      <w:r>
        <w:fldChar w:fldCharType="begin"/>
      </w:r>
      <w:r>
        <w:instrText xml:space="preserve"> SEQ Figure \* ARABIC </w:instrText>
      </w:r>
      <w:r>
        <w:fldChar w:fldCharType="separate"/>
      </w:r>
      <w:r w:rsidR="00E15963">
        <w:rPr>
          <w:noProof/>
        </w:rPr>
        <w:t>81</w:t>
      </w:r>
      <w:r>
        <w:fldChar w:fldCharType="end"/>
      </w:r>
      <w:r>
        <w:t>: DQ_Element from ISO19115:2003</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6A7DD0">
        <w:trPr>
          <w:cantSplit/>
        </w:trPr>
        <w:tc>
          <w:tcPr>
            <w:tcW w:w="4219"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3C623A50" w14:textId="71A7CA74"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28745C">
              <w:rPr>
                <w:rStyle w:val="Entity"/>
              </w:rPr>
              <w:t>DQ_QuantitativeAttributeAccuracy::nameOfMeasure</w:t>
            </w:r>
            <w:r>
              <w:rPr>
                <w:rStyle w:val="reqtext"/>
                <w:lang w:val="en-CA"/>
              </w:rPr>
              <w:t xml:space="preserve"> and </w:t>
            </w:r>
            <w:r w:rsidRPr="0028745C">
              <w:rPr>
                <w:rStyle w:val="Entity"/>
              </w:rPr>
              <w:t>DQ_QuantitativeAttributeAccuracy::result</w:t>
            </w:r>
            <w:r>
              <w:rPr>
                <w:rStyle w:val="reqtext"/>
                <w:lang w:val="en-CA"/>
              </w:rPr>
              <w:t xml:space="preserve"> SHALL be non-null</w:t>
            </w:r>
            <w:r w:rsidR="00B8253A">
              <w:rPr>
                <w:rStyle w:val="reqtext"/>
                <w:lang w:val="en-CA"/>
              </w:rPr>
              <w:t>.</w:t>
            </w:r>
          </w:p>
        </w:tc>
      </w:tr>
    </w:tbl>
    <w:p w14:paraId="599E2734" w14:textId="77777777" w:rsidR="0084053A" w:rsidRDefault="0084053A" w:rsidP="0084053A"/>
    <w:p w14:paraId="30028757" w14:textId="5E4C525D" w:rsidR="0084053A" w:rsidRDefault="0084053A" w:rsidP="0084053A">
      <w:r>
        <w:t xml:space="preserve">The </w:t>
      </w:r>
      <w:r w:rsidR="00B16B13">
        <w:t>C</w:t>
      </w:r>
      <w:r>
        <w:t>haracterString in "</w:t>
      </w:r>
      <w:r w:rsidRPr="0028745C">
        <w:rPr>
          <w:rStyle w:val="Entity"/>
        </w:rPr>
        <w:t>nameOfMeasure</w:t>
      </w:r>
      <w:r>
        <w:t>" should be a term from a controlled vocabulary</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47CEF553" w:rsidR="0084053A" w:rsidRPr="00D12552" w:rsidRDefault="0084053A" w:rsidP="0084053A">
            <w:pPr>
              <w:pStyle w:val="Tabletext10"/>
              <w:jc w:val="left"/>
              <w:rPr>
                <w:rStyle w:val="reqtext"/>
                <w:lang w:val="en-CA"/>
              </w:rPr>
            </w:pPr>
            <w:r w:rsidRPr="0084053A">
              <w:rPr>
                <w:rStyle w:val="reqtext"/>
                <w:lang w:val="en-CA"/>
              </w:rPr>
              <w:t>The characterString in "</w:t>
            </w:r>
            <w:r w:rsidRPr="0028745C">
              <w:rPr>
                <w:rStyle w:val="Entity"/>
              </w:rPr>
              <w:t>nameOfMeasure</w:t>
            </w:r>
            <w:r w:rsidRPr="0084053A">
              <w:rPr>
                <w:rStyle w:val="reqtext"/>
                <w:lang w:val="en-CA"/>
              </w:rPr>
              <w:t xml:space="preserve">" </w:t>
            </w:r>
            <w:r>
              <w:rPr>
                <w:rStyle w:val="reqtext"/>
                <w:lang w:val="en-CA"/>
              </w:rPr>
              <w:t>SHOULD</w:t>
            </w:r>
            <w:r w:rsidRPr="0084053A">
              <w:rPr>
                <w:rStyle w:val="reqtext"/>
                <w:lang w:val="en-CA"/>
              </w:rPr>
              <w:t xml:space="preserve"> be a term from a controlled vocabulary</w:t>
            </w:r>
            <w:r w:rsidR="00B8253A">
              <w:rPr>
                <w:rStyle w:val="reqtext"/>
                <w:lang w:val="en-CA"/>
              </w:rPr>
              <w:t>.</w:t>
            </w:r>
          </w:p>
        </w:tc>
      </w:tr>
    </w:tbl>
    <w:p w14:paraId="5F669975" w14:textId="77777777" w:rsidR="00F67178" w:rsidRDefault="00F67178" w:rsidP="002151F2"/>
    <w:p w14:paraId="68AFE9D2" w14:textId="15AE9C81" w:rsidR="00733724" w:rsidRDefault="00733724" w:rsidP="00D20646">
      <w:pPr>
        <w:pStyle w:val="Heading4"/>
      </w:pPr>
      <w:r>
        <w:t>OM_Observation</w:t>
      </w:r>
      <w:r w:rsidR="00FD6399">
        <w:t>::</w:t>
      </w:r>
      <w:r>
        <w:t>parameter</w:t>
      </w:r>
    </w:p>
    <w:p w14:paraId="7AFF5598" w14:textId="77777777" w:rsidR="00733724" w:rsidRPr="00733724" w:rsidRDefault="00733724"/>
    <w:p w14:paraId="1EC677FE" w14:textId="17C51F7B" w:rsidR="00C02200" w:rsidRDefault="00C02200" w:rsidP="002151F2">
      <w:r>
        <w:lastRenderedPageBreak/>
        <w:t>Analytical methods are very varied and a single mo</w:t>
      </w:r>
      <w:r w:rsidR="00440B00">
        <w:t>del can not</w:t>
      </w:r>
      <w:r>
        <w:t xml:space="preserve"> capture all the intricacies of </w:t>
      </w:r>
      <w:r w:rsidR="00440B00">
        <w:t>all</w:t>
      </w:r>
      <w:r>
        <w:t xml:space="preserve"> method</w:t>
      </w:r>
      <w:r w:rsidR="00440B00">
        <w:t>s</w:t>
      </w:r>
      <w:r>
        <w:t xml:space="preserve"> used in geoscience.  Communities that need to report specific parameter</w:t>
      </w:r>
      <w:r w:rsidR="00733724">
        <w:t>s</w:t>
      </w:r>
      <w:r>
        <w:t xml:space="preserve"> that are not covered by this specification </w:t>
      </w:r>
      <w:r w:rsidR="002A6766">
        <w:t xml:space="preserve">can </w:t>
      </w:r>
      <w:r>
        <w:t>us</w:t>
      </w:r>
      <w:r w:rsidR="00733724">
        <w:t>e</w:t>
      </w:r>
      <w:r>
        <w:t xml:space="preserve"> NamedParameter.</w:t>
      </w:r>
    </w:p>
    <w:p w14:paraId="520DD96C" w14:textId="52772358" w:rsidR="00775DD7" w:rsidRDefault="00F658C5" w:rsidP="00775DD7">
      <w:pPr>
        <w:keepNext/>
      </w:pPr>
      <w:commentRangeStart w:id="497"/>
      <w:r>
        <w:rPr>
          <w:noProof/>
          <w:lang w:val="en-CA" w:eastAsia="en-CA"/>
        </w:rPr>
        <w:drawing>
          <wp:inline distT="0" distB="0" distL="0" distR="0" wp14:anchorId="7C6C8F97" wp14:editId="031EDFAA">
            <wp:extent cx="5495925" cy="32194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495925" cy="3219450"/>
                    </a:xfrm>
                    <a:prstGeom prst="rect">
                      <a:avLst/>
                    </a:prstGeom>
                    <a:noFill/>
                    <a:ln>
                      <a:noFill/>
                    </a:ln>
                  </pic:spPr>
                </pic:pic>
              </a:graphicData>
            </a:graphic>
          </wp:inline>
        </w:drawing>
      </w:r>
      <w:commentRangeEnd w:id="497"/>
      <w:r w:rsidR="00626BF7">
        <w:rPr>
          <w:rStyle w:val="CommentReference"/>
        </w:rPr>
        <w:commentReference w:id="497"/>
      </w:r>
    </w:p>
    <w:p w14:paraId="790AFF30" w14:textId="0493EFE2" w:rsidR="00486E2A" w:rsidRDefault="00775DD7" w:rsidP="00775DD7">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E15963">
        <w:rPr>
          <w:noProof/>
        </w:rPr>
        <w:t>82</w:t>
      </w:r>
      <w:r w:rsidR="00673E83">
        <w:rPr>
          <w:noProof/>
        </w:rPr>
        <w:fldChar w:fldCharType="end"/>
      </w:r>
      <w:r>
        <w:t>: Laboratory analysis summary diagram</w:t>
      </w:r>
      <w:r w:rsidR="00B8253A">
        <w:t>.</w:t>
      </w:r>
    </w:p>
    <w:p w14:paraId="6CBF5157" w14:textId="77777777" w:rsidR="00F67178" w:rsidRPr="00F67178" w:rsidRDefault="00F67178" w:rsidP="002151F2"/>
    <w:p w14:paraId="3BDA7A96" w14:textId="06C653C3" w:rsidR="00775DD7" w:rsidRDefault="00775DD7" w:rsidP="00775DD7">
      <w:pPr>
        <w:pStyle w:val="Heading4"/>
        <w:rPr>
          <w:lang w:val="en-CA"/>
        </w:rPr>
      </w:pPr>
      <w:r>
        <w:rPr>
          <w:lang w:val="en-CA"/>
        </w:rPr>
        <w:t>AnalyticalInstrument</w:t>
      </w:r>
    </w:p>
    <w:p w14:paraId="14C1204D" w14:textId="77777777" w:rsidR="00775DD7" w:rsidRDefault="00775DD7" w:rsidP="002151F2">
      <w:pPr>
        <w:rPr>
          <w:lang w:val="en-CA"/>
        </w:rPr>
      </w:pPr>
    </w:p>
    <w:p w14:paraId="479DAB6D" w14:textId="2B292473" w:rsidR="00775DD7" w:rsidRDefault="005D5B97" w:rsidP="002151F2">
      <w:pPr>
        <w:rPr>
          <w:lang w:val="en-CA"/>
        </w:rPr>
      </w:pPr>
      <w:r>
        <w:rPr>
          <w:lang w:val="en-CA"/>
        </w:rPr>
        <w:t xml:space="preserve">The Analytical instrument is the </w:t>
      </w:r>
      <w:r w:rsidR="009C2E9A">
        <w:rPr>
          <w:lang w:val="en-CA"/>
        </w:rPr>
        <w:t>category</w:t>
      </w:r>
      <w:r w:rsidR="00775DD7" w:rsidRPr="00775DD7">
        <w:rPr>
          <w:lang w:val="en-CA"/>
        </w:rPr>
        <w:t xml:space="preserve"> of </w:t>
      </w:r>
      <w:r>
        <w:rPr>
          <w:lang w:val="en-CA"/>
        </w:rPr>
        <w:t xml:space="preserve">measurement </w:t>
      </w:r>
      <w:r w:rsidR="00775DD7" w:rsidRPr="00775DD7">
        <w:rPr>
          <w:lang w:val="en-CA"/>
        </w:rPr>
        <w:t>instrument used to perform an analytical observation</w:t>
      </w:r>
      <w:r w:rsidR="00B8253A">
        <w:rPr>
          <w:lang w:val="en-CA"/>
        </w:rPr>
        <w:t>.</w:t>
      </w:r>
    </w:p>
    <w:p w14:paraId="32485D33" w14:textId="530B2754" w:rsidR="00775DD7" w:rsidRDefault="00F658C5" w:rsidP="00775DD7">
      <w:pPr>
        <w:keepNext/>
      </w:pPr>
      <w:r>
        <w:rPr>
          <w:noProof/>
          <w:lang w:val="en-CA" w:eastAsia="en-CA"/>
        </w:rPr>
        <w:lastRenderedPageBreak/>
        <w:drawing>
          <wp:inline distT="0" distB="0" distL="0" distR="0" wp14:anchorId="4548520E" wp14:editId="7D5578E0">
            <wp:extent cx="5486400" cy="29146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86400" cy="2914650"/>
                    </a:xfrm>
                    <a:prstGeom prst="rect">
                      <a:avLst/>
                    </a:prstGeom>
                    <a:noFill/>
                    <a:ln>
                      <a:noFill/>
                    </a:ln>
                  </pic:spPr>
                </pic:pic>
              </a:graphicData>
            </a:graphic>
          </wp:inline>
        </w:drawing>
      </w:r>
    </w:p>
    <w:p w14:paraId="0188072E" w14:textId="5A4E3C54"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83</w:t>
      </w:r>
      <w:r w:rsidR="00673E83">
        <w:rPr>
          <w:noProof/>
        </w:rPr>
        <w:fldChar w:fldCharType="end"/>
      </w:r>
      <w:r>
        <w:t>: Analytical instrument</w:t>
      </w:r>
      <w:r w:rsidR="00733724">
        <w:t xml:space="preserve"> context diagram</w:t>
      </w:r>
      <w:r w:rsidR="00B8253A">
        <w:t>.</w:t>
      </w:r>
    </w:p>
    <w:p w14:paraId="48773137" w14:textId="453648ED" w:rsidR="00733724" w:rsidRPr="00733724" w:rsidRDefault="00733724" w:rsidP="00D20646">
      <w:pPr>
        <w:pStyle w:val="Heading5"/>
      </w:pPr>
      <w:r>
        <w:t>t</w:t>
      </w:r>
      <w:r w:rsidRPr="00733724">
        <w:t>ype</w:t>
      </w:r>
    </w:p>
    <w:p w14:paraId="71D50A4C" w14:textId="22C8CEF0" w:rsidR="00733724" w:rsidRPr="00733724" w:rsidRDefault="00733724" w:rsidP="00D20646">
      <w:r>
        <w:t xml:space="preserve">The property </w:t>
      </w:r>
      <w:r w:rsidRPr="0028745C">
        <w:rPr>
          <w:rStyle w:val="Entity"/>
        </w:rPr>
        <w:t>type</w:t>
      </w:r>
      <w:proofErr w:type="gramStart"/>
      <w:r w:rsidRPr="0028745C">
        <w:rPr>
          <w:rStyle w:val="Entity"/>
        </w:rPr>
        <w:t>:Instrumen</w:t>
      </w:r>
      <w:r w:rsidR="00440B00" w:rsidRPr="0028745C">
        <w:rPr>
          <w:rStyle w:val="Entity"/>
        </w:rPr>
        <w:t>tTypeTerm</w:t>
      </w:r>
      <w:proofErr w:type="gramEnd"/>
      <w:r w:rsidR="00440B00">
        <w:t xml:space="preserve"> </w:t>
      </w:r>
      <w:r>
        <w:t>report</w:t>
      </w:r>
      <w:r w:rsidR="00440B00">
        <w:t>s</w:t>
      </w:r>
      <w:r>
        <w:t xml:space="preserve"> a term from a controlled vocabulary that describes t</w:t>
      </w:r>
      <w:r w:rsidRPr="00733724">
        <w:t>he category of instrument used in an analytical session (</w:t>
      </w:r>
      <w:r w:rsidR="00B16B13" w:rsidRPr="00733724">
        <w:t>e.g.</w:t>
      </w:r>
      <w:r w:rsidRPr="00733724">
        <w:t xml:space="preserve">; XRF, ICPMS, SHRIMP, </w:t>
      </w:r>
      <w:r w:rsidR="00B16B13" w:rsidRPr="00733724">
        <w:t>etc.</w:t>
      </w:r>
      <w:r w:rsidRPr="00733724">
        <w:t>)</w:t>
      </w:r>
      <w:r>
        <w:t>.</w:t>
      </w:r>
    </w:p>
    <w:p w14:paraId="38CF7B70" w14:textId="464AB3CD" w:rsidR="00733724" w:rsidRPr="00440B00" w:rsidRDefault="00733724" w:rsidP="00D20646">
      <w:pPr>
        <w:pStyle w:val="Heading5"/>
        <w:rPr>
          <w:lang w:val="en-CA"/>
        </w:rPr>
      </w:pPr>
      <w:bookmarkStart w:id="498" w:name="BKM_4320F660_2F6E_4F45_98F8_50B996AF05CA"/>
      <w:bookmarkEnd w:id="498"/>
      <w:r>
        <w:rPr>
          <w:lang w:val="en-CA"/>
        </w:rPr>
        <w:t>m</w:t>
      </w:r>
      <w:r w:rsidRPr="00733724">
        <w:rPr>
          <w:lang w:val="en-CA"/>
        </w:rPr>
        <w:t>odel</w:t>
      </w:r>
    </w:p>
    <w:p w14:paraId="3814989A" w14:textId="52B482C6" w:rsidR="00733724" w:rsidRDefault="00733724" w:rsidP="00D20646">
      <w:pPr>
        <w:rPr>
          <w:lang w:val="en-CA"/>
        </w:rPr>
      </w:pPr>
      <w:r>
        <w:rPr>
          <w:lang w:val="en-CA"/>
        </w:rPr>
        <w:t xml:space="preserve">The property </w:t>
      </w:r>
      <w:r w:rsidRPr="0028745C">
        <w:rPr>
          <w:rStyle w:val="Entity"/>
        </w:rPr>
        <w:t>mode</w:t>
      </w:r>
      <w:proofErr w:type="gramStart"/>
      <w:r w:rsidR="00253146" w:rsidRPr="0028745C">
        <w:rPr>
          <w:rStyle w:val="Entity"/>
        </w:rPr>
        <w:t>:Primitive</w:t>
      </w:r>
      <w:proofErr w:type="gramEnd"/>
      <w:r w:rsidR="00253146" w:rsidRPr="0028745C">
        <w:rPr>
          <w:rStyle w:val="Entity"/>
        </w:rPr>
        <w:t>::CharacterString</w:t>
      </w:r>
      <w:r>
        <w:rPr>
          <w:lang w:val="en-CA"/>
        </w:rPr>
        <w:t xml:space="preserve"> contain</w:t>
      </w:r>
      <w:r w:rsidR="00440B00">
        <w:rPr>
          <w:lang w:val="en-CA"/>
        </w:rPr>
        <w:t>s</w:t>
      </w:r>
      <w:r>
        <w:rPr>
          <w:lang w:val="en-CA"/>
        </w:rPr>
        <w:t xml:space="preserve"> a string identifying</w:t>
      </w:r>
      <w:r w:rsidRPr="00733724">
        <w:rPr>
          <w:lang w:val="en-CA"/>
        </w:rPr>
        <w:t xml:space="preserve"> the model of instrument used. (</w:t>
      </w:r>
      <w:r w:rsidR="00B16B13" w:rsidRPr="00733724">
        <w:rPr>
          <w:lang w:val="en-CA"/>
        </w:rPr>
        <w:t>E.g.</w:t>
      </w:r>
      <w:r w:rsidRPr="00733724">
        <w:rPr>
          <w:lang w:val="en-CA"/>
        </w:rPr>
        <w:t xml:space="preserve"> instrument type = XRD, model = Siemens Diffraktometer D500)</w:t>
      </w:r>
      <w:r>
        <w:rPr>
          <w:lang w:val="en-CA"/>
        </w:rPr>
        <w:t>.</w:t>
      </w:r>
    </w:p>
    <w:p w14:paraId="63CAA9C1" w14:textId="0540BD78" w:rsidR="00733724" w:rsidRPr="00440B00" w:rsidRDefault="00733724" w:rsidP="00440B00">
      <w:pPr>
        <w:pStyle w:val="Heading5"/>
        <w:rPr>
          <w:lang w:val="en-CA"/>
        </w:rPr>
      </w:pPr>
      <w:r w:rsidRPr="00D970E9">
        <w:rPr>
          <w:lang w:val="en-CA"/>
        </w:rPr>
        <w:t>serialNumber</w:t>
      </w:r>
    </w:p>
    <w:p w14:paraId="70DF2DF2" w14:textId="706189A8" w:rsidR="00733724" w:rsidRDefault="00733724" w:rsidP="00D20646">
      <w:pPr>
        <w:rPr>
          <w:lang w:val="en-CA"/>
        </w:rPr>
      </w:pPr>
      <w:r>
        <w:rPr>
          <w:lang w:val="en-CA"/>
        </w:rPr>
        <w:t xml:space="preserve">The property </w:t>
      </w:r>
      <w:r w:rsidRPr="0028745C">
        <w:rPr>
          <w:rStyle w:val="Entity"/>
        </w:rPr>
        <w:t>serialNumber</w:t>
      </w:r>
      <w:proofErr w:type="gramStart"/>
      <w:r w:rsidR="00253146" w:rsidRPr="0028745C">
        <w:rPr>
          <w:rStyle w:val="Entity"/>
        </w:rPr>
        <w:t>:Primitive</w:t>
      </w:r>
      <w:proofErr w:type="gramEnd"/>
      <w:r w:rsidR="00253146" w:rsidRPr="0028745C">
        <w:rPr>
          <w:rStyle w:val="Entity"/>
        </w:rPr>
        <w:t>::CharacterString</w:t>
      </w:r>
      <w:r>
        <w:rPr>
          <w:lang w:val="en-CA"/>
        </w:rPr>
        <w:t xml:space="preserve"> contain</w:t>
      </w:r>
      <w:r w:rsidR="00440B00">
        <w:rPr>
          <w:lang w:val="en-CA"/>
        </w:rPr>
        <w:t>s</w:t>
      </w:r>
      <w:r>
        <w:rPr>
          <w:lang w:val="en-CA"/>
        </w:rPr>
        <w:t xml:space="preserve"> a string that </w:t>
      </w:r>
      <w:r w:rsidR="009C2E9A">
        <w:rPr>
          <w:lang w:val="en-CA"/>
        </w:rPr>
        <w:t xml:space="preserve">contains </w:t>
      </w:r>
      <w:r w:rsidRPr="00733724">
        <w:rPr>
          <w:lang w:val="en-CA"/>
        </w:rPr>
        <w:t>the serial number of the machine used in an analytical session.</w:t>
      </w:r>
    </w:p>
    <w:p w14:paraId="068C6484" w14:textId="20EC8C40" w:rsidR="00B17686" w:rsidRPr="00440B00" w:rsidRDefault="00733724" w:rsidP="00D20646">
      <w:pPr>
        <w:pStyle w:val="Heading5"/>
        <w:rPr>
          <w:lang w:val="en-CA"/>
        </w:rPr>
      </w:pPr>
      <w:r w:rsidRPr="00D970E9">
        <w:rPr>
          <w:lang w:val="en-CA"/>
        </w:rPr>
        <w:t>commissionDate</w:t>
      </w:r>
    </w:p>
    <w:p w14:paraId="68EF6576" w14:textId="597EBFCB" w:rsidR="00733724" w:rsidRDefault="00733724" w:rsidP="00D20646">
      <w:pPr>
        <w:rPr>
          <w:lang w:val="en-CA"/>
        </w:rPr>
      </w:pPr>
      <w:r>
        <w:rPr>
          <w:lang w:val="en-CA"/>
        </w:rPr>
        <w:t xml:space="preserve">The property </w:t>
      </w:r>
      <w:r w:rsidRPr="0028745C">
        <w:rPr>
          <w:rStyle w:val="Entity"/>
        </w:rPr>
        <w:t>commissionDate</w:t>
      </w:r>
      <w:r>
        <w:rPr>
          <w:lang w:val="en-CA"/>
        </w:rPr>
        <w:t xml:space="preserve"> </w:t>
      </w:r>
      <w:r w:rsidR="00440B00">
        <w:rPr>
          <w:lang w:val="en-CA"/>
        </w:rPr>
        <w:t>is</w:t>
      </w:r>
      <w:r>
        <w:rPr>
          <w:lang w:val="en-CA"/>
        </w:rPr>
        <w:t xml:space="preserve"> an association between an </w:t>
      </w:r>
      <w:r w:rsidRPr="0028745C">
        <w:rPr>
          <w:rStyle w:val="Entity"/>
        </w:rPr>
        <w:t>AnalyticalInstrument</w:t>
      </w:r>
      <w:r>
        <w:rPr>
          <w:lang w:val="en-CA"/>
        </w:rPr>
        <w:t xml:space="preserve"> and a </w:t>
      </w:r>
      <w:r w:rsidRPr="0028745C">
        <w:rPr>
          <w:rStyle w:val="Entity"/>
        </w:rPr>
        <w:t>TM_Instant</w:t>
      </w:r>
      <w:r w:rsidR="00B17686">
        <w:rPr>
          <w:lang w:val="en-CA"/>
        </w:rPr>
        <w:t xml:space="preserve"> corresponding to t</w:t>
      </w:r>
      <w:r w:rsidR="00B17686" w:rsidRPr="00B17686">
        <w:rPr>
          <w:lang w:val="en-CA"/>
        </w:rPr>
        <w:t xml:space="preserve">he date of the </w:t>
      </w:r>
      <w:r w:rsidR="00B17686">
        <w:rPr>
          <w:lang w:val="en-CA"/>
        </w:rPr>
        <w:t>commissioning of an instrument.</w:t>
      </w:r>
    </w:p>
    <w:p w14:paraId="3D6F7A9D" w14:textId="4E49173F" w:rsidR="00B17686" w:rsidRPr="0028745C" w:rsidRDefault="00B16B13" w:rsidP="0028745C">
      <w:pPr>
        <w:pStyle w:val="Heading5"/>
        <w:rPr>
          <w:lang w:val="en-CA"/>
        </w:rPr>
      </w:pPr>
      <w:proofErr w:type="gramStart"/>
      <w:r>
        <w:rPr>
          <w:lang w:val="en-CA"/>
        </w:rPr>
        <w:t>location</w:t>
      </w:r>
      <w:proofErr w:type="gramEnd"/>
    </w:p>
    <w:p w14:paraId="10782A7A" w14:textId="5AEB9C17" w:rsidR="00B17686" w:rsidRDefault="00B17686" w:rsidP="00D20646">
      <w:pPr>
        <w:rPr>
          <w:lang w:val="en-CA"/>
        </w:rPr>
      </w:pPr>
      <w:r>
        <w:rPr>
          <w:lang w:val="en-CA"/>
        </w:rPr>
        <w:t xml:space="preserve">The property </w:t>
      </w:r>
      <w:r w:rsidRPr="0028745C">
        <w:rPr>
          <w:rStyle w:val="Entity"/>
        </w:rPr>
        <w:t>location</w:t>
      </w:r>
      <w:r>
        <w:rPr>
          <w:lang w:val="en-CA"/>
        </w:rPr>
        <w:t xml:space="preserve"> </w:t>
      </w:r>
      <w:r w:rsidR="00440B00">
        <w:rPr>
          <w:lang w:val="en-CA"/>
        </w:rPr>
        <w:t>is</w:t>
      </w:r>
      <w:r>
        <w:rPr>
          <w:lang w:val="en-CA"/>
        </w:rPr>
        <w:t xml:space="preserve"> an association between an </w:t>
      </w:r>
      <w:r w:rsidRPr="0028745C">
        <w:rPr>
          <w:rStyle w:val="Entity"/>
        </w:rPr>
        <w:t>AnalyticalInstrument</w:t>
      </w:r>
      <w:r>
        <w:rPr>
          <w:lang w:val="en-CA"/>
        </w:rPr>
        <w:t xml:space="preserve"> and a </w:t>
      </w:r>
      <w:r w:rsidR="009C2E9A" w:rsidRPr="0028745C">
        <w:rPr>
          <w:rStyle w:val="Entity"/>
        </w:rPr>
        <w:t>CIT</w:t>
      </w:r>
      <w:proofErr w:type="gramStart"/>
      <w:r w:rsidRPr="0028745C">
        <w:rPr>
          <w:rStyle w:val="Entity"/>
        </w:rPr>
        <w:t>:Responsibility</w:t>
      </w:r>
      <w:proofErr w:type="gramEnd"/>
      <w:r>
        <w:rPr>
          <w:lang w:val="en-CA"/>
        </w:rPr>
        <w:t xml:space="preserve"> describing the </w:t>
      </w:r>
      <w:r w:rsidRPr="00B17686">
        <w:rPr>
          <w:lang w:val="en-CA"/>
        </w:rPr>
        <w:t xml:space="preserve">owner </w:t>
      </w:r>
      <w:r>
        <w:rPr>
          <w:lang w:val="en-CA"/>
        </w:rPr>
        <w:t xml:space="preserve">and the location </w:t>
      </w:r>
      <w:r w:rsidRPr="00B17686">
        <w:rPr>
          <w:lang w:val="en-CA"/>
        </w:rPr>
        <w:t>of an instrument</w:t>
      </w:r>
      <w:r w:rsidR="0028745C">
        <w:rPr>
          <w:lang w:val="en-CA"/>
        </w:rPr>
        <w:t>.</w:t>
      </w:r>
    </w:p>
    <w:p w14:paraId="6D024AFB" w14:textId="0C037606" w:rsidR="00B17686" w:rsidRDefault="00B17686" w:rsidP="00D20646">
      <w:pPr>
        <w:pStyle w:val="Heading5"/>
        <w:rPr>
          <w:lang w:val="en-CA"/>
        </w:rPr>
      </w:pPr>
      <w:proofErr w:type="gramStart"/>
      <w:r w:rsidRPr="00D970E9">
        <w:rPr>
          <w:lang w:val="en-CA"/>
        </w:rPr>
        <w:t>usedIn</w:t>
      </w:r>
      <w:proofErr w:type="gramEnd"/>
    </w:p>
    <w:p w14:paraId="284A9576" w14:textId="73D5D2D9" w:rsidR="00733724" w:rsidRDefault="00B17686" w:rsidP="00D20646">
      <w:pPr>
        <w:rPr>
          <w:lang w:val="en-CA"/>
        </w:rPr>
      </w:pPr>
      <w:r w:rsidRPr="00B17686">
        <w:rPr>
          <w:lang w:val="en-CA"/>
        </w:rPr>
        <w:t xml:space="preserve">The property </w:t>
      </w:r>
      <w:r w:rsidRPr="0028745C">
        <w:rPr>
          <w:rStyle w:val="Entity"/>
        </w:rPr>
        <w:t>usedIn</w:t>
      </w:r>
      <w:r w:rsidRPr="00B17686">
        <w:rPr>
          <w:lang w:val="en-CA"/>
        </w:rPr>
        <w:t xml:space="preserve"> </w:t>
      </w:r>
      <w:r w:rsidR="00440B00">
        <w:rPr>
          <w:lang w:val="en-CA"/>
        </w:rPr>
        <w:t>is</w:t>
      </w:r>
      <w:r w:rsidRPr="00B17686">
        <w:rPr>
          <w:lang w:val="en-CA"/>
        </w:rPr>
        <w:t xml:space="preserve"> an association between an </w:t>
      </w:r>
      <w:r w:rsidRPr="0028745C">
        <w:rPr>
          <w:rStyle w:val="Entity"/>
        </w:rPr>
        <w:t>AnalyticalInstrument</w:t>
      </w:r>
      <w:r w:rsidRPr="00B17686">
        <w:rPr>
          <w:lang w:val="en-CA"/>
        </w:rPr>
        <w:t xml:space="preserve"> and </w:t>
      </w:r>
      <w:r w:rsidR="00A67C10" w:rsidRPr="00B17686">
        <w:rPr>
          <w:lang w:val="en-CA"/>
        </w:rPr>
        <w:t>an</w:t>
      </w:r>
      <w:r w:rsidRPr="00B17686">
        <w:rPr>
          <w:lang w:val="en-CA"/>
        </w:rPr>
        <w:t xml:space="preserve"> </w:t>
      </w:r>
      <w:r w:rsidRPr="0028745C">
        <w:rPr>
          <w:rStyle w:val="Entity"/>
        </w:rPr>
        <w:t>AnalyticalSession</w:t>
      </w:r>
      <w:r>
        <w:rPr>
          <w:lang w:val="en-CA"/>
        </w:rPr>
        <w:t xml:space="preserve"> identifying an</w:t>
      </w:r>
      <w:r w:rsidRPr="00B17686">
        <w:rPr>
          <w:lang w:val="en-CA"/>
        </w:rPr>
        <w:t xml:space="preserve"> analytical sessions which used this instrument</w:t>
      </w:r>
      <w:r>
        <w:rPr>
          <w:lang w:val="en-CA"/>
        </w:rPr>
        <w:t>.</w:t>
      </w:r>
    </w:p>
    <w:p w14:paraId="2AAF4B30" w14:textId="48C6D3BB" w:rsidR="00775DD7" w:rsidRDefault="00775DD7" w:rsidP="00775DD7">
      <w:pPr>
        <w:pStyle w:val="Heading4"/>
        <w:rPr>
          <w:lang w:val="en-CA"/>
        </w:rPr>
      </w:pPr>
      <w:bookmarkStart w:id="499" w:name="BKM_C47BB20E_AB3E_41B0_BEAF_8545314C826D"/>
      <w:bookmarkStart w:id="500" w:name="BKM_5A9940B3_320D_4C85_8B41_0199FF52327B"/>
      <w:bookmarkStart w:id="501" w:name="BKM_692BBE92_2CD8_471D_9014_13E6919FFDA7"/>
      <w:bookmarkStart w:id="502" w:name="BKM_E14379F1_C7A7_42A6_B412_F1E01671E46F"/>
      <w:bookmarkStart w:id="503" w:name="BKM_40997390_B407_46AF_928A_15F7B52273ED"/>
      <w:bookmarkEnd w:id="499"/>
      <w:bookmarkEnd w:id="500"/>
      <w:bookmarkEnd w:id="501"/>
      <w:bookmarkEnd w:id="502"/>
      <w:bookmarkEnd w:id="503"/>
      <w:r>
        <w:rPr>
          <w:lang w:val="en-CA"/>
        </w:rPr>
        <w:lastRenderedPageBreak/>
        <w:t>AnalyticalSession</w:t>
      </w:r>
    </w:p>
    <w:p w14:paraId="18AA6728" w14:textId="77777777" w:rsidR="00775DD7" w:rsidRDefault="00775DD7" w:rsidP="00775DD7">
      <w:pPr>
        <w:rPr>
          <w:lang w:val="en-CA"/>
        </w:rPr>
      </w:pPr>
    </w:p>
    <w:p w14:paraId="21E4275D" w14:textId="07437BB8" w:rsidR="00775DD7" w:rsidRDefault="00775DD7" w:rsidP="00775DD7">
      <w:pPr>
        <w:rPr>
          <w:lang w:val="en-CA"/>
        </w:rPr>
      </w:pPr>
      <w:r w:rsidRPr="00775DD7">
        <w:rPr>
          <w:lang w:val="en-CA"/>
        </w:rPr>
        <w:t xml:space="preserve">This </w:t>
      </w:r>
      <w:r w:rsidR="009C2E9A">
        <w:rPr>
          <w:lang w:val="en-CA"/>
        </w:rPr>
        <w:t>feature type</w:t>
      </w:r>
      <w:r w:rsidR="009C2E9A" w:rsidRPr="00775DD7">
        <w:rPr>
          <w:lang w:val="en-CA"/>
        </w:rPr>
        <w:t xml:space="preserve"> </w:t>
      </w:r>
      <w:r w:rsidRPr="00775DD7">
        <w:rPr>
          <w:lang w:val="en-CA"/>
        </w:rPr>
        <w:t xml:space="preserve">describes the time and operator of a particular laboratory analytical session. </w:t>
      </w:r>
      <w:r w:rsidRPr="0028745C">
        <w:rPr>
          <w:rStyle w:val="Entity"/>
        </w:rPr>
        <w:t>AnalyticalSession</w:t>
      </w:r>
      <w:r w:rsidRPr="00775DD7">
        <w:rPr>
          <w:lang w:val="en-CA"/>
        </w:rPr>
        <w:t xml:space="preserve"> also has associated links to the type of instrument and analytical method used, processing steps applied to data collected during a session, and instrument parameters unique to that session.</w:t>
      </w:r>
    </w:p>
    <w:p w14:paraId="21746A91" w14:textId="449C2276" w:rsidR="00775DD7" w:rsidRDefault="00F658C5" w:rsidP="00775DD7">
      <w:pPr>
        <w:keepNext/>
      </w:pPr>
      <w:r>
        <w:rPr>
          <w:noProof/>
          <w:lang w:val="en-CA" w:eastAsia="en-CA"/>
        </w:rPr>
        <w:drawing>
          <wp:inline distT="0" distB="0" distL="0" distR="0" wp14:anchorId="787888AA" wp14:editId="3D88CFE4">
            <wp:extent cx="5486400" cy="43434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486400" cy="4343400"/>
                    </a:xfrm>
                    <a:prstGeom prst="rect">
                      <a:avLst/>
                    </a:prstGeom>
                    <a:noFill/>
                    <a:ln>
                      <a:noFill/>
                    </a:ln>
                  </pic:spPr>
                </pic:pic>
              </a:graphicData>
            </a:graphic>
          </wp:inline>
        </w:drawing>
      </w:r>
    </w:p>
    <w:p w14:paraId="61F89649" w14:textId="4FFEE180"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84</w:t>
      </w:r>
      <w:r w:rsidR="00673E83">
        <w:rPr>
          <w:noProof/>
        </w:rPr>
        <w:fldChar w:fldCharType="end"/>
      </w:r>
      <w:r>
        <w:t>: Analytical session</w:t>
      </w:r>
      <w:r w:rsidR="00B17686">
        <w:t xml:space="preserve"> context diagram</w:t>
      </w:r>
      <w:r w:rsidR="00B8253A">
        <w:t>.</w:t>
      </w:r>
    </w:p>
    <w:p w14:paraId="761E59FC" w14:textId="62E39DCD" w:rsidR="00B17686" w:rsidRPr="00440B00" w:rsidRDefault="00B17686" w:rsidP="00D20646">
      <w:pPr>
        <w:pStyle w:val="Heading5"/>
        <w:rPr>
          <w:lang w:val="en-CA"/>
        </w:rPr>
      </w:pPr>
      <w:bookmarkStart w:id="504" w:name="BKM_BF1C223A_F0A6_4FC2_9EEF_88DC486F7DB4"/>
      <w:bookmarkEnd w:id="504"/>
      <w:r>
        <w:rPr>
          <w:lang w:val="en-CA"/>
        </w:rPr>
        <w:t>time</w:t>
      </w:r>
    </w:p>
    <w:p w14:paraId="3D8B732E" w14:textId="2D2DFF77" w:rsidR="00B17686" w:rsidRDefault="00B17686" w:rsidP="00D20646">
      <w:pPr>
        <w:rPr>
          <w:lang w:val="en-CA"/>
        </w:rPr>
      </w:pPr>
      <w:r>
        <w:rPr>
          <w:lang w:val="en-CA"/>
        </w:rPr>
        <w:t xml:space="preserve">The property </w:t>
      </w:r>
      <w:r w:rsidRPr="0028745C">
        <w:rPr>
          <w:rStyle w:val="Entity"/>
        </w:rPr>
        <w:t>time</w:t>
      </w:r>
      <w:r>
        <w:rPr>
          <w:lang w:val="en-CA"/>
        </w:rPr>
        <w:t xml:space="preserve"> </w:t>
      </w:r>
      <w:r w:rsidR="00440B00">
        <w:rPr>
          <w:lang w:val="en-CA"/>
        </w:rPr>
        <w:t>is</w:t>
      </w:r>
      <w:r>
        <w:rPr>
          <w:lang w:val="en-CA"/>
        </w:rPr>
        <w:t xml:space="preserve"> an association between an </w:t>
      </w:r>
      <w:r w:rsidRPr="0028745C">
        <w:rPr>
          <w:rStyle w:val="Entity"/>
        </w:rPr>
        <w:t>AnalyticalSession</w:t>
      </w:r>
      <w:r>
        <w:rPr>
          <w:lang w:val="en-CA"/>
        </w:rPr>
        <w:t xml:space="preserve"> and a </w:t>
      </w:r>
      <w:r w:rsidRPr="0028745C">
        <w:rPr>
          <w:rStyle w:val="Entity"/>
        </w:rPr>
        <w:t>TM_Period</w:t>
      </w:r>
      <w:r>
        <w:rPr>
          <w:lang w:val="en-CA"/>
        </w:rPr>
        <w:t xml:space="preserve"> describing the</w:t>
      </w:r>
      <w:r w:rsidRPr="00B17686">
        <w:rPr>
          <w:lang w:val="en-CA"/>
        </w:rPr>
        <w:t xml:space="preserve"> time period during which the analysis was performed</w:t>
      </w:r>
      <w:r>
        <w:rPr>
          <w:lang w:val="en-CA"/>
        </w:rPr>
        <w:t>.</w:t>
      </w:r>
    </w:p>
    <w:p w14:paraId="1D4FEDC3" w14:textId="79AC5940" w:rsidR="00B17686" w:rsidRPr="00440B00" w:rsidRDefault="00A67C10" w:rsidP="00D20646">
      <w:pPr>
        <w:pStyle w:val="Heading5"/>
        <w:rPr>
          <w:lang w:val="en-CA"/>
        </w:rPr>
      </w:pPr>
      <w:r>
        <w:rPr>
          <w:lang w:val="en-CA"/>
        </w:rPr>
        <w:t>operator</w:t>
      </w:r>
    </w:p>
    <w:p w14:paraId="11B3F18B" w14:textId="4BEBC0A9" w:rsidR="00B17686" w:rsidRDefault="00B17686" w:rsidP="00D20646">
      <w:pPr>
        <w:rPr>
          <w:lang w:val="en-CA"/>
        </w:rPr>
      </w:pPr>
      <w:r>
        <w:rPr>
          <w:lang w:val="en-CA"/>
        </w:rPr>
        <w:t xml:space="preserve">The property </w:t>
      </w:r>
      <w:r w:rsidRPr="0028745C">
        <w:rPr>
          <w:rStyle w:val="Entity"/>
        </w:rPr>
        <w:t>operator</w:t>
      </w:r>
      <w:r>
        <w:rPr>
          <w:lang w:val="en-CA"/>
        </w:rPr>
        <w:t xml:space="preserve"> </w:t>
      </w:r>
      <w:r w:rsidR="00440B00">
        <w:rPr>
          <w:lang w:val="en-CA"/>
        </w:rPr>
        <w:t>is</w:t>
      </w:r>
      <w:r>
        <w:rPr>
          <w:lang w:val="en-CA"/>
        </w:rPr>
        <w:t xml:space="preserve"> an association between an </w:t>
      </w:r>
      <w:r w:rsidRPr="0028745C">
        <w:rPr>
          <w:rStyle w:val="Entity"/>
        </w:rPr>
        <w:t>AnalyticalSession</w:t>
      </w:r>
      <w:r>
        <w:rPr>
          <w:lang w:val="en-CA"/>
        </w:rPr>
        <w:t xml:space="preserve"> and a </w:t>
      </w:r>
      <w:r w:rsidR="009C2E9A" w:rsidRPr="0028745C">
        <w:rPr>
          <w:rStyle w:val="Entity"/>
        </w:rPr>
        <w:t>CIT</w:t>
      </w:r>
      <w:proofErr w:type="gramStart"/>
      <w:r w:rsidRPr="0028745C">
        <w:rPr>
          <w:rStyle w:val="Entity"/>
        </w:rPr>
        <w:t>:CI</w:t>
      </w:r>
      <w:proofErr w:type="gramEnd"/>
      <w:r w:rsidRPr="0028745C">
        <w:rPr>
          <w:rStyle w:val="Entity"/>
        </w:rPr>
        <w:t>_Responsability</w:t>
      </w:r>
      <w:r>
        <w:rPr>
          <w:lang w:val="en-CA"/>
        </w:rPr>
        <w:t xml:space="preserve"> describing the </w:t>
      </w:r>
      <w:r w:rsidRPr="00B17686">
        <w:rPr>
          <w:lang w:val="en-CA"/>
        </w:rPr>
        <w:t>operator or organisation responsible for the analytical session</w:t>
      </w:r>
      <w:r>
        <w:rPr>
          <w:lang w:val="en-CA"/>
        </w:rPr>
        <w:t>.</w:t>
      </w:r>
    </w:p>
    <w:p w14:paraId="47C9D98F" w14:textId="742788AD" w:rsidR="00B17686" w:rsidRPr="00440B00" w:rsidRDefault="00B17686" w:rsidP="00440B00">
      <w:pPr>
        <w:pStyle w:val="Heading5"/>
        <w:rPr>
          <w:lang w:val="en-CA"/>
        </w:rPr>
      </w:pPr>
      <w:r>
        <w:rPr>
          <w:lang w:val="en-CA"/>
        </w:rPr>
        <w:t>p</w:t>
      </w:r>
      <w:r w:rsidRPr="00B17686">
        <w:rPr>
          <w:lang w:val="en-CA"/>
        </w:rPr>
        <w:t>arameter</w:t>
      </w:r>
    </w:p>
    <w:p w14:paraId="0B857819" w14:textId="20335100" w:rsidR="00B17686" w:rsidRPr="0028745C" w:rsidRDefault="00B17686" w:rsidP="0028745C">
      <w:pPr>
        <w:rPr>
          <w:lang w:val="en-CA"/>
        </w:rPr>
      </w:pPr>
      <w:r>
        <w:rPr>
          <w:lang w:val="en-CA"/>
        </w:rPr>
        <w:lastRenderedPageBreak/>
        <w:t xml:space="preserve">The property </w:t>
      </w:r>
      <w:r w:rsidRPr="0028745C">
        <w:rPr>
          <w:rStyle w:val="Entity"/>
        </w:rPr>
        <w:t>parameter</w:t>
      </w:r>
      <w:r>
        <w:rPr>
          <w:lang w:val="en-CA"/>
        </w:rPr>
        <w:t xml:space="preserve"> </w:t>
      </w:r>
      <w:r w:rsidR="0028745C">
        <w:rPr>
          <w:lang w:val="en-CA"/>
        </w:rPr>
        <w:t>(</w:t>
      </w:r>
      <w:r w:rsidR="0028745C" w:rsidRPr="0028745C">
        <w:rPr>
          <w:rStyle w:val="Entity"/>
        </w:rPr>
        <w:t>OM</w:t>
      </w:r>
      <w:r w:rsidRPr="0028745C">
        <w:rPr>
          <w:rStyle w:val="Entity"/>
        </w:rPr>
        <w:t>:</w:t>
      </w:r>
      <w:r w:rsidR="0028745C" w:rsidRPr="0028745C">
        <w:rPr>
          <w:rStyle w:val="Entity"/>
        </w:rPr>
        <w:t>:</w:t>
      </w:r>
      <w:r w:rsidRPr="0028745C">
        <w:rPr>
          <w:rStyle w:val="Entity"/>
        </w:rPr>
        <w:t>NamedValue</w:t>
      </w:r>
      <w:r>
        <w:rPr>
          <w:lang w:val="en-CA"/>
        </w:rPr>
        <w:t>) contain</w:t>
      </w:r>
      <w:r w:rsidR="00440B00">
        <w:rPr>
          <w:lang w:val="en-CA"/>
        </w:rPr>
        <w:t>s</w:t>
      </w:r>
      <w:r>
        <w:rPr>
          <w:lang w:val="en-CA"/>
        </w:rPr>
        <w:t xml:space="preserve"> name/value pair to describe </w:t>
      </w:r>
      <w:proofErr w:type="gramStart"/>
      <w:r>
        <w:rPr>
          <w:lang w:val="en-CA"/>
        </w:rPr>
        <w:t xml:space="preserve">arbitrary  </w:t>
      </w:r>
      <w:r w:rsidRPr="00B17686">
        <w:rPr>
          <w:lang w:val="en-CA"/>
        </w:rPr>
        <w:t>environmental</w:t>
      </w:r>
      <w:proofErr w:type="gramEnd"/>
      <w:r w:rsidRPr="00B17686">
        <w:rPr>
          <w:lang w:val="en-CA"/>
        </w:rPr>
        <w:t xml:space="preserve"> or instrument setting parameters that apply to an entire analytical session (</w:t>
      </w:r>
      <w:r w:rsidR="001D1F28" w:rsidRPr="00B17686">
        <w:rPr>
          <w:lang w:val="en-CA"/>
        </w:rPr>
        <w:t>e.g.</w:t>
      </w:r>
      <w:r w:rsidRPr="00B17686">
        <w:rPr>
          <w:lang w:val="en-CA"/>
        </w:rPr>
        <w:t xml:space="preserve">, voltage, current, temperature, vacuum). The "name" attribute of </w:t>
      </w:r>
      <w:r w:rsidRPr="0028745C">
        <w:rPr>
          <w:rStyle w:val="Entity"/>
        </w:rPr>
        <w:t>NamedValue</w:t>
      </w:r>
      <w:r w:rsidRPr="00B17686">
        <w:rPr>
          <w:lang w:val="en-CA"/>
        </w:rPr>
        <w:t xml:space="preserve"> </w:t>
      </w:r>
      <w:r w:rsidR="00440B00">
        <w:rPr>
          <w:lang w:val="en-CA"/>
        </w:rPr>
        <w:t>is</w:t>
      </w:r>
      <w:r>
        <w:rPr>
          <w:lang w:val="en-CA"/>
        </w:rPr>
        <w:t xml:space="preserve"> a ter</w:t>
      </w:r>
      <w:r w:rsidR="0028745C">
        <w:rPr>
          <w:lang w:val="en-CA"/>
        </w:rPr>
        <w:t>m from a controlled vocabulary.</w:t>
      </w:r>
    </w:p>
    <w:p w14:paraId="320AB00D" w14:textId="4E24F580" w:rsidR="00B17686" w:rsidRPr="00440B00" w:rsidRDefault="00B17686" w:rsidP="00D20646">
      <w:pPr>
        <w:pStyle w:val="Heading5"/>
        <w:rPr>
          <w:lang w:val="en-CA"/>
        </w:rPr>
      </w:pPr>
      <w:proofErr w:type="gramStart"/>
      <w:r>
        <w:rPr>
          <w:lang w:val="en-CA"/>
        </w:rPr>
        <w:t>i</w:t>
      </w:r>
      <w:r w:rsidRPr="00B17686">
        <w:rPr>
          <w:lang w:val="en-CA"/>
        </w:rPr>
        <w:t>nstrument</w:t>
      </w:r>
      <w:proofErr w:type="gramEnd"/>
    </w:p>
    <w:p w14:paraId="19675D7A" w14:textId="1319019A" w:rsidR="00B17686" w:rsidRDefault="00B17686" w:rsidP="00D20646">
      <w:pPr>
        <w:rPr>
          <w:lang w:val="en-CA"/>
        </w:rPr>
      </w:pPr>
      <w:r>
        <w:rPr>
          <w:lang w:val="en-CA"/>
        </w:rPr>
        <w:t xml:space="preserve">The property </w:t>
      </w:r>
      <w:r w:rsidRPr="0028745C">
        <w:rPr>
          <w:rStyle w:val="Entity"/>
        </w:rPr>
        <w:t>instrument</w:t>
      </w:r>
      <w:r>
        <w:rPr>
          <w:lang w:val="en-CA"/>
        </w:rPr>
        <w:t xml:space="preserve"> </w:t>
      </w:r>
      <w:r w:rsidR="00440B00">
        <w:rPr>
          <w:lang w:val="en-CA"/>
        </w:rPr>
        <w:t>is</w:t>
      </w:r>
      <w:r>
        <w:rPr>
          <w:lang w:val="en-CA"/>
        </w:rPr>
        <w:t xml:space="preserve"> an association between an </w:t>
      </w:r>
      <w:r w:rsidRPr="0028745C">
        <w:rPr>
          <w:rStyle w:val="Entity"/>
        </w:rPr>
        <w:t>AnalyticalSession</w:t>
      </w:r>
      <w:r>
        <w:rPr>
          <w:lang w:val="en-CA"/>
        </w:rPr>
        <w:t xml:space="preserve"> and an </w:t>
      </w:r>
      <w:r w:rsidRPr="0028745C">
        <w:rPr>
          <w:rStyle w:val="Entity"/>
        </w:rPr>
        <w:t>AnalyticalInstrument</w:t>
      </w:r>
      <w:r>
        <w:rPr>
          <w:lang w:val="en-CA"/>
        </w:rPr>
        <w:t xml:space="preserve"> that describes </w:t>
      </w:r>
      <w:r w:rsidRPr="00B17686">
        <w:rPr>
          <w:lang w:val="en-CA"/>
        </w:rPr>
        <w:t>the instrument used in the analytical session</w:t>
      </w:r>
      <w:r>
        <w:rPr>
          <w:lang w:val="en-CA"/>
        </w:rPr>
        <w:t>.</w:t>
      </w:r>
    </w:p>
    <w:p w14:paraId="09D1CDE2" w14:textId="227363B3" w:rsidR="00B17686" w:rsidRPr="00440B00" w:rsidRDefault="00B17686" w:rsidP="00440B00">
      <w:pPr>
        <w:pStyle w:val="Heading5"/>
        <w:rPr>
          <w:lang w:val="en-CA"/>
        </w:rPr>
      </w:pPr>
      <w:r w:rsidRPr="00B17686">
        <w:rPr>
          <w:lang w:val="en-CA"/>
        </w:rPr>
        <w:t>referenceAnalysis</w:t>
      </w:r>
    </w:p>
    <w:p w14:paraId="50D40316" w14:textId="58AF6238" w:rsidR="00B17686" w:rsidRDefault="00B17686" w:rsidP="00D20646">
      <w:pPr>
        <w:rPr>
          <w:lang w:val="en-CA"/>
        </w:rPr>
      </w:pPr>
      <w:r>
        <w:rPr>
          <w:lang w:val="en-CA"/>
        </w:rPr>
        <w:t xml:space="preserve">The property </w:t>
      </w:r>
      <w:r w:rsidRPr="0028745C">
        <w:rPr>
          <w:rStyle w:val="Entity"/>
        </w:rPr>
        <w:t>referenceAnalysis</w:t>
      </w:r>
      <w:r>
        <w:rPr>
          <w:lang w:val="en-CA"/>
        </w:rPr>
        <w:t xml:space="preserve"> </w:t>
      </w:r>
      <w:r w:rsidR="00440B00">
        <w:rPr>
          <w:lang w:val="en-CA"/>
        </w:rPr>
        <w:t>is</w:t>
      </w:r>
      <w:r>
        <w:rPr>
          <w:lang w:val="en-CA"/>
        </w:rPr>
        <w:t xml:space="preserve"> </w:t>
      </w:r>
      <w:r w:rsidRPr="00B17686">
        <w:rPr>
          <w:lang w:val="en-CA"/>
        </w:rPr>
        <w:t xml:space="preserve">an association between an </w:t>
      </w:r>
      <w:r w:rsidRPr="0028745C">
        <w:rPr>
          <w:rStyle w:val="Entity"/>
        </w:rPr>
        <w:t>AnalyticalSession</w:t>
      </w:r>
      <w:r w:rsidRPr="00B17686">
        <w:rPr>
          <w:lang w:val="en-CA"/>
        </w:rPr>
        <w:t xml:space="preserve"> and</w:t>
      </w:r>
      <w:r>
        <w:rPr>
          <w:lang w:val="en-CA"/>
        </w:rPr>
        <w:t xml:space="preserve"> a </w:t>
      </w:r>
      <w:r w:rsidRPr="0028745C">
        <w:rPr>
          <w:rStyle w:val="Entity"/>
        </w:rPr>
        <w:t>ReferenceSpecimen</w:t>
      </w:r>
      <w:r>
        <w:rPr>
          <w:lang w:val="en-CA"/>
        </w:rPr>
        <w:t xml:space="preserve"> that describes a reference specimen</w:t>
      </w:r>
      <w:r w:rsidRPr="00B17686">
        <w:rPr>
          <w:lang w:val="en-CA"/>
        </w:rPr>
        <w:t xml:space="preserve"> (</w:t>
      </w:r>
      <w:r w:rsidR="001D1F28" w:rsidRPr="00B17686">
        <w:rPr>
          <w:lang w:val="en-CA"/>
        </w:rPr>
        <w:t>i.e.</w:t>
      </w:r>
      <w:r w:rsidRPr="00B17686">
        <w:rPr>
          <w:lang w:val="en-CA"/>
        </w:rPr>
        <w:t>, standards, blanks) used in the analytical session.</w:t>
      </w:r>
    </w:p>
    <w:p w14:paraId="7349D97A" w14:textId="471DEC63" w:rsidR="00775DD7" w:rsidRDefault="00B51AB4" w:rsidP="00B51AB4">
      <w:pPr>
        <w:pStyle w:val="Heading4"/>
        <w:rPr>
          <w:lang w:val="en-CA"/>
        </w:rPr>
      </w:pPr>
      <w:bookmarkStart w:id="505" w:name="BKM_FCC3B9BB_23CF_4B5C_A83B_A898D191B651"/>
      <w:bookmarkStart w:id="506" w:name="BKM_D9B59F94_645D_4A43_B06F_F3308DA82998"/>
      <w:bookmarkStart w:id="507" w:name="BKM_963C6EE0_1269_4609_B11A_C2CBF9678C56"/>
      <w:bookmarkEnd w:id="505"/>
      <w:bookmarkEnd w:id="506"/>
      <w:bookmarkEnd w:id="507"/>
      <w:r>
        <w:rPr>
          <w:lang w:val="en-CA"/>
        </w:rPr>
        <w:t>AnalyticalProcess</w:t>
      </w:r>
    </w:p>
    <w:p w14:paraId="13588CCA" w14:textId="77777777" w:rsidR="00B51AB4" w:rsidRDefault="00B51AB4" w:rsidP="00775DD7">
      <w:pPr>
        <w:rPr>
          <w:lang w:val="en-CA"/>
        </w:rPr>
      </w:pPr>
    </w:p>
    <w:p w14:paraId="75A83E7E" w14:textId="6BB72A4A" w:rsidR="00B51AB4" w:rsidRDefault="00B51AB4" w:rsidP="00775DD7">
      <w:pPr>
        <w:rPr>
          <w:lang w:val="en-CA"/>
        </w:rPr>
      </w:pPr>
      <w:r>
        <w:rPr>
          <w:lang w:val="en-CA"/>
        </w:rPr>
        <w:t>An analytical process is a c</w:t>
      </w:r>
      <w:r w:rsidRPr="00B51AB4">
        <w:rPr>
          <w:lang w:val="en-CA"/>
        </w:rPr>
        <w:t xml:space="preserve">oncrete implementation of </w:t>
      </w:r>
      <w:r w:rsidR="0028745C" w:rsidRPr="0028745C">
        <w:rPr>
          <w:rStyle w:val="Entity"/>
        </w:rPr>
        <w:t>OM::</w:t>
      </w:r>
      <w:r w:rsidRPr="0028745C">
        <w:rPr>
          <w:rStyle w:val="Entity"/>
        </w:rPr>
        <w:t>OM_Process</w:t>
      </w:r>
      <w:r w:rsidR="0026586A">
        <w:rPr>
          <w:lang w:val="en-CA"/>
        </w:rPr>
        <w:t xml:space="preserve"> and describ</w:t>
      </w:r>
      <w:r w:rsidR="009C2E9A">
        <w:rPr>
          <w:lang w:val="en-CA"/>
        </w:rPr>
        <w:t>ing</w:t>
      </w:r>
      <w:r w:rsidR="0026586A">
        <w:rPr>
          <w:lang w:val="en-CA"/>
        </w:rPr>
        <w:t xml:space="preserve"> the steps and methods used in an analytical </w:t>
      </w:r>
      <w:r w:rsidR="001D1F28">
        <w:rPr>
          <w:lang w:val="en-CA"/>
        </w:rPr>
        <w:t xml:space="preserve">session. </w:t>
      </w:r>
      <w:r w:rsidR="001D1F28" w:rsidRPr="00B51AB4">
        <w:rPr>
          <w:lang w:val="en-CA"/>
        </w:rPr>
        <w:t xml:space="preserve"> It</w:t>
      </w:r>
      <w:r>
        <w:rPr>
          <w:lang w:val="en-CA"/>
        </w:rPr>
        <w:t xml:space="preserve"> l</w:t>
      </w:r>
      <w:r w:rsidRPr="00B51AB4">
        <w:rPr>
          <w:lang w:val="en-CA"/>
        </w:rPr>
        <w:t>inks to an analytical session (data acquisition) or a computational process which produce analytical results.</w:t>
      </w:r>
    </w:p>
    <w:p w14:paraId="0A9F4FF6" w14:textId="381FCBD2" w:rsidR="00B51AB4" w:rsidRDefault="00B51AB4" w:rsidP="00B51AB4">
      <w:pPr>
        <w:keepNext/>
      </w:pPr>
    </w:p>
    <w:p w14:paraId="74801BF7" w14:textId="5F4E98D6" w:rsidR="00D01D0C" w:rsidRDefault="00F658C5" w:rsidP="00D01D0C">
      <w:pPr>
        <w:keepNext/>
      </w:pPr>
      <w:r>
        <w:rPr>
          <w:noProof/>
          <w:lang w:val="en-CA" w:eastAsia="en-CA"/>
        </w:rPr>
        <w:drawing>
          <wp:inline distT="0" distB="0" distL="0" distR="0" wp14:anchorId="01F9E98B" wp14:editId="4E0635E6">
            <wp:extent cx="5495925" cy="511492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495925" cy="5114925"/>
                    </a:xfrm>
                    <a:prstGeom prst="rect">
                      <a:avLst/>
                    </a:prstGeom>
                    <a:noFill/>
                    <a:ln>
                      <a:noFill/>
                    </a:ln>
                  </pic:spPr>
                </pic:pic>
              </a:graphicData>
            </a:graphic>
          </wp:inline>
        </w:drawing>
      </w:r>
    </w:p>
    <w:p w14:paraId="0A42FE07" w14:textId="00265493" w:rsidR="00D01D0C" w:rsidRDefault="00D01D0C" w:rsidP="00D01D0C">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85</w:t>
      </w:r>
      <w:r w:rsidR="00673E83">
        <w:rPr>
          <w:noProof/>
        </w:rPr>
        <w:fldChar w:fldCharType="end"/>
      </w:r>
      <w:r>
        <w:t xml:space="preserve">: </w:t>
      </w:r>
      <w:r w:rsidRPr="002736FE">
        <w:t>Analytical process</w:t>
      </w:r>
    </w:p>
    <w:p w14:paraId="720FA316" w14:textId="7B8982BD" w:rsidR="0026586A" w:rsidRPr="0026586A" w:rsidRDefault="009C2E9A" w:rsidP="00D20646">
      <w:pPr>
        <w:pStyle w:val="Heading5"/>
      </w:pPr>
      <w:r>
        <w:t>m</w:t>
      </w:r>
      <w:r w:rsidR="0026586A" w:rsidRPr="0026586A">
        <w:t>ethod</w:t>
      </w:r>
    </w:p>
    <w:p w14:paraId="24472439" w14:textId="5A61D41A" w:rsidR="0026586A" w:rsidRDefault="0026586A" w:rsidP="00D20646">
      <w:r>
        <w:t xml:space="preserve">The property </w:t>
      </w:r>
      <w:r w:rsidRPr="0028745C">
        <w:rPr>
          <w:rStyle w:val="Entity"/>
        </w:rPr>
        <w:t>method</w:t>
      </w:r>
      <w:r>
        <w:t xml:space="preserve"> </w:t>
      </w:r>
      <w:r w:rsidR="00440B00">
        <w:t>is</w:t>
      </w:r>
      <w:r>
        <w:t xml:space="preserve"> an association that links an </w:t>
      </w:r>
      <w:r w:rsidRPr="0028745C">
        <w:rPr>
          <w:rStyle w:val="Entity"/>
        </w:rPr>
        <w:t>AnalyticalProcess</w:t>
      </w:r>
      <w:r>
        <w:t xml:space="preserve"> to an </w:t>
      </w:r>
      <w:r w:rsidRPr="0028745C">
        <w:rPr>
          <w:rStyle w:val="Entity"/>
        </w:rPr>
        <w:t>AnalyticalMethod</w:t>
      </w:r>
      <w:r>
        <w:t xml:space="preserve"> that describes </w:t>
      </w:r>
      <w:r w:rsidRPr="0026586A">
        <w:t>the type of analytical method used to make an observation</w:t>
      </w:r>
      <w:r>
        <w:t>.</w:t>
      </w:r>
    </w:p>
    <w:p w14:paraId="02048FD2" w14:textId="3635F7F4" w:rsidR="0026586A" w:rsidRPr="00440B00" w:rsidRDefault="001D1F28" w:rsidP="00D20646">
      <w:pPr>
        <w:pStyle w:val="Heading5"/>
        <w:rPr>
          <w:lang w:val="en-CA"/>
        </w:rPr>
      </w:pPr>
      <w:r>
        <w:rPr>
          <w:lang w:val="en-CA"/>
        </w:rPr>
        <w:t>acquisition</w:t>
      </w:r>
    </w:p>
    <w:p w14:paraId="53876CDA" w14:textId="0C2DAF9B" w:rsidR="0026586A" w:rsidRDefault="0026586A" w:rsidP="00D20646">
      <w:r w:rsidRPr="0026586A">
        <w:t xml:space="preserve">The property </w:t>
      </w:r>
      <w:r w:rsidR="0028745C" w:rsidRPr="0028745C">
        <w:rPr>
          <w:rStyle w:val="Entity"/>
        </w:rPr>
        <w:t>aquisition</w:t>
      </w:r>
      <w:r w:rsidRPr="0026586A">
        <w:t xml:space="preserve"> </w:t>
      </w:r>
      <w:r w:rsidR="00440B00">
        <w:t>is</w:t>
      </w:r>
      <w:r w:rsidRPr="0026586A">
        <w:t xml:space="preserve"> an association that links an </w:t>
      </w:r>
      <w:r w:rsidRPr="0028745C">
        <w:rPr>
          <w:rStyle w:val="Entity"/>
        </w:rPr>
        <w:t>AnalyticalProcess</w:t>
      </w:r>
      <w:r w:rsidRPr="0026586A">
        <w:t xml:space="preserve"> to an </w:t>
      </w:r>
      <w:r w:rsidRPr="0028745C">
        <w:rPr>
          <w:rStyle w:val="Entity"/>
        </w:rPr>
        <w:t>AnalyticalSession</w:t>
      </w:r>
      <w:r>
        <w:t xml:space="preserve"> that describes </w:t>
      </w:r>
      <w:r w:rsidRPr="0026586A">
        <w:t>the analytical session (</w:t>
      </w:r>
      <w:r w:rsidR="001D1F28" w:rsidRPr="0026586A">
        <w:t>e.g.</w:t>
      </w:r>
      <w:r w:rsidRPr="0026586A">
        <w:t>, laboratory session) in which an observation was made and data acquired.</w:t>
      </w:r>
    </w:p>
    <w:p w14:paraId="0A565D24" w14:textId="6CC5668F" w:rsidR="0026586A" w:rsidRPr="00440B00" w:rsidRDefault="001D1F28" w:rsidP="00D20646">
      <w:pPr>
        <w:pStyle w:val="Heading5"/>
        <w:rPr>
          <w:lang w:val="en-CA"/>
        </w:rPr>
      </w:pPr>
      <w:proofErr w:type="gramStart"/>
      <w:r>
        <w:rPr>
          <w:lang w:val="en-CA"/>
        </w:rPr>
        <w:t>computation</w:t>
      </w:r>
      <w:proofErr w:type="gramEnd"/>
    </w:p>
    <w:p w14:paraId="31C9FC0C" w14:textId="10014F2B" w:rsidR="0026586A" w:rsidRDefault="0026586A" w:rsidP="00D20646">
      <w:pPr>
        <w:rPr>
          <w:lang w:val="en-CA"/>
        </w:rPr>
      </w:pPr>
      <w:r>
        <w:rPr>
          <w:lang w:val="en-CA"/>
        </w:rPr>
        <w:t xml:space="preserve">The </w:t>
      </w:r>
      <w:r w:rsidRPr="0028745C">
        <w:rPr>
          <w:rStyle w:val="Entity"/>
        </w:rPr>
        <w:t>computation</w:t>
      </w:r>
      <w:r>
        <w:rPr>
          <w:lang w:val="en-CA"/>
        </w:rPr>
        <w:t xml:space="preserve"> property </w:t>
      </w:r>
      <w:r w:rsidR="00440B00">
        <w:rPr>
          <w:lang w:val="en-CA"/>
        </w:rPr>
        <w:t>is</w:t>
      </w:r>
      <w:r>
        <w:rPr>
          <w:lang w:val="en-CA"/>
        </w:rPr>
        <w:t xml:space="preserve"> an association between an </w:t>
      </w:r>
      <w:r w:rsidRPr="0028745C">
        <w:rPr>
          <w:rStyle w:val="Entity"/>
        </w:rPr>
        <w:t>AnalyticalProcess</w:t>
      </w:r>
      <w:r>
        <w:rPr>
          <w:lang w:val="en-CA"/>
        </w:rPr>
        <w:t xml:space="preserve"> </w:t>
      </w:r>
      <w:r w:rsidR="0028745C">
        <w:rPr>
          <w:lang w:val="en-CA"/>
        </w:rPr>
        <w:t xml:space="preserve">and a </w:t>
      </w:r>
      <w:r w:rsidR="0028745C" w:rsidRPr="0028745C">
        <w:rPr>
          <w:rStyle w:val="Entity"/>
        </w:rPr>
        <w:t>CIT</w:t>
      </w:r>
      <w:proofErr w:type="gramStart"/>
      <w:r w:rsidRPr="0028745C">
        <w:rPr>
          <w:rStyle w:val="Entity"/>
        </w:rPr>
        <w:t>:ProcessStep</w:t>
      </w:r>
      <w:proofErr w:type="gramEnd"/>
      <w:r>
        <w:rPr>
          <w:lang w:val="en-CA"/>
        </w:rPr>
        <w:t xml:space="preserve"> that describes the c</w:t>
      </w:r>
      <w:r w:rsidRPr="0026586A">
        <w:rPr>
          <w:lang w:val="en-CA"/>
        </w:rPr>
        <w:t>omputational</w:t>
      </w:r>
      <w:r>
        <w:rPr>
          <w:lang w:val="en-CA"/>
        </w:rPr>
        <w:t xml:space="preserve"> process associated with the p</w:t>
      </w:r>
      <w:r w:rsidRPr="0026586A">
        <w:rPr>
          <w:lang w:val="en-CA"/>
        </w:rPr>
        <w:t>rocess.</w:t>
      </w:r>
    </w:p>
    <w:p w14:paraId="2C5A42EA" w14:textId="0797FBB7" w:rsidR="00B51AB4" w:rsidRDefault="00E966AA" w:rsidP="00E966AA">
      <w:pPr>
        <w:pStyle w:val="Heading4"/>
      </w:pPr>
      <w:r>
        <w:lastRenderedPageBreak/>
        <w:t>AnalyticalMethod</w:t>
      </w:r>
    </w:p>
    <w:p w14:paraId="66BC1DB3" w14:textId="77777777" w:rsidR="00E966AA" w:rsidRDefault="00E966AA" w:rsidP="00B51AB4"/>
    <w:p w14:paraId="4CF25447" w14:textId="08A7CF00" w:rsidR="00E966AA" w:rsidRDefault="0026586A" w:rsidP="00B51AB4">
      <w:r>
        <w:t xml:space="preserve">The </w:t>
      </w:r>
      <w:r w:rsidRPr="0028745C">
        <w:rPr>
          <w:rStyle w:val="Entity"/>
        </w:rPr>
        <w:t>AnalyticalMethod</w:t>
      </w:r>
      <w:r>
        <w:t xml:space="preserve"> provides the n</w:t>
      </w:r>
      <w:r w:rsidR="00E966AA" w:rsidRPr="00E966AA">
        <w:t>ame, and published citation, of the analytical method used in an analytical session</w:t>
      </w:r>
      <w:r w:rsidR="00B8253A">
        <w:t>.</w:t>
      </w:r>
    </w:p>
    <w:p w14:paraId="1D49CAE8" w14:textId="77777777" w:rsidR="0026586A" w:rsidRDefault="0026586A" w:rsidP="00B51AB4"/>
    <w:p w14:paraId="276E92B7" w14:textId="61562393" w:rsidR="00E966AA" w:rsidRDefault="00F658C5" w:rsidP="00E966AA">
      <w:pPr>
        <w:keepNext/>
      </w:pPr>
      <w:r>
        <w:rPr>
          <w:noProof/>
          <w:lang w:val="en-CA" w:eastAsia="en-CA"/>
        </w:rPr>
        <w:drawing>
          <wp:inline distT="0" distB="0" distL="0" distR="0" wp14:anchorId="0B91289A" wp14:editId="5B798E54">
            <wp:extent cx="4657725" cy="31051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657725" cy="3105150"/>
                    </a:xfrm>
                    <a:prstGeom prst="rect">
                      <a:avLst/>
                    </a:prstGeom>
                    <a:noFill/>
                    <a:ln>
                      <a:noFill/>
                    </a:ln>
                  </pic:spPr>
                </pic:pic>
              </a:graphicData>
            </a:graphic>
          </wp:inline>
        </w:drawing>
      </w:r>
    </w:p>
    <w:p w14:paraId="6CA05FBD" w14:textId="09224154"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86</w:t>
      </w:r>
      <w:r w:rsidR="00673E83">
        <w:rPr>
          <w:noProof/>
        </w:rPr>
        <w:fldChar w:fldCharType="end"/>
      </w:r>
      <w:r>
        <w:t xml:space="preserve"> : Analytical method</w:t>
      </w:r>
    </w:p>
    <w:p w14:paraId="6A155205" w14:textId="1EC62730" w:rsidR="0026586A" w:rsidRPr="0026586A" w:rsidRDefault="0026586A" w:rsidP="00440B00">
      <w:pPr>
        <w:pStyle w:val="Heading5"/>
      </w:pPr>
      <w:r w:rsidRPr="0026586A">
        <w:t>methodName</w:t>
      </w:r>
    </w:p>
    <w:p w14:paraId="6E96A960" w14:textId="771C4213" w:rsidR="0026586A" w:rsidRDefault="0026586A" w:rsidP="00E966AA">
      <w:r>
        <w:t xml:space="preserve">The property </w:t>
      </w:r>
      <w:r w:rsidRPr="0028745C">
        <w:rPr>
          <w:rStyle w:val="Entity"/>
        </w:rPr>
        <w:t>methodName</w:t>
      </w:r>
      <w:proofErr w:type="gramStart"/>
      <w:r w:rsidRPr="0028745C">
        <w:rPr>
          <w:rStyle w:val="Entity"/>
        </w:rPr>
        <w:t>:AnalyticalMethodTerm</w:t>
      </w:r>
      <w:proofErr w:type="gramEnd"/>
      <w:r>
        <w:t xml:space="preserve"> contain</w:t>
      </w:r>
      <w:r w:rsidR="00440B00">
        <w:t>s</w:t>
      </w:r>
      <w:r>
        <w:t xml:space="preserve"> a term from a controlled vocabulary that describes an </w:t>
      </w:r>
      <w:r w:rsidRPr="0026586A">
        <w:t>analytical method used in a session (</w:t>
      </w:r>
      <w:r w:rsidR="00284E39" w:rsidRPr="0026586A">
        <w:t>e.g.</w:t>
      </w:r>
      <w:r w:rsidRPr="0026586A">
        <w:t>; XRF mass spectrometry, ICPMS, SHRIMP geochronology)</w:t>
      </w:r>
      <w:r w:rsidR="00B8253A">
        <w:t>.</w:t>
      </w:r>
    </w:p>
    <w:p w14:paraId="1D049858" w14:textId="19FE6029" w:rsidR="0026586A" w:rsidRDefault="0026586A" w:rsidP="00D20646">
      <w:pPr>
        <w:pStyle w:val="Heading5"/>
      </w:pPr>
      <w:r>
        <w:t>c</w:t>
      </w:r>
      <w:r w:rsidRPr="0026586A">
        <w:t>itation</w:t>
      </w:r>
    </w:p>
    <w:p w14:paraId="096255E1" w14:textId="3DC05FEC" w:rsidR="0026586A" w:rsidRDefault="0026586A" w:rsidP="00E966AA">
      <w:r>
        <w:t xml:space="preserve">The </w:t>
      </w:r>
      <w:r w:rsidRPr="0028745C">
        <w:rPr>
          <w:rStyle w:val="Entity"/>
        </w:rPr>
        <w:t>citation</w:t>
      </w:r>
      <w:r>
        <w:t xml:space="preserve"> property </w:t>
      </w:r>
      <w:r w:rsidR="00440B00">
        <w:t>is</w:t>
      </w:r>
      <w:r>
        <w:t xml:space="preserve"> an association between an </w:t>
      </w:r>
      <w:r w:rsidRPr="0028745C">
        <w:rPr>
          <w:rStyle w:val="Entity"/>
        </w:rPr>
        <w:t>AnalyticalMethod</w:t>
      </w:r>
      <w:r>
        <w:t xml:space="preserve"> and a </w:t>
      </w:r>
      <w:r w:rsidR="009C2E9A" w:rsidRPr="0028745C">
        <w:rPr>
          <w:rStyle w:val="Entity"/>
        </w:rPr>
        <w:t>CIT</w:t>
      </w:r>
      <w:proofErr w:type="gramStart"/>
      <w:r w:rsidRPr="0028745C">
        <w:rPr>
          <w:rStyle w:val="Entity"/>
        </w:rPr>
        <w:t>:CI</w:t>
      </w:r>
      <w:proofErr w:type="gramEnd"/>
      <w:r w:rsidRPr="0028745C">
        <w:rPr>
          <w:rStyle w:val="Entity"/>
        </w:rPr>
        <w:t>_Citation</w:t>
      </w:r>
      <w:r>
        <w:t xml:space="preserve"> describing a </w:t>
      </w:r>
      <w:r w:rsidRPr="0026586A">
        <w:t>published description of a particular analytical method (</w:t>
      </w:r>
      <w:r w:rsidR="00284E39" w:rsidRPr="0026586A">
        <w:t>e.g.</w:t>
      </w:r>
      <w:r w:rsidRPr="0026586A">
        <w:t xml:space="preserve">; a standard operating procedure document). </w:t>
      </w:r>
    </w:p>
    <w:p w14:paraId="7BA3F8F4" w14:textId="032A63C9" w:rsidR="00E966AA" w:rsidRDefault="00E966AA" w:rsidP="00E966AA">
      <w:pPr>
        <w:pStyle w:val="Heading4"/>
      </w:pPr>
      <w:bookmarkStart w:id="508" w:name="BKM_79050478_59B4_46CF_B3EE_2B3B979B34B2"/>
      <w:bookmarkStart w:id="509" w:name="BKM_49851DB0_5102_456A_B25E_E5E16C13E2EB"/>
      <w:bookmarkStart w:id="510" w:name="BKM_B16CD918_4034_47F7_9393_204D6BE54C10"/>
      <w:bookmarkEnd w:id="508"/>
      <w:bookmarkEnd w:id="509"/>
      <w:bookmarkEnd w:id="510"/>
      <w:r>
        <w:t>Image</w:t>
      </w:r>
    </w:p>
    <w:p w14:paraId="16C55310" w14:textId="77777777" w:rsidR="0026586A" w:rsidRDefault="0026586A" w:rsidP="00E966AA"/>
    <w:p w14:paraId="5C92B4AE" w14:textId="5B31CE94" w:rsidR="00E966AA" w:rsidRDefault="0026586A" w:rsidP="00E966AA">
      <w:r>
        <w:t xml:space="preserve">The </w:t>
      </w:r>
      <w:r w:rsidRPr="0028745C">
        <w:rPr>
          <w:rStyle w:val="Entity"/>
        </w:rPr>
        <w:t>Image</w:t>
      </w:r>
      <w:r>
        <w:t xml:space="preserve"> </w:t>
      </w:r>
      <w:r w:rsidR="009C2E9A">
        <w:t xml:space="preserve">feature type </w:t>
      </w:r>
      <w:r>
        <w:t>is u</w:t>
      </w:r>
      <w:r w:rsidR="00E966AA">
        <w:t>se</w:t>
      </w:r>
      <w:r>
        <w:t>d</w:t>
      </w:r>
      <w:r w:rsidR="00E966AA">
        <w:t xml:space="preserve"> for image of sampling features, f</w:t>
      </w:r>
      <w:r w:rsidR="00E966AA" w:rsidRPr="00E966AA">
        <w:t>or example, photographs of ion microprobe grain mounts.</w:t>
      </w:r>
    </w:p>
    <w:p w14:paraId="253D879F" w14:textId="77777777" w:rsidR="00E966AA" w:rsidRDefault="00E966AA" w:rsidP="00E966AA"/>
    <w:p w14:paraId="7E5690BB" w14:textId="2FC95880" w:rsidR="00E966AA" w:rsidRDefault="00F658C5" w:rsidP="00E966AA">
      <w:pPr>
        <w:keepNext/>
      </w:pPr>
      <w:r>
        <w:rPr>
          <w:noProof/>
          <w:lang w:val="en-CA" w:eastAsia="en-CA"/>
        </w:rPr>
        <w:lastRenderedPageBreak/>
        <w:drawing>
          <wp:inline distT="0" distB="0" distL="0" distR="0" wp14:anchorId="40102AE1" wp14:editId="71A05AD4">
            <wp:extent cx="2705100" cy="315277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705100" cy="3152775"/>
                    </a:xfrm>
                    <a:prstGeom prst="rect">
                      <a:avLst/>
                    </a:prstGeom>
                    <a:noFill/>
                    <a:ln>
                      <a:noFill/>
                    </a:ln>
                  </pic:spPr>
                </pic:pic>
              </a:graphicData>
            </a:graphic>
          </wp:inline>
        </w:drawing>
      </w:r>
    </w:p>
    <w:p w14:paraId="7E3A17FD" w14:textId="6819B001"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87</w:t>
      </w:r>
      <w:r w:rsidR="00673E83">
        <w:rPr>
          <w:noProof/>
        </w:rPr>
        <w:fldChar w:fldCharType="end"/>
      </w:r>
      <w:r>
        <w:t>: Image</w:t>
      </w:r>
    </w:p>
    <w:p w14:paraId="1B44B20B" w14:textId="0224D033" w:rsidR="00E966AA" w:rsidRPr="00E966AA" w:rsidRDefault="00E966AA" w:rsidP="00E966AA">
      <w:r>
        <w:t xml:space="preserve">When the image is available online, </w:t>
      </w:r>
      <w:r w:rsidR="0026586A">
        <w:t xml:space="preserve">the identifier of the image, a HTTP URI, </w:t>
      </w:r>
      <w:r w:rsidR="006521AB">
        <w:t>should</w:t>
      </w:r>
      <w:r w:rsidR="0026586A">
        <w:t xml:space="preserve"> point to one or more representation of th</w:t>
      </w:r>
      <w:r w:rsidR="009C2E9A">
        <w:t>at</w:t>
      </w:r>
      <w:r w:rsidR="0026586A">
        <w:t xml:space="preserve"> image.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0F4CBB3C" w:rsidR="00E966AA" w:rsidRPr="00D12552" w:rsidRDefault="0026586A" w:rsidP="00626BF7">
            <w:pPr>
              <w:pStyle w:val="Tabletext10"/>
              <w:jc w:val="left"/>
              <w:rPr>
                <w:rStyle w:val="reqtext"/>
                <w:lang w:val="en-CA"/>
              </w:rPr>
            </w:pPr>
            <w:r>
              <w:rPr>
                <w:rStyle w:val="reqtext"/>
                <w:lang w:val="en-CA"/>
              </w:rPr>
              <w:t xml:space="preserve">The identifier of the image </w:t>
            </w:r>
            <w:r w:rsidR="006521AB">
              <w:rPr>
                <w:rStyle w:val="reqtext"/>
                <w:lang w:val="en-CA"/>
              </w:rPr>
              <w:t>SHOULD</w:t>
            </w:r>
            <w:r>
              <w:rPr>
                <w:rStyle w:val="reqtext"/>
                <w:lang w:val="en-CA"/>
              </w:rPr>
              <w:t xml:space="preserve"> be a HTTP URI referring to a representation of the image</w:t>
            </w:r>
            <w:r w:rsidR="00626BF7">
              <w:rPr>
                <w:rStyle w:val="reqtext"/>
                <w:lang w:val="en-CA"/>
              </w:rPr>
              <w:t>.</w:t>
            </w:r>
          </w:p>
        </w:tc>
      </w:tr>
    </w:tbl>
    <w:p w14:paraId="0DAFC62E" w14:textId="77777777" w:rsidR="00F67178" w:rsidRDefault="00F67178" w:rsidP="00E966AA"/>
    <w:p w14:paraId="7CEDEA20" w14:textId="6795E910" w:rsidR="00F67178" w:rsidRDefault="00F67178" w:rsidP="00E966AA">
      <w:proofErr w:type="gramStart"/>
      <w:r>
        <w:t xml:space="preserve">The </w:t>
      </w:r>
      <w:r w:rsidR="00F701C7" w:rsidRPr="0028745C">
        <w:rPr>
          <w:rStyle w:val="Entity"/>
        </w:rPr>
        <w:t>samplingMethod</w:t>
      </w:r>
      <w:r w:rsidR="00F701C7">
        <w:t xml:space="preserve"> (inherited from </w:t>
      </w:r>
      <w:r w:rsidR="0099305B" w:rsidRPr="0028745C">
        <w:rPr>
          <w:rStyle w:val="Entity"/>
        </w:rPr>
        <w:t>OM::</w:t>
      </w:r>
      <w:r w:rsidR="00F701C7" w:rsidRPr="0028745C">
        <w:rPr>
          <w:rStyle w:val="Entity"/>
        </w:rPr>
        <w:t>SF_SamplingFeature</w:t>
      </w:r>
      <w:r w:rsidR="00F701C7">
        <w:t xml:space="preserve">) </w:t>
      </w:r>
      <w:r>
        <w:t>for an image should be a</w:t>
      </w:r>
      <w:r w:rsidR="009C2E9A">
        <w:t xml:space="preserve">n identifier of a </w:t>
      </w:r>
      <w:r>
        <w:t>camera</w:t>
      </w:r>
      <w:r w:rsidR="00B8253A">
        <w:t>.</w:t>
      </w:r>
      <w:proofErr w:type="gramEnd"/>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73AE934C" w:rsidR="00F67178" w:rsidRPr="00D12552" w:rsidRDefault="00F67178" w:rsidP="006A7DD0">
            <w:pPr>
              <w:pStyle w:val="Tabletext10"/>
              <w:jc w:val="left"/>
              <w:rPr>
                <w:rStyle w:val="reqtext"/>
                <w:lang w:val="en-CA"/>
              </w:rPr>
            </w:pPr>
            <w:r>
              <w:rPr>
                <w:rStyle w:val="reqtext"/>
                <w:lang w:val="en-CA"/>
              </w:rPr>
              <w:t xml:space="preserve">The image SHOULD make reference to a camera for its </w:t>
            </w:r>
            <w:r w:rsidR="0099305B" w:rsidRPr="0028745C">
              <w:rPr>
                <w:rStyle w:val="Entity"/>
              </w:rPr>
              <w:t>OM::</w:t>
            </w:r>
            <w:r w:rsidRPr="0028745C">
              <w:rPr>
                <w:rStyle w:val="Entity"/>
              </w:rPr>
              <w:t>SF_Process</w:t>
            </w:r>
            <w:r w:rsidR="00B8253A">
              <w:rPr>
                <w:rStyle w:val="reqtext"/>
                <w:lang w:val="en-CA"/>
              </w:rPr>
              <w:t>.</w:t>
            </w:r>
          </w:p>
        </w:tc>
      </w:tr>
    </w:tbl>
    <w:p w14:paraId="4E3BBE51" w14:textId="77777777" w:rsidR="00F67178" w:rsidRDefault="00F67178" w:rsidP="00E966AA"/>
    <w:p w14:paraId="55CB641E" w14:textId="2772C4A8" w:rsidR="007F7DE0" w:rsidRDefault="007F7DE0" w:rsidP="007F7DE0">
      <w:pPr>
        <w:pStyle w:val="Heading3"/>
      </w:pPr>
      <w:bookmarkStart w:id="511" w:name="_Toc456946994"/>
      <w:r>
        <w:t>Geochronology</w:t>
      </w:r>
      <w:bookmarkEnd w:id="511"/>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53E64908" w:rsidR="007F7DE0" w:rsidRDefault="007F7DE0" w:rsidP="00C44904">
      <w:pPr>
        <w:pStyle w:val="ListParagraph"/>
        <w:numPr>
          <w:ilvl w:val="0"/>
          <w:numId w:val="16"/>
        </w:numPr>
      </w:pPr>
      <w:r>
        <w:t xml:space="preserve">a </w:t>
      </w:r>
      <w:r w:rsidR="0028745C" w:rsidRPr="0028745C">
        <w:rPr>
          <w:rStyle w:val="Entity"/>
        </w:rPr>
        <w:t>OM::SF_S</w:t>
      </w:r>
      <w:r w:rsidRPr="0028745C">
        <w:rPr>
          <w:rStyle w:val="Entity"/>
        </w:rPr>
        <w:t>pecimen</w:t>
      </w:r>
      <w:r>
        <w:t xml:space="preserve"> (</w:t>
      </w:r>
      <w:r w:rsidR="00284E39">
        <w:t>e.g.</w:t>
      </w:r>
      <w:r>
        <w:t>; rock sample)</w:t>
      </w:r>
    </w:p>
    <w:p w14:paraId="39ECA28D" w14:textId="52A83CA0" w:rsidR="007F7DE0" w:rsidRDefault="007F7DE0" w:rsidP="00C44904">
      <w:pPr>
        <w:pStyle w:val="ListParagraph"/>
        <w:numPr>
          <w:ilvl w:val="0"/>
          <w:numId w:val="16"/>
        </w:numPr>
      </w:pPr>
      <w:r>
        <w:t>a related collection of sampling features within that specimen (</w:t>
      </w:r>
      <w:r w:rsidR="00284E39">
        <w:t>e.g.</w:t>
      </w:r>
      <w:r>
        <w:t>; ion probe burn spots),</w:t>
      </w:r>
    </w:p>
    <w:p w14:paraId="4624D5BC" w14:textId="5F12373C" w:rsidR="007F7DE0" w:rsidRDefault="007F7DE0" w:rsidP="00C44904">
      <w:pPr>
        <w:pStyle w:val="ListParagraph"/>
        <w:numPr>
          <w:ilvl w:val="0"/>
          <w:numId w:val="16"/>
        </w:numPr>
      </w:pPr>
      <w:proofErr w:type="gramStart"/>
      <w:r>
        <w:t>and</w:t>
      </w:r>
      <w:proofErr w:type="gramEnd"/>
      <w:r>
        <w:t xml:space="preserve"> a </w:t>
      </w:r>
      <w:r w:rsidRPr="0028745C">
        <w:rPr>
          <w:rStyle w:val="Entity"/>
        </w:rPr>
        <w:t>GeochronologicInterpretation</w:t>
      </w:r>
      <w:r>
        <w:t xml:space="preserve"> related to that sampling collection. </w:t>
      </w:r>
    </w:p>
    <w:p w14:paraId="0E287753" w14:textId="77777777" w:rsidR="007F7DE0" w:rsidRDefault="007F7DE0" w:rsidP="007F7DE0"/>
    <w:p w14:paraId="10CCF296" w14:textId="742D2C7F" w:rsidR="007F7DE0" w:rsidRDefault="007F7DE0" w:rsidP="007F7DE0">
      <w:r>
        <w:t>Each member of the sampling collection has related OM_Observation/result(s)</w:t>
      </w:r>
      <w:r w:rsidR="00B8253A">
        <w:t>.</w:t>
      </w:r>
    </w:p>
    <w:p w14:paraId="1BC74315" w14:textId="77777777" w:rsidR="007F7DE0" w:rsidRDefault="007F7DE0" w:rsidP="007F7DE0"/>
    <w:p w14:paraId="4B6BCEF4" w14:textId="08D91F55" w:rsidR="007F7DE0" w:rsidRDefault="00F658C5" w:rsidP="007F7DE0">
      <w:pPr>
        <w:keepNext/>
      </w:pPr>
      <w:r>
        <w:rPr>
          <w:noProof/>
          <w:lang w:val="en-CA" w:eastAsia="en-CA"/>
        </w:rPr>
        <w:drawing>
          <wp:inline distT="0" distB="0" distL="0" distR="0" wp14:anchorId="3C78E219" wp14:editId="308F69C3">
            <wp:extent cx="5476875" cy="332422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476875" cy="3324225"/>
                    </a:xfrm>
                    <a:prstGeom prst="rect">
                      <a:avLst/>
                    </a:prstGeom>
                    <a:noFill/>
                    <a:ln>
                      <a:noFill/>
                    </a:ln>
                  </pic:spPr>
                </pic:pic>
              </a:graphicData>
            </a:graphic>
          </wp:inline>
        </w:drawing>
      </w:r>
    </w:p>
    <w:p w14:paraId="46654EFA" w14:textId="7135B344" w:rsid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88</w:t>
      </w:r>
      <w:r w:rsidR="00673E83">
        <w:rPr>
          <w:noProof/>
        </w:rPr>
        <w:fldChar w:fldCharType="end"/>
      </w:r>
      <w:r>
        <w:t>: Summary diagram of geochronology</w:t>
      </w:r>
      <w:r w:rsidR="00B8253A">
        <w:t>.</w:t>
      </w:r>
    </w:p>
    <w:p w14:paraId="37939833" w14:textId="77777777" w:rsidR="007F7DE0" w:rsidRDefault="007F7DE0" w:rsidP="007F7DE0"/>
    <w:p w14:paraId="23F2D92B" w14:textId="337881DA" w:rsidR="007F7DE0" w:rsidRDefault="007F7DE0" w:rsidP="007F7DE0">
      <w:pPr>
        <w:pStyle w:val="Heading4"/>
      </w:pPr>
      <w:bookmarkStart w:id="512" w:name="BKM_A1B6B909_67BC_419F_AEF9_8696BB63F29E"/>
      <w:bookmarkEnd w:id="512"/>
      <w:r>
        <w:t>GeochronologicInterpretation</w:t>
      </w:r>
    </w:p>
    <w:p w14:paraId="51A07AE7" w14:textId="77777777" w:rsidR="007F7DE0" w:rsidRDefault="007F7DE0" w:rsidP="007F7DE0"/>
    <w:p w14:paraId="33E713BD" w14:textId="09F2C3C6" w:rsidR="007F7DE0" w:rsidRDefault="00F701C7" w:rsidP="007F7DE0">
      <w:r>
        <w:t xml:space="preserve">A </w:t>
      </w:r>
      <w:r w:rsidRPr="0028745C">
        <w:rPr>
          <w:rStyle w:val="Entity"/>
        </w:rPr>
        <w:t>GeochronologicInterpretation</w:t>
      </w:r>
      <w:r>
        <w:t xml:space="preserve"> is a</w:t>
      </w:r>
      <w:r w:rsidR="007F7DE0" w:rsidRPr="007F7DE0">
        <w:t>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59C955DC" w:rsidR="007F7DE0" w:rsidRPr="00385D07" w:rsidRDefault="00F658C5" w:rsidP="007F7DE0">
      <w:pPr>
        <w:keepNext/>
        <w:rPr>
          <w:lang w:val="en-CA"/>
        </w:rPr>
      </w:pPr>
      <w:r>
        <w:rPr>
          <w:noProof/>
          <w:lang w:val="en-CA" w:eastAsia="en-CA"/>
        </w:rPr>
        <w:lastRenderedPageBreak/>
        <w:drawing>
          <wp:inline distT="0" distB="0" distL="0" distR="0" wp14:anchorId="2A5AD7C5" wp14:editId="2F4DE14F">
            <wp:extent cx="5486400" cy="511492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486400" cy="5114925"/>
                    </a:xfrm>
                    <a:prstGeom prst="rect">
                      <a:avLst/>
                    </a:prstGeom>
                    <a:noFill/>
                    <a:ln>
                      <a:noFill/>
                    </a:ln>
                  </pic:spPr>
                </pic:pic>
              </a:graphicData>
            </a:graphic>
          </wp:inline>
        </w:drawing>
      </w:r>
    </w:p>
    <w:p w14:paraId="1497C4AA" w14:textId="5F0DB786" w:rsidR="007F7DE0" w:rsidRPr="006064ED" w:rsidRDefault="007F7DE0" w:rsidP="007F7DE0">
      <w:pPr>
        <w:pStyle w:val="Caption"/>
        <w:rPr>
          <w:lang w:val="fr-CA"/>
        </w:rPr>
      </w:pPr>
      <w:r w:rsidRPr="006064ED">
        <w:rPr>
          <w:lang w:val="fr-CA"/>
        </w:rPr>
        <w:t xml:space="preserve">Figure </w:t>
      </w:r>
      <w:r w:rsidR="00673E83" w:rsidRPr="00385D07">
        <w:rPr>
          <w:lang w:val="en-CA"/>
        </w:rPr>
        <w:fldChar w:fldCharType="begin"/>
      </w:r>
      <w:r w:rsidR="00673E83" w:rsidRPr="006064ED">
        <w:rPr>
          <w:lang w:val="fr-CA"/>
        </w:rPr>
        <w:instrText xml:space="preserve"> SEQ Figure \* ARABIC </w:instrText>
      </w:r>
      <w:r w:rsidR="00673E83" w:rsidRPr="00385D07">
        <w:rPr>
          <w:lang w:val="en-CA"/>
        </w:rPr>
        <w:fldChar w:fldCharType="separate"/>
      </w:r>
      <w:r w:rsidR="00E15963">
        <w:rPr>
          <w:noProof/>
          <w:lang w:val="fr-CA"/>
        </w:rPr>
        <w:t>89</w:t>
      </w:r>
      <w:r w:rsidR="00673E83" w:rsidRPr="00385D07">
        <w:rPr>
          <w:noProof/>
          <w:lang w:val="en-CA"/>
        </w:rPr>
        <w:fldChar w:fldCharType="end"/>
      </w:r>
      <w:r w:rsidRPr="006064ED">
        <w:rPr>
          <w:lang w:val="fr-CA"/>
        </w:rPr>
        <w:t>: Geochronologic interpretation</w:t>
      </w:r>
      <w:r w:rsidR="00B8253A" w:rsidRPr="006064ED">
        <w:rPr>
          <w:lang w:val="fr-CA"/>
        </w:rPr>
        <w:t xml:space="preserve"> context diagram.</w:t>
      </w:r>
    </w:p>
    <w:p w14:paraId="700C1C18" w14:textId="06BB7526" w:rsidR="00F701C7" w:rsidRPr="006521AB" w:rsidRDefault="00F701C7" w:rsidP="006521AB">
      <w:pPr>
        <w:pStyle w:val="Heading5"/>
        <w:rPr>
          <w:lang w:val="en-CA"/>
        </w:rPr>
      </w:pPr>
      <w:r w:rsidRPr="00385D07">
        <w:rPr>
          <w:lang w:val="en-CA"/>
        </w:rPr>
        <w:t>interpretedAge</w:t>
      </w:r>
    </w:p>
    <w:p w14:paraId="149479EF" w14:textId="77777777" w:rsidR="006521AB" w:rsidRDefault="00F701C7">
      <w:pPr>
        <w:rPr>
          <w:lang w:val="en-CA"/>
        </w:rPr>
      </w:pPr>
      <w:r>
        <w:t xml:space="preserve">The </w:t>
      </w:r>
      <w:r w:rsidRPr="0028745C">
        <w:rPr>
          <w:rStyle w:val="Entity"/>
        </w:rPr>
        <w:t>interpretedAge</w:t>
      </w:r>
      <w:r>
        <w:rPr>
          <w:lang w:val="en-CA"/>
        </w:rPr>
        <w:t xml:space="preserve"> property </w:t>
      </w:r>
      <w:r w:rsidR="006521AB">
        <w:rPr>
          <w:lang w:val="en-CA"/>
        </w:rPr>
        <w:t>is</w:t>
      </w:r>
      <w:r>
        <w:rPr>
          <w:lang w:val="en-CA"/>
        </w:rPr>
        <w:t xml:space="preserve"> an association between a </w:t>
      </w:r>
      <w:r w:rsidRPr="0028745C">
        <w:rPr>
          <w:rStyle w:val="Entity"/>
        </w:rPr>
        <w:t>GeochronologicInterpretation</w:t>
      </w:r>
      <w:r>
        <w:rPr>
          <w:lang w:val="en-CA"/>
        </w:rPr>
        <w:t xml:space="preserve"> and a </w:t>
      </w:r>
      <w:r w:rsidRPr="0028745C">
        <w:rPr>
          <w:rStyle w:val="Entity"/>
        </w:rPr>
        <w:t>GeologicEvent</w:t>
      </w:r>
      <w:r>
        <w:rPr>
          <w:lang w:val="en-CA"/>
        </w:rPr>
        <w:t xml:space="preserve"> that </w:t>
      </w:r>
      <w:r w:rsidRPr="00F701C7">
        <w:rPr>
          <w:lang w:val="en-CA"/>
        </w:rPr>
        <w:t>describe</w:t>
      </w:r>
      <w:r>
        <w:rPr>
          <w:lang w:val="en-CA"/>
        </w:rPr>
        <w:t>s</w:t>
      </w:r>
      <w:r w:rsidRPr="00F701C7">
        <w:rPr>
          <w:lang w:val="en-CA"/>
        </w:rPr>
        <w:t xml:space="preserve"> </w:t>
      </w:r>
      <w:r w:rsidR="006521AB">
        <w:rPr>
          <w:lang w:val="en-CA"/>
        </w:rPr>
        <w:t>the dated event</w:t>
      </w:r>
      <w:r w:rsidRPr="00F701C7">
        <w:rPr>
          <w:lang w:val="en-CA"/>
        </w:rPr>
        <w:t xml:space="preserve">, process and environment. </w:t>
      </w:r>
    </w:p>
    <w:p w14:paraId="3E2F5A03" w14:textId="77777777" w:rsidR="006521AB" w:rsidRDefault="00284E39">
      <w:pPr>
        <w:rPr>
          <w:lang w:val="en-CA"/>
        </w:rPr>
      </w:pPr>
      <w:r w:rsidRPr="00F701C7">
        <w:rPr>
          <w:lang w:val="en-CA"/>
        </w:rPr>
        <w:t>e.g.</w:t>
      </w:r>
      <w:r w:rsidR="00F701C7" w:rsidRPr="00F701C7">
        <w:rPr>
          <w:lang w:val="en-CA"/>
        </w:rPr>
        <w:t xml:space="preserve">, </w:t>
      </w:r>
    </w:p>
    <w:p w14:paraId="6469556B" w14:textId="77777777" w:rsidR="006521AB" w:rsidRDefault="00F701C7" w:rsidP="00C44904">
      <w:pPr>
        <w:pStyle w:val="ListParagraph"/>
        <w:numPr>
          <w:ilvl w:val="0"/>
          <w:numId w:val="32"/>
        </w:numPr>
        <w:rPr>
          <w:lang w:val="en-CA"/>
        </w:rPr>
      </w:pPr>
      <w:r w:rsidRPr="006521AB">
        <w:rPr>
          <w:lang w:val="en-CA"/>
        </w:rPr>
        <w:t xml:space="preserve">Event age = 350 Ma +/- 3 Ma. </w:t>
      </w:r>
    </w:p>
    <w:p w14:paraId="445C06A4" w14:textId="77777777" w:rsidR="006521AB" w:rsidRDefault="00F701C7" w:rsidP="00C44904">
      <w:pPr>
        <w:pStyle w:val="ListParagraph"/>
        <w:numPr>
          <w:ilvl w:val="0"/>
          <w:numId w:val="32"/>
        </w:numPr>
        <w:rPr>
          <w:lang w:val="en-CA"/>
        </w:rPr>
      </w:pPr>
      <w:r w:rsidRPr="006521AB">
        <w:rPr>
          <w:lang w:val="en-CA"/>
        </w:rPr>
        <w:t xml:space="preserve">Event process = intrusion, extrusion, metamorphism. </w:t>
      </w:r>
    </w:p>
    <w:p w14:paraId="31BC4387" w14:textId="1977A3E3" w:rsidR="00F701C7" w:rsidRPr="006521AB" w:rsidRDefault="00F701C7" w:rsidP="00C44904">
      <w:pPr>
        <w:pStyle w:val="ListParagraph"/>
        <w:numPr>
          <w:ilvl w:val="0"/>
          <w:numId w:val="32"/>
        </w:numPr>
        <w:rPr>
          <w:lang w:val="en-CA"/>
        </w:rPr>
      </w:pPr>
      <w:r w:rsidRPr="006521AB">
        <w:rPr>
          <w:lang w:val="en-CA"/>
        </w:rPr>
        <w:t>Event environment = plutonic, marine.</w:t>
      </w:r>
    </w:p>
    <w:p w14:paraId="1CC835DE" w14:textId="1751BA1F" w:rsidR="007F7DE0" w:rsidRDefault="00F701C7" w:rsidP="00D20646">
      <w:pPr>
        <w:pStyle w:val="Heading5"/>
        <w:rPr>
          <w:lang w:val="en-CA"/>
        </w:rPr>
      </w:pPr>
      <w:r w:rsidRPr="00F701C7">
        <w:rPr>
          <w:lang w:val="en-CA"/>
        </w:rPr>
        <w:t>isotopicEvent</w:t>
      </w:r>
    </w:p>
    <w:p w14:paraId="355DE665" w14:textId="1509354D" w:rsidR="00F701C7" w:rsidRDefault="00F701C7" w:rsidP="00D20646">
      <w:pPr>
        <w:rPr>
          <w:lang w:val="en-CA"/>
        </w:rPr>
      </w:pPr>
      <w:r>
        <w:rPr>
          <w:lang w:val="en-CA"/>
        </w:rPr>
        <w:t xml:space="preserve">The </w:t>
      </w:r>
      <w:r w:rsidRPr="0028745C">
        <w:rPr>
          <w:rStyle w:val="Entity"/>
        </w:rPr>
        <w:t>isotopicEvent</w:t>
      </w:r>
      <w:proofErr w:type="gramStart"/>
      <w:r w:rsidRPr="0028745C">
        <w:rPr>
          <w:rStyle w:val="Entity"/>
        </w:rPr>
        <w:t>:IsotopicEventType</w:t>
      </w:r>
      <w:proofErr w:type="gramEnd"/>
      <w:r>
        <w:rPr>
          <w:lang w:val="en-CA"/>
        </w:rPr>
        <w:t xml:space="preserve">  contain</w:t>
      </w:r>
      <w:r w:rsidR="006521AB">
        <w:rPr>
          <w:lang w:val="en-CA"/>
        </w:rPr>
        <w:t>s</w:t>
      </w:r>
      <w:r>
        <w:rPr>
          <w:lang w:val="en-CA"/>
        </w:rPr>
        <w:t xml:space="preserve"> a term from a controlled vocabulary that </w:t>
      </w:r>
      <w:r w:rsidR="0028745C">
        <w:rPr>
          <w:lang w:val="en-CA"/>
        </w:rPr>
        <w:t>d</w:t>
      </w:r>
      <w:r w:rsidRPr="00F701C7">
        <w:rPr>
          <w:lang w:val="en-CA"/>
        </w:rPr>
        <w:t xml:space="preserve">escribes any isotopic events that are relevant to the interpretation. </w:t>
      </w:r>
      <w:r w:rsidR="00284E39" w:rsidRPr="00F701C7">
        <w:rPr>
          <w:lang w:val="en-CA"/>
        </w:rPr>
        <w:t>e.g.</w:t>
      </w:r>
      <w:r w:rsidRPr="00F701C7">
        <w:rPr>
          <w:lang w:val="en-CA"/>
        </w:rPr>
        <w:t>; closure, isotopic mixing, Pb loss, etc</w:t>
      </w:r>
      <w:r>
        <w:rPr>
          <w:lang w:val="en-CA"/>
        </w:rPr>
        <w:t>.</w:t>
      </w:r>
    </w:p>
    <w:p w14:paraId="19E409B4" w14:textId="1B9A39E0" w:rsidR="00F701C7" w:rsidRPr="006521AB" w:rsidRDefault="00F701C7" w:rsidP="00D20646">
      <w:pPr>
        <w:pStyle w:val="Heading5"/>
        <w:rPr>
          <w:lang w:val="en-CA"/>
        </w:rPr>
      </w:pPr>
      <w:r w:rsidRPr="00F701C7">
        <w:rPr>
          <w:lang w:val="en-CA"/>
        </w:rPr>
        <w:lastRenderedPageBreak/>
        <w:t>isotopicSystem</w:t>
      </w:r>
    </w:p>
    <w:p w14:paraId="1FB12F95" w14:textId="696AE46A" w:rsidR="00F701C7" w:rsidRDefault="00F701C7" w:rsidP="00D20646">
      <w:pPr>
        <w:rPr>
          <w:lang w:val="en-CA"/>
        </w:rPr>
      </w:pPr>
      <w:r>
        <w:rPr>
          <w:lang w:val="en-CA"/>
        </w:rPr>
        <w:t xml:space="preserve">The property </w:t>
      </w:r>
      <w:r w:rsidRPr="0028745C">
        <w:rPr>
          <w:rStyle w:val="Entity"/>
        </w:rPr>
        <w:t>isotopicSystem</w:t>
      </w:r>
      <w:proofErr w:type="gramStart"/>
      <w:r w:rsidRPr="0028745C">
        <w:rPr>
          <w:rStyle w:val="Entity"/>
        </w:rPr>
        <w:t>:IsotopicSystemName</w:t>
      </w:r>
      <w:proofErr w:type="gramEnd"/>
      <w:r>
        <w:rPr>
          <w:lang w:val="en-CA"/>
        </w:rPr>
        <w:t xml:space="preserve"> contain</w:t>
      </w:r>
      <w:r w:rsidR="006521AB">
        <w:rPr>
          <w:lang w:val="en-CA"/>
        </w:rPr>
        <w:t>s</w:t>
      </w:r>
      <w:r>
        <w:rPr>
          <w:lang w:val="en-CA"/>
        </w:rPr>
        <w:t xml:space="preserve"> a term from a controlled vocabulary that d</w:t>
      </w:r>
      <w:r w:rsidRPr="00F701C7">
        <w:rPr>
          <w:lang w:val="en-CA"/>
        </w:rPr>
        <w:t>escribes the isotopic system used to calculate geochronological age. StatisticalAgeTypes vocabulary would contain values like:</w:t>
      </w:r>
      <w:r>
        <w:rPr>
          <w:lang w:val="en-CA"/>
        </w:rPr>
        <w:t xml:space="preserve"> </w:t>
      </w:r>
      <w:r w:rsidRPr="00F701C7">
        <w:rPr>
          <w:lang w:val="en-CA"/>
        </w:rPr>
        <w:t>Ar-Ar, K-Ar, Nd-Sm, Pb-Pb, Rb-Sr, Re-Os, U-Pb, etc</w:t>
      </w:r>
      <w:r w:rsidR="00B8253A">
        <w:rPr>
          <w:lang w:val="en-CA"/>
        </w:rPr>
        <w:t>.</w:t>
      </w:r>
    </w:p>
    <w:p w14:paraId="7CE82D3C" w14:textId="7E6F324A" w:rsidR="00F701C7" w:rsidRPr="006521AB" w:rsidRDefault="00F701C7" w:rsidP="00D20646">
      <w:pPr>
        <w:pStyle w:val="Heading5"/>
        <w:rPr>
          <w:lang w:val="en-CA"/>
        </w:rPr>
      </w:pPr>
      <w:r>
        <w:rPr>
          <w:lang w:val="en-CA"/>
        </w:rPr>
        <w:t>statisticalMethod</w:t>
      </w:r>
    </w:p>
    <w:p w14:paraId="47FAF8ED" w14:textId="2F1CD5A4" w:rsidR="00F701C7" w:rsidRDefault="00F701C7" w:rsidP="00D20646">
      <w:pPr>
        <w:rPr>
          <w:lang w:val="en-CA"/>
        </w:rPr>
      </w:pPr>
      <w:r>
        <w:rPr>
          <w:lang w:val="en-CA"/>
        </w:rPr>
        <w:t xml:space="preserve">The property </w:t>
      </w:r>
      <w:r w:rsidRPr="00A0556F">
        <w:rPr>
          <w:rStyle w:val="Entity"/>
        </w:rPr>
        <w:t>statisticalMethod</w:t>
      </w:r>
      <w:proofErr w:type="gramStart"/>
      <w:r w:rsidRPr="00A0556F">
        <w:rPr>
          <w:rStyle w:val="Entity"/>
        </w:rPr>
        <w:t>:</w:t>
      </w:r>
      <w:r w:rsidR="00284E39" w:rsidRPr="00A0556F">
        <w:rPr>
          <w:rStyle w:val="Entity"/>
        </w:rPr>
        <w:t>StatisticalMethodTerm</w:t>
      </w:r>
      <w:proofErr w:type="gramEnd"/>
      <w:r>
        <w:rPr>
          <w:lang w:val="en-CA"/>
        </w:rPr>
        <w:t xml:space="preserve"> contain</w:t>
      </w:r>
      <w:r w:rsidR="006521AB">
        <w:rPr>
          <w:lang w:val="en-CA"/>
        </w:rPr>
        <w:t>s</w:t>
      </w:r>
      <w:r>
        <w:rPr>
          <w:lang w:val="en-CA"/>
        </w:rPr>
        <w:t xml:space="preserve"> a term from a controlled vocabulary that describes the </w:t>
      </w:r>
      <w:r w:rsidRPr="00F701C7">
        <w:rPr>
          <w:lang w:val="en-CA"/>
        </w:rPr>
        <w:t>statistical method used to interpret the results</w:t>
      </w:r>
      <w:r>
        <w:rPr>
          <w:lang w:val="en-CA"/>
        </w:rPr>
        <w:t>.</w:t>
      </w:r>
    </w:p>
    <w:p w14:paraId="3F84F3B1" w14:textId="7E4FF95D" w:rsidR="00F701C7" w:rsidRPr="006521AB" w:rsidRDefault="00F701C7" w:rsidP="006521AB">
      <w:pPr>
        <w:pStyle w:val="Heading5"/>
        <w:rPr>
          <w:lang w:val="en-CA"/>
        </w:rPr>
      </w:pPr>
      <w:r w:rsidRPr="00D970E9">
        <w:rPr>
          <w:lang w:val="en-CA"/>
        </w:rPr>
        <w:t>interpretedBy</w:t>
      </w:r>
    </w:p>
    <w:p w14:paraId="6A85A9C3" w14:textId="1E70A84C" w:rsidR="00F701C7" w:rsidRDefault="00F701C7" w:rsidP="00D20646">
      <w:pPr>
        <w:rPr>
          <w:lang w:val="en-CA"/>
        </w:rPr>
      </w:pPr>
      <w:r>
        <w:rPr>
          <w:lang w:val="en-CA"/>
        </w:rPr>
        <w:t xml:space="preserve">The property </w:t>
      </w:r>
      <w:r w:rsidRPr="00A0556F">
        <w:rPr>
          <w:rStyle w:val="Entity"/>
        </w:rPr>
        <w:t>interpretedBy</w:t>
      </w:r>
      <w:r>
        <w:rPr>
          <w:lang w:val="en-CA"/>
        </w:rPr>
        <w:t xml:space="preserve"> </w:t>
      </w:r>
      <w:r w:rsidR="006521AB">
        <w:rPr>
          <w:lang w:val="en-CA"/>
        </w:rPr>
        <w:t>is</w:t>
      </w:r>
      <w:r>
        <w:rPr>
          <w:lang w:val="en-CA"/>
        </w:rPr>
        <w:t xml:space="preserve"> an association between a </w:t>
      </w:r>
      <w:r w:rsidRPr="00A0556F">
        <w:rPr>
          <w:rStyle w:val="Entity"/>
        </w:rPr>
        <w:t>GeochronologicInterpretation</w:t>
      </w:r>
      <w:r>
        <w:rPr>
          <w:lang w:val="en-CA"/>
        </w:rPr>
        <w:t xml:space="preserve"> </w:t>
      </w:r>
      <w:r w:rsidR="00A0556F">
        <w:rPr>
          <w:lang w:val="en-CA"/>
        </w:rPr>
        <w:t xml:space="preserve">and a </w:t>
      </w:r>
      <w:r w:rsidR="00A0556F" w:rsidRPr="00A0556F">
        <w:rPr>
          <w:rStyle w:val="Entity"/>
        </w:rPr>
        <w:t>CIT</w:t>
      </w:r>
      <w:proofErr w:type="gramStart"/>
      <w:r w:rsidRPr="00A0556F">
        <w:rPr>
          <w:rStyle w:val="Entity"/>
        </w:rPr>
        <w:t>:CI</w:t>
      </w:r>
      <w:proofErr w:type="gramEnd"/>
      <w:r w:rsidRPr="00A0556F">
        <w:rPr>
          <w:rStyle w:val="Entity"/>
        </w:rPr>
        <w:t>_Responsability</w:t>
      </w:r>
      <w:r>
        <w:rPr>
          <w:lang w:val="en-CA"/>
        </w:rPr>
        <w:t xml:space="preserve"> describing the p</w:t>
      </w:r>
      <w:r w:rsidRPr="00F701C7">
        <w:rPr>
          <w:lang w:val="en-CA"/>
        </w:rPr>
        <w:t>arty responsible for this interpretation</w:t>
      </w:r>
      <w:r>
        <w:rPr>
          <w:lang w:val="en-CA"/>
        </w:rPr>
        <w:t>.</w:t>
      </w:r>
    </w:p>
    <w:p w14:paraId="141954F9" w14:textId="00193BE2" w:rsidR="00F701C7" w:rsidRPr="006521AB" w:rsidRDefault="00F701C7" w:rsidP="00D20646">
      <w:pPr>
        <w:pStyle w:val="Heading5"/>
        <w:rPr>
          <w:lang w:val="en-CA"/>
        </w:rPr>
      </w:pPr>
      <w:r>
        <w:rPr>
          <w:lang w:val="en-CA"/>
        </w:rPr>
        <w:t>c</w:t>
      </w:r>
      <w:r w:rsidRPr="00F701C7">
        <w:rPr>
          <w:lang w:val="en-CA"/>
        </w:rPr>
        <w:t>itation</w:t>
      </w:r>
    </w:p>
    <w:p w14:paraId="78C03161" w14:textId="1C4F7FF4" w:rsidR="00F701C7" w:rsidRDefault="00F701C7" w:rsidP="00D20646">
      <w:pPr>
        <w:rPr>
          <w:lang w:val="en-CA"/>
        </w:rPr>
      </w:pPr>
      <w:r>
        <w:rPr>
          <w:lang w:val="en-CA"/>
        </w:rPr>
        <w:t xml:space="preserve">The </w:t>
      </w:r>
      <w:r w:rsidRPr="00A0556F">
        <w:rPr>
          <w:rStyle w:val="Entity"/>
        </w:rPr>
        <w:t>citation</w:t>
      </w:r>
      <w:r>
        <w:rPr>
          <w:lang w:val="en-CA"/>
        </w:rPr>
        <w:t xml:space="preserve"> property </w:t>
      </w:r>
      <w:r w:rsidR="006521AB">
        <w:rPr>
          <w:lang w:val="en-CA"/>
        </w:rPr>
        <w:t>is</w:t>
      </w:r>
      <w:r w:rsidRPr="00F701C7">
        <w:rPr>
          <w:lang w:val="en-CA"/>
        </w:rPr>
        <w:t xml:space="preserve"> an association between a </w:t>
      </w:r>
      <w:r w:rsidRPr="00A0556F">
        <w:rPr>
          <w:rStyle w:val="Entity"/>
        </w:rPr>
        <w:t>GeochronologicInterpretation</w:t>
      </w:r>
      <w:r w:rsidRPr="00F701C7">
        <w:rPr>
          <w:lang w:val="en-CA"/>
        </w:rPr>
        <w:t xml:space="preserve"> and a </w:t>
      </w:r>
      <w:r w:rsidR="009C2E9A" w:rsidRPr="00A0556F">
        <w:rPr>
          <w:rStyle w:val="Entity"/>
        </w:rPr>
        <w:t>CIT</w:t>
      </w:r>
      <w:proofErr w:type="gramStart"/>
      <w:r w:rsidRPr="00A0556F">
        <w:rPr>
          <w:rStyle w:val="Entity"/>
        </w:rPr>
        <w:t>:CI</w:t>
      </w:r>
      <w:proofErr w:type="gramEnd"/>
      <w:r w:rsidRPr="00A0556F">
        <w:rPr>
          <w:rStyle w:val="Entity"/>
        </w:rPr>
        <w:t>_Citation</w:t>
      </w:r>
      <w:r>
        <w:rPr>
          <w:lang w:val="en-CA"/>
        </w:rPr>
        <w:t xml:space="preserve"> that describes authors </w:t>
      </w:r>
      <w:r w:rsidRPr="00F701C7">
        <w:rPr>
          <w:lang w:val="en-CA"/>
        </w:rPr>
        <w:t xml:space="preserve">and other reference information. </w:t>
      </w:r>
      <w:r>
        <w:rPr>
          <w:lang w:val="en-CA"/>
        </w:rPr>
        <w:t>It c</w:t>
      </w:r>
      <w:r w:rsidRPr="00F701C7">
        <w:rPr>
          <w:lang w:val="en-CA"/>
        </w:rPr>
        <w:t>an be used to describe reference for new or legacy data</w:t>
      </w:r>
      <w:r>
        <w:rPr>
          <w:lang w:val="en-CA"/>
        </w:rPr>
        <w:t>.</w:t>
      </w:r>
    </w:p>
    <w:p w14:paraId="68AC4B13" w14:textId="7A0B5BBA" w:rsidR="00F701C7" w:rsidRPr="006521AB" w:rsidRDefault="00F701C7" w:rsidP="00D20646">
      <w:pPr>
        <w:pStyle w:val="Heading5"/>
        <w:rPr>
          <w:lang w:val="en-CA"/>
        </w:rPr>
      </w:pPr>
      <w:r w:rsidRPr="00F701C7">
        <w:rPr>
          <w:lang w:val="en-CA"/>
        </w:rPr>
        <w:t>preferredInterpretation</w:t>
      </w:r>
    </w:p>
    <w:p w14:paraId="35D365C2" w14:textId="21700DE4" w:rsidR="00F701C7" w:rsidRDefault="00F701C7" w:rsidP="00D20646">
      <w:pPr>
        <w:rPr>
          <w:lang w:val="en-CA"/>
        </w:rPr>
      </w:pPr>
      <w:r>
        <w:rPr>
          <w:lang w:val="en-CA"/>
        </w:rPr>
        <w:t xml:space="preserve">The property </w:t>
      </w:r>
      <w:r w:rsidRPr="00A0556F">
        <w:rPr>
          <w:rStyle w:val="Entity"/>
        </w:rPr>
        <w:t>preferredInterpretation</w:t>
      </w:r>
      <w:proofErr w:type="gramStart"/>
      <w:r w:rsidRPr="00A0556F">
        <w:rPr>
          <w:rStyle w:val="Entity"/>
        </w:rPr>
        <w:t>:</w:t>
      </w:r>
      <w:r w:rsidR="00A0556F">
        <w:rPr>
          <w:rStyle w:val="Entity"/>
        </w:rPr>
        <w:t>Primitive</w:t>
      </w:r>
      <w:proofErr w:type="gramEnd"/>
      <w:r w:rsidR="00A0556F">
        <w:rPr>
          <w:rStyle w:val="Entity"/>
        </w:rPr>
        <w:t>::</w:t>
      </w:r>
      <w:r w:rsidRPr="00A0556F">
        <w:rPr>
          <w:rStyle w:val="Entity"/>
        </w:rPr>
        <w:t>Boolean</w:t>
      </w:r>
      <w:r>
        <w:rPr>
          <w:lang w:val="en-CA"/>
        </w:rPr>
        <w:t xml:space="preserve"> indicate</w:t>
      </w:r>
      <w:r w:rsidR="006521AB">
        <w:rPr>
          <w:lang w:val="en-CA"/>
        </w:rPr>
        <w:t>s</w:t>
      </w:r>
      <w:r w:rsidRPr="00F701C7">
        <w:rPr>
          <w:lang w:val="en-CA"/>
        </w:rPr>
        <w:t xml:space="preserve"> whether this interpretation is the preferred interpretation (</w:t>
      </w:r>
      <w:r w:rsidR="00284E39" w:rsidRPr="00F701C7">
        <w:rPr>
          <w:lang w:val="en-CA"/>
        </w:rPr>
        <w:t>i.e.</w:t>
      </w:r>
      <w:r w:rsidRPr="00F701C7">
        <w:rPr>
          <w:lang w:val="en-CA"/>
        </w:rPr>
        <w:t>; the analytical data may be reinterpreted)</w:t>
      </w:r>
      <w:r>
        <w:rPr>
          <w:lang w:val="en-CA"/>
        </w:rPr>
        <w:t>.</w:t>
      </w:r>
    </w:p>
    <w:p w14:paraId="16AF0AE8" w14:textId="5EFB7BCC" w:rsidR="00437ED0" w:rsidRPr="006521AB" w:rsidRDefault="00F701C7" w:rsidP="00D20646">
      <w:pPr>
        <w:pStyle w:val="Heading5"/>
        <w:rPr>
          <w:lang w:val="en-CA"/>
        </w:rPr>
      </w:pPr>
      <w:r w:rsidRPr="00F701C7">
        <w:rPr>
          <w:lang w:val="en-CA"/>
        </w:rPr>
        <w:t>sourceCollection</w:t>
      </w:r>
    </w:p>
    <w:p w14:paraId="6F66BB76" w14:textId="2A11B0FB" w:rsidR="00F701C7" w:rsidRDefault="00F701C7" w:rsidP="00D20646">
      <w:pPr>
        <w:rPr>
          <w:lang w:val="en-CA"/>
        </w:rPr>
      </w:pPr>
      <w:r>
        <w:rPr>
          <w:lang w:val="en-CA"/>
        </w:rPr>
        <w:t xml:space="preserve">The property </w:t>
      </w:r>
      <w:r w:rsidRPr="00A0556F">
        <w:rPr>
          <w:rStyle w:val="Entity"/>
        </w:rPr>
        <w:t>sourceCollection</w:t>
      </w:r>
      <w:r>
        <w:rPr>
          <w:lang w:val="en-CA"/>
        </w:rPr>
        <w:t xml:space="preserve"> </w:t>
      </w:r>
      <w:r w:rsidR="006521AB">
        <w:rPr>
          <w:lang w:val="en-CA"/>
        </w:rPr>
        <w:t>is</w:t>
      </w:r>
      <w:r>
        <w:rPr>
          <w:lang w:val="en-CA"/>
        </w:rPr>
        <w:t xml:space="preserve"> an </w:t>
      </w:r>
      <w:r w:rsidRPr="00F701C7">
        <w:rPr>
          <w:lang w:val="en-CA"/>
        </w:rPr>
        <w:t xml:space="preserve">association between a </w:t>
      </w:r>
      <w:r w:rsidRPr="00A0556F">
        <w:rPr>
          <w:rStyle w:val="Entity"/>
        </w:rPr>
        <w:t>GeochronologicInterpretation</w:t>
      </w:r>
      <w:r>
        <w:rPr>
          <w:lang w:val="en-CA"/>
        </w:rPr>
        <w:t xml:space="preserve"> and </w:t>
      </w:r>
      <w:r w:rsidR="00284E39">
        <w:rPr>
          <w:lang w:val="en-CA"/>
        </w:rPr>
        <w:t>an</w:t>
      </w:r>
      <w:r>
        <w:rPr>
          <w:lang w:val="en-CA"/>
        </w:rPr>
        <w:t xml:space="preserve"> </w:t>
      </w:r>
      <w:r w:rsidR="0099305B" w:rsidRPr="00A0556F">
        <w:rPr>
          <w:rStyle w:val="Entity"/>
        </w:rPr>
        <w:t>OM::</w:t>
      </w:r>
      <w:r w:rsidRPr="00A0556F">
        <w:rPr>
          <w:rStyle w:val="Entity"/>
        </w:rPr>
        <w:t>SF_SamplingFeatureCollection</w:t>
      </w:r>
      <w:r>
        <w:rPr>
          <w:lang w:val="en-CA"/>
        </w:rPr>
        <w:t xml:space="preserve"> that lists </w:t>
      </w:r>
      <w:r w:rsidR="00437ED0">
        <w:rPr>
          <w:lang w:val="en-CA"/>
        </w:rPr>
        <w:t xml:space="preserve">a collection of </w:t>
      </w:r>
      <w:r w:rsidR="0099305B" w:rsidRPr="00A0556F">
        <w:rPr>
          <w:rStyle w:val="Entity"/>
        </w:rPr>
        <w:t>OM::</w:t>
      </w:r>
      <w:r w:rsidR="00437ED0" w:rsidRPr="00A0556F">
        <w:rPr>
          <w:rStyle w:val="Entity"/>
        </w:rPr>
        <w:t>SF_SamplingFeature</w:t>
      </w:r>
      <w:r w:rsidRPr="00F701C7">
        <w:rPr>
          <w:lang w:val="en-CA"/>
        </w:rPr>
        <w:t xml:space="preserve"> </w:t>
      </w:r>
      <w:r w:rsidR="006521AB">
        <w:rPr>
          <w:lang w:val="en-CA"/>
        </w:rPr>
        <w:t>(</w:t>
      </w:r>
      <w:r w:rsidR="00284E39" w:rsidRPr="00F701C7">
        <w:rPr>
          <w:lang w:val="en-CA"/>
        </w:rPr>
        <w:t>e.g.</w:t>
      </w:r>
      <w:r w:rsidRPr="00F701C7">
        <w:rPr>
          <w:lang w:val="en-CA"/>
        </w:rPr>
        <w:t xml:space="preserve">; a collection of burn spots or craters from a SHRIMP analytical session).  </w:t>
      </w:r>
      <w:r w:rsidR="00437ED0">
        <w:rPr>
          <w:lang w:val="en-CA"/>
        </w:rPr>
        <w:t>When the l</w:t>
      </w:r>
      <w:r w:rsidRPr="00F701C7">
        <w:rPr>
          <w:lang w:val="en-CA"/>
        </w:rPr>
        <w:t xml:space="preserve">egacy published data for which the </w:t>
      </w:r>
      <w:r w:rsidRPr="00A0556F">
        <w:rPr>
          <w:rStyle w:val="Entity"/>
        </w:rPr>
        <w:t>SamplingFeatureCollection</w:t>
      </w:r>
      <w:r w:rsidRPr="00F701C7">
        <w:rPr>
          <w:lang w:val="en-CA"/>
        </w:rPr>
        <w:t xml:space="preserve"> is unknown</w:t>
      </w:r>
      <w:r w:rsidR="00437ED0">
        <w:rPr>
          <w:lang w:val="en-CA"/>
        </w:rPr>
        <w:t>, it</w:t>
      </w:r>
      <w:r w:rsidRPr="00F701C7">
        <w:rPr>
          <w:lang w:val="en-CA"/>
        </w:rPr>
        <w:t xml:space="preserve"> may be delivered with </w:t>
      </w:r>
      <w:r w:rsidRPr="00A0556F">
        <w:rPr>
          <w:rStyle w:val="Entity"/>
        </w:rPr>
        <w:t>SamplingFeatureCollection</w:t>
      </w:r>
      <w:r w:rsidRPr="00F701C7">
        <w:rPr>
          <w:lang w:val="en-CA"/>
        </w:rPr>
        <w:t xml:space="preserve"> = 'unknown'.</w:t>
      </w:r>
    </w:p>
    <w:p w14:paraId="62D19FEB" w14:textId="77777777" w:rsidR="00A0556F" w:rsidRDefault="00A0556F" w:rsidP="00D20646">
      <w:pPr>
        <w:rPr>
          <w:lang w:val="en-CA"/>
        </w:rPr>
      </w:pPr>
    </w:p>
    <w:p w14:paraId="6CDE300C" w14:textId="73EAE649" w:rsidR="007F7DE0" w:rsidRDefault="007F7DE0" w:rsidP="007F7DE0">
      <w:pPr>
        <w:pStyle w:val="Heading3"/>
        <w:rPr>
          <w:lang w:val="en-CA"/>
        </w:rPr>
      </w:pPr>
      <w:bookmarkStart w:id="513" w:name="BKM_0B1CA329_7FCB_4838_9738_F600EF3A8B04"/>
      <w:bookmarkStart w:id="514" w:name="BKM_1D244EC3_ED85_479D_9C71_0F691EEBA5EA"/>
      <w:bookmarkStart w:id="515" w:name="BKM_9712572B_F199_4830_ACFD_E9764FB58028"/>
      <w:bookmarkStart w:id="516" w:name="BKM_95947C71_177C_4EA6_8B4C_94C513E8FE7E"/>
      <w:bookmarkStart w:id="517" w:name="BKM_F00B629C_EDB4_449B_8603_CDBBEFBA3576"/>
      <w:bookmarkStart w:id="518" w:name="BKM_B465F0F6_D0B5_40C2_8492_D188CFF84ACF"/>
      <w:bookmarkStart w:id="519" w:name="BKM_84CD8D11_428B_401E_A711_B019F6D0913D"/>
      <w:bookmarkStart w:id="520" w:name="_Toc456946995"/>
      <w:bookmarkEnd w:id="513"/>
      <w:bookmarkEnd w:id="514"/>
      <w:bookmarkEnd w:id="515"/>
      <w:bookmarkEnd w:id="516"/>
      <w:bookmarkEnd w:id="517"/>
      <w:bookmarkEnd w:id="518"/>
      <w:bookmarkEnd w:id="519"/>
      <w:r>
        <w:rPr>
          <w:lang w:val="en-CA"/>
        </w:rPr>
        <w:t>Geologic Specimen</w:t>
      </w:r>
      <w:bookmarkEnd w:id="520"/>
    </w:p>
    <w:p w14:paraId="1EBA54CB" w14:textId="77777777" w:rsidR="007F7DE0" w:rsidRDefault="007F7DE0" w:rsidP="007F7DE0">
      <w:pPr>
        <w:rPr>
          <w:lang w:val="en-CA"/>
        </w:rPr>
      </w:pPr>
    </w:p>
    <w:p w14:paraId="22E630CD" w14:textId="1F2B9DAF" w:rsidR="007F7DE0" w:rsidRDefault="007F7DE0" w:rsidP="007F7DE0">
      <w:pPr>
        <w:rPr>
          <w:lang w:val="en-CA"/>
        </w:rPr>
      </w:pPr>
      <w:r w:rsidRPr="007F7DE0">
        <w:rPr>
          <w:lang w:val="en-CA"/>
        </w:rPr>
        <w:t xml:space="preserve">The </w:t>
      </w:r>
      <w:r w:rsidRPr="00A0556F">
        <w:rPr>
          <w:rStyle w:val="Entity"/>
        </w:rPr>
        <w:t>GeologicSpecimen</w:t>
      </w:r>
      <w:r w:rsidRPr="007F7DE0">
        <w:rPr>
          <w:lang w:val="en-CA"/>
        </w:rPr>
        <w:t xml:space="preserve"> package extends the ISO19156 O&amp;M </w:t>
      </w:r>
      <w:r w:rsidR="009C2E9A">
        <w:rPr>
          <w:lang w:val="en-CA"/>
        </w:rPr>
        <w:t>model</w:t>
      </w:r>
      <w:r w:rsidRPr="007F7DE0">
        <w:rPr>
          <w:lang w:val="en-CA"/>
        </w:rPr>
        <w:t>, and describes processes relevant to the sampling, preparation and analysis of geologic specimens.</w:t>
      </w:r>
    </w:p>
    <w:p w14:paraId="1AC9EEA0" w14:textId="233A1296" w:rsidR="00672D0D" w:rsidRDefault="00F658C5" w:rsidP="00672D0D">
      <w:pPr>
        <w:keepNext/>
      </w:pPr>
      <w:r>
        <w:rPr>
          <w:noProof/>
          <w:lang w:val="en-CA" w:eastAsia="en-CA"/>
        </w:rPr>
        <w:lastRenderedPageBreak/>
        <w:drawing>
          <wp:inline distT="0" distB="0" distL="0" distR="0" wp14:anchorId="2C9B2F6F" wp14:editId="0E06500F">
            <wp:extent cx="5476875" cy="48768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476875" cy="4876800"/>
                    </a:xfrm>
                    <a:prstGeom prst="rect">
                      <a:avLst/>
                    </a:prstGeom>
                    <a:noFill/>
                    <a:ln>
                      <a:noFill/>
                    </a:ln>
                  </pic:spPr>
                </pic:pic>
              </a:graphicData>
            </a:graphic>
          </wp:inline>
        </w:drawing>
      </w:r>
    </w:p>
    <w:p w14:paraId="3258DEC6" w14:textId="20ACB85E"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90</w:t>
      </w:r>
      <w:r w:rsidR="00673E83">
        <w:rPr>
          <w:noProof/>
        </w:rPr>
        <w:fldChar w:fldCharType="end"/>
      </w:r>
      <w:r>
        <w:t xml:space="preserve">: Geologic </w:t>
      </w:r>
      <w:r w:rsidR="00284E39">
        <w:t>specimen</w:t>
      </w:r>
      <w:r>
        <w:t xml:space="preserve"> summary diagram</w:t>
      </w:r>
      <w:r w:rsidR="00B8253A">
        <w:t>.</w:t>
      </w:r>
    </w:p>
    <w:p w14:paraId="0C51F906" w14:textId="77777777" w:rsidR="00672D0D" w:rsidRDefault="00672D0D" w:rsidP="00672D0D"/>
    <w:p w14:paraId="5B637E6D" w14:textId="5ABC7E9B" w:rsidR="00672D0D" w:rsidRDefault="00672D0D" w:rsidP="00672D0D">
      <w:pPr>
        <w:pStyle w:val="Heading4"/>
      </w:pPr>
      <w:r>
        <w:t>ReferenceSpecimen</w:t>
      </w:r>
    </w:p>
    <w:p w14:paraId="086ACB13" w14:textId="77777777" w:rsidR="00672D0D" w:rsidRDefault="00672D0D" w:rsidP="00672D0D"/>
    <w:p w14:paraId="305352B0" w14:textId="2B1280B4"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r w:rsidR="006521AB">
        <w:t xml:space="preserve">  </w:t>
      </w:r>
      <w:r w:rsidR="006521AB" w:rsidRPr="00A0556F">
        <w:rPr>
          <w:rStyle w:val="Entity"/>
        </w:rPr>
        <w:t>RerenceSpecimen</w:t>
      </w:r>
      <w:r w:rsidR="006521AB">
        <w:t xml:space="preserve"> </w:t>
      </w:r>
      <w:r w:rsidR="00A0556F">
        <w:t>are used in quality c</w:t>
      </w:r>
      <w:r w:rsidR="006521AB">
        <w:t xml:space="preserve">ontrol procedures to assess method reproducibility. </w:t>
      </w:r>
    </w:p>
    <w:p w14:paraId="00F539F1" w14:textId="6CD026BB" w:rsidR="00672D0D" w:rsidRDefault="00672D0D" w:rsidP="00672D0D">
      <w:r>
        <w:t xml:space="preserve">Analytical results from a reference specimen analysed during an </w:t>
      </w:r>
      <w:r w:rsidRPr="00A0556F">
        <w:rPr>
          <w:rStyle w:val="Entity"/>
        </w:rPr>
        <w:t>AnalyticalSession</w:t>
      </w:r>
      <w:r>
        <w:t xml:space="preserve"> are delivered in the same way as the results of other specimens analysed in that session.</w:t>
      </w:r>
    </w:p>
    <w:p w14:paraId="690B51BA" w14:textId="2E589AE6" w:rsidR="00672D0D" w:rsidRDefault="00F658C5" w:rsidP="00672D0D">
      <w:pPr>
        <w:keepNext/>
      </w:pPr>
      <w:r>
        <w:rPr>
          <w:noProof/>
          <w:lang w:val="en-CA" w:eastAsia="en-CA"/>
        </w:rPr>
        <w:lastRenderedPageBreak/>
        <w:drawing>
          <wp:inline distT="0" distB="0" distL="0" distR="0" wp14:anchorId="5B91989F" wp14:editId="4DC58A54">
            <wp:extent cx="2876550" cy="441007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76550" cy="4410075"/>
                    </a:xfrm>
                    <a:prstGeom prst="rect">
                      <a:avLst/>
                    </a:prstGeom>
                    <a:noFill/>
                    <a:ln>
                      <a:noFill/>
                    </a:ln>
                  </pic:spPr>
                </pic:pic>
              </a:graphicData>
            </a:graphic>
          </wp:inline>
        </w:drawing>
      </w:r>
    </w:p>
    <w:p w14:paraId="47E216F7" w14:textId="28336F3B"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91</w:t>
      </w:r>
      <w:r w:rsidR="00673E83">
        <w:rPr>
          <w:noProof/>
        </w:rPr>
        <w:fldChar w:fldCharType="end"/>
      </w:r>
      <w:r>
        <w:t>: Reference specimen</w:t>
      </w:r>
      <w:r w:rsidR="00437ED0">
        <w:t xml:space="preserve"> context diagram</w:t>
      </w:r>
      <w:r w:rsidR="00B8253A">
        <w:t>.</w:t>
      </w:r>
    </w:p>
    <w:p w14:paraId="0736FF22" w14:textId="233669B5" w:rsidR="00437ED0" w:rsidRPr="00437ED0" w:rsidRDefault="00437ED0" w:rsidP="006521AB">
      <w:pPr>
        <w:pStyle w:val="Heading5"/>
      </w:pPr>
      <w:r w:rsidRPr="00437ED0">
        <w:t>referenceDescription</w:t>
      </w:r>
    </w:p>
    <w:p w14:paraId="7B3BAECF" w14:textId="48E16E31" w:rsidR="00437ED0" w:rsidRDefault="00437ED0" w:rsidP="00672D0D">
      <w:r>
        <w:t xml:space="preserve">The property </w:t>
      </w:r>
      <w:r w:rsidRPr="00A0556F">
        <w:rPr>
          <w:rStyle w:val="Entity"/>
        </w:rPr>
        <w:t>referenceDescription</w:t>
      </w:r>
      <w:r>
        <w:t xml:space="preserve"> </w:t>
      </w:r>
      <w:r w:rsidR="006521AB">
        <w:t>is</w:t>
      </w:r>
      <w:r>
        <w:t xml:space="preserve"> an association between a </w:t>
      </w:r>
      <w:r w:rsidRPr="00A0556F">
        <w:rPr>
          <w:rStyle w:val="Entity"/>
        </w:rPr>
        <w:t>ReferenceSpecimen</w:t>
      </w:r>
      <w:r>
        <w:t xml:space="preserve"> and a </w:t>
      </w:r>
      <w:r w:rsidR="009C2E9A" w:rsidRPr="00A0556F">
        <w:rPr>
          <w:rStyle w:val="Entity"/>
        </w:rPr>
        <w:t>CIT</w:t>
      </w:r>
      <w:proofErr w:type="gramStart"/>
      <w:r w:rsidRPr="00A0556F">
        <w:rPr>
          <w:rStyle w:val="Entity"/>
        </w:rPr>
        <w:t>:CI</w:t>
      </w:r>
      <w:proofErr w:type="gramEnd"/>
      <w:r w:rsidRPr="00A0556F">
        <w:rPr>
          <w:rStyle w:val="Entity"/>
        </w:rPr>
        <w:t>_Citation</w:t>
      </w:r>
      <w:r>
        <w:t xml:space="preserve"> that references a c</w:t>
      </w:r>
      <w:r w:rsidRPr="00437ED0">
        <w:t>itation of published analytical results for this standard reference specimen</w:t>
      </w:r>
      <w:r>
        <w:t>.</w:t>
      </w:r>
    </w:p>
    <w:p w14:paraId="77084927" w14:textId="2014751B" w:rsidR="00437ED0" w:rsidRPr="006521AB" w:rsidRDefault="00437ED0" w:rsidP="00D20646">
      <w:pPr>
        <w:pStyle w:val="Heading5"/>
        <w:rPr>
          <w:lang w:val="en-CA"/>
        </w:rPr>
      </w:pPr>
      <w:bookmarkStart w:id="521" w:name="BKM_A953E1E0_629C_4E85_A72E_737CDDDCFAE9"/>
      <w:bookmarkEnd w:id="521"/>
      <w:r>
        <w:rPr>
          <w:lang w:val="en-CA"/>
        </w:rPr>
        <w:t>usedIn</w:t>
      </w:r>
    </w:p>
    <w:p w14:paraId="63E675CB" w14:textId="45A5FEA6" w:rsidR="00437ED0" w:rsidRDefault="00437ED0" w:rsidP="00D20646">
      <w:pPr>
        <w:rPr>
          <w:lang w:val="en-CA"/>
        </w:rPr>
      </w:pPr>
      <w:r>
        <w:rPr>
          <w:lang w:val="en-CA"/>
        </w:rPr>
        <w:t xml:space="preserve">The property </w:t>
      </w:r>
      <w:r w:rsidRPr="00A0556F">
        <w:rPr>
          <w:rStyle w:val="Entity"/>
        </w:rPr>
        <w:t>usedIn</w:t>
      </w:r>
      <w:r>
        <w:rPr>
          <w:lang w:val="en-CA"/>
        </w:rPr>
        <w:t xml:space="preserve"> </w:t>
      </w:r>
      <w:r w:rsidR="006521AB">
        <w:rPr>
          <w:lang w:val="en-CA"/>
        </w:rPr>
        <w:t>is</w:t>
      </w:r>
      <w:r w:rsidRPr="00437ED0">
        <w:rPr>
          <w:lang w:val="en-CA"/>
        </w:rPr>
        <w:t xml:space="preserve"> an association between a </w:t>
      </w:r>
      <w:r w:rsidRPr="00A0556F">
        <w:rPr>
          <w:rStyle w:val="Entity"/>
        </w:rPr>
        <w:t>ReferenceSpecimen</w:t>
      </w:r>
      <w:r w:rsidRPr="00437ED0">
        <w:rPr>
          <w:lang w:val="en-CA"/>
        </w:rPr>
        <w:t xml:space="preserve"> and a</w:t>
      </w:r>
      <w:r>
        <w:rPr>
          <w:lang w:val="en-CA"/>
        </w:rPr>
        <w:t xml:space="preserve">n </w:t>
      </w:r>
      <w:r w:rsidRPr="00A0556F">
        <w:rPr>
          <w:rStyle w:val="Entity"/>
        </w:rPr>
        <w:t>AnalyticalSession</w:t>
      </w:r>
      <w:r>
        <w:rPr>
          <w:lang w:val="en-CA"/>
        </w:rPr>
        <w:t xml:space="preserve"> in </w:t>
      </w:r>
      <w:r w:rsidRPr="00437ED0">
        <w:rPr>
          <w:lang w:val="en-CA"/>
        </w:rPr>
        <w:t>which the reference spe</w:t>
      </w:r>
      <w:r>
        <w:rPr>
          <w:lang w:val="en-CA"/>
        </w:rPr>
        <w:t>cimen was</w:t>
      </w:r>
      <w:r w:rsidRPr="00437ED0">
        <w:rPr>
          <w:lang w:val="en-CA"/>
        </w:rPr>
        <w:t xml:space="preserve"> used</w:t>
      </w:r>
      <w:r>
        <w:rPr>
          <w:lang w:val="en-CA"/>
        </w:rPr>
        <w:t>.</w:t>
      </w:r>
    </w:p>
    <w:p w14:paraId="659A196C" w14:textId="77777777" w:rsidR="00437ED0" w:rsidRDefault="00437ED0" w:rsidP="00672D0D">
      <w:pPr>
        <w:autoSpaceDE w:val="0"/>
        <w:autoSpaceDN w:val="0"/>
        <w:adjustRightInd w:val="0"/>
        <w:spacing w:after="0" w:line="240" w:lineRule="atLeast"/>
        <w:rPr>
          <w:rFonts w:cs="Arial"/>
          <w:color w:val="000000"/>
          <w:sz w:val="20"/>
          <w:lang w:val="en-CA"/>
        </w:rPr>
      </w:pPr>
    </w:p>
    <w:p w14:paraId="7F2A4610" w14:textId="0CDD7006" w:rsidR="00DD288D" w:rsidRDefault="00DD288D" w:rsidP="00DD288D">
      <w:pPr>
        <w:pStyle w:val="Heading4"/>
        <w:rPr>
          <w:lang w:val="en-CA"/>
        </w:rPr>
      </w:pPr>
      <w:bookmarkStart w:id="522" w:name="BKM_01360702_0FF9_4329_8A24_6080B84F3852"/>
      <w:bookmarkEnd w:id="522"/>
      <w:r>
        <w:rPr>
          <w:lang w:val="en-CA"/>
        </w:rPr>
        <w:t>GeologicSpecimenPreparation</w:t>
      </w:r>
    </w:p>
    <w:p w14:paraId="6CC3B4D3" w14:textId="77777777" w:rsidR="00DD288D" w:rsidRDefault="00DD288D" w:rsidP="00672D0D">
      <w:pPr>
        <w:rPr>
          <w:lang w:val="en-CA"/>
        </w:rPr>
      </w:pPr>
    </w:p>
    <w:p w14:paraId="65469F5E" w14:textId="64569A5B" w:rsidR="00DD288D" w:rsidRDefault="00437ED0" w:rsidP="00672D0D">
      <w:pPr>
        <w:rPr>
          <w:lang w:val="en-CA"/>
        </w:rPr>
      </w:pPr>
      <w:r w:rsidRPr="00A0556F">
        <w:rPr>
          <w:rStyle w:val="Entity"/>
        </w:rPr>
        <w:t>GeologicSpecimenPreparation</w:t>
      </w:r>
      <w:r>
        <w:rPr>
          <w:lang w:val="en-CA"/>
        </w:rPr>
        <w:t xml:space="preserve"> is a</w:t>
      </w:r>
      <w:r w:rsidR="00DD288D" w:rsidRPr="00DD288D">
        <w:rPr>
          <w:lang w:val="en-CA"/>
        </w:rPr>
        <w:t xml:space="preserve">n extension of </w:t>
      </w:r>
      <w:r w:rsidR="00DD288D">
        <w:rPr>
          <w:lang w:val="en-CA"/>
        </w:rPr>
        <w:t>ISO</w:t>
      </w:r>
      <w:r w:rsidR="00A0556F">
        <w:rPr>
          <w:lang w:val="en-CA"/>
        </w:rPr>
        <w:t xml:space="preserve"> </w:t>
      </w:r>
      <w:r w:rsidR="00A0556F" w:rsidRPr="00A0556F">
        <w:rPr>
          <w:rStyle w:val="Entity"/>
        </w:rPr>
        <w:t>Specimen::p</w:t>
      </w:r>
      <w:r w:rsidR="00DD288D" w:rsidRPr="00A0556F">
        <w:rPr>
          <w:rStyle w:val="Entity"/>
        </w:rPr>
        <w:t>reparationStep</w:t>
      </w:r>
      <w:r w:rsidR="00DD288D" w:rsidRPr="00DD288D">
        <w:rPr>
          <w:lang w:val="en-CA"/>
        </w:rPr>
        <w:t xml:space="preserve"> to allow details of preparation steps to be delivered (</w:t>
      </w:r>
      <w:r w:rsidR="00284E39" w:rsidRPr="00DD288D">
        <w:rPr>
          <w:lang w:val="en-CA"/>
        </w:rPr>
        <w:t>e.g.</w:t>
      </w:r>
      <w:r w:rsidR="00DD288D" w:rsidRPr="00DD288D">
        <w:rPr>
          <w:lang w:val="en-CA"/>
        </w:rPr>
        <w:t xml:space="preserve">, filtration and mesh size, chemical additives, crushing methods, drying parameters, </w:t>
      </w:r>
      <w:r w:rsidR="00284E39" w:rsidRPr="00DD288D">
        <w:rPr>
          <w:lang w:val="en-CA"/>
        </w:rPr>
        <w:t>etc.</w:t>
      </w:r>
      <w:r w:rsidR="00DD288D" w:rsidRPr="00DD288D">
        <w:rPr>
          <w:lang w:val="en-CA"/>
        </w:rPr>
        <w:t>)</w:t>
      </w:r>
      <w:r w:rsidR="00B8253A">
        <w:rPr>
          <w:lang w:val="en-CA"/>
        </w:rPr>
        <w:t>.</w:t>
      </w:r>
    </w:p>
    <w:p w14:paraId="3292B09B" w14:textId="01053F12" w:rsidR="00180077" w:rsidRDefault="00F658C5" w:rsidP="00D20646">
      <w:pPr>
        <w:keepNext/>
      </w:pPr>
      <w:r>
        <w:rPr>
          <w:noProof/>
          <w:lang w:val="en-CA" w:eastAsia="en-CA"/>
        </w:rPr>
        <w:lastRenderedPageBreak/>
        <w:drawing>
          <wp:inline distT="0" distB="0" distL="0" distR="0" wp14:anchorId="35800F7D" wp14:editId="467B3DF8">
            <wp:extent cx="5486400" cy="448627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486400" cy="4486275"/>
                    </a:xfrm>
                    <a:prstGeom prst="rect">
                      <a:avLst/>
                    </a:prstGeom>
                    <a:noFill/>
                    <a:ln>
                      <a:noFill/>
                    </a:ln>
                  </pic:spPr>
                </pic:pic>
              </a:graphicData>
            </a:graphic>
          </wp:inline>
        </w:drawing>
      </w:r>
    </w:p>
    <w:p w14:paraId="21DA6829" w14:textId="2C39FB0F" w:rsidR="00DD288D" w:rsidRDefault="00180077" w:rsidP="00D20646">
      <w:pPr>
        <w:pStyle w:val="Caption"/>
        <w:rPr>
          <w:lang w:val="en-CA"/>
        </w:rPr>
      </w:pPr>
      <w:r>
        <w:t xml:space="preserve">Figure </w:t>
      </w:r>
      <w:r>
        <w:fldChar w:fldCharType="begin"/>
      </w:r>
      <w:r>
        <w:instrText xml:space="preserve"> SEQ Figure \* ARABIC </w:instrText>
      </w:r>
      <w:r>
        <w:fldChar w:fldCharType="separate"/>
      </w:r>
      <w:r w:rsidR="00E15963">
        <w:rPr>
          <w:noProof/>
        </w:rPr>
        <w:t>92</w:t>
      </w:r>
      <w:r>
        <w:fldChar w:fldCharType="end"/>
      </w:r>
      <w:r>
        <w:t xml:space="preserve"> : Geologic specimen preparation</w:t>
      </w:r>
      <w:r w:rsidR="00437ED0">
        <w:t xml:space="preserve"> context diagram</w:t>
      </w:r>
      <w:r w:rsidR="00B8253A">
        <w:t>.</w:t>
      </w:r>
    </w:p>
    <w:p w14:paraId="2F02EB59" w14:textId="3BB9DA32" w:rsidR="00437ED0" w:rsidRPr="006521AB" w:rsidRDefault="00437ED0" w:rsidP="006521AB">
      <w:pPr>
        <w:pStyle w:val="Heading5"/>
        <w:rPr>
          <w:lang w:val="en-CA"/>
        </w:rPr>
      </w:pPr>
      <w:bookmarkStart w:id="523" w:name="BKM_99DC7785_B09A_4EA4_AE4E_BDEDC4CCA382"/>
      <w:bookmarkEnd w:id="523"/>
      <w:r w:rsidRPr="00437ED0">
        <w:rPr>
          <w:lang w:val="en-CA"/>
        </w:rPr>
        <w:t>preparationMethod</w:t>
      </w:r>
    </w:p>
    <w:p w14:paraId="1E0B7C37" w14:textId="341D7F8A" w:rsidR="00437ED0" w:rsidRDefault="00437ED0" w:rsidP="00D20646">
      <w:pPr>
        <w:rPr>
          <w:lang w:val="en-CA"/>
        </w:rPr>
      </w:pPr>
      <w:r>
        <w:rPr>
          <w:lang w:val="en-CA"/>
        </w:rPr>
        <w:t xml:space="preserve">The </w:t>
      </w:r>
      <w:r w:rsidRPr="00A0556F">
        <w:rPr>
          <w:rStyle w:val="Entity"/>
        </w:rPr>
        <w:t>preparationMethod</w:t>
      </w:r>
      <w:proofErr w:type="gramStart"/>
      <w:r w:rsidRPr="00A0556F">
        <w:rPr>
          <w:rStyle w:val="Entity"/>
        </w:rPr>
        <w:t>:GeologicSpecimenPreparationTerm</w:t>
      </w:r>
      <w:proofErr w:type="gramEnd"/>
      <w:r>
        <w:rPr>
          <w:lang w:val="en-CA"/>
        </w:rPr>
        <w:t xml:space="preserve"> contain</w:t>
      </w:r>
      <w:r w:rsidR="006521AB">
        <w:rPr>
          <w:lang w:val="en-CA"/>
        </w:rPr>
        <w:t>s</w:t>
      </w:r>
      <w:r>
        <w:rPr>
          <w:lang w:val="en-CA"/>
        </w:rPr>
        <w:t xml:space="preserve"> a term from a controlled vocabulary that </w:t>
      </w:r>
      <w:r w:rsidRPr="00437ED0">
        <w:rPr>
          <w:lang w:val="en-CA"/>
        </w:rPr>
        <w:t>describe</w:t>
      </w:r>
      <w:r>
        <w:rPr>
          <w:lang w:val="en-CA"/>
        </w:rPr>
        <w:t>s</w:t>
      </w:r>
      <w:r w:rsidRPr="00437ED0">
        <w:rPr>
          <w:lang w:val="en-CA"/>
        </w:rPr>
        <w:t xml:space="preserve"> the method employed for the preparation of a geologic specimen for further analysis.</w:t>
      </w:r>
    </w:p>
    <w:p w14:paraId="6296D236" w14:textId="77777777" w:rsidR="00437ED0" w:rsidRDefault="00437ED0" w:rsidP="00D20646">
      <w:pPr>
        <w:rPr>
          <w:lang w:val="en-CA"/>
        </w:rPr>
      </w:pPr>
    </w:p>
    <w:p w14:paraId="2C52BA2B" w14:textId="2553EACA" w:rsidR="00437ED0" w:rsidRPr="006521AB" w:rsidRDefault="00437ED0" w:rsidP="00D20646">
      <w:pPr>
        <w:pStyle w:val="Heading5"/>
      </w:pPr>
      <w:r>
        <w:rPr>
          <w:lang w:val="en-CA"/>
        </w:rPr>
        <w:t>p</w:t>
      </w:r>
      <w:r w:rsidRPr="00D970E9">
        <w:rPr>
          <w:lang w:val="en-CA"/>
        </w:rPr>
        <w:t>arameter</w:t>
      </w:r>
      <w:r w:rsidRPr="00437ED0">
        <w:t xml:space="preserve"> </w:t>
      </w:r>
    </w:p>
    <w:p w14:paraId="4F0B407A" w14:textId="57A1AB51" w:rsidR="00437ED0" w:rsidRDefault="00437ED0" w:rsidP="00D20646">
      <w:pPr>
        <w:rPr>
          <w:lang w:val="en-CA"/>
        </w:rPr>
      </w:pPr>
      <w:r w:rsidRPr="00437ED0">
        <w:rPr>
          <w:lang w:val="en-CA"/>
        </w:rPr>
        <w:t xml:space="preserve">The property </w:t>
      </w:r>
      <w:r w:rsidRPr="00A0556F">
        <w:rPr>
          <w:rStyle w:val="Entity"/>
        </w:rPr>
        <w:t>parameter</w:t>
      </w:r>
      <w:r w:rsidRPr="00437ED0">
        <w:rPr>
          <w:lang w:val="en-CA"/>
        </w:rPr>
        <w:t xml:space="preserve"> </w:t>
      </w:r>
      <w:r w:rsidR="00A0556F">
        <w:rPr>
          <w:lang w:val="en-CA"/>
        </w:rPr>
        <w:t>(</w:t>
      </w:r>
      <w:r w:rsidR="00A0556F" w:rsidRPr="00A0556F">
        <w:rPr>
          <w:rStyle w:val="Entity"/>
        </w:rPr>
        <w:t>OM:</w:t>
      </w:r>
      <w:r w:rsidRPr="00A0556F">
        <w:rPr>
          <w:rStyle w:val="Entity"/>
        </w:rPr>
        <w:t>:NamedValue</w:t>
      </w:r>
      <w:r w:rsidRPr="00437ED0">
        <w:rPr>
          <w:lang w:val="en-CA"/>
        </w:rPr>
        <w:t>) contain</w:t>
      </w:r>
      <w:r w:rsidR="006521AB">
        <w:rPr>
          <w:lang w:val="en-CA"/>
        </w:rPr>
        <w:t>s</w:t>
      </w:r>
      <w:r w:rsidRPr="00437ED0">
        <w:rPr>
          <w:lang w:val="en-CA"/>
        </w:rPr>
        <w:t xml:space="preserve"> name/value pair to describe </w:t>
      </w:r>
      <w:r>
        <w:rPr>
          <w:lang w:val="en-CA"/>
        </w:rPr>
        <w:t xml:space="preserve">arbitrary </w:t>
      </w:r>
      <w:r w:rsidRPr="00437ED0">
        <w:rPr>
          <w:lang w:val="en-CA"/>
        </w:rPr>
        <w:t xml:space="preserve">parameters used in this preparation step. </w:t>
      </w:r>
      <w:r w:rsidR="00806CF9" w:rsidRPr="00437ED0">
        <w:rPr>
          <w:lang w:val="en-CA"/>
        </w:rPr>
        <w:t>e.g.</w:t>
      </w:r>
      <w:r w:rsidRPr="00437ED0">
        <w:rPr>
          <w:lang w:val="en-CA"/>
        </w:rPr>
        <w:t>, mesh size in a sieving process, type of chemical additives, parameters in a mineral separation process. The "</w:t>
      </w:r>
      <w:r w:rsidRPr="00A0556F">
        <w:rPr>
          <w:rStyle w:val="Entity"/>
        </w:rPr>
        <w:t>name</w:t>
      </w:r>
      <w:r w:rsidRPr="00437ED0">
        <w:rPr>
          <w:lang w:val="en-CA"/>
        </w:rPr>
        <w:t xml:space="preserve">" attribute of </w:t>
      </w:r>
      <w:r w:rsidRPr="00A0556F">
        <w:rPr>
          <w:rStyle w:val="Entity"/>
        </w:rPr>
        <w:t>NamedValue</w:t>
      </w:r>
      <w:r w:rsidRPr="00437ED0">
        <w:rPr>
          <w:lang w:val="en-CA"/>
        </w:rPr>
        <w:t xml:space="preserve"> shall be a term from a controlled vocabulary.</w:t>
      </w:r>
    </w:p>
    <w:p w14:paraId="739733C2" w14:textId="4F39CFE3" w:rsidR="00DD288D" w:rsidRDefault="00DD288D" w:rsidP="00DD288D">
      <w:pPr>
        <w:pStyle w:val="Heading4"/>
        <w:rPr>
          <w:lang w:val="en-CA"/>
        </w:rPr>
      </w:pPr>
      <w:bookmarkStart w:id="524" w:name="BKM_2563A400_6C3B_4942_8487_10D45BA1555F"/>
      <w:bookmarkStart w:id="525" w:name="BKM_F3DE8415_7817_43D1_B72D_75E85103B0DD"/>
      <w:bookmarkEnd w:id="524"/>
      <w:bookmarkEnd w:id="525"/>
      <w:r>
        <w:rPr>
          <w:lang w:val="en-CA"/>
        </w:rPr>
        <w:t>GeologicSamplingMethod</w:t>
      </w:r>
    </w:p>
    <w:p w14:paraId="25E14C53" w14:textId="77777777" w:rsidR="00DD288D" w:rsidRDefault="00DD288D" w:rsidP="00DD288D">
      <w:pPr>
        <w:rPr>
          <w:lang w:val="en-CA"/>
        </w:rPr>
      </w:pPr>
    </w:p>
    <w:p w14:paraId="016B05C5" w14:textId="3DD4B33F" w:rsidR="00DD288D" w:rsidRPr="00DD288D" w:rsidRDefault="00437ED0" w:rsidP="00DD288D">
      <w:pPr>
        <w:rPr>
          <w:lang w:val="en-CA"/>
        </w:rPr>
      </w:pPr>
      <w:r w:rsidRPr="00A0556F">
        <w:rPr>
          <w:rStyle w:val="Entity"/>
        </w:rPr>
        <w:t>GeologicSamplingMethod</w:t>
      </w:r>
      <w:r>
        <w:rPr>
          <w:lang w:val="en-CA"/>
        </w:rPr>
        <w:t xml:space="preserve"> is an i</w:t>
      </w:r>
      <w:r w:rsidR="00DD288D" w:rsidRPr="00DD288D">
        <w:rPr>
          <w:lang w:val="en-CA"/>
        </w:rPr>
        <w:t xml:space="preserve">mplementation of </w:t>
      </w:r>
      <w:r w:rsidR="0099305B" w:rsidRPr="00A0556F">
        <w:rPr>
          <w:rStyle w:val="Entity"/>
        </w:rPr>
        <w:t>OM::</w:t>
      </w:r>
      <w:r w:rsidR="00DD288D" w:rsidRPr="00A0556F">
        <w:rPr>
          <w:rStyle w:val="Entity"/>
        </w:rPr>
        <w:t>SF_Process</w:t>
      </w:r>
      <w:r w:rsidR="00DD288D" w:rsidRPr="00DD288D">
        <w:rPr>
          <w:lang w:val="en-CA"/>
        </w:rPr>
        <w:t xml:space="preserve"> to describe the method used to obtain a geologic specimen</w:t>
      </w:r>
      <w:r>
        <w:rPr>
          <w:lang w:val="en-CA"/>
        </w:rPr>
        <w:t>.</w:t>
      </w:r>
    </w:p>
    <w:p w14:paraId="01C903AE" w14:textId="31117BE0" w:rsidR="00DD288D" w:rsidRPr="00DD288D" w:rsidRDefault="00DD288D" w:rsidP="00DD288D">
      <w:pPr>
        <w:rPr>
          <w:lang w:val="en-CA"/>
        </w:rPr>
      </w:pPr>
      <w:r>
        <w:rPr>
          <w:lang w:val="en-CA"/>
        </w:rPr>
        <w:lastRenderedPageBreak/>
        <w:t xml:space="preserve">Examples: </w:t>
      </w:r>
    </w:p>
    <w:p w14:paraId="179EDBA9" w14:textId="77777777" w:rsidR="00DD288D" w:rsidRPr="00DD288D" w:rsidRDefault="00DD288D" w:rsidP="00C44904">
      <w:pPr>
        <w:pStyle w:val="ListParagraph"/>
        <w:numPr>
          <w:ilvl w:val="0"/>
          <w:numId w:val="17"/>
        </w:numPr>
        <w:rPr>
          <w:lang w:val="en-CA"/>
        </w:rPr>
      </w:pPr>
      <w:r w:rsidRPr="00DD288D">
        <w:rPr>
          <w:lang w:val="en-CA"/>
        </w:rPr>
        <w:t>diamond drilling</w:t>
      </w:r>
    </w:p>
    <w:p w14:paraId="445DA49D" w14:textId="77777777" w:rsidR="00DD288D" w:rsidRPr="00DD288D" w:rsidRDefault="00DD288D" w:rsidP="00C44904">
      <w:pPr>
        <w:pStyle w:val="ListParagraph"/>
        <w:numPr>
          <w:ilvl w:val="0"/>
          <w:numId w:val="17"/>
        </w:numPr>
        <w:rPr>
          <w:lang w:val="en-CA"/>
        </w:rPr>
      </w:pPr>
      <w:r w:rsidRPr="00DD288D">
        <w:rPr>
          <w:lang w:val="en-CA"/>
        </w:rPr>
        <w:t>percussion drilling</w:t>
      </w:r>
    </w:p>
    <w:p w14:paraId="5780EC3D" w14:textId="77777777" w:rsidR="00DD288D" w:rsidRPr="00DD288D" w:rsidRDefault="00DD288D" w:rsidP="00C44904">
      <w:pPr>
        <w:pStyle w:val="ListParagraph"/>
        <w:numPr>
          <w:ilvl w:val="0"/>
          <w:numId w:val="17"/>
        </w:numPr>
        <w:rPr>
          <w:lang w:val="en-CA"/>
        </w:rPr>
      </w:pPr>
      <w:r w:rsidRPr="00DD288D">
        <w:rPr>
          <w:lang w:val="en-CA"/>
        </w:rPr>
        <w:t>piston core drilling</w:t>
      </w:r>
    </w:p>
    <w:p w14:paraId="07F3BDF9" w14:textId="77777777" w:rsidR="00DD288D" w:rsidRPr="00DD288D" w:rsidRDefault="00DD288D" w:rsidP="00C44904">
      <w:pPr>
        <w:pStyle w:val="ListParagraph"/>
        <w:numPr>
          <w:ilvl w:val="0"/>
          <w:numId w:val="17"/>
        </w:numPr>
        <w:rPr>
          <w:lang w:val="en-CA"/>
        </w:rPr>
      </w:pPr>
      <w:r w:rsidRPr="00DD288D">
        <w:rPr>
          <w:lang w:val="en-CA"/>
        </w:rPr>
        <w:t>vibro core drilling</w:t>
      </w:r>
    </w:p>
    <w:p w14:paraId="2CCBBCD2" w14:textId="77777777" w:rsidR="00DD288D" w:rsidRPr="00DD288D" w:rsidRDefault="00DD288D" w:rsidP="00C44904">
      <w:pPr>
        <w:pStyle w:val="ListParagraph"/>
        <w:numPr>
          <w:ilvl w:val="0"/>
          <w:numId w:val="17"/>
        </w:numPr>
        <w:rPr>
          <w:lang w:val="en-CA"/>
        </w:rPr>
      </w:pPr>
      <w:r w:rsidRPr="00DD288D">
        <w:rPr>
          <w:lang w:val="en-CA"/>
        </w:rPr>
        <w:t>channel sampling</w:t>
      </w:r>
    </w:p>
    <w:p w14:paraId="1F178315" w14:textId="77777777" w:rsidR="00DD288D" w:rsidRPr="00DD288D" w:rsidRDefault="00DD288D" w:rsidP="00C44904">
      <w:pPr>
        <w:pStyle w:val="ListParagraph"/>
        <w:numPr>
          <w:ilvl w:val="0"/>
          <w:numId w:val="17"/>
        </w:numPr>
        <w:rPr>
          <w:lang w:val="en-CA"/>
        </w:rPr>
      </w:pPr>
      <w:r w:rsidRPr="00DD288D">
        <w:rPr>
          <w:lang w:val="en-CA"/>
        </w:rPr>
        <w:t>sea floor dredging</w:t>
      </w:r>
    </w:p>
    <w:p w14:paraId="77E91918" w14:textId="640C7858" w:rsidR="00DD288D" w:rsidRPr="00DD288D" w:rsidRDefault="00DD288D" w:rsidP="00C44904">
      <w:pPr>
        <w:pStyle w:val="ListParagraph"/>
        <w:numPr>
          <w:ilvl w:val="0"/>
          <w:numId w:val="17"/>
        </w:numPr>
        <w:rPr>
          <w:lang w:val="en-CA"/>
        </w:rPr>
      </w:pPr>
      <w:r w:rsidRPr="00DD288D">
        <w:rPr>
          <w:lang w:val="en-CA"/>
        </w:rPr>
        <w:t>geological hammer</w:t>
      </w:r>
    </w:p>
    <w:p w14:paraId="60A1CDF9" w14:textId="70C26705" w:rsidR="00180077" w:rsidRDefault="00F658C5" w:rsidP="00D20646">
      <w:pPr>
        <w:keepNext/>
      </w:pPr>
      <w:r>
        <w:rPr>
          <w:noProof/>
          <w:lang w:val="en-CA" w:eastAsia="en-CA"/>
        </w:rPr>
        <w:drawing>
          <wp:inline distT="0" distB="0" distL="0" distR="0" wp14:anchorId="14B5059D" wp14:editId="288E28DD">
            <wp:extent cx="4657725" cy="42862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657725" cy="4286250"/>
                    </a:xfrm>
                    <a:prstGeom prst="rect">
                      <a:avLst/>
                    </a:prstGeom>
                    <a:noFill/>
                    <a:ln>
                      <a:noFill/>
                    </a:ln>
                  </pic:spPr>
                </pic:pic>
              </a:graphicData>
            </a:graphic>
          </wp:inline>
        </w:drawing>
      </w:r>
    </w:p>
    <w:p w14:paraId="0AA98F0B" w14:textId="11470E45" w:rsidR="00DD288D" w:rsidRDefault="00180077" w:rsidP="00D20646">
      <w:pPr>
        <w:pStyle w:val="Caption"/>
        <w:rPr>
          <w:lang w:val="en-CA"/>
        </w:rPr>
      </w:pPr>
      <w:r>
        <w:t xml:space="preserve">Figure </w:t>
      </w:r>
      <w:r>
        <w:fldChar w:fldCharType="begin"/>
      </w:r>
      <w:r>
        <w:instrText xml:space="preserve"> SEQ Figure \* ARABIC </w:instrText>
      </w:r>
      <w:r>
        <w:fldChar w:fldCharType="separate"/>
      </w:r>
      <w:r w:rsidR="00E15963">
        <w:rPr>
          <w:noProof/>
        </w:rPr>
        <w:t>93</w:t>
      </w:r>
      <w:r>
        <w:fldChar w:fldCharType="end"/>
      </w:r>
      <w:r>
        <w:t xml:space="preserve"> : </w:t>
      </w:r>
      <w:r w:rsidRPr="00F115BF">
        <w:t>Geologic sampling method</w:t>
      </w:r>
    </w:p>
    <w:p w14:paraId="6C562754" w14:textId="5ADD1B88" w:rsidR="00437ED0" w:rsidRPr="00437ED0" w:rsidRDefault="006521AB" w:rsidP="006521AB">
      <w:pPr>
        <w:pStyle w:val="Heading5"/>
      </w:pPr>
      <w:r>
        <w:t>m</w:t>
      </w:r>
      <w:r w:rsidR="00437ED0" w:rsidRPr="00437ED0">
        <w:t>ethod</w:t>
      </w:r>
    </w:p>
    <w:p w14:paraId="7ABFDA77" w14:textId="3B40D9FE" w:rsidR="00437ED0" w:rsidRDefault="00437ED0" w:rsidP="00437ED0">
      <w:pPr>
        <w:keepNext/>
      </w:pPr>
      <w:r>
        <w:t xml:space="preserve">The property </w:t>
      </w:r>
      <w:r w:rsidRPr="00A0556F">
        <w:rPr>
          <w:rStyle w:val="Entity"/>
        </w:rPr>
        <w:t>method</w:t>
      </w:r>
      <w:proofErr w:type="gramStart"/>
      <w:r w:rsidRPr="00A0556F">
        <w:rPr>
          <w:rStyle w:val="Entity"/>
        </w:rPr>
        <w:t>:GeologicSamplingMethodTerm</w:t>
      </w:r>
      <w:proofErr w:type="gramEnd"/>
      <w:r>
        <w:t xml:space="preserve"> </w:t>
      </w:r>
      <w:r w:rsidR="006521AB">
        <w:t>is</w:t>
      </w:r>
      <w:r>
        <w:t xml:space="preserve"> a term from a controlled vocabulary that describes </w:t>
      </w:r>
      <w:r w:rsidRPr="00437ED0">
        <w:t xml:space="preserve">the process used to obtain or create a geologic specimen. </w:t>
      </w:r>
      <w:r w:rsidR="00806CF9" w:rsidRPr="00437ED0">
        <w:t>e.g.</w:t>
      </w:r>
      <w:r w:rsidRPr="00437ED0">
        <w:t>: diamond drilling, percussion drilling, piston core drilling, vibro core drilling, channel sampling, sea floor dredging, crushing, mineral separation, melting, geological hammer.</w:t>
      </w:r>
    </w:p>
    <w:p w14:paraId="7A8BE1E4" w14:textId="77777777" w:rsidR="00437ED0" w:rsidRDefault="00437ED0" w:rsidP="00437ED0">
      <w:pPr>
        <w:pStyle w:val="Heading5"/>
      </w:pPr>
      <w:bookmarkStart w:id="526" w:name="BKM_7694DED9_A4F1_4913_BBD8_F553EF63B4A9"/>
      <w:bookmarkEnd w:id="526"/>
      <w:r>
        <w:rPr>
          <w:lang w:val="en-CA"/>
        </w:rPr>
        <w:t>p</w:t>
      </w:r>
      <w:r w:rsidRPr="00D970E9">
        <w:rPr>
          <w:lang w:val="en-CA"/>
        </w:rPr>
        <w:t>arameter</w:t>
      </w:r>
      <w:r w:rsidRPr="00437ED0">
        <w:t xml:space="preserve"> </w:t>
      </w:r>
    </w:p>
    <w:p w14:paraId="5691D784" w14:textId="640C978D" w:rsidR="00437ED0" w:rsidRDefault="00437ED0" w:rsidP="00437ED0">
      <w:pPr>
        <w:rPr>
          <w:lang w:val="en-CA"/>
        </w:rPr>
      </w:pPr>
      <w:r w:rsidRPr="00437ED0">
        <w:rPr>
          <w:lang w:val="en-CA"/>
        </w:rPr>
        <w:lastRenderedPageBreak/>
        <w:t xml:space="preserve">The property </w:t>
      </w:r>
      <w:r w:rsidRPr="00A0556F">
        <w:rPr>
          <w:rStyle w:val="Entity"/>
        </w:rPr>
        <w:t>parameter</w:t>
      </w:r>
      <w:r w:rsidRPr="00437ED0">
        <w:rPr>
          <w:lang w:val="en-CA"/>
        </w:rPr>
        <w:t xml:space="preserve"> </w:t>
      </w:r>
      <w:r w:rsidR="00A0556F">
        <w:rPr>
          <w:lang w:val="en-CA"/>
        </w:rPr>
        <w:t>(</w:t>
      </w:r>
      <w:r w:rsidR="00A0556F" w:rsidRPr="00A0556F">
        <w:rPr>
          <w:rStyle w:val="Entity"/>
        </w:rPr>
        <w:t>OM:</w:t>
      </w:r>
      <w:r w:rsidRPr="00A0556F">
        <w:rPr>
          <w:rStyle w:val="Entity"/>
        </w:rPr>
        <w:t>:NamedValue</w:t>
      </w:r>
      <w:r w:rsidRPr="00437ED0">
        <w:rPr>
          <w:lang w:val="en-CA"/>
        </w:rPr>
        <w:t>) contain</w:t>
      </w:r>
      <w:r w:rsidR="006521AB">
        <w:rPr>
          <w:lang w:val="en-CA"/>
        </w:rPr>
        <w:t>s</w:t>
      </w:r>
      <w:r w:rsidRPr="00437ED0">
        <w:rPr>
          <w:lang w:val="en-CA"/>
        </w:rPr>
        <w:t xml:space="preserve"> name/value pair to describe </w:t>
      </w:r>
      <w:r>
        <w:rPr>
          <w:lang w:val="en-CA"/>
        </w:rPr>
        <w:t xml:space="preserve">arbitrary </w:t>
      </w:r>
      <w:r w:rsidRPr="00437ED0">
        <w:rPr>
          <w:lang w:val="en-CA"/>
        </w:rPr>
        <w:t>parameters used in the sampling process. The "</w:t>
      </w:r>
      <w:r w:rsidRPr="00A0556F">
        <w:rPr>
          <w:rStyle w:val="Entity"/>
        </w:rPr>
        <w:t>name</w:t>
      </w:r>
      <w:r w:rsidRPr="00437ED0">
        <w:rPr>
          <w:lang w:val="en-CA"/>
        </w:rPr>
        <w:t xml:space="preserve">" attribute of </w:t>
      </w:r>
      <w:r w:rsidRPr="00A0556F">
        <w:rPr>
          <w:rStyle w:val="Entity"/>
        </w:rPr>
        <w:t>NamedValue</w:t>
      </w:r>
      <w:r w:rsidRPr="00437ED0">
        <w:rPr>
          <w:lang w:val="en-CA"/>
        </w:rPr>
        <w:t xml:space="preserve"> shall be a term from a controlled vocabulary.</w:t>
      </w:r>
    </w:p>
    <w:p w14:paraId="363BC140" w14:textId="38C62ADA" w:rsidR="00DD288D" w:rsidRDefault="0073628E" w:rsidP="0073628E">
      <w:pPr>
        <w:pStyle w:val="Heading3"/>
        <w:rPr>
          <w:lang w:val="en-CA"/>
        </w:rPr>
      </w:pPr>
      <w:bookmarkStart w:id="527" w:name="BKM_D4F19968_4426_4517_BA14_BAB7917AB647"/>
      <w:bookmarkStart w:id="528" w:name="BKM_04EA1B0A_66CA_4B08_B485_94449A53A44A"/>
      <w:bookmarkStart w:id="529" w:name="_Toc456946996"/>
      <w:bookmarkEnd w:id="527"/>
      <w:bookmarkEnd w:id="528"/>
      <w:r>
        <w:rPr>
          <w:lang w:val="en-CA"/>
        </w:rPr>
        <w:t>GeoSciML Laboratory analysis and specimen vocabularies</w:t>
      </w:r>
      <w:bookmarkEnd w:id="529"/>
    </w:p>
    <w:p w14:paraId="3EA0C584" w14:textId="77777777" w:rsidR="0073628E" w:rsidRDefault="0073628E" w:rsidP="00DD288D">
      <w:pPr>
        <w:rPr>
          <w:lang w:val="en-CA"/>
        </w:rPr>
      </w:pPr>
    </w:p>
    <w:tbl>
      <w:tblPr>
        <w:tblW w:w="0" w:type="auto"/>
        <w:tblBorders>
          <w:top w:val="single" w:sz="8" w:space="0" w:color="000000"/>
          <w:bottom w:val="single" w:sz="8" w:space="0" w:color="000000"/>
        </w:tblBorders>
        <w:tblLook w:val="04A0" w:firstRow="1" w:lastRow="0" w:firstColumn="1" w:lastColumn="0" w:noHBand="0" w:noVBand="1"/>
      </w:tblPr>
      <w:tblGrid>
        <w:gridCol w:w="3753"/>
        <w:gridCol w:w="5103"/>
      </w:tblGrid>
      <w:tr w:rsidR="0073628E" w:rsidRPr="00A0556F" w14:paraId="247CF8FB" w14:textId="77777777" w:rsidTr="00D970E9">
        <w:tc>
          <w:tcPr>
            <w:tcW w:w="3753" w:type="dxa"/>
            <w:tcBorders>
              <w:top w:val="single" w:sz="8" w:space="0" w:color="000000"/>
              <w:bottom w:val="single" w:sz="8" w:space="0" w:color="000000"/>
            </w:tcBorders>
            <w:shd w:val="clear" w:color="auto" w:fill="auto"/>
          </w:tcPr>
          <w:p w14:paraId="68D7620F" w14:textId="77777777" w:rsidR="0073628E" w:rsidRPr="00A0556F" w:rsidRDefault="0073628E" w:rsidP="006A7DD0">
            <w:pPr>
              <w:rPr>
                <w:rFonts w:ascii="Consolas" w:hAnsi="Consolas" w:cs="Consolas"/>
                <w:b/>
                <w:bCs/>
                <w:color w:val="000000"/>
                <w:sz w:val="18"/>
                <w:szCs w:val="18"/>
              </w:rPr>
            </w:pPr>
            <w:r w:rsidRPr="00A0556F">
              <w:rPr>
                <w:rFonts w:ascii="Consolas" w:hAnsi="Consolas" w:cs="Consolas"/>
                <w:b/>
                <w:bCs/>
                <w:color w:val="000000"/>
                <w:sz w:val="18"/>
                <w:szCs w:val="18"/>
              </w:rPr>
              <w:t>Vocabulary</w:t>
            </w:r>
          </w:p>
        </w:tc>
        <w:tc>
          <w:tcPr>
            <w:tcW w:w="5103" w:type="dxa"/>
            <w:tcBorders>
              <w:top w:val="single" w:sz="8" w:space="0" w:color="000000"/>
              <w:bottom w:val="single" w:sz="8" w:space="0" w:color="000000"/>
            </w:tcBorders>
            <w:shd w:val="clear" w:color="auto" w:fill="auto"/>
          </w:tcPr>
          <w:p w14:paraId="29D9D2E9" w14:textId="77777777" w:rsidR="0073628E" w:rsidRPr="00A0556F" w:rsidRDefault="0073628E" w:rsidP="006A7DD0">
            <w:pPr>
              <w:rPr>
                <w:rFonts w:ascii="Consolas" w:hAnsi="Consolas" w:cs="Consolas"/>
                <w:b/>
                <w:bCs/>
                <w:color w:val="000000"/>
                <w:sz w:val="18"/>
                <w:szCs w:val="18"/>
              </w:rPr>
            </w:pPr>
            <w:r w:rsidRPr="00A0556F">
              <w:rPr>
                <w:rFonts w:ascii="Consolas" w:hAnsi="Consolas" w:cs="Consolas"/>
                <w:b/>
                <w:bCs/>
                <w:color w:val="000000"/>
                <w:sz w:val="18"/>
                <w:szCs w:val="18"/>
              </w:rPr>
              <w:t>Description</w:t>
            </w:r>
          </w:p>
        </w:tc>
      </w:tr>
      <w:tr w:rsidR="000A793F" w:rsidRPr="00A0556F" w14:paraId="4D9579D4" w14:textId="77777777" w:rsidTr="00D970E9">
        <w:tc>
          <w:tcPr>
            <w:tcW w:w="3753" w:type="dxa"/>
            <w:shd w:val="clear" w:color="auto" w:fill="C0C0C0"/>
          </w:tcPr>
          <w:p w14:paraId="696881D5" w14:textId="45C2A02F" w:rsidR="0073628E" w:rsidRPr="00A0556F" w:rsidRDefault="00C2184E" w:rsidP="006A7DD0">
            <w:pPr>
              <w:rPr>
                <w:rFonts w:ascii="Consolas" w:hAnsi="Consolas" w:cs="Consolas"/>
                <w:b/>
                <w:bCs/>
                <w:color w:val="000000"/>
                <w:sz w:val="18"/>
                <w:szCs w:val="18"/>
              </w:rPr>
            </w:pPr>
            <w:r w:rsidRPr="00A0556F">
              <w:rPr>
                <w:rFonts w:ascii="Consolas" w:hAnsi="Consolas" w:cs="Consolas"/>
                <w:b/>
                <w:bCs/>
                <w:color w:val="000000"/>
                <w:sz w:val="18"/>
                <w:szCs w:val="18"/>
              </w:rPr>
              <w:t>AnalyticalMethodTerm</w:t>
            </w:r>
          </w:p>
        </w:tc>
        <w:tc>
          <w:tcPr>
            <w:tcW w:w="5103" w:type="dxa"/>
            <w:tcBorders>
              <w:left w:val="nil"/>
              <w:right w:val="nil"/>
            </w:tcBorders>
            <w:shd w:val="clear" w:color="auto" w:fill="C0C0C0"/>
          </w:tcPr>
          <w:p w14:paraId="6949C19C" w14:textId="36298D2F" w:rsidR="0073628E" w:rsidRPr="00A0556F" w:rsidRDefault="00C2184E" w:rsidP="006A7DD0">
            <w:pPr>
              <w:rPr>
                <w:rFonts w:ascii="Consolas" w:hAnsi="Consolas" w:cs="Consolas"/>
                <w:color w:val="000000"/>
                <w:sz w:val="18"/>
                <w:szCs w:val="18"/>
                <w:lang w:val="en-CA"/>
              </w:rPr>
            </w:pPr>
            <w:r w:rsidRPr="00A0556F">
              <w:rPr>
                <w:rFonts w:ascii="Consolas" w:hAnsi="Consolas" w:cs="Consolas"/>
                <w:color w:val="000000"/>
                <w:sz w:val="18"/>
                <w:szCs w:val="18"/>
                <w:lang w:val="en-CA"/>
              </w:rPr>
              <w:t>Refers to a vocabulary of terms describing the analytical method used in an analytical session (</w:t>
            </w:r>
            <w:r w:rsidR="00806CF9" w:rsidRPr="00A0556F">
              <w:rPr>
                <w:rFonts w:ascii="Consolas" w:hAnsi="Consolas" w:cs="Consolas"/>
                <w:color w:val="000000"/>
                <w:sz w:val="18"/>
                <w:szCs w:val="18"/>
                <w:lang w:val="en-CA"/>
              </w:rPr>
              <w:t>e.g.</w:t>
            </w:r>
            <w:r w:rsidRPr="00A0556F">
              <w:rPr>
                <w:rFonts w:ascii="Consolas" w:hAnsi="Consolas" w:cs="Consolas"/>
                <w:color w:val="000000"/>
                <w:sz w:val="18"/>
                <w:szCs w:val="18"/>
                <w:lang w:val="en-CA"/>
              </w:rPr>
              <w:t>; XRF mass spectrometry, ICPMS, SHRIMP geochronology)</w:t>
            </w:r>
            <w:r w:rsidR="00B8253A" w:rsidRPr="00A0556F">
              <w:rPr>
                <w:rFonts w:ascii="Consolas" w:hAnsi="Consolas" w:cs="Consolas"/>
                <w:color w:val="000000"/>
                <w:sz w:val="18"/>
                <w:szCs w:val="18"/>
                <w:lang w:val="en-CA"/>
              </w:rPr>
              <w:t>.</w:t>
            </w:r>
          </w:p>
        </w:tc>
      </w:tr>
      <w:tr w:rsidR="0073628E" w:rsidRPr="00A0556F" w14:paraId="62F1B81F" w14:textId="77777777" w:rsidTr="00D970E9">
        <w:tc>
          <w:tcPr>
            <w:tcW w:w="3753" w:type="dxa"/>
            <w:shd w:val="clear" w:color="auto" w:fill="auto"/>
          </w:tcPr>
          <w:p w14:paraId="7A6F9307" w14:textId="54BFBEA6" w:rsidR="0073628E" w:rsidRPr="00A0556F" w:rsidRDefault="00C2184E" w:rsidP="006A7DD0">
            <w:pPr>
              <w:rPr>
                <w:rFonts w:ascii="Consolas" w:hAnsi="Consolas" w:cs="Consolas"/>
                <w:b/>
                <w:bCs/>
                <w:color w:val="000000"/>
                <w:sz w:val="18"/>
                <w:szCs w:val="18"/>
              </w:rPr>
            </w:pPr>
            <w:r w:rsidRPr="00A0556F">
              <w:rPr>
                <w:rFonts w:ascii="Consolas" w:hAnsi="Consolas" w:cs="Consolas"/>
                <w:b/>
                <w:bCs/>
                <w:color w:val="000000"/>
                <w:sz w:val="18"/>
                <w:szCs w:val="18"/>
              </w:rPr>
              <w:t>InstrumentTypeTerm</w:t>
            </w:r>
          </w:p>
        </w:tc>
        <w:tc>
          <w:tcPr>
            <w:tcW w:w="5103" w:type="dxa"/>
            <w:shd w:val="clear" w:color="auto" w:fill="auto"/>
          </w:tcPr>
          <w:p w14:paraId="5A5DFE4D" w14:textId="5F96DD9D" w:rsidR="0073628E" w:rsidRPr="00A0556F" w:rsidRDefault="00C2184E" w:rsidP="00C2184E">
            <w:pPr>
              <w:rPr>
                <w:rFonts w:ascii="Consolas" w:hAnsi="Consolas" w:cs="Consolas"/>
                <w:color w:val="000000"/>
                <w:sz w:val="18"/>
                <w:szCs w:val="18"/>
                <w:lang w:val="en-CA"/>
              </w:rPr>
            </w:pPr>
            <w:r w:rsidRPr="00A0556F">
              <w:rPr>
                <w:rFonts w:ascii="Consolas" w:hAnsi="Consolas" w:cs="Consolas"/>
                <w:color w:val="000000"/>
                <w:sz w:val="18"/>
                <w:szCs w:val="18"/>
                <w:lang w:val="en-CA"/>
              </w:rPr>
              <w:t>Refers to a vocabulary of Instrument types (</w:t>
            </w:r>
            <w:r w:rsidR="00806CF9" w:rsidRPr="00A0556F">
              <w:rPr>
                <w:rFonts w:ascii="Consolas" w:hAnsi="Consolas" w:cs="Consolas"/>
                <w:color w:val="000000"/>
                <w:sz w:val="18"/>
                <w:szCs w:val="18"/>
                <w:lang w:val="en-CA"/>
              </w:rPr>
              <w:t>e.g.</w:t>
            </w:r>
            <w:r w:rsidRPr="00A0556F">
              <w:rPr>
                <w:rFonts w:ascii="Consolas" w:hAnsi="Consolas" w:cs="Consolas"/>
                <w:color w:val="000000"/>
                <w:sz w:val="18"/>
                <w:szCs w:val="18"/>
                <w:lang w:val="en-CA"/>
              </w:rPr>
              <w:t xml:space="preserve">; XRF, ICPMS, SHRIMP, </w:t>
            </w:r>
            <w:r w:rsidR="00806CF9" w:rsidRPr="00A0556F">
              <w:rPr>
                <w:rFonts w:ascii="Consolas" w:hAnsi="Consolas" w:cs="Consolas"/>
                <w:color w:val="000000"/>
                <w:sz w:val="18"/>
                <w:szCs w:val="18"/>
                <w:lang w:val="en-CA"/>
              </w:rPr>
              <w:t>etc.</w:t>
            </w:r>
            <w:r w:rsidRPr="00A0556F">
              <w:rPr>
                <w:rFonts w:ascii="Consolas" w:hAnsi="Consolas" w:cs="Consolas"/>
                <w:color w:val="000000"/>
                <w:sz w:val="18"/>
                <w:szCs w:val="18"/>
                <w:lang w:val="en-CA"/>
              </w:rPr>
              <w:t>)</w:t>
            </w:r>
            <w:r w:rsidR="00B8253A" w:rsidRPr="00A0556F">
              <w:rPr>
                <w:rFonts w:ascii="Consolas" w:hAnsi="Consolas" w:cs="Consolas"/>
                <w:color w:val="000000"/>
                <w:sz w:val="18"/>
                <w:szCs w:val="18"/>
                <w:lang w:val="en-CA"/>
              </w:rPr>
              <w:t>.</w:t>
            </w:r>
          </w:p>
        </w:tc>
      </w:tr>
      <w:tr w:rsidR="000A793F" w:rsidRPr="00A0556F" w14:paraId="3DEFE364" w14:textId="77777777" w:rsidTr="00D970E9">
        <w:tc>
          <w:tcPr>
            <w:tcW w:w="3753" w:type="dxa"/>
            <w:shd w:val="clear" w:color="auto" w:fill="C0C0C0"/>
          </w:tcPr>
          <w:p w14:paraId="6E316988" w14:textId="1F7E00E8" w:rsidR="0073628E" w:rsidRPr="00A0556F" w:rsidRDefault="00C2184E" w:rsidP="006A7DD0">
            <w:pPr>
              <w:rPr>
                <w:rFonts w:ascii="Consolas" w:hAnsi="Consolas" w:cs="Consolas"/>
                <w:b/>
                <w:bCs/>
                <w:color w:val="000000"/>
                <w:sz w:val="18"/>
                <w:szCs w:val="18"/>
              </w:rPr>
            </w:pPr>
            <w:r w:rsidRPr="00A0556F">
              <w:rPr>
                <w:rFonts w:ascii="Consolas" w:hAnsi="Consolas" w:cs="Consolas"/>
                <w:b/>
                <w:bCs/>
                <w:color w:val="000000"/>
                <w:sz w:val="18"/>
                <w:szCs w:val="18"/>
              </w:rPr>
              <w:t>IsotopicEventType</w:t>
            </w:r>
          </w:p>
        </w:tc>
        <w:tc>
          <w:tcPr>
            <w:tcW w:w="5103" w:type="dxa"/>
            <w:tcBorders>
              <w:left w:val="nil"/>
              <w:right w:val="nil"/>
            </w:tcBorders>
            <w:shd w:val="clear" w:color="auto" w:fill="C0C0C0"/>
          </w:tcPr>
          <w:p w14:paraId="78AA724D" w14:textId="6C8C2ED7" w:rsidR="0073628E" w:rsidRPr="00A0556F" w:rsidRDefault="00C2184E">
            <w:pPr>
              <w:rPr>
                <w:rFonts w:ascii="Consolas" w:hAnsi="Consolas" w:cs="Consolas"/>
                <w:color w:val="000000"/>
                <w:sz w:val="18"/>
                <w:szCs w:val="18"/>
                <w:lang w:val="en-CA"/>
              </w:rPr>
            </w:pPr>
            <w:r w:rsidRPr="00A0556F">
              <w:rPr>
                <w:rFonts w:ascii="Consolas" w:hAnsi="Consolas" w:cs="Consolas"/>
                <w:color w:val="000000"/>
                <w:sz w:val="18"/>
                <w:szCs w:val="18"/>
                <w:lang w:val="en-CA"/>
              </w:rPr>
              <w:t xml:space="preserve">Refers to a vocabulary of terms to describe any isotopic processes relevant to the geochronologic interpretation. </w:t>
            </w:r>
            <w:r w:rsidR="00806CF9" w:rsidRPr="00A0556F">
              <w:rPr>
                <w:rFonts w:ascii="Consolas" w:hAnsi="Consolas" w:cs="Consolas"/>
                <w:color w:val="000000"/>
                <w:sz w:val="18"/>
                <w:szCs w:val="18"/>
                <w:lang w:val="en-CA"/>
              </w:rPr>
              <w:t xml:space="preserve">E.g. </w:t>
            </w:r>
            <w:r w:rsidRPr="00A0556F">
              <w:rPr>
                <w:rFonts w:ascii="Consolas" w:hAnsi="Consolas" w:cs="Consolas"/>
                <w:color w:val="000000"/>
                <w:sz w:val="18"/>
                <w:szCs w:val="18"/>
                <w:lang w:val="en-CA"/>
              </w:rPr>
              <w:t>closure, isotopic mixing, Pb loss, etc</w:t>
            </w:r>
            <w:r w:rsidR="00B8253A" w:rsidRPr="00A0556F">
              <w:rPr>
                <w:rFonts w:ascii="Consolas" w:hAnsi="Consolas" w:cs="Consolas"/>
                <w:color w:val="000000"/>
                <w:sz w:val="18"/>
                <w:szCs w:val="18"/>
                <w:lang w:val="en-CA"/>
              </w:rPr>
              <w:t>.</w:t>
            </w:r>
          </w:p>
        </w:tc>
      </w:tr>
      <w:tr w:rsidR="0073628E" w:rsidRPr="00A0556F" w14:paraId="2864E703" w14:textId="77777777" w:rsidTr="00D970E9">
        <w:tc>
          <w:tcPr>
            <w:tcW w:w="3753" w:type="dxa"/>
            <w:shd w:val="clear" w:color="auto" w:fill="auto"/>
          </w:tcPr>
          <w:p w14:paraId="36F35110" w14:textId="6A6A6F3D" w:rsidR="0073628E" w:rsidRPr="00A0556F" w:rsidRDefault="00C2184E" w:rsidP="006A7DD0">
            <w:pPr>
              <w:rPr>
                <w:rFonts w:ascii="Consolas" w:hAnsi="Consolas" w:cs="Consolas"/>
                <w:b/>
                <w:bCs/>
                <w:color w:val="000000"/>
                <w:sz w:val="18"/>
                <w:szCs w:val="18"/>
              </w:rPr>
            </w:pPr>
            <w:r w:rsidRPr="00A0556F">
              <w:rPr>
                <w:rFonts w:ascii="Consolas" w:hAnsi="Consolas" w:cs="Consolas"/>
                <w:b/>
                <w:bCs/>
                <w:color w:val="000000"/>
                <w:sz w:val="18"/>
                <w:szCs w:val="18"/>
              </w:rPr>
              <w:t>IsotopicSystemName</w:t>
            </w:r>
          </w:p>
        </w:tc>
        <w:tc>
          <w:tcPr>
            <w:tcW w:w="5103" w:type="dxa"/>
            <w:shd w:val="clear" w:color="auto" w:fill="auto"/>
          </w:tcPr>
          <w:p w14:paraId="13D6897B" w14:textId="676E40EB" w:rsidR="0073628E" w:rsidRPr="00A0556F" w:rsidRDefault="00C2184E" w:rsidP="00C2184E">
            <w:pPr>
              <w:rPr>
                <w:rFonts w:ascii="Consolas" w:hAnsi="Consolas" w:cs="Consolas"/>
                <w:color w:val="000000"/>
                <w:sz w:val="18"/>
                <w:szCs w:val="18"/>
                <w:lang w:val="en-CA"/>
              </w:rPr>
            </w:pPr>
            <w:r w:rsidRPr="00A0556F">
              <w:rPr>
                <w:rFonts w:ascii="Consolas" w:hAnsi="Consolas" w:cs="Consolas"/>
                <w:color w:val="000000"/>
                <w:sz w:val="18"/>
                <w:szCs w:val="18"/>
                <w:lang w:val="en-CA"/>
              </w:rPr>
              <w:t>Refers to a vocabulary of isotopic systems such as Ar-Ar, K-Ar, Nd-Sm, U-Pb, Pb-Pb, Re-Os, etc</w:t>
            </w:r>
            <w:r w:rsidR="00B8253A" w:rsidRPr="00A0556F">
              <w:rPr>
                <w:rFonts w:ascii="Consolas" w:hAnsi="Consolas" w:cs="Consolas"/>
                <w:color w:val="000000"/>
                <w:sz w:val="18"/>
                <w:szCs w:val="18"/>
                <w:lang w:val="en-CA"/>
              </w:rPr>
              <w:t>.</w:t>
            </w:r>
          </w:p>
        </w:tc>
      </w:tr>
      <w:tr w:rsidR="000A793F" w:rsidRPr="00A0556F" w14:paraId="2F365353" w14:textId="77777777" w:rsidTr="00D970E9">
        <w:tc>
          <w:tcPr>
            <w:tcW w:w="3753" w:type="dxa"/>
            <w:shd w:val="clear" w:color="auto" w:fill="C0C0C0"/>
          </w:tcPr>
          <w:p w14:paraId="05BAED87" w14:textId="37576A4F" w:rsidR="00C2184E" w:rsidRPr="00A0556F" w:rsidRDefault="00C2184E" w:rsidP="006A7DD0">
            <w:pPr>
              <w:rPr>
                <w:rFonts w:ascii="Consolas" w:hAnsi="Consolas" w:cs="Consolas"/>
                <w:b/>
                <w:bCs/>
                <w:color w:val="000000"/>
                <w:sz w:val="18"/>
                <w:szCs w:val="18"/>
              </w:rPr>
            </w:pPr>
            <w:r w:rsidRPr="00A0556F">
              <w:rPr>
                <w:rFonts w:ascii="Consolas" w:hAnsi="Consolas" w:cs="Consolas"/>
                <w:b/>
                <w:bCs/>
                <w:color w:val="000000"/>
                <w:sz w:val="18"/>
                <w:szCs w:val="18"/>
              </w:rPr>
              <w:t>StatisticalMethodTerm</w:t>
            </w:r>
          </w:p>
        </w:tc>
        <w:tc>
          <w:tcPr>
            <w:tcW w:w="5103" w:type="dxa"/>
            <w:tcBorders>
              <w:left w:val="nil"/>
              <w:right w:val="nil"/>
            </w:tcBorders>
            <w:shd w:val="clear" w:color="auto" w:fill="C0C0C0"/>
          </w:tcPr>
          <w:p w14:paraId="6F37153A" w14:textId="0BBD5E8D" w:rsidR="00C2184E" w:rsidRPr="00A0556F" w:rsidRDefault="00C2184E" w:rsidP="00C2184E">
            <w:pPr>
              <w:rPr>
                <w:rFonts w:ascii="Consolas" w:hAnsi="Consolas" w:cs="Consolas"/>
                <w:color w:val="000000"/>
                <w:sz w:val="18"/>
                <w:szCs w:val="18"/>
                <w:lang w:val="en-CA"/>
              </w:rPr>
            </w:pPr>
            <w:r w:rsidRPr="00A0556F">
              <w:rPr>
                <w:rFonts w:ascii="Consolas" w:hAnsi="Consolas" w:cs="Consolas"/>
                <w:color w:val="000000"/>
                <w:sz w:val="18"/>
                <w:szCs w:val="18"/>
                <w:lang w:val="en-CA"/>
              </w:rPr>
              <w:t>Refers to a vocabulary describing statistical methods used in interpret geochronologic data</w:t>
            </w:r>
            <w:r w:rsidR="00B8253A" w:rsidRPr="00A0556F">
              <w:rPr>
                <w:rFonts w:ascii="Consolas" w:hAnsi="Consolas" w:cs="Consolas"/>
                <w:color w:val="000000"/>
                <w:sz w:val="18"/>
                <w:szCs w:val="18"/>
                <w:lang w:val="en-CA"/>
              </w:rPr>
              <w:t>.</w:t>
            </w:r>
          </w:p>
        </w:tc>
      </w:tr>
      <w:tr w:rsidR="00C2184E" w:rsidRPr="00A0556F" w14:paraId="66A853B2" w14:textId="77777777" w:rsidTr="00D970E9">
        <w:tc>
          <w:tcPr>
            <w:tcW w:w="3753" w:type="dxa"/>
            <w:shd w:val="clear" w:color="auto" w:fill="auto"/>
          </w:tcPr>
          <w:p w14:paraId="5227575D" w14:textId="372FA4F3" w:rsidR="00C2184E" w:rsidRPr="00A0556F" w:rsidRDefault="00C2184E" w:rsidP="006A7DD0">
            <w:pPr>
              <w:rPr>
                <w:rFonts w:ascii="Consolas" w:hAnsi="Consolas" w:cs="Consolas"/>
                <w:b/>
                <w:bCs/>
                <w:color w:val="000000"/>
                <w:sz w:val="18"/>
                <w:szCs w:val="18"/>
              </w:rPr>
            </w:pPr>
            <w:r w:rsidRPr="00A0556F">
              <w:rPr>
                <w:rFonts w:ascii="Consolas" w:hAnsi="Consolas" w:cs="Consolas"/>
                <w:b/>
                <w:bCs/>
                <w:color w:val="000000"/>
                <w:sz w:val="18"/>
                <w:szCs w:val="18"/>
              </w:rPr>
              <w:t>GeologicSamplingMethodTerm</w:t>
            </w:r>
          </w:p>
        </w:tc>
        <w:tc>
          <w:tcPr>
            <w:tcW w:w="5103" w:type="dxa"/>
            <w:shd w:val="clear" w:color="auto" w:fill="auto"/>
          </w:tcPr>
          <w:p w14:paraId="4A4F7E2D" w14:textId="336841C6" w:rsidR="00C2184E" w:rsidRPr="00A0556F" w:rsidRDefault="00C2184E" w:rsidP="00C2184E">
            <w:pPr>
              <w:rPr>
                <w:rFonts w:ascii="Consolas" w:hAnsi="Consolas" w:cs="Consolas"/>
                <w:color w:val="000000"/>
                <w:sz w:val="18"/>
                <w:szCs w:val="18"/>
                <w:lang w:val="en-CA"/>
              </w:rPr>
            </w:pPr>
            <w:r w:rsidRPr="00A0556F">
              <w:rPr>
                <w:rFonts w:ascii="Consolas" w:hAnsi="Consolas" w:cs="Consolas"/>
                <w:color w:val="000000"/>
                <w:sz w:val="18"/>
                <w:szCs w:val="18"/>
                <w:lang w:val="en-CA"/>
              </w:rPr>
              <w:t xml:space="preserve">Refers to a vocabulary of terms describing the samplingProcess used to obtain or create the Specimen. </w:t>
            </w:r>
            <w:r w:rsidR="00806CF9" w:rsidRPr="00A0556F">
              <w:rPr>
                <w:rFonts w:ascii="Consolas" w:hAnsi="Consolas" w:cs="Consolas"/>
                <w:color w:val="000000"/>
                <w:sz w:val="18"/>
                <w:szCs w:val="18"/>
                <w:lang w:val="en-CA"/>
              </w:rPr>
              <w:t>e.g.</w:t>
            </w:r>
            <w:r w:rsidRPr="00A0556F">
              <w:rPr>
                <w:rFonts w:ascii="Consolas" w:hAnsi="Consolas" w:cs="Consolas"/>
                <w:color w:val="000000"/>
                <w:sz w:val="18"/>
                <w:szCs w:val="18"/>
                <w:lang w:val="en-CA"/>
              </w:rPr>
              <w:t>: diamond drilling, percussion drilling, piston core drilling, vibro core drilling, channel sampling, sea floor dredging, crushing mineral separation ,melting ,geological hammer</w:t>
            </w:r>
            <w:r w:rsidR="00B8253A" w:rsidRPr="00A0556F">
              <w:rPr>
                <w:rFonts w:ascii="Consolas" w:hAnsi="Consolas" w:cs="Consolas"/>
                <w:color w:val="000000"/>
                <w:sz w:val="18"/>
                <w:szCs w:val="18"/>
                <w:lang w:val="en-CA"/>
              </w:rPr>
              <w:t>.</w:t>
            </w:r>
          </w:p>
        </w:tc>
      </w:tr>
      <w:tr w:rsidR="000A793F" w:rsidRPr="00A0556F" w14:paraId="74E0B626" w14:textId="77777777" w:rsidTr="00D970E9">
        <w:tc>
          <w:tcPr>
            <w:tcW w:w="3753" w:type="dxa"/>
            <w:shd w:val="clear" w:color="auto" w:fill="C0C0C0"/>
          </w:tcPr>
          <w:p w14:paraId="629FBB37" w14:textId="76694C33" w:rsidR="00C2184E" w:rsidRPr="00A0556F" w:rsidRDefault="00C2184E" w:rsidP="006A7DD0">
            <w:pPr>
              <w:rPr>
                <w:rFonts w:ascii="Consolas" w:hAnsi="Consolas" w:cs="Consolas"/>
                <w:b/>
                <w:bCs/>
                <w:color w:val="000000"/>
                <w:sz w:val="18"/>
                <w:szCs w:val="18"/>
              </w:rPr>
            </w:pPr>
            <w:r w:rsidRPr="00A0556F">
              <w:rPr>
                <w:rFonts w:ascii="Consolas" w:hAnsi="Consolas" w:cs="Consolas"/>
                <w:b/>
                <w:bCs/>
                <w:color w:val="000000"/>
                <w:sz w:val="18"/>
                <w:szCs w:val="18"/>
              </w:rPr>
              <w:t>GeologicSpecimenPreparationTerm</w:t>
            </w:r>
          </w:p>
        </w:tc>
        <w:tc>
          <w:tcPr>
            <w:tcW w:w="5103" w:type="dxa"/>
            <w:tcBorders>
              <w:left w:val="nil"/>
              <w:right w:val="nil"/>
            </w:tcBorders>
            <w:shd w:val="clear" w:color="auto" w:fill="C0C0C0"/>
          </w:tcPr>
          <w:p w14:paraId="24DE07DF" w14:textId="0272A2CB" w:rsidR="00C2184E" w:rsidRPr="00A0556F" w:rsidRDefault="00C2184E" w:rsidP="00C2184E">
            <w:pPr>
              <w:rPr>
                <w:rFonts w:ascii="Consolas" w:hAnsi="Consolas" w:cs="Consolas"/>
                <w:color w:val="000000"/>
                <w:sz w:val="18"/>
                <w:szCs w:val="18"/>
                <w:lang w:val="en-CA"/>
              </w:rPr>
            </w:pPr>
            <w:r w:rsidRPr="00A0556F">
              <w:rPr>
                <w:rFonts w:ascii="Consolas" w:hAnsi="Consolas" w:cs="Consolas"/>
                <w:color w:val="000000"/>
                <w:sz w:val="18"/>
                <w:szCs w:val="18"/>
                <w:lang w:val="en-CA"/>
              </w:rPr>
              <w:t xml:space="preserve">Refers to a vocabulary of terms to describe sample preparation applied to geologic specimens, typically in preparation for analytical processes like geochemistry or microscopy.  </w:t>
            </w:r>
            <w:r w:rsidR="00806CF9" w:rsidRPr="00A0556F">
              <w:rPr>
                <w:rFonts w:ascii="Consolas" w:hAnsi="Consolas" w:cs="Consolas"/>
                <w:color w:val="000000"/>
                <w:sz w:val="18"/>
                <w:szCs w:val="18"/>
                <w:lang w:val="en-CA"/>
              </w:rPr>
              <w:t>e.g.</w:t>
            </w:r>
            <w:r w:rsidRPr="00A0556F">
              <w:rPr>
                <w:rFonts w:ascii="Consolas" w:hAnsi="Consolas" w:cs="Consolas"/>
                <w:color w:val="000000"/>
                <w:sz w:val="18"/>
                <w:szCs w:val="18"/>
                <w:lang w:val="en-CA"/>
              </w:rPr>
              <w:t>:  crush, mineral separation, thin section, cut, polish, mount, acid digestion</w:t>
            </w:r>
            <w:r w:rsidR="00B8253A" w:rsidRPr="00A0556F">
              <w:rPr>
                <w:rFonts w:ascii="Consolas" w:hAnsi="Consolas" w:cs="Consolas"/>
                <w:color w:val="000000"/>
                <w:sz w:val="18"/>
                <w:szCs w:val="18"/>
                <w:lang w:val="en-CA"/>
              </w:rPr>
              <w:t>.</w:t>
            </w:r>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Heading3"/>
        <w:rPr>
          <w:lang w:val="en-CA"/>
        </w:rPr>
      </w:pPr>
      <w:bookmarkStart w:id="530" w:name="_Ref433015177"/>
      <w:bookmarkStart w:id="531" w:name="_Toc456946997"/>
      <w:r>
        <w:rPr>
          <w:lang w:val="en-CA"/>
        </w:rPr>
        <w:t>Outcrop encoding pattern</w:t>
      </w:r>
      <w:r w:rsidR="00DD288D">
        <w:rPr>
          <w:lang w:val="en-CA"/>
        </w:rPr>
        <w:t xml:space="preserve"> (Informative)</w:t>
      </w:r>
      <w:bookmarkEnd w:id="530"/>
      <w:bookmarkEnd w:id="531"/>
    </w:p>
    <w:p w14:paraId="77FD67C5" w14:textId="77777777" w:rsidR="00672D0D" w:rsidRDefault="00672D0D" w:rsidP="00672D0D">
      <w:pPr>
        <w:rPr>
          <w:lang w:val="en-CA"/>
        </w:rPr>
      </w:pPr>
    </w:p>
    <w:p w14:paraId="77E53EA9" w14:textId="7C1A52D0" w:rsidR="00672D0D" w:rsidRPr="00672D0D" w:rsidRDefault="00672D0D" w:rsidP="00672D0D">
      <w:pPr>
        <w:rPr>
          <w:lang w:val="en-CA"/>
        </w:rPr>
      </w:pPr>
      <w:r>
        <w:rPr>
          <w:lang w:val="en-CA"/>
        </w:rPr>
        <w:t>It is suggested to u</w:t>
      </w:r>
      <w:r w:rsidRPr="00672D0D">
        <w:rPr>
          <w:lang w:val="en-CA"/>
        </w:rPr>
        <w:t xml:space="preserve">se </w:t>
      </w:r>
      <w:r w:rsidRPr="00A0556F">
        <w:rPr>
          <w:rStyle w:val="Entity"/>
        </w:rPr>
        <w:t>SamplingFeatureCollection</w:t>
      </w:r>
      <w:r w:rsidRPr="00672D0D">
        <w:rPr>
          <w:lang w:val="en-CA"/>
        </w:rPr>
        <w:t xml:space="preserve"> for representing geological field data collected at an outcrop, (</w:t>
      </w:r>
      <w:r w:rsidR="00806CF9" w:rsidRPr="00672D0D">
        <w:rPr>
          <w:lang w:val="en-CA"/>
        </w:rPr>
        <w:t>i.e.</w:t>
      </w:r>
      <w:r w:rsidRPr="00672D0D">
        <w:rPr>
          <w:lang w:val="en-CA"/>
        </w:rPr>
        <w:t>; an outcrop is modelled as a collection of sampling points).  At each point at an outcrop, observations may be made on a single geologic feature (</w:t>
      </w:r>
      <w:r w:rsidRPr="00A0556F">
        <w:rPr>
          <w:rStyle w:val="Entity"/>
        </w:rPr>
        <w:t>sampledFeature</w:t>
      </w:r>
      <w:r w:rsidRPr="00672D0D">
        <w:rPr>
          <w:lang w:val="en-CA"/>
        </w:rPr>
        <w:t xml:space="preserve">), such as a geologic unit description, a fault description, a contact </w:t>
      </w:r>
      <w:r w:rsidRPr="00672D0D">
        <w:rPr>
          <w:lang w:val="en-CA"/>
        </w:rPr>
        <w:lastRenderedPageBreak/>
        <w:t>description, or structural measurements on a foliation. If more than one geologic feature is observed at an outcrop, it is delivered as a separate sampling point.</w:t>
      </w:r>
    </w:p>
    <w:p w14:paraId="059F1122" w14:textId="0C6B2A8D" w:rsidR="00672D0D" w:rsidRDefault="00F658C5" w:rsidP="00672D0D">
      <w:pPr>
        <w:keepNext/>
      </w:pPr>
      <w:r>
        <w:rPr>
          <w:noProof/>
          <w:lang w:val="en-CA" w:eastAsia="en-CA"/>
        </w:rPr>
        <w:drawing>
          <wp:inline distT="0" distB="0" distL="0" distR="0" wp14:anchorId="6AAC71D2" wp14:editId="3056C909">
            <wp:extent cx="5505450" cy="30861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505450" cy="3086100"/>
                    </a:xfrm>
                    <a:prstGeom prst="rect">
                      <a:avLst/>
                    </a:prstGeom>
                    <a:noFill/>
                    <a:ln>
                      <a:noFill/>
                    </a:ln>
                  </pic:spPr>
                </pic:pic>
              </a:graphicData>
            </a:graphic>
          </wp:inline>
        </w:drawing>
      </w:r>
    </w:p>
    <w:p w14:paraId="30A1E2AA" w14:textId="586D9138" w:rsidR="00672D0D" w:rsidRPr="00672D0D" w:rsidRDefault="00672D0D" w:rsidP="00672D0D">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E15963">
        <w:rPr>
          <w:noProof/>
        </w:rPr>
        <w:t>94</w:t>
      </w:r>
      <w:r w:rsidR="00673E83">
        <w:rPr>
          <w:noProof/>
        </w:rPr>
        <w:fldChar w:fldCharType="end"/>
      </w:r>
      <w:r>
        <w:t>: Outcrop encoding pattern using ISO19156</w:t>
      </w:r>
      <w:r w:rsidR="00B8253A">
        <w:t>.</w:t>
      </w:r>
    </w:p>
    <w:p w14:paraId="0776AEF6" w14:textId="4D81649B" w:rsidR="00672D0D" w:rsidRDefault="00672D0D" w:rsidP="00672D0D">
      <w:pPr>
        <w:rPr>
          <w:lang w:val="en-CA"/>
        </w:rPr>
      </w:pPr>
      <w:r w:rsidRPr="00A0556F">
        <w:rPr>
          <w:rStyle w:val="Entity"/>
        </w:rPr>
        <w:t>SamplingFeatureCollection</w:t>
      </w:r>
      <w:r w:rsidRPr="00672D0D">
        <w:rPr>
          <w:lang w:val="en-CA"/>
        </w:rPr>
        <w:t xml:space="preserve">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48EA3AE0" w:rsidR="0073628E" w:rsidRPr="00D12552" w:rsidRDefault="0073628E" w:rsidP="006521AB">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r w:rsidR="006521AB">
              <w:rPr>
                <w:rStyle w:val="reqtext"/>
                <w:lang w:val="en-CA"/>
              </w:rPr>
              <w:fldChar w:fldCharType="begin"/>
            </w:r>
            <w:r w:rsidR="006521AB">
              <w:rPr>
                <w:rStyle w:val="reqtext"/>
                <w:lang w:val="en-CA"/>
              </w:rPr>
              <w:instrText xml:space="preserve"> REF _Ref433015177 \r \h </w:instrText>
            </w:r>
            <w:r w:rsidR="006521AB">
              <w:rPr>
                <w:rStyle w:val="reqtext"/>
                <w:lang w:val="en-CA"/>
              </w:rPr>
            </w:r>
            <w:r w:rsidR="006521AB">
              <w:rPr>
                <w:rStyle w:val="reqtext"/>
                <w:lang w:val="en-CA"/>
              </w:rPr>
              <w:fldChar w:fldCharType="separate"/>
            </w:r>
            <w:r w:rsidR="006521AB">
              <w:rPr>
                <w:rStyle w:val="reqtext"/>
                <w:lang w:val="en-CA"/>
              </w:rPr>
              <w:t>8.8.5</w:t>
            </w:r>
            <w:r w:rsidR="006521AB">
              <w:rPr>
                <w:rStyle w:val="reqtext"/>
                <w:lang w:val="en-CA"/>
              </w:rPr>
              <w:fldChar w:fldCharType="end"/>
            </w:r>
          </w:p>
        </w:tc>
      </w:tr>
    </w:tbl>
    <w:p w14:paraId="254431DB" w14:textId="76869EA6" w:rsidR="00437ED0" w:rsidRDefault="00437ED0" w:rsidP="007F7DE0"/>
    <w:p w14:paraId="0847439A" w14:textId="77777777" w:rsidR="002C1116" w:rsidRPr="00804C60" w:rsidRDefault="002C1116" w:rsidP="002C1116">
      <w:pPr>
        <w:rPr>
          <w:lang w:val="en-CA"/>
        </w:rPr>
      </w:pPr>
    </w:p>
    <w:p w14:paraId="30F910C9" w14:textId="77777777" w:rsidR="002C1116" w:rsidRDefault="002C1116" w:rsidP="002C1116">
      <w:pPr>
        <w:pStyle w:val="Heading2"/>
        <w:rPr>
          <w:lang w:val="en-CA"/>
        </w:rPr>
      </w:pPr>
      <w:bookmarkStart w:id="532" w:name="_Toc456946998"/>
      <w:r w:rsidRPr="00D12552">
        <w:rPr>
          <w:lang w:val="en-CA"/>
        </w:rPr>
        <w:t xml:space="preserve">GeoSciML </w:t>
      </w:r>
      <w:r>
        <w:rPr>
          <w:lang w:val="en-CA"/>
        </w:rPr>
        <w:t>Lite</w:t>
      </w:r>
      <w:r w:rsidRPr="00D12552">
        <w:rPr>
          <w:lang w:val="en-CA"/>
        </w:rPr>
        <w:t xml:space="preserve"> Requirements </w:t>
      </w:r>
      <w:proofErr w:type="gramStart"/>
      <w:r w:rsidRPr="00D12552">
        <w:rPr>
          <w:lang w:val="en-CA"/>
        </w:rPr>
        <w:t>Class</w:t>
      </w:r>
      <w:r>
        <w:rPr>
          <w:lang w:val="en-CA"/>
        </w:rPr>
        <w:t xml:space="preserve"> </w:t>
      </w:r>
      <w:r>
        <w:t xml:space="preserve"> (</w:t>
      </w:r>
      <w:proofErr w:type="gramEnd"/>
      <w:r>
        <w:t>Normative)</w:t>
      </w:r>
      <w:bookmarkEnd w:id="532"/>
    </w:p>
    <w:p w14:paraId="5E05BE71" w14:textId="77777777" w:rsidR="002C1116" w:rsidRDefault="002C1116" w:rsidP="002C1116"/>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C1116" w:rsidRPr="005A0586" w14:paraId="35922ECF" w14:textId="77777777" w:rsidTr="003811C7">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D67E393" w14:textId="77777777" w:rsidR="002C1116" w:rsidRPr="005A0586" w:rsidRDefault="002C1116" w:rsidP="003811C7">
            <w:pPr>
              <w:keepNext/>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Requirements Class</w:t>
            </w:r>
          </w:p>
        </w:tc>
      </w:tr>
      <w:tr w:rsidR="002C1116" w:rsidRPr="005A0586" w14:paraId="4708DE04" w14:textId="77777777" w:rsidTr="003811C7">
        <w:tc>
          <w:tcPr>
            <w:tcW w:w="8897" w:type="dxa"/>
            <w:gridSpan w:val="2"/>
            <w:tcBorders>
              <w:top w:val="single" w:sz="12" w:space="0" w:color="auto"/>
              <w:left w:val="single" w:sz="12" w:space="0" w:color="auto"/>
              <w:bottom w:val="single" w:sz="12" w:space="0" w:color="auto"/>
              <w:right w:val="single" w:sz="12" w:space="0" w:color="auto"/>
            </w:tcBorders>
          </w:tcPr>
          <w:p w14:paraId="441A7BB6" w14:textId="065FBC71" w:rsidR="002C1116" w:rsidRPr="005A0586" w:rsidRDefault="002C1418" w:rsidP="003811C7">
            <w:pPr>
              <w:spacing w:before="100" w:beforeAutospacing="1" w:after="100" w:afterAutospacing="1" w:line="230" w:lineRule="atLeast"/>
              <w:jc w:val="both"/>
              <w:rPr>
                <w:rFonts w:ascii="Calibri" w:eastAsia="MS Mincho" w:hAnsi="Calibri"/>
                <w:b/>
                <w:sz w:val="20"/>
                <w:szCs w:val="20"/>
                <w:lang w:val="en-CA"/>
              </w:rPr>
            </w:pPr>
            <w:r>
              <w:rPr>
                <w:rStyle w:val="requri"/>
                <w:rFonts w:ascii="Calibri" w:hAnsi="Calibri"/>
                <w:sz w:val="20"/>
                <w:szCs w:val="20"/>
                <w:lang w:val="en-CA"/>
              </w:rPr>
              <w:t>/req/gsml4-lite</w:t>
            </w:r>
          </w:p>
        </w:tc>
      </w:tr>
      <w:tr w:rsidR="002C1116" w:rsidRPr="005A0586" w14:paraId="41E2A724" w14:textId="77777777" w:rsidTr="003811C7">
        <w:tc>
          <w:tcPr>
            <w:tcW w:w="1809" w:type="dxa"/>
            <w:tcBorders>
              <w:top w:val="single" w:sz="12" w:space="0" w:color="auto"/>
              <w:left w:val="single" w:sz="12" w:space="0" w:color="auto"/>
              <w:bottom w:val="single" w:sz="4" w:space="0" w:color="auto"/>
              <w:right w:val="single" w:sz="4" w:space="0" w:color="auto"/>
            </w:tcBorders>
          </w:tcPr>
          <w:p w14:paraId="3A3A24AF"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39E1042"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Encoding specification</w:t>
            </w:r>
          </w:p>
        </w:tc>
      </w:tr>
      <w:tr w:rsidR="002C1116" w:rsidRPr="005A0586" w14:paraId="286A2D38" w14:textId="77777777" w:rsidTr="003811C7">
        <w:tc>
          <w:tcPr>
            <w:tcW w:w="1809" w:type="dxa"/>
            <w:tcBorders>
              <w:top w:val="single" w:sz="4" w:space="0" w:color="auto"/>
              <w:left w:val="single" w:sz="12" w:space="0" w:color="auto"/>
              <w:bottom w:val="single" w:sz="4" w:space="0" w:color="auto"/>
              <w:right w:val="single" w:sz="4" w:space="0" w:color="auto"/>
            </w:tcBorders>
          </w:tcPr>
          <w:p w14:paraId="2F32F0E3"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0500204"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/req/gsml4-core</w:t>
            </w:r>
          </w:p>
        </w:tc>
      </w:tr>
      <w:tr w:rsidR="002C1116" w:rsidRPr="005A0586" w14:paraId="692765DC" w14:textId="77777777" w:rsidTr="003811C7">
        <w:tc>
          <w:tcPr>
            <w:tcW w:w="1809" w:type="dxa"/>
            <w:tcBorders>
              <w:top w:val="single" w:sz="4" w:space="0" w:color="auto"/>
              <w:left w:val="single" w:sz="12" w:space="0" w:color="auto"/>
              <w:bottom w:val="single" w:sz="4" w:space="0" w:color="auto"/>
              <w:right w:val="single" w:sz="4" w:space="0" w:color="auto"/>
            </w:tcBorders>
          </w:tcPr>
          <w:p w14:paraId="0C55880D"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85111DF"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GML Simple Feature SF-0 OGC 10-100r3</w:t>
            </w:r>
          </w:p>
        </w:tc>
      </w:tr>
      <w:tr w:rsidR="002C1116" w:rsidRPr="005A0586" w14:paraId="33E0A46B" w14:textId="77777777" w:rsidTr="003811C7">
        <w:tc>
          <w:tcPr>
            <w:tcW w:w="1809" w:type="dxa"/>
            <w:tcBorders>
              <w:top w:val="single" w:sz="4" w:space="0" w:color="auto"/>
              <w:left w:val="single" w:sz="12" w:space="0" w:color="auto"/>
              <w:bottom w:val="single" w:sz="4" w:space="0" w:color="auto"/>
              <w:right w:val="single" w:sz="4" w:space="0" w:color="auto"/>
            </w:tcBorders>
          </w:tcPr>
          <w:p w14:paraId="277B9E90"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C7EB488"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ISO 8601 (Date and Time format)</w:t>
            </w:r>
          </w:p>
        </w:tc>
      </w:tr>
      <w:tr w:rsidR="002C1116" w:rsidRPr="005A0586" w14:paraId="6E782DD2" w14:textId="77777777" w:rsidTr="003811C7">
        <w:tc>
          <w:tcPr>
            <w:tcW w:w="1809" w:type="dxa"/>
            <w:tcBorders>
              <w:top w:val="single" w:sz="4" w:space="0" w:color="auto"/>
              <w:left w:val="single" w:sz="12" w:space="0" w:color="auto"/>
              <w:bottom w:val="single" w:sz="4" w:space="0" w:color="auto"/>
              <w:right w:val="single" w:sz="4" w:space="0" w:color="auto"/>
            </w:tcBorders>
          </w:tcPr>
          <w:p w14:paraId="4C105CA2"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ABEA2CC"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Linked Open Data</w:t>
            </w:r>
          </w:p>
        </w:tc>
      </w:tr>
      <w:tr w:rsidR="002C1116" w:rsidRPr="005A0586" w14:paraId="5A78900E" w14:textId="77777777" w:rsidTr="003811C7">
        <w:tc>
          <w:tcPr>
            <w:tcW w:w="1809" w:type="dxa"/>
            <w:tcBorders>
              <w:top w:val="single" w:sz="4" w:space="0" w:color="auto"/>
              <w:left w:val="single" w:sz="12" w:space="0" w:color="auto"/>
              <w:bottom w:val="single" w:sz="4" w:space="0" w:color="auto"/>
              <w:right w:val="single" w:sz="4" w:space="0" w:color="auto"/>
            </w:tcBorders>
          </w:tcPr>
          <w:p w14:paraId="1382B698"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8A3AEE0"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 xml:space="preserve">RFC </w:t>
            </w:r>
            <w:r>
              <w:rPr>
                <w:rFonts w:ascii="Calibri" w:eastAsia="MS Mincho" w:hAnsi="Calibri"/>
                <w:sz w:val="20"/>
                <w:szCs w:val="20"/>
                <w:lang w:val="en-CA"/>
              </w:rPr>
              <w:t>3986</w:t>
            </w:r>
            <w:r w:rsidRPr="005A0586">
              <w:rPr>
                <w:rFonts w:ascii="Calibri" w:eastAsia="MS Mincho" w:hAnsi="Calibri"/>
                <w:sz w:val="20"/>
                <w:szCs w:val="20"/>
                <w:lang w:val="en-CA"/>
              </w:rPr>
              <w:t xml:space="preserve"> (HTTP URI)</w:t>
            </w:r>
          </w:p>
        </w:tc>
      </w:tr>
      <w:tr w:rsidR="002C1116" w:rsidRPr="005A0586" w14:paraId="022C661B"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5E3B4A44"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39D0319" w14:textId="458C9061" w:rsidR="002C1116" w:rsidRPr="005A0586" w:rsidRDefault="002C1116" w:rsidP="003811C7">
            <w:pPr>
              <w:spacing w:before="100" w:beforeAutospacing="1" w:after="100" w:afterAutospacing="1" w:line="230" w:lineRule="atLeast"/>
              <w:rPr>
                <w:rFonts w:ascii="Calibri" w:eastAsia="MS Mincho" w:hAnsi="Calibri"/>
                <w:b/>
                <w:noProof/>
                <w:sz w:val="20"/>
                <w:szCs w:val="20"/>
                <w:lang w:val="en-CA"/>
              </w:rPr>
            </w:pPr>
            <w:r w:rsidRPr="005A0586">
              <w:rPr>
                <w:rFonts w:ascii="Calibri" w:eastAsia="MS Mincho" w:hAnsi="Calibri"/>
                <w:b/>
                <w:noProof/>
                <w:sz w:val="20"/>
                <w:szCs w:val="20"/>
                <w:lang w:val="en-CA"/>
              </w:rPr>
              <w:t>/req/</w:t>
            </w:r>
            <w:r w:rsidR="002C1418">
              <w:rPr>
                <w:rFonts w:ascii="Calibri" w:eastAsia="MS Mincho" w:hAnsi="Calibri"/>
                <w:b/>
                <w:noProof/>
                <w:sz w:val="20"/>
                <w:szCs w:val="20"/>
                <w:lang w:val="en-CA"/>
              </w:rPr>
              <w:t>gsml4-</w:t>
            </w:r>
            <w:r>
              <w:rPr>
                <w:rFonts w:ascii="Calibri" w:eastAsia="MS Mincho" w:hAnsi="Calibri"/>
                <w:b/>
                <w:noProof/>
                <w:sz w:val="20"/>
                <w:szCs w:val="20"/>
                <w:lang w:val="en-CA"/>
              </w:rPr>
              <w:t>lite</w:t>
            </w:r>
            <w:r w:rsidRPr="005A0586">
              <w:rPr>
                <w:rFonts w:ascii="Calibri" w:eastAsia="MS Mincho" w:hAnsi="Calibri"/>
                <w:b/>
                <w:noProof/>
                <w:sz w:val="20"/>
                <w:szCs w:val="20"/>
                <w:lang w:val="en-CA"/>
              </w:rPr>
              <w:t xml:space="preserve">/geomtype </w:t>
            </w:r>
          </w:p>
          <w:p w14:paraId="598C9B3D" w14:textId="77777777" w:rsidR="002C1116" w:rsidRPr="005A0586" w:rsidRDefault="002C1116" w:rsidP="003811C7">
            <w:pPr>
              <w:spacing w:before="100" w:beforeAutospacing="1" w:after="100" w:afterAutospacing="1" w:line="230" w:lineRule="atLeast"/>
              <w:rPr>
                <w:rFonts w:ascii="Calibri" w:eastAsia="MS Mincho" w:hAnsi="Calibri"/>
                <w:i/>
                <w:sz w:val="20"/>
                <w:szCs w:val="20"/>
                <w:lang w:val="en-CA"/>
              </w:rPr>
            </w:pPr>
            <w:r w:rsidRPr="005A0586">
              <w:rPr>
                <w:rFonts w:ascii="Calibri" w:eastAsia="MS Mincho" w:hAnsi="Calibri"/>
                <w:i/>
                <w:sz w:val="20"/>
                <w:szCs w:val="20"/>
                <w:lang w:val="en-CA"/>
              </w:rPr>
              <w:t xml:space="preserve">A dataset SHALL use a single geometry type (Point, Line, Polygon, etc.).  </w:t>
            </w:r>
          </w:p>
        </w:tc>
      </w:tr>
      <w:tr w:rsidR="002C1116" w:rsidRPr="005A0586" w14:paraId="0969587C"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7C55BF58"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009A9341" w14:textId="4A2EC6DD"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w:t>
            </w:r>
            <w:r w:rsidR="002C1418">
              <w:rPr>
                <w:rFonts w:ascii="Calibri" w:eastAsia="MS Mincho" w:hAnsi="Calibri"/>
                <w:b/>
                <w:sz w:val="20"/>
                <w:szCs w:val="20"/>
                <w:lang w:val="en-CA"/>
              </w:rPr>
              <w:t>gsml4-lite</w:t>
            </w:r>
            <w:r w:rsidRPr="005A0586">
              <w:rPr>
                <w:rFonts w:ascii="Calibri" w:eastAsia="MS Mincho" w:hAnsi="Calibri"/>
                <w:b/>
                <w:sz w:val="20"/>
                <w:szCs w:val="20"/>
                <w:lang w:val="en-CA"/>
              </w:rPr>
              <w:t xml:space="preserve">/string </w:t>
            </w:r>
          </w:p>
          <w:p w14:paraId="450FC79B"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i/>
                <w:sz w:val="20"/>
                <w:szCs w:val="20"/>
                <w:lang w:val="en-CA"/>
              </w:rPr>
              <w:t>Properties of type “CharacterString” SHALL contain human readable text.</w:t>
            </w:r>
          </w:p>
        </w:tc>
      </w:tr>
      <w:tr w:rsidR="002C1116" w:rsidRPr="005A0586" w14:paraId="671455E7"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29743D74"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6B664BA7" w14:textId="6E181F29"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w:t>
            </w:r>
            <w:r w:rsidR="002C1418">
              <w:rPr>
                <w:rFonts w:ascii="Calibri" w:eastAsia="MS Mincho" w:hAnsi="Calibri"/>
                <w:b/>
                <w:sz w:val="20"/>
                <w:szCs w:val="20"/>
                <w:lang w:val="en-CA"/>
              </w:rPr>
              <w:t>gsml4-lite</w:t>
            </w:r>
            <w:r w:rsidRPr="005A0586">
              <w:rPr>
                <w:rFonts w:ascii="Calibri" w:eastAsia="MS Mincho" w:hAnsi="Calibri"/>
                <w:b/>
                <w:sz w:val="20"/>
                <w:szCs w:val="20"/>
                <w:lang w:val="en-CA"/>
              </w:rPr>
              <w:t>/formal-syntax</w:t>
            </w:r>
          </w:p>
          <w:p w14:paraId="4E712E91"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rPr>
            </w:pPr>
            <w:r w:rsidRPr="005A0586">
              <w:rPr>
                <w:rFonts w:ascii="Calibri" w:eastAsia="MS Mincho" w:hAnsi="Calibri"/>
                <w:i/>
                <w:sz w:val="20"/>
                <w:szCs w:val="20"/>
                <w:lang w:val="en-CA"/>
              </w:rPr>
              <w:t>Syntax of text in character string properties SHOULD be formalised.</w:t>
            </w:r>
          </w:p>
        </w:tc>
      </w:tr>
      <w:tr w:rsidR="002C1116" w:rsidRPr="005A0586" w14:paraId="53E0208D"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123067F8"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1161E5" w14:textId="5FE1B3FB" w:rsidR="002C1116" w:rsidRPr="005A0586" w:rsidRDefault="002C1116" w:rsidP="003811C7">
            <w:pPr>
              <w:spacing w:before="100" w:beforeAutospacing="1" w:after="100" w:afterAutospacing="1" w:line="230" w:lineRule="atLeast"/>
              <w:jc w:val="both"/>
              <w:rPr>
                <w:rFonts w:ascii="Calibri" w:eastAsia="MS Mincho" w:hAnsi="Calibri"/>
                <w:b/>
                <w:noProof/>
                <w:sz w:val="20"/>
                <w:szCs w:val="20"/>
                <w:lang w:val="en-CA"/>
              </w:rPr>
            </w:pPr>
            <w:r w:rsidRPr="005A0586">
              <w:rPr>
                <w:rFonts w:ascii="Calibri" w:eastAsia="MS Mincho" w:hAnsi="Calibri"/>
                <w:b/>
                <w:noProof/>
                <w:sz w:val="20"/>
                <w:szCs w:val="20"/>
                <w:lang w:val="en-CA"/>
              </w:rPr>
              <w:t>/req/</w:t>
            </w:r>
            <w:r w:rsidR="002C1418">
              <w:rPr>
                <w:rFonts w:ascii="Calibri" w:eastAsia="MS Mincho" w:hAnsi="Calibri"/>
                <w:b/>
                <w:noProof/>
                <w:sz w:val="20"/>
                <w:szCs w:val="20"/>
                <w:lang w:val="en-CA"/>
              </w:rPr>
              <w:t>gsml4-lite</w:t>
            </w:r>
            <w:r w:rsidRPr="005A0586">
              <w:rPr>
                <w:rFonts w:ascii="Calibri" w:eastAsia="MS Mincho" w:hAnsi="Calibri"/>
                <w:b/>
                <w:noProof/>
                <w:sz w:val="20"/>
                <w:szCs w:val="20"/>
                <w:lang w:val="en-CA"/>
              </w:rPr>
              <w:t xml:space="preserve">/datetime </w:t>
            </w:r>
          </w:p>
          <w:p w14:paraId="43E56F00"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Calendar date and time SHALL be formatted according to ISO 8601.</w:t>
            </w:r>
          </w:p>
        </w:tc>
      </w:tr>
      <w:tr w:rsidR="002C1116" w:rsidRPr="005A0586" w14:paraId="3BB972B6"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584D9AFC"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43FA69D" w14:textId="69DA966D" w:rsidR="002C1116" w:rsidRPr="005A0586" w:rsidRDefault="002C1116" w:rsidP="003811C7">
            <w:pPr>
              <w:spacing w:before="100" w:beforeAutospacing="1" w:after="100" w:afterAutospacing="1" w:line="230" w:lineRule="atLeast"/>
              <w:jc w:val="both"/>
              <w:rPr>
                <w:rStyle w:val="requri"/>
                <w:rFonts w:ascii="Calibri" w:eastAsia="MS Mincho" w:hAnsi="Calibri"/>
                <w:noProof/>
                <w:sz w:val="20"/>
                <w:szCs w:val="20"/>
                <w:lang w:val="en-CA"/>
              </w:rPr>
            </w:pPr>
            <w:r w:rsidRPr="005A0586">
              <w:rPr>
                <w:rStyle w:val="requri"/>
                <w:rFonts w:ascii="Calibri" w:hAnsi="Calibri"/>
                <w:noProof/>
                <w:sz w:val="20"/>
                <w:szCs w:val="20"/>
                <w:lang w:val="en-CA"/>
              </w:rPr>
              <w:t>/req/</w:t>
            </w:r>
            <w:r w:rsidR="002C1418">
              <w:rPr>
                <w:rStyle w:val="requri"/>
                <w:rFonts w:ascii="Calibri" w:hAnsi="Calibri"/>
                <w:noProof/>
                <w:sz w:val="20"/>
                <w:szCs w:val="20"/>
                <w:lang w:val="en-CA"/>
              </w:rPr>
              <w:t>gsml4-lite</w:t>
            </w:r>
            <w:r w:rsidRPr="005A0586">
              <w:rPr>
                <w:rStyle w:val="requri"/>
                <w:rFonts w:ascii="Calibri" w:hAnsi="Calibri"/>
                <w:noProof/>
                <w:sz w:val="20"/>
                <w:szCs w:val="20"/>
                <w:lang w:val="en-CA"/>
              </w:rPr>
              <w:t>/uri</w:t>
            </w:r>
            <w:r w:rsidRPr="005A0586">
              <w:rPr>
                <w:rStyle w:val="requri"/>
                <w:rFonts w:ascii="Calibri" w:eastAsia="MS Mincho" w:hAnsi="Calibri"/>
                <w:noProof/>
                <w:sz w:val="20"/>
                <w:szCs w:val="20"/>
                <w:lang w:val="en-CA"/>
              </w:rPr>
              <w:t xml:space="preserve"> </w:t>
            </w:r>
          </w:p>
          <w:p w14:paraId="08E7B28D"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Properties which name end with “_uri” SHALL contain a string conformant to URI format as specified in RFC 3986.</w:t>
            </w:r>
          </w:p>
        </w:tc>
      </w:tr>
      <w:tr w:rsidR="002C1116" w:rsidRPr="005A0586" w14:paraId="581828CB"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54727F64"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78DFFE9" w14:textId="1D0DAACF" w:rsidR="002C1116" w:rsidRPr="005A0586" w:rsidRDefault="002C1116" w:rsidP="003811C7">
            <w:pPr>
              <w:spacing w:before="100" w:beforeAutospacing="1" w:after="100" w:afterAutospacing="1" w:line="230" w:lineRule="atLeast"/>
              <w:jc w:val="both"/>
              <w:rPr>
                <w:rStyle w:val="requri"/>
                <w:rFonts w:ascii="Calibri" w:eastAsia="MS Mincho" w:hAnsi="Calibri"/>
                <w:noProof/>
                <w:sz w:val="20"/>
                <w:szCs w:val="20"/>
                <w:lang w:val="en-CA"/>
              </w:rPr>
            </w:pPr>
            <w:r w:rsidRPr="005A0586">
              <w:rPr>
                <w:rStyle w:val="requri"/>
                <w:rFonts w:ascii="Calibri" w:hAnsi="Calibri"/>
                <w:noProof/>
                <w:sz w:val="20"/>
                <w:szCs w:val="20"/>
                <w:lang w:val="en-CA"/>
              </w:rPr>
              <w:t>/req/</w:t>
            </w:r>
            <w:r w:rsidR="002C1418">
              <w:rPr>
                <w:rStyle w:val="requri"/>
                <w:rFonts w:ascii="Calibri" w:hAnsi="Calibri"/>
                <w:noProof/>
                <w:sz w:val="20"/>
                <w:szCs w:val="20"/>
                <w:lang w:val="en-CA"/>
              </w:rPr>
              <w:t>gsml4-lite</w:t>
            </w:r>
            <w:r w:rsidRPr="005A0586">
              <w:rPr>
                <w:rStyle w:val="requri"/>
                <w:rFonts w:ascii="Calibri" w:hAnsi="Calibri"/>
                <w:noProof/>
                <w:sz w:val="20"/>
                <w:szCs w:val="20"/>
                <w:lang w:val="en-CA"/>
              </w:rPr>
              <w:t>/resolvable-uri</w:t>
            </w:r>
            <w:r w:rsidRPr="005A0586">
              <w:rPr>
                <w:rStyle w:val="requri"/>
                <w:rFonts w:ascii="Calibri" w:eastAsia="MS Mincho" w:hAnsi="Calibri"/>
                <w:noProof/>
                <w:sz w:val="20"/>
                <w:szCs w:val="20"/>
                <w:lang w:val="en-CA"/>
              </w:rPr>
              <w:t xml:space="preserve"> </w:t>
            </w:r>
          </w:p>
          <w:p w14:paraId="2D9F6CA8"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Properties containing a valid URI SHOULD provide a resolvable URI referring to a resource resolvable using Linked Open Data principles.</w:t>
            </w:r>
          </w:p>
        </w:tc>
      </w:tr>
      <w:tr w:rsidR="002C1116" w:rsidRPr="005A0586" w14:paraId="7FC5DB58"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31E1E3B1"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1E8BF03" w14:textId="77777777" w:rsidR="002C1116" w:rsidRPr="005A0586" w:rsidRDefault="002C1116" w:rsidP="003811C7">
            <w:pPr>
              <w:spacing w:before="100" w:beforeAutospacing="1" w:after="100" w:afterAutospacing="1" w:line="230" w:lineRule="atLeast"/>
              <w:jc w:val="both"/>
              <w:rPr>
                <w:rStyle w:val="requri"/>
                <w:rFonts w:ascii="Calibri" w:eastAsia="MS Mincho"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/user-defined</w:t>
            </w:r>
            <w:r w:rsidRPr="005A0586">
              <w:rPr>
                <w:rStyle w:val="requri"/>
                <w:rFonts w:ascii="Calibri" w:eastAsia="MS Mincho" w:hAnsi="Calibri"/>
                <w:noProof/>
                <w:sz w:val="20"/>
                <w:szCs w:val="20"/>
                <w:lang w:val="en-CA"/>
              </w:rPr>
              <w:t xml:space="preserve"> </w:t>
            </w:r>
          </w:p>
          <w:p w14:paraId="18F4BB65"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Features delivered with user defined properties SHALL be conformant to GML Simple Feature Level 0.</w:t>
            </w:r>
          </w:p>
        </w:tc>
      </w:tr>
      <w:tr w:rsidR="002C1116" w:rsidRPr="005A0586" w14:paraId="4C846CCF"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647CAE03"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2C8A6D" w14:textId="796820E4"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geologicunitview-identifier-unique</w:t>
            </w:r>
          </w:p>
          <w:p w14:paraId="2DC72934" w14:textId="77777777" w:rsidR="002C1116" w:rsidRPr="00804C60" w:rsidRDefault="002C1116" w:rsidP="003811C7">
            <w:pPr>
              <w:spacing w:before="100" w:beforeAutospacing="1" w:after="100" w:afterAutospacing="1" w:line="230" w:lineRule="atLeast"/>
              <w:jc w:val="both"/>
              <w:rPr>
                <w:rStyle w:val="requri"/>
                <w:rFonts w:ascii="Calibri" w:hAnsi="Calibri"/>
                <w:b w:val="0"/>
                <w:sz w:val="20"/>
                <w:szCs w:val="20"/>
                <w:lang w:val="en-CA"/>
              </w:rPr>
            </w:pPr>
            <w:r>
              <w:rPr>
                <w:rStyle w:val="requri"/>
                <w:rFonts w:ascii="Calibri" w:hAnsi="Calibri"/>
                <w:b w:val="0"/>
                <w:sz w:val="20"/>
                <w:szCs w:val="20"/>
                <w:lang w:val="en-CA"/>
              </w:rPr>
              <w:t>i</w:t>
            </w:r>
            <w:r w:rsidRPr="00804C60">
              <w:rPr>
                <w:rStyle w:val="requri"/>
                <w:rFonts w:ascii="Calibri" w:hAnsi="Calibri"/>
                <w:b w:val="0"/>
                <w:sz w:val="20"/>
                <w:szCs w:val="20"/>
                <w:lang w:val="en-CA"/>
              </w:rPr>
              <w:t>dentifier SHALL be unique to a dataset.</w:t>
            </w:r>
          </w:p>
        </w:tc>
      </w:tr>
      <w:tr w:rsidR="002C1116" w:rsidRPr="005A0586" w14:paraId="0A4E40F0"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0F4F0E87"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66ED15E6" w14:textId="02511964"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geologicunitview-identifier</w:t>
            </w:r>
          </w:p>
          <w:p w14:paraId="306E15FC"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Where possible, GeologicUnitView identifier SHOULD correspond to an instance of MappedFeature.</w:t>
            </w:r>
          </w:p>
        </w:tc>
      </w:tr>
      <w:tr w:rsidR="002C1116" w:rsidRPr="005A0586" w14:paraId="2C8E8CF1"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771DE93D"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189AFE3" w14:textId="63250C99"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geologicunitview-representativeLithology</w:t>
            </w:r>
          </w:p>
          <w:p w14:paraId="2A2D7281"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r>
              <w:rPr>
                <w:rStyle w:val="reqtext"/>
                <w:rFonts w:ascii="Calibri" w:hAnsi="Calibri"/>
                <w:sz w:val="20"/>
                <w:szCs w:val="20"/>
                <w:lang w:val="en-CA"/>
              </w:rPr>
              <w:t>r</w:t>
            </w:r>
            <w:r w:rsidRPr="005A0586">
              <w:rPr>
                <w:rStyle w:val="reqtext"/>
                <w:rFonts w:ascii="Calibri" w:hAnsi="Calibri"/>
                <w:sz w:val="20"/>
                <w:szCs w:val="20"/>
                <w:lang w:val="en-CA"/>
              </w:rPr>
              <w:t>epresentativeLithology_uri value SHALL refer to a controlled concept specifying the characteristic or representative lithology of the unit. This may be a concept that defines the super-type of all lithology values present within a GeologicUnit or a concept defining the lithology of the dominant CompositionPart (as defined in GeoSciML) of the unit.</w:t>
            </w:r>
          </w:p>
        </w:tc>
      </w:tr>
      <w:tr w:rsidR="002C1116" w:rsidRPr="005A0586" w14:paraId="200B50B9"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73C1B75D"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9A4655E" w14:textId="6C5E615B" w:rsidR="002C1116" w:rsidRPr="005A0586" w:rsidRDefault="002C1418" w:rsidP="003811C7">
            <w:pPr>
              <w:spacing w:before="100" w:beforeAutospacing="1" w:after="100" w:afterAutospacing="1" w:line="230" w:lineRule="atLeast"/>
              <w:jc w:val="both"/>
              <w:rPr>
                <w:rStyle w:val="requri"/>
                <w:rFonts w:ascii="Calibri" w:hAnsi="Calibri"/>
                <w:noProof/>
                <w:sz w:val="20"/>
                <w:szCs w:val="20"/>
                <w:lang w:val="en-CA"/>
              </w:rPr>
            </w:pPr>
            <w:r>
              <w:rPr>
                <w:rStyle w:val="requri"/>
                <w:rFonts w:ascii="Calibri" w:hAnsi="Calibri"/>
                <w:noProof/>
                <w:sz w:val="20"/>
                <w:szCs w:val="20"/>
                <w:lang w:val="en-CA"/>
              </w:rPr>
              <w:t>/req/</w:t>
            </w:r>
            <w:r w:rsidR="002C1116">
              <w:rPr>
                <w:rStyle w:val="requri"/>
                <w:rFonts w:ascii="Calibri" w:hAnsi="Calibri"/>
                <w:noProof/>
                <w:sz w:val="20"/>
                <w:szCs w:val="20"/>
                <w:lang w:val="en-CA"/>
              </w:rPr>
              <w:t>gsml4-lite/</w:t>
            </w:r>
            <w:r w:rsidR="002C1116" w:rsidRPr="005A0586">
              <w:rPr>
                <w:rStyle w:val="requri"/>
                <w:rFonts w:ascii="Calibri" w:hAnsi="Calibri"/>
                <w:noProof/>
                <w:sz w:val="20"/>
                <w:szCs w:val="20"/>
                <w:lang w:val="en-CA"/>
              </w:rPr>
              <w:t>geologicunitview-representativeAge</w:t>
            </w:r>
          </w:p>
          <w:p w14:paraId="62D1A748"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r>
              <w:rPr>
                <w:rStyle w:val="reqtext"/>
                <w:rFonts w:ascii="Calibri" w:hAnsi="Calibri"/>
                <w:sz w:val="20"/>
                <w:szCs w:val="20"/>
                <w:lang w:val="en-CA"/>
              </w:rPr>
              <w:t>r</w:t>
            </w:r>
            <w:r w:rsidRPr="005A0586">
              <w:rPr>
                <w:rStyle w:val="reqtext"/>
                <w:rFonts w:ascii="Calibri" w:hAnsi="Calibri"/>
                <w:sz w:val="20"/>
                <w:szCs w:val="20"/>
                <w:lang w:val="en-CA"/>
              </w:rPr>
              <w:t>epresentativeAge_uri value SHALL refer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c>
      </w:tr>
      <w:tr w:rsidR="002C1116" w:rsidRPr="005A0586" w14:paraId="362BBF5F"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6D247B55"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B9C5993" w14:textId="76E92FEA"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geologicunitview-representativeOlderAge</w:t>
            </w:r>
          </w:p>
          <w:p w14:paraId="2825333F"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r>
              <w:rPr>
                <w:rStyle w:val="reqtext"/>
                <w:rFonts w:ascii="Calibri" w:hAnsi="Calibri"/>
                <w:sz w:val="20"/>
                <w:szCs w:val="20"/>
                <w:lang w:val="en-CA"/>
              </w:rPr>
              <w:t>r</w:t>
            </w:r>
            <w:r w:rsidRPr="005A0586">
              <w:rPr>
                <w:rStyle w:val="reqtext"/>
                <w:rFonts w:ascii="Calibri" w:hAnsi="Calibri"/>
                <w:sz w:val="20"/>
                <w:szCs w:val="20"/>
                <w:lang w:val="en-CA"/>
              </w:rPr>
              <w:t>epresentative</w:t>
            </w:r>
            <w:r>
              <w:rPr>
                <w:rStyle w:val="reqtext"/>
                <w:rFonts w:ascii="Calibri" w:hAnsi="Calibri"/>
                <w:sz w:val="20"/>
                <w:szCs w:val="20"/>
                <w:lang w:val="en-CA"/>
              </w:rPr>
              <w:t>Older</w:t>
            </w:r>
            <w:r w:rsidRPr="005A0586">
              <w:rPr>
                <w:rStyle w:val="reqtext"/>
                <w:rFonts w:ascii="Calibri" w:hAnsi="Calibri"/>
                <w:sz w:val="20"/>
                <w:szCs w:val="20"/>
                <w:lang w:val="en-CA"/>
              </w:rPr>
              <w:t>Age_uri value SHALL refer to a controlled concept specifying the most representative lower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c>
      </w:tr>
      <w:tr w:rsidR="002C1116" w:rsidRPr="005A0586" w14:paraId="27CE4026"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47595DED"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4A7532B3" w14:textId="6B315574"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geologicunitview-representativeYoungerAge</w:t>
            </w:r>
          </w:p>
          <w:p w14:paraId="0D26E28F"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r>
              <w:rPr>
                <w:rStyle w:val="reqtext"/>
                <w:rFonts w:ascii="Calibri" w:hAnsi="Calibri"/>
                <w:sz w:val="20"/>
                <w:szCs w:val="20"/>
                <w:lang w:val="en-CA"/>
              </w:rPr>
              <w:t>r</w:t>
            </w:r>
            <w:r w:rsidRPr="005A0586">
              <w:rPr>
                <w:rStyle w:val="reqtext"/>
                <w:rFonts w:ascii="Calibri" w:hAnsi="Calibri"/>
                <w:sz w:val="20"/>
                <w:szCs w:val="20"/>
                <w:lang w:val="en-CA"/>
              </w:rPr>
              <w:t>epresentative</w:t>
            </w:r>
            <w:r>
              <w:rPr>
                <w:rStyle w:val="reqtext"/>
                <w:rFonts w:ascii="Calibri" w:hAnsi="Calibri"/>
                <w:sz w:val="20"/>
                <w:szCs w:val="20"/>
                <w:lang w:val="en-CA"/>
              </w:rPr>
              <w:t>Younger</w:t>
            </w:r>
            <w:r w:rsidRPr="005A0586">
              <w:rPr>
                <w:rStyle w:val="reqtext"/>
                <w:rFonts w:ascii="Calibri" w:hAnsi="Calibri"/>
                <w:sz w:val="20"/>
                <w:szCs w:val="20"/>
                <w:lang w:val="en-CA"/>
              </w:rPr>
              <w:t>Age_uri value SHALL refer to a controlled concept specifying the most representative upper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c>
      </w:tr>
      <w:tr w:rsidR="002C1116" w:rsidRPr="005A0586" w14:paraId="1750AE03"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2E7FAE20"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7347BD91" w14:textId="1C6702CB"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geologicunitview-specification</w:t>
            </w:r>
          </w:p>
          <w:p w14:paraId="22404981"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rPr>
            </w:pPr>
            <w:r>
              <w:rPr>
                <w:rStyle w:val="reqtext"/>
                <w:rFonts w:ascii="Calibri" w:hAnsi="Calibri"/>
                <w:sz w:val="20"/>
                <w:szCs w:val="20"/>
                <w:lang w:val="en-CA"/>
              </w:rPr>
              <w:t>s</w:t>
            </w:r>
            <w:r w:rsidRPr="005A0586">
              <w:rPr>
                <w:rStyle w:val="reqtext"/>
                <w:rFonts w:ascii="Calibri" w:hAnsi="Calibri"/>
                <w:sz w:val="20"/>
                <w:szCs w:val="20"/>
                <w:lang w:val="en-CA"/>
              </w:rPr>
              <w:t>pecification_uri value SHOULD refer the GeoSciML GeologicUnit feature that describes the instance in detail. Mandatory property - if not value is provided then a URI referring to a controlled concept explaining why the value is nil must be provided.</w:t>
            </w:r>
          </w:p>
        </w:tc>
      </w:tr>
      <w:tr w:rsidR="002C1116" w:rsidRPr="005A0586" w14:paraId="5A44809B"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0D305BE5"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3421984" w14:textId="49C9E65F"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boreholeview-identifier</w:t>
            </w:r>
          </w:p>
          <w:p w14:paraId="69D98EB4"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r>
              <w:rPr>
                <w:rStyle w:val="reqtext"/>
                <w:rFonts w:ascii="Calibri" w:hAnsi="Calibri"/>
                <w:sz w:val="20"/>
                <w:szCs w:val="20"/>
                <w:lang w:val="en-CA"/>
              </w:rPr>
              <w:t>i</w:t>
            </w:r>
            <w:r w:rsidRPr="005A0586">
              <w:rPr>
                <w:rStyle w:val="reqtext"/>
                <w:rFonts w:ascii="Calibri" w:hAnsi="Calibri"/>
                <w:sz w:val="20"/>
                <w:szCs w:val="20"/>
                <w:lang w:val="en-CA"/>
              </w:rPr>
              <w:t>dentifier SHOULD resolve to a representation of a GeoSciML Borehole.</w:t>
            </w:r>
          </w:p>
        </w:tc>
      </w:tr>
      <w:tr w:rsidR="002C1116" w:rsidRPr="005A0586" w14:paraId="396B6FFE"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1106A5C2"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711C916" w14:textId="7E700A60"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/gsml4-lite/boreholeview-elevation-srs</w:t>
            </w:r>
          </w:p>
          <w:p w14:paraId="105C2105"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If present, elevation_srs SHALL resolve to a valid EPSG vertical datum in the range EPSG:5600 to EPSG:5799</w:t>
            </w:r>
          </w:p>
        </w:tc>
      </w:tr>
      <w:tr w:rsidR="002C1116" w:rsidRPr="005A0586" w14:paraId="5795CB74"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69B43F6F"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2F26F33" w14:textId="4DA57708"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boreholeview-parentBorehole-uri</w:t>
            </w:r>
          </w:p>
          <w:p w14:paraId="69A0C440"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If present, parentBorehole_uri SHOULD resolve to a representation of a GeoSciML borehole.</w:t>
            </w:r>
          </w:p>
        </w:tc>
      </w:tr>
      <w:tr w:rsidR="002C1116" w:rsidRPr="005A0586" w14:paraId="6EFB1466"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28AAF2D0"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131EEF4" w14:textId="0367FE24"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contactview-identifier</w:t>
            </w:r>
          </w:p>
          <w:p w14:paraId="33A8D4DE"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r>
              <w:rPr>
                <w:rStyle w:val="reqtext"/>
                <w:rFonts w:ascii="Calibri" w:hAnsi="Calibri"/>
                <w:sz w:val="20"/>
                <w:szCs w:val="20"/>
                <w:lang w:val="en-CA"/>
              </w:rPr>
              <w:t>i</w:t>
            </w:r>
            <w:r w:rsidRPr="005A0586">
              <w:rPr>
                <w:rStyle w:val="reqtext"/>
                <w:rFonts w:ascii="Calibri" w:hAnsi="Calibri"/>
                <w:sz w:val="20"/>
                <w:szCs w:val="20"/>
                <w:lang w:val="en-CA"/>
              </w:rPr>
              <w:t>dentifier SHOULD correspond to an instance of MappedFeature.</w:t>
            </w:r>
          </w:p>
        </w:tc>
      </w:tr>
      <w:tr w:rsidR="002C1116" w:rsidRPr="005A0586" w14:paraId="0ACA6C2A"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314A7F66"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120626BA" w14:textId="46FB794F" w:rsidR="002C1116" w:rsidRPr="00804C60"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r>
              <w:rPr>
                <w:rStyle w:val="requri"/>
                <w:rFonts w:ascii="Calibri" w:hAnsi="Calibri"/>
                <w:noProof/>
                <w:sz w:val="20"/>
                <w:szCs w:val="20"/>
                <w:lang w:val="en-CA"/>
              </w:rPr>
              <w:t>/gsml4-lite/</w:t>
            </w:r>
            <w:r w:rsidRPr="00804C60">
              <w:rPr>
                <w:rStyle w:val="requri"/>
                <w:rFonts w:ascii="Calibri" w:hAnsi="Calibri"/>
                <w:noProof/>
                <w:sz w:val="20"/>
                <w:szCs w:val="20"/>
                <w:lang w:val="en-CA"/>
              </w:rPr>
              <w:t>geologicspecimenview-identifier</w:t>
            </w:r>
          </w:p>
          <w:p w14:paraId="110869AA" w14:textId="77777777" w:rsidR="002C1116" w:rsidRPr="00804C60" w:rsidRDefault="002C1116" w:rsidP="003811C7">
            <w:pPr>
              <w:spacing w:before="100" w:beforeAutospacing="1" w:after="100" w:afterAutospacing="1" w:line="230" w:lineRule="atLeast"/>
              <w:jc w:val="both"/>
              <w:rPr>
                <w:rStyle w:val="requri"/>
                <w:rFonts w:ascii="Calibri" w:hAnsi="Calibri"/>
                <w:sz w:val="20"/>
                <w:szCs w:val="20"/>
                <w:lang w:val="en-CA"/>
              </w:rPr>
            </w:pPr>
            <w:r>
              <w:rPr>
                <w:rStyle w:val="reqtext"/>
                <w:rFonts w:ascii="Calibri" w:hAnsi="Calibri"/>
                <w:sz w:val="20"/>
                <w:szCs w:val="20"/>
                <w:lang w:val="en-CA"/>
              </w:rPr>
              <w:t>i</w:t>
            </w:r>
            <w:r w:rsidRPr="00804C60">
              <w:rPr>
                <w:rStyle w:val="reqtext"/>
                <w:rFonts w:ascii="Calibri" w:hAnsi="Calibri"/>
                <w:sz w:val="20"/>
                <w:szCs w:val="20"/>
                <w:lang w:val="en-CA"/>
              </w:rPr>
              <w:t>dentifier SHOULD correspond to an instance of GeoSciML GeologicSpecimen.</w:t>
            </w:r>
          </w:p>
        </w:tc>
      </w:tr>
      <w:tr w:rsidR="002C1116" w:rsidRPr="005A0586" w14:paraId="517AAB5B"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12A42CBA"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3F548827" w14:textId="7FB0A142" w:rsidR="002C1116" w:rsidRPr="00804C60"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r>
              <w:rPr>
                <w:rStyle w:val="requri"/>
                <w:rFonts w:ascii="Calibri" w:hAnsi="Calibri"/>
                <w:noProof/>
                <w:sz w:val="20"/>
                <w:szCs w:val="20"/>
                <w:lang w:val="en-CA"/>
              </w:rPr>
              <w:t>/gsml4-lite/</w:t>
            </w:r>
            <w:r w:rsidRPr="00804C60">
              <w:rPr>
                <w:rStyle w:val="requri"/>
                <w:rFonts w:ascii="Calibri" w:hAnsi="Calibri"/>
                <w:noProof/>
                <w:sz w:val="20"/>
                <w:szCs w:val="20"/>
                <w:lang w:val="en-CA"/>
              </w:rPr>
              <w:t>geomorphologicunitview-identifier</w:t>
            </w:r>
          </w:p>
          <w:p w14:paraId="28F81CEE" w14:textId="77777777" w:rsidR="002C1116" w:rsidRPr="00804C60" w:rsidRDefault="002C1116" w:rsidP="003811C7">
            <w:pPr>
              <w:spacing w:before="100" w:beforeAutospacing="1" w:after="100" w:afterAutospacing="1" w:line="230" w:lineRule="atLeast"/>
              <w:jc w:val="both"/>
              <w:rPr>
                <w:rStyle w:val="requri"/>
                <w:rFonts w:ascii="Calibri" w:hAnsi="Calibri"/>
                <w:sz w:val="20"/>
                <w:szCs w:val="20"/>
                <w:lang w:val="en-CA"/>
              </w:rPr>
            </w:pPr>
            <w:r>
              <w:rPr>
                <w:rStyle w:val="reqtext"/>
                <w:rFonts w:ascii="Calibri" w:hAnsi="Calibri"/>
                <w:sz w:val="20"/>
                <w:szCs w:val="20"/>
                <w:lang w:val="en-CA"/>
              </w:rPr>
              <w:t>i</w:t>
            </w:r>
            <w:r w:rsidRPr="00804C60">
              <w:rPr>
                <w:rStyle w:val="reqtext"/>
                <w:rFonts w:ascii="Calibri" w:hAnsi="Calibri"/>
                <w:sz w:val="20"/>
                <w:szCs w:val="20"/>
                <w:lang w:val="en-CA"/>
              </w:rPr>
              <w:t>dentifier SHOULD correspond to a representation of GeoSciML MappedFeature.</w:t>
            </w:r>
          </w:p>
        </w:tc>
      </w:tr>
      <w:tr w:rsidR="002C1116" w:rsidRPr="005A0586" w14:paraId="3515B25C"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6A0C942E"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7F9D858B" w14:textId="7279DE40" w:rsidR="002C1116" w:rsidRPr="00804C60"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r>
              <w:rPr>
                <w:rStyle w:val="requri"/>
                <w:rFonts w:ascii="Calibri" w:hAnsi="Calibri"/>
                <w:noProof/>
                <w:sz w:val="20"/>
                <w:szCs w:val="20"/>
                <w:lang w:val="en-CA"/>
              </w:rPr>
              <w:t>/gsml4-lite/</w:t>
            </w:r>
            <w:r w:rsidRPr="00804C60">
              <w:rPr>
                <w:rStyle w:val="requri"/>
                <w:rFonts w:ascii="Calibri" w:hAnsi="Calibri"/>
                <w:noProof/>
                <w:sz w:val="20"/>
                <w:szCs w:val="20"/>
                <w:lang w:val="en-CA"/>
              </w:rPr>
              <w:t>sheardisplacemenstructureview-identifier</w:t>
            </w:r>
          </w:p>
          <w:p w14:paraId="591927B8" w14:textId="77777777" w:rsidR="002C1116" w:rsidRPr="00804C60" w:rsidRDefault="002C1116" w:rsidP="003811C7">
            <w:pPr>
              <w:spacing w:before="100" w:beforeAutospacing="1" w:after="100" w:afterAutospacing="1" w:line="230" w:lineRule="atLeast"/>
              <w:jc w:val="both"/>
              <w:rPr>
                <w:rStyle w:val="requri"/>
                <w:rFonts w:ascii="Calibri" w:hAnsi="Calibri"/>
                <w:sz w:val="20"/>
                <w:szCs w:val="20"/>
                <w:lang w:val="en-CA"/>
              </w:rPr>
            </w:pPr>
            <w:r>
              <w:rPr>
                <w:rStyle w:val="reqtext"/>
                <w:rFonts w:ascii="Calibri" w:hAnsi="Calibri"/>
                <w:sz w:val="20"/>
                <w:szCs w:val="20"/>
                <w:lang w:val="en-CA"/>
              </w:rPr>
              <w:t>i</w:t>
            </w:r>
            <w:r w:rsidRPr="00804C60">
              <w:rPr>
                <w:rStyle w:val="reqtext"/>
                <w:rFonts w:ascii="Calibri" w:hAnsi="Calibri"/>
                <w:sz w:val="20"/>
                <w:szCs w:val="20"/>
                <w:lang w:val="en-CA"/>
              </w:rPr>
              <w:t>dentifier SHOULD correspond to a representation of GeoSciML MappedFeature.</w:t>
            </w:r>
          </w:p>
        </w:tc>
      </w:tr>
      <w:tr w:rsidR="002C1116" w:rsidRPr="005A0586" w14:paraId="14080CEF"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1C683835"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6541195A" w14:textId="4F50CA64" w:rsidR="002C1116" w:rsidRPr="00804C60"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r>
              <w:rPr>
                <w:rStyle w:val="requri"/>
                <w:rFonts w:ascii="Calibri" w:hAnsi="Calibri"/>
                <w:noProof/>
                <w:sz w:val="20"/>
                <w:szCs w:val="20"/>
                <w:lang w:val="en-CA"/>
              </w:rPr>
              <w:t>/gsml4-lite/</w:t>
            </w:r>
            <w:r w:rsidRPr="00804C60">
              <w:rPr>
                <w:rStyle w:val="requri"/>
                <w:rFonts w:ascii="Calibri" w:hAnsi="Calibri"/>
                <w:noProof/>
                <w:sz w:val="20"/>
                <w:szCs w:val="20"/>
                <w:lang w:val="en-CA"/>
              </w:rPr>
              <w:t>siteobservationview-identifier</w:t>
            </w:r>
          </w:p>
          <w:p w14:paraId="0D767235" w14:textId="77777777" w:rsidR="002C1116" w:rsidRPr="00804C60" w:rsidRDefault="002C1116" w:rsidP="003811C7">
            <w:pPr>
              <w:spacing w:before="100" w:beforeAutospacing="1" w:after="100" w:afterAutospacing="1" w:line="230" w:lineRule="atLeast"/>
              <w:jc w:val="both"/>
              <w:rPr>
                <w:rStyle w:val="requri"/>
                <w:rFonts w:ascii="Calibri" w:hAnsi="Calibri"/>
                <w:sz w:val="20"/>
                <w:szCs w:val="20"/>
                <w:lang w:val="en-CA"/>
              </w:rPr>
            </w:pPr>
            <w:commentRangeStart w:id="533"/>
            <w:r>
              <w:rPr>
                <w:rStyle w:val="reqtext"/>
                <w:rFonts w:ascii="Calibri" w:hAnsi="Calibri"/>
                <w:sz w:val="20"/>
                <w:szCs w:val="20"/>
                <w:lang w:val="en-CA"/>
              </w:rPr>
              <w:t>i</w:t>
            </w:r>
            <w:r w:rsidRPr="00804C60">
              <w:rPr>
                <w:rStyle w:val="reqtext"/>
                <w:rFonts w:ascii="Calibri" w:hAnsi="Calibri"/>
                <w:sz w:val="20"/>
                <w:szCs w:val="20"/>
                <w:lang w:val="en-CA"/>
              </w:rPr>
              <w:t>dentifier SHOULD correspond to a representation of OM_</w:t>
            </w:r>
            <w:commentRangeEnd w:id="533"/>
            <w:r w:rsidRPr="00A44A07">
              <w:rPr>
                <w:rStyle w:val="reqtext"/>
                <w:rFonts w:ascii="Calibri" w:hAnsi="Calibri"/>
                <w:sz w:val="20"/>
                <w:szCs w:val="20"/>
                <w:lang w:val="en-CA"/>
              </w:rPr>
              <w:t>Observation</w:t>
            </w:r>
            <w:r w:rsidRPr="00804C60">
              <w:rPr>
                <w:rStyle w:val="CommentReference"/>
                <w:rFonts w:ascii="Calibri" w:hAnsi="Calibri"/>
                <w:sz w:val="20"/>
                <w:szCs w:val="20"/>
              </w:rPr>
              <w:commentReference w:id="533"/>
            </w:r>
            <w:r w:rsidRPr="00804C60">
              <w:rPr>
                <w:rStyle w:val="reqtext"/>
                <w:rFonts w:ascii="Calibri" w:hAnsi="Calibri"/>
                <w:sz w:val="20"/>
                <w:szCs w:val="20"/>
                <w:lang w:val="en-CA"/>
              </w:rPr>
              <w:t>.</w:t>
            </w:r>
          </w:p>
        </w:tc>
      </w:tr>
      <w:tr w:rsidR="002C1116" w:rsidRPr="005A0586" w14:paraId="56A16182"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13E4F0B6"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0F33F52" w14:textId="37AEC21F" w:rsidR="002C1116" w:rsidRPr="00804C60"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r>
              <w:rPr>
                <w:rStyle w:val="requri"/>
                <w:rFonts w:ascii="Calibri" w:hAnsi="Calibri"/>
                <w:noProof/>
                <w:sz w:val="20"/>
                <w:szCs w:val="20"/>
                <w:lang w:val="en-CA"/>
              </w:rPr>
              <w:t>/gsml4-lite/</w:t>
            </w:r>
            <w:r w:rsidRPr="00804C60">
              <w:rPr>
                <w:rStyle w:val="requri"/>
                <w:rFonts w:ascii="Calibri" w:hAnsi="Calibri"/>
                <w:noProof/>
                <w:sz w:val="20"/>
                <w:szCs w:val="20"/>
                <w:lang w:val="en-CA"/>
              </w:rPr>
              <w:t>siteobservationview-symbolRotation</w:t>
            </w:r>
          </w:p>
          <w:p w14:paraId="1ED11863" w14:textId="77777777" w:rsidR="002C1116" w:rsidRPr="00804C60" w:rsidRDefault="002C1116" w:rsidP="003811C7">
            <w:pPr>
              <w:spacing w:before="100" w:beforeAutospacing="1" w:after="100" w:afterAutospacing="1" w:line="230" w:lineRule="atLeast"/>
              <w:jc w:val="both"/>
              <w:rPr>
                <w:rStyle w:val="requri"/>
                <w:rFonts w:ascii="Calibri" w:hAnsi="Calibri"/>
                <w:sz w:val="20"/>
                <w:szCs w:val="20"/>
                <w:lang w:val="en-CA"/>
              </w:rPr>
            </w:pPr>
            <w:r w:rsidRPr="00804C60">
              <w:rPr>
                <w:rStyle w:val="reqtext"/>
                <w:rFonts w:ascii="Calibri" w:hAnsi="Calibri"/>
                <w:sz w:val="20"/>
                <w:szCs w:val="20"/>
                <w:lang w:val="en-CA"/>
              </w:rPr>
              <w:t>If present, the symbolRotation SHALL be a value in the range [0,360[.</w:t>
            </w:r>
          </w:p>
        </w:tc>
      </w:tr>
    </w:tbl>
    <w:p w14:paraId="0826A660" w14:textId="77777777" w:rsidR="002C1116" w:rsidRPr="00225333" w:rsidRDefault="002C1116" w:rsidP="002C1116"/>
    <w:p w14:paraId="4DC964CD" w14:textId="77777777" w:rsidR="002C1116" w:rsidRDefault="002C1116" w:rsidP="002C1116">
      <w:pPr>
        <w:spacing w:after="0"/>
        <w:rPr>
          <w:lang w:val="en-CA"/>
        </w:rPr>
      </w:pPr>
      <w:r w:rsidRPr="00762332">
        <w:rPr>
          <w:lang w:val="en-CA"/>
        </w:rPr>
        <w:t>GeoSciML-</w:t>
      </w:r>
      <w:r>
        <w:rPr>
          <w:lang w:val="en-CA"/>
        </w:rPr>
        <w:t>Lite</w:t>
      </w:r>
      <w:r w:rsidRPr="00762332">
        <w:rPr>
          <w:lang w:val="en-CA"/>
        </w:rPr>
        <w:t xml:space="preserve"> is </w:t>
      </w:r>
      <w:r>
        <w:rPr>
          <w:lang w:val="en-CA"/>
        </w:rPr>
        <w:t xml:space="preserve">a simplification of GeoSciML for map based applications. </w:t>
      </w:r>
      <w:r w:rsidRPr="00762332">
        <w:rPr>
          <w:lang w:val="en-CA"/>
        </w:rPr>
        <w:t xml:space="preserve"> It was developed to provide a simple schema to deliver geologic map unit, contact,</w:t>
      </w:r>
      <w:r>
        <w:rPr>
          <w:lang w:val="en-CA"/>
        </w:rPr>
        <w:t xml:space="preserve"> borehole, sample, geomorphologic unit </w:t>
      </w:r>
      <w:r w:rsidRPr="00762332">
        <w:rPr>
          <w:lang w:val="en-CA"/>
        </w:rPr>
        <w:t xml:space="preserve">and shear displacement structure (fault and ductile shear zone) descriptions in web map services. The intention is to support interoperable map services, for which interoperability is based on a shared data schema and the use of </w:t>
      </w:r>
      <w:r w:rsidRPr="00762332">
        <w:rPr>
          <w:lang w:val="en-CA"/>
        </w:rPr>
        <w:lastRenderedPageBreak/>
        <w:t xml:space="preserve">standard vocabulary terms for basic type classification of contacts and faults, age of geologic units and faults, and lithology of geologic units. </w:t>
      </w:r>
    </w:p>
    <w:p w14:paraId="422CE197" w14:textId="77777777" w:rsidR="002C1116" w:rsidRDefault="002C1116" w:rsidP="002C1116">
      <w:pPr>
        <w:spacing w:after="0"/>
        <w:rPr>
          <w:lang w:val="en-CA"/>
        </w:rPr>
      </w:pPr>
    </w:p>
    <w:p w14:paraId="4ED744E2" w14:textId="77777777" w:rsidR="002C1116" w:rsidRDefault="002C1116" w:rsidP="002C1116">
      <w:pPr>
        <w:spacing w:after="0"/>
        <w:rPr>
          <w:lang w:val="en-CA"/>
        </w:rPr>
      </w:pPr>
      <w:r w:rsidRPr="00762332">
        <w:rPr>
          <w:lang w:val="en-CA"/>
        </w:rPr>
        <w:t>Use of standard vocabulary enables map display using a shared legend (symbolization scheme) to achieve visual harmonization of maps provided by different services. In addition the GeoSciML-</w:t>
      </w:r>
      <w:r>
        <w:rPr>
          <w:lang w:val="en-CA"/>
        </w:rPr>
        <w:t>Lite</w:t>
      </w:r>
      <w:r w:rsidRPr="00762332">
        <w:rPr>
          <w:lang w:val="en-CA"/>
        </w:rPr>
        <w:t xml:space="preserve"> data structure includes text fields with information for human users browsing a geologic map, a link to a full GeoSciML feature element if available, and a symbol identifier field to enable a user-defined symbolization scheme in each map service. </w:t>
      </w:r>
    </w:p>
    <w:p w14:paraId="337A6293" w14:textId="77777777" w:rsidR="002C1116" w:rsidRDefault="002C1116" w:rsidP="002C1116">
      <w:pPr>
        <w:spacing w:after="0"/>
        <w:rPr>
          <w:lang w:val="en-CA"/>
        </w:rPr>
      </w:pPr>
    </w:p>
    <w:p w14:paraId="79247E63" w14:textId="77777777" w:rsidR="002C1116" w:rsidRDefault="002C1116" w:rsidP="002C1116">
      <w:pPr>
        <w:spacing w:after="0"/>
        <w:rPr>
          <w:lang w:val="en-CA"/>
        </w:rPr>
      </w:pPr>
      <w:r w:rsidRPr="00762332">
        <w:rPr>
          <w:lang w:val="en-CA"/>
        </w:rPr>
        <w:t xml:space="preserve">By linking the simple feature WMS with a GeoSciML WFS, clients can acquire geologic feature descriptions that can be used in web-mapping applications to construct custom legends. Linking to full GeoSciML features allows the </w:t>
      </w:r>
      <w:r>
        <w:rPr>
          <w:lang w:val="en-CA"/>
        </w:rPr>
        <w:t>lite</w:t>
      </w:r>
      <w:r w:rsidRPr="00762332">
        <w:rPr>
          <w:lang w:val="en-CA"/>
        </w:rPr>
        <w:t xml:space="preserve"> schema to be used in a map browsing and query interface to identify and select features for further processing that can be acquired as highly structured, information-rich GML features.</w:t>
      </w:r>
    </w:p>
    <w:p w14:paraId="081185C4" w14:textId="77777777" w:rsidR="002C1116" w:rsidRDefault="002C1116" w:rsidP="002C1116">
      <w:pPr>
        <w:spacing w:after="0"/>
        <w:ind w:left="720"/>
        <w:rPr>
          <w:lang w:val="en-CA"/>
        </w:rPr>
      </w:pPr>
    </w:p>
    <w:p w14:paraId="234575F7" w14:textId="77777777" w:rsidR="002C1116" w:rsidRDefault="002C1116" w:rsidP="002C1116">
      <w:pPr>
        <w:pStyle w:val="Caption"/>
        <w:jc w:val="center"/>
        <w:rPr>
          <w:noProof/>
          <w:lang w:val="en-AU" w:eastAsia="en-AU"/>
        </w:rPr>
      </w:pPr>
      <w:r>
        <w:rPr>
          <w:noProof/>
          <w:lang w:val="en-CA" w:eastAsia="en-CA"/>
        </w:rPr>
        <w:drawing>
          <wp:inline distT="0" distB="0" distL="0" distR="0" wp14:anchorId="44A3B7DE" wp14:editId="57D196DD">
            <wp:extent cx="4191000" cy="4038600"/>
            <wp:effectExtent l="0" t="0" r="0" b="0"/>
            <wp:docPr id="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191000" cy="4038600"/>
                    </a:xfrm>
                    <a:prstGeom prst="rect">
                      <a:avLst/>
                    </a:prstGeom>
                    <a:noFill/>
                    <a:ln>
                      <a:noFill/>
                    </a:ln>
                  </pic:spPr>
                </pic:pic>
              </a:graphicData>
            </a:graphic>
          </wp:inline>
        </w:drawing>
      </w:r>
    </w:p>
    <w:p w14:paraId="3ACB3C54" w14:textId="77777777" w:rsidR="002C1116" w:rsidRPr="00804C60" w:rsidRDefault="002C1116" w:rsidP="002C1116">
      <w:pPr>
        <w:pStyle w:val="Caption"/>
        <w:jc w:val="center"/>
        <w:rPr>
          <w:color w:val="000000"/>
          <w:lang w:val="en-CA"/>
        </w:rPr>
      </w:pPr>
      <w:r w:rsidRPr="00804C60">
        <w:rPr>
          <w:color w:val="000000"/>
        </w:rPr>
        <w:t xml:space="preserve">Figure </w:t>
      </w:r>
      <w:r w:rsidRPr="00804C60">
        <w:rPr>
          <w:color w:val="000000"/>
        </w:rPr>
        <w:fldChar w:fldCharType="begin"/>
      </w:r>
      <w:r w:rsidRPr="00804C60">
        <w:rPr>
          <w:color w:val="000000"/>
        </w:rPr>
        <w:instrText xml:space="preserve"> SEQ Figure \* ARABIC </w:instrText>
      </w:r>
      <w:r w:rsidRPr="00804C60">
        <w:rPr>
          <w:color w:val="000000"/>
        </w:rPr>
        <w:fldChar w:fldCharType="separate"/>
      </w:r>
      <w:r w:rsidR="00E15963">
        <w:rPr>
          <w:noProof/>
          <w:color w:val="000000"/>
        </w:rPr>
        <w:t>95</w:t>
      </w:r>
      <w:r w:rsidRPr="00804C60">
        <w:rPr>
          <w:noProof/>
          <w:color w:val="000000"/>
        </w:rPr>
        <w:fldChar w:fldCharType="end"/>
      </w:r>
      <w:r w:rsidRPr="00804C60">
        <w:rPr>
          <w:color w:val="000000"/>
        </w:rPr>
        <w:t xml:space="preserve"> - Package dependency for GeoSciML </w:t>
      </w:r>
      <w:r>
        <w:rPr>
          <w:color w:val="000000"/>
        </w:rPr>
        <w:t>Lite.</w:t>
      </w:r>
    </w:p>
    <w:p w14:paraId="21D633D1" w14:textId="77777777" w:rsidR="002C1116" w:rsidRDefault="002C1116" w:rsidP="002C1116">
      <w:pPr>
        <w:rPr>
          <w:lang w:val="en-CA"/>
        </w:rPr>
      </w:pPr>
      <w:r w:rsidRPr="00762332">
        <w:rPr>
          <w:lang w:val="en-CA"/>
        </w:rPr>
        <w:t>GeoSciML-</w:t>
      </w:r>
      <w:r>
        <w:rPr>
          <w:lang w:val="en-CA"/>
        </w:rPr>
        <w:t>Lite</w:t>
      </w:r>
      <w:r w:rsidRPr="00762332">
        <w:rPr>
          <w:lang w:val="en-CA"/>
        </w:rPr>
        <w:t xml:space="preserve"> conforms to the </w:t>
      </w:r>
      <w:r>
        <w:rPr>
          <w:lang w:val="en-CA"/>
        </w:rPr>
        <w:t>L</w:t>
      </w:r>
      <w:r w:rsidRPr="00762332">
        <w:rPr>
          <w:lang w:val="en-CA"/>
        </w:rPr>
        <w:t xml:space="preserve">evel 0 of the Simple Features Profile for GML (OGC 10-100r3 - van den Brink et al., 2011; OGC 06-049). The simple features profile supports only a limited subset of possible GML geometry types that may be used to describe feature geographic location and shape. For the purposes of GeoSciML simple features, these include </w:t>
      </w:r>
      <w:r w:rsidRPr="00A0556F">
        <w:rPr>
          <w:rStyle w:val="Entity"/>
        </w:rPr>
        <w:t>GEO::Point, GEO::LineString, GEO::Curve, GEO::Polygon</w:t>
      </w:r>
      <w:r w:rsidRPr="00762332">
        <w:rPr>
          <w:lang w:val="en-CA"/>
        </w:rPr>
        <w:t xml:space="preserve">, </w:t>
      </w:r>
      <w:r w:rsidRPr="00A0556F">
        <w:rPr>
          <w:rStyle w:val="Entity"/>
        </w:rPr>
        <w:lastRenderedPageBreak/>
        <w:t>GEO::Surface, GEO::MultiPoint, GEO::MultiCurve, GEO::MultiSurface</w:t>
      </w:r>
      <w:r w:rsidRPr="00762332">
        <w:rPr>
          <w:lang w:val="en-CA"/>
        </w:rPr>
        <w:t xml:space="preserve"> and multi-geometry types consisting of collections of these base types.</w:t>
      </w:r>
    </w:p>
    <w:p w14:paraId="318E8F7A" w14:textId="3BA36B85" w:rsidR="002C1116" w:rsidRPr="00B9320B" w:rsidRDefault="007F63DD" w:rsidP="002C1116">
      <w:pPr>
        <w:rPr>
          <w:lang w:val="en-CA"/>
        </w:rPr>
      </w:pPr>
      <w:r>
        <w:rPr>
          <w:lang w:val="en-CA"/>
        </w:rPr>
        <w:t xml:space="preserve">Some </w:t>
      </w:r>
      <w:r w:rsidR="002C1116" w:rsidRPr="00B9320B">
        <w:rPr>
          <w:lang w:val="en-CA"/>
        </w:rPr>
        <w:t>GeoSciML-</w:t>
      </w:r>
      <w:r>
        <w:rPr>
          <w:lang w:val="en-CA"/>
        </w:rPr>
        <w:t>Lite</w:t>
      </w:r>
      <w:r w:rsidR="002C1116" w:rsidRPr="00B9320B">
        <w:rPr>
          <w:lang w:val="en-CA"/>
        </w:rPr>
        <w:t xml:space="preserve"> features are analogous to GeoSciML </w:t>
      </w:r>
      <w:r w:rsidR="002C1116">
        <w:rPr>
          <w:lang w:val="en-CA"/>
        </w:rPr>
        <w:t>M</w:t>
      </w:r>
      <w:r w:rsidR="002C1116" w:rsidRPr="00B9320B">
        <w:rPr>
          <w:lang w:val="en-CA"/>
        </w:rPr>
        <w:t>apped</w:t>
      </w:r>
      <w:r w:rsidR="002C1116">
        <w:rPr>
          <w:lang w:val="en-CA"/>
        </w:rPr>
        <w:t>F</w:t>
      </w:r>
      <w:r w:rsidR="002C1116" w:rsidRPr="00B9320B">
        <w:rPr>
          <w:lang w:val="en-CA"/>
        </w:rPr>
        <w:t xml:space="preserve">eatures, with additional text attributes for human consumption, a flatted-relation view of the age, and assignment to a single lithology. The </w:t>
      </w:r>
      <w:r w:rsidR="002C1116">
        <w:rPr>
          <w:lang w:val="en-CA"/>
        </w:rPr>
        <w:t>lite</w:t>
      </w:r>
      <w:r w:rsidR="002C1116" w:rsidRPr="00B9320B">
        <w:rPr>
          <w:lang w:val="en-CA"/>
        </w:rPr>
        <w:t xml:space="preserve"> schema consists of ‘free-text’ fields and identifier fields</w:t>
      </w:r>
      <w:r>
        <w:rPr>
          <w:lang w:val="en-CA"/>
        </w:rPr>
        <w:t xml:space="preserve">.  </w:t>
      </w:r>
      <w:r w:rsidRPr="007F63DD">
        <w:rPr>
          <w:lang w:val="en-CA"/>
        </w:rPr>
        <w:t>Best practice is that free text fields will, where possible, contain well-structured summaries of data in a format suitable for reading by the intended users.  For instance, an agreed common format like comma-delimited values should be adopted by user communities</w:t>
      </w:r>
      <w:r w:rsidR="002C1116" w:rsidRPr="00B9320B">
        <w:rPr>
          <w:lang w:val="en-CA"/>
        </w:rPr>
        <w:t xml:space="preserve">. Identifier fields should contain identifiers for concepts in a controlled vocabulary (for example </w:t>
      </w:r>
      <w:hyperlink r:id="rId115" w:history="1">
        <w:r w:rsidR="002C1116" w:rsidRPr="008465E6">
          <w:rPr>
            <w:rStyle w:val="Hyperlink"/>
            <w:lang w:val="en-CA"/>
          </w:rPr>
          <w:t>CGI Simple Lithology</w:t>
        </w:r>
      </w:hyperlink>
      <w:r w:rsidR="002C1116">
        <w:rPr>
          <w:rStyle w:val="Hyperlink"/>
          <w:lang w:val="en-CA"/>
        </w:rPr>
        <w:t xml:space="preserve"> (</w:t>
      </w:r>
      <w:r w:rsidR="002C1116" w:rsidRPr="009C4735">
        <w:rPr>
          <w:rStyle w:val="Hyperlink"/>
          <w:lang w:val="en-CA"/>
        </w:rPr>
        <w:t>http://resource.geosciml.org/classifier/cgi/lithology/</w:t>
      </w:r>
      <w:r w:rsidR="002C1116">
        <w:rPr>
          <w:rStyle w:val="Hyperlink"/>
          <w:lang w:val="en-CA"/>
        </w:rPr>
        <w:t>)</w:t>
      </w:r>
      <w:r w:rsidR="002C1116" w:rsidRPr="00B9320B">
        <w:rPr>
          <w:lang w:val="en-CA"/>
        </w:rPr>
        <w:t xml:space="preserve">) that specify representative thematic properties. Inclusion of these standardized identifiers enables interoperability across services. Ideally these should be URIs that can be </w:t>
      </w:r>
      <w:r w:rsidR="002C1116">
        <w:rPr>
          <w:lang w:val="en-CA"/>
        </w:rPr>
        <w:t>resolved</w:t>
      </w:r>
      <w:r w:rsidR="002C1116" w:rsidRPr="00B9320B">
        <w:rPr>
          <w:lang w:val="en-CA"/>
        </w:rPr>
        <w:t xml:space="preserve"> to obtain machine-processable or human-readable representati</w:t>
      </w:r>
      <w:r w:rsidR="002C1116">
        <w:rPr>
          <w:lang w:val="en-CA"/>
        </w:rPr>
        <w:t>ons of the identified concepts.</w:t>
      </w:r>
    </w:p>
    <w:p w14:paraId="4522F7CA" w14:textId="1E5BE4D9" w:rsidR="002C1116" w:rsidRDefault="002C1116" w:rsidP="002C1116">
      <w:pPr>
        <w:rPr>
          <w:lang w:val="en-CA"/>
        </w:rPr>
      </w:pPr>
      <w:r w:rsidRPr="00B9320B">
        <w:rPr>
          <w:lang w:val="en-CA"/>
        </w:rPr>
        <w:t xml:space="preserve">In addition, </w:t>
      </w:r>
      <w:r w:rsidR="007F63DD">
        <w:rPr>
          <w:lang w:val="en-CA"/>
        </w:rPr>
        <w:t>some</w:t>
      </w:r>
      <w:r w:rsidRPr="00B9320B">
        <w:rPr>
          <w:lang w:val="en-CA"/>
        </w:rPr>
        <w:t xml:space="preserve"> feature includes an (optional) identifier for a specification, which is a resource containing a description of that particular feature. In many cases, the descriptions will be the same for all </w:t>
      </w:r>
      <w:r>
        <w:rPr>
          <w:lang w:val="en-CA"/>
        </w:rPr>
        <w:t>geometries</w:t>
      </w:r>
      <w:r w:rsidRPr="00B9320B">
        <w:rPr>
          <w:lang w:val="en-CA"/>
        </w:rPr>
        <w:t xml:space="preserve"> assigned to the same map unit or classified as the same kind of contact or structure. If more complete information is available, different descriptions may be associated with subsets of features of the same type that are portrayed with the same symbol. In the most extreme case, each feature might have a unique description that captures the full spatial variability of a geologic unit or structure. Following the standard patterns of web architecture, the specification_uri should be </w:t>
      </w:r>
      <w:r>
        <w:rPr>
          <w:lang w:val="en-CA"/>
        </w:rPr>
        <w:t>resolvable</w:t>
      </w:r>
      <w:r w:rsidRPr="00B9320B">
        <w:rPr>
          <w:lang w:val="en-CA"/>
        </w:rPr>
        <w:t xml:space="preserve"> to obtain one or more representations of that description. For maximum interoperability, one of these representations should be a GeoSciML encoded description of the feature, but other encodings might also be available, for example HTML web pages, other XML schema, or JSON. For those familiar with </w:t>
      </w:r>
      <w:r>
        <w:rPr>
          <w:lang w:val="en-CA"/>
        </w:rPr>
        <w:t>the</w:t>
      </w:r>
      <w:r w:rsidRPr="00B9320B">
        <w:rPr>
          <w:lang w:val="en-CA"/>
        </w:rPr>
        <w:t xml:space="preserve"> GeoSciML</w:t>
      </w:r>
      <w:r>
        <w:rPr>
          <w:lang w:val="en-CA"/>
        </w:rPr>
        <w:t xml:space="preserve"> Basic package</w:t>
      </w:r>
      <w:r w:rsidRPr="00B9320B">
        <w:rPr>
          <w:lang w:val="en-CA"/>
        </w:rPr>
        <w:t>, the specification_uri property is equivalent to the specification association from Ma</w:t>
      </w:r>
      <w:r>
        <w:rPr>
          <w:lang w:val="en-CA"/>
        </w:rPr>
        <w:t>ppedFeature to GeologicFeature.</w:t>
      </w:r>
    </w:p>
    <w:p w14:paraId="6988CA43" w14:textId="77777777" w:rsidR="002C1116" w:rsidRDefault="002C1116" w:rsidP="002C1116">
      <w:pPr>
        <w:rPr>
          <w:lang w:val="en-CA"/>
        </w:rPr>
      </w:pPr>
    </w:p>
    <w:p w14:paraId="3FC449ED" w14:textId="77777777" w:rsidR="002C1116" w:rsidRDefault="002C1116" w:rsidP="002C1116">
      <w:pPr>
        <w:pStyle w:val="Heading3"/>
        <w:rPr>
          <w:lang w:val="en-CA"/>
        </w:rPr>
      </w:pPr>
      <w:bookmarkStart w:id="534" w:name="_Toc456946999"/>
      <w:r>
        <w:rPr>
          <w:lang w:val="en-CA"/>
        </w:rPr>
        <w:t>Property mapping</w:t>
      </w:r>
      <w:bookmarkEnd w:id="534"/>
    </w:p>
    <w:p w14:paraId="6854DDEA" w14:textId="77777777" w:rsidR="002C1116" w:rsidRDefault="002C1116" w:rsidP="002C1116">
      <w:pPr>
        <w:spacing w:after="0"/>
        <w:rPr>
          <w:lang w:val="en-CA"/>
        </w:rPr>
      </w:pPr>
    </w:p>
    <w:p w14:paraId="1AD24B87" w14:textId="77777777" w:rsidR="002C1116" w:rsidRDefault="002C1116" w:rsidP="002C1116">
      <w:pPr>
        <w:spacing w:after="0"/>
        <w:rPr>
          <w:lang w:val="en-CA"/>
        </w:rPr>
      </w:pPr>
      <w:r>
        <w:rPr>
          <w:lang w:val="en-CA"/>
        </w:rPr>
        <w:t>Lite properties are mapped to existing GeoSciML properties.  Values from GeoSciML complex properties are converted into GML SF-0 valid basic types (OGC 10-100r2, Clause 8.4.4.1). Different transformations scenarios are possible.</w:t>
      </w:r>
    </w:p>
    <w:p w14:paraId="10A834A4" w14:textId="77777777" w:rsidR="002C1116" w:rsidRDefault="002C1116" w:rsidP="002C1116">
      <w:pPr>
        <w:spacing w:after="0"/>
        <w:rPr>
          <w:lang w:val="en-CA"/>
        </w:rPr>
      </w:pPr>
    </w:p>
    <w:p w14:paraId="1FF82CB4" w14:textId="77777777" w:rsidR="002C1116" w:rsidRDefault="002C1116" w:rsidP="00C44904">
      <w:pPr>
        <w:pStyle w:val="ListParagraph"/>
        <w:numPr>
          <w:ilvl w:val="0"/>
          <w:numId w:val="28"/>
        </w:numPr>
        <w:spacing w:after="0"/>
        <w:rPr>
          <w:lang w:val="en-CA"/>
        </w:rPr>
      </w:pPr>
      <w:r>
        <w:rPr>
          <w:lang w:val="en-CA"/>
        </w:rPr>
        <w:t>The GeoSciML property is already a basic type and the value is used as-is</w:t>
      </w:r>
    </w:p>
    <w:p w14:paraId="0ED7C6EA" w14:textId="6FF7DB9A" w:rsidR="002C1116" w:rsidRDefault="002C1116" w:rsidP="00C44904">
      <w:pPr>
        <w:pStyle w:val="ListParagraph"/>
        <w:numPr>
          <w:ilvl w:val="0"/>
          <w:numId w:val="28"/>
        </w:numPr>
        <w:spacing w:after="0"/>
        <w:rPr>
          <w:lang w:val="en-CA"/>
        </w:rPr>
      </w:pPr>
      <w:r>
        <w:rPr>
          <w:lang w:val="en-CA"/>
        </w:rPr>
        <w:t>A representative element of the complex type is used. For ex</w:t>
      </w:r>
      <w:r w:rsidR="00650516">
        <w:rPr>
          <w:lang w:val="en-CA"/>
        </w:rPr>
        <w:t xml:space="preserve">ample; only </w:t>
      </w:r>
      <w:r w:rsidR="008F3406" w:rsidRPr="00A0556F">
        <w:rPr>
          <w:rStyle w:val="Entity"/>
        </w:rPr>
        <w:t>SWE:</w:t>
      </w:r>
      <w:proofErr w:type="gramStart"/>
      <w:r w:rsidR="008F3406" w:rsidRPr="00A0556F">
        <w:rPr>
          <w:rStyle w:val="Entity"/>
        </w:rPr>
        <w:t>:Category</w:t>
      </w:r>
      <w:proofErr w:type="gramEnd"/>
      <w:r w:rsidR="00650516" w:rsidRPr="00A0556F">
        <w:rPr>
          <w:rStyle w:val="Entity"/>
        </w:rPr>
        <w:t>::value</w:t>
      </w:r>
      <w:r w:rsidR="00650516">
        <w:rPr>
          <w:lang w:val="en-CA"/>
        </w:rPr>
        <w:t>.</w:t>
      </w:r>
    </w:p>
    <w:p w14:paraId="06F6CA77" w14:textId="669E59C9" w:rsidR="002C1116" w:rsidRDefault="002C1116" w:rsidP="00C44904">
      <w:pPr>
        <w:pStyle w:val="ListParagraph"/>
        <w:numPr>
          <w:ilvl w:val="0"/>
          <w:numId w:val="28"/>
        </w:numPr>
        <w:spacing w:after="0"/>
        <w:rPr>
          <w:lang w:val="en-CA"/>
        </w:rPr>
      </w:pPr>
      <w:r>
        <w:rPr>
          <w:lang w:val="en-CA"/>
        </w:rPr>
        <w:t>The value is constructred from several fields merged into a single string.</w:t>
      </w:r>
    </w:p>
    <w:p w14:paraId="44C1E756" w14:textId="77777777" w:rsidR="002C1116" w:rsidRDefault="002C1116" w:rsidP="002C1116">
      <w:pPr>
        <w:spacing w:after="0"/>
        <w:rPr>
          <w:lang w:val="en-CA"/>
        </w:rPr>
      </w:pPr>
    </w:p>
    <w:p w14:paraId="04D9B302" w14:textId="74D38D57" w:rsidR="000B31E6" w:rsidRDefault="002C1116" w:rsidP="002C1116">
      <w:pPr>
        <w:spacing w:after="0"/>
        <w:rPr>
          <w:lang w:val="en-CA"/>
        </w:rPr>
      </w:pPr>
      <w:r>
        <w:rPr>
          <w:lang w:val="en-CA"/>
        </w:rPr>
        <w:t xml:space="preserve">Lite properties cardinalities are limited to 0..1 while GeoSciML properties are often multiple. </w:t>
      </w:r>
      <w:r w:rsidR="00650516">
        <w:rPr>
          <w:lang w:val="en-CA"/>
        </w:rPr>
        <w:t xml:space="preserve"> The data provider must then either a) choose one representative value or b) aggregate from the collection of values a new value.  Strings will generally be </w:t>
      </w:r>
      <w:r w:rsidR="00650516">
        <w:rPr>
          <w:lang w:val="en-CA"/>
        </w:rPr>
        <w:lastRenderedPageBreak/>
        <w:t xml:space="preserve">concatenated while numerical values might be averaged or processed in some way to produce a significant value. </w:t>
      </w:r>
      <w:r>
        <w:rPr>
          <w:lang w:val="en-CA"/>
        </w:rPr>
        <w:t xml:space="preserve">  Some lite properties are designed to represent </w:t>
      </w:r>
      <w:r w:rsidR="00650516">
        <w:rPr>
          <w:lang w:val="en-CA"/>
        </w:rPr>
        <w:t>explicitly</w:t>
      </w:r>
      <w:r>
        <w:rPr>
          <w:lang w:val="en-CA"/>
        </w:rPr>
        <w:t xml:space="preserve"> one particular occurrence, such as </w:t>
      </w:r>
      <w:r w:rsidRPr="00A0556F">
        <w:rPr>
          <w:rStyle w:val="Entity"/>
        </w:rPr>
        <w:t>GeologicUnitView::representativeOlderAge_uri</w:t>
      </w:r>
      <w:r>
        <w:rPr>
          <w:lang w:val="en-CA"/>
        </w:rPr>
        <w:t xml:space="preserve">, which is the oldest age. Others are more suggestive and require the judgement of the data provider, such as </w:t>
      </w:r>
      <w:r w:rsidRPr="00A0556F">
        <w:rPr>
          <w:rStyle w:val="Entity"/>
        </w:rPr>
        <w:t>GeologicUnitView::representativeLithology_uri</w:t>
      </w:r>
      <w:r>
        <w:rPr>
          <w:lang w:val="en-CA"/>
        </w:rPr>
        <w:t xml:space="preserve">.  </w:t>
      </w:r>
      <w:r w:rsidR="000B31E6">
        <w:rPr>
          <w:lang w:val="en-CA"/>
        </w:rPr>
        <w:t>When values are concatenated</w:t>
      </w:r>
      <w:r w:rsidR="000B31E6">
        <w:rPr>
          <w:lang w:val="en-CA"/>
        </w:rPr>
        <w:t>, they shall be human readable and using simple separators (e.g. commas).</w:t>
      </w:r>
    </w:p>
    <w:p w14:paraId="41A0A1C4" w14:textId="77777777" w:rsidR="00C57DC7" w:rsidRDefault="00C57DC7" w:rsidP="002C1116">
      <w:pPr>
        <w:spacing w:after="0"/>
        <w:rPr>
          <w:lang w:val="en-CA"/>
        </w:rPr>
      </w:pPr>
    </w:p>
    <w:p w14:paraId="4A6AC002" w14:textId="6DB98495" w:rsidR="00C57DC7" w:rsidRDefault="00B14995" w:rsidP="002C1116">
      <w:pPr>
        <w:spacing w:after="0"/>
        <w:rPr>
          <w:lang w:val="en-CA"/>
        </w:rPr>
      </w:pPr>
      <w:r>
        <w:rPr>
          <w:lang w:val="en-CA"/>
        </w:rPr>
        <w:t>Properties</w:t>
      </w:r>
      <w:r w:rsidR="00C57DC7">
        <w:rPr>
          <w:lang w:val="en-CA"/>
        </w:rPr>
        <w:t xml:space="preserve"> ending with _uri </w:t>
      </w:r>
      <w:r w:rsidR="00C57DC7" w:rsidRPr="00C57DC7">
        <w:rPr>
          <w:u w:val="single"/>
          <w:lang w:val="en-CA"/>
        </w:rPr>
        <w:t>shall</w:t>
      </w:r>
      <w:r w:rsidR="00C57DC7">
        <w:rPr>
          <w:lang w:val="en-CA"/>
        </w:rPr>
        <w:t xml:space="preserve"> </w:t>
      </w:r>
      <w:r w:rsidR="00C57DC7" w:rsidRPr="00C57DC7">
        <w:rPr>
          <w:u w:val="single"/>
          <w:lang w:val="en-CA"/>
        </w:rPr>
        <w:t>not</w:t>
      </w:r>
      <w:r w:rsidR="00C57DC7">
        <w:rPr>
          <w:lang w:val="en-CA"/>
        </w:rPr>
        <w:t xml:space="preserve"> have concatenated values.  </w:t>
      </w:r>
      <w:r>
        <w:rPr>
          <w:lang w:val="en-CA"/>
        </w:rPr>
        <w:t>Those properties are designed to fulfill specific query and re</w:t>
      </w:r>
      <w:r w:rsidR="00E60632">
        <w:rPr>
          <w:lang w:val="en-CA"/>
        </w:rPr>
        <w:t>ndering use cases.</w:t>
      </w:r>
    </w:p>
    <w:p w14:paraId="4007D8E8" w14:textId="77777777" w:rsidR="002C1116" w:rsidRDefault="002C1116" w:rsidP="002C1116">
      <w:pPr>
        <w:spacing w:after="0"/>
        <w:rPr>
          <w:lang w:val="en-CA"/>
        </w:rPr>
      </w:pPr>
    </w:p>
    <w:p w14:paraId="08192004" w14:textId="77777777" w:rsidR="002C1116" w:rsidRDefault="002C1116" w:rsidP="002C1116">
      <w:pPr>
        <w:spacing w:after="0"/>
        <w:rPr>
          <w:lang w:val="en-CA"/>
        </w:rPr>
      </w:pPr>
      <w:r>
        <w:rPr>
          <w:lang w:val="en-CA"/>
        </w:rPr>
        <w:t xml:space="preserve">For each GeoSciML-lite view, a table provides the mapping between lite and GeoSciML properties.  The mapping is expressed in OCL syntax as a path from the base type of the view to the property where the value resides in GeoSciML. </w:t>
      </w:r>
    </w:p>
    <w:p w14:paraId="46EDE3DD" w14:textId="77777777" w:rsidR="002C1116" w:rsidRDefault="002C1116" w:rsidP="002C1116">
      <w:pPr>
        <w:spacing w:after="0"/>
        <w:rPr>
          <w:lang w:val="en-CA"/>
        </w:rPr>
      </w:pPr>
    </w:p>
    <w:p w14:paraId="2F4B67C8" w14:textId="77777777" w:rsidR="002C1116" w:rsidRDefault="002C1116" w:rsidP="002C1116">
      <w:pPr>
        <w:spacing w:after="0"/>
        <w:rPr>
          <w:lang w:val="en-CA"/>
        </w:rPr>
      </w:pPr>
      <w:r>
        <w:rPr>
          <w:lang w:val="en-CA"/>
        </w:rPr>
        <w:t xml:space="preserve">Example </w:t>
      </w:r>
    </w:p>
    <w:p w14:paraId="7AD93CF8" w14:textId="77777777" w:rsidR="002C1116" w:rsidRDefault="002C1116" w:rsidP="002C1116">
      <w:pPr>
        <w:spacing w:after="0"/>
        <w:rPr>
          <w:lang w:val="en-CA"/>
        </w:rPr>
      </w:pPr>
    </w:p>
    <w:p w14:paraId="7B04E3B6" w14:textId="77777777" w:rsidR="002C1116" w:rsidRDefault="002C1116" w:rsidP="002C1116">
      <w:pPr>
        <w:keepNext/>
        <w:spacing w:after="0"/>
      </w:pPr>
      <w:r>
        <w:rPr>
          <w:noProof/>
          <w:lang w:val="en-CA" w:eastAsia="en-CA"/>
        </w:rPr>
        <w:drawing>
          <wp:inline distT="0" distB="0" distL="0" distR="0" wp14:anchorId="1E95869C" wp14:editId="6959DED8">
            <wp:extent cx="5473700" cy="3432175"/>
            <wp:effectExtent l="0" t="0" r="0" b="0"/>
            <wp:docPr id="111" name="Image 11" descr="C:\Temp\7zECBB6F674\GeologicUnitView_map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mp\7zECBB6F674\GeologicUnitView_mapping.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473700" cy="3432175"/>
                    </a:xfrm>
                    <a:prstGeom prst="rect">
                      <a:avLst/>
                    </a:prstGeom>
                    <a:noFill/>
                    <a:ln>
                      <a:noFill/>
                    </a:ln>
                  </pic:spPr>
                </pic:pic>
              </a:graphicData>
            </a:graphic>
          </wp:inline>
        </w:drawing>
      </w:r>
    </w:p>
    <w:p w14:paraId="05A0B36F" w14:textId="77777777" w:rsidR="002C1116" w:rsidRDefault="002C1116" w:rsidP="002C1116">
      <w:pPr>
        <w:pStyle w:val="Caption"/>
        <w:rPr>
          <w:lang w:val="en-CA"/>
        </w:rPr>
      </w:pPr>
      <w:bookmarkStart w:id="535" w:name="_Ref456948205"/>
      <w:r>
        <w:t xml:space="preserve">Figure </w:t>
      </w:r>
      <w:r>
        <w:fldChar w:fldCharType="begin"/>
      </w:r>
      <w:r>
        <w:instrText xml:space="preserve"> SEQ Figure \* ARABIC </w:instrText>
      </w:r>
      <w:r>
        <w:fldChar w:fldCharType="separate"/>
      </w:r>
      <w:r w:rsidR="00E15963">
        <w:rPr>
          <w:noProof/>
        </w:rPr>
        <w:t>96</w:t>
      </w:r>
      <w:r>
        <w:fldChar w:fldCharType="end"/>
      </w:r>
      <w:bookmarkEnd w:id="535"/>
      <w:r>
        <w:t xml:space="preserve"> : Mapping of key GeologicUnitView properties to GeoSciML</w:t>
      </w:r>
    </w:p>
    <w:p w14:paraId="0110559C" w14:textId="7FA0F538" w:rsidR="002C1116" w:rsidRDefault="00AB2B38" w:rsidP="002C1116">
      <w:pPr>
        <w:spacing w:after="0"/>
        <w:rPr>
          <w:lang w:val="en-CA"/>
        </w:rPr>
      </w:pPr>
      <w:r>
        <w:rPr>
          <w:lang w:val="en-CA"/>
        </w:rPr>
        <w:fldChar w:fldCharType="begin"/>
      </w:r>
      <w:r>
        <w:rPr>
          <w:lang w:val="en-CA"/>
        </w:rPr>
        <w:instrText xml:space="preserve"> REF _Ref456948205 \h </w:instrText>
      </w:r>
      <w:r>
        <w:rPr>
          <w:lang w:val="en-CA"/>
        </w:rPr>
      </w:r>
      <w:r>
        <w:rPr>
          <w:lang w:val="en-CA"/>
        </w:rPr>
        <w:fldChar w:fldCharType="separate"/>
      </w:r>
      <w:r>
        <w:t xml:space="preserve">Figure </w:t>
      </w:r>
      <w:r>
        <w:rPr>
          <w:noProof/>
        </w:rPr>
        <w:t>96</w:t>
      </w:r>
      <w:r>
        <w:rPr>
          <w:lang w:val="en-CA"/>
        </w:rPr>
        <w:fldChar w:fldCharType="end"/>
      </w:r>
      <w:r>
        <w:rPr>
          <w:lang w:val="en-CA"/>
        </w:rPr>
        <w:t xml:space="preserve"> </w:t>
      </w:r>
      <w:r w:rsidR="002C1116">
        <w:rPr>
          <w:lang w:val="en-CA"/>
        </w:rPr>
        <w:t xml:space="preserve">shows mapping for some </w:t>
      </w:r>
      <w:r w:rsidR="002C1116" w:rsidRPr="00A0556F">
        <w:rPr>
          <w:rStyle w:val="Entity"/>
        </w:rPr>
        <w:t>GeologicUnitView</w:t>
      </w:r>
      <w:r w:rsidR="002C1116">
        <w:rPr>
          <w:lang w:val="en-CA"/>
        </w:rPr>
        <w:t xml:space="preserve"> properties.  Number 3 on this figure maps </w:t>
      </w:r>
      <w:r w:rsidR="002C1116" w:rsidRPr="00A0556F">
        <w:rPr>
          <w:rStyle w:val="Entity"/>
        </w:rPr>
        <w:t>GeologicUnitView::lithology</w:t>
      </w:r>
      <w:r w:rsidR="002C1116">
        <w:rPr>
          <w:lang w:val="en-CA"/>
        </w:rPr>
        <w:t xml:space="preserve"> to </w:t>
      </w:r>
      <w:r w:rsidR="002C1116" w:rsidRPr="00A0556F">
        <w:rPr>
          <w:rStyle w:val="Entity"/>
        </w:rPr>
        <w:t>RockMaterial</w:t>
      </w:r>
      <w:r w:rsidR="002C1116">
        <w:rPr>
          <w:lang w:val="en-CA"/>
        </w:rPr>
        <w:t>, which requires a traverse from the base type (</w:t>
      </w:r>
      <w:r w:rsidR="002C1116" w:rsidRPr="00A0556F">
        <w:rPr>
          <w:rStyle w:val="Entity"/>
        </w:rPr>
        <w:t>MappedFeature</w:t>
      </w:r>
      <w:r w:rsidR="002C1116">
        <w:rPr>
          <w:lang w:val="en-CA"/>
        </w:rPr>
        <w:t xml:space="preserve">) to </w:t>
      </w:r>
      <w:r w:rsidR="002C1116" w:rsidRPr="00A0556F">
        <w:rPr>
          <w:rStyle w:val="Entity"/>
        </w:rPr>
        <w:t>GeologicUnit</w:t>
      </w:r>
      <w:r w:rsidR="002C1116">
        <w:rPr>
          <w:lang w:val="en-CA"/>
        </w:rPr>
        <w:t xml:space="preserve">, </w:t>
      </w:r>
      <w:r w:rsidR="002C1116" w:rsidRPr="00A0556F">
        <w:rPr>
          <w:rStyle w:val="Entity"/>
        </w:rPr>
        <w:t>CompositionPart</w:t>
      </w:r>
      <w:r w:rsidR="002C1116">
        <w:rPr>
          <w:lang w:val="en-CA"/>
        </w:rPr>
        <w:t xml:space="preserve"> and then </w:t>
      </w:r>
      <w:r w:rsidR="002C1116" w:rsidRPr="00A0556F">
        <w:rPr>
          <w:rStyle w:val="Entity"/>
        </w:rPr>
        <w:t>RockMaterial</w:t>
      </w:r>
      <w:r w:rsidR="002C1116">
        <w:rPr>
          <w:lang w:val="en-CA"/>
        </w:rPr>
        <w:t>.</w:t>
      </w:r>
    </w:p>
    <w:p w14:paraId="6AB1028F" w14:textId="77777777" w:rsidR="002C1116" w:rsidRDefault="002C1116" w:rsidP="002C1116">
      <w:pPr>
        <w:spacing w:after="0"/>
        <w:rPr>
          <w:lang w:val="en-CA"/>
        </w:rPr>
      </w:pPr>
    </w:p>
    <w:p w14:paraId="23BC0D55" w14:textId="2B818FDA" w:rsidR="002C1116" w:rsidRDefault="00073EB9" w:rsidP="002C1116">
      <w:pPr>
        <w:spacing w:after="0"/>
        <w:rPr>
          <w:lang w:val="en-CA"/>
        </w:rPr>
      </w:pPr>
      <w:r>
        <w:rPr>
          <w:lang w:val="en-CA"/>
        </w:rPr>
        <w:t>In OC</w:t>
      </w:r>
      <w:r w:rsidR="002C1116">
        <w:rPr>
          <w:lang w:val="en-CA"/>
        </w:rPr>
        <w:t>L</w:t>
      </w:r>
    </w:p>
    <w:p w14:paraId="00582B9B" w14:textId="77777777" w:rsidR="002C1116" w:rsidRDefault="002C1116" w:rsidP="002C1116">
      <w:pPr>
        <w:spacing w:after="0"/>
        <w:rPr>
          <w:lang w:val="en-CA"/>
        </w:rPr>
      </w:pPr>
    </w:p>
    <w:p w14:paraId="518D95DA" w14:textId="77777777" w:rsidR="002C1116" w:rsidRPr="00A0556F" w:rsidRDefault="002C1116" w:rsidP="002C1116">
      <w:pPr>
        <w:pStyle w:val="xml"/>
        <w:rPr>
          <w:rStyle w:val="Entity"/>
        </w:rPr>
      </w:pPr>
      <w:r w:rsidRPr="00A0556F">
        <w:rPr>
          <w:rStyle w:val="Entity"/>
        </w:rPr>
        <w:t>specification:GeomorphologicUnit::unitDescription[1]:GeologicUnit::composition[1]:CompositionPart::material:RockMaterial::lithology</w:t>
      </w:r>
    </w:p>
    <w:p w14:paraId="3FBA9D0B" w14:textId="77777777" w:rsidR="002C1116" w:rsidRDefault="002C1116" w:rsidP="002C1116">
      <w:pPr>
        <w:spacing w:after="0"/>
        <w:rPr>
          <w:lang w:val="en-CA"/>
        </w:rPr>
      </w:pPr>
      <w:r>
        <w:rPr>
          <w:lang w:val="en-CA"/>
        </w:rPr>
        <w:lastRenderedPageBreak/>
        <w:t>The base type (MappedFeature) is not included as it is the context type.  Package names are not shown to keep the path readable.</w:t>
      </w:r>
    </w:p>
    <w:p w14:paraId="752796D8" w14:textId="77777777" w:rsidR="002C1116" w:rsidRDefault="002C1116" w:rsidP="002C1116">
      <w:pPr>
        <w:spacing w:after="0"/>
        <w:rPr>
          <w:lang w:val="en-CA"/>
        </w:rPr>
      </w:pPr>
    </w:p>
    <w:p w14:paraId="0AD2D33C" w14:textId="77777777" w:rsidR="002C1116" w:rsidRDefault="002C1116" w:rsidP="002C1116">
      <w:pPr>
        <w:spacing w:after="0"/>
        <w:rPr>
          <w:lang w:val="en-CA"/>
        </w:rPr>
      </w:pPr>
      <w:r>
        <w:rPr>
          <w:lang w:val="en-CA"/>
        </w:rPr>
        <w:t xml:space="preserve">A W3C XPath equivalent (using prefixes proposed in </w:t>
      </w:r>
      <w:r>
        <w:rPr>
          <w:lang w:val="en-CA"/>
        </w:rPr>
        <w:fldChar w:fldCharType="begin"/>
      </w:r>
      <w:r>
        <w:rPr>
          <w:lang w:val="en-CA"/>
        </w:rPr>
        <w:instrText xml:space="preserve"> REF _Ref452624938 \r \h </w:instrText>
      </w:r>
      <w:r>
        <w:rPr>
          <w:lang w:val="en-CA"/>
        </w:rPr>
      </w:r>
      <w:r>
        <w:rPr>
          <w:lang w:val="en-CA"/>
        </w:rPr>
        <w:fldChar w:fldCharType="separate"/>
      </w:r>
      <w:r w:rsidR="00A0556F">
        <w:rPr>
          <w:lang w:val="en-CA"/>
        </w:rPr>
        <w:t>9.1</w:t>
      </w:r>
      <w:r>
        <w:rPr>
          <w:lang w:val="en-CA"/>
        </w:rPr>
        <w:fldChar w:fldCharType="end"/>
      </w:r>
      <w:r>
        <w:rPr>
          <w:lang w:val="en-CA"/>
        </w:rPr>
        <w:t>)</w:t>
      </w:r>
    </w:p>
    <w:p w14:paraId="54FE5486" w14:textId="77777777" w:rsidR="002C1116" w:rsidRDefault="002C1116" w:rsidP="002C1116">
      <w:pPr>
        <w:spacing w:after="0"/>
        <w:rPr>
          <w:lang w:val="en-CA"/>
        </w:rPr>
      </w:pPr>
    </w:p>
    <w:p w14:paraId="3BFD8D92" w14:textId="77777777" w:rsidR="002C1116" w:rsidRPr="00A0556F" w:rsidRDefault="002C1116" w:rsidP="002C1116">
      <w:pPr>
        <w:pStyle w:val="xml"/>
        <w:rPr>
          <w:rStyle w:val="Entity"/>
        </w:rPr>
      </w:pPr>
      <w:r w:rsidRPr="00A0556F">
        <w:rPr>
          <w:rStyle w:val="Entity"/>
        </w:rPr>
        <w:t>gsmlb:Specification/gsmlb:GeomorphologicUnit/gsmlb:unitDescription[1]/gsmlb:GeologicUnit/gsmlb:composition[1]/gsmlb:CompositionPart/gsmlb:material/gsmlb:RockMaterial/gsmlb:lithology</w:t>
      </w:r>
    </w:p>
    <w:p w14:paraId="092CDB4E" w14:textId="77777777" w:rsidR="002C1116" w:rsidRDefault="002C1116" w:rsidP="002C1116">
      <w:pPr>
        <w:spacing w:after="0"/>
        <w:rPr>
          <w:lang w:val="en-CA"/>
        </w:rPr>
      </w:pPr>
    </w:p>
    <w:p w14:paraId="18E5FAD5" w14:textId="77777777" w:rsidR="002C1116" w:rsidRDefault="002C1116" w:rsidP="002C1116">
      <w:pPr>
        <w:spacing w:after="0"/>
        <w:rPr>
          <w:lang w:val="en-CA"/>
        </w:rPr>
      </w:pPr>
      <w:r>
        <w:rPr>
          <w:lang w:val="en-CA"/>
        </w:rPr>
        <w:t>An exact path is provided when possible, for instance to a property of compatible types.  But there are cases where the type cannot be expressed directly in OCL.</w:t>
      </w:r>
    </w:p>
    <w:p w14:paraId="49D47965" w14:textId="77777777" w:rsidR="002C1116" w:rsidRDefault="002C1116" w:rsidP="002C1116">
      <w:pPr>
        <w:spacing w:after="0"/>
        <w:rPr>
          <w:lang w:val="en-CA"/>
        </w:rPr>
      </w:pPr>
    </w:p>
    <w:p w14:paraId="7742047C" w14:textId="77777777" w:rsidR="002C1116" w:rsidRDefault="002C1116" w:rsidP="00C44904">
      <w:pPr>
        <w:pStyle w:val="ListParagraph"/>
        <w:numPr>
          <w:ilvl w:val="0"/>
          <w:numId w:val="29"/>
        </w:numPr>
        <w:spacing w:after="0"/>
        <w:rPr>
          <w:lang w:val="en-CA"/>
        </w:rPr>
      </w:pPr>
      <w:r>
        <w:rPr>
          <w:lang w:val="en-CA"/>
        </w:rPr>
        <w:t xml:space="preserve">Part of the model, such as classifiers with </w:t>
      </w:r>
      <w:r w:rsidRPr="00F16431">
        <w:rPr>
          <w:rStyle w:val="xmlChar"/>
        </w:rPr>
        <w:t>&lt;&lt;CodeList&gt;&gt;</w:t>
      </w:r>
      <w:r>
        <w:rPr>
          <w:lang w:val="en-CA"/>
        </w:rPr>
        <w:t xml:space="preserve"> don’t have specific model.  XML implement them as external references (xlink:href), other encoding might implement them otherwise.  </w:t>
      </w:r>
    </w:p>
    <w:p w14:paraId="3AB2FF5C" w14:textId="77777777" w:rsidR="002C1116" w:rsidRPr="00C560A2" w:rsidRDefault="002C1116" w:rsidP="00C44904">
      <w:pPr>
        <w:pStyle w:val="ListParagraph"/>
        <w:numPr>
          <w:ilvl w:val="0"/>
          <w:numId w:val="29"/>
        </w:numPr>
        <w:spacing w:after="0"/>
        <w:rPr>
          <w:lang w:val="en-CA"/>
        </w:rPr>
      </w:pPr>
      <w:r>
        <w:rPr>
          <w:lang w:val="en-CA"/>
        </w:rPr>
        <w:t>Any property modelled as part as metadata (</w:t>
      </w:r>
      <w:r w:rsidRPr="00F16431">
        <w:rPr>
          <w:rStyle w:val="Entity"/>
        </w:rPr>
        <w:t>MD_Metadata</w:t>
      </w:r>
      <w:r>
        <w:rPr>
          <w:lang w:val="en-CA"/>
        </w:rPr>
        <w:t>) as there are no explicit requirements on how GML metaDataProperty should be implemented.</w:t>
      </w:r>
    </w:p>
    <w:p w14:paraId="7FFB3F10" w14:textId="77777777" w:rsidR="002C1116" w:rsidRDefault="002C1116" w:rsidP="00C44904">
      <w:pPr>
        <w:pStyle w:val="ListParagraph"/>
        <w:numPr>
          <w:ilvl w:val="0"/>
          <w:numId w:val="29"/>
        </w:numPr>
        <w:spacing w:after="0"/>
        <w:rPr>
          <w:lang w:val="en-CA"/>
        </w:rPr>
      </w:pPr>
      <w:r>
        <w:rPr>
          <w:lang w:val="en-CA"/>
        </w:rPr>
        <w:t>Some values will either come from one “representative” instance, or be an aggregation.</w:t>
      </w:r>
    </w:p>
    <w:p w14:paraId="64AF566D" w14:textId="77777777" w:rsidR="002C1116" w:rsidRPr="00CF02AC" w:rsidRDefault="002C1116" w:rsidP="00C44904">
      <w:pPr>
        <w:pStyle w:val="ListParagraph"/>
        <w:numPr>
          <w:ilvl w:val="0"/>
          <w:numId w:val="29"/>
        </w:numPr>
        <w:spacing w:after="0"/>
        <w:rPr>
          <w:lang w:val="en-CA"/>
        </w:rPr>
      </w:pPr>
      <w:r>
        <w:rPr>
          <w:lang w:val="en-CA"/>
        </w:rPr>
        <w:t>Some values are not present in GeoSciML</w:t>
      </w:r>
    </w:p>
    <w:p w14:paraId="35937920" w14:textId="77777777" w:rsidR="002C1116" w:rsidRDefault="002C1116" w:rsidP="002C1116">
      <w:pPr>
        <w:spacing w:after="0"/>
        <w:rPr>
          <w:lang w:val="en-CA"/>
        </w:rPr>
      </w:pPr>
    </w:p>
    <w:p w14:paraId="759A9F2E" w14:textId="77777777" w:rsidR="002C1116" w:rsidRDefault="002C1116" w:rsidP="002C1116">
      <w:pPr>
        <w:spacing w:after="0"/>
        <w:rPr>
          <w:lang w:val="en-CA"/>
        </w:rPr>
      </w:pPr>
      <w:r>
        <w:rPr>
          <w:lang w:val="en-CA"/>
        </w:rPr>
        <w:t>In such cases, guidance will be provided.</w:t>
      </w:r>
    </w:p>
    <w:p w14:paraId="47D9B0C1" w14:textId="77777777" w:rsidR="002C1116" w:rsidRDefault="002C1116" w:rsidP="002C1116">
      <w:pPr>
        <w:rPr>
          <w:lang w:val="en-CA"/>
        </w:rPr>
      </w:pPr>
    </w:p>
    <w:p w14:paraId="055EBE7F" w14:textId="77777777" w:rsidR="002C1116" w:rsidRDefault="002C1116" w:rsidP="002C1116">
      <w:pPr>
        <w:pStyle w:val="Heading3"/>
        <w:rPr>
          <w:lang w:val="en-CA"/>
        </w:rPr>
      </w:pPr>
      <w:bookmarkStart w:id="536" w:name="_Toc456947000"/>
      <w:r>
        <w:rPr>
          <w:lang w:val="en-CA"/>
        </w:rPr>
        <w:t>Lite views</w:t>
      </w:r>
      <w:bookmarkEnd w:id="536"/>
    </w:p>
    <w:p w14:paraId="1EBED492" w14:textId="77777777" w:rsidR="002C1116" w:rsidRPr="009C4735" w:rsidRDefault="002C1116" w:rsidP="002C1116">
      <w:pPr>
        <w:rPr>
          <w:lang w:val="en-CA"/>
        </w:rPr>
      </w:pPr>
    </w:p>
    <w:p w14:paraId="19EDB4FD" w14:textId="77777777" w:rsidR="002C1116" w:rsidRPr="00A12606" w:rsidRDefault="002C1116" w:rsidP="002C1116">
      <w:pPr>
        <w:pStyle w:val="Heading4"/>
      </w:pPr>
      <w:r w:rsidRPr="00A12606">
        <w:t>Geometry type</w:t>
      </w:r>
    </w:p>
    <w:tbl>
      <w:tblPr>
        <w:tblpPr w:leftFromText="180" w:rightFromText="180" w:vertAnchor="text" w:horzAnchor="margin" w:tblpY="208"/>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410B633B" w14:textId="77777777" w:rsidTr="003811C7">
        <w:trPr>
          <w:cantSplit/>
        </w:trPr>
        <w:tc>
          <w:tcPr>
            <w:tcW w:w="4219" w:type="dxa"/>
            <w:tcBorders>
              <w:right w:val="nil"/>
            </w:tcBorders>
            <w:shd w:val="clear" w:color="auto" w:fill="auto"/>
          </w:tcPr>
          <w:p w14:paraId="4F45207B" w14:textId="5E65A39E"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/gsml4-lite/geomtype</w:t>
            </w:r>
          </w:p>
        </w:tc>
        <w:tc>
          <w:tcPr>
            <w:tcW w:w="4678" w:type="dxa"/>
            <w:tcBorders>
              <w:left w:val="nil"/>
            </w:tcBorders>
            <w:shd w:val="clear" w:color="auto" w:fill="auto"/>
          </w:tcPr>
          <w:p w14:paraId="29FBEEF8" w14:textId="77777777" w:rsidR="002C1116" w:rsidRPr="00D12552" w:rsidRDefault="002C1116" w:rsidP="003811C7">
            <w:pPr>
              <w:pStyle w:val="Tabletext10"/>
              <w:jc w:val="left"/>
              <w:rPr>
                <w:rStyle w:val="reqtext"/>
                <w:lang w:val="en-CA"/>
              </w:rPr>
            </w:pPr>
            <w:r>
              <w:rPr>
                <w:rStyle w:val="reqtext"/>
                <w:lang w:val="en-CA"/>
              </w:rPr>
              <w:t xml:space="preserve">A dataset SHALL use a single geometry type (Point, Line, Polygon, etc.).  </w:t>
            </w:r>
          </w:p>
        </w:tc>
      </w:tr>
    </w:tbl>
    <w:p w14:paraId="6CEA9EAE" w14:textId="77777777" w:rsidR="002C1116" w:rsidRDefault="002C1116" w:rsidP="002C1116">
      <w:pPr>
        <w:spacing w:after="120"/>
        <w:rPr>
          <w:lang w:val="en-CA"/>
        </w:rPr>
      </w:pPr>
    </w:p>
    <w:p w14:paraId="7FD667A7" w14:textId="77777777" w:rsidR="002C1116" w:rsidRPr="00A90399" w:rsidRDefault="002C1116" w:rsidP="002C1116">
      <w:pPr>
        <w:rPr>
          <w:lang w:val="en-CA"/>
        </w:rPr>
      </w:pPr>
      <w:r>
        <w:rPr>
          <w:lang w:val="en-CA"/>
        </w:rPr>
        <w:t>A dataset (for example, a GML document or a GeoJSON instance or an ESRI shapefile) SHALL use a single geometry type. Most GIS applications and software which render a dataset containing geometry do not expect mixed geometries.</w:t>
      </w:r>
    </w:p>
    <w:p w14:paraId="5F5367FA" w14:textId="77777777" w:rsidR="002C1116" w:rsidRDefault="002C1116" w:rsidP="002C1116">
      <w:pPr>
        <w:pStyle w:val="Heading4"/>
        <w:rPr>
          <w:lang w:val="en-CA"/>
        </w:rPr>
      </w:pPr>
      <w:r>
        <w:rPr>
          <w:lang w:val="en-CA"/>
        </w:rPr>
        <w:t>String properties</w:t>
      </w:r>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6D7EBC14" w14:textId="77777777" w:rsidTr="003811C7">
        <w:trPr>
          <w:cantSplit/>
        </w:trPr>
        <w:tc>
          <w:tcPr>
            <w:tcW w:w="4219" w:type="dxa"/>
            <w:tcBorders>
              <w:right w:val="nil"/>
            </w:tcBorders>
            <w:shd w:val="clear" w:color="auto" w:fill="auto"/>
          </w:tcPr>
          <w:p w14:paraId="1DC8DAD5" w14:textId="2C1CEFC2"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/gsml4-lite/string</w:t>
            </w:r>
          </w:p>
        </w:tc>
        <w:tc>
          <w:tcPr>
            <w:tcW w:w="4678" w:type="dxa"/>
            <w:tcBorders>
              <w:left w:val="nil"/>
            </w:tcBorders>
            <w:shd w:val="clear" w:color="auto" w:fill="auto"/>
          </w:tcPr>
          <w:p w14:paraId="3D7FDE44" w14:textId="77777777" w:rsidR="002C1116" w:rsidRPr="00D12552" w:rsidRDefault="002C1116" w:rsidP="003811C7">
            <w:pPr>
              <w:pStyle w:val="Tabletext10"/>
              <w:jc w:val="left"/>
              <w:rPr>
                <w:rStyle w:val="reqtext"/>
                <w:lang w:val="en-CA"/>
              </w:rPr>
            </w:pPr>
            <w:r>
              <w:rPr>
                <w:rStyle w:val="reqtext"/>
                <w:lang w:val="en-CA"/>
              </w:rPr>
              <w:t>Properties of type “CharacterString” SHALL contain human readable text.</w:t>
            </w:r>
          </w:p>
        </w:tc>
      </w:tr>
    </w:tbl>
    <w:p w14:paraId="32024241" w14:textId="77777777" w:rsidR="002C1116" w:rsidRDefault="002C1116" w:rsidP="002C1116">
      <w:pPr>
        <w:spacing w:after="120"/>
        <w:rPr>
          <w:lang w:val="en-CA"/>
        </w:rPr>
      </w:pPr>
    </w:p>
    <w:p w14:paraId="1BB47C2D" w14:textId="77777777" w:rsidR="002C1116" w:rsidRPr="00A90399" w:rsidRDefault="002C1116" w:rsidP="002C1116">
      <w:pPr>
        <w:rPr>
          <w:lang w:val="en-CA"/>
        </w:rPr>
      </w:pPr>
      <w:r>
        <w:rPr>
          <w:lang w:val="en-CA"/>
        </w:rPr>
        <w:t>String properties SHALL provide information easily readable by human.  The intent of string field is to display, not to query. The string properties can be translated according to the language of the user as needed while URI properties should not.</w:t>
      </w:r>
    </w:p>
    <w:p w14:paraId="760C858A" w14:textId="77777777" w:rsidR="002C1116" w:rsidRDefault="002C1116" w:rsidP="002C1116">
      <w:pPr>
        <w:rPr>
          <w:color w:val="FF0000"/>
          <w:lang w:val="en-CA"/>
        </w:rPr>
      </w:pPr>
    </w:p>
    <w:p w14:paraId="596BEC01" w14:textId="77777777" w:rsidR="002C1116" w:rsidRPr="00A12606" w:rsidRDefault="002C1116" w:rsidP="002C1116">
      <w:pPr>
        <w:pStyle w:val="Heading4"/>
      </w:pPr>
      <w:r w:rsidRPr="00A12606">
        <w:t>Formal Syntax</w:t>
      </w:r>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0C03FDDC" w14:textId="77777777" w:rsidTr="003811C7">
        <w:trPr>
          <w:cantSplit/>
        </w:trPr>
        <w:tc>
          <w:tcPr>
            <w:tcW w:w="4219" w:type="dxa"/>
            <w:tcBorders>
              <w:right w:val="nil"/>
            </w:tcBorders>
            <w:shd w:val="clear" w:color="auto" w:fill="auto"/>
          </w:tcPr>
          <w:p w14:paraId="1C49B95C" w14:textId="3CBA92E1"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/gsml4-lite/formal-syntax</w:t>
            </w:r>
          </w:p>
        </w:tc>
        <w:tc>
          <w:tcPr>
            <w:tcW w:w="4678" w:type="dxa"/>
            <w:tcBorders>
              <w:left w:val="nil"/>
            </w:tcBorders>
            <w:shd w:val="clear" w:color="auto" w:fill="auto"/>
          </w:tcPr>
          <w:p w14:paraId="5358AD7A" w14:textId="77777777" w:rsidR="002C1116" w:rsidRPr="00D12552" w:rsidRDefault="002C1116" w:rsidP="003811C7">
            <w:pPr>
              <w:pStyle w:val="Tabletext10"/>
              <w:jc w:val="left"/>
              <w:rPr>
                <w:rStyle w:val="reqtext"/>
                <w:lang w:val="en-CA"/>
              </w:rPr>
            </w:pPr>
            <w:r>
              <w:rPr>
                <w:rStyle w:val="reqtext"/>
                <w:lang w:val="en-CA"/>
              </w:rPr>
              <w:t>Syntax of text in character string properties SHOULD be formalised.</w:t>
            </w:r>
          </w:p>
        </w:tc>
      </w:tr>
    </w:tbl>
    <w:p w14:paraId="102EA0EA" w14:textId="77777777" w:rsidR="002C1116" w:rsidRPr="00804C60" w:rsidRDefault="002C1116" w:rsidP="002C1116">
      <w:pPr>
        <w:spacing w:after="120"/>
        <w:rPr>
          <w:color w:val="000000"/>
          <w:lang w:val="en-CA"/>
        </w:rPr>
      </w:pPr>
    </w:p>
    <w:p w14:paraId="67DFE921" w14:textId="77777777" w:rsidR="002C1116" w:rsidRDefault="002C1116" w:rsidP="002C1116">
      <w:pPr>
        <w:rPr>
          <w:color w:val="000000"/>
          <w:lang w:val="en-CA"/>
        </w:rPr>
      </w:pPr>
      <w:r w:rsidRPr="00804C60">
        <w:rPr>
          <w:color w:val="000000"/>
          <w:lang w:val="en-CA"/>
        </w:rPr>
        <w:t xml:space="preserve">Some string properties can be constructed using formal syntax, such as comma delimited list or any other text based structure (JSON for example).  </w:t>
      </w:r>
      <w:r w:rsidRPr="006D73F0">
        <w:rPr>
          <w:color w:val="000000"/>
          <w:lang w:val="en-CA"/>
        </w:rPr>
        <w:t>Where possible, t</w:t>
      </w:r>
      <w:r w:rsidRPr="00804C60">
        <w:rPr>
          <w:color w:val="000000"/>
          <w:lang w:val="en-CA"/>
        </w:rPr>
        <w:t xml:space="preserve">he </w:t>
      </w:r>
      <w:r w:rsidRPr="006D73F0">
        <w:rPr>
          <w:color w:val="000000"/>
          <w:lang w:val="en-CA"/>
        </w:rPr>
        <w:t>this</w:t>
      </w:r>
      <w:r w:rsidRPr="00804C60">
        <w:rPr>
          <w:color w:val="000000"/>
          <w:lang w:val="en-CA"/>
        </w:rPr>
        <w:t xml:space="preserve"> syntax SHOULD be formalised in a profile of this specification.</w:t>
      </w:r>
    </w:p>
    <w:p w14:paraId="13FF72B4" w14:textId="77777777" w:rsidR="002C1116" w:rsidRDefault="002C1116" w:rsidP="002C1116">
      <w:pPr>
        <w:pStyle w:val="Heading4"/>
        <w:rPr>
          <w:lang w:val="en-CA"/>
        </w:rPr>
      </w:pPr>
      <w:r>
        <w:rPr>
          <w:lang w:val="en-CA"/>
        </w:rPr>
        <w:t>Date and Time formatting</w:t>
      </w:r>
    </w:p>
    <w:p w14:paraId="49E02374" w14:textId="77777777" w:rsidR="002C1116" w:rsidRPr="001E7109" w:rsidRDefault="002C1116" w:rsidP="002C1116">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4479C000" w14:textId="77777777" w:rsidTr="003811C7">
        <w:trPr>
          <w:cantSplit/>
        </w:trPr>
        <w:tc>
          <w:tcPr>
            <w:tcW w:w="4219" w:type="dxa"/>
            <w:tcBorders>
              <w:right w:val="nil"/>
            </w:tcBorders>
            <w:shd w:val="clear" w:color="auto" w:fill="auto"/>
          </w:tcPr>
          <w:p w14:paraId="36BCFE98" w14:textId="6D53F7C3"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/gsml4-lite/datetime</w:t>
            </w:r>
          </w:p>
        </w:tc>
        <w:tc>
          <w:tcPr>
            <w:tcW w:w="4678" w:type="dxa"/>
            <w:tcBorders>
              <w:left w:val="nil"/>
            </w:tcBorders>
            <w:shd w:val="clear" w:color="auto" w:fill="auto"/>
          </w:tcPr>
          <w:p w14:paraId="0B7FE4D0" w14:textId="77777777" w:rsidR="002C1116" w:rsidRPr="00D12552" w:rsidRDefault="002C1116" w:rsidP="003811C7">
            <w:pPr>
              <w:pStyle w:val="Tabletext10"/>
              <w:jc w:val="left"/>
              <w:rPr>
                <w:rStyle w:val="reqtext"/>
                <w:lang w:val="en-CA"/>
              </w:rPr>
            </w:pPr>
            <w:r>
              <w:rPr>
                <w:rStyle w:val="reqtext"/>
                <w:lang w:val="en-CA"/>
              </w:rPr>
              <w:t>Calendar date and time SHALL be formatted according to ISO 8601.</w:t>
            </w:r>
          </w:p>
        </w:tc>
      </w:tr>
    </w:tbl>
    <w:p w14:paraId="0DC7A1EF" w14:textId="77777777" w:rsidR="002C1116" w:rsidRDefault="002C1116" w:rsidP="002C1116">
      <w:pPr>
        <w:rPr>
          <w:lang w:val="en-CA"/>
        </w:rPr>
      </w:pPr>
    </w:p>
    <w:p w14:paraId="3E9C10CF" w14:textId="77777777" w:rsidR="002C1116" w:rsidRDefault="002C1116" w:rsidP="002C1116">
      <w:pPr>
        <w:rPr>
          <w:lang w:val="en-CA"/>
        </w:rPr>
      </w:pPr>
      <w:r>
        <w:rPr>
          <w:lang w:val="en-CA"/>
        </w:rPr>
        <w:t>All dates and times, excluding geological ages, shall be formatted using ISO 8601 format (YYYY-MM-DD).  When a time must be specified, time zone shall be provided.</w:t>
      </w:r>
    </w:p>
    <w:p w14:paraId="043DBDE1" w14:textId="77777777" w:rsidR="002C1116" w:rsidRDefault="002C1116" w:rsidP="002C1116">
      <w:pPr>
        <w:rPr>
          <w:lang w:val="en-CA"/>
        </w:rPr>
      </w:pPr>
      <w:r>
        <w:rPr>
          <w:lang w:val="en-CA"/>
        </w:rPr>
        <w:t>Examples:</w:t>
      </w:r>
    </w:p>
    <w:p w14:paraId="4FAA0AB3" w14:textId="77777777" w:rsidR="002C1116" w:rsidRDefault="002C1116" w:rsidP="00C44904">
      <w:pPr>
        <w:numPr>
          <w:ilvl w:val="0"/>
          <w:numId w:val="19"/>
        </w:numPr>
        <w:spacing w:after="0"/>
        <w:rPr>
          <w:lang w:val="en-CA"/>
        </w:rPr>
      </w:pPr>
      <w:r>
        <w:rPr>
          <w:lang w:val="en-CA"/>
        </w:rPr>
        <w:t>2016-01-05 (simple date)</w:t>
      </w:r>
    </w:p>
    <w:p w14:paraId="49694414" w14:textId="77777777" w:rsidR="002C1116" w:rsidRDefault="002C1116" w:rsidP="00C44904">
      <w:pPr>
        <w:numPr>
          <w:ilvl w:val="0"/>
          <w:numId w:val="19"/>
        </w:numPr>
        <w:spacing w:after="0"/>
        <w:rPr>
          <w:lang w:val="en-CA"/>
        </w:rPr>
      </w:pPr>
      <w:r>
        <w:rPr>
          <w:lang w:val="en-CA"/>
        </w:rPr>
        <w:t>2016-01-05T08:40:15-05 (time expressed for time zone GMT -5)</w:t>
      </w:r>
    </w:p>
    <w:p w14:paraId="66657EF1" w14:textId="77777777" w:rsidR="002C1116" w:rsidRDefault="002C1116" w:rsidP="00C44904">
      <w:pPr>
        <w:numPr>
          <w:ilvl w:val="0"/>
          <w:numId w:val="19"/>
        </w:numPr>
        <w:spacing w:after="0"/>
        <w:rPr>
          <w:lang w:val="en-CA"/>
        </w:rPr>
      </w:pPr>
      <w:r>
        <w:rPr>
          <w:lang w:val="en-CA"/>
        </w:rPr>
        <w:t>2016-01-05T13:40:15Z (same as above, but expressed in UTC a.k.a Zulu)</w:t>
      </w:r>
    </w:p>
    <w:p w14:paraId="5EC3CEEC" w14:textId="77777777" w:rsidR="002C1116" w:rsidRPr="001E7109" w:rsidRDefault="002C1116" w:rsidP="002C1116">
      <w:pPr>
        <w:rPr>
          <w:lang w:val="en-CA"/>
        </w:rPr>
      </w:pPr>
    </w:p>
    <w:p w14:paraId="18E618BE" w14:textId="77777777" w:rsidR="002C1116" w:rsidRDefault="002C1116" w:rsidP="002C1116">
      <w:pPr>
        <w:pStyle w:val="Heading4"/>
        <w:rPr>
          <w:lang w:val="en-CA"/>
        </w:rPr>
      </w:pPr>
      <w:r>
        <w:rPr>
          <w:lang w:val="en-CA"/>
        </w:rPr>
        <w:t>URI</w:t>
      </w:r>
    </w:p>
    <w:p w14:paraId="4E4FDECE" w14:textId="77777777" w:rsidR="002C1116" w:rsidRDefault="002C1116" w:rsidP="002C1116">
      <w:pPr>
        <w:rPr>
          <w:lang w:val="en-CA"/>
        </w:rPr>
      </w:pPr>
      <w:r>
        <w:rPr>
          <w:lang w:val="en-CA"/>
        </w:rPr>
        <w:t xml:space="preserve">Properties which names end with “_uri” shall contain a </w:t>
      </w:r>
      <w:r w:rsidRPr="001C232D">
        <w:rPr>
          <w:b/>
          <w:lang w:val="en-CA"/>
        </w:rPr>
        <w:t>single</w:t>
      </w:r>
      <w:r>
        <w:rPr>
          <w:lang w:val="en-CA"/>
        </w:rPr>
        <w:t xml:space="preserve"> absolute URI conformant to RFC </w:t>
      </w:r>
      <w:commentRangeStart w:id="537"/>
      <w:r>
        <w:rPr>
          <w:lang w:val="en-CA"/>
        </w:rPr>
        <w:t>3986</w:t>
      </w:r>
      <w:commentRangeEnd w:id="537"/>
      <w:r>
        <w:rPr>
          <w:rStyle w:val="CommentReference"/>
        </w:rPr>
        <w:commentReference w:id="537"/>
      </w:r>
      <w:r>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2318E2B1" w14:textId="77777777" w:rsidTr="003811C7">
        <w:trPr>
          <w:cantSplit/>
        </w:trPr>
        <w:tc>
          <w:tcPr>
            <w:tcW w:w="4219" w:type="dxa"/>
            <w:tcBorders>
              <w:right w:val="nil"/>
            </w:tcBorders>
            <w:shd w:val="clear" w:color="auto" w:fill="auto"/>
          </w:tcPr>
          <w:p w14:paraId="69235E00" w14:textId="27BC80E3"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/gsml4-lite/uri</w:t>
            </w:r>
          </w:p>
        </w:tc>
        <w:tc>
          <w:tcPr>
            <w:tcW w:w="4678" w:type="dxa"/>
            <w:tcBorders>
              <w:left w:val="nil"/>
            </w:tcBorders>
            <w:shd w:val="clear" w:color="auto" w:fill="auto"/>
          </w:tcPr>
          <w:p w14:paraId="0CDA05B0" w14:textId="77777777" w:rsidR="002C1116" w:rsidRPr="00D12552" w:rsidRDefault="002C1116" w:rsidP="003811C7">
            <w:pPr>
              <w:pStyle w:val="Tabletext10"/>
              <w:jc w:val="left"/>
              <w:rPr>
                <w:rStyle w:val="reqtext"/>
                <w:lang w:val="en-CA"/>
              </w:rPr>
            </w:pPr>
            <w:r>
              <w:rPr>
                <w:rStyle w:val="reqtext"/>
                <w:lang w:val="en-CA"/>
              </w:rPr>
              <w:t xml:space="preserve">Properties which name end with “_uri” SHALL contain a string conformant to URI format as specified in RFC 3986. </w:t>
            </w:r>
          </w:p>
        </w:tc>
      </w:tr>
    </w:tbl>
    <w:p w14:paraId="59C4A29D" w14:textId="77777777" w:rsidR="002C1116" w:rsidRDefault="002C1116" w:rsidP="002C1116">
      <w:pPr>
        <w:rPr>
          <w:lang w:val="en-CA"/>
        </w:rPr>
      </w:pPr>
    </w:p>
    <w:p w14:paraId="679F4D01" w14:textId="77777777" w:rsidR="002C1116" w:rsidRPr="00A90399" w:rsidRDefault="002C1116" w:rsidP="002C1116">
      <w:pPr>
        <w:rPr>
          <w:lang w:val="en-CA"/>
        </w:rPr>
      </w:pPr>
      <w:r>
        <w:rPr>
          <w:lang w:val="en-CA"/>
        </w:rPr>
        <w:t>Properties containing a URI should, unless stated otherwise, resolve following Linked Open Data principles.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670C330B" w14:textId="77777777" w:rsidTr="003811C7">
        <w:trPr>
          <w:cantSplit/>
        </w:trPr>
        <w:tc>
          <w:tcPr>
            <w:tcW w:w="4219" w:type="dxa"/>
            <w:tcBorders>
              <w:right w:val="nil"/>
            </w:tcBorders>
            <w:shd w:val="clear" w:color="auto" w:fill="auto"/>
          </w:tcPr>
          <w:p w14:paraId="655A15BF" w14:textId="0BD2792D"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/gsml4-lite/resolvable-uri</w:t>
            </w:r>
          </w:p>
        </w:tc>
        <w:tc>
          <w:tcPr>
            <w:tcW w:w="4678" w:type="dxa"/>
            <w:tcBorders>
              <w:left w:val="nil"/>
            </w:tcBorders>
            <w:shd w:val="clear" w:color="auto" w:fill="auto"/>
          </w:tcPr>
          <w:p w14:paraId="4C01404A" w14:textId="77777777" w:rsidR="002C1116" w:rsidRPr="00D12552" w:rsidRDefault="002C1116" w:rsidP="003811C7">
            <w:pPr>
              <w:pStyle w:val="Tabletext10"/>
              <w:jc w:val="left"/>
              <w:rPr>
                <w:rStyle w:val="reqtext"/>
                <w:lang w:val="en-CA"/>
              </w:rPr>
            </w:pPr>
            <w:commentRangeStart w:id="538"/>
            <w:r>
              <w:rPr>
                <w:rStyle w:val="reqtext"/>
                <w:lang w:val="en-CA"/>
              </w:rPr>
              <w:t xml:space="preserve">Properties containing a valid URI SHOULD provide a resolvable URI referring to a resource resolvable using Linked Open Data principles. </w:t>
            </w:r>
            <w:commentRangeEnd w:id="538"/>
            <w:r w:rsidR="00934F22">
              <w:rPr>
                <w:rStyle w:val="CommentReference"/>
                <w:rFonts w:ascii="Times New Roman" w:eastAsia="Times New Roman" w:hAnsi="Times New Roman"/>
                <w:lang w:val="en-US" w:eastAsia="en-US"/>
              </w:rPr>
              <w:commentReference w:id="538"/>
            </w:r>
          </w:p>
        </w:tc>
      </w:tr>
    </w:tbl>
    <w:p w14:paraId="5A0F16DE" w14:textId="77777777" w:rsidR="002C1116" w:rsidRDefault="002C1116" w:rsidP="002C1116">
      <w:pPr>
        <w:rPr>
          <w:color w:val="FF0000"/>
          <w:lang w:val="en-CA"/>
        </w:rPr>
      </w:pPr>
    </w:p>
    <w:p w14:paraId="0FED35BE" w14:textId="2FEAB9D6" w:rsidR="002C1116" w:rsidRDefault="002C1116" w:rsidP="002C1116">
      <w:pPr>
        <w:keepNext/>
        <w:rPr>
          <w:rFonts w:cs="Arial"/>
          <w:b/>
          <w:noProof/>
          <w:szCs w:val="28"/>
          <w:lang w:val="en-CA" w:eastAsia="en-CA"/>
        </w:rPr>
      </w:pPr>
      <w:r>
        <w:rPr>
          <w:color w:val="FF0000"/>
          <w:lang w:val="en-CA"/>
        </w:rPr>
        <w:t>Although many vocabulary terms are defined as URI, not all URI are actually supported by a formal Linked Open Data infrastructure.   URI are jus</w:t>
      </w:r>
      <w:r w:rsidR="00934F22">
        <w:rPr>
          <w:color w:val="FF0000"/>
          <w:lang w:val="en-CA"/>
        </w:rPr>
        <w:t xml:space="preserve">t convenient mechanism to </w:t>
      </w:r>
      <w:r w:rsidR="00934F22">
        <w:rPr>
          <w:color w:val="FF0000"/>
          <w:lang w:val="en-CA"/>
        </w:rPr>
        <w:lastRenderedPageBreak/>
        <w:t>build unique vocabulary identifiers</w:t>
      </w:r>
      <w:r>
        <w:rPr>
          <w:color w:val="FF0000"/>
          <w:lang w:val="en-CA"/>
        </w:rPr>
        <w:t xml:space="preserve">.  Note that in some situations, some </w:t>
      </w:r>
      <w:r w:rsidR="000B31E6">
        <w:rPr>
          <w:color w:val="FF0000"/>
          <w:lang w:val="en-CA"/>
        </w:rPr>
        <w:t>“</w:t>
      </w:r>
      <w:r>
        <w:rPr>
          <w:color w:val="FF0000"/>
          <w:lang w:val="en-CA"/>
        </w:rPr>
        <w:t>_uri</w:t>
      </w:r>
      <w:r w:rsidR="000B31E6">
        <w:rPr>
          <w:color w:val="FF0000"/>
          <w:lang w:val="en-CA"/>
        </w:rPr>
        <w:t>”</w:t>
      </w:r>
      <w:r>
        <w:rPr>
          <w:color w:val="FF0000"/>
          <w:lang w:val="en-CA"/>
        </w:rPr>
        <w:t xml:space="preserve"> properties might require that the URI SHALL resolve to some valid content.  Those cases will be explicitly stated. Some community might create a profile of this requirements class and add more constrain</w:t>
      </w:r>
      <w:r w:rsidR="000B31E6">
        <w:rPr>
          <w:color w:val="FF0000"/>
          <w:lang w:val="en-CA"/>
        </w:rPr>
        <w:t>t</w:t>
      </w:r>
      <w:r>
        <w:rPr>
          <w:color w:val="FF0000"/>
          <w:lang w:val="en-CA"/>
        </w:rPr>
        <w:t>s, such as mandatory resolution of the URI to one or more resources and impose mandatory mime-types (GeoSciML/XML or GeoSciML/GeoJSON).</w:t>
      </w:r>
    </w:p>
    <w:p w14:paraId="1A336D80" w14:textId="77777777" w:rsidR="002C1116" w:rsidRDefault="002C1116" w:rsidP="002C1116">
      <w:pPr>
        <w:keepNext/>
      </w:pPr>
    </w:p>
    <w:p w14:paraId="41FC992C" w14:textId="77777777" w:rsidR="002C1116" w:rsidRDefault="002C1116" w:rsidP="002C1116">
      <w:pPr>
        <w:keepNext/>
      </w:pPr>
      <w:r>
        <w:rPr>
          <w:noProof/>
          <w:lang w:val="en-CA" w:eastAsia="en-CA"/>
        </w:rPr>
        <w:drawing>
          <wp:inline distT="0" distB="0" distL="0" distR="0" wp14:anchorId="37C6EBF2" wp14:editId="655676D5">
            <wp:extent cx="5486400" cy="4131888"/>
            <wp:effectExtent l="0" t="0" r="0" b="254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486400" cy="4131888"/>
                    </a:xfrm>
                    <a:prstGeom prst="rect">
                      <a:avLst/>
                    </a:prstGeom>
                    <a:noFill/>
                    <a:ln>
                      <a:noFill/>
                    </a:ln>
                  </pic:spPr>
                </pic:pic>
              </a:graphicData>
            </a:graphic>
          </wp:inline>
        </w:drawing>
      </w:r>
    </w:p>
    <w:p w14:paraId="128D0660" w14:textId="77777777" w:rsidR="002C1116" w:rsidRDefault="002C1116" w:rsidP="002C1116">
      <w:pPr>
        <w:pStyle w:val="Caption"/>
      </w:pPr>
      <w:bookmarkStart w:id="539" w:name="_Ref456948412"/>
      <w:r>
        <w:t xml:space="preserve">Figure </w:t>
      </w:r>
      <w:r>
        <w:fldChar w:fldCharType="begin"/>
      </w:r>
      <w:r>
        <w:instrText xml:space="preserve"> SEQ Figure \* ARABIC </w:instrText>
      </w:r>
      <w:r>
        <w:fldChar w:fldCharType="separate"/>
      </w:r>
      <w:r w:rsidR="00E15963">
        <w:rPr>
          <w:noProof/>
        </w:rPr>
        <w:t>97</w:t>
      </w:r>
      <w:r>
        <w:fldChar w:fldCharType="end"/>
      </w:r>
      <w:bookmarkEnd w:id="539"/>
      <w:r>
        <w:t xml:space="preserve"> </w:t>
      </w:r>
      <w:r w:rsidRPr="00BA08CB">
        <w:t xml:space="preserve">GeoSciML </w:t>
      </w:r>
      <w:r>
        <w:t>lite</w:t>
      </w:r>
      <w:r w:rsidRPr="00BA08CB">
        <w:t xml:space="preserve"> </w:t>
      </w:r>
      <w:r>
        <w:t>feature types.</w:t>
      </w:r>
    </w:p>
    <w:p w14:paraId="473A5F1A" w14:textId="11E0A94A" w:rsidR="002C1116" w:rsidRPr="008246C7" w:rsidRDefault="004C22C2" w:rsidP="002C1116">
      <w:r>
        <w:fldChar w:fldCharType="begin"/>
      </w:r>
      <w:r>
        <w:instrText xml:space="preserve"> REF _Ref456948412 \h </w:instrText>
      </w:r>
      <w:r>
        <w:fldChar w:fldCharType="separate"/>
      </w:r>
      <w:r>
        <w:t xml:space="preserve">Figure </w:t>
      </w:r>
      <w:r>
        <w:rPr>
          <w:noProof/>
        </w:rPr>
        <w:t>97</w:t>
      </w:r>
      <w:r>
        <w:fldChar w:fldCharType="end"/>
      </w:r>
      <w:r>
        <w:t xml:space="preserve"> </w:t>
      </w:r>
      <w:r w:rsidR="002C1116">
        <w:t xml:space="preserve">shows the 7 lite feature types supported by GeoSciML 4.1.  Each feature type is equivalent to a layer in a GIS or a Web Map Service.  </w:t>
      </w:r>
    </w:p>
    <w:p w14:paraId="255F3433" w14:textId="77777777" w:rsidR="002C1116" w:rsidRDefault="002C1116" w:rsidP="002C1116">
      <w:pPr>
        <w:pStyle w:val="Heading4"/>
        <w:rPr>
          <w:lang w:val="en-CA"/>
        </w:rPr>
      </w:pPr>
      <w:r>
        <w:rPr>
          <w:lang w:val="en-CA"/>
        </w:rPr>
        <w:t>User defined properties</w:t>
      </w:r>
    </w:p>
    <w:p w14:paraId="50625481" w14:textId="77777777" w:rsidR="002C1116" w:rsidRDefault="002C1116" w:rsidP="002C1116">
      <w:pPr>
        <w:rPr>
          <w:color w:val="FF0000"/>
          <w:lang w:val="en-CA"/>
        </w:rPr>
      </w:pPr>
      <w:r>
        <w:rPr>
          <w:color w:val="FF0000"/>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5E46A1EC" w14:textId="77777777" w:rsidTr="003811C7">
        <w:trPr>
          <w:cantSplit/>
        </w:trPr>
        <w:tc>
          <w:tcPr>
            <w:tcW w:w="4219" w:type="dxa"/>
            <w:tcBorders>
              <w:right w:val="nil"/>
            </w:tcBorders>
            <w:shd w:val="clear" w:color="auto" w:fill="auto"/>
          </w:tcPr>
          <w:p w14:paraId="6750B9BE" w14:textId="12D2EBA0" w:rsidR="002C1116" w:rsidRPr="00D12552" w:rsidRDefault="002C1418" w:rsidP="003811C7">
            <w:pPr>
              <w:pStyle w:val="Tabletext10"/>
              <w:rPr>
                <w:rStyle w:val="requri"/>
                <w:lang w:val="en-CA"/>
              </w:rPr>
            </w:pPr>
            <w:r>
              <w:rPr>
                <w:rStyle w:val="requri"/>
                <w:lang w:val="en-CA"/>
              </w:rPr>
              <w:t>/req</w:t>
            </w:r>
            <w:r w:rsidR="002C1116">
              <w:rPr>
                <w:rStyle w:val="requri"/>
                <w:lang w:val="en-CA"/>
              </w:rPr>
              <w:t>/gsml4-lite/user-defined</w:t>
            </w:r>
          </w:p>
        </w:tc>
        <w:tc>
          <w:tcPr>
            <w:tcW w:w="4678" w:type="dxa"/>
            <w:tcBorders>
              <w:left w:val="nil"/>
            </w:tcBorders>
            <w:shd w:val="clear" w:color="auto" w:fill="auto"/>
          </w:tcPr>
          <w:p w14:paraId="1EF2A8E8" w14:textId="77777777" w:rsidR="002C1116" w:rsidRPr="00D12552" w:rsidRDefault="002C1116" w:rsidP="003811C7">
            <w:pPr>
              <w:pStyle w:val="Tabletext10"/>
              <w:jc w:val="left"/>
              <w:rPr>
                <w:rStyle w:val="reqtext"/>
                <w:lang w:val="en-CA"/>
              </w:rPr>
            </w:pPr>
            <w:r>
              <w:rPr>
                <w:rStyle w:val="reqtext"/>
                <w:lang w:val="en-CA"/>
              </w:rPr>
              <w:t>Features delivered with user defined properties SHALL be conformant to GML Simple Feature Level 0.</w:t>
            </w:r>
          </w:p>
        </w:tc>
      </w:tr>
    </w:tbl>
    <w:p w14:paraId="56BECC2D" w14:textId="77777777" w:rsidR="002C1116" w:rsidRDefault="002C1116" w:rsidP="002C1116"/>
    <w:p w14:paraId="01B5CA26" w14:textId="0EF2AF05" w:rsidR="00AA18BE" w:rsidRDefault="002C1116" w:rsidP="002C1116">
      <w:pPr>
        <w:rPr>
          <w:lang w:val="en-CA"/>
        </w:rPr>
      </w:pPr>
      <w:r w:rsidRPr="00F8032B">
        <w:rPr>
          <w:lang w:val="en-CA"/>
        </w:rPr>
        <w:t>New properties added by the data provider shall keep the feature conformant to GML Simple Feature Level 0.  For example, no duplicate property names, nor extra geometry properties.</w:t>
      </w:r>
    </w:p>
    <w:p w14:paraId="063226DB" w14:textId="77777777" w:rsidR="002C1116" w:rsidRPr="00D14AF0" w:rsidRDefault="002C1116" w:rsidP="002C1116">
      <w:pPr>
        <w:pStyle w:val="Heading3"/>
      </w:pPr>
      <w:bookmarkStart w:id="540" w:name="_Toc456947001"/>
      <w:r w:rsidRPr="00D14AF0">
        <w:lastRenderedPageBreak/>
        <w:t>GeologicUnitView</w:t>
      </w:r>
      <w:bookmarkEnd w:id="540"/>
    </w:p>
    <w:p w14:paraId="4D094A58" w14:textId="77777777" w:rsidR="002C1116" w:rsidRDefault="002C1116" w:rsidP="002C1116">
      <w:pPr>
        <w:rPr>
          <w:lang w:val="en-CA"/>
        </w:rPr>
      </w:pPr>
    </w:p>
    <w:p w14:paraId="7875E0F1" w14:textId="77777777" w:rsidR="002C1116" w:rsidRDefault="002C1116" w:rsidP="002C1116">
      <w:pPr>
        <w:keepNext/>
        <w:jc w:val="center"/>
      </w:pPr>
      <w:r>
        <w:rPr>
          <w:noProof/>
          <w:lang w:val="en-CA" w:eastAsia="en-CA"/>
        </w:rPr>
        <w:drawing>
          <wp:inline distT="0" distB="0" distL="0" distR="0" wp14:anchorId="4119B401" wp14:editId="121B500D">
            <wp:extent cx="2990850" cy="39814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990850" cy="3981450"/>
                    </a:xfrm>
                    <a:prstGeom prst="rect">
                      <a:avLst/>
                    </a:prstGeom>
                    <a:noFill/>
                    <a:ln>
                      <a:noFill/>
                    </a:ln>
                  </pic:spPr>
                </pic:pic>
              </a:graphicData>
            </a:graphic>
          </wp:inline>
        </w:drawing>
      </w:r>
    </w:p>
    <w:p w14:paraId="5D43689F" w14:textId="77777777" w:rsidR="002C1116" w:rsidRPr="00F8032B" w:rsidRDefault="002C1116" w:rsidP="002C1116">
      <w:pPr>
        <w:pStyle w:val="Caption"/>
        <w:jc w:val="center"/>
        <w:rPr>
          <w:color w:val="auto"/>
        </w:rPr>
      </w:pPr>
      <w:r w:rsidRPr="00F8032B">
        <w:rPr>
          <w:color w:val="auto"/>
        </w:rPr>
        <w:t xml:space="preserve">Figure </w:t>
      </w:r>
      <w:r w:rsidRPr="00F8032B">
        <w:rPr>
          <w:color w:val="auto"/>
        </w:rPr>
        <w:fldChar w:fldCharType="begin"/>
      </w:r>
      <w:r w:rsidRPr="00F8032B">
        <w:rPr>
          <w:color w:val="auto"/>
        </w:rPr>
        <w:instrText xml:space="preserve"> SEQ Figure \* ARABIC </w:instrText>
      </w:r>
      <w:r w:rsidRPr="00F8032B">
        <w:rPr>
          <w:color w:val="auto"/>
        </w:rPr>
        <w:fldChar w:fldCharType="separate"/>
      </w:r>
      <w:r w:rsidR="00E15963">
        <w:rPr>
          <w:noProof/>
          <w:color w:val="auto"/>
        </w:rPr>
        <w:t>98</w:t>
      </w:r>
      <w:r w:rsidRPr="00F8032B">
        <w:rPr>
          <w:color w:val="auto"/>
        </w:rPr>
        <w:fldChar w:fldCharType="end"/>
      </w:r>
      <w:r w:rsidRPr="00F8032B">
        <w:rPr>
          <w:color w:val="auto"/>
        </w:rPr>
        <w:t xml:space="preserve">: GeologicUnitView </w:t>
      </w:r>
      <w:r>
        <w:rPr>
          <w:color w:val="auto"/>
        </w:rPr>
        <w:t>feature type.</w:t>
      </w:r>
    </w:p>
    <w:p w14:paraId="7E118B54" w14:textId="77777777" w:rsidR="002C1116" w:rsidRDefault="002C1116" w:rsidP="002C1116">
      <w:r w:rsidRPr="00F16431">
        <w:rPr>
          <w:rStyle w:val="Entity"/>
        </w:rPr>
        <w:t>GeologicUnitView</w:t>
      </w:r>
      <w:r>
        <w:t xml:space="preserve"> is a simplified view of a GeoSciML </w:t>
      </w:r>
      <w:r w:rsidRPr="00F16431">
        <w:rPr>
          <w:rStyle w:val="Entity"/>
        </w:rPr>
        <w:t>GeologicUnit</w:t>
      </w:r>
      <w:r>
        <w:t xml:space="preserve">.  In GeoSciML terms this will be an instance of a </w:t>
      </w:r>
      <w:r w:rsidRPr="00F16431">
        <w:rPr>
          <w:rStyle w:val="Entity"/>
        </w:rPr>
        <w:t>MappedFeature</w:t>
      </w:r>
      <w:r>
        <w:t xml:space="preserve"> with key property values from the associated </w:t>
      </w:r>
      <w:r w:rsidRPr="00F16431">
        <w:rPr>
          <w:rStyle w:val="Entity"/>
        </w:rPr>
        <w:t>GeologicUnit</w:t>
      </w:r>
      <w:r>
        <w:t xml:space="preserve">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21B011E" w14:textId="77777777" w:rsidR="002C1116" w:rsidRDefault="002C1116" w:rsidP="002C1116">
      <w:pPr>
        <w:pStyle w:val="Heading4"/>
      </w:pPr>
      <w:r>
        <w:t>Mapping</w:t>
      </w:r>
    </w:p>
    <w:p w14:paraId="61068914" w14:textId="77777777" w:rsidR="002C1116" w:rsidRPr="00ED1DE6" w:rsidRDefault="002C1116" w:rsidP="002C1116"/>
    <w:p w14:paraId="52C5B269" w14:textId="77777777" w:rsidR="002C1116" w:rsidRDefault="002C1116" w:rsidP="002C1116"/>
    <w:tbl>
      <w:tblPr>
        <w:tblStyle w:val="LightShading"/>
        <w:tblW w:w="5000" w:type="pct"/>
        <w:tblLook w:val="04A0" w:firstRow="1" w:lastRow="0" w:firstColumn="1" w:lastColumn="0" w:noHBand="0" w:noVBand="1"/>
      </w:tblPr>
      <w:tblGrid>
        <w:gridCol w:w="2910"/>
        <w:gridCol w:w="5946"/>
      </w:tblGrid>
      <w:tr w:rsidR="002C1116" w:rsidRPr="002D68FE" w14:paraId="28094D83" w14:textId="77777777" w:rsidTr="004C22C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9" w:type="dxa"/>
            <w:noWrap/>
          </w:tcPr>
          <w:p w14:paraId="055A5771" w14:textId="77777777" w:rsidR="002C1116" w:rsidRPr="002D68FE" w:rsidRDefault="002C1116" w:rsidP="003811C7">
            <w:pPr>
              <w:rPr>
                <w:rFonts w:ascii="Consolas" w:hAnsi="Consolas" w:cs="Consolas"/>
                <w:b w:val="0"/>
                <w:sz w:val="18"/>
                <w:szCs w:val="18"/>
              </w:rPr>
            </w:pPr>
            <w:r w:rsidRPr="002D68FE">
              <w:rPr>
                <w:rFonts w:ascii="Consolas" w:hAnsi="Consolas" w:cs="Consolas"/>
                <w:b w:val="0"/>
                <w:sz w:val="18"/>
                <w:szCs w:val="18"/>
              </w:rPr>
              <w:t>Property</w:t>
            </w:r>
          </w:p>
        </w:tc>
        <w:tc>
          <w:tcPr>
            <w:tcW w:w="5487" w:type="dxa"/>
            <w:noWrap/>
          </w:tcPr>
          <w:p w14:paraId="75D92FBD" w14:textId="77777777" w:rsidR="002C1116" w:rsidRPr="002D68FE" w:rsidRDefault="002C1116" w:rsidP="003811C7">
            <w:pPr>
              <w:cnfStyle w:val="100000000000" w:firstRow="1" w:lastRow="0" w:firstColumn="0" w:lastColumn="0" w:oddVBand="0" w:evenVBand="0" w:oddHBand="0" w:evenHBand="0" w:firstRowFirstColumn="0" w:firstRowLastColumn="0" w:lastRowFirstColumn="0" w:lastRowLastColumn="0"/>
              <w:rPr>
                <w:rFonts w:ascii="Consolas" w:hAnsi="Consolas" w:cs="Consolas"/>
                <w:b w:val="0"/>
                <w:sz w:val="18"/>
                <w:szCs w:val="18"/>
              </w:rPr>
            </w:pPr>
            <w:r w:rsidRPr="002D68FE">
              <w:rPr>
                <w:rFonts w:ascii="Consolas" w:hAnsi="Consolas" w:cs="Consolas"/>
                <w:b w:val="0"/>
                <w:sz w:val="18"/>
                <w:szCs w:val="18"/>
              </w:rPr>
              <w:t>Mapping</w:t>
            </w:r>
            <w:r>
              <w:rPr>
                <w:rFonts w:ascii="Consolas" w:hAnsi="Consolas" w:cs="Consolas"/>
                <w:b w:val="0"/>
                <w:sz w:val="18"/>
                <w:szCs w:val="18"/>
              </w:rPr>
              <w:t xml:space="preserve"> from </w:t>
            </w:r>
            <w:r w:rsidRPr="00F16431">
              <w:rPr>
                <w:rStyle w:val="Entity"/>
              </w:rPr>
              <w:t>MappedFeature</w:t>
            </w:r>
          </w:p>
        </w:tc>
      </w:tr>
      <w:tr w:rsidR="002C1116" w:rsidRPr="002D68FE" w14:paraId="73C2E2CC" w14:textId="77777777" w:rsidTr="004C22C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9" w:type="dxa"/>
            <w:noWrap/>
            <w:hideMark/>
          </w:tcPr>
          <w:p w14:paraId="07EF6B24" w14:textId="40CB4A00" w:rsidR="002C1116" w:rsidRPr="002D68FE" w:rsidRDefault="00005D4F" w:rsidP="003811C7">
            <w:pPr>
              <w:spacing w:after="0"/>
              <w:rPr>
                <w:rFonts w:ascii="Consolas" w:hAnsi="Consolas" w:cs="Consolas"/>
                <w:sz w:val="18"/>
                <w:szCs w:val="18"/>
              </w:rPr>
            </w:pPr>
            <w:r>
              <w:rPr>
                <w:rFonts w:ascii="Consolas" w:hAnsi="Consolas" w:cs="Consolas"/>
                <w:sz w:val="18"/>
                <w:szCs w:val="18"/>
              </w:rPr>
              <w:t>i</w:t>
            </w:r>
            <w:r w:rsidR="002C1116" w:rsidRPr="002D68FE">
              <w:rPr>
                <w:rFonts w:ascii="Consolas" w:hAnsi="Consolas" w:cs="Consolas"/>
                <w:sz w:val="18"/>
                <w:szCs w:val="18"/>
              </w:rPr>
              <w:t>dentifier</w:t>
            </w:r>
          </w:p>
        </w:tc>
        <w:tc>
          <w:tcPr>
            <w:tcW w:w="5487" w:type="dxa"/>
            <w:noWrap/>
            <w:hideMark/>
          </w:tcPr>
          <w:p w14:paraId="06EE01AC"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identifier</w:t>
            </w:r>
          </w:p>
        </w:tc>
      </w:tr>
      <w:tr w:rsidR="002C1116" w:rsidRPr="002D68FE" w14:paraId="0EC71E72" w14:textId="77777777" w:rsidTr="004C22C2">
        <w:trPr>
          <w:trHeight w:val="300"/>
        </w:trPr>
        <w:tc>
          <w:tcPr>
            <w:cnfStyle w:val="001000000000" w:firstRow="0" w:lastRow="0" w:firstColumn="1" w:lastColumn="0" w:oddVBand="0" w:evenVBand="0" w:oddHBand="0" w:evenHBand="0" w:firstRowFirstColumn="0" w:firstRowLastColumn="0" w:lastRowFirstColumn="0" w:lastRowLastColumn="0"/>
            <w:tcW w:w="3369" w:type="dxa"/>
            <w:noWrap/>
            <w:hideMark/>
          </w:tcPr>
          <w:p w14:paraId="1683989C" w14:textId="0055EF6A" w:rsidR="002C1116" w:rsidRPr="002D68FE" w:rsidRDefault="00005D4F" w:rsidP="003811C7">
            <w:pPr>
              <w:spacing w:after="0"/>
              <w:rPr>
                <w:rFonts w:ascii="Consolas" w:hAnsi="Consolas" w:cs="Consolas"/>
                <w:sz w:val="18"/>
                <w:szCs w:val="18"/>
              </w:rPr>
            </w:pPr>
            <w:r>
              <w:rPr>
                <w:rFonts w:ascii="Consolas" w:hAnsi="Consolas" w:cs="Consolas"/>
                <w:sz w:val="18"/>
                <w:szCs w:val="18"/>
              </w:rPr>
              <w:t>n</w:t>
            </w:r>
            <w:r w:rsidR="002C1116" w:rsidRPr="002D68FE">
              <w:rPr>
                <w:rFonts w:ascii="Consolas" w:hAnsi="Consolas" w:cs="Consolas"/>
                <w:sz w:val="18"/>
                <w:szCs w:val="18"/>
              </w:rPr>
              <w:t>ame</w:t>
            </w:r>
          </w:p>
        </w:tc>
        <w:tc>
          <w:tcPr>
            <w:tcW w:w="5487" w:type="dxa"/>
            <w:noWrap/>
            <w:hideMark/>
          </w:tcPr>
          <w:p w14:paraId="51824CBF"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specification:GeologicUnit::name 1</w:t>
            </w:r>
          </w:p>
        </w:tc>
      </w:tr>
      <w:tr w:rsidR="002C1116" w:rsidRPr="002D68FE" w14:paraId="751E7EAC" w14:textId="77777777" w:rsidTr="004C22C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9" w:type="dxa"/>
            <w:noWrap/>
            <w:hideMark/>
          </w:tcPr>
          <w:p w14:paraId="07E7B3D7" w14:textId="37650B51" w:rsidR="002C1116" w:rsidRPr="002D68FE" w:rsidRDefault="00005D4F" w:rsidP="003811C7">
            <w:pPr>
              <w:spacing w:after="0"/>
              <w:rPr>
                <w:rFonts w:ascii="Consolas" w:hAnsi="Consolas" w:cs="Consolas"/>
                <w:sz w:val="18"/>
                <w:szCs w:val="18"/>
              </w:rPr>
            </w:pPr>
            <w:r>
              <w:rPr>
                <w:rFonts w:ascii="Consolas" w:hAnsi="Consolas" w:cs="Consolas"/>
                <w:sz w:val="18"/>
                <w:szCs w:val="18"/>
              </w:rPr>
              <w:t>d</w:t>
            </w:r>
            <w:r w:rsidR="002C1116" w:rsidRPr="002D68FE">
              <w:rPr>
                <w:rFonts w:ascii="Consolas" w:hAnsi="Consolas" w:cs="Consolas"/>
                <w:sz w:val="18"/>
                <w:szCs w:val="18"/>
              </w:rPr>
              <w:t>escription</w:t>
            </w:r>
          </w:p>
        </w:tc>
        <w:tc>
          <w:tcPr>
            <w:tcW w:w="5487" w:type="dxa"/>
            <w:noWrap/>
            <w:hideMark/>
          </w:tcPr>
          <w:p w14:paraId="5EEAE9F7"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 xml:space="preserve">specification:GeologicUnit::description </w:t>
            </w:r>
          </w:p>
        </w:tc>
      </w:tr>
      <w:tr w:rsidR="002C1116" w:rsidRPr="002D68FE" w14:paraId="40A34DA6" w14:textId="77777777" w:rsidTr="004C22C2">
        <w:trPr>
          <w:trHeight w:val="300"/>
        </w:trPr>
        <w:tc>
          <w:tcPr>
            <w:cnfStyle w:val="001000000000" w:firstRow="0" w:lastRow="0" w:firstColumn="1" w:lastColumn="0" w:oddVBand="0" w:evenVBand="0" w:oddHBand="0" w:evenHBand="0" w:firstRowFirstColumn="0" w:firstRowLastColumn="0" w:lastRowFirstColumn="0" w:lastRowLastColumn="0"/>
            <w:tcW w:w="3369" w:type="dxa"/>
            <w:noWrap/>
            <w:hideMark/>
          </w:tcPr>
          <w:p w14:paraId="2DEE7370"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geologicUnitType</w:t>
            </w:r>
          </w:p>
        </w:tc>
        <w:tc>
          <w:tcPr>
            <w:tcW w:w="5487" w:type="dxa"/>
            <w:noWrap/>
            <w:hideMark/>
          </w:tcPr>
          <w:p w14:paraId="2FCF5958"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specification:GeologicUnit::geologicUnitType 2</w:t>
            </w:r>
          </w:p>
        </w:tc>
      </w:tr>
      <w:tr w:rsidR="002C1116" w:rsidRPr="002D68FE" w14:paraId="20C90F36" w14:textId="77777777" w:rsidTr="004C22C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9" w:type="dxa"/>
            <w:noWrap/>
            <w:hideMark/>
          </w:tcPr>
          <w:p w14:paraId="53E6BA7C" w14:textId="759AC975" w:rsidR="002C1116" w:rsidRPr="002D68FE" w:rsidRDefault="00005D4F" w:rsidP="003811C7">
            <w:pPr>
              <w:spacing w:after="0"/>
              <w:rPr>
                <w:rFonts w:ascii="Consolas" w:hAnsi="Consolas" w:cs="Consolas"/>
                <w:sz w:val="18"/>
                <w:szCs w:val="18"/>
              </w:rPr>
            </w:pPr>
            <w:r>
              <w:rPr>
                <w:rFonts w:ascii="Consolas" w:hAnsi="Consolas" w:cs="Consolas"/>
                <w:sz w:val="18"/>
                <w:szCs w:val="18"/>
              </w:rPr>
              <w:lastRenderedPageBreak/>
              <w:t>r</w:t>
            </w:r>
            <w:r w:rsidR="002C1116" w:rsidRPr="002D68FE">
              <w:rPr>
                <w:rFonts w:ascii="Consolas" w:hAnsi="Consolas" w:cs="Consolas"/>
                <w:sz w:val="18"/>
                <w:szCs w:val="18"/>
              </w:rPr>
              <w:t>ank</w:t>
            </w:r>
          </w:p>
        </w:tc>
        <w:tc>
          <w:tcPr>
            <w:tcW w:w="5487" w:type="dxa"/>
            <w:noWrap/>
            <w:hideMark/>
          </w:tcPr>
          <w:p w14:paraId="558D1770"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specification:GeologicUnit::rank 2</w:t>
            </w:r>
          </w:p>
        </w:tc>
      </w:tr>
      <w:tr w:rsidR="002C1116" w:rsidRPr="002D68FE" w14:paraId="7B1325FE" w14:textId="77777777" w:rsidTr="004C22C2">
        <w:trPr>
          <w:trHeight w:val="300"/>
        </w:trPr>
        <w:tc>
          <w:tcPr>
            <w:cnfStyle w:val="001000000000" w:firstRow="0" w:lastRow="0" w:firstColumn="1" w:lastColumn="0" w:oddVBand="0" w:evenVBand="0" w:oddHBand="0" w:evenHBand="0" w:firstRowFirstColumn="0" w:firstRowLastColumn="0" w:lastRowFirstColumn="0" w:lastRowLastColumn="0"/>
            <w:tcW w:w="3369" w:type="dxa"/>
            <w:noWrap/>
            <w:hideMark/>
          </w:tcPr>
          <w:p w14:paraId="5C595731" w14:textId="10D230B6" w:rsidR="002C1116" w:rsidRPr="002D68FE" w:rsidRDefault="00005D4F" w:rsidP="003811C7">
            <w:pPr>
              <w:spacing w:after="0"/>
              <w:rPr>
                <w:rFonts w:ascii="Consolas" w:hAnsi="Consolas" w:cs="Consolas"/>
                <w:sz w:val="18"/>
                <w:szCs w:val="18"/>
              </w:rPr>
            </w:pPr>
            <w:r>
              <w:rPr>
                <w:rFonts w:ascii="Consolas" w:hAnsi="Consolas" w:cs="Consolas"/>
                <w:sz w:val="18"/>
                <w:szCs w:val="18"/>
              </w:rPr>
              <w:t>l</w:t>
            </w:r>
            <w:r w:rsidR="002C1116" w:rsidRPr="002D68FE">
              <w:rPr>
                <w:rFonts w:ascii="Consolas" w:hAnsi="Consolas" w:cs="Consolas"/>
                <w:sz w:val="18"/>
                <w:szCs w:val="18"/>
              </w:rPr>
              <w:t>ithology</w:t>
            </w:r>
          </w:p>
        </w:tc>
        <w:tc>
          <w:tcPr>
            <w:tcW w:w="5487" w:type="dxa"/>
            <w:noWrap/>
            <w:hideMark/>
          </w:tcPr>
          <w:p w14:paraId="6A72E510"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specification:GeologicUnit::composition:</w:t>
            </w:r>
          </w:p>
          <w:p w14:paraId="54CA9717"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CompositionPart::material:RockMaterial::lithology 1 2</w:t>
            </w:r>
          </w:p>
        </w:tc>
      </w:tr>
      <w:tr w:rsidR="002C1116" w:rsidRPr="002D68FE" w14:paraId="717BCA8B" w14:textId="77777777" w:rsidTr="004C22C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9" w:type="dxa"/>
            <w:noWrap/>
            <w:hideMark/>
          </w:tcPr>
          <w:p w14:paraId="28A57CE8"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geologicHistory</w:t>
            </w:r>
          </w:p>
        </w:tc>
        <w:tc>
          <w:tcPr>
            <w:tcW w:w="5487" w:type="dxa"/>
            <w:noWrap/>
            <w:hideMark/>
          </w:tcPr>
          <w:p w14:paraId="6FB59F07"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specification:GeologicUnit::geologicHistory:</w:t>
            </w:r>
          </w:p>
          <w:p w14:paraId="25A2CC13"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GeologicEvent/description 1</w:t>
            </w:r>
          </w:p>
        </w:tc>
      </w:tr>
      <w:tr w:rsidR="002C1116" w:rsidRPr="002D68FE" w14:paraId="06B440F0" w14:textId="77777777" w:rsidTr="004C22C2">
        <w:trPr>
          <w:trHeight w:val="300"/>
        </w:trPr>
        <w:tc>
          <w:tcPr>
            <w:cnfStyle w:val="001000000000" w:firstRow="0" w:lastRow="0" w:firstColumn="1" w:lastColumn="0" w:oddVBand="0" w:evenVBand="0" w:oddHBand="0" w:evenHBand="0" w:firstRowFirstColumn="0" w:firstRowLastColumn="0" w:lastRowFirstColumn="0" w:lastRowLastColumn="0"/>
            <w:tcW w:w="3369" w:type="dxa"/>
            <w:noWrap/>
            <w:hideMark/>
          </w:tcPr>
          <w:p w14:paraId="351627F0"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numericOlderAge</w:t>
            </w:r>
          </w:p>
        </w:tc>
        <w:tc>
          <w:tcPr>
            <w:tcW w:w="5487" w:type="dxa"/>
            <w:noWrap/>
            <w:hideMark/>
          </w:tcPr>
          <w:p w14:paraId="2E06FC54"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specification:GeologicUnit::geologicHistory:</w:t>
            </w:r>
          </w:p>
          <w:p w14:paraId="5D0AE9B2"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GeologicEvent:NumericAge::olderBoundAge:Quantity::value 1</w:t>
            </w:r>
          </w:p>
        </w:tc>
      </w:tr>
      <w:tr w:rsidR="002C1116" w:rsidRPr="002D68FE" w14:paraId="473D558C" w14:textId="77777777" w:rsidTr="004C22C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9" w:type="dxa"/>
            <w:noWrap/>
            <w:hideMark/>
          </w:tcPr>
          <w:p w14:paraId="4C2BE08C"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numericYoungerAge</w:t>
            </w:r>
          </w:p>
        </w:tc>
        <w:tc>
          <w:tcPr>
            <w:tcW w:w="5487" w:type="dxa"/>
            <w:noWrap/>
            <w:hideMark/>
          </w:tcPr>
          <w:p w14:paraId="4A523EE3"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specification:GeologicUnit::geologicHistory:</w:t>
            </w:r>
          </w:p>
          <w:p w14:paraId="5043771C"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GeologicEvent:NumericAge::youngerBoundAge:Quantity::value 1</w:t>
            </w:r>
          </w:p>
        </w:tc>
      </w:tr>
      <w:tr w:rsidR="002C1116" w:rsidRPr="002D68FE" w14:paraId="4527BDFF" w14:textId="77777777" w:rsidTr="004C22C2">
        <w:trPr>
          <w:trHeight w:val="300"/>
        </w:trPr>
        <w:tc>
          <w:tcPr>
            <w:cnfStyle w:val="001000000000" w:firstRow="0" w:lastRow="0" w:firstColumn="1" w:lastColumn="0" w:oddVBand="0" w:evenVBand="0" w:oddHBand="0" w:evenHBand="0" w:firstRowFirstColumn="0" w:firstRowLastColumn="0" w:lastRowFirstColumn="0" w:lastRowLastColumn="0"/>
            <w:tcW w:w="3369" w:type="dxa"/>
            <w:noWrap/>
            <w:hideMark/>
          </w:tcPr>
          <w:p w14:paraId="1707B6AD"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observationMethod</w:t>
            </w:r>
          </w:p>
        </w:tc>
        <w:tc>
          <w:tcPr>
            <w:tcW w:w="5487" w:type="dxa"/>
            <w:noWrap/>
            <w:hideMark/>
          </w:tcPr>
          <w:p w14:paraId="1DF7C405"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specification:GeologicUnit::observationMethod:Category::value 1 2</w:t>
            </w:r>
          </w:p>
        </w:tc>
      </w:tr>
      <w:tr w:rsidR="002C1116" w:rsidRPr="002D68FE" w14:paraId="78CA0580" w14:textId="77777777" w:rsidTr="004C22C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9" w:type="dxa"/>
            <w:noWrap/>
            <w:hideMark/>
          </w:tcPr>
          <w:p w14:paraId="20B0B2BC"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positionalAccuracy</w:t>
            </w:r>
          </w:p>
        </w:tc>
        <w:tc>
          <w:tcPr>
            <w:tcW w:w="5487" w:type="dxa"/>
            <w:noWrap/>
            <w:hideMark/>
          </w:tcPr>
          <w:p w14:paraId="35C59AA2"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 xml:space="preserve">positionalAccuracy:Quantity::value </w:t>
            </w:r>
          </w:p>
        </w:tc>
      </w:tr>
      <w:tr w:rsidR="002C1116" w:rsidRPr="002D68FE" w14:paraId="002B7D31" w14:textId="77777777" w:rsidTr="004C22C2">
        <w:trPr>
          <w:trHeight w:val="300"/>
        </w:trPr>
        <w:tc>
          <w:tcPr>
            <w:cnfStyle w:val="001000000000" w:firstRow="0" w:lastRow="0" w:firstColumn="1" w:lastColumn="0" w:oddVBand="0" w:evenVBand="0" w:oddHBand="0" w:evenHBand="0" w:firstRowFirstColumn="0" w:firstRowLastColumn="0" w:lastRowFirstColumn="0" w:lastRowLastColumn="0"/>
            <w:tcW w:w="3369" w:type="dxa"/>
            <w:noWrap/>
            <w:hideMark/>
          </w:tcPr>
          <w:p w14:paraId="7941F8BB" w14:textId="1BF6C84C" w:rsidR="002C1116" w:rsidRPr="002D68FE" w:rsidRDefault="00005D4F" w:rsidP="003811C7">
            <w:pPr>
              <w:spacing w:after="0"/>
              <w:rPr>
                <w:rFonts w:ascii="Consolas" w:hAnsi="Consolas" w:cs="Consolas"/>
                <w:sz w:val="18"/>
                <w:szCs w:val="18"/>
              </w:rPr>
            </w:pPr>
            <w:r>
              <w:rPr>
                <w:rFonts w:ascii="Consolas" w:hAnsi="Consolas" w:cs="Consolas"/>
                <w:sz w:val="18"/>
                <w:szCs w:val="18"/>
              </w:rPr>
              <w:t>s</w:t>
            </w:r>
            <w:r w:rsidR="002C1116" w:rsidRPr="002D68FE">
              <w:rPr>
                <w:rFonts w:ascii="Consolas" w:hAnsi="Consolas" w:cs="Consolas"/>
                <w:sz w:val="18"/>
                <w:szCs w:val="18"/>
              </w:rPr>
              <w:t>ource</w:t>
            </w:r>
          </w:p>
        </w:tc>
        <w:tc>
          <w:tcPr>
            <w:tcW w:w="5487" w:type="dxa"/>
            <w:noWrap/>
            <w:hideMark/>
          </w:tcPr>
          <w:p w14:paraId="72F01A3D"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specification:GeologicUnit::metaDataProperty(…):CI_Citation 1</w:t>
            </w:r>
          </w:p>
        </w:tc>
      </w:tr>
      <w:tr w:rsidR="002C1116" w:rsidRPr="002D68FE" w14:paraId="49440790" w14:textId="77777777" w:rsidTr="004C22C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9" w:type="dxa"/>
            <w:noWrap/>
            <w:hideMark/>
          </w:tcPr>
          <w:p w14:paraId="1F6E6AFD"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geologicUnitType_uri</w:t>
            </w:r>
          </w:p>
        </w:tc>
        <w:tc>
          <w:tcPr>
            <w:tcW w:w="5487" w:type="dxa"/>
            <w:noWrap/>
            <w:hideMark/>
          </w:tcPr>
          <w:p w14:paraId="6A0B2980"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specification:GeologicUnit::geologicUnitType 3</w:t>
            </w:r>
          </w:p>
        </w:tc>
      </w:tr>
      <w:tr w:rsidR="002C1116" w:rsidRPr="002D68FE" w14:paraId="538D86DF" w14:textId="77777777" w:rsidTr="004C22C2">
        <w:trPr>
          <w:trHeight w:val="300"/>
        </w:trPr>
        <w:tc>
          <w:tcPr>
            <w:cnfStyle w:val="001000000000" w:firstRow="0" w:lastRow="0" w:firstColumn="1" w:lastColumn="0" w:oddVBand="0" w:evenVBand="0" w:oddHBand="0" w:evenHBand="0" w:firstRowFirstColumn="0" w:firstRowLastColumn="0" w:lastRowFirstColumn="0" w:lastRowLastColumn="0"/>
            <w:tcW w:w="3369" w:type="dxa"/>
            <w:noWrap/>
            <w:hideMark/>
          </w:tcPr>
          <w:p w14:paraId="51E30703"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representativeLithology_uri</w:t>
            </w:r>
          </w:p>
        </w:tc>
        <w:tc>
          <w:tcPr>
            <w:tcW w:w="5487" w:type="dxa"/>
            <w:noWrap/>
            <w:hideMark/>
          </w:tcPr>
          <w:p w14:paraId="0D90E6EB"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specification:GeologicUnit::composition:</w:t>
            </w:r>
          </w:p>
          <w:p w14:paraId="0AF77D45"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CompositionPart::material:RockMaterial::lithology 3</w:t>
            </w:r>
          </w:p>
        </w:tc>
      </w:tr>
      <w:tr w:rsidR="002C1116" w:rsidRPr="002D68FE" w14:paraId="2D487D54" w14:textId="77777777" w:rsidTr="004C22C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9" w:type="dxa"/>
            <w:noWrap/>
            <w:hideMark/>
          </w:tcPr>
          <w:p w14:paraId="777C0BCC"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representativeAge_uri</w:t>
            </w:r>
          </w:p>
        </w:tc>
        <w:tc>
          <w:tcPr>
            <w:tcW w:w="5487" w:type="dxa"/>
            <w:noWrap/>
            <w:hideMark/>
          </w:tcPr>
          <w:p w14:paraId="6CDD9BCD"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specification:GeologicUnit::geologicHistory:</w:t>
            </w:r>
          </w:p>
          <w:p w14:paraId="0CAEE9B5"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GeologicEvent 3</w:t>
            </w:r>
          </w:p>
        </w:tc>
      </w:tr>
      <w:tr w:rsidR="002C1116" w:rsidRPr="002D68FE" w14:paraId="307768F5" w14:textId="77777777" w:rsidTr="004C22C2">
        <w:trPr>
          <w:trHeight w:val="300"/>
        </w:trPr>
        <w:tc>
          <w:tcPr>
            <w:cnfStyle w:val="001000000000" w:firstRow="0" w:lastRow="0" w:firstColumn="1" w:lastColumn="0" w:oddVBand="0" w:evenVBand="0" w:oddHBand="0" w:evenHBand="0" w:firstRowFirstColumn="0" w:firstRowLastColumn="0" w:lastRowFirstColumn="0" w:lastRowLastColumn="0"/>
            <w:tcW w:w="3369" w:type="dxa"/>
            <w:noWrap/>
            <w:hideMark/>
          </w:tcPr>
          <w:p w14:paraId="50FCB850"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representativeOlderAge_uri</w:t>
            </w:r>
          </w:p>
        </w:tc>
        <w:tc>
          <w:tcPr>
            <w:tcW w:w="5487" w:type="dxa"/>
            <w:noWrap/>
            <w:hideMark/>
          </w:tcPr>
          <w:p w14:paraId="0A37A2C4"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specification:GeologicUnit::geologicHistory:</w:t>
            </w:r>
          </w:p>
          <w:p w14:paraId="136BFA8B"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GeologicEvent::youngerNamedAge 3</w:t>
            </w:r>
          </w:p>
        </w:tc>
      </w:tr>
      <w:tr w:rsidR="002C1116" w:rsidRPr="002D68FE" w14:paraId="784313A6" w14:textId="77777777" w:rsidTr="004C22C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9" w:type="dxa"/>
            <w:noWrap/>
            <w:hideMark/>
          </w:tcPr>
          <w:p w14:paraId="70025D43"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representativeYoungerAge_uri</w:t>
            </w:r>
          </w:p>
        </w:tc>
        <w:tc>
          <w:tcPr>
            <w:tcW w:w="5487" w:type="dxa"/>
            <w:noWrap/>
            <w:hideMark/>
          </w:tcPr>
          <w:p w14:paraId="25C0C083"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specification:GeologicUnit::geologicHistory:</w:t>
            </w:r>
          </w:p>
          <w:p w14:paraId="6EA62E17"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GeologicEvent::olderNamedAge 3</w:t>
            </w:r>
          </w:p>
        </w:tc>
      </w:tr>
      <w:tr w:rsidR="002C1116" w:rsidRPr="002D68FE" w14:paraId="30E135B1" w14:textId="77777777" w:rsidTr="004C22C2">
        <w:trPr>
          <w:trHeight w:val="300"/>
        </w:trPr>
        <w:tc>
          <w:tcPr>
            <w:cnfStyle w:val="001000000000" w:firstRow="0" w:lastRow="0" w:firstColumn="1" w:lastColumn="0" w:oddVBand="0" w:evenVBand="0" w:oddHBand="0" w:evenHBand="0" w:firstRowFirstColumn="0" w:firstRowLastColumn="0" w:lastRowFirstColumn="0" w:lastRowLastColumn="0"/>
            <w:tcW w:w="3369" w:type="dxa"/>
            <w:noWrap/>
            <w:hideMark/>
          </w:tcPr>
          <w:p w14:paraId="4055CBB4"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specification_uri</w:t>
            </w:r>
          </w:p>
        </w:tc>
        <w:tc>
          <w:tcPr>
            <w:tcW w:w="5487" w:type="dxa"/>
            <w:noWrap/>
            <w:hideMark/>
          </w:tcPr>
          <w:p w14:paraId="367490BB"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 3</w:t>
            </w:r>
          </w:p>
        </w:tc>
      </w:tr>
      <w:tr w:rsidR="002C1116" w:rsidRPr="002D68FE" w14:paraId="64A49A7C" w14:textId="77777777" w:rsidTr="004C22C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9" w:type="dxa"/>
            <w:noWrap/>
            <w:hideMark/>
          </w:tcPr>
          <w:p w14:paraId="4AD5A662"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metadata_uri</w:t>
            </w:r>
          </w:p>
        </w:tc>
        <w:tc>
          <w:tcPr>
            <w:tcW w:w="5487" w:type="dxa"/>
            <w:noWrap/>
            <w:hideMark/>
          </w:tcPr>
          <w:p w14:paraId="015CEAB4"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specification:GeologicUnit::metaDataProperty 3</w:t>
            </w:r>
          </w:p>
        </w:tc>
      </w:tr>
      <w:tr w:rsidR="002C1116" w:rsidRPr="002D68FE" w14:paraId="7F9EAAFE" w14:textId="77777777" w:rsidTr="004C22C2">
        <w:trPr>
          <w:trHeight w:val="300"/>
        </w:trPr>
        <w:tc>
          <w:tcPr>
            <w:cnfStyle w:val="001000000000" w:firstRow="0" w:lastRow="0" w:firstColumn="1" w:lastColumn="0" w:oddVBand="0" w:evenVBand="0" w:oddHBand="0" w:evenHBand="0" w:firstRowFirstColumn="0" w:firstRowLastColumn="0" w:lastRowFirstColumn="0" w:lastRowLastColumn="0"/>
            <w:tcW w:w="3369" w:type="dxa"/>
            <w:noWrap/>
            <w:hideMark/>
          </w:tcPr>
          <w:p w14:paraId="19C76F80"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genericSymbolizer</w:t>
            </w:r>
          </w:p>
        </w:tc>
        <w:tc>
          <w:tcPr>
            <w:tcW w:w="5487" w:type="dxa"/>
            <w:noWrap/>
            <w:hideMark/>
          </w:tcPr>
          <w:p w14:paraId="130D4863"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p>
        </w:tc>
      </w:tr>
      <w:tr w:rsidR="002C1116" w:rsidRPr="002D68FE" w14:paraId="3F67095F" w14:textId="77777777" w:rsidTr="004C22C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9" w:type="dxa"/>
            <w:noWrap/>
            <w:hideMark/>
          </w:tcPr>
          <w:p w14:paraId="0512D8D9" w14:textId="64ED5D6E" w:rsidR="002C1116" w:rsidRPr="002D68FE" w:rsidRDefault="00005D4F" w:rsidP="003811C7">
            <w:pPr>
              <w:spacing w:after="0"/>
              <w:rPr>
                <w:rFonts w:ascii="Consolas" w:hAnsi="Consolas" w:cs="Consolas"/>
                <w:sz w:val="18"/>
                <w:szCs w:val="18"/>
              </w:rPr>
            </w:pPr>
            <w:r>
              <w:rPr>
                <w:rFonts w:ascii="Consolas" w:hAnsi="Consolas" w:cs="Consolas"/>
                <w:sz w:val="18"/>
                <w:szCs w:val="18"/>
              </w:rPr>
              <w:t>s</w:t>
            </w:r>
            <w:r w:rsidR="002C1116" w:rsidRPr="002D68FE">
              <w:rPr>
                <w:rFonts w:ascii="Consolas" w:hAnsi="Consolas" w:cs="Consolas"/>
                <w:sz w:val="18"/>
                <w:szCs w:val="18"/>
              </w:rPr>
              <w:t>hape</w:t>
            </w:r>
          </w:p>
        </w:tc>
        <w:tc>
          <w:tcPr>
            <w:tcW w:w="5487" w:type="dxa"/>
            <w:noWrap/>
            <w:hideMark/>
          </w:tcPr>
          <w:p w14:paraId="3F15B900"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shape</w:t>
            </w:r>
          </w:p>
        </w:tc>
      </w:tr>
      <w:tr w:rsidR="002C1116" w:rsidRPr="002D68FE" w14:paraId="64F28349" w14:textId="77777777" w:rsidTr="004C22C2">
        <w:trPr>
          <w:trHeight w:val="215"/>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6EDF4937"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0708BCAB"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753A9EFF" w14:textId="77777777" w:rsidR="002C1116" w:rsidRPr="002D68FE"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46A38207" w14:textId="77777777" w:rsidR="002C1116" w:rsidRDefault="002C1116" w:rsidP="002C1116"/>
    <w:p w14:paraId="09C01FB6" w14:textId="77777777" w:rsidR="002C1116" w:rsidRDefault="002C1116" w:rsidP="002C1116">
      <w:pPr>
        <w:pStyle w:val="Heading4"/>
      </w:pPr>
      <w:r>
        <w:t>i</w:t>
      </w:r>
      <w:r w:rsidRPr="00D970E9">
        <w:t>dentifier</w:t>
      </w:r>
    </w:p>
    <w:p w14:paraId="2A8D4270" w14:textId="77777777" w:rsidR="002C1116" w:rsidRDefault="002C1116" w:rsidP="002C1116"/>
    <w:p w14:paraId="083A9ACF" w14:textId="77777777" w:rsidR="002C1116" w:rsidRDefault="002C1116" w:rsidP="002C1116">
      <w:pPr>
        <w:rPr>
          <w:lang w:val="en-CA"/>
        </w:rPr>
      </w:pPr>
      <w:r w:rsidRPr="00D970E9">
        <w:t xml:space="preserve">Globally unique </w:t>
      </w:r>
      <w:r w:rsidRPr="00F16431">
        <w:rPr>
          <w:rStyle w:val="Entity"/>
        </w:rPr>
        <w:t>identifier</w:t>
      </w:r>
      <w:proofErr w:type="gramStart"/>
      <w:r w:rsidRPr="00F16431">
        <w:rPr>
          <w:rStyle w:val="Entity"/>
        </w:rPr>
        <w:t>:Primitive</w:t>
      </w:r>
      <w:proofErr w:type="gramEnd"/>
      <w:r w:rsidRPr="00F16431">
        <w:rPr>
          <w:rStyle w:val="Entity"/>
        </w:rPr>
        <w:t>::CharacterString</w:t>
      </w:r>
      <w:r>
        <w:t xml:space="preserve"> shall uniquely identifies a tuple within the dataset and be formatted as an </w:t>
      </w:r>
      <w:r>
        <w:rPr>
          <w:lang w:val="en-CA"/>
        </w:rPr>
        <w:t xml:space="preserve">absolute URI conformant to RFC </w:t>
      </w:r>
      <w:commentRangeStart w:id="541"/>
      <w:r>
        <w:rPr>
          <w:lang w:val="en-CA"/>
        </w:rPr>
        <w:t>3986</w:t>
      </w:r>
      <w:commentRangeEnd w:id="541"/>
      <w:r>
        <w:rPr>
          <w:rStyle w:val="CommentReference"/>
        </w:rPr>
        <w:commentReference w:id="541"/>
      </w:r>
      <w:r>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55058D93" w14:textId="77777777" w:rsidTr="003811C7">
        <w:trPr>
          <w:cantSplit/>
        </w:trPr>
        <w:tc>
          <w:tcPr>
            <w:tcW w:w="4219" w:type="dxa"/>
            <w:tcBorders>
              <w:right w:val="nil"/>
            </w:tcBorders>
            <w:shd w:val="clear" w:color="auto" w:fill="auto"/>
          </w:tcPr>
          <w:p w14:paraId="4B519BB0" w14:textId="46496453"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/gsml4-lite/geologicunitview-identifier-unique</w:t>
            </w:r>
          </w:p>
        </w:tc>
        <w:tc>
          <w:tcPr>
            <w:tcW w:w="4678" w:type="dxa"/>
            <w:tcBorders>
              <w:left w:val="nil"/>
            </w:tcBorders>
            <w:shd w:val="clear" w:color="auto" w:fill="auto"/>
          </w:tcPr>
          <w:p w14:paraId="14CE9A63" w14:textId="77777777" w:rsidR="002C1116" w:rsidRPr="00D12552" w:rsidRDefault="002C1116" w:rsidP="003811C7">
            <w:pPr>
              <w:pStyle w:val="Tabletext10"/>
              <w:jc w:val="left"/>
              <w:rPr>
                <w:rStyle w:val="reqtext"/>
                <w:lang w:val="en-CA"/>
              </w:rPr>
            </w:pPr>
            <w:r>
              <w:rPr>
                <w:rStyle w:val="reqtext"/>
                <w:lang w:val="en-CA"/>
              </w:rPr>
              <w:t>identifier SHALL be unique to a dataset.</w:t>
            </w:r>
          </w:p>
        </w:tc>
      </w:tr>
    </w:tbl>
    <w:p w14:paraId="5115106D" w14:textId="77777777" w:rsidR="002C1116" w:rsidRDefault="002C1116" w:rsidP="002C1116"/>
    <w:p w14:paraId="3023FF23" w14:textId="77777777" w:rsidR="002C1116" w:rsidRDefault="002C1116" w:rsidP="002C1116">
      <w:r>
        <w:t>The identifier should</w:t>
      </w:r>
      <w:r w:rsidRPr="00D970E9">
        <w:t xml:space="preserve"> have the same value as the corresponding GeoSciML </w:t>
      </w:r>
      <w:r w:rsidRPr="00F16431">
        <w:rPr>
          <w:rStyle w:val="Entity"/>
        </w:rPr>
        <w:t>MappedFeature</w:t>
      </w:r>
      <w:r>
        <w:t xml:space="preserve"> identifier, if available</w:t>
      </w:r>
      <w:r w:rsidRPr="00D970E9">
        <w:t>.</w:t>
      </w:r>
      <w: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228F780E" w14:textId="77777777" w:rsidTr="003811C7">
        <w:trPr>
          <w:cantSplit/>
        </w:trPr>
        <w:tc>
          <w:tcPr>
            <w:tcW w:w="4219" w:type="dxa"/>
            <w:tcBorders>
              <w:right w:val="nil"/>
            </w:tcBorders>
            <w:shd w:val="clear" w:color="auto" w:fill="auto"/>
          </w:tcPr>
          <w:p w14:paraId="6FFFBDE0" w14:textId="6E249AD5" w:rsidR="002C1116" w:rsidRPr="00D12552" w:rsidRDefault="002C1418" w:rsidP="003811C7">
            <w:pPr>
              <w:pStyle w:val="Tabletext10"/>
              <w:rPr>
                <w:rStyle w:val="requri"/>
                <w:noProof/>
                <w:lang w:val="en-CA"/>
              </w:rPr>
            </w:pPr>
            <w:r>
              <w:rPr>
                <w:rStyle w:val="requri"/>
                <w:noProof/>
                <w:lang w:val="en-CA"/>
              </w:rPr>
              <w:lastRenderedPageBreak/>
              <w:t>/req</w:t>
            </w:r>
            <w:r w:rsidR="002C1116">
              <w:rPr>
                <w:rStyle w:val="requri"/>
                <w:noProof/>
                <w:lang w:val="en-CA"/>
              </w:rPr>
              <w:t>/gsml4-lite/geologicunitview-identifier</w:t>
            </w:r>
          </w:p>
        </w:tc>
        <w:tc>
          <w:tcPr>
            <w:tcW w:w="4678" w:type="dxa"/>
            <w:tcBorders>
              <w:left w:val="nil"/>
            </w:tcBorders>
            <w:shd w:val="clear" w:color="auto" w:fill="auto"/>
          </w:tcPr>
          <w:p w14:paraId="41242440" w14:textId="77777777" w:rsidR="002C1116" w:rsidRPr="00D12552" w:rsidRDefault="002C1116" w:rsidP="003811C7">
            <w:pPr>
              <w:pStyle w:val="Tabletext10"/>
              <w:jc w:val="left"/>
              <w:rPr>
                <w:rStyle w:val="reqtext"/>
                <w:lang w:val="en-CA"/>
              </w:rPr>
            </w:pPr>
            <w:r>
              <w:rPr>
                <w:rStyle w:val="reqtext"/>
                <w:lang w:val="en-CA"/>
              </w:rPr>
              <w:t>Where possible, GeologicUnitView identifier SHOULD correspond to an instance of MappedFeature.</w:t>
            </w:r>
          </w:p>
        </w:tc>
      </w:tr>
    </w:tbl>
    <w:p w14:paraId="74FD6B87" w14:textId="77777777" w:rsidR="002C1116" w:rsidRDefault="002C1116" w:rsidP="002C1116"/>
    <w:p w14:paraId="2B0B49D8" w14:textId="79B583B0" w:rsidR="002C1116" w:rsidRPr="002B6140" w:rsidRDefault="002C1116" w:rsidP="002C1116">
      <w:pPr>
        <w:pStyle w:val="Heading4"/>
      </w:pPr>
      <w:r>
        <w:t>name</w:t>
      </w:r>
    </w:p>
    <w:p w14:paraId="6B1CB523" w14:textId="7079A8C1" w:rsidR="002C1116" w:rsidRPr="00D970E9" w:rsidRDefault="002C1116" w:rsidP="002C1116">
      <w:pPr>
        <w:rPr>
          <w:lang w:val="en-CA"/>
        </w:rPr>
      </w:pPr>
      <w:r>
        <w:t xml:space="preserve">If present, the property </w:t>
      </w:r>
      <w:r w:rsidRPr="00F16431">
        <w:rPr>
          <w:rStyle w:val="Entity"/>
        </w:rPr>
        <w:t>name</w:t>
      </w:r>
      <w:proofErr w:type="gramStart"/>
      <w:r w:rsidRPr="00F16431">
        <w:rPr>
          <w:rStyle w:val="Entity"/>
        </w:rPr>
        <w:t>:Primitive</w:t>
      </w:r>
      <w:proofErr w:type="gramEnd"/>
      <w:r w:rsidRPr="00F16431">
        <w:rPr>
          <w:rStyle w:val="Entity"/>
        </w:rPr>
        <w:t>::CharacterString</w:t>
      </w:r>
      <w:r>
        <w:t xml:space="preserve"> is a </w:t>
      </w:r>
      <w:r w:rsidR="00F16431">
        <w:rPr>
          <w:lang w:val="en-CA"/>
        </w:rPr>
        <w:t>d</w:t>
      </w:r>
      <w:r w:rsidRPr="00D970E9">
        <w:rPr>
          <w:lang w:val="en-CA"/>
        </w:rPr>
        <w:t>isplay name for the GeologicalUnit.</w:t>
      </w:r>
    </w:p>
    <w:p w14:paraId="7C1E6CE4" w14:textId="250E28C3" w:rsidR="002C1116" w:rsidRDefault="002C1116" w:rsidP="002C1116">
      <w:pPr>
        <w:pStyle w:val="Heading4"/>
      </w:pPr>
      <w:r>
        <w:t>description</w:t>
      </w:r>
    </w:p>
    <w:p w14:paraId="36445FEA" w14:textId="77777777" w:rsidR="002C1116" w:rsidRDefault="002C1116" w:rsidP="002C1116">
      <w:r>
        <w:t>If present, the property</w:t>
      </w:r>
      <w:r w:rsidRPr="00F4750B">
        <w:t xml:space="preserve"> </w:t>
      </w:r>
      <w:r w:rsidRPr="00F16431">
        <w:rPr>
          <w:rStyle w:val="Entity"/>
        </w:rPr>
        <w:t>description</w:t>
      </w:r>
      <w:proofErr w:type="gramStart"/>
      <w:r w:rsidRPr="00F16431">
        <w:rPr>
          <w:rStyle w:val="Entity"/>
        </w:rPr>
        <w:t>:Primitive</w:t>
      </w:r>
      <w:proofErr w:type="gramEnd"/>
      <w:r w:rsidRPr="00F16431">
        <w:rPr>
          <w:rStyle w:val="Entity"/>
        </w:rPr>
        <w:t>::CharacterString</w:t>
      </w:r>
      <w:r w:rsidRPr="00F4750B">
        <w:t xml:space="preserve"> </w:t>
      </w:r>
      <w:r>
        <w:t xml:space="preserve">is a description </w:t>
      </w:r>
      <w:r w:rsidRPr="00F4750B">
        <w:t xml:space="preserve">of the </w:t>
      </w:r>
      <w:r w:rsidRPr="00F16431">
        <w:rPr>
          <w:rStyle w:val="Entity"/>
        </w:rPr>
        <w:t>GeologicUnit</w:t>
      </w:r>
      <w:r w:rsidRPr="00F4750B">
        <w:t>, typically taken from an entry on a geological map legend.</w:t>
      </w:r>
    </w:p>
    <w:p w14:paraId="0C710E8C" w14:textId="4A60BB9D" w:rsidR="002C1116" w:rsidRDefault="002C1116" w:rsidP="002C1116">
      <w:pPr>
        <w:pStyle w:val="Heading4"/>
      </w:pPr>
      <w:r w:rsidRPr="00D970E9">
        <w:t>geologicUnitType</w:t>
      </w:r>
    </w:p>
    <w:p w14:paraId="6847BBA4" w14:textId="1FC7775D" w:rsidR="002C1116" w:rsidRDefault="002C1116" w:rsidP="002C1116">
      <w:r>
        <w:t xml:space="preserve">If present, the property </w:t>
      </w:r>
      <w:r w:rsidRPr="00F16431">
        <w:rPr>
          <w:rStyle w:val="Entity"/>
        </w:rPr>
        <w:t>geologicUnitType</w:t>
      </w:r>
      <w:r>
        <w:t xml:space="preserve"> (</w:t>
      </w:r>
      <w:r w:rsidRPr="00F16431">
        <w:rPr>
          <w:rStyle w:val="Entity"/>
        </w:rPr>
        <w:t>Primit</w:t>
      </w:r>
      <w:r w:rsidR="0069087E" w:rsidRPr="00F16431">
        <w:rPr>
          <w:rStyle w:val="Entity"/>
        </w:rPr>
        <w:t>ive::CharacterString</w:t>
      </w:r>
      <w:r w:rsidR="0069087E">
        <w:t xml:space="preserve">) contains </w:t>
      </w:r>
      <w:r>
        <w:t>the t</w:t>
      </w:r>
      <w:r w:rsidRPr="00263FE6">
        <w:t xml:space="preserve">ype of </w:t>
      </w:r>
      <w:r w:rsidRPr="00F16431">
        <w:rPr>
          <w:rStyle w:val="Entity"/>
        </w:rPr>
        <w:t>GeologicUnit</w:t>
      </w:r>
      <w:r w:rsidRPr="00263FE6">
        <w:t xml:space="preserve"> (as defined in GeoSciML).</w:t>
      </w:r>
      <w:r>
        <w:t xml:space="preserve"> To report an identifier from a controlled vocabulary, </w:t>
      </w:r>
      <w:r w:rsidRPr="00F16431">
        <w:rPr>
          <w:rStyle w:val="Entity"/>
        </w:rPr>
        <w:t xml:space="preserve">geologicUnitType_uri </w:t>
      </w:r>
      <w:r>
        <w:t>shall be used.</w:t>
      </w:r>
    </w:p>
    <w:p w14:paraId="64633714" w14:textId="007A783A" w:rsidR="002C1116" w:rsidRDefault="002C1116" w:rsidP="002C1116">
      <w:pPr>
        <w:pStyle w:val="Heading4"/>
      </w:pPr>
      <w:r>
        <w:t>rank</w:t>
      </w:r>
      <w:r w:rsidRPr="00F24B15">
        <w:t xml:space="preserve"> </w:t>
      </w:r>
    </w:p>
    <w:p w14:paraId="4D44E9C2" w14:textId="77777777" w:rsidR="002C1116" w:rsidRDefault="002C1116" w:rsidP="002C1116">
      <w:r>
        <w:t xml:space="preserve">If present, the property </w:t>
      </w:r>
      <w:r w:rsidRPr="00F16431">
        <w:rPr>
          <w:rStyle w:val="Entity"/>
        </w:rPr>
        <w:t>rank</w:t>
      </w:r>
      <w:proofErr w:type="gramStart"/>
      <w:r w:rsidRPr="00F16431">
        <w:rPr>
          <w:rStyle w:val="Entity"/>
        </w:rPr>
        <w:t>:Primitive</w:t>
      </w:r>
      <w:proofErr w:type="gramEnd"/>
      <w:r w:rsidRPr="00F16431">
        <w:rPr>
          <w:rStyle w:val="Entity"/>
        </w:rPr>
        <w:t>::CharacterString</w:t>
      </w:r>
      <w:r w:rsidDel="00253146">
        <w:t xml:space="preserve"> </w:t>
      </w:r>
      <w:r>
        <w:t xml:space="preserve">contain the rank </w:t>
      </w:r>
      <w:r w:rsidRPr="00F24B15">
        <w:t xml:space="preserve">of </w:t>
      </w:r>
      <w:r w:rsidRPr="00F16431">
        <w:rPr>
          <w:rStyle w:val="Entity"/>
        </w:rPr>
        <w:t>GeologicUnit</w:t>
      </w:r>
      <w:r w:rsidRPr="00F24B15">
        <w:t xml:space="preserve"> (as defined by ISC. e.g.; group, formation, member).</w:t>
      </w:r>
      <w:r>
        <w:t xml:space="preserve">  </w:t>
      </w:r>
    </w:p>
    <w:p w14:paraId="16198F7A" w14:textId="3ED503F2" w:rsidR="002C1116" w:rsidRDefault="00005D4F" w:rsidP="002C1116">
      <w:pPr>
        <w:pStyle w:val="Heading4"/>
      </w:pPr>
      <w:proofErr w:type="gramStart"/>
      <w:r>
        <w:t>l</w:t>
      </w:r>
      <w:r w:rsidR="002C1116" w:rsidRPr="00D970E9">
        <w:t>ithology</w:t>
      </w:r>
      <w:proofErr w:type="gramEnd"/>
      <w:r w:rsidR="002C1116" w:rsidRPr="00CD1A35">
        <w:t xml:space="preserve"> </w:t>
      </w:r>
    </w:p>
    <w:p w14:paraId="6DA202B9" w14:textId="77777777" w:rsidR="002C1116" w:rsidRDefault="002C1116" w:rsidP="002C1116">
      <w:r>
        <w:t xml:space="preserve">If present, contains a human readable description as </w:t>
      </w:r>
      <w:r w:rsidRPr="00F16431">
        <w:rPr>
          <w:rStyle w:val="Entity"/>
        </w:rPr>
        <w:t>Primitive::CharacterString</w:t>
      </w:r>
      <w:r w:rsidDel="00253146">
        <w:t xml:space="preserve"> </w:t>
      </w:r>
      <w:r>
        <w:t xml:space="preserve">of the </w:t>
      </w:r>
      <w:r w:rsidRPr="00F16431">
        <w:rPr>
          <w:rStyle w:val="Entity"/>
        </w:rPr>
        <w:t>GeologicUnit</w:t>
      </w:r>
      <w:r>
        <w:t xml:space="preserve">’s lithology, </w:t>
      </w:r>
      <w:r w:rsidRPr="00CD1A35">
        <w:t>possib</w:t>
      </w:r>
      <w:r>
        <w:t xml:space="preserve">ly formatted with formal syntax (see </w:t>
      </w:r>
      <w:r>
        <w:fldChar w:fldCharType="begin"/>
      </w:r>
      <w:r>
        <w:instrText xml:space="preserve"> REF _Ref439853500 \r \h </w:instrText>
      </w:r>
      <w:r>
        <w:fldChar w:fldCharType="separate"/>
      </w:r>
      <w:r>
        <w:t>7.3.1.3</w:t>
      </w:r>
      <w:r>
        <w:fldChar w:fldCharType="end"/>
      </w:r>
      <w:r>
        <w:t xml:space="preserve">).  The description can be language dependent.  To report an identifier from a controlled vocabulary, </w:t>
      </w:r>
      <w:r w:rsidRPr="00F16431">
        <w:rPr>
          <w:rStyle w:val="Entity"/>
        </w:rPr>
        <w:t>representativeLithology_uri</w:t>
      </w:r>
      <w:r>
        <w:t xml:space="preserve"> shall be used.</w:t>
      </w:r>
    </w:p>
    <w:p w14:paraId="32A3ADF7" w14:textId="7526033C" w:rsidR="002C1116" w:rsidRDefault="002C1116" w:rsidP="002C1116">
      <w:pPr>
        <w:pStyle w:val="Heading4"/>
      </w:pPr>
      <w:r w:rsidRPr="00D970E9">
        <w:t>geologicHistory</w:t>
      </w:r>
    </w:p>
    <w:p w14:paraId="4C559B98" w14:textId="77777777" w:rsidR="002C1116" w:rsidRDefault="002C1116" w:rsidP="002C1116">
      <w:r>
        <w:t xml:space="preserve">If present, contains a human readable description in </w:t>
      </w:r>
      <w:r w:rsidRPr="00F16431">
        <w:rPr>
          <w:rStyle w:val="Entity"/>
        </w:rPr>
        <w:t>Primitive::CharacterString</w:t>
      </w:r>
      <w:r>
        <w:t xml:space="preserve">, </w:t>
      </w:r>
      <w:r w:rsidRPr="00CD1A35">
        <w:t>possib</w:t>
      </w:r>
      <w:r>
        <w:t xml:space="preserve">ly formatted with formal syntax (see </w:t>
      </w:r>
      <w:r>
        <w:fldChar w:fldCharType="begin"/>
      </w:r>
      <w:r>
        <w:instrText xml:space="preserve"> REF _Ref439853500 \r \h </w:instrText>
      </w:r>
      <w:r>
        <w:fldChar w:fldCharType="separate"/>
      </w:r>
      <w:r>
        <w:t>7.3.1.3</w:t>
      </w:r>
      <w:r>
        <w:fldChar w:fldCharType="end"/>
      </w:r>
      <w:r>
        <w:t>),</w:t>
      </w:r>
      <w:r w:rsidRPr="00CD1A35">
        <w:t xml:space="preserve"> of the age of the </w:t>
      </w:r>
      <w:r w:rsidRPr="00F16431">
        <w:rPr>
          <w:rStyle w:val="Entity"/>
        </w:rPr>
        <w:t>GeologicUnit</w:t>
      </w:r>
      <w:r w:rsidRPr="00CD1A35">
        <w:t xml:space="preserve"> (where age is a sequence of events and may include process and environment information).</w:t>
      </w:r>
      <w:r>
        <w:t xml:space="preserve"> To report an identifier from a controlled vocabulary, </w:t>
      </w:r>
      <w:r w:rsidRPr="00F16431">
        <w:rPr>
          <w:rStyle w:val="Entity"/>
        </w:rPr>
        <w:t>representativeAge_uri</w:t>
      </w:r>
      <w:r>
        <w:t xml:space="preserve">, </w:t>
      </w:r>
      <w:r w:rsidRPr="00F16431">
        <w:rPr>
          <w:rStyle w:val="Entity"/>
        </w:rPr>
        <w:t>representativeOlderAge_uri</w:t>
      </w:r>
      <w:r>
        <w:t xml:space="preserve">, </w:t>
      </w:r>
      <w:r w:rsidRPr="00F16431">
        <w:rPr>
          <w:rStyle w:val="Entity"/>
        </w:rPr>
        <w:t>representativeYoungerAge_uri</w:t>
      </w:r>
      <w:r>
        <w:t xml:space="preserve"> shall be used.</w:t>
      </w:r>
    </w:p>
    <w:p w14:paraId="0AD3C6DF" w14:textId="771F13D3" w:rsidR="002C1116" w:rsidRPr="00670924" w:rsidRDefault="002C1116" w:rsidP="002C1116">
      <w:pPr>
        <w:pStyle w:val="Heading4"/>
      </w:pPr>
      <w:r w:rsidRPr="00D970E9">
        <w:t>numericOlderAge</w:t>
      </w:r>
    </w:p>
    <w:p w14:paraId="79811374" w14:textId="77777777" w:rsidR="002C1116" w:rsidRDefault="002C1116" w:rsidP="002C1116">
      <w:r>
        <w:t xml:space="preserve">If present, the property </w:t>
      </w:r>
      <w:r w:rsidRPr="00F16431">
        <w:rPr>
          <w:rStyle w:val="Entity"/>
        </w:rPr>
        <w:t>numericOlderAge</w:t>
      </w:r>
      <w:r>
        <w:t xml:space="preserve"> age is a </w:t>
      </w:r>
      <w:r w:rsidRPr="00D970E9">
        <w:t>numerical representation</w:t>
      </w:r>
      <w:r>
        <w:t xml:space="preserve"> (</w:t>
      </w:r>
      <w:r w:rsidRPr="00F16431">
        <w:rPr>
          <w:rStyle w:val="Entity"/>
        </w:rPr>
        <w:t>Primitive::Number</w:t>
      </w:r>
      <w:r>
        <w:t>) of the unit’s older age in million years (Ma).</w:t>
      </w:r>
    </w:p>
    <w:p w14:paraId="54371BED" w14:textId="5F350DF6" w:rsidR="002C1116" w:rsidRPr="00670924" w:rsidRDefault="002C1116" w:rsidP="002C1116">
      <w:pPr>
        <w:pStyle w:val="Heading4"/>
      </w:pPr>
      <w:r w:rsidRPr="00D970E9">
        <w:t>numericYoungerAge</w:t>
      </w:r>
    </w:p>
    <w:p w14:paraId="613724C5" w14:textId="77777777" w:rsidR="002C1116" w:rsidRDefault="002C1116" w:rsidP="002C1116">
      <w:r>
        <w:t xml:space="preserve">If present, the property </w:t>
      </w:r>
      <w:r w:rsidRPr="00F16431">
        <w:rPr>
          <w:rStyle w:val="Entity"/>
        </w:rPr>
        <w:t>numericYoungerAge</w:t>
      </w:r>
      <w:r>
        <w:t xml:space="preserve"> is a </w:t>
      </w:r>
      <w:r w:rsidRPr="00D970E9">
        <w:t>numerical representation</w:t>
      </w:r>
      <w:r>
        <w:t xml:space="preserve"> (</w:t>
      </w:r>
      <w:r w:rsidRPr="00F16431">
        <w:rPr>
          <w:rStyle w:val="Entity"/>
        </w:rPr>
        <w:t>Primitive::Number</w:t>
      </w:r>
      <w:r>
        <w:t>) of the unit’s younger age in million years (Ma).</w:t>
      </w:r>
    </w:p>
    <w:p w14:paraId="2968EF3B" w14:textId="42C598BE" w:rsidR="002C1116" w:rsidRDefault="002C1116" w:rsidP="002C1116">
      <w:pPr>
        <w:pStyle w:val="Heading4"/>
      </w:pPr>
      <w:r w:rsidRPr="00D970E9">
        <w:t>observationMethod</w:t>
      </w:r>
    </w:p>
    <w:p w14:paraId="39AE7630" w14:textId="77777777" w:rsidR="002C1116" w:rsidRDefault="002C1116" w:rsidP="002C1116">
      <w:r>
        <w:t>If present, the property</w:t>
      </w:r>
      <w:r w:rsidRPr="009A0449">
        <w:t xml:space="preserve"> </w:t>
      </w:r>
      <w:r w:rsidRPr="00F16431">
        <w:rPr>
          <w:rStyle w:val="Entity"/>
        </w:rPr>
        <w:t>observationMethod: Primitive::CharacterString</w:t>
      </w:r>
      <w:r w:rsidDel="00253146">
        <w:t xml:space="preserve"> </w:t>
      </w:r>
      <w:r>
        <w:t>is a m</w:t>
      </w:r>
      <w:r w:rsidRPr="00D970E9">
        <w:t xml:space="preserve">etadata snippet indicating how the spatial extent of the feature was determined. </w:t>
      </w:r>
      <w:r w:rsidRPr="00F16431">
        <w:rPr>
          <w:rStyle w:val="Entity"/>
        </w:rPr>
        <w:lastRenderedPageBreak/>
        <w:t>ObservationMethod</w:t>
      </w:r>
      <w:r w:rsidRPr="00D970E9">
        <w:t xml:space="preserve"> is a convenience property that provides </w:t>
      </w:r>
      <w:r>
        <w:t>a simple</w:t>
      </w:r>
      <w:r w:rsidRPr="00D970E9">
        <w:t xml:space="preserve"> approach to observation metadata when data are reported using a feature view (as opposed to observation view).</w:t>
      </w:r>
    </w:p>
    <w:p w14:paraId="0A065265" w14:textId="42F50C1D" w:rsidR="002C1116" w:rsidRPr="00670924" w:rsidRDefault="002C1116" w:rsidP="002C1116">
      <w:pPr>
        <w:pStyle w:val="Heading4"/>
      </w:pPr>
      <w:r w:rsidRPr="00D970E9">
        <w:t>positionalAccuracy</w:t>
      </w:r>
    </w:p>
    <w:p w14:paraId="18BFEA92" w14:textId="0D052CE4" w:rsidR="0069087E" w:rsidRDefault="002C1116" w:rsidP="002C1116">
      <w:r>
        <w:t xml:space="preserve">If present, the property </w:t>
      </w:r>
      <w:r w:rsidRPr="00F16431">
        <w:rPr>
          <w:rStyle w:val="Entity"/>
        </w:rPr>
        <w:t>positionalAccuracy</w:t>
      </w:r>
      <w:proofErr w:type="gramStart"/>
      <w:r w:rsidRPr="00F16431">
        <w:rPr>
          <w:rStyle w:val="Entity"/>
        </w:rPr>
        <w:t>:Primitive</w:t>
      </w:r>
      <w:proofErr w:type="gramEnd"/>
      <w:r w:rsidRPr="00F16431">
        <w:rPr>
          <w:rStyle w:val="Entity"/>
        </w:rPr>
        <w:t>::CharacterString</w:t>
      </w:r>
      <w:r w:rsidRPr="009A0449" w:rsidDel="00253146">
        <w:t xml:space="preserve"> </w:t>
      </w:r>
      <w:r>
        <w:t>is q</w:t>
      </w:r>
      <w:r w:rsidRPr="00D970E9">
        <w:t>u</w:t>
      </w:r>
      <w:r>
        <w:t xml:space="preserve">antitative values </w:t>
      </w:r>
      <w:r w:rsidR="0069087E">
        <w:t xml:space="preserve">(a numerical value and a unit of length) </w:t>
      </w:r>
      <w:r>
        <w:t>defining</w:t>
      </w:r>
      <w:r w:rsidRPr="00D970E9">
        <w:t xml:space="preserve"> the radius of an uncertainty buffer around a </w:t>
      </w:r>
      <w:r w:rsidRPr="00F16431">
        <w:rPr>
          <w:rStyle w:val="Entity"/>
        </w:rPr>
        <w:t>MappedFeature</w:t>
      </w:r>
      <w:r w:rsidRPr="00D970E9">
        <w:t xml:space="preserve"> (e.g.: a </w:t>
      </w:r>
      <w:r w:rsidRPr="00F16431">
        <w:rPr>
          <w:rStyle w:val="Entity"/>
        </w:rPr>
        <w:t>positionalAccuracy</w:t>
      </w:r>
      <w:r w:rsidRPr="00D970E9">
        <w:t xml:space="preserve"> of 100 m for a line feature defines a buffer polygon of total width 200 m centred on the line).</w:t>
      </w:r>
    </w:p>
    <w:p w14:paraId="4CAB2C58" w14:textId="77777777" w:rsidR="002C1116" w:rsidRDefault="002C1116" w:rsidP="002C1116">
      <w:pPr>
        <w:pStyle w:val="Heading4"/>
      </w:pPr>
      <w:proofErr w:type="gramStart"/>
      <w:r>
        <w:t>source</w:t>
      </w:r>
      <w:proofErr w:type="gramEnd"/>
    </w:p>
    <w:p w14:paraId="5DD1194A" w14:textId="77777777" w:rsidR="002C1116" w:rsidRDefault="002C1116" w:rsidP="002C1116">
      <w:r>
        <w:t xml:space="preserve">If present, the property </w:t>
      </w:r>
      <w:r w:rsidRPr="00F16431">
        <w:rPr>
          <w:rStyle w:val="Entity"/>
        </w:rPr>
        <w:t>source</w:t>
      </w:r>
      <w:proofErr w:type="gramStart"/>
      <w:r w:rsidRPr="00F16431">
        <w:rPr>
          <w:rStyle w:val="Entity"/>
        </w:rPr>
        <w:t>:Primitive</w:t>
      </w:r>
      <w:proofErr w:type="gramEnd"/>
      <w:r w:rsidRPr="00F16431">
        <w:rPr>
          <w:rStyle w:val="Entity"/>
        </w:rPr>
        <w:t>::CharacterString</w:t>
      </w:r>
      <w:r w:rsidDel="00253146">
        <w:t xml:space="preserve"> </w:t>
      </w:r>
      <w:r>
        <w:t>is a human readable t</w:t>
      </w:r>
      <w:r w:rsidRPr="009A0449">
        <w:t>ext describing feature-specific details and citations to source materia</w:t>
      </w:r>
      <w:r>
        <w:t>ls, and if available provides</w:t>
      </w:r>
      <w:r w:rsidRPr="009A0449">
        <w:t xml:space="preserve"> URLs to reference material and publications describing the geologic feature. This could be a short text synopsis of key inform</w:t>
      </w:r>
      <w:r>
        <w:t>a</w:t>
      </w:r>
      <w:r w:rsidRPr="009A0449">
        <w:t>tion that would also be in the metadata record referenced by metadata_uri.</w:t>
      </w:r>
    </w:p>
    <w:p w14:paraId="30307AFA" w14:textId="4413BD95" w:rsidR="002C1116" w:rsidRPr="0069087E" w:rsidRDefault="002C1116" w:rsidP="0069087E">
      <w:pPr>
        <w:pStyle w:val="Heading4"/>
      </w:pPr>
      <w:r w:rsidRPr="00D970E9">
        <w:t>geologicUnitType_uri</w:t>
      </w:r>
    </w:p>
    <w:p w14:paraId="160B11A3" w14:textId="0029E4A0" w:rsidR="002C1116" w:rsidRPr="00005D4F" w:rsidRDefault="002C1116" w:rsidP="002C1116">
      <w:pPr>
        <w:rPr>
          <w:rFonts w:cs="Arial"/>
          <w:lang w:val="en-CA"/>
        </w:rPr>
      </w:pPr>
      <w:r>
        <w:t xml:space="preserve">The property </w:t>
      </w:r>
      <w:r w:rsidRPr="00F16431">
        <w:rPr>
          <w:rStyle w:val="Entity"/>
        </w:rPr>
        <w:t>geologicUnitType_uri</w:t>
      </w:r>
      <w:proofErr w:type="gramStart"/>
      <w:r w:rsidRPr="00F16431">
        <w:rPr>
          <w:rStyle w:val="Entity"/>
        </w:rPr>
        <w:t>:Primitive</w:t>
      </w:r>
      <w:proofErr w:type="gramEnd"/>
      <w:r w:rsidRPr="00F16431">
        <w:rPr>
          <w:rStyle w:val="Entity"/>
        </w:rPr>
        <w:t>::CharacterString</w:t>
      </w:r>
      <w:r w:rsidDel="00253146">
        <w:t xml:space="preserve"> </w:t>
      </w:r>
      <w:r>
        <w:t>contain</w:t>
      </w:r>
      <w:r w:rsidR="00F16431">
        <w:t>s</w:t>
      </w:r>
      <w:r>
        <w:t xml:space="preserve"> a </w:t>
      </w:r>
      <w:r w:rsidRPr="00D970E9">
        <w:t xml:space="preserve">URI referring to a controlled concept from a vocabulary defining the </w:t>
      </w:r>
      <w:r w:rsidRPr="00F16431">
        <w:rPr>
          <w:rStyle w:val="Entity"/>
        </w:rPr>
        <w:t>GeologicUnit</w:t>
      </w:r>
      <w:r w:rsidRPr="00D970E9">
        <w:t xml:space="preserve"> types. </w:t>
      </w:r>
      <w:r>
        <w:t>It is a m</w:t>
      </w:r>
      <w:r w:rsidRPr="00D970E9">
        <w:t>andatory property - if no value is provided then a URI referring to a controlled concept explaining why the value is nil must be provided.</w:t>
      </w:r>
    </w:p>
    <w:p w14:paraId="2392F19F" w14:textId="33CA5E7D" w:rsidR="002C1116" w:rsidRPr="00670924" w:rsidRDefault="002C1116" w:rsidP="002C1116">
      <w:pPr>
        <w:pStyle w:val="Heading4"/>
      </w:pPr>
      <w:r w:rsidRPr="00D970E9">
        <w:t>representativeLithology_uri</w:t>
      </w:r>
    </w:p>
    <w:p w14:paraId="574C2864" w14:textId="14F4F042" w:rsidR="002C1116" w:rsidRDefault="002C1116" w:rsidP="002C1116">
      <w:pPr>
        <w:rPr>
          <w:lang w:val="en-CA"/>
        </w:rPr>
      </w:pPr>
      <w:r>
        <w:rPr>
          <w:lang w:val="en-CA"/>
        </w:rPr>
        <w:t xml:space="preserve">The property </w:t>
      </w:r>
      <w:r w:rsidRPr="00F16431">
        <w:rPr>
          <w:rStyle w:val="Entity"/>
        </w:rPr>
        <w:t>representativeLithology_uri</w:t>
      </w:r>
      <w:proofErr w:type="gramStart"/>
      <w:r w:rsidRPr="00F16431">
        <w:rPr>
          <w:rStyle w:val="Entity"/>
        </w:rPr>
        <w:t>:Primitive</w:t>
      </w:r>
      <w:proofErr w:type="gramEnd"/>
      <w:r w:rsidRPr="00F16431">
        <w:rPr>
          <w:rStyle w:val="Entity"/>
        </w:rPr>
        <w:t>::CharacterString</w:t>
      </w:r>
      <w:r w:rsidDel="00253146">
        <w:rPr>
          <w:lang w:val="en-CA"/>
        </w:rPr>
        <w:t xml:space="preserve"> </w:t>
      </w:r>
      <w:r w:rsidR="00F16431">
        <w:rPr>
          <w:lang w:val="en-CA"/>
        </w:rPr>
        <w:t xml:space="preserve">shall </w:t>
      </w:r>
      <w:r>
        <w:rPr>
          <w:lang w:val="en-CA"/>
        </w:rPr>
        <w:t xml:space="preserve">contain a </w:t>
      </w:r>
      <w:r w:rsidRPr="00D970E9">
        <w:rPr>
          <w:lang w:val="en-CA"/>
        </w:rPr>
        <w:t>URI referring to a controlled concept specifying the characteristic or repres</w:t>
      </w:r>
      <w:r>
        <w:rPr>
          <w:lang w:val="en-CA"/>
        </w:rPr>
        <w:t>e</w:t>
      </w:r>
      <w:r w:rsidRPr="00D970E9">
        <w:rPr>
          <w:lang w:val="en-CA"/>
        </w:rPr>
        <w:t xml:space="preserve">ntative lithology of the unit. This may be a concept that defines the super-type of all lithology values present within a </w:t>
      </w:r>
      <w:r w:rsidRPr="00F16431">
        <w:rPr>
          <w:rStyle w:val="Entity"/>
        </w:rPr>
        <w:t>GeologicUnit</w:t>
      </w:r>
      <w:r w:rsidRPr="00D970E9">
        <w:rPr>
          <w:lang w:val="en-CA"/>
        </w:rPr>
        <w:t xml:space="preserve"> or a concept defining the lithology of the dominant </w:t>
      </w:r>
      <w:r w:rsidRPr="00F16431">
        <w:rPr>
          <w:rStyle w:val="Entity"/>
        </w:rPr>
        <w:t>CompositionPart</w:t>
      </w:r>
      <w:r w:rsidRPr="00D970E9">
        <w:rPr>
          <w:lang w:val="en-CA"/>
        </w:rPr>
        <w:t xml:space="preserve"> (as defined in GeoSciML) of the unit.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7BF08F55" w14:textId="77777777" w:rsidTr="003811C7">
        <w:trPr>
          <w:cantSplit/>
        </w:trPr>
        <w:tc>
          <w:tcPr>
            <w:tcW w:w="4219" w:type="dxa"/>
            <w:tcBorders>
              <w:right w:val="nil"/>
            </w:tcBorders>
            <w:shd w:val="clear" w:color="auto" w:fill="auto"/>
          </w:tcPr>
          <w:p w14:paraId="1FB6770C" w14:textId="23AD8A7D"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/gsml4-lite/geologicunitview-representativeLithology</w:t>
            </w:r>
          </w:p>
        </w:tc>
        <w:tc>
          <w:tcPr>
            <w:tcW w:w="4678" w:type="dxa"/>
            <w:tcBorders>
              <w:left w:val="nil"/>
            </w:tcBorders>
            <w:shd w:val="clear" w:color="auto" w:fill="auto"/>
          </w:tcPr>
          <w:p w14:paraId="3601BE5C" w14:textId="77777777" w:rsidR="002C1116" w:rsidRPr="00D12552" w:rsidRDefault="002C1116" w:rsidP="003811C7">
            <w:pPr>
              <w:pStyle w:val="Tabletext10"/>
              <w:jc w:val="left"/>
              <w:rPr>
                <w:rStyle w:val="reqtext"/>
                <w:lang w:val="en-CA"/>
              </w:rPr>
            </w:pPr>
            <w:r>
              <w:rPr>
                <w:rStyle w:val="reqtext"/>
                <w:lang w:val="en-CA"/>
              </w:rPr>
              <w:t>r</w:t>
            </w:r>
            <w:r w:rsidRPr="001D519F">
              <w:rPr>
                <w:rStyle w:val="reqtext"/>
                <w:lang w:val="en-CA"/>
              </w:rPr>
              <w:t>epresentativeLithology</w:t>
            </w:r>
            <w:r>
              <w:rPr>
                <w:rStyle w:val="reqtext"/>
                <w:lang w:val="en-CA"/>
              </w:rPr>
              <w:t>_uri</w:t>
            </w:r>
            <w:r w:rsidRPr="001D519F">
              <w:rPr>
                <w:rStyle w:val="reqtext"/>
                <w:lang w:val="en-CA"/>
              </w:rPr>
              <w:t xml:space="preserve"> </w:t>
            </w:r>
            <w:r>
              <w:rPr>
                <w:rStyle w:val="reqtext"/>
                <w:lang w:val="en-CA"/>
              </w:rPr>
              <w:t>value SHALL refer</w:t>
            </w:r>
            <w:r w:rsidRPr="001D519F">
              <w:rPr>
                <w:rStyle w:val="reqtext"/>
                <w:lang w:val="en-CA"/>
              </w:rPr>
              <w:t xml:space="preserve"> to a controlled concept specifying the characteristic or repres</w:t>
            </w:r>
            <w:r>
              <w:rPr>
                <w:rStyle w:val="reqtext"/>
                <w:lang w:val="en-CA"/>
              </w:rPr>
              <w:t>e</w:t>
            </w:r>
            <w:r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5F91CB4F" w14:textId="77777777" w:rsidR="002C1116" w:rsidRPr="00D970E9" w:rsidRDefault="002C1116" w:rsidP="002C1116">
      <w:pPr>
        <w:rPr>
          <w:lang w:val="en-CA"/>
        </w:rPr>
      </w:pPr>
    </w:p>
    <w:p w14:paraId="40655DBA" w14:textId="5C9987BA" w:rsidR="002C1116" w:rsidRPr="00670924" w:rsidRDefault="002C1116" w:rsidP="002C1116">
      <w:pPr>
        <w:pStyle w:val="Heading4"/>
      </w:pPr>
      <w:r w:rsidRPr="00D970E9">
        <w:t>representativeAge_uri</w:t>
      </w:r>
    </w:p>
    <w:p w14:paraId="0BC96E7B" w14:textId="13B1CBA7" w:rsidR="002C1116" w:rsidRDefault="002C1116" w:rsidP="002C1116">
      <w:pPr>
        <w:rPr>
          <w:lang w:val="en-CA"/>
        </w:rPr>
      </w:pPr>
      <w:r>
        <w:rPr>
          <w:lang w:val="en-CA"/>
        </w:rPr>
        <w:t xml:space="preserve">The property </w:t>
      </w:r>
      <w:r w:rsidRPr="00F16431">
        <w:rPr>
          <w:rStyle w:val="Entity"/>
        </w:rPr>
        <w:t>representativeAge_uri</w:t>
      </w:r>
      <w:proofErr w:type="gramStart"/>
      <w:r w:rsidRPr="00F16431">
        <w:rPr>
          <w:rStyle w:val="Entity"/>
        </w:rPr>
        <w:t>:Primitive</w:t>
      </w:r>
      <w:proofErr w:type="gramEnd"/>
      <w:r w:rsidRPr="00F16431">
        <w:rPr>
          <w:rStyle w:val="Entity"/>
        </w:rPr>
        <w:t>::CharacterString</w:t>
      </w:r>
      <w:r w:rsidR="0069087E">
        <w:t xml:space="preserve"> shall </w:t>
      </w:r>
      <w:r w:rsidDel="00253146">
        <w:rPr>
          <w:lang w:val="en-CA"/>
        </w:rPr>
        <w:t xml:space="preserve"> </w:t>
      </w:r>
      <w:r>
        <w:rPr>
          <w:lang w:val="en-CA"/>
        </w:rPr>
        <w:t xml:space="preserve">contain a </w:t>
      </w:r>
      <w:r w:rsidRPr="00D970E9">
        <w:rPr>
          <w:lang w:val="en-CA"/>
        </w:rPr>
        <w:t xml:space="preserve">URI referring to a controlled concept specifying the most representative stratigraphic age interval for the </w:t>
      </w:r>
      <w:r w:rsidRPr="00F16431">
        <w:rPr>
          <w:rStyle w:val="Entity"/>
        </w:rPr>
        <w:t>GeologicUnit</w:t>
      </w:r>
      <w:r w:rsidRPr="00D970E9">
        <w:rPr>
          <w:lang w:val="en-CA"/>
        </w:rPr>
        <w:t>. This will be defined entirely at the discretion of the data provider and may be a single event selected from the geologic feature's geological history or a value summarising the all or part of the feature's history.</w:t>
      </w:r>
    </w:p>
    <w:p w14:paraId="2B01BCA3" w14:textId="77777777" w:rsidR="0069087E" w:rsidRPr="00D970E9" w:rsidRDefault="0069087E" w:rsidP="002C1116">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7A3E79B6" w14:textId="77777777" w:rsidTr="003811C7">
        <w:trPr>
          <w:cantSplit/>
        </w:trPr>
        <w:tc>
          <w:tcPr>
            <w:tcW w:w="4219" w:type="dxa"/>
            <w:tcBorders>
              <w:right w:val="nil"/>
            </w:tcBorders>
            <w:shd w:val="clear" w:color="auto" w:fill="auto"/>
          </w:tcPr>
          <w:p w14:paraId="49A02A37" w14:textId="05558883" w:rsidR="002C1116" w:rsidRPr="00D12552" w:rsidRDefault="002C1418" w:rsidP="003811C7">
            <w:pPr>
              <w:pStyle w:val="Tabletext10"/>
              <w:rPr>
                <w:rStyle w:val="requri"/>
                <w:noProof/>
                <w:lang w:val="en-CA"/>
              </w:rPr>
            </w:pPr>
            <w:r>
              <w:rPr>
                <w:rStyle w:val="requri"/>
                <w:noProof/>
                <w:lang w:val="en-CA"/>
              </w:rPr>
              <w:lastRenderedPageBreak/>
              <w:t>/req</w:t>
            </w:r>
            <w:r w:rsidR="002C1116">
              <w:rPr>
                <w:rStyle w:val="requri"/>
                <w:noProof/>
                <w:lang w:val="en-CA"/>
              </w:rPr>
              <w:t>/gsml4-lite/geologicunitview-representativeAge</w:t>
            </w:r>
          </w:p>
        </w:tc>
        <w:tc>
          <w:tcPr>
            <w:tcW w:w="4678" w:type="dxa"/>
            <w:tcBorders>
              <w:left w:val="nil"/>
            </w:tcBorders>
            <w:shd w:val="clear" w:color="auto" w:fill="auto"/>
          </w:tcPr>
          <w:p w14:paraId="20806F67" w14:textId="77777777" w:rsidR="002C1116" w:rsidRPr="00D12552" w:rsidRDefault="002C1116" w:rsidP="003811C7">
            <w:pPr>
              <w:pStyle w:val="Tabletext10"/>
              <w:jc w:val="left"/>
              <w:rPr>
                <w:rStyle w:val="reqtext"/>
                <w:lang w:val="en-CA"/>
              </w:rPr>
            </w:pPr>
            <w:proofErr w:type="gramStart"/>
            <w:r w:rsidRPr="00F16431">
              <w:rPr>
                <w:rStyle w:val="Entity"/>
              </w:rPr>
              <w:t>representativeAge_uri</w:t>
            </w:r>
            <w:proofErr w:type="gramEnd"/>
            <w:r w:rsidRPr="001D519F">
              <w:rPr>
                <w:rStyle w:val="reqtext"/>
                <w:lang w:val="en-CA"/>
              </w:rPr>
              <w:t xml:space="preserve"> </w:t>
            </w:r>
            <w:r>
              <w:rPr>
                <w:rStyle w:val="reqtext"/>
                <w:lang w:val="en-CA"/>
              </w:rPr>
              <w:t>value SHALL refer</w:t>
            </w:r>
            <w:r w:rsidRPr="00C009EA">
              <w:rPr>
                <w:rStyle w:val="reqtext"/>
                <w:lang w:val="en-CA"/>
              </w:rPr>
              <w:t xml:space="preserve"> to a controlled concept specifying the most representative stratigraphic age interval for the GeologicUnit. This will be defined entirely at the discr</w:t>
            </w:r>
            <w:r>
              <w:rPr>
                <w:rStyle w:val="reqtext"/>
                <w:lang w:val="en-CA"/>
              </w:rPr>
              <w:t xml:space="preserve">etion of the data provider and </w:t>
            </w:r>
            <w:r w:rsidRPr="00C009EA">
              <w:rPr>
                <w:rStyle w:val="reqtext"/>
                <w:lang w:val="en-CA"/>
              </w:rPr>
              <w:t>may be a single event selected from the geologic feature's geological history or a value summarising the all or part of the feature's history.</w:t>
            </w:r>
          </w:p>
        </w:tc>
      </w:tr>
    </w:tbl>
    <w:p w14:paraId="49D03D44" w14:textId="77777777" w:rsidR="002C1116" w:rsidRDefault="002C1116" w:rsidP="002C1116"/>
    <w:p w14:paraId="15764B4A" w14:textId="27D36736" w:rsidR="002C1116" w:rsidRPr="00D608A4" w:rsidRDefault="002C1116" w:rsidP="002C1116">
      <w:pPr>
        <w:pStyle w:val="Heading4"/>
      </w:pPr>
      <w:r w:rsidRPr="00D970E9">
        <w:t>representative</w:t>
      </w:r>
      <w:r>
        <w:t>Older</w:t>
      </w:r>
      <w:r w:rsidRPr="00D970E9">
        <w:t>Age_uri</w:t>
      </w:r>
    </w:p>
    <w:p w14:paraId="7633035C" w14:textId="77777777" w:rsidR="002C1116" w:rsidRDefault="002C1116" w:rsidP="002C1116">
      <w:pPr>
        <w:rPr>
          <w:lang w:val="en-CA"/>
        </w:rPr>
      </w:pPr>
      <w:r>
        <w:rPr>
          <w:lang w:val="en-CA"/>
        </w:rPr>
        <w:t xml:space="preserve">The property </w:t>
      </w:r>
      <w:r w:rsidRPr="00F16431">
        <w:rPr>
          <w:rStyle w:val="Entity"/>
        </w:rPr>
        <w:t>representativeOlderAge_uri</w:t>
      </w:r>
      <w:proofErr w:type="gramStart"/>
      <w:r w:rsidRPr="00F16431">
        <w:rPr>
          <w:rStyle w:val="Entity"/>
        </w:rPr>
        <w:t>:Primitive</w:t>
      </w:r>
      <w:proofErr w:type="gramEnd"/>
      <w:r w:rsidRPr="00F16431">
        <w:rPr>
          <w:rStyle w:val="Entity"/>
        </w:rPr>
        <w:t>::CharacterString</w:t>
      </w:r>
      <w:r w:rsidDel="00253146">
        <w:rPr>
          <w:lang w:val="en-CA"/>
        </w:rPr>
        <w:t xml:space="preserve"> </w:t>
      </w:r>
      <w:r>
        <w:rPr>
          <w:lang w:val="en-CA"/>
        </w:rPr>
        <w:t xml:space="preserve">shall contain a </w:t>
      </w:r>
      <w:r w:rsidRPr="00C17A19">
        <w:rPr>
          <w:lang w:val="en-CA"/>
        </w:rPr>
        <w:t xml:space="preserve">URI referring to a controlled concept specifying the most representative lower value in a range of stratigraphic age intervals for the </w:t>
      </w:r>
      <w:r w:rsidRPr="00F16431">
        <w:rPr>
          <w:rStyle w:val="Entity"/>
        </w:rPr>
        <w:t>GeologicUnit</w:t>
      </w:r>
      <w:r w:rsidRPr="00C17A19">
        <w:rPr>
          <w:lang w:val="en-CA"/>
        </w:rPr>
        <w:t>. This will be defined entirely at the discretion of the data provider and may be a single event selected from the geologic feature's geological history or a value summarising the all or part of the feature's history.</w:t>
      </w:r>
    </w:p>
    <w:p w14:paraId="742B5DCD" w14:textId="77777777" w:rsidR="0069087E" w:rsidRDefault="0069087E" w:rsidP="002C1116">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037CF9EC" w14:textId="77777777" w:rsidTr="003811C7">
        <w:trPr>
          <w:cantSplit/>
        </w:trPr>
        <w:tc>
          <w:tcPr>
            <w:tcW w:w="4219" w:type="dxa"/>
            <w:tcBorders>
              <w:right w:val="nil"/>
            </w:tcBorders>
            <w:shd w:val="clear" w:color="auto" w:fill="auto"/>
          </w:tcPr>
          <w:p w14:paraId="1E14EA71" w14:textId="66A1D854"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/gsml4-lite/geologicunitview-representativeOlderAge</w:t>
            </w:r>
          </w:p>
        </w:tc>
        <w:tc>
          <w:tcPr>
            <w:tcW w:w="4678" w:type="dxa"/>
            <w:tcBorders>
              <w:left w:val="nil"/>
            </w:tcBorders>
            <w:shd w:val="clear" w:color="auto" w:fill="auto"/>
          </w:tcPr>
          <w:p w14:paraId="2372BB02" w14:textId="77777777" w:rsidR="002C1116" w:rsidRPr="00D12552" w:rsidRDefault="002C1116" w:rsidP="003811C7">
            <w:pPr>
              <w:pStyle w:val="Tabletext10"/>
              <w:jc w:val="left"/>
              <w:rPr>
                <w:rStyle w:val="reqtext"/>
                <w:lang w:val="en-CA"/>
              </w:rPr>
            </w:pPr>
            <w:proofErr w:type="gramStart"/>
            <w:r w:rsidRPr="00F16431">
              <w:rPr>
                <w:rStyle w:val="Entity"/>
              </w:rPr>
              <w:t>representativeOlderAge_uri</w:t>
            </w:r>
            <w:proofErr w:type="gramEnd"/>
            <w:r w:rsidRPr="001D519F">
              <w:rPr>
                <w:rStyle w:val="reqtext"/>
                <w:lang w:val="en-CA"/>
              </w:rPr>
              <w:t xml:space="preserve"> </w:t>
            </w:r>
            <w:r>
              <w:rPr>
                <w:rStyle w:val="reqtext"/>
                <w:lang w:val="en-CA"/>
              </w:rPr>
              <w:t>value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6C8C7D11" w14:textId="77777777" w:rsidR="002C1116" w:rsidRDefault="002C1116" w:rsidP="002C1116">
      <w:pPr>
        <w:rPr>
          <w:lang w:val="en-CA"/>
        </w:rPr>
      </w:pPr>
    </w:p>
    <w:p w14:paraId="71FB549C" w14:textId="2B6CA274" w:rsidR="002C1116" w:rsidRPr="00D608A4" w:rsidRDefault="002C1116" w:rsidP="002C1116">
      <w:pPr>
        <w:pStyle w:val="Heading4"/>
      </w:pPr>
      <w:r w:rsidRPr="00D970E9">
        <w:t>representative</w:t>
      </w:r>
      <w:r>
        <w:t>Younger</w:t>
      </w:r>
      <w:r w:rsidRPr="00D970E9">
        <w:t>Age_uri</w:t>
      </w:r>
    </w:p>
    <w:p w14:paraId="51E9D1EB" w14:textId="77777777" w:rsidR="002C1116" w:rsidRDefault="002C1116" w:rsidP="002C1116">
      <w:pPr>
        <w:rPr>
          <w:lang w:val="en-CA"/>
        </w:rPr>
      </w:pPr>
      <w:r>
        <w:rPr>
          <w:lang w:val="en-CA"/>
        </w:rPr>
        <w:t xml:space="preserve">The property </w:t>
      </w:r>
      <w:r w:rsidRPr="00F16431">
        <w:rPr>
          <w:rStyle w:val="Entity"/>
        </w:rPr>
        <w:t>representativeYoungerAge_uri</w:t>
      </w:r>
      <w:proofErr w:type="gramStart"/>
      <w:r w:rsidRPr="00F16431">
        <w:rPr>
          <w:rStyle w:val="Entity"/>
        </w:rPr>
        <w:t>:Primitive</w:t>
      </w:r>
      <w:proofErr w:type="gramEnd"/>
      <w:r w:rsidRPr="00F16431">
        <w:rPr>
          <w:rStyle w:val="Entity"/>
        </w:rPr>
        <w:t>::CharacterString</w:t>
      </w:r>
      <w:r w:rsidDel="00253146">
        <w:rPr>
          <w:lang w:val="en-CA"/>
        </w:rPr>
        <w:t xml:space="preserve"> </w:t>
      </w:r>
      <w:r>
        <w:rPr>
          <w:lang w:val="en-CA"/>
        </w:rPr>
        <w:t xml:space="preserve">shall contain a </w:t>
      </w:r>
      <w:r w:rsidRPr="00C17A19">
        <w:rPr>
          <w:lang w:val="en-CA"/>
        </w:rPr>
        <w:t xml:space="preserve">URI referring to a controlled concept specifying the most representative upper value in a range of stratigraphic age intervals for the </w:t>
      </w:r>
      <w:r w:rsidRPr="00F16431">
        <w:rPr>
          <w:rStyle w:val="Entity"/>
        </w:rPr>
        <w:t>GeologicUnit</w:t>
      </w:r>
      <w:r w:rsidRPr="00C17A19">
        <w:rPr>
          <w:lang w:val="en-CA"/>
        </w:rPr>
        <w:t>. This will be defined entirely at the discretion of the data provider and may be a single event selected from the geologic feature's geological history or a value summarising the all or part of the feature's history.</w:t>
      </w:r>
    </w:p>
    <w:p w14:paraId="01A106A0" w14:textId="77777777" w:rsidR="0069087E" w:rsidRDefault="0069087E" w:rsidP="002C1116">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694F4474" w14:textId="77777777" w:rsidTr="003811C7">
        <w:trPr>
          <w:cantSplit/>
        </w:trPr>
        <w:tc>
          <w:tcPr>
            <w:tcW w:w="4219" w:type="dxa"/>
            <w:tcBorders>
              <w:right w:val="nil"/>
            </w:tcBorders>
            <w:shd w:val="clear" w:color="auto" w:fill="auto"/>
          </w:tcPr>
          <w:p w14:paraId="1226F7EB" w14:textId="34A8D99D"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/gsml4-lite/geologicunitview-representativeYoungerAge</w:t>
            </w:r>
          </w:p>
        </w:tc>
        <w:tc>
          <w:tcPr>
            <w:tcW w:w="4678" w:type="dxa"/>
            <w:tcBorders>
              <w:left w:val="nil"/>
            </w:tcBorders>
            <w:shd w:val="clear" w:color="auto" w:fill="auto"/>
          </w:tcPr>
          <w:p w14:paraId="7C01BA26" w14:textId="77777777" w:rsidR="002C1116" w:rsidRPr="00D12552" w:rsidRDefault="002C1116" w:rsidP="003811C7">
            <w:pPr>
              <w:pStyle w:val="Tabletext10"/>
              <w:jc w:val="left"/>
              <w:rPr>
                <w:rStyle w:val="reqtext"/>
                <w:lang w:val="en-CA"/>
              </w:rPr>
            </w:pPr>
            <w:proofErr w:type="gramStart"/>
            <w:r w:rsidRPr="00F16431">
              <w:rPr>
                <w:rStyle w:val="Entity"/>
              </w:rPr>
              <w:t>representativeYoungerAge_uri</w:t>
            </w:r>
            <w:proofErr w:type="gramEnd"/>
            <w:r w:rsidRPr="00F16431">
              <w:rPr>
                <w:rStyle w:val="Entity"/>
              </w:rPr>
              <w:t xml:space="preserve"> </w:t>
            </w:r>
            <w:r>
              <w:rPr>
                <w:rStyle w:val="reqtext"/>
                <w:lang w:val="en-CA"/>
              </w:rPr>
              <w:t>value SHALL refer</w:t>
            </w:r>
            <w:r w:rsidRPr="00C71FFD">
              <w:rPr>
                <w:rStyle w:val="reqtext"/>
                <w:lang w:val="en-CA"/>
              </w:rPr>
              <w:t xml:space="preserve"> to a controlled concept specifying the most representative upper value in a range of stratigraphic age intervals for the </w:t>
            </w:r>
            <w:r w:rsidRPr="00F16431">
              <w:rPr>
                <w:rStyle w:val="Entity"/>
              </w:rPr>
              <w:t>GeologicUnit</w:t>
            </w:r>
            <w:r w:rsidRPr="00C71FFD">
              <w:rPr>
                <w:rStyle w:val="reqtext"/>
                <w:lang w:val="en-CA"/>
              </w:rPr>
              <w: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210211B3" w14:textId="77777777" w:rsidR="002C1116" w:rsidRDefault="002C1116" w:rsidP="002C1116">
      <w:pPr>
        <w:rPr>
          <w:lang w:val="en-CA"/>
        </w:rPr>
      </w:pPr>
    </w:p>
    <w:p w14:paraId="79916ABE" w14:textId="5076C527" w:rsidR="002C1116" w:rsidRPr="00C17A19" w:rsidRDefault="002C1116" w:rsidP="002C1116">
      <w:pPr>
        <w:pStyle w:val="Heading4"/>
      </w:pPr>
      <w:r w:rsidRPr="00C17A19">
        <w:lastRenderedPageBreak/>
        <w:t>specification_uri</w:t>
      </w:r>
    </w:p>
    <w:p w14:paraId="5AB8FEBF" w14:textId="77777777" w:rsidR="002C1116" w:rsidRDefault="002C1116" w:rsidP="002C1116">
      <w:r>
        <w:t xml:space="preserve">If present, the property </w:t>
      </w:r>
      <w:r w:rsidRPr="00F16431">
        <w:rPr>
          <w:rStyle w:val="Entity"/>
        </w:rPr>
        <w:t>specification_uri</w:t>
      </w:r>
      <w:proofErr w:type="gramStart"/>
      <w:r w:rsidRPr="00F16431">
        <w:rPr>
          <w:rStyle w:val="Entity"/>
        </w:rPr>
        <w:t>:Primitive</w:t>
      </w:r>
      <w:proofErr w:type="gramEnd"/>
      <w:r w:rsidRPr="00F16431">
        <w:rPr>
          <w:rStyle w:val="Entity"/>
        </w:rPr>
        <w:t>::CharacterString</w:t>
      </w:r>
      <w:r w:rsidRPr="00F16431" w:rsidDel="00253146">
        <w:rPr>
          <w:rStyle w:val="Entity"/>
        </w:rPr>
        <w:t xml:space="preserve"> </w:t>
      </w:r>
      <w:r>
        <w:t xml:space="preserve">shall contain a </w:t>
      </w:r>
      <w:r w:rsidRPr="00C17A19">
        <w:t xml:space="preserve">URI referring the GeoSciML </w:t>
      </w:r>
      <w:r w:rsidRPr="00F16431">
        <w:rPr>
          <w:rStyle w:val="Entity"/>
        </w:rPr>
        <w:t>GeologicUnit</w:t>
      </w:r>
      <w:r w:rsidRPr="00C17A19">
        <w:t xml:space="preserve"> feature that describes the instance in detail. </w:t>
      </w:r>
    </w:p>
    <w:p w14:paraId="0611CBD1" w14:textId="77777777" w:rsidR="002C1116" w:rsidRDefault="002C1116" w:rsidP="002C1116"/>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50CDE9DF" w14:textId="77777777" w:rsidTr="003811C7">
        <w:trPr>
          <w:cantSplit/>
        </w:trPr>
        <w:tc>
          <w:tcPr>
            <w:tcW w:w="4219" w:type="dxa"/>
            <w:tcBorders>
              <w:right w:val="nil"/>
            </w:tcBorders>
            <w:shd w:val="clear" w:color="auto" w:fill="auto"/>
          </w:tcPr>
          <w:p w14:paraId="73C4D003" w14:textId="7C032EB5"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/gsml4-lite/geologicunitview-specification</w:t>
            </w:r>
          </w:p>
        </w:tc>
        <w:tc>
          <w:tcPr>
            <w:tcW w:w="4678" w:type="dxa"/>
            <w:tcBorders>
              <w:left w:val="nil"/>
            </w:tcBorders>
            <w:shd w:val="clear" w:color="auto" w:fill="auto"/>
          </w:tcPr>
          <w:p w14:paraId="606D010B" w14:textId="0EFE7357" w:rsidR="002C1116" w:rsidRPr="00D12552" w:rsidRDefault="002C1116" w:rsidP="00353E0B">
            <w:pPr>
              <w:pStyle w:val="Tabletext10"/>
              <w:jc w:val="left"/>
              <w:rPr>
                <w:rStyle w:val="reqtext"/>
                <w:lang w:val="en-CA"/>
              </w:rPr>
            </w:pPr>
            <w:proofErr w:type="gramStart"/>
            <w:r>
              <w:rPr>
                <w:rStyle w:val="reqtext"/>
                <w:lang w:val="en-CA"/>
              </w:rPr>
              <w:t>specification_uri</w:t>
            </w:r>
            <w:proofErr w:type="gramEnd"/>
            <w:r>
              <w:rPr>
                <w:rStyle w:val="reqtext"/>
                <w:lang w:val="en-CA"/>
              </w:rPr>
              <w:t xml:space="preserve"> value SHOULD</w:t>
            </w:r>
            <w:r w:rsidRPr="00C71FFD">
              <w:rPr>
                <w:rStyle w:val="reqtext"/>
                <w:lang w:val="en-CA"/>
              </w:rPr>
              <w:t xml:space="preserve"> refer the GeoSciML GeologicUnit feature that describes the instance in det</w:t>
            </w:r>
            <w:r w:rsidR="00353E0B">
              <w:rPr>
                <w:rStyle w:val="reqtext"/>
                <w:lang w:val="en-CA"/>
              </w:rPr>
              <w:t xml:space="preserve">ail. </w:t>
            </w:r>
          </w:p>
        </w:tc>
      </w:tr>
    </w:tbl>
    <w:p w14:paraId="0691F8EA" w14:textId="77777777" w:rsidR="002C1116" w:rsidRDefault="002C1116" w:rsidP="002C1116"/>
    <w:p w14:paraId="08FA3F11" w14:textId="22EBE75F" w:rsidR="002C1116" w:rsidRPr="00C17A19" w:rsidRDefault="002C1116" w:rsidP="002C1116">
      <w:pPr>
        <w:pStyle w:val="Heading4"/>
      </w:pPr>
      <w:r>
        <w:t>metadata_uri</w:t>
      </w:r>
    </w:p>
    <w:p w14:paraId="0352159E" w14:textId="152C08D9" w:rsidR="002C1116" w:rsidRDefault="002C1116" w:rsidP="002C1116">
      <w:r>
        <w:t>If present, t</w:t>
      </w:r>
      <w:r w:rsidRPr="009E36A6">
        <w:t xml:space="preserve">he </w:t>
      </w:r>
      <w:r w:rsidRPr="00F16431">
        <w:rPr>
          <w:rStyle w:val="Entity"/>
        </w:rPr>
        <w:t>property metadata_uri</w:t>
      </w:r>
      <w:proofErr w:type="gramStart"/>
      <w:r w:rsidRPr="00F16431">
        <w:rPr>
          <w:rStyle w:val="Entity"/>
        </w:rPr>
        <w:t>:Primitive</w:t>
      </w:r>
      <w:proofErr w:type="gramEnd"/>
      <w:r w:rsidRPr="00F16431">
        <w:rPr>
          <w:rStyle w:val="Entity"/>
        </w:rPr>
        <w:t>::CharacterString</w:t>
      </w:r>
      <w:r w:rsidRPr="00F16431" w:rsidDel="00253146">
        <w:rPr>
          <w:rStyle w:val="Entity"/>
        </w:rPr>
        <w:t xml:space="preserve"> </w:t>
      </w:r>
      <w:r w:rsidRPr="009E36A6">
        <w:t>contain</w:t>
      </w:r>
      <w:r w:rsidR="0069087E">
        <w:t>s</w:t>
      </w:r>
      <w:r w:rsidRPr="009E36A6">
        <w:t xml:space="preserve"> a URI referring to a metadata record de</w:t>
      </w:r>
      <w:r>
        <w:t>scribing the provenance of data</w:t>
      </w:r>
      <w:r w:rsidRPr="00C17A19">
        <w:t>.</w:t>
      </w:r>
    </w:p>
    <w:p w14:paraId="3EA41406" w14:textId="48AF4425" w:rsidR="002C1116" w:rsidRPr="00C17A19" w:rsidRDefault="002C1116" w:rsidP="002C1116">
      <w:pPr>
        <w:pStyle w:val="Heading4"/>
      </w:pPr>
      <w:r w:rsidRPr="00C17A19">
        <w:t>genericSymbolizer</w:t>
      </w:r>
    </w:p>
    <w:p w14:paraId="37A0F496" w14:textId="77777777" w:rsidR="002C1116" w:rsidRDefault="002C1116" w:rsidP="002C1116">
      <w:r>
        <w:t xml:space="preserve">If present, the property </w:t>
      </w:r>
      <w:r w:rsidRPr="00F16431">
        <w:rPr>
          <w:rStyle w:val="Entity"/>
        </w:rPr>
        <w:t>genericSymbolizer</w:t>
      </w:r>
      <w:proofErr w:type="gramStart"/>
      <w:r w:rsidRPr="00F16431">
        <w:rPr>
          <w:rStyle w:val="Entity"/>
        </w:rPr>
        <w:t>:CharacterString</w:t>
      </w:r>
      <w:proofErr w:type="gramEnd"/>
      <w:r>
        <w:t xml:space="preserve"> contains an identifier</w:t>
      </w:r>
      <w:r w:rsidRPr="00C17A19">
        <w:t xml:space="preserve"> for a symbol from standard (locally or community defined) symbolization scheme for portrayal.</w:t>
      </w:r>
    </w:p>
    <w:p w14:paraId="3F4A3053" w14:textId="6B1A8E46" w:rsidR="002C1116" w:rsidRDefault="002C1116" w:rsidP="002C1116">
      <w:pPr>
        <w:pStyle w:val="Heading4"/>
      </w:pPr>
      <w:r>
        <w:t>s</w:t>
      </w:r>
      <w:r w:rsidRPr="004E3A57">
        <w:t>hape</w:t>
      </w:r>
    </w:p>
    <w:p w14:paraId="1C2CADEE" w14:textId="77777777" w:rsidR="002C1116" w:rsidRDefault="002C1116" w:rsidP="002C1116">
      <w:r>
        <w:t xml:space="preserve">The property </w:t>
      </w:r>
      <w:r w:rsidRPr="00F16431">
        <w:rPr>
          <w:rStyle w:val="Entity"/>
        </w:rPr>
        <w:t>shape</w:t>
      </w:r>
      <w:proofErr w:type="gramStart"/>
      <w:r w:rsidRPr="00F16431">
        <w:rPr>
          <w:rStyle w:val="Entity"/>
        </w:rPr>
        <w:t>:GEO</w:t>
      </w:r>
      <w:proofErr w:type="gramEnd"/>
      <w:r w:rsidRPr="00F16431">
        <w:rPr>
          <w:rStyle w:val="Entity"/>
        </w:rPr>
        <w:t>::GM_Object</w:t>
      </w:r>
      <w:r>
        <w:t xml:space="preserve"> contains a geometry </w:t>
      </w:r>
      <w:r w:rsidRPr="004E3A57">
        <w:t>defining the extent of the feature of interest.</w:t>
      </w:r>
      <w:r>
        <w:t xml:space="preserve">  </w:t>
      </w:r>
    </w:p>
    <w:p w14:paraId="79194BC3" w14:textId="0FA0F101" w:rsidR="002C1116" w:rsidRDefault="0069087E" w:rsidP="002C1116">
      <w:pPr>
        <w:pStyle w:val="Heading4"/>
      </w:pPr>
      <w:r>
        <w:t>a</w:t>
      </w:r>
      <w:r w:rsidR="002C1116" w:rsidRPr="004E3A57">
        <w:t>ny</w:t>
      </w:r>
    </w:p>
    <w:p w14:paraId="75B6DCEA" w14:textId="74A718B7" w:rsidR="002C1116" w:rsidRPr="002B6140" w:rsidRDefault="002C1116" w:rsidP="002C1116">
      <w:r>
        <w:t xml:space="preserve">A data provider </w:t>
      </w:r>
      <w:r w:rsidR="00084AC2">
        <w:t>may</w:t>
      </w:r>
      <w:r>
        <w:t xml:space="preserve"> add an arbitrary number of extra properties, as long as the instance is conformant to GML Simple Feature Level 0. </w:t>
      </w:r>
    </w:p>
    <w:p w14:paraId="0345E6A9" w14:textId="77777777" w:rsidR="002C1116" w:rsidRDefault="002C1116" w:rsidP="002C1116"/>
    <w:p w14:paraId="2BAE995E" w14:textId="77777777" w:rsidR="002C1116" w:rsidRDefault="002C1116" w:rsidP="002C1116">
      <w:pPr>
        <w:pStyle w:val="Heading3"/>
        <w:rPr>
          <w:lang w:val="en-CA"/>
        </w:rPr>
      </w:pPr>
      <w:bookmarkStart w:id="542" w:name="_Toc456947002"/>
      <w:r w:rsidRPr="00D14AF0">
        <w:rPr>
          <w:lang w:val="en-CA"/>
        </w:rPr>
        <w:t>BoreholeView</w:t>
      </w:r>
      <w:bookmarkEnd w:id="542"/>
    </w:p>
    <w:p w14:paraId="643E78ED" w14:textId="77777777" w:rsidR="002C1116" w:rsidRDefault="002C1116" w:rsidP="002C1116">
      <w:pPr>
        <w:autoSpaceDE w:val="0"/>
        <w:autoSpaceDN w:val="0"/>
        <w:adjustRightInd w:val="0"/>
        <w:spacing w:after="0" w:line="240" w:lineRule="atLeast"/>
        <w:rPr>
          <w:rFonts w:cs="Arial"/>
          <w:color w:val="000000"/>
          <w:lang w:val="en-CA"/>
        </w:rPr>
      </w:pPr>
    </w:p>
    <w:p w14:paraId="4BB1FB68" w14:textId="77777777" w:rsidR="002C1116" w:rsidRDefault="002C1116" w:rsidP="002C1116">
      <w:pPr>
        <w:autoSpaceDE w:val="0"/>
        <w:autoSpaceDN w:val="0"/>
        <w:adjustRightInd w:val="0"/>
        <w:spacing w:after="0" w:line="240" w:lineRule="atLeast"/>
        <w:rPr>
          <w:rFonts w:cs="Arial"/>
          <w:color w:val="000000"/>
          <w:lang w:val="en-CA"/>
        </w:rPr>
      </w:pPr>
      <w:r w:rsidRPr="00F16431">
        <w:rPr>
          <w:rStyle w:val="Entity"/>
        </w:rPr>
        <w:t>BoreholeView</w:t>
      </w:r>
      <w:r>
        <w:rPr>
          <w:rFonts w:cs="Arial"/>
          <w:color w:val="000000"/>
          <w:lang w:val="en-CA"/>
        </w:rPr>
        <w:t xml:space="preserve"> is a s</w:t>
      </w:r>
      <w:r w:rsidRPr="00D14AF0">
        <w:rPr>
          <w:rFonts w:cs="Arial"/>
          <w:color w:val="000000"/>
          <w:lang w:val="en-CA"/>
        </w:rPr>
        <w:t xml:space="preserve">implified view of a GeoSciML </w:t>
      </w:r>
      <w:r w:rsidRPr="00F16431">
        <w:rPr>
          <w:rStyle w:val="Entity"/>
        </w:rPr>
        <w:t>Borehole</w:t>
      </w:r>
      <w:r w:rsidRPr="00D14AF0">
        <w:rPr>
          <w:rFonts w:cs="Arial"/>
          <w:color w:val="000000"/>
          <w:lang w:val="en-CA"/>
        </w:rPr>
        <w:t xml:space="preserve">. In GeoSciML terms, this will be an instance of a </w:t>
      </w:r>
      <w:r w:rsidRPr="00F16431">
        <w:rPr>
          <w:rStyle w:val="Entity"/>
        </w:rPr>
        <w:t>Borehole</w:t>
      </w:r>
      <w:r w:rsidRPr="00D14AF0">
        <w:rPr>
          <w:rFonts w:cs="Arial"/>
          <w:color w:val="000000"/>
          <w:lang w:val="en-CA"/>
        </w:rPr>
        <w:t xml:space="preserv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606A06C" w14:textId="77777777" w:rsidR="002C1116" w:rsidRDefault="002C1116" w:rsidP="002C1116">
      <w:pPr>
        <w:autoSpaceDE w:val="0"/>
        <w:autoSpaceDN w:val="0"/>
        <w:adjustRightInd w:val="0"/>
        <w:spacing w:after="0" w:line="240" w:lineRule="atLeast"/>
        <w:rPr>
          <w:rFonts w:cs="Arial"/>
          <w:color w:val="000000"/>
          <w:lang w:val="en-CA"/>
        </w:rPr>
      </w:pPr>
    </w:p>
    <w:p w14:paraId="47450854"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3E5D6817" w14:textId="77777777" w:rsidR="002C1116" w:rsidRDefault="002C1116" w:rsidP="002C1116">
      <w:pPr>
        <w:keepNext/>
        <w:autoSpaceDE w:val="0"/>
        <w:autoSpaceDN w:val="0"/>
        <w:adjustRightInd w:val="0"/>
        <w:spacing w:after="0" w:line="240" w:lineRule="atLeast"/>
        <w:jc w:val="center"/>
      </w:pPr>
      <w:r>
        <w:rPr>
          <w:noProof/>
          <w:lang w:val="en-CA" w:eastAsia="en-CA"/>
        </w:rPr>
        <w:drawing>
          <wp:inline distT="0" distB="0" distL="0" distR="0" wp14:anchorId="3CDAB35A" wp14:editId="2D1F591D">
            <wp:extent cx="2543175" cy="364807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543175" cy="3648075"/>
                    </a:xfrm>
                    <a:prstGeom prst="rect">
                      <a:avLst/>
                    </a:prstGeom>
                    <a:noFill/>
                    <a:ln>
                      <a:noFill/>
                    </a:ln>
                  </pic:spPr>
                </pic:pic>
              </a:graphicData>
            </a:graphic>
          </wp:inline>
        </w:drawing>
      </w:r>
    </w:p>
    <w:p w14:paraId="206F1193" w14:textId="77777777" w:rsidR="002C1116" w:rsidRPr="00F8032B" w:rsidRDefault="002C1116" w:rsidP="002C1116">
      <w:pPr>
        <w:pStyle w:val="Caption"/>
        <w:jc w:val="center"/>
        <w:rPr>
          <w:color w:val="auto"/>
        </w:rPr>
      </w:pPr>
      <w:r w:rsidRPr="00F8032B">
        <w:rPr>
          <w:color w:val="auto"/>
        </w:rPr>
        <w:t xml:space="preserve">Figure </w:t>
      </w:r>
      <w:r w:rsidRPr="00F8032B">
        <w:rPr>
          <w:color w:val="auto"/>
        </w:rPr>
        <w:fldChar w:fldCharType="begin"/>
      </w:r>
      <w:r w:rsidRPr="00F8032B">
        <w:rPr>
          <w:color w:val="auto"/>
        </w:rPr>
        <w:instrText xml:space="preserve"> SEQ Figure \* ARABIC </w:instrText>
      </w:r>
      <w:r w:rsidRPr="00F8032B">
        <w:rPr>
          <w:color w:val="auto"/>
        </w:rPr>
        <w:fldChar w:fldCharType="separate"/>
      </w:r>
      <w:r w:rsidR="00E15963">
        <w:rPr>
          <w:noProof/>
          <w:color w:val="auto"/>
        </w:rPr>
        <w:t>99</w:t>
      </w:r>
      <w:r w:rsidRPr="00F8032B">
        <w:rPr>
          <w:color w:val="auto"/>
        </w:rPr>
        <w:fldChar w:fldCharType="end"/>
      </w:r>
      <w:r w:rsidRPr="00F8032B">
        <w:rPr>
          <w:color w:val="auto"/>
        </w:rPr>
        <w:t xml:space="preserve">:  BoreholeView </w:t>
      </w:r>
      <w:r>
        <w:rPr>
          <w:color w:val="auto"/>
        </w:rPr>
        <w:t>feature type.</w:t>
      </w:r>
    </w:p>
    <w:p w14:paraId="6001F85C" w14:textId="77777777" w:rsidR="002C1116" w:rsidRDefault="002C1116" w:rsidP="002C1116">
      <w:pPr>
        <w:pStyle w:val="Heading4"/>
        <w:rPr>
          <w:lang w:val="en-CA"/>
        </w:rPr>
      </w:pPr>
      <w:r>
        <w:rPr>
          <w:lang w:val="en-CA"/>
        </w:rPr>
        <w:t>Mapping</w:t>
      </w:r>
    </w:p>
    <w:p w14:paraId="46A1D7F5" w14:textId="77777777" w:rsidR="002C1116" w:rsidRDefault="002C1116" w:rsidP="002C1116">
      <w:pPr>
        <w:rPr>
          <w:lang w:val="en-CA"/>
        </w:rPr>
      </w:pPr>
    </w:p>
    <w:tbl>
      <w:tblPr>
        <w:tblStyle w:val="LightShading"/>
        <w:tblW w:w="5000" w:type="pct"/>
        <w:tblLook w:val="04A0" w:firstRow="1" w:lastRow="0" w:firstColumn="1" w:lastColumn="0" w:noHBand="0" w:noVBand="1"/>
      </w:tblPr>
      <w:tblGrid>
        <w:gridCol w:w="1872"/>
        <w:gridCol w:w="6984"/>
      </w:tblGrid>
      <w:tr w:rsidR="002C1116" w:rsidRPr="00373E5D" w14:paraId="7D073991"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tcPr>
          <w:p w14:paraId="49E6B97B" w14:textId="77777777" w:rsidR="002C1116" w:rsidRPr="00373E5D" w:rsidRDefault="002C1116" w:rsidP="003811C7">
            <w:pPr>
              <w:spacing w:after="0"/>
              <w:rPr>
                <w:rFonts w:ascii="Consolas" w:hAnsi="Consolas" w:cs="Consolas"/>
                <w:sz w:val="18"/>
                <w:szCs w:val="18"/>
                <w:lang w:val="en-CA" w:eastAsia="en-CA"/>
              </w:rPr>
            </w:pPr>
            <w:r>
              <w:rPr>
                <w:rFonts w:ascii="Consolas" w:hAnsi="Consolas" w:cs="Consolas"/>
                <w:sz w:val="18"/>
                <w:szCs w:val="18"/>
                <w:lang w:val="en-CA" w:eastAsia="en-CA"/>
              </w:rPr>
              <w:t>Property</w:t>
            </w:r>
          </w:p>
        </w:tc>
        <w:tc>
          <w:tcPr>
            <w:tcW w:w="6838" w:type="dxa"/>
          </w:tcPr>
          <w:p w14:paraId="3366779B" w14:textId="77777777" w:rsidR="002C1116" w:rsidRPr="00373E5D"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 xml:space="preserve">Mapping from </w:t>
            </w:r>
            <w:r w:rsidRPr="00F16431">
              <w:rPr>
                <w:rStyle w:val="Entity"/>
              </w:rPr>
              <w:t>Borehole</w:t>
            </w:r>
          </w:p>
        </w:tc>
      </w:tr>
      <w:tr w:rsidR="002C1116" w:rsidRPr="00373E5D" w14:paraId="4BA4FCB0"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19385BBA"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identifier</w:t>
            </w:r>
          </w:p>
        </w:tc>
        <w:tc>
          <w:tcPr>
            <w:tcW w:w="6838" w:type="dxa"/>
            <w:hideMark/>
          </w:tcPr>
          <w:p w14:paraId="22239F5A"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identifier</w:t>
            </w:r>
          </w:p>
        </w:tc>
      </w:tr>
      <w:tr w:rsidR="002C1116" w:rsidRPr="00373E5D" w14:paraId="4E802536"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137EC03C" w14:textId="24BBA771" w:rsidR="002C1116" w:rsidRPr="00373E5D" w:rsidRDefault="00005D4F"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N</w:t>
            </w:r>
            <w:r w:rsidR="002C1116" w:rsidRPr="00373E5D">
              <w:rPr>
                <w:rFonts w:ascii="Consolas" w:hAnsi="Consolas" w:cs="Consolas"/>
                <w:sz w:val="18"/>
                <w:szCs w:val="18"/>
                <w:lang w:val="en-CA" w:eastAsia="en-CA"/>
              </w:rPr>
              <w:t>ame</w:t>
            </w:r>
          </w:p>
        </w:tc>
        <w:tc>
          <w:tcPr>
            <w:tcW w:w="6838" w:type="dxa"/>
            <w:hideMark/>
          </w:tcPr>
          <w:p w14:paraId="00A17E8A"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name 1</w:t>
            </w:r>
          </w:p>
        </w:tc>
      </w:tr>
      <w:tr w:rsidR="002C1116" w:rsidRPr="00373E5D" w14:paraId="0B61A760"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2520617C"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description</w:t>
            </w:r>
          </w:p>
        </w:tc>
        <w:tc>
          <w:tcPr>
            <w:tcW w:w="6838" w:type="dxa"/>
            <w:hideMark/>
          </w:tcPr>
          <w:p w14:paraId="6648A152"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description</w:t>
            </w:r>
          </w:p>
        </w:tc>
      </w:tr>
      <w:tr w:rsidR="002C1116" w:rsidRPr="00373E5D" w14:paraId="6E1A58FE"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3C5EC685"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purpose</w:t>
            </w:r>
          </w:p>
        </w:tc>
        <w:tc>
          <w:tcPr>
            <w:tcW w:w="6838" w:type="dxa"/>
            <w:hideMark/>
          </w:tcPr>
          <w:p w14:paraId="1AF2C272"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indexData:BoreholeDetails::purpose 1 2</w:t>
            </w:r>
          </w:p>
        </w:tc>
      </w:tr>
      <w:tr w:rsidR="002C1116" w:rsidRPr="00373E5D" w14:paraId="1FD1F5BE"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3D4F05A" w14:textId="3271D6E3" w:rsidR="002C1116" w:rsidRPr="00373E5D" w:rsidRDefault="00005D4F" w:rsidP="003811C7">
            <w:pPr>
              <w:spacing w:after="0"/>
              <w:rPr>
                <w:rFonts w:ascii="Consolas" w:hAnsi="Consolas" w:cs="Consolas"/>
                <w:sz w:val="18"/>
                <w:szCs w:val="18"/>
                <w:lang w:val="en-CA" w:eastAsia="en-CA"/>
              </w:rPr>
            </w:pPr>
            <w:r>
              <w:rPr>
                <w:rFonts w:ascii="Consolas" w:hAnsi="Consolas" w:cs="Consolas"/>
                <w:sz w:val="18"/>
                <w:szCs w:val="18"/>
                <w:lang w:val="en-CA" w:eastAsia="en-CA"/>
              </w:rPr>
              <w:t>s</w:t>
            </w:r>
            <w:r w:rsidR="002C1116" w:rsidRPr="00373E5D">
              <w:rPr>
                <w:rFonts w:ascii="Consolas" w:hAnsi="Consolas" w:cs="Consolas"/>
                <w:sz w:val="18"/>
                <w:szCs w:val="18"/>
                <w:lang w:val="en-CA" w:eastAsia="en-CA"/>
              </w:rPr>
              <w:t>tatus</w:t>
            </w:r>
          </w:p>
        </w:tc>
        <w:tc>
          <w:tcPr>
            <w:tcW w:w="6838" w:type="dxa"/>
            <w:hideMark/>
          </w:tcPr>
          <w:p w14:paraId="1B156BB6"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p>
        </w:tc>
      </w:tr>
      <w:tr w:rsidR="002C1116" w:rsidRPr="00373E5D" w14:paraId="0EBB1573"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4CD3E95"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drillingMethod</w:t>
            </w:r>
          </w:p>
        </w:tc>
        <w:tc>
          <w:tcPr>
            <w:tcW w:w="6838" w:type="dxa"/>
            <w:hideMark/>
          </w:tcPr>
          <w:p w14:paraId="60E6BBAF"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downholeDrillingDetails:DrillingDetails::drillingMethod 1 2</w:t>
            </w:r>
          </w:p>
        </w:tc>
      </w:tr>
      <w:tr w:rsidR="002C1116" w:rsidRPr="00373E5D" w14:paraId="74CCAB2C"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3A328D55"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operator</w:t>
            </w:r>
          </w:p>
        </w:tc>
        <w:tc>
          <w:tcPr>
            <w:tcW w:w="6838" w:type="dxa"/>
            <w:hideMark/>
          </w:tcPr>
          <w:p w14:paraId="4064C454"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indexData:BoreholeDetails::operator:CI_Responsibility::party:CI_Party::name</w:t>
            </w:r>
          </w:p>
        </w:tc>
      </w:tr>
      <w:tr w:rsidR="002C1116" w:rsidRPr="00373E5D" w14:paraId="65B7EBC6"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6ACF9CF6"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driller</w:t>
            </w:r>
          </w:p>
        </w:tc>
        <w:tc>
          <w:tcPr>
            <w:tcW w:w="6838" w:type="dxa"/>
            <w:hideMark/>
          </w:tcPr>
          <w:p w14:paraId="39C56B73"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indexData:BoreholeDetails::driller:CI_Responsibility::party:CI_Party::name</w:t>
            </w:r>
          </w:p>
        </w:tc>
      </w:tr>
      <w:tr w:rsidR="002C1116" w:rsidRPr="00373E5D" w14:paraId="0AED7AC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BDCF254"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drillStartDate</w:t>
            </w:r>
          </w:p>
        </w:tc>
        <w:tc>
          <w:tcPr>
            <w:tcW w:w="6838" w:type="dxa"/>
            <w:hideMark/>
          </w:tcPr>
          <w:p w14:paraId="464973D5"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indexData:BoreholeDetails::dateOfDrilling:TM_Period::begin:TM_Instant::position 1</w:t>
            </w:r>
          </w:p>
        </w:tc>
      </w:tr>
      <w:tr w:rsidR="002C1116" w:rsidRPr="00373E5D" w14:paraId="540FB973"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38B5026"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drillEndDate</w:t>
            </w:r>
          </w:p>
        </w:tc>
        <w:tc>
          <w:tcPr>
            <w:tcW w:w="6838" w:type="dxa"/>
            <w:hideMark/>
          </w:tcPr>
          <w:p w14:paraId="228E9C52"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indexData:BoreholeDetails::dateOfDrilling:TM_Period::end:TM_Instant::position 1</w:t>
            </w:r>
          </w:p>
        </w:tc>
      </w:tr>
      <w:tr w:rsidR="002C1116" w:rsidRPr="00373E5D" w14:paraId="322855CD"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7A4A4B70"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startPoint</w:t>
            </w:r>
          </w:p>
        </w:tc>
        <w:tc>
          <w:tcPr>
            <w:tcW w:w="6838" w:type="dxa"/>
            <w:hideMark/>
          </w:tcPr>
          <w:p w14:paraId="0F3CFFA7"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indexData:BoreholeDetails::startPoint</w:t>
            </w:r>
          </w:p>
        </w:tc>
      </w:tr>
      <w:tr w:rsidR="002C1116" w:rsidRPr="00373E5D" w14:paraId="1804417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07072C9"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inclinationType</w:t>
            </w:r>
          </w:p>
        </w:tc>
        <w:tc>
          <w:tcPr>
            <w:tcW w:w="6838" w:type="dxa"/>
            <w:hideMark/>
          </w:tcPr>
          <w:p w14:paraId="04F076A5"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indexData:BoreholeDetails::inclinationType 2</w:t>
            </w:r>
          </w:p>
        </w:tc>
      </w:tr>
      <w:tr w:rsidR="002C1116" w:rsidRPr="00373E5D" w14:paraId="1FB9A1B9"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764FCABE"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boreholeMaterialCustodian</w:t>
            </w:r>
          </w:p>
        </w:tc>
        <w:tc>
          <w:tcPr>
            <w:tcW w:w="6838" w:type="dxa"/>
            <w:hideMark/>
          </w:tcPr>
          <w:p w14:paraId="6E21BF6D"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indexData:BoreholeDetails::boreholeMaterialCustodian:CI_Responsibility::party:CI_Party::name 1</w:t>
            </w:r>
          </w:p>
        </w:tc>
      </w:tr>
      <w:tr w:rsidR="002C1116" w:rsidRPr="00373E5D" w14:paraId="709AEB0A"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2F7E0A0E"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boreholeLength_m</w:t>
            </w:r>
          </w:p>
        </w:tc>
        <w:tc>
          <w:tcPr>
            <w:tcW w:w="6838" w:type="dxa"/>
            <w:hideMark/>
          </w:tcPr>
          <w:p w14:paraId="11547861"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indexData:BoreholeDetails::boreholeLength:Quantity::value</w:t>
            </w:r>
          </w:p>
        </w:tc>
      </w:tr>
      <w:tr w:rsidR="002C1116" w:rsidRPr="00373E5D" w14:paraId="3D0CB79A"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237DB9E"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lastRenderedPageBreak/>
              <w:t>elevation_m</w:t>
            </w:r>
          </w:p>
        </w:tc>
        <w:tc>
          <w:tcPr>
            <w:tcW w:w="6838" w:type="dxa"/>
            <w:hideMark/>
          </w:tcPr>
          <w:p w14:paraId="33F0EEFA"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referenceLocation:OriginPosition::elevationDirectPosition:::coordinate</w:t>
            </w:r>
          </w:p>
        </w:tc>
      </w:tr>
      <w:tr w:rsidR="002C1116" w:rsidRPr="00373E5D" w14:paraId="5372289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2BEC6411"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elevation_srs</w:t>
            </w:r>
          </w:p>
        </w:tc>
        <w:tc>
          <w:tcPr>
            <w:tcW w:w="6838" w:type="dxa"/>
            <w:hideMark/>
          </w:tcPr>
          <w:p w14:paraId="26C7A0D7"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referenceLocation:OriginPosition::elevation:srsName</w:t>
            </w:r>
          </w:p>
        </w:tc>
      </w:tr>
      <w:tr w:rsidR="002C1116" w:rsidRPr="00373E5D" w14:paraId="14A01BFC"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D8B92C0"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positionalAccuracy</w:t>
            </w:r>
          </w:p>
        </w:tc>
        <w:tc>
          <w:tcPr>
            <w:tcW w:w="6838" w:type="dxa"/>
            <w:hideMark/>
          </w:tcPr>
          <w:p w14:paraId="4E89B98C"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metaDataProperty(…):DQ_PositionalAccuracy 1</w:t>
            </w:r>
          </w:p>
        </w:tc>
      </w:tr>
      <w:tr w:rsidR="002C1116" w:rsidRPr="00373E5D" w14:paraId="4C26B592"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D5E4A24"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source</w:t>
            </w:r>
          </w:p>
        </w:tc>
        <w:tc>
          <w:tcPr>
            <w:tcW w:w="6838" w:type="dxa"/>
            <w:hideMark/>
          </w:tcPr>
          <w:p w14:paraId="054F3EBE"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metaDataProperty:(…):CI_Citation 1</w:t>
            </w:r>
          </w:p>
        </w:tc>
      </w:tr>
      <w:tr w:rsidR="002C1116" w:rsidRPr="00373E5D" w14:paraId="351B906A"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41084E0"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parentBorehole_uri</w:t>
            </w:r>
          </w:p>
        </w:tc>
        <w:tc>
          <w:tcPr>
            <w:tcW w:w="6838" w:type="dxa"/>
            <w:hideMark/>
          </w:tcPr>
          <w:p w14:paraId="08C628E5"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relatedSamplingFeature:SamplingFeatureComplex::relatedSamplingFeature:Borehole::identifier 3</w:t>
            </w:r>
          </w:p>
        </w:tc>
      </w:tr>
      <w:tr w:rsidR="002C1116" w:rsidRPr="00373E5D" w14:paraId="7F753D26"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7D800753"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metadata_uri</w:t>
            </w:r>
          </w:p>
        </w:tc>
        <w:tc>
          <w:tcPr>
            <w:tcW w:w="6838" w:type="dxa"/>
            <w:hideMark/>
          </w:tcPr>
          <w:p w14:paraId="33A5ECAB"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metaDataProperty:MD_Metadata 3</w:t>
            </w:r>
          </w:p>
        </w:tc>
      </w:tr>
      <w:tr w:rsidR="002C1116" w:rsidRPr="00373E5D" w14:paraId="24054C9D"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4FB7E3A0"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genericSymbolizer</w:t>
            </w:r>
          </w:p>
        </w:tc>
        <w:tc>
          <w:tcPr>
            <w:tcW w:w="6838" w:type="dxa"/>
            <w:hideMark/>
          </w:tcPr>
          <w:p w14:paraId="5CA43EAD"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p>
        </w:tc>
      </w:tr>
      <w:tr w:rsidR="002C1116" w:rsidRPr="00373E5D" w14:paraId="1FF4EAD6"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7A58EDBC"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shape</w:t>
            </w:r>
          </w:p>
        </w:tc>
        <w:tc>
          <w:tcPr>
            <w:tcW w:w="6838" w:type="dxa"/>
            <w:hideMark/>
          </w:tcPr>
          <w:p w14:paraId="40A5492C"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shape</w:t>
            </w:r>
          </w:p>
        </w:tc>
      </w:tr>
      <w:tr w:rsidR="002C1116" w:rsidRPr="00373E5D" w14:paraId="2DFA1AEC"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11E1E305"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21CEF10A"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1B01C548" w14:textId="77777777" w:rsidR="002C1116" w:rsidRPr="00373E5D" w:rsidRDefault="002C1116" w:rsidP="003811C7">
            <w:pPr>
              <w:spacing w:after="0"/>
              <w:rPr>
                <w:rFonts w:ascii="Consolas" w:hAnsi="Consolas" w:cs="Consolas"/>
                <w:sz w:val="18"/>
                <w:szCs w:val="18"/>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6EE79950" w14:textId="77777777" w:rsidR="002C1116" w:rsidRDefault="002C1116" w:rsidP="002C1116">
      <w:pPr>
        <w:rPr>
          <w:lang w:val="en-CA"/>
        </w:rPr>
      </w:pPr>
    </w:p>
    <w:p w14:paraId="45F17A23" w14:textId="77777777" w:rsidR="002C1116" w:rsidRPr="00373E5D" w:rsidRDefault="002C1116" w:rsidP="002C1116">
      <w:pPr>
        <w:rPr>
          <w:lang w:val="en-CA"/>
        </w:rPr>
      </w:pPr>
    </w:p>
    <w:p w14:paraId="5BE77617" w14:textId="77777777" w:rsidR="002C1116" w:rsidRDefault="002C1116" w:rsidP="002C1116">
      <w:pPr>
        <w:pStyle w:val="Heading4"/>
        <w:rPr>
          <w:lang w:val="en-CA"/>
        </w:rPr>
      </w:pPr>
      <w:r>
        <w:rPr>
          <w:lang w:val="en-CA"/>
        </w:rPr>
        <w:t>i</w:t>
      </w:r>
      <w:r w:rsidRPr="00D970E9">
        <w:rPr>
          <w:lang w:val="en-CA"/>
        </w:rPr>
        <w:t>dentifier</w:t>
      </w:r>
    </w:p>
    <w:p w14:paraId="59AA4757" w14:textId="77777777" w:rsidR="002C1116" w:rsidRPr="00D14AF0" w:rsidRDefault="002C1116" w:rsidP="002C1116">
      <w:pPr>
        <w:autoSpaceDE w:val="0"/>
        <w:autoSpaceDN w:val="0"/>
        <w:adjustRightInd w:val="0"/>
        <w:spacing w:after="0" w:line="240" w:lineRule="atLeast"/>
        <w:rPr>
          <w:rFonts w:cs="Arial"/>
          <w:color w:val="000000"/>
          <w:lang w:val="en-CA"/>
        </w:rPr>
      </w:pPr>
    </w:p>
    <w:p w14:paraId="747FBF86" w14:textId="75E679DF"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w:t>
      </w:r>
      <w:r w:rsidRPr="00F16431">
        <w:rPr>
          <w:rStyle w:val="Entity"/>
        </w:rPr>
        <w:t>identifier</w:t>
      </w:r>
      <w:proofErr w:type="gramStart"/>
      <w:r w:rsidRPr="00F16431">
        <w:rPr>
          <w:rStyle w:val="Entity"/>
        </w:rPr>
        <w:t>:Primitive</w:t>
      </w:r>
      <w:proofErr w:type="gramEnd"/>
      <w:r w:rsidRPr="00F16431">
        <w:rPr>
          <w:rStyle w:val="Entity"/>
        </w:rPr>
        <w:t>::CharacterString</w:t>
      </w:r>
      <w:r w:rsidDel="00253146">
        <w:rPr>
          <w:rFonts w:cs="Arial"/>
          <w:color w:val="000000"/>
          <w:lang w:val="en-CA"/>
        </w:rPr>
        <w:t xml:space="preserve"> </w:t>
      </w:r>
      <w:r>
        <w:rPr>
          <w:rFonts w:cs="Arial"/>
          <w:color w:val="000000"/>
          <w:lang w:val="en-CA"/>
        </w:rPr>
        <w:t xml:space="preserve">property shall contain a unique identifier for this borehole </w:t>
      </w:r>
      <w:r>
        <w:t xml:space="preserve">and be </w:t>
      </w:r>
      <w:r w:rsidR="008E39D7">
        <w:t xml:space="preserve">should </w:t>
      </w:r>
      <w:r>
        <w:t xml:space="preserve">formatted as an </w:t>
      </w:r>
      <w:r>
        <w:rPr>
          <w:lang w:val="en-CA"/>
        </w:rPr>
        <w:t xml:space="preserve">absolute URI conformant to RFC </w:t>
      </w:r>
      <w:commentRangeStart w:id="543"/>
      <w:r>
        <w:rPr>
          <w:lang w:val="en-CA"/>
        </w:rPr>
        <w:t>3986</w:t>
      </w:r>
      <w:commentRangeEnd w:id="543"/>
      <w:r>
        <w:rPr>
          <w:rStyle w:val="CommentReference"/>
        </w:rPr>
        <w:commentReference w:id="543"/>
      </w:r>
      <w:r>
        <w:rPr>
          <w:lang w:val="en-CA"/>
        </w:rPr>
        <w:t>.</w:t>
      </w:r>
      <w:r>
        <w:rPr>
          <w:rFonts w:cs="Arial"/>
          <w:color w:val="000000"/>
          <w:lang w:val="en-CA"/>
        </w:rPr>
        <w:t>.</w:t>
      </w:r>
    </w:p>
    <w:p w14:paraId="63E37F99" w14:textId="77777777" w:rsidR="002C1116" w:rsidRDefault="002C1116" w:rsidP="002C1116">
      <w:pPr>
        <w:autoSpaceDE w:val="0"/>
        <w:autoSpaceDN w:val="0"/>
        <w:adjustRightInd w:val="0"/>
        <w:spacing w:after="0" w:line="240" w:lineRule="atLeast"/>
        <w:rPr>
          <w:rFonts w:cs="Arial"/>
          <w:color w:val="000000"/>
          <w:lang w:val="en-CA"/>
        </w:rPr>
      </w:pPr>
    </w:p>
    <w:p w14:paraId="29A2FD9B" w14:textId="77777777" w:rsidR="002C1116" w:rsidRPr="00D14AF0" w:rsidRDefault="002C1116" w:rsidP="002C111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00D463B2" w14:textId="77777777" w:rsidTr="003811C7">
        <w:trPr>
          <w:cantSplit/>
        </w:trPr>
        <w:tc>
          <w:tcPr>
            <w:tcW w:w="4219" w:type="dxa"/>
            <w:tcBorders>
              <w:right w:val="nil"/>
            </w:tcBorders>
            <w:shd w:val="clear" w:color="auto" w:fill="auto"/>
          </w:tcPr>
          <w:p w14:paraId="6CE7E1CC" w14:textId="079C1829" w:rsidR="002C1116" w:rsidRPr="00D12552" w:rsidRDefault="002C1418" w:rsidP="002C1418">
            <w:pPr>
              <w:pStyle w:val="Tabletext10"/>
              <w:rPr>
                <w:rStyle w:val="requri"/>
                <w:noProof/>
                <w:lang w:val="en-CA"/>
              </w:rPr>
            </w:pPr>
            <w:r>
              <w:rPr>
                <w:rStyle w:val="requri"/>
                <w:noProof/>
                <w:lang w:val="en-CA"/>
              </w:rPr>
              <w:t>/req/</w:t>
            </w:r>
            <w:r w:rsidR="002C1116">
              <w:rPr>
                <w:rStyle w:val="requri"/>
                <w:noProof/>
                <w:lang w:val="en-CA"/>
              </w:rPr>
              <w:t>gsml4-lite/boreholeview-identifier</w:t>
            </w:r>
          </w:p>
        </w:tc>
        <w:tc>
          <w:tcPr>
            <w:tcW w:w="4678" w:type="dxa"/>
            <w:tcBorders>
              <w:left w:val="nil"/>
            </w:tcBorders>
            <w:shd w:val="clear" w:color="auto" w:fill="auto"/>
          </w:tcPr>
          <w:p w14:paraId="16CE3BAF" w14:textId="77777777" w:rsidR="002C1116" w:rsidRPr="00D12552" w:rsidRDefault="002C1116" w:rsidP="003811C7">
            <w:pPr>
              <w:pStyle w:val="Tabletext10"/>
              <w:jc w:val="left"/>
              <w:rPr>
                <w:rStyle w:val="reqtext"/>
                <w:lang w:val="en-CA"/>
              </w:rPr>
            </w:pPr>
            <w:proofErr w:type="gramStart"/>
            <w:r>
              <w:rPr>
                <w:rStyle w:val="reqtext"/>
                <w:lang w:val="en-CA"/>
              </w:rPr>
              <w:t>identifier</w:t>
            </w:r>
            <w:proofErr w:type="gramEnd"/>
            <w:r>
              <w:rPr>
                <w:rStyle w:val="reqtext"/>
                <w:lang w:val="en-CA"/>
              </w:rPr>
              <w:t xml:space="preserve"> SHOULD resolve to a representation of a GeoSciML Borehole.</w:t>
            </w:r>
          </w:p>
        </w:tc>
      </w:tr>
    </w:tbl>
    <w:p w14:paraId="6F016333" w14:textId="77777777" w:rsidR="002C1116" w:rsidRDefault="002C1116" w:rsidP="002C1116">
      <w:pPr>
        <w:autoSpaceDE w:val="0"/>
        <w:autoSpaceDN w:val="0"/>
        <w:adjustRightInd w:val="0"/>
        <w:spacing w:after="0" w:line="240" w:lineRule="atLeast"/>
        <w:rPr>
          <w:rFonts w:cs="Arial"/>
          <w:color w:val="000000"/>
          <w:lang w:val="en-CA"/>
        </w:rPr>
      </w:pPr>
    </w:p>
    <w:p w14:paraId="23479CEF" w14:textId="77777777" w:rsidR="002C1116" w:rsidRDefault="002C1116" w:rsidP="002C1116">
      <w:pPr>
        <w:autoSpaceDE w:val="0"/>
        <w:autoSpaceDN w:val="0"/>
        <w:adjustRightInd w:val="0"/>
        <w:spacing w:after="0" w:line="240" w:lineRule="atLeast"/>
        <w:rPr>
          <w:rFonts w:cs="Arial"/>
          <w:color w:val="000000"/>
          <w:lang w:val="en-CA"/>
        </w:rPr>
      </w:pPr>
    </w:p>
    <w:p w14:paraId="24B00BE8" w14:textId="3AD28908" w:rsidR="002C1116" w:rsidRPr="00005D4F" w:rsidRDefault="002C1116" w:rsidP="00005D4F">
      <w:pPr>
        <w:pStyle w:val="Heading4"/>
        <w:rPr>
          <w:lang w:val="en-CA"/>
        </w:rPr>
      </w:pPr>
      <w:proofErr w:type="gramStart"/>
      <w:r>
        <w:rPr>
          <w:lang w:val="en-CA"/>
        </w:rPr>
        <w:t>name</w:t>
      </w:r>
      <w:proofErr w:type="gramEnd"/>
    </w:p>
    <w:p w14:paraId="10C57E8E" w14:textId="4CFB06E4"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name</w:t>
      </w:r>
      <w:proofErr w:type="gramStart"/>
      <w:r w:rsidRPr="00F16431">
        <w:rPr>
          <w:rStyle w:val="Entity"/>
        </w:rPr>
        <w:t>:Primitive</w:t>
      </w:r>
      <w:proofErr w:type="gramEnd"/>
      <w:r w:rsidRPr="00F16431">
        <w:rPr>
          <w:rStyle w:val="Entity"/>
        </w:rPr>
        <w:t>::CharacterString</w:t>
      </w:r>
      <w:r w:rsidDel="00253146">
        <w:rPr>
          <w:rFonts w:cs="Arial"/>
          <w:color w:val="000000"/>
          <w:lang w:val="en-CA"/>
        </w:rPr>
        <w:t xml:space="preserve"> </w:t>
      </w:r>
      <w:r>
        <w:rPr>
          <w:rFonts w:cs="Arial"/>
          <w:color w:val="000000"/>
          <w:lang w:val="en-CA"/>
        </w:rPr>
        <w:t>contain a human-readable d</w:t>
      </w:r>
      <w:r w:rsidRPr="00FD56B7">
        <w:rPr>
          <w:rFonts w:cs="Arial"/>
          <w:color w:val="000000"/>
          <w:lang w:val="en-CA"/>
        </w:rPr>
        <w:t>isplay name for the borehole</w:t>
      </w:r>
      <w:r>
        <w:rPr>
          <w:rFonts w:cs="Arial"/>
          <w:color w:val="000000"/>
          <w:lang w:val="en-CA"/>
        </w:rPr>
        <w:t>.</w:t>
      </w:r>
    </w:p>
    <w:p w14:paraId="0394B4B4" w14:textId="77777777" w:rsidR="002C1116" w:rsidRDefault="002C1116" w:rsidP="002C1116">
      <w:pPr>
        <w:autoSpaceDE w:val="0"/>
        <w:autoSpaceDN w:val="0"/>
        <w:adjustRightInd w:val="0"/>
        <w:spacing w:after="0" w:line="240" w:lineRule="atLeast"/>
        <w:rPr>
          <w:rFonts w:cs="Arial"/>
          <w:color w:val="000000"/>
          <w:lang w:val="en-CA"/>
        </w:rPr>
      </w:pPr>
    </w:p>
    <w:p w14:paraId="3FB6B27A" w14:textId="0A728982" w:rsidR="002C1116" w:rsidRPr="00005D4F" w:rsidRDefault="002C1116" w:rsidP="00005D4F">
      <w:pPr>
        <w:pStyle w:val="Heading4"/>
      </w:pPr>
      <w:proofErr w:type="gramStart"/>
      <w:r>
        <w:rPr>
          <w:lang w:val="en-CA"/>
        </w:rPr>
        <w:t>d</w:t>
      </w:r>
      <w:r w:rsidRPr="00FD56B7">
        <w:rPr>
          <w:lang w:val="en-CA"/>
        </w:rPr>
        <w:t>escription</w:t>
      </w:r>
      <w:proofErr w:type="gramEnd"/>
      <w:r w:rsidRPr="00FD56B7">
        <w:t xml:space="preserve"> </w:t>
      </w:r>
    </w:p>
    <w:p w14:paraId="5EE9CF74" w14:textId="39823240" w:rsidR="002C1116" w:rsidRDefault="002C1116" w:rsidP="002C1116">
      <w:pPr>
        <w:autoSpaceDE w:val="0"/>
        <w:autoSpaceDN w:val="0"/>
        <w:adjustRightInd w:val="0"/>
        <w:spacing w:after="0" w:line="240" w:lineRule="atLeast"/>
        <w:rPr>
          <w:rFonts w:cs="Arial"/>
          <w:color w:val="000000"/>
          <w:lang w:val="en-CA"/>
        </w:rPr>
      </w:pPr>
      <w:r>
        <w:t>If present,</w:t>
      </w:r>
      <w:r>
        <w:rPr>
          <w:rFonts w:cs="Arial"/>
          <w:color w:val="000000"/>
          <w:lang w:val="en-CA"/>
        </w:rPr>
        <w:t xml:space="preserve"> the property </w:t>
      </w:r>
      <w:r w:rsidRPr="00F16431">
        <w:rPr>
          <w:rStyle w:val="Entity"/>
        </w:rPr>
        <w:t>description</w:t>
      </w:r>
      <w:proofErr w:type="gramStart"/>
      <w:r w:rsidRPr="00F16431">
        <w:rPr>
          <w:rStyle w:val="Entity"/>
        </w:rPr>
        <w:t>:Primitive</w:t>
      </w:r>
      <w:proofErr w:type="gramEnd"/>
      <w:r w:rsidRPr="00F16431">
        <w:rPr>
          <w:rStyle w:val="Entity"/>
        </w:rPr>
        <w:t>::CharacterString</w:t>
      </w:r>
      <w:r w:rsidDel="00253146">
        <w:rPr>
          <w:rFonts w:cs="Arial"/>
          <w:color w:val="000000"/>
          <w:lang w:val="en-CA"/>
        </w:rPr>
        <w:t xml:space="preserve"> </w:t>
      </w:r>
      <w:r>
        <w:rPr>
          <w:rFonts w:cs="Arial"/>
          <w:color w:val="000000"/>
          <w:lang w:val="en-CA"/>
        </w:rPr>
        <w:t>contain</w:t>
      </w:r>
      <w:r w:rsidR="00005D4F">
        <w:rPr>
          <w:rFonts w:cs="Arial"/>
          <w:color w:val="000000"/>
          <w:lang w:val="en-CA"/>
        </w:rPr>
        <w:t>s</w:t>
      </w:r>
      <w:r>
        <w:rPr>
          <w:rFonts w:cs="Arial"/>
          <w:color w:val="000000"/>
          <w:lang w:val="en-CA"/>
        </w:rPr>
        <w:t xml:space="preserve"> a human-readable description for the borehole.  </w:t>
      </w:r>
    </w:p>
    <w:p w14:paraId="4AC88CE0" w14:textId="77777777" w:rsidR="002C1116" w:rsidRDefault="002C1116" w:rsidP="002C1116">
      <w:pPr>
        <w:autoSpaceDE w:val="0"/>
        <w:autoSpaceDN w:val="0"/>
        <w:adjustRightInd w:val="0"/>
        <w:spacing w:after="0" w:line="240" w:lineRule="atLeast"/>
        <w:rPr>
          <w:rFonts w:cs="Arial"/>
          <w:color w:val="000000"/>
          <w:lang w:val="en-CA"/>
        </w:rPr>
      </w:pPr>
    </w:p>
    <w:p w14:paraId="1B270953" w14:textId="27ADE242" w:rsidR="002C1116" w:rsidRPr="00005D4F" w:rsidRDefault="002C1116" w:rsidP="00005D4F">
      <w:pPr>
        <w:pStyle w:val="Heading4"/>
        <w:rPr>
          <w:lang w:val="en-CA"/>
        </w:rPr>
      </w:pPr>
      <w:proofErr w:type="gramStart"/>
      <w:r w:rsidRPr="00FD56B7">
        <w:rPr>
          <w:lang w:val="en-CA"/>
        </w:rPr>
        <w:t>purpose</w:t>
      </w:r>
      <w:proofErr w:type="gramEnd"/>
    </w:p>
    <w:p w14:paraId="439D7F68" w14:textId="7387B084" w:rsidR="002C1116" w:rsidRDefault="002C1116" w:rsidP="002C1116">
      <w:pPr>
        <w:autoSpaceDE w:val="0"/>
        <w:autoSpaceDN w:val="0"/>
        <w:adjustRightInd w:val="0"/>
        <w:spacing w:after="0" w:line="240" w:lineRule="atLeast"/>
        <w:rPr>
          <w:rFonts w:cs="Arial"/>
          <w:color w:val="000000"/>
          <w:lang w:val="en-CA"/>
        </w:rPr>
      </w:pPr>
      <w:r>
        <w:t>If present, t</w:t>
      </w:r>
      <w:r w:rsidRPr="00FD56B7">
        <w:rPr>
          <w:rFonts w:cs="Arial"/>
          <w:color w:val="000000"/>
          <w:lang w:val="en-CA"/>
        </w:rPr>
        <w:t xml:space="preserve">he </w:t>
      </w:r>
      <w:r w:rsidRPr="00F16431">
        <w:rPr>
          <w:rStyle w:val="Entity"/>
        </w:rPr>
        <w:t>purpose</w:t>
      </w:r>
      <w:proofErr w:type="gramStart"/>
      <w:r w:rsidRPr="00F16431">
        <w:rPr>
          <w:rStyle w:val="Entity"/>
        </w:rPr>
        <w:t>:Primitive</w:t>
      </w:r>
      <w:proofErr w:type="gramEnd"/>
      <w:r w:rsidRPr="00F16431">
        <w:rPr>
          <w:rStyle w:val="Entity"/>
        </w:rPr>
        <w:t>::CharacterString</w:t>
      </w:r>
      <w:r w:rsidDel="00253146">
        <w:rPr>
          <w:rFonts w:cs="Arial"/>
          <w:color w:val="000000"/>
          <w:lang w:val="en-CA"/>
        </w:rPr>
        <w:t xml:space="preserve"> </w:t>
      </w:r>
      <w:r>
        <w:rPr>
          <w:rFonts w:cs="Arial"/>
          <w:color w:val="000000"/>
          <w:lang w:val="en-CA"/>
        </w:rPr>
        <w:t>property report</w:t>
      </w:r>
      <w:r w:rsidR="00005D4F">
        <w:rPr>
          <w:rFonts w:cs="Arial"/>
          <w:color w:val="000000"/>
          <w:lang w:val="en-CA"/>
        </w:rPr>
        <w:t>s</w:t>
      </w:r>
      <w:r>
        <w:rPr>
          <w:rFonts w:cs="Arial"/>
          <w:color w:val="000000"/>
          <w:lang w:val="en-CA"/>
        </w:rPr>
        <w:t xml:space="preserve"> the purpose or purposes </w:t>
      </w:r>
      <w:r w:rsidRPr="00FD56B7">
        <w:rPr>
          <w:rFonts w:cs="Arial"/>
          <w:color w:val="000000"/>
          <w:lang w:val="en-CA"/>
        </w:rPr>
        <w:t>for which the borehole was drilled. (e.g., mineral exploration, hydrocarbon exploration, hydrocarbon production, groundwater monitoring, geothermal)</w:t>
      </w:r>
      <w:r>
        <w:rPr>
          <w:rFonts w:cs="Arial"/>
          <w:color w:val="000000"/>
          <w:lang w:val="en-CA"/>
        </w:rPr>
        <w:t>.</w:t>
      </w:r>
    </w:p>
    <w:p w14:paraId="0C2D92D9" w14:textId="77777777" w:rsidR="002C1116" w:rsidRDefault="002C1116" w:rsidP="002C1116">
      <w:pPr>
        <w:autoSpaceDE w:val="0"/>
        <w:autoSpaceDN w:val="0"/>
        <w:adjustRightInd w:val="0"/>
        <w:spacing w:after="0" w:line="240" w:lineRule="atLeast"/>
        <w:rPr>
          <w:rFonts w:cs="Arial"/>
          <w:color w:val="000000"/>
          <w:lang w:val="en-CA"/>
        </w:rPr>
      </w:pPr>
    </w:p>
    <w:p w14:paraId="55504C62" w14:textId="125CF3E7" w:rsidR="002C1116" w:rsidRPr="00005D4F" w:rsidRDefault="002C1116" w:rsidP="00005D4F">
      <w:pPr>
        <w:pStyle w:val="Heading4"/>
        <w:rPr>
          <w:lang w:val="en-CA"/>
        </w:rPr>
      </w:pPr>
      <w:proofErr w:type="gramStart"/>
      <w:r>
        <w:rPr>
          <w:lang w:val="en-CA"/>
        </w:rPr>
        <w:lastRenderedPageBreak/>
        <w:t>s</w:t>
      </w:r>
      <w:r w:rsidRPr="00FD56B7">
        <w:rPr>
          <w:lang w:val="en-CA"/>
        </w:rPr>
        <w:t>tatus</w:t>
      </w:r>
      <w:proofErr w:type="gramEnd"/>
    </w:p>
    <w:p w14:paraId="048F4151" w14:textId="58AE6C9F" w:rsidR="002C1116" w:rsidRDefault="002C1116" w:rsidP="002C1116">
      <w:pPr>
        <w:autoSpaceDE w:val="0"/>
        <w:autoSpaceDN w:val="0"/>
        <w:adjustRightInd w:val="0"/>
        <w:spacing w:after="0" w:line="240" w:lineRule="atLeast"/>
        <w:rPr>
          <w:rFonts w:cs="Arial"/>
          <w:color w:val="000000"/>
          <w:lang w:val="en-CA"/>
        </w:rPr>
      </w:pPr>
      <w:r>
        <w:t>If present, t</w:t>
      </w:r>
      <w:r w:rsidRPr="00FD56B7">
        <w:rPr>
          <w:rFonts w:cs="Arial"/>
          <w:color w:val="000000"/>
          <w:lang w:val="en-CA"/>
        </w:rPr>
        <w:t xml:space="preserve">he </w:t>
      </w:r>
      <w:r>
        <w:rPr>
          <w:rFonts w:cs="Arial"/>
          <w:color w:val="000000"/>
          <w:lang w:val="en-CA"/>
        </w:rPr>
        <w:t xml:space="preserve">property </w:t>
      </w:r>
      <w:r w:rsidRPr="00F16431">
        <w:rPr>
          <w:rStyle w:val="Entity"/>
        </w:rPr>
        <w:t>status</w:t>
      </w:r>
      <w:proofErr w:type="gramStart"/>
      <w:r w:rsidRPr="00F16431">
        <w:rPr>
          <w:rStyle w:val="Entity"/>
        </w:rPr>
        <w:t>:Primitive</w:t>
      </w:r>
      <w:proofErr w:type="gramEnd"/>
      <w:r w:rsidRPr="00F16431">
        <w:rPr>
          <w:rStyle w:val="Entity"/>
        </w:rPr>
        <w:t>::CharacterString</w:t>
      </w:r>
      <w:r w:rsidDel="00253146">
        <w:rPr>
          <w:rFonts w:cs="Arial"/>
          <w:color w:val="000000"/>
          <w:lang w:val="en-CA"/>
        </w:rPr>
        <w:t xml:space="preserve"> </w:t>
      </w:r>
      <w:r>
        <w:rPr>
          <w:rFonts w:cs="Arial"/>
          <w:color w:val="000000"/>
          <w:lang w:val="en-CA"/>
        </w:rPr>
        <w:t>report</w:t>
      </w:r>
      <w:r w:rsidR="00005D4F">
        <w:rPr>
          <w:rFonts w:cs="Arial"/>
          <w:color w:val="000000"/>
          <w:lang w:val="en-CA"/>
        </w:rPr>
        <w:t>s</w:t>
      </w:r>
      <w:r>
        <w:rPr>
          <w:rFonts w:cs="Arial"/>
          <w:color w:val="000000"/>
          <w:lang w:val="en-CA"/>
        </w:rPr>
        <w:t xml:space="preserve"> the </w:t>
      </w:r>
      <w:r w:rsidRPr="00FD56B7">
        <w:rPr>
          <w:rFonts w:cs="Arial"/>
          <w:color w:val="000000"/>
          <w:lang w:val="en-CA"/>
        </w:rPr>
        <w:t>present status of the borehole (e.g., abandoned, completed, proposed, suspended)</w:t>
      </w:r>
      <w:r>
        <w:rPr>
          <w:rFonts w:cs="Arial"/>
          <w:color w:val="000000"/>
          <w:lang w:val="en-CA"/>
        </w:rPr>
        <w:t>.</w:t>
      </w:r>
    </w:p>
    <w:p w14:paraId="06C9819E" w14:textId="77777777" w:rsidR="002C1116" w:rsidRDefault="002C1116" w:rsidP="002C1116">
      <w:pPr>
        <w:autoSpaceDE w:val="0"/>
        <w:autoSpaceDN w:val="0"/>
        <w:adjustRightInd w:val="0"/>
        <w:spacing w:after="0" w:line="240" w:lineRule="atLeast"/>
        <w:rPr>
          <w:rFonts w:cs="Arial"/>
          <w:color w:val="000000"/>
          <w:lang w:val="en-CA"/>
        </w:rPr>
      </w:pPr>
    </w:p>
    <w:p w14:paraId="3540CA3D" w14:textId="6CCD7ED8" w:rsidR="002C1116" w:rsidRPr="00005D4F" w:rsidRDefault="002C1116" w:rsidP="00005D4F">
      <w:pPr>
        <w:pStyle w:val="Heading4"/>
        <w:rPr>
          <w:lang w:val="en-CA"/>
        </w:rPr>
      </w:pPr>
      <w:proofErr w:type="gramStart"/>
      <w:r w:rsidRPr="00D970E9">
        <w:rPr>
          <w:lang w:val="en-CA"/>
        </w:rPr>
        <w:t>drillingMethod</w:t>
      </w:r>
      <w:proofErr w:type="gramEnd"/>
    </w:p>
    <w:p w14:paraId="119B4C39" w14:textId="57B51D1D"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drillingMethod</w:t>
      </w:r>
      <w:proofErr w:type="gramStart"/>
      <w:r w:rsidRPr="00F16431">
        <w:rPr>
          <w:rStyle w:val="Entity"/>
        </w:rPr>
        <w:t>:Primitive</w:t>
      </w:r>
      <w:proofErr w:type="gramEnd"/>
      <w:r w:rsidRPr="00F16431">
        <w:rPr>
          <w:rStyle w:val="Entity"/>
        </w:rPr>
        <w:t>::CharacterString</w:t>
      </w:r>
      <w:r w:rsidDel="00253146">
        <w:rPr>
          <w:rFonts w:cs="Arial"/>
          <w:color w:val="000000"/>
          <w:lang w:val="en-CA"/>
        </w:rPr>
        <w:t xml:space="preserve"> </w:t>
      </w:r>
      <w:r>
        <w:rPr>
          <w:rFonts w:cs="Arial"/>
          <w:color w:val="000000"/>
          <w:lang w:val="en-CA"/>
        </w:rPr>
        <w:t>indicate</w:t>
      </w:r>
      <w:r w:rsidR="00005D4F">
        <w:rPr>
          <w:rFonts w:cs="Arial"/>
          <w:color w:val="000000"/>
          <w:lang w:val="en-CA"/>
        </w:rPr>
        <w:t>s</w:t>
      </w:r>
      <w:r w:rsidRPr="00FD56B7">
        <w:rPr>
          <w:rFonts w:cs="Arial"/>
          <w:color w:val="000000"/>
          <w:lang w:val="en-CA"/>
        </w:rPr>
        <w:t xml:space="preserve"> the drilling method, or methods, used for this borehole (e.g., RAB, auger, diamond core drilling, air core drilling, piston)</w:t>
      </w:r>
      <w:r>
        <w:rPr>
          <w:rFonts w:cs="Arial"/>
          <w:color w:val="000000"/>
          <w:lang w:val="en-CA"/>
        </w:rPr>
        <w:t>.</w:t>
      </w:r>
    </w:p>
    <w:p w14:paraId="0DC7D3D1" w14:textId="77777777" w:rsidR="002C1116" w:rsidRDefault="002C1116" w:rsidP="002C1116">
      <w:pPr>
        <w:autoSpaceDE w:val="0"/>
        <w:autoSpaceDN w:val="0"/>
        <w:adjustRightInd w:val="0"/>
        <w:spacing w:after="0" w:line="240" w:lineRule="atLeast"/>
        <w:rPr>
          <w:rFonts w:cs="Arial"/>
          <w:color w:val="000000"/>
          <w:lang w:val="en-CA"/>
        </w:rPr>
      </w:pPr>
    </w:p>
    <w:p w14:paraId="4A836612" w14:textId="3A5BAEBD" w:rsidR="002C1116" w:rsidRPr="00005D4F" w:rsidRDefault="002C1116" w:rsidP="00005D4F">
      <w:pPr>
        <w:pStyle w:val="Heading4"/>
        <w:rPr>
          <w:lang w:val="en-CA"/>
        </w:rPr>
      </w:pPr>
      <w:proofErr w:type="gramStart"/>
      <w:r>
        <w:rPr>
          <w:lang w:val="en-CA"/>
        </w:rPr>
        <w:t>operator</w:t>
      </w:r>
      <w:proofErr w:type="gramEnd"/>
    </w:p>
    <w:p w14:paraId="2DEF9549" w14:textId="669356C0"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operator</w:t>
      </w:r>
      <w:proofErr w:type="gramStart"/>
      <w:r w:rsidRPr="00F16431">
        <w:rPr>
          <w:rStyle w:val="Entity"/>
        </w:rPr>
        <w:t>:Primitive</w:t>
      </w:r>
      <w:proofErr w:type="gramEnd"/>
      <w:r w:rsidRPr="00F16431">
        <w:rPr>
          <w:rStyle w:val="Entity"/>
        </w:rPr>
        <w:t>::CharacterString</w:t>
      </w:r>
      <w:r w:rsidRPr="00F16431" w:rsidDel="00253146">
        <w:rPr>
          <w:rStyle w:val="Entity"/>
        </w:rPr>
        <w:t xml:space="preserve"> </w:t>
      </w:r>
      <w:r>
        <w:rPr>
          <w:rFonts w:cs="Arial"/>
          <w:color w:val="000000"/>
          <w:lang w:val="en-CA"/>
        </w:rPr>
        <w:t>report</w:t>
      </w:r>
      <w:r w:rsidR="00005D4F">
        <w:rPr>
          <w:rFonts w:cs="Arial"/>
          <w:color w:val="000000"/>
          <w:lang w:val="en-CA"/>
        </w:rPr>
        <w:t>s</w:t>
      </w:r>
      <w:r>
        <w:rPr>
          <w:rFonts w:cs="Arial"/>
          <w:color w:val="000000"/>
          <w:lang w:val="en-CA"/>
        </w:rPr>
        <w:t xml:space="preserve"> the o</w:t>
      </w:r>
      <w:r w:rsidRPr="00FD56B7">
        <w:rPr>
          <w:rFonts w:cs="Arial"/>
          <w:color w:val="000000"/>
          <w:lang w:val="en-CA"/>
        </w:rPr>
        <w:t>rganisation or agency responsible for commissioning of the borehole (as opposed to the agency which drilled the borehole).</w:t>
      </w:r>
    </w:p>
    <w:p w14:paraId="5B3ED5B4" w14:textId="77777777" w:rsidR="002C1116" w:rsidRDefault="002C1116" w:rsidP="002C1116">
      <w:pPr>
        <w:autoSpaceDE w:val="0"/>
        <w:autoSpaceDN w:val="0"/>
        <w:adjustRightInd w:val="0"/>
        <w:spacing w:after="0" w:line="240" w:lineRule="atLeast"/>
        <w:rPr>
          <w:rFonts w:cs="Arial"/>
          <w:color w:val="000000"/>
          <w:lang w:val="en-CA"/>
        </w:rPr>
      </w:pPr>
    </w:p>
    <w:p w14:paraId="5624B9B5" w14:textId="48FC79E6" w:rsidR="002C1116" w:rsidRPr="00005D4F" w:rsidRDefault="002C1116" w:rsidP="00005D4F">
      <w:pPr>
        <w:pStyle w:val="Heading4"/>
        <w:rPr>
          <w:lang w:val="en-CA"/>
        </w:rPr>
      </w:pPr>
      <w:proofErr w:type="gramStart"/>
      <w:r>
        <w:rPr>
          <w:lang w:val="en-CA"/>
        </w:rPr>
        <w:t>driller</w:t>
      </w:r>
      <w:proofErr w:type="gramEnd"/>
    </w:p>
    <w:p w14:paraId="59F529CC" w14:textId="7E29E81B"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driller</w:t>
      </w:r>
      <w:proofErr w:type="gramStart"/>
      <w:r w:rsidRPr="00F16431">
        <w:rPr>
          <w:rStyle w:val="Entity"/>
        </w:rPr>
        <w:t>:Primitive</w:t>
      </w:r>
      <w:proofErr w:type="gramEnd"/>
      <w:r w:rsidRPr="00F16431">
        <w:rPr>
          <w:rStyle w:val="Entity"/>
        </w:rPr>
        <w:t>::CharacterString</w:t>
      </w:r>
      <w:r w:rsidDel="00253146">
        <w:rPr>
          <w:rFonts w:cs="Arial"/>
          <w:color w:val="000000"/>
          <w:lang w:val="en-CA"/>
        </w:rPr>
        <w:t xml:space="preserve"> </w:t>
      </w:r>
      <w:r>
        <w:rPr>
          <w:rFonts w:cs="Arial"/>
          <w:color w:val="000000"/>
          <w:lang w:val="en-CA"/>
        </w:rPr>
        <w:t>report</w:t>
      </w:r>
      <w:r w:rsidR="00005D4F">
        <w:rPr>
          <w:rFonts w:cs="Arial"/>
          <w:color w:val="000000"/>
          <w:lang w:val="en-CA"/>
        </w:rPr>
        <w:t>s</w:t>
      </w:r>
      <w:r>
        <w:rPr>
          <w:rFonts w:cs="Arial"/>
          <w:color w:val="000000"/>
          <w:lang w:val="en-CA"/>
        </w:rPr>
        <w:t xml:space="preserve"> t</w:t>
      </w:r>
      <w:r w:rsidRPr="00FD56B7">
        <w:rPr>
          <w:rFonts w:cs="Arial"/>
          <w:color w:val="000000"/>
          <w:lang w:val="en-CA"/>
        </w:rPr>
        <w:t>he organisation responsible for drilling the borehole (as opposed to commissioning the borehole).</w:t>
      </w:r>
    </w:p>
    <w:p w14:paraId="2D51572B" w14:textId="77777777" w:rsidR="002C1116" w:rsidRDefault="002C1116" w:rsidP="002C1116">
      <w:pPr>
        <w:autoSpaceDE w:val="0"/>
        <w:autoSpaceDN w:val="0"/>
        <w:adjustRightInd w:val="0"/>
        <w:spacing w:after="0" w:line="240" w:lineRule="atLeast"/>
        <w:rPr>
          <w:rFonts w:cs="Arial"/>
          <w:color w:val="000000"/>
          <w:lang w:val="en-CA"/>
        </w:rPr>
      </w:pPr>
    </w:p>
    <w:p w14:paraId="5891D797" w14:textId="11BE3E16" w:rsidR="002C1116" w:rsidRPr="00005D4F" w:rsidRDefault="002C1116" w:rsidP="00005D4F">
      <w:pPr>
        <w:pStyle w:val="Heading4"/>
        <w:rPr>
          <w:lang w:val="en-CA"/>
        </w:rPr>
      </w:pPr>
      <w:proofErr w:type="gramStart"/>
      <w:r w:rsidRPr="00D970E9">
        <w:rPr>
          <w:lang w:val="en-CA"/>
        </w:rPr>
        <w:t>drillStartDate</w:t>
      </w:r>
      <w:proofErr w:type="gramEnd"/>
    </w:p>
    <w:p w14:paraId="6E08A92C" w14:textId="03356A5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drillStartDate</w:t>
      </w:r>
      <w:proofErr w:type="gramStart"/>
      <w:r w:rsidRPr="00F16431">
        <w:rPr>
          <w:rStyle w:val="Entity"/>
        </w:rPr>
        <w:t>:Primitive</w:t>
      </w:r>
      <w:proofErr w:type="gramEnd"/>
      <w:r w:rsidRPr="00F16431">
        <w:rPr>
          <w:rStyle w:val="Entity"/>
        </w:rPr>
        <w:t>::CharacterString</w:t>
      </w:r>
      <w:r>
        <w:rPr>
          <w:rFonts w:cs="Arial"/>
          <w:color w:val="000000"/>
          <w:lang w:val="en-CA"/>
        </w:rPr>
        <w:t xml:space="preserve"> report</w:t>
      </w:r>
      <w:r w:rsidR="00005D4F">
        <w:rPr>
          <w:rFonts w:cs="Arial"/>
          <w:color w:val="000000"/>
          <w:lang w:val="en-CA"/>
        </w:rPr>
        <w:t>s</w:t>
      </w:r>
      <w:r>
        <w:rPr>
          <w:rFonts w:cs="Arial"/>
          <w:color w:val="000000"/>
          <w:lang w:val="en-CA"/>
        </w:rPr>
        <w:t xml:space="preserve"> t</w:t>
      </w:r>
      <w:r w:rsidRPr="002E1163">
        <w:rPr>
          <w:rFonts w:cs="Arial"/>
          <w:color w:val="000000"/>
          <w:lang w:val="en-CA"/>
        </w:rPr>
        <w:t>he date of the start of drilling</w:t>
      </w:r>
      <w:r>
        <w:rPr>
          <w:rFonts w:cs="Arial"/>
          <w:color w:val="000000"/>
          <w:lang w:val="en-CA"/>
        </w:rPr>
        <w:t xml:space="preserve"> </w:t>
      </w:r>
      <w:r w:rsidR="00005D4F">
        <w:rPr>
          <w:rFonts w:cs="Arial"/>
          <w:color w:val="000000"/>
          <w:lang w:val="en-CA"/>
        </w:rPr>
        <w:t>formatted according to ISO</w:t>
      </w:r>
      <w:r w:rsidRPr="002E1163">
        <w:rPr>
          <w:rFonts w:cs="Arial"/>
          <w:color w:val="000000"/>
          <w:lang w:val="en-CA"/>
        </w:rPr>
        <w:t>8601 (e.g. 2012-03-17)</w:t>
      </w:r>
      <w:r>
        <w:rPr>
          <w:rFonts w:cs="Arial"/>
          <w:color w:val="000000"/>
          <w:lang w:val="en-CA"/>
        </w:rPr>
        <w:t>.</w:t>
      </w:r>
    </w:p>
    <w:p w14:paraId="5D4EFDB6" w14:textId="77777777" w:rsidR="002C1116" w:rsidRDefault="002C1116" w:rsidP="002C1116">
      <w:pPr>
        <w:autoSpaceDE w:val="0"/>
        <w:autoSpaceDN w:val="0"/>
        <w:adjustRightInd w:val="0"/>
        <w:spacing w:after="0" w:line="240" w:lineRule="atLeast"/>
        <w:rPr>
          <w:rFonts w:cs="Arial"/>
          <w:color w:val="000000"/>
          <w:lang w:val="en-CA"/>
        </w:rPr>
      </w:pPr>
    </w:p>
    <w:p w14:paraId="44886C8A" w14:textId="779A6735" w:rsidR="002C1116" w:rsidRPr="00005D4F" w:rsidRDefault="002C1116" w:rsidP="00005D4F">
      <w:pPr>
        <w:pStyle w:val="Heading4"/>
      </w:pPr>
      <w:proofErr w:type="gramStart"/>
      <w:r w:rsidRPr="00A12606">
        <w:t>drillEndDate</w:t>
      </w:r>
      <w:proofErr w:type="gramEnd"/>
    </w:p>
    <w:p w14:paraId="40B8B2BD" w14:textId="5CDB6263" w:rsidR="002C1116" w:rsidRPr="00D970E9" w:rsidRDefault="002C1116" w:rsidP="002C1116">
      <w:pPr>
        <w:rPr>
          <w:lang w:val="en-CA"/>
        </w:rPr>
      </w:pPr>
      <w:r>
        <w:t>If present, t</w:t>
      </w:r>
      <w:r>
        <w:rPr>
          <w:lang w:val="en-CA"/>
        </w:rPr>
        <w:t xml:space="preserve">he property </w:t>
      </w:r>
      <w:r w:rsidRPr="00F16431">
        <w:rPr>
          <w:rStyle w:val="Entity"/>
        </w:rPr>
        <w:t>drillEndData</w:t>
      </w:r>
      <w:proofErr w:type="gramStart"/>
      <w:r w:rsidRPr="00F16431">
        <w:rPr>
          <w:rStyle w:val="Entity"/>
        </w:rPr>
        <w:t>:Primitive</w:t>
      </w:r>
      <w:proofErr w:type="gramEnd"/>
      <w:r w:rsidRPr="00F16431">
        <w:rPr>
          <w:rStyle w:val="Entity"/>
        </w:rPr>
        <w:t>::CharacterString</w:t>
      </w:r>
      <w:r>
        <w:rPr>
          <w:lang w:val="en-CA"/>
        </w:rPr>
        <w:t xml:space="preserve"> report</w:t>
      </w:r>
      <w:r w:rsidR="00005D4F">
        <w:rPr>
          <w:lang w:val="en-CA"/>
        </w:rPr>
        <w:t>s</w:t>
      </w:r>
      <w:r>
        <w:rPr>
          <w:lang w:val="en-CA"/>
        </w:rPr>
        <w:t xml:space="preserve"> t</w:t>
      </w:r>
      <w:r w:rsidRPr="00D970E9">
        <w:rPr>
          <w:lang w:val="en-CA"/>
        </w:rPr>
        <w:t xml:space="preserve">he date of the end of drilling </w:t>
      </w:r>
      <w:r w:rsidR="00005D4F">
        <w:rPr>
          <w:lang w:val="en-CA"/>
        </w:rPr>
        <w:t>formatted according to ISO</w:t>
      </w:r>
      <w:r>
        <w:rPr>
          <w:lang w:val="en-CA"/>
        </w:rPr>
        <w:t>8601 (e.g. 2012-03-28).</w:t>
      </w:r>
    </w:p>
    <w:p w14:paraId="10191D87" w14:textId="1402F2FA" w:rsidR="002C1116" w:rsidRPr="00005D4F" w:rsidRDefault="002C1116" w:rsidP="00005D4F">
      <w:pPr>
        <w:pStyle w:val="Heading4"/>
        <w:rPr>
          <w:lang w:val="en-CA"/>
        </w:rPr>
      </w:pPr>
      <w:proofErr w:type="gramStart"/>
      <w:r>
        <w:rPr>
          <w:lang w:val="en-CA"/>
        </w:rPr>
        <w:t>startPoint</w:t>
      </w:r>
      <w:proofErr w:type="gramEnd"/>
    </w:p>
    <w:p w14:paraId="2E8E88D4" w14:textId="5FB57736"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startPoint</w:t>
      </w:r>
      <w:proofErr w:type="gramStart"/>
      <w:r w:rsidRPr="00F16431">
        <w:rPr>
          <w:rStyle w:val="Entity"/>
        </w:rPr>
        <w:t>:Primitive</w:t>
      </w:r>
      <w:proofErr w:type="gramEnd"/>
      <w:r w:rsidRPr="00F16431">
        <w:rPr>
          <w:rStyle w:val="Entity"/>
        </w:rPr>
        <w:t>::CharacterString</w:t>
      </w:r>
      <w:r>
        <w:rPr>
          <w:rFonts w:cs="Arial"/>
          <w:color w:val="000000"/>
          <w:lang w:val="en-CA"/>
        </w:rPr>
        <w:t xml:space="preserve"> indicate</w:t>
      </w:r>
      <w:r w:rsidR="00005D4F">
        <w:rPr>
          <w:rFonts w:cs="Arial"/>
          <w:color w:val="000000"/>
          <w:lang w:val="en-CA"/>
        </w:rPr>
        <w:t>s</w:t>
      </w:r>
      <w:r w:rsidRPr="00E341D3">
        <w:rPr>
          <w:rFonts w:cs="Arial"/>
          <w:color w:val="000000"/>
          <w:lang w:val="en-CA"/>
        </w:rPr>
        <w:t xml:space="preserve"> the position relative to the ground surface where the borehole commenced (e.g., open pit floor or wall, underground, natural land surface, sea floor)</w:t>
      </w:r>
      <w:r>
        <w:rPr>
          <w:rFonts w:cs="Arial"/>
          <w:color w:val="000000"/>
          <w:lang w:val="en-CA"/>
        </w:rPr>
        <w:t>.</w:t>
      </w:r>
    </w:p>
    <w:p w14:paraId="2D23FD1E" w14:textId="77777777" w:rsidR="002C1116" w:rsidRDefault="002C1116" w:rsidP="002C1116">
      <w:pPr>
        <w:autoSpaceDE w:val="0"/>
        <w:autoSpaceDN w:val="0"/>
        <w:adjustRightInd w:val="0"/>
        <w:spacing w:after="0" w:line="240" w:lineRule="atLeast"/>
        <w:rPr>
          <w:rFonts w:cs="Arial"/>
          <w:color w:val="000000"/>
          <w:lang w:val="en-CA"/>
        </w:rPr>
      </w:pPr>
    </w:p>
    <w:p w14:paraId="44D0D809" w14:textId="3566844D" w:rsidR="002C1116" w:rsidRPr="00005D4F" w:rsidRDefault="002C1116" w:rsidP="00005D4F">
      <w:pPr>
        <w:pStyle w:val="Heading4"/>
        <w:rPr>
          <w:lang w:val="en-CA"/>
        </w:rPr>
      </w:pPr>
      <w:proofErr w:type="gramStart"/>
      <w:r>
        <w:rPr>
          <w:lang w:val="en-CA"/>
        </w:rPr>
        <w:t>inclinationType</w:t>
      </w:r>
      <w:proofErr w:type="gramEnd"/>
    </w:p>
    <w:p w14:paraId="1AFCBB85" w14:textId="2A46FCC3"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inclinationType</w:t>
      </w:r>
      <w:proofErr w:type="gramStart"/>
      <w:r w:rsidRPr="00F16431">
        <w:rPr>
          <w:rStyle w:val="Entity"/>
        </w:rPr>
        <w:t>:Primitive</w:t>
      </w:r>
      <w:proofErr w:type="gramEnd"/>
      <w:r w:rsidRPr="00F16431">
        <w:rPr>
          <w:rStyle w:val="Entity"/>
        </w:rPr>
        <w:t>::CharacterString</w:t>
      </w:r>
      <w:r>
        <w:rPr>
          <w:rFonts w:cs="Arial"/>
          <w:color w:val="000000"/>
          <w:lang w:val="en-CA"/>
        </w:rPr>
        <w:t xml:space="preserve"> i</w:t>
      </w:r>
      <w:r w:rsidRPr="00E341D3">
        <w:rPr>
          <w:rFonts w:cs="Arial"/>
          <w:color w:val="000000"/>
          <w:lang w:val="en-CA"/>
        </w:rPr>
        <w:t>ndicate</w:t>
      </w:r>
      <w:r w:rsidR="00005D4F">
        <w:rPr>
          <w:rFonts w:cs="Arial"/>
          <w:color w:val="000000"/>
          <w:lang w:val="en-CA"/>
        </w:rPr>
        <w:t>s</w:t>
      </w:r>
      <w:r w:rsidRPr="00E341D3">
        <w:rPr>
          <w:rFonts w:cs="Arial"/>
          <w:color w:val="000000"/>
          <w:lang w:val="en-CA"/>
        </w:rPr>
        <w:t xml:space="preserve"> the type of inclination of the borehole (e.g., vertical, inclined up, inclined down, horizontal)</w:t>
      </w:r>
      <w:r>
        <w:rPr>
          <w:rFonts w:cs="Arial"/>
          <w:color w:val="000000"/>
          <w:lang w:val="en-CA"/>
        </w:rPr>
        <w:t>.</w:t>
      </w:r>
    </w:p>
    <w:p w14:paraId="6CB2A685" w14:textId="77777777" w:rsidR="002C1116" w:rsidRDefault="002C1116" w:rsidP="002C1116">
      <w:pPr>
        <w:autoSpaceDE w:val="0"/>
        <w:autoSpaceDN w:val="0"/>
        <w:adjustRightInd w:val="0"/>
        <w:spacing w:after="0" w:line="240" w:lineRule="atLeast"/>
        <w:rPr>
          <w:rFonts w:cs="Arial"/>
          <w:color w:val="000000"/>
          <w:lang w:val="en-CA"/>
        </w:rPr>
      </w:pPr>
    </w:p>
    <w:p w14:paraId="6D270F8D" w14:textId="3C44380A" w:rsidR="002C1116" w:rsidRPr="00005D4F" w:rsidRDefault="002C1116" w:rsidP="00005D4F">
      <w:pPr>
        <w:pStyle w:val="Heading4"/>
        <w:rPr>
          <w:lang w:val="en-CA"/>
        </w:rPr>
      </w:pPr>
      <w:proofErr w:type="gramStart"/>
      <w:r w:rsidRPr="00FE4C9E">
        <w:rPr>
          <w:lang w:val="en-CA"/>
        </w:rPr>
        <w:t>boreholeMaterialCustodian</w:t>
      </w:r>
      <w:proofErr w:type="gramEnd"/>
    </w:p>
    <w:p w14:paraId="0E8C825F" w14:textId="05795765" w:rsidR="002C1116" w:rsidRPr="00FE4C9E"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boreholeMaterialCustodian</w:t>
      </w:r>
      <w:proofErr w:type="gramStart"/>
      <w:r w:rsidRPr="00F16431">
        <w:rPr>
          <w:rStyle w:val="Entity"/>
        </w:rPr>
        <w:t>:Primitive</w:t>
      </w:r>
      <w:proofErr w:type="gramEnd"/>
      <w:r w:rsidRPr="00F16431">
        <w:rPr>
          <w:rStyle w:val="Entity"/>
        </w:rPr>
        <w:t>::CharacterString</w:t>
      </w:r>
      <w:r>
        <w:rPr>
          <w:rFonts w:cs="Arial"/>
          <w:color w:val="000000"/>
          <w:lang w:val="en-CA"/>
        </w:rPr>
        <w:t xml:space="preserve"> report</w:t>
      </w:r>
      <w:r w:rsidR="00005D4F">
        <w:rPr>
          <w:rFonts w:cs="Arial"/>
          <w:color w:val="000000"/>
          <w:lang w:val="en-CA"/>
        </w:rPr>
        <w:t>s</w:t>
      </w:r>
      <w:r>
        <w:rPr>
          <w:rFonts w:cs="Arial"/>
          <w:color w:val="000000"/>
          <w:lang w:val="en-CA"/>
        </w:rPr>
        <w:t xml:space="preserve"> the o</w:t>
      </w:r>
      <w:r w:rsidRPr="00FE4C9E">
        <w:rPr>
          <w:rFonts w:cs="Arial"/>
          <w:color w:val="000000"/>
          <w:lang w:val="en-CA"/>
        </w:rPr>
        <w:t>rganisation that is the custodian of the material recovered from the borehole</w:t>
      </w:r>
      <w:r>
        <w:rPr>
          <w:rFonts w:cs="Arial"/>
          <w:color w:val="000000"/>
          <w:lang w:val="en-CA"/>
        </w:rPr>
        <w:t>.</w:t>
      </w:r>
    </w:p>
    <w:p w14:paraId="3F722A96" w14:textId="77777777" w:rsidR="002C1116" w:rsidRDefault="002C1116" w:rsidP="002C1116">
      <w:pPr>
        <w:autoSpaceDE w:val="0"/>
        <w:autoSpaceDN w:val="0"/>
        <w:adjustRightInd w:val="0"/>
        <w:spacing w:after="0" w:line="240" w:lineRule="atLeast"/>
        <w:rPr>
          <w:rFonts w:cs="Arial"/>
          <w:color w:val="000000"/>
          <w:lang w:val="en-CA"/>
        </w:rPr>
      </w:pPr>
    </w:p>
    <w:p w14:paraId="266D9CA5" w14:textId="709A30DD" w:rsidR="002C1116" w:rsidRPr="00005D4F" w:rsidRDefault="002C1116" w:rsidP="00005D4F">
      <w:pPr>
        <w:pStyle w:val="Heading4"/>
        <w:rPr>
          <w:lang w:val="en-CA"/>
        </w:rPr>
      </w:pPr>
      <w:r w:rsidRPr="0061478E">
        <w:rPr>
          <w:lang w:val="en-CA"/>
        </w:rPr>
        <w:lastRenderedPageBreak/>
        <w:t>boreholeLength_m</w:t>
      </w:r>
    </w:p>
    <w:p w14:paraId="561F372A" w14:textId="5F394129"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boreholeLength_m</w:t>
      </w:r>
      <w:proofErr w:type="gramStart"/>
      <w:r w:rsidRPr="00F16431">
        <w:rPr>
          <w:rStyle w:val="Entity"/>
        </w:rPr>
        <w:t>:Primitive</w:t>
      </w:r>
      <w:proofErr w:type="gramEnd"/>
      <w:r w:rsidRPr="00F16431">
        <w:rPr>
          <w:rStyle w:val="Entity"/>
        </w:rPr>
        <w:t xml:space="preserve">::Number </w:t>
      </w:r>
      <w:r>
        <w:rPr>
          <w:rFonts w:cs="Arial"/>
          <w:color w:val="000000"/>
          <w:lang w:val="en-CA"/>
        </w:rPr>
        <w:t>report</w:t>
      </w:r>
      <w:r w:rsidR="00005D4F">
        <w:rPr>
          <w:rFonts w:cs="Arial"/>
          <w:color w:val="000000"/>
          <w:lang w:val="en-CA"/>
        </w:rPr>
        <w:t>s</w:t>
      </w:r>
      <w:r>
        <w:rPr>
          <w:rFonts w:cs="Arial"/>
          <w:color w:val="000000"/>
          <w:lang w:val="en-CA"/>
        </w:rPr>
        <w:t xml:space="preserve"> t</w:t>
      </w:r>
      <w:r w:rsidRPr="0061478E">
        <w:rPr>
          <w:rFonts w:cs="Arial"/>
          <w:color w:val="000000"/>
          <w:lang w:val="en-CA"/>
        </w:rPr>
        <w:t xml:space="preserve">he length of a borehole, in metres, as determined by the data provider. Length may have different sources </w:t>
      </w:r>
      <w:r>
        <w:rPr>
          <w:rFonts w:cs="Arial"/>
          <w:color w:val="000000"/>
          <w:lang w:val="en-CA"/>
        </w:rPr>
        <w:t>(</w:t>
      </w:r>
      <w:r w:rsidRPr="0061478E">
        <w:rPr>
          <w:rFonts w:cs="Arial"/>
          <w:color w:val="000000"/>
          <w:lang w:val="en-CA"/>
        </w:rPr>
        <w:t>e.g., driller's measurement, logger's measurement, survey measurement)</w:t>
      </w:r>
      <w:r>
        <w:rPr>
          <w:rFonts w:cs="Arial"/>
          <w:color w:val="000000"/>
          <w:lang w:val="en-CA"/>
        </w:rPr>
        <w:t>.</w:t>
      </w:r>
    </w:p>
    <w:p w14:paraId="06941C34" w14:textId="77777777" w:rsidR="002C1116" w:rsidRDefault="002C1116" w:rsidP="002C1116">
      <w:pPr>
        <w:autoSpaceDE w:val="0"/>
        <w:autoSpaceDN w:val="0"/>
        <w:adjustRightInd w:val="0"/>
        <w:spacing w:after="0" w:line="240" w:lineRule="atLeast"/>
        <w:rPr>
          <w:rFonts w:cs="Arial"/>
          <w:color w:val="000000"/>
          <w:lang w:val="en-CA"/>
        </w:rPr>
      </w:pPr>
    </w:p>
    <w:p w14:paraId="652DB330" w14:textId="21F97ACE" w:rsidR="002C1116" w:rsidRPr="00005D4F" w:rsidRDefault="002C1116" w:rsidP="00005D4F">
      <w:pPr>
        <w:pStyle w:val="Heading4"/>
        <w:rPr>
          <w:lang w:val="en-CA"/>
        </w:rPr>
      </w:pPr>
      <w:r w:rsidRPr="00D970E9">
        <w:rPr>
          <w:lang w:val="en-CA"/>
        </w:rPr>
        <w:t>elevation_m</w:t>
      </w:r>
    </w:p>
    <w:p w14:paraId="2540199F" w14:textId="58628AFE"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elevation_m</w:t>
      </w:r>
      <w:proofErr w:type="gramStart"/>
      <w:r w:rsidRPr="00F16431">
        <w:rPr>
          <w:rStyle w:val="Entity"/>
        </w:rPr>
        <w:t>:Primitive</w:t>
      </w:r>
      <w:proofErr w:type="gramEnd"/>
      <w:r w:rsidRPr="00F16431">
        <w:rPr>
          <w:rStyle w:val="Entity"/>
        </w:rPr>
        <w:t>::Number</w:t>
      </w:r>
      <w:r>
        <w:rPr>
          <w:rFonts w:cs="Arial"/>
          <w:color w:val="000000"/>
          <w:lang w:val="en-CA"/>
        </w:rPr>
        <w:t xml:space="preserve"> report</w:t>
      </w:r>
      <w:r w:rsidR="00005D4F">
        <w:rPr>
          <w:rFonts w:cs="Arial"/>
          <w:color w:val="000000"/>
          <w:lang w:val="en-CA"/>
        </w:rPr>
        <w:t>s</w:t>
      </w:r>
      <w:r>
        <w:rPr>
          <w:rFonts w:cs="Arial"/>
          <w:color w:val="000000"/>
          <w:lang w:val="en-CA"/>
        </w:rPr>
        <w:t xml:space="preserve"> the </w:t>
      </w:r>
      <w:r w:rsidRPr="0061478E">
        <w:rPr>
          <w:rFonts w:cs="Arial"/>
          <w:color w:val="000000"/>
          <w:lang w:val="en-CA"/>
        </w:rPr>
        <w:t xml:space="preserve">elevation data, in metres, for the borehole (i.e., wellbore) start point. This is </w:t>
      </w:r>
      <w:r>
        <w:rPr>
          <w:rFonts w:cs="Arial"/>
          <w:color w:val="000000"/>
          <w:lang w:val="en-CA"/>
        </w:rPr>
        <w:t xml:space="preserve">a compromise approach </w:t>
      </w:r>
      <w:r w:rsidRPr="0061478E">
        <w:rPr>
          <w:rFonts w:cs="Arial"/>
          <w:color w:val="000000"/>
          <w:lang w:val="en-CA"/>
        </w:rPr>
        <w:t xml:space="preserve">to allow for </w:t>
      </w:r>
      <w:r>
        <w:rPr>
          <w:rFonts w:cs="Arial"/>
          <w:color w:val="000000"/>
          <w:lang w:val="en-CA"/>
        </w:rPr>
        <w:t xml:space="preserve">delivery of </w:t>
      </w:r>
      <w:r w:rsidRPr="0061478E">
        <w:rPr>
          <w:rFonts w:cs="Arial"/>
          <w:color w:val="000000"/>
          <w:lang w:val="en-CA"/>
        </w:rPr>
        <w:t xml:space="preserve">legacy </w:t>
      </w:r>
      <w:r>
        <w:rPr>
          <w:rFonts w:cs="Arial"/>
          <w:color w:val="000000"/>
          <w:lang w:val="en-CA"/>
        </w:rPr>
        <w:t xml:space="preserve">2D </w:t>
      </w:r>
      <w:r w:rsidRPr="0061478E">
        <w:rPr>
          <w:rFonts w:cs="Arial"/>
          <w:color w:val="000000"/>
          <w:lang w:val="en-CA"/>
        </w:rPr>
        <w:t xml:space="preserve">data without elevation data, and for software that cannot process </w:t>
      </w:r>
      <w:proofErr w:type="gramStart"/>
      <w:r w:rsidRPr="0061478E">
        <w:rPr>
          <w:rFonts w:cs="Arial"/>
          <w:color w:val="000000"/>
          <w:lang w:val="en-CA"/>
        </w:rPr>
        <w:t>a 3D</w:t>
      </w:r>
      <w:proofErr w:type="gramEnd"/>
      <w:r w:rsidRPr="0061478E">
        <w:rPr>
          <w:rFonts w:cs="Arial"/>
          <w:color w:val="000000"/>
          <w:lang w:val="en-CA"/>
        </w:rPr>
        <w:t xml:space="preserve"> </w:t>
      </w:r>
      <w:r w:rsidRPr="00F16431">
        <w:rPr>
          <w:rStyle w:val="Entity"/>
        </w:rPr>
        <w:t>GM_Point</w:t>
      </w:r>
      <w:r w:rsidRPr="0061478E">
        <w:rPr>
          <w:rFonts w:cs="Arial"/>
          <w:color w:val="000000"/>
          <w:lang w:val="en-CA"/>
        </w:rPr>
        <w:t xml:space="preserve">. </w:t>
      </w:r>
    </w:p>
    <w:p w14:paraId="2723B2CB" w14:textId="77777777" w:rsidR="002C1116" w:rsidRDefault="002C1116" w:rsidP="002C1116">
      <w:pPr>
        <w:autoSpaceDE w:val="0"/>
        <w:autoSpaceDN w:val="0"/>
        <w:adjustRightInd w:val="0"/>
        <w:spacing w:after="0" w:line="240" w:lineRule="atLeast"/>
        <w:rPr>
          <w:rFonts w:cs="Arial"/>
          <w:color w:val="000000"/>
          <w:lang w:val="en-CA"/>
        </w:rPr>
      </w:pPr>
    </w:p>
    <w:p w14:paraId="4670C2DC" w14:textId="6D4FBC79" w:rsidR="002C1116" w:rsidRPr="00005D4F" w:rsidRDefault="002C1116" w:rsidP="00005D4F">
      <w:pPr>
        <w:pStyle w:val="Heading4"/>
        <w:rPr>
          <w:lang w:val="en-CA"/>
        </w:rPr>
      </w:pPr>
      <w:r w:rsidRPr="00D970E9">
        <w:rPr>
          <w:lang w:val="en-CA"/>
        </w:rPr>
        <w:t>elevation_srs</w:t>
      </w:r>
    </w:p>
    <w:p w14:paraId="6EF03DD2" w14:textId="16818C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elevation_srs</w:t>
      </w:r>
      <w:proofErr w:type="gramStart"/>
      <w:r w:rsidRPr="00F16431">
        <w:rPr>
          <w:rStyle w:val="Entity"/>
        </w:rPr>
        <w:t>:Primitive</w:t>
      </w:r>
      <w:proofErr w:type="gramEnd"/>
      <w:r w:rsidRPr="00F16431">
        <w:rPr>
          <w:rStyle w:val="Entity"/>
        </w:rPr>
        <w:t>::CharacterString</w:t>
      </w:r>
      <w:r>
        <w:rPr>
          <w:rFonts w:cs="Arial"/>
          <w:color w:val="000000"/>
          <w:lang w:val="en-CA"/>
        </w:rPr>
        <w:t xml:space="preserve"> </w:t>
      </w:r>
      <w:r w:rsidR="00005D4F">
        <w:rPr>
          <w:rFonts w:cs="Arial"/>
          <w:color w:val="000000"/>
          <w:lang w:val="en-CA"/>
        </w:rPr>
        <w:t>is</w:t>
      </w:r>
      <w:r>
        <w:rPr>
          <w:rFonts w:cs="Arial"/>
          <w:color w:val="000000"/>
          <w:lang w:val="en-CA"/>
        </w:rPr>
        <w:t xml:space="preserve"> a </w:t>
      </w:r>
      <w:r w:rsidRPr="0061478E">
        <w:rPr>
          <w:rFonts w:cs="Arial"/>
          <w:color w:val="000000"/>
          <w:lang w:val="en-CA"/>
        </w:rPr>
        <w:t>URI of a spatial reference system of the elevation value. (e.g., mean sea level)</w:t>
      </w:r>
      <w:r>
        <w:rPr>
          <w:rFonts w:cs="Arial"/>
          <w:color w:val="000000"/>
          <w:lang w:val="en-CA"/>
        </w:rPr>
        <w:t>.</w:t>
      </w:r>
      <w:r w:rsidRPr="0061478E">
        <w:rPr>
          <w:rFonts w:cs="Arial"/>
          <w:color w:val="000000"/>
          <w:lang w:val="en-CA"/>
        </w:rPr>
        <w:t xml:space="preserve"> Mandatory if elevation_m is populated.</w:t>
      </w:r>
      <w:r>
        <w:rPr>
          <w:rFonts w:cs="Arial"/>
          <w:color w:val="000000"/>
          <w:lang w:val="en-CA"/>
        </w:rPr>
        <w:t xml:space="preserve"> </w:t>
      </w:r>
      <w:r w:rsidRPr="0061478E">
        <w:rPr>
          <w:rFonts w:cs="Arial"/>
          <w:color w:val="000000"/>
          <w:lang w:val="en-CA"/>
        </w:rPr>
        <w:t xml:space="preserve">The SRS </w:t>
      </w:r>
      <w:r>
        <w:rPr>
          <w:rFonts w:cs="Arial"/>
          <w:color w:val="000000"/>
          <w:lang w:val="en-CA"/>
        </w:rPr>
        <w:t>shall</w:t>
      </w:r>
      <w:r w:rsidRPr="0061478E">
        <w:rPr>
          <w:rFonts w:cs="Arial"/>
          <w:color w:val="000000"/>
          <w:lang w:val="en-CA"/>
        </w:rPr>
        <w:t xml:space="preserve"> be a one dimensional vertical SRS (i.e., EPSG code in the range 5600-5799).</w:t>
      </w:r>
    </w:p>
    <w:p w14:paraId="1180A192" w14:textId="77777777" w:rsidR="002C1116" w:rsidRDefault="002C1116" w:rsidP="002C111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32012344" w14:textId="77777777" w:rsidTr="003811C7">
        <w:trPr>
          <w:cantSplit/>
        </w:trPr>
        <w:tc>
          <w:tcPr>
            <w:tcW w:w="4219" w:type="dxa"/>
            <w:tcBorders>
              <w:right w:val="nil"/>
            </w:tcBorders>
            <w:shd w:val="clear" w:color="auto" w:fill="auto"/>
          </w:tcPr>
          <w:p w14:paraId="0EC31052" w14:textId="7ACDF60B"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/gsml4-lite/boreholeview-elevation-srs</w:t>
            </w:r>
          </w:p>
        </w:tc>
        <w:tc>
          <w:tcPr>
            <w:tcW w:w="4678" w:type="dxa"/>
            <w:tcBorders>
              <w:left w:val="nil"/>
            </w:tcBorders>
            <w:shd w:val="clear" w:color="auto" w:fill="auto"/>
          </w:tcPr>
          <w:p w14:paraId="6C55C8B1" w14:textId="77777777" w:rsidR="002C1116" w:rsidRPr="00D12552" w:rsidRDefault="002C1116" w:rsidP="003811C7">
            <w:pPr>
              <w:pStyle w:val="Tabletext10"/>
              <w:jc w:val="left"/>
              <w:rPr>
                <w:rStyle w:val="reqtext"/>
                <w:lang w:val="en-CA"/>
              </w:rPr>
            </w:pPr>
            <w:r>
              <w:rPr>
                <w:rStyle w:val="reqtext"/>
                <w:lang w:val="en-CA"/>
              </w:rPr>
              <w:t>If present, elevation_srs SHALL resolve to a valid EPSG vertical datum in the range EPSG:5600 to EPSG:5799</w:t>
            </w:r>
          </w:p>
        </w:tc>
      </w:tr>
    </w:tbl>
    <w:p w14:paraId="70B2B002" w14:textId="77777777" w:rsidR="002C1116" w:rsidRDefault="002C1116" w:rsidP="002C1116">
      <w:pPr>
        <w:autoSpaceDE w:val="0"/>
        <w:autoSpaceDN w:val="0"/>
        <w:adjustRightInd w:val="0"/>
        <w:spacing w:after="0" w:line="240" w:lineRule="atLeast"/>
        <w:rPr>
          <w:rFonts w:cs="Arial"/>
          <w:color w:val="000000"/>
          <w:lang w:val="en-CA"/>
        </w:rPr>
      </w:pPr>
    </w:p>
    <w:p w14:paraId="1217216F" w14:textId="77777777" w:rsidR="002C1116" w:rsidRPr="00A12606" w:rsidRDefault="002C1116" w:rsidP="002C1116">
      <w:pPr>
        <w:autoSpaceDE w:val="0"/>
        <w:autoSpaceDN w:val="0"/>
        <w:adjustRightInd w:val="0"/>
        <w:spacing w:after="0" w:line="240" w:lineRule="atLeast"/>
        <w:rPr>
          <w:rStyle w:val="reqtext"/>
        </w:rPr>
      </w:pPr>
      <w:r>
        <w:rPr>
          <w:rFonts w:cs="Arial"/>
          <w:color w:val="000000"/>
          <w:lang w:val="en-CA"/>
        </w:rPr>
        <w:t xml:space="preserve">Example: </w:t>
      </w:r>
      <w:commentRangeStart w:id="544"/>
      <w:r w:rsidR="00C33812">
        <w:fldChar w:fldCharType="begin"/>
      </w:r>
      <w:r w:rsidR="00C33812">
        <w:instrText xml:space="preserve"> HYPERLINK "http://spatialreference.org/ref/epsg/5711/" </w:instrText>
      </w:r>
      <w:r w:rsidR="00C33812">
        <w:fldChar w:fldCharType="separate"/>
      </w:r>
      <w:r w:rsidRPr="00445F04">
        <w:rPr>
          <w:rStyle w:val="Hyperlink"/>
          <w:rFonts w:ascii="Arial" w:hAnsi="Arial" w:cs="Arial"/>
          <w:sz w:val="18"/>
        </w:rPr>
        <w:t>http://spatialreference.org/ref/epsg/5711/</w:t>
      </w:r>
      <w:r w:rsidR="00C33812">
        <w:rPr>
          <w:rStyle w:val="Hyperlink"/>
          <w:rFonts w:ascii="Arial" w:hAnsi="Arial" w:cs="Arial"/>
          <w:sz w:val="18"/>
        </w:rPr>
        <w:fldChar w:fldCharType="end"/>
      </w:r>
      <w:r>
        <w:rPr>
          <w:rStyle w:val="reqtext"/>
        </w:rPr>
        <w:t xml:space="preserve"> </w:t>
      </w:r>
      <w:commentRangeEnd w:id="544"/>
      <w:r w:rsidR="00353E0B">
        <w:rPr>
          <w:rStyle w:val="CommentReference"/>
        </w:rPr>
        <w:commentReference w:id="544"/>
      </w:r>
    </w:p>
    <w:p w14:paraId="1C6A5799" w14:textId="77777777" w:rsidR="002C1116" w:rsidRDefault="002C1116" w:rsidP="002C1116">
      <w:pPr>
        <w:autoSpaceDE w:val="0"/>
        <w:autoSpaceDN w:val="0"/>
        <w:adjustRightInd w:val="0"/>
        <w:spacing w:after="0" w:line="240" w:lineRule="atLeast"/>
        <w:rPr>
          <w:rFonts w:cs="Arial"/>
          <w:color w:val="000000"/>
          <w:lang w:val="en-CA"/>
        </w:rPr>
      </w:pPr>
    </w:p>
    <w:p w14:paraId="7DFE61D4" w14:textId="554FC6B1" w:rsidR="002C1116" w:rsidRPr="00005D4F" w:rsidRDefault="002C1116" w:rsidP="00005D4F">
      <w:pPr>
        <w:pStyle w:val="Heading4"/>
        <w:rPr>
          <w:lang w:val="en-CA"/>
        </w:rPr>
      </w:pPr>
      <w:proofErr w:type="gramStart"/>
      <w:r w:rsidRPr="00D970E9">
        <w:rPr>
          <w:lang w:val="en-CA"/>
        </w:rPr>
        <w:t>positionalAccuracy</w:t>
      </w:r>
      <w:proofErr w:type="gramEnd"/>
    </w:p>
    <w:p w14:paraId="22FC0E95" w14:textId="6B764C7D"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positionalAccuracy</w:t>
      </w:r>
      <w:proofErr w:type="gramStart"/>
      <w:r w:rsidRPr="00F16431">
        <w:rPr>
          <w:rStyle w:val="Entity"/>
        </w:rPr>
        <w:t>:Primitive</w:t>
      </w:r>
      <w:proofErr w:type="gramEnd"/>
      <w:r w:rsidRPr="00F16431">
        <w:rPr>
          <w:rStyle w:val="Entity"/>
        </w:rPr>
        <w:t>::CharacterString</w:t>
      </w:r>
      <w:r>
        <w:rPr>
          <w:rFonts w:cs="Arial"/>
          <w:color w:val="000000"/>
          <w:lang w:val="en-CA"/>
        </w:rPr>
        <w:t xml:space="preserve"> report</w:t>
      </w:r>
      <w:r w:rsidR="00005D4F">
        <w:rPr>
          <w:rFonts w:cs="Arial"/>
          <w:color w:val="000000"/>
          <w:lang w:val="en-CA"/>
        </w:rPr>
        <w:t>s</w:t>
      </w:r>
      <w:r>
        <w:rPr>
          <w:rFonts w:cs="Arial"/>
          <w:color w:val="000000"/>
          <w:lang w:val="en-CA"/>
        </w:rPr>
        <w:t xml:space="preserve"> a</w:t>
      </w:r>
      <w:r w:rsidRPr="00A0347F">
        <w:rPr>
          <w:rFonts w:cs="Arial"/>
          <w:color w:val="000000"/>
          <w:lang w:val="en-CA"/>
        </w:rPr>
        <w:t>n estimate of the accuracy of the location of the borehole collar location.</w:t>
      </w:r>
      <w:r>
        <w:rPr>
          <w:rFonts w:cs="Arial"/>
          <w:color w:val="000000"/>
          <w:lang w:val="en-CA"/>
        </w:rPr>
        <w:t xml:space="preserve">  Ideally, this would be a quantitative estimate of accuracy (e.g., 20 metres).</w:t>
      </w:r>
    </w:p>
    <w:p w14:paraId="2E7FE2CE" w14:textId="79D1E392" w:rsidR="002C1116" w:rsidRPr="00005D4F" w:rsidRDefault="002C1116" w:rsidP="00005D4F">
      <w:pPr>
        <w:pStyle w:val="Heading4"/>
        <w:rPr>
          <w:lang w:val="en-CA"/>
        </w:rPr>
      </w:pPr>
      <w:proofErr w:type="gramStart"/>
      <w:r>
        <w:rPr>
          <w:lang w:val="en-CA"/>
        </w:rPr>
        <w:t>source</w:t>
      </w:r>
      <w:proofErr w:type="gramEnd"/>
    </w:p>
    <w:p w14:paraId="7B2CB826" w14:textId="1B703583"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w:t>
      </w:r>
      <w:r w:rsidRPr="00F16431">
        <w:rPr>
          <w:rStyle w:val="Entity"/>
        </w:rPr>
        <w:t>source</w:t>
      </w:r>
      <w:proofErr w:type="gramStart"/>
      <w:r w:rsidRPr="00F16431">
        <w:rPr>
          <w:rStyle w:val="Entity"/>
        </w:rPr>
        <w:t>:Primitive</w:t>
      </w:r>
      <w:proofErr w:type="gramEnd"/>
      <w:r w:rsidRPr="00F16431">
        <w:rPr>
          <w:rStyle w:val="Entity"/>
        </w:rPr>
        <w:t>::CharacterString</w:t>
      </w:r>
      <w:r>
        <w:rPr>
          <w:rFonts w:cs="Arial"/>
          <w:color w:val="000000"/>
          <w:lang w:val="en-CA"/>
        </w:rPr>
        <w:t xml:space="preserve"> property describe</w:t>
      </w:r>
      <w:r w:rsidR="00005D4F">
        <w:rPr>
          <w:rFonts w:cs="Arial"/>
          <w:color w:val="000000"/>
          <w:lang w:val="en-CA"/>
        </w:rPr>
        <w:t>s</w:t>
      </w:r>
      <w:r w:rsidRPr="00BE718C">
        <w:rPr>
          <w:rFonts w:cs="Arial"/>
          <w:color w:val="000000"/>
          <w:lang w:val="en-CA"/>
        </w:rPr>
        <w:t xml:space="preserve"> details and citations to source materials for the borehole and, if available, providing URLs to reference material and publications describing the borehole. This could be a short text synopsis of key information that would also be in the metadata record referenced by </w:t>
      </w:r>
      <w:r w:rsidRPr="00F16431">
        <w:rPr>
          <w:rStyle w:val="Entity"/>
        </w:rPr>
        <w:t>metadata_uri</w:t>
      </w:r>
      <w:r w:rsidRPr="00BE718C">
        <w:rPr>
          <w:rFonts w:cs="Arial"/>
          <w:color w:val="000000"/>
          <w:lang w:val="en-CA"/>
        </w:rPr>
        <w:t>.</w:t>
      </w:r>
    </w:p>
    <w:p w14:paraId="7DA1764C" w14:textId="77777777" w:rsidR="002C1116" w:rsidRDefault="002C1116" w:rsidP="002C1116">
      <w:pPr>
        <w:autoSpaceDE w:val="0"/>
        <w:autoSpaceDN w:val="0"/>
        <w:adjustRightInd w:val="0"/>
        <w:spacing w:after="0" w:line="240" w:lineRule="atLeast"/>
        <w:rPr>
          <w:rFonts w:cs="Arial"/>
          <w:color w:val="000000"/>
          <w:lang w:val="en-CA"/>
        </w:rPr>
      </w:pPr>
    </w:p>
    <w:p w14:paraId="73B49946" w14:textId="6D2CE49E" w:rsidR="002C1116" w:rsidRPr="00005D4F" w:rsidRDefault="002C1116" w:rsidP="00005D4F">
      <w:pPr>
        <w:pStyle w:val="Heading4"/>
        <w:rPr>
          <w:lang w:val="en-CA"/>
        </w:rPr>
      </w:pPr>
      <w:r w:rsidRPr="00BE718C">
        <w:rPr>
          <w:lang w:val="en-CA"/>
        </w:rPr>
        <w:t>parentBorehole_uri</w:t>
      </w:r>
    </w:p>
    <w:p w14:paraId="7268F82E" w14:textId="115AB2F5"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When </w:t>
      </w:r>
      <w:r w:rsidR="00005D4F">
        <w:rPr>
          <w:rFonts w:cs="Arial"/>
          <w:color w:val="000000"/>
          <w:lang w:val="en-CA"/>
        </w:rPr>
        <w:t>present</w:t>
      </w:r>
      <w:r>
        <w:rPr>
          <w:rFonts w:cs="Arial"/>
          <w:color w:val="000000"/>
          <w:lang w:val="en-CA"/>
        </w:rPr>
        <w:t xml:space="preserve">, the </w:t>
      </w:r>
      <w:r w:rsidRPr="00F16431">
        <w:rPr>
          <w:rStyle w:val="Entity"/>
        </w:rPr>
        <w:t>parentBorehole_uri</w:t>
      </w:r>
      <w:proofErr w:type="gramStart"/>
      <w:r w:rsidRPr="00F16431">
        <w:rPr>
          <w:rStyle w:val="Entity"/>
        </w:rPr>
        <w:t>:Primitive</w:t>
      </w:r>
      <w:proofErr w:type="gramEnd"/>
      <w:r w:rsidRPr="00F16431">
        <w:rPr>
          <w:rStyle w:val="Entity"/>
        </w:rPr>
        <w:t>::CharacterString</w:t>
      </w:r>
      <w:r>
        <w:rPr>
          <w:rFonts w:cs="Arial"/>
          <w:color w:val="000000"/>
          <w:lang w:val="en-CA"/>
        </w:rPr>
        <w:t xml:space="preserve"> contain</w:t>
      </w:r>
      <w:r w:rsidR="00005D4F">
        <w:rPr>
          <w:rFonts w:cs="Arial"/>
          <w:color w:val="000000"/>
          <w:lang w:val="en-CA"/>
        </w:rPr>
        <w:t>s</w:t>
      </w:r>
      <w:r>
        <w:rPr>
          <w:rFonts w:cs="Arial"/>
          <w:color w:val="000000"/>
          <w:lang w:val="en-CA"/>
        </w:rPr>
        <w:t xml:space="preserve"> a </w:t>
      </w:r>
      <w:r w:rsidRPr="00BE718C">
        <w:rPr>
          <w:rFonts w:cs="Arial"/>
          <w:color w:val="000000"/>
          <w:lang w:val="en-CA"/>
        </w:rPr>
        <w:t xml:space="preserve">URI referring </w:t>
      </w:r>
      <w:r>
        <w:rPr>
          <w:rFonts w:cs="Arial"/>
          <w:color w:val="000000"/>
          <w:lang w:val="en-CA"/>
        </w:rPr>
        <w:t>to one or more representations</w:t>
      </w:r>
      <w:r w:rsidRPr="00BE718C">
        <w:rPr>
          <w:rFonts w:cs="Arial"/>
          <w:color w:val="000000"/>
          <w:lang w:val="en-CA"/>
        </w:rPr>
        <w:t xml:space="preserve"> of a parent borehole (e.g., </w:t>
      </w:r>
      <w:r>
        <w:rPr>
          <w:rFonts w:cs="Arial"/>
          <w:color w:val="000000"/>
          <w:lang w:val="en-CA"/>
        </w:rPr>
        <w:t xml:space="preserve">a </w:t>
      </w:r>
      <w:r w:rsidRPr="00BE718C">
        <w:rPr>
          <w:rFonts w:cs="Arial"/>
          <w:color w:val="000000"/>
          <w:lang w:val="en-CA"/>
        </w:rPr>
        <w:t>parent well of a sidetrack wellbore)</w:t>
      </w:r>
      <w:r>
        <w:rPr>
          <w:rFonts w:cs="Arial"/>
          <w:color w:val="000000"/>
          <w:lang w:val="en-CA"/>
        </w:rPr>
        <w:t>.</w:t>
      </w:r>
    </w:p>
    <w:p w14:paraId="4005F053" w14:textId="77777777" w:rsidR="002C1116" w:rsidRDefault="002C1116" w:rsidP="002C111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74F1C3FE" w14:textId="77777777" w:rsidTr="003811C7">
        <w:trPr>
          <w:cantSplit/>
        </w:trPr>
        <w:tc>
          <w:tcPr>
            <w:tcW w:w="4219" w:type="dxa"/>
            <w:tcBorders>
              <w:right w:val="nil"/>
            </w:tcBorders>
            <w:shd w:val="clear" w:color="auto" w:fill="auto"/>
          </w:tcPr>
          <w:p w14:paraId="3EE1847B" w14:textId="3F0CA5F9"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/gsml4-lite/boreholeview-parentBorehole-uri</w:t>
            </w:r>
          </w:p>
        </w:tc>
        <w:tc>
          <w:tcPr>
            <w:tcW w:w="4678" w:type="dxa"/>
            <w:tcBorders>
              <w:left w:val="nil"/>
            </w:tcBorders>
            <w:shd w:val="clear" w:color="auto" w:fill="auto"/>
          </w:tcPr>
          <w:p w14:paraId="6CA444D6" w14:textId="77777777" w:rsidR="002C1116" w:rsidRPr="00D12552" w:rsidRDefault="002C1116" w:rsidP="003811C7">
            <w:pPr>
              <w:pStyle w:val="Tabletext10"/>
              <w:jc w:val="left"/>
              <w:rPr>
                <w:rStyle w:val="reqtext"/>
                <w:lang w:val="en-CA"/>
              </w:rPr>
            </w:pPr>
            <w:r>
              <w:rPr>
                <w:rStyle w:val="reqtext"/>
                <w:lang w:val="en-CA"/>
              </w:rPr>
              <w:t>If present, parentBorehole_uri SHOULD resolve to a representation of a GeoSciML borehole.</w:t>
            </w:r>
          </w:p>
        </w:tc>
      </w:tr>
    </w:tbl>
    <w:p w14:paraId="79F8EA05" w14:textId="77777777" w:rsidR="002C1116" w:rsidRDefault="002C1116" w:rsidP="002C1116">
      <w:pPr>
        <w:autoSpaceDE w:val="0"/>
        <w:autoSpaceDN w:val="0"/>
        <w:adjustRightInd w:val="0"/>
        <w:spacing w:after="0" w:line="240" w:lineRule="atLeast"/>
        <w:rPr>
          <w:rFonts w:cs="Arial"/>
          <w:color w:val="000000"/>
          <w:lang w:val="en-CA"/>
        </w:rPr>
      </w:pPr>
    </w:p>
    <w:p w14:paraId="5D36C0AB"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If the borehole does not have any parent, this field shall be empty.</w:t>
      </w:r>
    </w:p>
    <w:p w14:paraId="188A4DE5" w14:textId="77777777" w:rsidR="002C1116" w:rsidRDefault="002C1116" w:rsidP="002C1116">
      <w:pPr>
        <w:autoSpaceDE w:val="0"/>
        <w:autoSpaceDN w:val="0"/>
        <w:adjustRightInd w:val="0"/>
        <w:spacing w:after="0" w:line="240" w:lineRule="atLeast"/>
        <w:rPr>
          <w:rFonts w:cs="Arial"/>
          <w:color w:val="000000"/>
          <w:lang w:val="en-CA"/>
        </w:rPr>
      </w:pPr>
    </w:p>
    <w:p w14:paraId="48DAB3F0" w14:textId="3F9E86EE" w:rsidR="002C1116" w:rsidRPr="00005D4F" w:rsidRDefault="002C1116" w:rsidP="00005D4F">
      <w:pPr>
        <w:pStyle w:val="Heading4"/>
        <w:rPr>
          <w:lang w:val="en-CA"/>
        </w:rPr>
      </w:pPr>
      <w:r w:rsidRPr="00D970E9">
        <w:rPr>
          <w:lang w:val="en-CA"/>
        </w:rPr>
        <w:t>metadata_uri</w:t>
      </w:r>
    </w:p>
    <w:p w14:paraId="0935E358" w14:textId="242E973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metadata_uri</w:t>
      </w:r>
      <w:proofErr w:type="gramStart"/>
      <w:r w:rsidRPr="00F16431">
        <w:rPr>
          <w:rStyle w:val="Entity"/>
        </w:rPr>
        <w:t>:Primitive</w:t>
      </w:r>
      <w:proofErr w:type="gramEnd"/>
      <w:r w:rsidRPr="00F16431">
        <w:rPr>
          <w:rStyle w:val="Entity"/>
        </w:rPr>
        <w:t>::CharacterString</w:t>
      </w:r>
      <w:r>
        <w:rPr>
          <w:rFonts w:cs="Arial"/>
          <w:color w:val="000000"/>
          <w:lang w:val="en-CA"/>
        </w:rPr>
        <w:t xml:space="preserve"> contain</w:t>
      </w:r>
      <w:r w:rsidR="00005D4F">
        <w:rPr>
          <w:rFonts w:cs="Arial"/>
          <w:color w:val="000000"/>
          <w:lang w:val="en-CA"/>
        </w:rPr>
        <w:t>s</w:t>
      </w:r>
      <w:r>
        <w:rPr>
          <w:rFonts w:cs="Arial"/>
          <w:color w:val="000000"/>
          <w:lang w:val="en-CA"/>
        </w:rPr>
        <w:t xml:space="preserve"> a </w:t>
      </w:r>
      <w:r w:rsidRPr="00BE718C">
        <w:rPr>
          <w:rFonts w:cs="Arial"/>
          <w:color w:val="000000"/>
          <w:lang w:val="en-CA"/>
        </w:rPr>
        <w:t>URI referring to a metadata record describing the provenance of data.</w:t>
      </w:r>
    </w:p>
    <w:p w14:paraId="735F62AF" w14:textId="77777777" w:rsidR="002C1116" w:rsidRDefault="002C1116" w:rsidP="002C1116">
      <w:pPr>
        <w:autoSpaceDE w:val="0"/>
        <w:autoSpaceDN w:val="0"/>
        <w:adjustRightInd w:val="0"/>
        <w:spacing w:after="0" w:line="240" w:lineRule="atLeast"/>
        <w:rPr>
          <w:rFonts w:cs="Arial"/>
          <w:color w:val="000000"/>
          <w:lang w:val="en-CA"/>
        </w:rPr>
      </w:pPr>
    </w:p>
    <w:p w14:paraId="68C83A5A" w14:textId="02AD332F" w:rsidR="002C1116" w:rsidRPr="00BE718C" w:rsidRDefault="002C1116" w:rsidP="002C1116">
      <w:pPr>
        <w:pStyle w:val="Heading4"/>
      </w:pPr>
      <w:proofErr w:type="gramStart"/>
      <w:r w:rsidRPr="00C17A19">
        <w:t>genericSymbolizer</w:t>
      </w:r>
      <w:proofErr w:type="gramEnd"/>
    </w:p>
    <w:p w14:paraId="64738621" w14:textId="77777777" w:rsidR="002C1116" w:rsidRDefault="002C1116" w:rsidP="002C1116">
      <w:r>
        <w:t xml:space="preserve">If present, the property </w:t>
      </w:r>
      <w:r w:rsidRPr="00F16431">
        <w:rPr>
          <w:rStyle w:val="Entity"/>
        </w:rPr>
        <w:t>genericSymbolizer</w:t>
      </w:r>
      <w:proofErr w:type="gramStart"/>
      <w:r w:rsidRPr="00F16431">
        <w:rPr>
          <w:rStyle w:val="Entity"/>
        </w:rPr>
        <w:t>:Primitive</w:t>
      </w:r>
      <w:proofErr w:type="gramEnd"/>
      <w:r w:rsidRPr="00F16431">
        <w:rPr>
          <w:rStyle w:val="Entity"/>
        </w:rPr>
        <w:t>::CharacterString</w:t>
      </w:r>
      <w:r>
        <w:t xml:space="preserve"> contains an identifier</w:t>
      </w:r>
      <w:r w:rsidRPr="00C17A19">
        <w:t xml:space="preserve"> for a symbol from standard (locally or community defined) symbolization scheme for portrayal.</w:t>
      </w:r>
    </w:p>
    <w:p w14:paraId="3A7B2841" w14:textId="48D7CCCD" w:rsidR="002C1116" w:rsidRDefault="002C1116" w:rsidP="002C1116">
      <w:pPr>
        <w:pStyle w:val="Heading4"/>
      </w:pPr>
      <w:proofErr w:type="gramStart"/>
      <w:r>
        <w:t>s</w:t>
      </w:r>
      <w:r w:rsidRPr="004E3A57">
        <w:t>hape</w:t>
      </w:r>
      <w:proofErr w:type="gramEnd"/>
    </w:p>
    <w:p w14:paraId="21C40E5F" w14:textId="295EDC54" w:rsidR="002C1116" w:rsidRDefault="002C1116" w:rsidP="002C1116">
      <w:r>
        <w:t xml:space="preserve">The property </w:t>
      </w:r>
      <w:r w:rsidRPr="00F16431">
        <w:rPr>
          <w:rStyle w:val="Entity"/>
        </w:rPr>
        <w:t>shape</w:t>
      </w:r>
      <w:proofErr w:type="gramStart"/>
      <w:r w:rsidRPr="00F16431">
        <w:rPr>
          <w:rStyle w:val="Entity"/>
        </w:rPr>
        <w:t>:GM</w:t>
      </w:r>
      <w:proofErr w:type="gramEnd"/>
      <w:r w:rsidRPr="00F16431">
        <w:rPr>
          <w:rStyle w:val="Entity"/>
        </w:rPr>
        <w:t>_Object</w:t>
      </w:r>
      <w:r>
        <w:t xml:space="preserve"> contain</w:t>
      </w:r>
      <w:r w:rsidR="00005D4F">
        <w:t>s</w:t>
      </w:r>
      <w:r>
        <w:t xml:space="preserve"> a </w:t>
      </w:r>
      <w:r w:rsidRPr="00BE718C">
        <w:t>Geometry defining the extent of the borehole start point.</w:t>
      </w:r>
    </w:p>
    <w:p w14:paraId="28DF93E2" w14:textId="18A9DCA5" w:rsidR="002C1116" w:rsidRDefault="00005D4F" w:rsidP="002C1116">
      <w:pPr>
        <w:pStyle w:val="Heading4"/>
      </w:pPr>
      <w:proofErr w:type="gramStart"/>
      <w:r>
        <w:t>a</w:t>
      </w:r>
      <w:r w:rsidR="002C1116" w:rsidRPr="004E3A57">
        <w:t>ny</w:t>
      </w:r>
      <w:proofErr w:type="gramEnd"/>
    </w:p>
    <w:p w14:paraId="24390AB6" w14:textId="77777777" w:rsidR="002C1116" w:rsidRPr="002B6140" w:rsidRDefault="002C1116" w:rsidP="002C1116">
      <w:r>
        <w:t xml:space="preserve">A data provider may add an arbitrary number of extra properties, as long as the instance is conformant to GML Simple Feature Level 0. </w:t>
      </w:r>
    </w:p>
    <w:p w14:paraId="3B5CB824" w14:textId="77777777" w:rsidR="002C1116" w:rsidRDefault="002C1116" w:rsidP="002C1116">
      <w:pPr>
        <w:autoSpaceDE w:val="0"/>
        <w:autoSpaceDN w:val="0"/>
        <w:adjustRightInd w:val="0"/>
        <w:spacing w:after="0" w:line="240" w:lineRule="atLeast"/>
        <w:rPr>
          <w:rFonts w:cs="Arial"/>
          <w:color w:val="000000"/>
          <w:lang w:val="en-CA"/>
        </w:rPr>
      </w:pPr>
    </w:p>
    <w:p w14:paraId="6F11169D" w14:textId="77777777" w:rsidR="002C1116" w:rsidRDefault="002C1116" w:rsidP="002C1116">
      <w:pPr>
        <w:pStyle w:val="Heading3"/>
        <w:rPr>
          <w:lang w:val="en-CA"/>
        </w:rPr>
      </w:pPr>
      <w:bookmarkStart w:id="545" w:name="_Toc456947003"/>
      <w:r w:rsidRPr="00D14AF0">
        <w:rPr>
          <w:lang w:val="en-CA"/>
        </w:rPr>
        <w:t>ContactView</w:t>
      </w:r>
      <w:bookmarkEnd w:id="545"/>
    </w:p>
    <w:p w14:paraId="7D9D878F" w14:textId="77777777" w:rsidR="002C1116" w:rsidRDefault="002C1116" w:rsidP="002C1116">
      <w:pPr>
        <w:autoSpaceDE w:val="0"/>
        <w:autoSpaceDN w:val="0"/>
        <w:adjustRightInd w:val="0"/>
        <w:spacing w:after="0" w:line="240" w:lineRule="atLeast"/>
        <w:rPr>
          <w:rFonts w:cs="Arial"/>
          <w:color w:val="000000"/>
          <w:lang w:val="en-CA"/>
        </w:rPr>
      </w:pPr>
    </w:p>
    <w:p w14:paraId="1F6662FA"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35EFC532" w14:textId="77777777" w:rsidR="002C1116" w:rsidRDefault="002C1116" w:rsidP="002C1116">
      <w:pPr>
        <w:keepNext/>
        <w:autoSpaceDE w:val="0"/>
        <w:autoSpaceDN w:val="0"/>
        <w:adjustRightInd w:val="0"/>
        <w:spacing w:after="0" w:line="240" w:lineRule="atLeast"/>
        <w:jc w:val="center"/>
      </w:pPr>
      <w:r>
        <w:rPr>
          <w:noProof/>
          <w:lang w:val="en-CA" w:eastAsia="en-CA"/>
        </w:rPr>
        <w:drawing>
          <wp:inline distT="0" distB="0" distL="0" distR="0" wp14:anchorId="26AA8A13" wp14:editId="777FBAE3">
            <wp:extent cx="2524125" cy="229552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524125" cy="2295525"/>
                    </a:xfrm>
                    <a:prstGeom prst="rect">
                      <a:avLst/>
                    </a:prstGeom>
                    <a:noFill/>
                    <a:ln>
                      <a:noFill/>
                    </a:ln>
                  </pic:spPr>
                </pic:pic>
              </a:graphicData>
            </a:graphic>
          </wp:inline>
        </w:drawing>
      </w:r>
    </w:p>
    <w:p w14:paraId="4A6CE7BB" w14:textId="77777777" w:rsidR="002C1116" w:rsidRPr="00F8032B" w:rsidRDefault="002C1116" w:rsidP="002C1116">
      <w:pPr>
        <w:pStyle w:val="Caption"/>
        <w:jc w:val="center"/>
        <w:rPr>
          <w:color w:val="auto"/>
        </w:rPr>
      </w:pPr>
      <w:r w:rsidRPr="00F8032B">
        <w:rPr>
          <w:color w:val="auto"/>
        </w:rPr>
        <w:t xml:space="preserve">Figure </w:t>
      </w:r>
      <w:r w:rsidRPr="00F8032B">
        <w:rPr>
          <w:color w:val="auto"/>
        </w:rPr>
        <w:fldChar w:fldCharType="begin"/>
      </w:r>
      <w:r w:rsidRPr="00F8032B">
        <w:rPr>
          <w:color w:val="auto"/>
        </w:rPr>
        <w:instrText xml:space="preserve"> SEQ Figure \* ARABIC </w:instrText>
      </w:r>
      <w:r w:rsidRPr="00F8032B">
        <w:rPr>
          <w:color w:val="auto"/>
        </w:rPr>
        <w:fldChar w:fldCharType="separate"/>
      </w:r>
      <w:r w:rsidR="00E15963">
        <w:rPr>
          <w:noProof/>
          <w:color w:val="auto"/>
        </w:rPr>
        <w:t>100</w:t>
      </w:r>
      <w:r w:rsidRPr="00F8032B">
        <w:rPr>
          <w:color w:val="auto"/>
        </w:rPr>
        <w:fldChar w:fldCharType="end"/>
      </w:r>
      <w:r>
        <w:rPr>
          <w:color w:val="auto"/>
        </w:rPr>
        <w:t xml:space="preserve"> -</w:t>
      </w:r>
      <w:r w:rsidRPr="00F8032B">
        <w:rPr>
          <w:color w:val="auto"/>
        </w:rPr>
        <w:t xml:space="preserve"> ContactView </w:t>
      </w:r>
      <w:r>
        <w:rPr>
          <w:color w:val="auto"/>
        </w:rPr>
        <w:t>feature type.</w:t>
      </w:r>
    </w:p>
    <w:p w14:paraId="4F02BF3C" w14:textId="77777777" w:rsidR="002C1116" w:rsidRDefault="002C1116" w:rsidP="002C1116">
      <w:pPr>
        <w:autoSpaceDE w:val="0"/>
        <w:autoSpaceDN w:val="0"/>
        <w:adjustRightInd w:val="0"/>
        <w:spacing w:after="0" w:line="240" w:lineRule="atLeast"/>
        <w:rPr>
          <w:rFonts w:cs="Arial"/>
          <w:color w:val="000000"/>
          <w:lang w:val="en-CA"/>
        </w:rPr>
      </w:pPr>
    </w:p>
    <w:p w14:paraId="376F3385" w14:textId="77777777" w:rsidR="002C1116" w:rsidRPr="00D14AF0" w:rsidRDefault="002C1116" w:rsidP="002C1116">
      <w:pPr>
        <w:autoSpaceDE w:val="0"/>
        <w:autoSpaceDN w:val="0"/>
        <w:adjustRightInd w:val="0"/>
        <w:spacing w:after="0" w:line="240" w:lineRule="atLeast"/>
        <w:rPr>
          <w:rFonts w:cs="Arial"/>
          <w:color w:val="000000"/>
          <w:lang w:val="en-CA"/>
        </w:rPr>
      </w:pPr>
      <w:r w:rsidRPr="00F16431">
        <w:rPr>
          <w:rStyle w:val="Entity"/>
        </w:rPr>
        <w:t>ContactView</w:t>
      </w:r>
      <w:r>
        <w:rPr>
          <w:rFonts w:cs="Arial"/>
          <w:color w:val="000000"/>
          <w:lang w:val="en-CA"/>
        </w:rPr>
        <w:t xml:space="preserve"> is a s</w:t>
      </w:r>
      <w:r w:rsidRPr="00D14AF0">
        <w:rPr>
          <w:rFonts w:cs="Arial"/>
          <w:color w:val="000000"/>
          <w:lang w:val="en-CA"/>
        </w:rPr>
        <w:t xml:space="preserve">implified view of a GeoSciML </w:t>
      </w:r>
      <w:r w:rsidRPr="00F16431">
        <w:rPr>
          <w:rStyle w:val="Entity"/>
        </w:rPr>
        <w:t>Contact</w:t>
      </w:r>
      <w:r>
        <w:rPr>
          <w:rFonts w:cs="Arial"/>
          <w:color w:val="000000"/>
          <w:lang w:val="en-CA"/>
        </w:rPr>
        <w:t xml:space="preserve"> feature</w:t>
      </w:r>
      <w:r w:rsidRPr="00D14AF0">
        <w:rPr>
          <w:rFonts w:cs="Arial"/>
          <w:color w:val="000000"/>
          <w:lang w:val="en-CA"/>
        </w:rPr>
        <w:t xml:space="preserve">. In GeoSciML terms this will be an instance of a MappedFeature with key property values from the associated </w:t>
      </w:r>
      <w:r w:rsidRPr="00F16431">
        <w:rPr>
          <w:rStyle w:val="Entity"/>
        </w:rPr>
        <w:t>Contact</w:t>
      </w:r>
      <w:r w:rsidRPr="00D14AF0">
        <w:rPr>
          <w:rFonts w:cs="Arial"/>
          <w:color w:val="000000"/>
          <w:lang w:val="en-CA"/>
        </w:rPr>
        <w:t xml:space="preserve"> feature summarised as labels (unconstrained character strings) or arbitrarily selected classifiers to be used for thematic mapping purposes. The latter are the properties </w:t>
      </w:r>
      <w:r w:rsidRPr="00D14AF0">
        <w:rPr>
          <w:rFonts w:cs="Arial"/>
          <w:color w:val="000000"/>
          <w:lang w:val="en-CA"/>
        </w:rPr>
        <w:lastRenderedPageBreak/>
        <w:t>suffixed with '_uri' and will contain URIs referring to controlled concepts in published vocabularies.</w:t>
      </w:r>
    </w:p>
    <w:p w14:paraId="40183D2C" w14:textId="77777777" w:rsidR="002C1116" w:rsidRPr="00D14AF0" w:rsidRDefault="002C1116" w:rsidP="002C1116">
      <w:pPr>
        <w:autoSpaceDE w:val="0"/>
        <w:autoSpaceDN w:val="0"/>
        <w:adjustRightInd w:val="0"/>
        <w:spacing w:after="0" w:line="240" w:lineRule="atLeast"/>
        <w:rPr>
          <w:rFonts w:cs="Arial"/>
          <w:color w:val="000000"/>
          <w:lang w:val="en-CA"/>
        </w:rPr>
      </w:pPr>
    </w:p>
    <w:p w14:paraId="7CEFA23D" w14:textId="77777777" w:rsidR="002C1116" w:rsidRDefault="002C1116" w:rsidP="002C1116">
      <w:pPr>
        <w:autoSpaceDE w:val="0"/>
        <w:autoSpaceDN w:val="0"/>
        <w:adjustRightInd w:val="0"/>
        <w:spacing w:after="0" w:line="240" w:lineRule="atLeast"/>
        <w:rPr>
          <w:rFonts w:cs="Arial"/>
          <w:color w:val="000000"/>
          <w:lang w:val="en-CA"/>
        </w:rPr>
      </w:pPr>
    </w:p>
    <w:p w14:paraId="102FF586" w14:textId="77777777" w:rsidR="002C1116" w:rsidRDefault="002C1116" w:rsidP="002C1116">
      <w:pPr>
        <w:pStyle w:val="Heading4"/>
        <w:rPr>
          <w:lang w:val="en-CA"/>
        </w:rPr>
      </w:pPr>
      <w:r>
        <w:rPr>
          <w:lang w:val="en-CA"/>
        </w:rPr>
        <w:t>Mapping</w:t>
      </w:r>
    </w:p>
    <w:p w14:paraId="1AEAD6CC" w14:textId="77777777" w:rsidR="002C1116" w:rsidRDefault="002C1116" w:rsidP="002C1116">
      <w:pPr>
        <w:autoSpaceDE w:val="0"/>
        <w:autoSpaceDN w:val="0"/>
        <w:adjustRightInd w:val="0"/>
        <w:spacing w:after="0" w:line="240" w:lineRule="atLeast"/>
        <w:rPr>
          <w:rFonts w:cs="Arial"/>
          <w:color w:val="000000"/>
          <w:lang w:val="en-CA"/>
        </w:rPr>
      </w:pPr>
    </w:p>
    <w:tbl>
      <w:tblPr>
        <w:tblStyle w:val="LightShading"/>
        <w:tblW w:w="5000" w:type="pct"/>
        <w:tblLook w:val="04A0" w:firstRow="1" w:lastRow="0" w:firstColumn="1" w:lastColumn="0" w:noHBand="0" w:noVBand="1"/>
      </w:tblPr>
      <w:tblGrid>
        <w:gridCol w:w="2395"/>
        <w:gridCol w:w="6461"/>
      </w:tblGrid>
      <w:tr w:rsidR="002C1116" w:rsidRPr="00005D4F" w14:paraId="4E236E49"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tcPr>
          <w:p w14:paraId="3E3EFDAB"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Property</w:t>
            </w:r>
          </w:p>
        </w:tc>
        <w:tc>
          <w:tcPr>
            <w:tcW w:w="6338" w:type="dxa"/>
          </w:tcPr>
          <w:p w14:paraId="11964D62" w14:textId="77777777" w:rsidR="002C1116" w:rsidRPr="00005D4F"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005D4F">
              <w:rPr>
                <w:rFonts w:ascii="Consolas" w:hAnsi="Consolas" w:cs="Consolas"/>
                <w:sz w:val="18"/>
                <w:szCs w:val="18"/>
                <w:lang w:val="en-CA" w:eastAsia="en-CA"/>
              </w:rPr>
              <w:t xml:space="preserve">Mapping from </w:t>
            </w:r>
            <w:r w:rsidRPr="00F16431">
              <w:rPr>
                <w:rStyle w:val="Entity"/>
              </w:rPr>
              <w:t>MappedFeature</w:t>
            </w:r>
          </w:p>
        </w:tc>
      </w:tr>
      <w:tr w:rsidR="002C1116" w:rsidRPr="00005D4F" w14:paraId="72B9C94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404ABD83" w14:textId="6FAA2E24" w:rsidR="002C1116" w:rsidRPr="00005D4F" w:rsidRDefault="00005D4F"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i</w:t>
            </w:r>
            <w:r w:rsidR="002C1116" w:rsidRPr="00005D4F">
              <w:rPr>
                <w:rFonts w:ascii="Consolas" w:hAnsi="Consolas" w:cs="Consolas"/>
                <w:sz w:val="18"/>
                <w:szCs w:val="18"/>
                <w:lang w:val="en-CA" w:eastAsia="en-CA"/>
              </w:rPr>
              <w:t>dentifier</w:t>
            </w:r>
          </w:p>
        </w:tc>
        <w:tc>
          <w:tcPr>
            <w:tcW w:w="6338" w:type="dxa"/>
            <w:hideMark/>
          </w:tcPr>
          <w:p w14:paraId="0E552003"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specification:Contact::identifier</w:t>
            </w:r>
          </w:p>
        </w:tc>
      </w:tr>
      <w:tr w:rsidR="002C1116" w:rsidRPr="00005D4F" w14:paraId="23336B7A"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5C6AF5B1" w14:textId="4A6D381D" w:rsidR="002C1116" w:rsidRPr="00005D4F" w:rsidRDefault="00005D4F"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n</w:t>
            </w:r>
            <w:r w:rsidR="002C1116" w:rsidRPr="00005D4F">
              <w:rPr>
                <w:rFonts w:ascii="Consolas" w:hAnsi="Consolas" w:cs="Consolas"/>
                <w:sz w:val="18"/>
                <w:szCs w:val="18"/>
                <w:lang w:val="en-CA" w:eastAsia="en-CA"/>
              </w:rPr>
              <w:t>ame</w:t>
            </w:r>
          </w:p>
        </w:tc>
        <w:tc>
          <w:tcPr>
            <w:tcW w:w="6338" w:type="dxa"/>
            <w:hideMark/>
          </w:tcPr>
          <w:p w14:paraId="0E6065F0"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specification:Contact::name 1</w:t>
            </w:r>
          </w:p>
        </w:tc>
      </w:tr>
      <w:tr w:rsidR="002C1116" w:rsidRPr="00005D4F" w14:paraId="62CEF0B4"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6AEDF25" w14:textId="56F960E4" w:rsidR="002C1116" w:rsidRPr="00005D4F" w:rsidRDefault="00005D4F"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d</w:t>
            </w:r>
            <w:r w:rsidR="002C1116" w:rsidRPr="00005D4F">
              <w:rPr>
                <w:rFonts w:ascii="Consolas" w:hAnsi="Consolas" w:cs="Consolas"/>
                <w:sz w:val="18"/>
                <w:szCs w:val="18"/>
                <w:lang w:val="en-CA" w:eastAsia="en-CA"/>
              </w:rPr>
              <w:t>escription</w:t>
            </w:r>
          </w:p>
        </w:tc>
        <w:tc>
          <w:tcPr>
            <w:tcW w:w="6338" w:type="dxa"/>
            <w:hideMark/>
          </w:tcPr>
          <w:p w14:paraId="7DB34E47"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specification:Contact::description</w:t>
            </w:r>
          </w:p>
        </w:tc>
      </w:tr>
      <w:tr w:rsidR="002C1116" w:rsidRPr="00005D4F" w14:paraId="4E03E65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37F50D6C"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contactType</w:t>
            </w:r>
          </w:p>
        </w:tc>
        <w:tc>
          <w:tcPr>
            <w:tcW w:w="6338" w:type="dxa"/>
            <w:hideMark/>
          </w:tcPr>
          <w:p w14:paraId="4F10AE84"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specification:Contact::contactType 2</w:t>
            </w:r>
          </w:p>
        </w:tc>
      </w:tr>
      <w:tr w:rsidR="002C1116" w:rsidRPr="00005D4F" w14:paraId="3CFCD1E7"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6A7FF55"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observationMethod</w:t>
            </w:r>
          </w:p>
        </w:tc>
        <w:tc>
          <w:tcPr>
            <w:tcW w:w="6338" w:type="dxa"/>
            <w:hideMark/>
          </w:tcPr>
          <w:p w14:paraId="75FB190C"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observationMethod 1 2</w:t>
            </w:r>
          </w:p>
        </w:tc>
      </w:tr>
      <w:tr w:rsidR="002C1116" w:rsidRPr="00005D4F" w14:paraId="6C457CD0"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4A0D5E2A"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positionalAccuracy</w:t>
            </w:r>
          </w:p>
        </w:tc>
        <w:tc>
          <w:tcPr>
            <w:tcW w:w="6338" w:type="dxa"/>
            <w:hideMark/>
          </w:tcPr>
          <w:p w14:paraId="7DE24387"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positionalAccuracy 2</w:t>
            </w:r>
          </w:p>
        </w:tc>
      </w:tr>
      <w:tr w:rsidR="002C1116" w:rsidRPr="00005D4F" w14:paraId="0ABEFE9B"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40D2319F" w14:textId="7ED7DF40" w:rsidR="002C1116" w:rsidRPr="00005D4F" w:rsidRDefault="00005D4F"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s</w:t>
            </w:r>
            <w:r w:rsidR="002C1116" w:rsidRPr="00005D4F">
              <w:rPr>
                <w:rFonts w:ascii="Consolas" w:hAnsi="Consolas" w:cs="Consolas"/>
                <w:sz w:val="18"/>
                <w:szCs w:val="18"/>
                <w:lang w:val="en-CA" w:eastAsia="en-CA"/>
              </w:rPr>
              <w:t>ource</w:t>
            </w:r>
          </w:p>
        </w:tc>
        <w:tc>
          <w:tcPr>
            <w:tcW w:w="6338" w:type="dxa"/>
            <w:hideMark/>
          </w:tcPr>
          <w:p w14:paraId="5AC6768E"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specification:GeologicUnit::metaDataProperty:(…):CI_Citation</w:t>
            </w:r>
          </w:p>
        </w:tc>
      </w:tr>
      <w:tr w:rsidR="002C1116" w:rsidRPr="00005D4F" w14:paraId="4204EE80"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5C3A2BB1"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contactType_uri</w:t>
            </w:r>
          </w:p>
        </w:tc>
        <w:tc>
          <w:tcPr>
            <w:tcW w:w="6338" w:type="dxa"/>
            <w:hideMark/>
          </w:tcPr>
          <w:p w14:paraId="3EAB05A9"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specification::Contact:contactType 3</w:t>
            </w:r>
          </w:p>
        </w:tc>
      </w:tr>
      <w:tr w:rsidR="002C1116" w:rsidRPr="00005D4F" w14:paraId="2DBF483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523E70A0"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specification_uri</w:t>
            </w:r>
          </w:p>
        </w:tc>
        <w:tc>
          <w:tcPr>
            <w:tcW w:w="6338" w:type="dxa"/>
            <w:hideMark/>
          </w:tcPr>
          <w:p w14:paraId="407398F2"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 3</w:t>
            </w:r>
          </w:p>
        </w:tc>
      </w:tr>
      <w:tr w:rsidR="002C1116" w:rsidRPr="00005D4F" w14:paraId="1B06FBAC"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1E415632"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metadata_uri</w:t>
            </w:r>
          </w:p>
        </w:tc>
        <w:tc>
          <w:tcPr>
            <w:tcW w:w="6338" w:type="dxa"/>
            <w:hideMark/>
          </w:tcPr>
          <w:p w14:paraId="4B948033"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specification::Contact::metaDataProperty 3</w:t>
            </w:r>
          </w:p>
        </w:tc>
      </w:tr>
      <w:tr w:rsidR="002C1116" w:rsidRPr="00005D4F" w14:paraId="6CC85C36"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75F1B279"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genericSymbolizer</w:t>
            </w:r>
          </w:p>
        </w:tc>
        <w:tc>
          <w:tcPr>
            <w:tcW w:w="6338" w:type="dxa"/>
            <w:hideMark/>
          </w:tcPr>
          <w:p w14:paraId="5458C69D"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p>
        </w:tc>
      </w:tr>
      <w:tr w:rsidR="002C1116" w:rsidRPr="00005D4F" w14:paraId="41658A1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5D866206" w14:textId="3035FC1A" w:rsidR="002C1116" w:rsidRPr="00005D4F" w:rsidRDefault="00005D4F"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S</w:t>
            </w:r>
            <w:r w:rsidR="002C1116" w:rsidRPr="00005D4F">
              <w:rPr>
                <w:rFonts w:ascii="Consolas" w:hAnsi="Consolas" w:cs="Consolas"/>
                <w:sz w:val="18"/>
                <w:szCs w:val="18"/>
                <w:lang w:val="en-CA" w:eastAsia="en-CA"/>
              </w:rPr>
              <w:t>hape</w:t>
            </w:r>
          </w:p>
        </w:tc>
        <w:tc>
          <w:tcPr>
            <w:tcW w:w="6338" w:type="dxa"/>
            <w:hideMark/>
          </w:tcPr>
          <w:p w14:paraId="076B7B4A"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shape</w:t>
            </w:r>
          </w:p>
        </w:tc>
      </w:tr>
      <w:tr w:rsidR="002C1116" w:rsidRPr="00005D4F" w14:paraId="179C0219"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6F6E9340" w14:textId="77777777" w:rsidR="002C1116" w:rsidRPr="00005D4F" w:rsidRDefault="002C1116" w:rsidP="003811C7">
            <w:pPr>
              <w:spacing w:after="0"/>
              <w:rPr>
                <w:rFonts w:ascii="Consolas" w:hAnsi="Consolas" w:cs="Consolas"/>
                <w:sz w:val="18"/>
                <w:szCs w:val="18"/>
              </w:rPr>
            </w:pPr>
            <w:r w:rsidRPr="00005D4F">
              <w:rPr>
                <w:rFonts w:ascii="Consolas" w:hAnsi="Consolas" w:cs="Consolas"/>
                <w:sz w:val="18"/>
                <w:szCs w:val="18"/>
                <w:vertAlign w:val="superscript"/>
              </w:rPr>
              <w:t>1</w:t>
            </w:r>
            <w:r w:rsidRPr="00005D4F">
              <w:rPr>
                <w:rFonts w:ascii="Consolas" w:hAnsi="Consolas" w:cs="Consolas"/>
                <w:sz w:val="18"/>
                <w:szCs w:val="18"/>
              </w:rPr>
              <w:t xml:space="preserve"> Case where multiple values are delivered for these elements in GeoSciML.  Data providers should </w:t>
            </w:r>
            <w:r w:rsidRPr="00005D4F">
              <w:rPr>
                <w:rFonts w:ascii="Consolas" w:hAnsi="Consolas" w:cs="Consolas"/>
                <w:b w:val="0"/>
                <w:sz w:val="18"/>
                <w:szCs w:val="18"/>
              </w:rPr>
              <w:t>choose</w:t>
            </w:r>
            <w:r w:rsidRPr="00005D4F">
              <w:rPr>
                <w:rFonts w:ascii="Consolas" w:hAnsi="Consolas" w:cs="Consolas"/>
                <w:sz w:val="18"/>
                <w:szCs w:val="18"/>
              </w:rPr>
              <w:t xml:space="preserve"> one, or merge, or concatenate values into a representative single value for use in GeoSciML-Lite</w:t>
            </w:r>
          </w:p>
          <w:p w14:paraId="0013FFBB" w14:textId="77777777" w:rsidR="002C1116" w:rsidRPr="00005D4F" w:rsidRDefault="002C1116" w:rsidP="003811C7">
            <w:pPr>
              <w:spacing w:after="0"/>
              <w:rPr>
                <w:rFonts w:ascii="Consolas" w:hAnsi="Consolas" w:cs="Consolas"/>
                <w:sz w:val="18"/>
                <w:szCs w:val="18"/>
              </w:rPr>
            </w:pPr>
            <w:r w:rsidRPr="00005D4F">
              <w:rPr>
                <w:rFonts w:ascii="Consolas" w:hAnsi="Consolas" w:cs="Consolas"/>
                <w:sz w:val="18"/>
                <w:szCs w:val="18"/>
                <w:vertAlign w:val="superscript"/>
              </w:rPr>
              <w:t>2</w:t>
            </w:r>
            <w:r w:rsidRPr="00005D4F">
              <w:rPr>
                <w:rFonts w:ascii="Consolas" w:hAnsi="Consolas" w:cs="Consolas"/>
                <w:sz w:val="18"/>
                <w:szCs w:val="18"/>
              </w:rPr>
              <w:t xml:space="preserve"> Use appropriate </w:t>
            </w:r>
            <w:r w:rsidRPr="00005D4F">
              <w:rPr>
                <w:rFonts w:ascii="Consolas" w:hAnsi="Consolas" w:cs="Consolas"/>
                <w:b w:val="0"/>
                <w:sz w:val="18"/>
                <w:szCs w:val="18"/>
              </w:rPr>
              <w:t>human readable label</w:t>
            </w:r>
            <w:r w:rsidRPr="00005D4F">
              <w:rPr>
                <w:rFonts w:ascii="Consolas" w:hAnsi="Consolas" w:cs="Consolas"/>
                <w:sz w:val="18"/>
                <w:szCs w:val="18"/>
              </w:rPr>
              <w:t xml:space="preserve"> for the vocabulary</w:t>
            </w:r>
          </w:p>
          <w:p w14:paraId="1A46579E"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vertAlign w:val="superscript"/>
              </w:rPr>
              <w:t>3</w:t>
            </w:r>
            <w:r w:rsidRPr="00005D4F">
              <w:rPr>
                <w:rFonts w:ascii="Consolas" w:hAnsi="Consolas" w:cs="Consolas"/>
                <w:sz w:val="18"/>
                <w:szCs w:val="18"/>
              </w:rPr>
              <w:t xml:space="preserve"> Use a </w:t>
            </w:r>
            <w:r w:rsidRPr="00005D4F">
              <w:rPr>
                <w:rFonts w:ascii="Consolas" w:hAnsi="Consolas" w:cs="Consolas"/>
                <w:b w:val="0"/>
                <w:sz w:val="18"/>
                <w:szCs w:val="18"/>
              </w:rPr>
              <w:t>reference</w:t>
            </w:r>
            <w:r w:rsidRPr="00005D4F">
              <w:rPr>
                <w:rFonts w:ascii="Consolas" w:hAnsi="Consolas" w:cs="Consolas"/>
                <w:sz w:val="18"/>
                <w:szCs w:val="18"/>
              </w:rPr>
              <w:t xml:space="preserve"> or an identifier that can be use to reach a representation.</w:t>
            </w:r>
          </w:p>
        </w:tc>
      </w:tr>
    </w:tbl>
    <w:p w14:paraId="570934F8" w14:textId="77777777" w:rsidR="002C1116" w:rsidRDefault="002C1116" w:rsidP="002C1116">
      <w:pPr>
        <w:autoSpaceDE w:val="0"/>
        <w:autoSpaceDN w:val="0"/>
        <w:adjustRightInd w:val="0"/>
        <w:spacing w:after="0" w:line="240" w:lineRule="atLeast"/>
        <w:rPr>
          <w:rFonts w:cs="Arial"/>
          <w:color w:val="000000"/>
          <w:lang w:val="en-CA"/>
        </w:rPr>
      </w:pPr>
    </w:p>
    <w:p w14:paraId="1741E51B" w14:textId="77777777" w:rsidR="002C1116" w:rsidRDefault="002C1116" w:rsidP="002C1116">
      <w:pPr>
        <w:pStyle w:val="Heading4"/>
        <w:rPr>
          <w:lang w:val="en-CA"/>
        </w:rPr>
      </w:pPr>
      <w:r>
        <w:rPr>
          <w:lang w:val="en-CA"/>
        </w:rPr>
        <w:t>identifier</w:t>
      </w:r>
    </w:p>
    <w:p w14:paraId="55FF0A5C" w14:textId="77777777" w:rsidR="002C1116" w:rsidRDefault="002C1116" w:rsidP="002C1116"/>
    <w:p w14:paraId="343D4530" w14:textId="77777777" w:rsidR="002C1116" w:rsidRDefault="002C1116" w:rsidP="002C1116">
      <w:r w:rsidRPr="00D970E9">
        <w:t xml:space="preserve">Globally unique </w:t>
      </w:r>
      <w:r w:rsidRPr="00F16431">
        <w:rPr>
          <w:rStyle w:val="Entity"/>
        </w:rPr>
        <w:t>identifier</w:t>
      </w:r>
      <w:proofErr w:type="gramStart"/>
      <w:r w:rsidRPr="00F16431">
        <w:rPr>
          <w:rStyle w:val="Entity"/>
        </w:rPr>
        <w:t>:Primitive</w:t>
      </w:r>
      <w:proofErr w:type="gramEnd"/>
      <w:r w:rsidRPr="00F16431">
        <w:rPr>
          <w:rStyle w:val="Entity"/>
        </w:rPr>
        <w:t>::CharacterString</w:t>
      </w:r>
      <w:r>
        <w:t xml:space="preserve"> shall uniquely identifies a tuple within the dataset and be formatted as an </w:t>
      </w:r>
      <w:r>
        <w:rPr>
          <w:lang w:val="en-CA"/>
        </w:rPr>
        <w:t xml:space="preserve">absolute URI conformant to RFC </w:t>
      </w:r>
      <w:commentRangeStart w:id="546"/>
      <w:r>
        <w:rPr>
          <w:lang w:val="en-CA"/>
        </w:rPr>
        <w:t>3986</w:t>
      </w:r>
      <w:commentRangeEnd w:id="546"/>
      <w:r>
        <w:rPr>
          <w:rStyle w:val="CommentReference"/>
        </w:rPr>
        <w:commentReference w:id="546"/>
      </w:r>
      <w:r>
        <w:rPr>
          <w:lang w:val="en-CA"/>
        </w:rPr>
        <w:t>.</w:t>
      </w:r>
    </w:p>
    <w:p w14:paraId="2D940D24" w14:textId="77777777" w:rsidR="002C1116" w:rsidRDefault="002C1116" w:rsidP="002C111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7876F806" w14:textId="77777777" w:rsidTr="003811C7">
        <w:trPr>
          <w:cantSplit/>
        </w:trPr>
        <w:tc>
          <w:tcPr>
            <w:tcW w:w="4219" w:type="dxa"/>
            <w:tcBorders>
              <w:right w:val="nil"/>
            </w:tcBorders>
            <w:shd w:val="clear" w:color="auto" w:fill="auto"/>
          </w:tcPr>
          <w:p w14:paraId="23C8FB97" w14:textId="16B4DA2E"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/gsml4-lite/contactview-identifier</w:t>
            </w:r>
          </w:p>
        </w:tc>
        <w:tc>
          <w:tcPr>
            <w:tcW w:w="4678" w:type="dxa"/>
            <w:tcBorders>
              <w:left w:val="nil"/>
            </w:tcBorders>
            <w:shd w:val="clear" w:color="auto" w:fill="auto"/>
          </w:tcPr>
          <w:p w14:paraId="70689DB4" w14:textId="77777777" w:rsidR="002C1116" w:rsidRPr="00D12552" w:rsidRDefault="002C1116" w:rsidP="003811C7">
            <w:pPr>
              <w:pStyle w:val="Tabletext10"/>
              <w:jc w:val="left"/>
              <w:rPr>
                <w:rStyle w:val="reqtext"/>
                <w:lang w:val="en-CA"/>
              </w:rPr>
            </w:pPr>
            <w:r>
              <w:rPr>
                <w:rStyle w:val="reqtext"/>
                <w:lang w:val="en-CA"/>
              </w:rPr>
              <w:t>identifier SHOULD correspond to an instance of MappedFeature.</w:t>
            </w:r>
          </w:p>
        </w:tc>
      </w:tr>
    </w:tbl>
    <w:p w14:paraId="07160547" w14:textId="77777777" w:rsidR="002C1116" w:rsidRDefault="002C1116" w:rsidP="002C1116">
      <w:pPr>
        <w:autoSpaceDE w:val="0"/>
        <w:autoSpaceDN w:val="0"/>
        <w:adjustRightInd w:val="0"/>
        <w:spacing w:after="0" w:line="240" w:lineRule="atLeast"/>
        <w:rPr>
          <w:rFonts w:cs="Arial"/>
          <w:color w:val="000000"/>
          <w:lang w:val="en-CA"/>
        </w:rPr>
      </w:pPr>
    </w:p>
    <w:p w14:paraId="72D53B73" w14:textId="77777777" w:rsidR="002C1116" w:rsidRDefault="002C1116" w:rsidP="002C1116">
      <w:r>
        <w:t>It should</w:t>
      </w:r>
      <w:r w:rsidRPr="00D970E9">
        <w:t xml:space="preserve"> have the same value as the corresponding GeoSciML MappedFeature</w:t>
      </w:r>
      <w:r>
        <w:t xml:space="preserve"> identifier if available</w:t>
      </w:r>
      <w:r w:rsidRPr="00D970E9">
        <w:t>.</w:t>
      </w:r>
      <w:r>
        <w:t xml:space="preserve"> </w:t>
      </w:r>
    </w:p>
    <w:p w14:paraId="08D10037" w14:textId="2FD915E1" w:rsidR="002C1116" w:rsidRDefault="002C1116" w:rsidP="002C1116">
      <w:pPr>
        <w:pStyle w:val="Heading4"/>
      </w:pPr>
      <w:proofErr w:type="gramStart"/>
      <w:r>
        <w:t>name</w:t>
      </w:r>
      <w:proofErr w:type="gramEnd"/>
    </w:p>
    <w:p w14:paraId="5501E0AC" w14:textId="662A0210" w:rsidR="002C1116" w:rsidRDefault="002C1116" w:rsidP="002C1116">
      <w:r>
        <w:t xml:space="preserve">If present, the property </w:t>
      </w:r>
      <w:r w:rsidRPr="00F16431">
        <w:rPr>
          <w:rStyle w:val="Entity"/>
        </w:rPr>
        <w:t>name</w:t>
      </w:r>
      <w:proofErr w:type="gramStart"/>
      <w:r w:rsidRPr="00F16431">
        <w:rPr>
          <w:rStyle w:val="Entity"/>
        </w:rPr>
        <w:t>:Primitive</w:t>
      </w:r>
      <w:proofErr w:type="gramEnd"/>
      <w:r w:rsidRPr="00F16431">
        <w:rPr>
          <w:rStyle w:val="Entity"/>
        </w:rPr>
        <w:t>::CharacterString</w:t>
      </w:r>
      <w:r>
        <w:t xml:space="preserve"> report</w:t>
      </w:r>
      <w:r w:rsidR="00005D4F">
        <w:t>s</w:t>
      </w:r>
      <w:r>
        <w:t xml:space="preserve"> the d</w:t>
      </w:r>
      <w:r w:rsidRPr="00176E9E">
        <w:t>isplay name for the Contact.</w:t>
      </w:r>
    </w:p>
    <w:p w14:paraId="754CDB3A" w14:textId="27FD3A42" w:rsidR="002C1116" w:rsidRPr="00005D4F" w:rsidRDefault="002C1116" w:rsidP="00005D4F">
      <w:pPr>
        <w:pStyle w:val="Heading4"/>
        <w:rPr>
          <w:lang w:val="en-CA"/>
        </w:rPr>
      </w:pPr>
      <w:proofErr w:type="gramStart"/>
      <w:r>
        <w:rPr>
          <w:lang w:val="en-CA"/>
        </w:rPr>
        <w:lastRenderedPageBreak/>
        <w:t>d</w:t>
      </w:r>
      <w:r w:rsidRPr="00176E9E">
        <w:rPr>
          <w:lang w:val="en-CA"/>
        </w:rPr>
        <w:t>escription</w:t>
      </w:r>
      <w:proofErr w:type="gramEnd"/>
    </w:p>
    <w:p w14:paraId="20832D78" w14:textId="709A682F" w:rsidR="002C1116" w:rsidRDefault="002C1116" w:rsidP="002C1116">
      <w:pPr>
        <w:autoSpaceDE w:val="0"/>
        <w:autoSpaceDN w:val="0"/>
        <w:adjustRightInd w:val="0"/>
        <w:spacing w:after="0" w:line="240" w:lineRule="atLeast"/>
        <w:rPr>
          <w:rFonts w:cs="Arial"/>
          <w:color w:val="000000"/>
          <w:lang w:val="en-CA"/>
        </w:rPr>
      </w:pPr>
      <w:r>
        <w:t>If present,</w:t>
      </w:r>
      <w:r>
        <w:rPr>
          <w:rFonts w:cs="Arial"/>
          <w:color w:val="000000"/>
          <w:lang w:val="en-CA"/>
        </w:rPr>
        <w:t xml:space="preserve"> the property </w:t>
      </w:r>
      <w:r w:rsidRPr="00F16431">
        <w:rPr>
          <w:rStyle w:val="Entity"/>
        </w:rPr>
        <w:t>description</w:t>
      </w:r>
      <w:proofErr w:type="gramStart"/>
      <w:r w:rsidRPr="00F16431">
        <w:rPr>
          <w:rStyle w:val="Entity"/>
        </w:rPr>
        <w:t>:Primitive</w:t>
      </w:r>
      <w:proofErr w:type="gramEnd"/>
      <w:r w:rsidRPr="00F16431">
        <w:rPr>
          <w:rStyle w:val="Entity"/>
        </w:rPr>
        <w:t>::CharacterString</w:t>
      </w:r>
      <w:r>
        <w:rPr>
          <w:rFonts w:cs="Arial"/>
          <w:color w:val="000000"/>
          <w:lang w:val="en-CA"/>
        </w:rPr>
        <w:t xml:space="preserve"> report</w:t>
      </w:r>
      <w:r w:rsidR="00005D4F">
        <w:rPr>
          <w:rFonts w:cs="Arial"/>
          <w:color w:val="000000"/>
          <w:lang w:val="en-CA"/>
        </w:rPr>
        <w:t>s</w:t>
      </w:r>
      <w:r>
        <w:rPr>
          <w:rFonts w:cs="Arial"/>
          <w:color w:val="000000"/>
          <w:lang w:val="en-CA"/>
        </w:rPr>
        <w:t xml:space="preserve"> the </w:t>
      </w:r>
      <w:r w:rsidRPr="00176E9E">
        <w:rPr>
          <w:rFonts w:cs="Arial"/>
          <w:color w:val="000000"/>
          <w:lang w:val="en-CA"/>
        </w:rPr>
        <w:t>description of the Contact, typically taken from an entry on a geological map legend.</w:t>
      </w:r>
    </w:p>
    <w:p w14:paraId="63740F8F" w14:textId="77777777" w:rsidR="002C1116" w:rsidRDefault="002C1116" w:rsidP="002C1116">
      <w:pPr>
        <w:autoSpaceDE w:val="0"/>
        <w:autoSpaceDN w:val="0"/>
        <w:adjustRightInd w:val="0"/>
        <w:spacing w:after="0" w:line="240" w:lineRule="atLeast"/>
        <w:rPr>
          <w:rFonts w:cs="Arial"/>
          <w:color w:val="000000"/>
          <w:lang w:val="en-CA"/>
        </w:rPr>
      </w:pPr>
    </w:p>
    <w:p w14:paraId="08D38A14" w14:textId="1BAC0E32" w:rsidR="002C1116" w:rsidRPr="00005D4F" w:rsidRDefault="002C1116" w:rsidP="00005D4F">
      <w:pPr>
        <w:pStyle w:val="Heading4"/>
        <w:rPr>
          <w:lang w:val="en-CA"/>
        </w:rPr>
      </w:pPr>
      <w:proofErr w:type="gramStart"/>
      <w:r w:rsidRPr="00176E9E">
        <w:rPr>
          <w:lang w:val="en-CA"/>
        </w:rPr>
        <w:t>contactType</w:t>
      </w:r>
      <w:proofErr w:type="gramEnd"/>
    </w:p>
    <w:p w14:paraId="3664C84E" w14:textId="26EE450F"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contactType</w:t>
      </w:r>
      <w:proofErr w:type="gramStart"/>
      <w:r w:rsidRPr="00F16431">
        <w:rPr>
          <w:rStyle w:val="Entity"/>
        </w:rPr>
        <w:t>:Primitive</w:t>
      </w:r>
      <w:proofErr w:type="gramEnd"/>
      <w:r w:rsidRPr="00F16431">
        <w:rPr>
          <w:rStyle w:val="Entity"/>
        </w:rPr>
        <w:t>::CharacterString</w:t>
      </w:r>
      <w:r>
        <w:rPr>
          <w:rFonts w:cs="Arial"/>
          <w:color w:val="000000"/>
          <w:lang w:val="en-CA"/>
        </w:rPr>
        <w:t xml:space="preserve"> report</w:t>
      </w:r>
      <w:r w:rsidR="00005D4F">
        <w:rPr>
          <w:rFonts w:cs="Arial"/>
          <w:color w:val="000000"/>
          <w:lang w:val="en-CA"/>
        </w:rPr>
        <w:t>s</w:t>
      </w:r>
      <w:r>
        <w:rPr>
          <w:rFonts w:cs="Arial"/>
          <w:color w:val="000000"/>
          <w:lang w:val="en-CA"/>
        </w:rPr>
        <w:t xml:space="preserve"> the t</w:t>
      </w:r>
      <w:r w:rsidRPr="00176E9E">
        <w:rPr>
          <w:rFonts w:cs="Arial"/>
          <w:color w:val="000000"/>
          <w:lang w:val="en-CA"/>
        </w:rPr>
        <w:t xml:space="preserve">ype of </w:t>
      </w:r>
      <w:r w:rsidRPr="00F16431">
        <w:rPr>
          <w:rStyle w:val="Entity"/>
        </w:rPr>
        <w:t>Contact</w:t>
      </w:r>
      <w:r w:rsidRPr="00176E9E">
        <w:rPr>
          <w:rFonts w:cs="Arial"/>
          <w:color w:val="000000"/>
          <w:lang w:val="en-CA"/>
        </w:rPr>
        <w:t xml:space="preserve"> (as de</w:t>
      </w:r>
      <w:r>
        <w:rPr>
          <w:rFonts w:cs="Arial"/>
          <w:color w:val="000000"/>
          <w:lang w:val="en-CA"/>
        </w:rPr>
        <w:t xml:space="preserve">fined in GeoSciML) as a human readable label.  To report an identifier from a controlled vocabulary, </w:t>
      </w:r>
      <w:r w:rsidRPr="00F16431">
        <w:rPr>
          <w:rStyle w:val="Entity"/>
        </w:rPr>
        <w:t>contactType_uri</w:t>
      </w:r>
      <w:r>
        <w:rPr>
          <w:rFonts w:cs="Arial"/>
          <w:color w:val="000000"/>
          <w:lang w:val="en-CA"/>
        </w:rPr>
        <w:t xml:space="preserve"> shall be used.</w:t>
      </w:r>
    </w:p>
    <w:p w14:paraId="5365242A" w14:textId="77777777" w:rsidR="002C1116" w:rsidRDefault="002C1116" w:rsidP="002C1116">
      <w:pPr>
        <w:autoSpaceDE w:val="0"/>
        <w:autoSpaceDN w:val="0"/>
        <w:adjustRightInd w:val="0"/>
        <w:spacing w:after="0" w:line="240" w:lineRule="atLeast"/>
        <w:rPr>
          <w:rFonts w:cs="Arial"/>
          <w:color w:val="000000"/>
          <w:lang w:val="en-CA"/>
        </w:rPr>
      </w:pPr>
    </w:p>
    <w:p w14:paraId="4977D1A7" w14:textId="4362462D" w:rsidR="002C1116" w:rsidRPr="00005D4F" w:rsidRDefault="002C1116" w:rsidP="00005D4F">
      <w:pPr>
        <w:pStyle w:val="Heading4"/>
        <w:rPr>
          <w:lang w:val="en-CA"/>
        </w:rPr>
      </w:pPr>
      <w:proofErr w:type="gramStart"/>
      <w:r w:rsidRPr="00D970E9">
        <w:rPr>
          <w:lang w:val="en-CA"/>
        </w:rPr>
        <w:t>observationMethod</w:t>
      </w:r>
      <w:proofErr w:type="gramEnd"/>
    </w:p>
    <w:p w14:paraId="14B2C891" w14:textId="0920768B"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observationMethod</w:t>
      </w:r>
      <w:proofErr w:type="gramStart"/>
      <w:r w:rsidRPr="00A1060B">
        <w:rPr>
          <w:rStyle w:val="Entity"/>
        </w:rPr>
        <w:t>:Primitive</w:t>
      </w:r>
      <w:proofErr w:type="gramEnd"/>
      <w:r w:rsidRPr="00A1060B">
        <w:rPr>
          <w:rStyle w:val="Entity"/>
        </w:rPr>
        <w:t>::CharacterString</w:t>
      </w:r>
      <w:r>
        <w:rPr>
          <w:rFonts w:cs="Arial"/>
          <w:color w:val="000000"/>
          <w:lang w:val="en-CA"/>
        </w:rPr>
        <w:t xml:space="preserve"> report</w:t>
      </w:r>
      <w:r w:rsidR="00005D4F">
        <w:rPr>
          <w:rFonts w:cs="Arial"/>
          <w:color w:val="000000"/>
          <w:lang w:val="en-CA"/>
        </w:rPr>
        <w:t>s</w:t>
      </w:r>
      <w:r>
        <w:rPr>
          <w:rFonts w:cs="Arial"/>
          <w:color w:val="000000"/>
          <w:lang w:val="en-CA"/>
        </w:rPr>
        <w:t xml:space="preserve"> a m</w:t>
      </w:r>
      <w:r w:rsidRPr="00176E9E">
        <w:rPr>
          <w:rFonts w:cs="Arial"/>
          <w:color w:val="000000"/>
          <w:lang w:val="en-CA"/>
        </w:rPr>
        <w:t xml:space="preserve">etadata snippet indicating how the spatial extent of the feature was determined. </w:t>
      </w:r>
      <w:r w:rsidRPr="00A1060B">
        <w:rPr>
          <w:rStyle w:val="Entity"/>
        </w:rPr>
        <w:t>ObservationMethod</w:t>
      </w:r>
      <w:r w:rsidRPr="00176E9E">
        <w:rPr>
          <w:rFonts w:cs="Arial"/>
          <w:color w:val="000000"/>
          <w:lang w:val="en-CA"/>
        </w:rPr>
        <w:t xml:space="preserve"> is a convenience property that provides a quick and simple approach to observation metadata when data are reported using a feature view (as opposed to observation view).</w:t>
      </w:r>
    </w:p>
    <w:p w14:paraId="29C50E70" w14:textId="77777777" w:rsidR="002C1116" w:rsidRDefault="002C1116" w:rsidP="002C1116">
      <w:pPr>
        <w:autoSpaceDE w:val="0"/>
        <w:autoSpaceDN w:val="0"/>
        <w:adjustRightInd w:val="0"/>
        <w:spacing w:after="0" w:line="240" w:lineRule="atLeast"/>
        <w:rPr>
          <w:rFonts w:cs="Arial"/>
          <w:color w:val="000000"/>
          <w:lang w:val="en-CA"/>
        </w:rPr>
      </w:pPr>
    </w:p>
    <w:p w14:paraId="0EB221C3" w14:textId="00CD4E26" w:rsidR="002C1116" w:rsidRPr="006F1EE4" w:rsidRDefault="002C1116" w:rsidP="006F1EE4">
      <w:pPr>
        <w:pStyle w:val="Heading4"/>
        <w:rPr>
          <w:lang w:val="en-CA"/>
        </w:rPr>
      </w:pPr>
      <w:proofErr w:type="gramStart"/>
      <w:r w:rsidRPr="00D970E9">
        <w:rPr>
          <w:lang w:val="en-CA"/>
        </w:rPr>
        <w:t>positionalAccuracy</w:t>
      </w:r>
      <w:proofErr w:type="gramEnd"/>
    </w:p>
    <w:p w14:paraId="62C5DD7A" w14:textId="13CB70F8" w:rsidR="002C1116" w:rsidRPr="00D970E9" w:rsidRDefault="002C1116" w:rsidP="002C1116">
      <w:pPr>
        <w:rPr>
          <w:lang w:val="en-CA"/>
        </w:rPr>
      </w:pPr>
      <w:r>
        <w:t>If present, t</w:t>
      </w:r>
      <w:r>
        <w:rPr>
          <w:lang w:val="en-CA"/>
        </w:rPr>
        <w:t xml:space="preserve">he property </w:t>
      </w:r>
      <w:r w:rsidRPr="00A1060B">
        <w:rPr>
          <w:rStyle w:val="Entity"/>
        </w:rPr>
        <w:t xml:space="preserve">positionalAccuracy:Primitive::CharacterString </w:t>
      </w:r>
      <w:r>
        <w:rPr>
          <w:lang w:val="en-CA"/>
        </w:rPr>
        <w:t>report</w:t>
      </w:r>
      <w:r w:rsidR="006F1EE4">
        <w:rPr>
          <w:lang w:val="en-CA"/>
        </w:rPr>
        <w:t>s</w:t>
      </w:r>
      <w:r>
        <w:rPr>
          <w:lang w:val="en-CA"/>
        </w:rPr>
        <w:t xml:space="preserve"> quantitative values defining</w:t>
      </w:r>
      <w:r w:rsidRPr="00D970E9">
        <w:rPr>
          <w:lang w:val="en-CA"/>
        </w:rPr>
        <w:t xml:space="preserve"> the radius of an uncertainty buffer around a </w:t>
      </w:r>
      <w:r w:rsidRPr="00A1060B">
        <w:rPr>
          <w:rStyle w:val="Entity"/>
        </w:rPr>
        <w:t>MappedFeature</w:t>
      </w:r>
      <w:r w:rsidRPr="00D970E9">
        <w:rPr>
          <w:lang w:val="en-CA"/>
        </w:rPr>
        <w:t xml:space="preserve"> (e.g.: a </w:t>
      </w:r>
      <w:r w:rsidRPr="00A1060B">
        <w:rPr>
          <w:rStyle w:val="Entity"/>
        </w:rPr>
        <w:t>positionalAccuracy</w:t>
      </w:r>
      <w:r w:rsidRPr="00D970E9">
        <w:rPr>
          <w:lang w:val="en-CA"/>
        </w:rPr>
        <w:t xml:space="preserve"> of 100 m for a line feature defines a buffer polygon of total width 200 m centred on the line).</w:t>
      </w:r>
    </w:p>
    <w:p w14:paraId="19732FC0" w14:textId="314B27D3" w:rsidR="002C1116" w:rsidRPr="006F1EE4" w:rsidRDefault="002C1116" w:rsidP="006F1EE4">
      <w:pPr>
        <w:pStyle w:val="Heading4"/>
        <w:rPr>
          <w:lang w:val="en-CA"/>
        </w:rPr>
      </w:pPr>
      <w:proofErr w:type="gramStart"/>
      <w:r>
        <w:rPr>
          <w:lang w:val="en-CA"/>
        </w:rPr>
        <w:t>s</w:t>
      </w:r>
      <w:r w:rsidRPr="00D970E9">
        <w:rPr>
          <w:lang w:val="en-CA"/>
        </w:rPr>
        <w:t>ource</w:t>
      </w:r>
      <w:proofErr w:type="gramEnd"/>
    </w:p>
    <w:p w14:paraId="72FB9224" w14:textId="59C7AE44"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source</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t</w:t>
      </w:r>
      <w:r w:rsidRPr="00176E9E">
        <w:rPr>
          <w:rFonts w:cs="Arial"/>
          <w:color w:val="000000"/>
          <w:lang w:val="en-CA"/>
        </w:rPr>
        <w:t xml:space="preserve">ext describing feature-specific details and citations to source materials, and if available providing URLs to reference material and publications describing the </w:t>
      </w:r>
      <w:r>
        <w:rPr>
          <w:rFonts w:cs="Arial"/>
          <w:color w:val="000000"/>
          <w:lang w:val="en-CA"/>
        </w:rPr>
        <w:t>contact</w:t>
      </w:r>
      <w:r w:rsidRPr="00176E9E">
        <w:rPr>
          <w:rFonts w:cs="Arial"/>
          <w:color w:val="000000"/>
          <w:lang w:val="en-CA"/>
        </w:rPr>
        <w:t xml:space="preserve"> feature. This could be a short text synopsis of key information that would also be in the metadata record referenced by </w:t>
      </w:r>
      <w:r w:rsidRPr="00A1060B">
        <w:rPr>
          <w:rStyle w:val="Entity"/>
        </w:rPr>
        <w:t>metadata_uri</w:t>
      </w:r>
      <w:r w:rsidRPr="00176E9E">
        <w:rPr>
          <w:rFonts w:cs="Arial"/>
          <w:color w:val="000000"/>
          <w:lang w:val="en-CA"/>
        </w:rPr>
        <w:t>.</w:t>
      </w:r>
    </w:p>
    <w:p w14:paraId="38227487" w14:textId="77777777" w:rsidR="002C1116" w:rsidRDefault="002C1116" w:rsidP="002C1116">
      <w:pPr>
        <w:autoSpaceDE w:val="0"/>
        <w:autoSpaceDN w:val="0"/>
        <w:adjustRightInd w:val="0"/>
        <w:spacing w:after="0" w:line="240" w:lineRule="atLeast"/>
        <w:rPr>
          <w:rFonts w:cs="Arial"/>
          <w:color w:val="000000"/>
          <w:lang w:val="en-CA"/>
        </w:rPr>
      </w:pPr>
    </w:p>
    <w:p w14:paraId="6B01E89F" w14:textId="7AFD3CE9" w:rsidR="002C1116" w:rsidRPr="006F1EE4" w:rsidRDefault="002C1116" w:rsidP="006F1EE4">
      <w:pPr>
        <w:pStyle w:val="Heading4"/>
        <w:rPr>
          <w:lang w:val="en-CA"/>
        </w:rPr>
      </w:pPr>
      <w:r w:rsidRPr="00D970E9">
        <w:rPr>
          <w:lang w:val="en-CA"/>
        </w:rPr>
        <w:t>contactType_uri</w:t>
      </w:r>
    </w:p>
    <w:p w14:paraId="43460017" w14:textId="609A09C9"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A1060B">
        <w:rPr>
          <w:rStyle w:val="Entity"/>
        </w:rPr>
        <w:t>contactType_uri</w:t>
      </w:r>
      <w:proofErr w:type="gramStart"/>
      <w:r w:rsidRPr="00A1060B">
        <w:rPr>
          <w:rStyle w:val="Entity"/>
        </w:rPr>
        <w:t>:Primitive</w:t>
      </w:r>
      <w:proofErr w:type="gramEnd"/>
      <w:r w:rsidRPr="00A1060B">
        <w:rPr>
          <w:rStyle w:val="Entity"/>
        </w:rPr>
        <w:t>::CharacterString</w:t>
      </w:r>
      <w:r>
        <w:rPr>
          <w:rFonts w:cs="Arial"/>
          <w:color w:val="000000"/>
          <w:lang w:val="en-CA"/>
        </w:rPr>
        <w:t xml:space="preserve"> report</w:t>
      </w:r>
      <w:r w:rsidR="006F1EE4">
        <w:rPr>
          <w:rFonts w:cs="Arial"/>
          <w:color w:val="000000"/>
          <w:lang w:val="en-CA"/>
        </w:rPr>
        <w:t>s</w:t>
      </w:r>
      <w:r>
        <w:rPr>
          <w:rFonts w:cs="Arial"/>
          <w:color w:val="000000"/>
          <w:lang w:val="en-CA"/>
        </w:rPr>
        <w:t xml:space="preserve"> a </w:t>
      </w:r>
      <w:r w:rsidRPr="00176E9E">
        <w:rPr>
          <w:rFonts w:cs="Arial"/>
          <w:color w:val="000000"/>
          <w:lang w:val="en-CA"/>
        </w:rPr>
        <w:t xml:space="preserve">URI referring to a controlled concept from a vocabulary defining the </w:t>
      </w:r>
      <w:r w:rsidRPr="00A1060B">
        <w:rPr>
          <w:rStyle w:val="Entity"/>
        </w:rPr>
        <w:t>Contact</w:t>
      </w:r>
      <w:r w:rsidRPr="00176E9E">
        <w:rPr>
          <w:rFonts w:cs="Arial"/>
          <w:color w:val="000000"/>
          <w:lang w:val="en-CA"/>
        </w:rPr>
        <w:t xml:space="preserve"> types. </w:t>
      </w:r>
      <w:r>
        <w:rPr>
          <w:rFonts w:cs="Arial"/>
          <w:color w:val="000000"/>
          <w:lang w:val="en-CA"/>
        </w:rPr>
        <w:t>This is a mandatory property - if no</w:t>
      </w:r>
      <w:r w:rsidRPr="00176E9E">
        <w:rPr>
          <w:rFonts w:cs="Arial"/>
          <w:color w:val="000000"/>
          <w:lang w:val="en-CA"/>
        </w:rPr>
        <w:t xml:space="preserve"> value is provided then a URI referring to a controlled concept explaining why the value is nil must be provided.</w:t>
      </w:r>
    </w:p>
    <w:p w14:paraId="6F7E5495" w14:textId="77777777" w:rsidR="002C1116" w:rsidRDefault="002C1116" w:rsidP="002C1116">
      <w:pPr>
        <w:autoSpaceDE w:val="0"/>
        <w:autoSpaceDN w:val="0"/>
        <w:adjustRightInd w:val="0"/>
        <w:spacing w:after="0" w:line="240" w:lineRule="atLeast"/>
        <w:rPr>
          <w:rFonts w:cs="Arial"/>
          <w:color w:val="000000"/>
          <w:lang w:val="en-CA"/>
        </w:rPr>
      </w:pPr>
    </w:p>
    <w:p w14:paraId="305B9E09" w14:textId="50C41CF9" w:rsidR="002C1116" w:rsidRPr="006F1EE4" w:rsidRDefault="002C1116" w:rsidP="006F1EE4">
      <w:pPr>
        <w:pStyle w:val="Heading4"/>
        <w:rPr>
          <w:lang w:val="en-CA"/>
        </w:rPr>
      </w:pPr>
      <w:r w:rsidRPr="00D970E9">
        <w:rPr>
          <w:lang w:val="en-CA"/>
        </w:rPr>
        <w:t>specification_uri</w:t>
      </w:r>
    </w:p>
    <w:p w14:paraId="45CA9F07" w14:textId="04675C78"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specification_uri</w:t>
      </w:r>
      <w:proofErr w:type="gramStart"/>
      <w:r w:rsidRPr="00A1060B">
        <w:rPr>
          <w:rStyle w:val="Entity"/>
        </w:rPr>
        <w:t>:Primitive</w:t>
      </w:r>
      <w:proofErr w:type="gramEnd"/>
      <w:r w:rsidRPr="00A1060B">
        <w:rPr>
          <w:rStyle w:val="Entity"/>
        </w:rPr>
        <w:t>::CharacterString</w:t>
      </w:r>
      <w:r>
        <w:rPr>
          <w:rFonts w:cs="Arial"/>
          <w:color w:val="000000"/>
          <w:lang w:val="en-CA"/>
        </w:rPr>
        <w:t xml:space="preserve"> report</w:t>
      </w:r>
      <w:r w:rsidR="006F1EE4">
        <w:rPr>
          <w:rFonts w:cs="Arial"/>
          <w:color w:val="000000"/>
          <w:lang w:val="en-CA"/>
        </w:rPr>
        <w:t>s</w:t>
      </w:r>
      <w:r>
        <w:rPr>
          <w:rFonts w:cs="Arial"/>
          <w:color w:val="000000"/>
          <w:lang w:val="en-CA"/>
        </w:rPr>
        <w:t xml:space="preserve"> a </w:t>
      </w:r>
      <w:r w:rsidRPr="005E4970">
        <w:rPr>
          <w:rFonts w:cs="Arial"/>
          <w:color w:val="000000"/>
          <w:lang w:val="en-CA"/>
        </w:rPr>
        <w:t xml:space="preserve">URI referring the GeoSciML </w:t>
      </w:r>
      <w:r w:rsidRPr="00A1060B">
        <w:rPr>
          <w:rStyle w:val="Entity"/>
        </w:rPr>
        <w:t>Contact</w:t>
      </w:r>
      <w:r w:rsidRPr="005E4970">
        <w:rPr>
          <w:rFonts w:cs="Arial"/>
          <w:color w:val="000000"/>
          <w:lang w:val="en-CA"/>
        </w:rPr>
        <w:t xml:space="preserve"> feature that describes the instance in detail.</w:t>
      </w:r>
      <w:r>
        <w:rPr>
          <w:rFonts w:cs="Arial"/>
          <w:color w:val="000000"/>
          <w:lang w:val="en-CA"/>
        </w:rPr>
        <w:t xml:space="preserve">  </w:t>
      </w:r>
    </w:p>
    <w:p w14:paraId="0943AEA1" w14:textId="77777777" w:rsidR="002C1116" w:rsidRDefault="002C1116" w:rsidP="002C1116">
      <w:pPr>
        <w:autoSpaceDE w:val="0"/>
        <w:autoSpaceDN w:val="0"/>
        <w:adjustRightInd w:val="0"/>
        <w:spacing w:after="0" w:line="240" w:lineRule="atLeast"/>
        <w:rPr>
          <w:rFonts w:cs="Arial"/>
          <w:color w:val="000000"/>
          <w:lang w:val="en-CA"/>
        </w:rPr>
      </w:pPr>
    </w:p>
    <w:p w14:paraId="0160D92B" w14:textId="0FB7C01A" w:rsidR="002C1116" w:rsidRPr="006F1EE4" w:rsidRDefault="002C1116" w:rsidP="006F1EE4">
      <w:pPr>
        <w:pStyle w:val="Heading4"/>
        <w:rPr>
          <w:lang w:val="en-CA"/>
        </w:rPr>
      </w:pPr>
      <w:r w:rsidRPr="00D970E9">
        <w:rPr>
          <w:lang w:val="en-CA"/>
        </w:rPr>
        <w:lastRenderedPageBreak/>
        <w:t>metadata_uri</w:t>
      </w:r>
    </w:p>
    <w:p w14:paraId="7B7808B4" w14:textId="2A0BE208"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metadata_uri</w:t>
      </w:r>
      <w:proofErr w:type="gramStart"/>
      <w:r w:rsidRPr="00A1060B">
        <w:rPr>
          <w:rStyle w:val="Entity"/>
        </w:rPr>
        <w:t>:Primitive</w:t>
      </w:r>
      <w:proofErr w:type="gramEnd"/>
      <w:r w:rsidRPr="00A1060B">
        <w:rPr>
          <w:rStyle w:val="Entity"/>
        </w:rPr>
        <w:t>::CharacterString</w:t>
      </w:r>
      <w:r>
        <w:rPr>
          <w:rFonts w:cs="Arial"/>
          <w:color w:val="000000"/>
          <w:lang w:val="en-CA"/>
        </w:rPr>
        <w:t xml:space="preserve"> report</w:t>
      </w:r>
      <w:r w:rsidR="006F1EE4">
        <w:rPr>
          <w:rFonts w:cs="Arial"/>
          <w:color w:val="000000"/>
          <w:lang w:val="en-CA"/>
        </w:rPr>
        <w:t>s</w:t>
      </w:r>
      <w:r>
        <w:rPr>
          <w:rFonts w:cs="Arial"/>
          <w:color w:val="000000"/>
          <w:lang w:val="en-CA"/>
        </w:rPr>
        <w:t xml:space="preserve"> a </w:t>
      </w:r>
      <w:r w:rsidRPr="003E0DCA">
        <w:rPr>
          <w:rFonts w:cs="Arial"/>
          <w:color w:val="000000"/>
          <w:lang w:val="en-CA"/>
        </w:rPr>
        <w:t>URI referring to a metadata record describing the provenance of data.</w:t>
      </w:r>
    </w:p>
    <w:p w14:paraId="46F2E989" w14:textId="77777777" w:rsidR="002C1116" w:rsidRDefault="002C1116" w:rsidP="002C1116">
      <w:pPr>
        <w:autoSpaceDE w:val="0"/>
        <w:autoSpaceDN w:val="0"/>
        <w:adjustRightInd w:val="0"/>
        <w:spacing w:after="0" w:line="240" w:lineRule="atLeast"/>
        <w:rPr>
          <w:rFonts w:cs="Arial"/>
          <w:color w:val="000000"/>
          <w:lang w:val="en-CA"/>
        </w:rPr>
      </w:pPr>
    </w:p>
    <w:p w14:paraId="4E624995" w14:textId="5CBF838A" w:rsidR="002C1116" w:rsidRPr="006F1EE4" w:rsidRDefault="002C1116" w:rsidP="006F1EE4">
      <w:pPr>
        <w:pStyle w:val="Heading4"/>
        <w:rPr>
          <w:lang w:val="en-CA"/>
        </w:rPr>
      </w:pPr>
      <w:proofErr w:type="gramStart"/>
      <w:r w:rsidRPr="00D970E9">
        <w:rPr>
          <w:lang w:val="en-CA"/>
        </w:rPr>
        <w:t>genericSymbolizer</w:t>
      </w:r>
      <w:proofErr w:type="gramEnd"/>
    </w:p>
    <w:p w14:paraId="2BADB644" w14:textId="67E8B54D"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w:t>
      </w:r>
      <w:r w:rsidRPr="00A1060B">
        <w:rPr>
          <w:rStyle w:val="Entity"/>
        </w:rPr>
        <w:t>genericSymboliser</w:t>
      </w:r>
      <w:proofErr w:type="gramStart"/>
      <w:r w:rsidRPr="00A1060B">
        <w:rPr>
          <w:rStyle w:val="Entity"/>
        </w:rPr>
        <w:t>:Primitive</w:t>
      </w:r>
      <w:proofErr w:type="gramEnd"/>
      <w:r w:rsidRPr="00A1060B">
        <w:rPr>
          <w:rStyle w:val="Entity"/>
        </w:rPr>
        <w:t>::CharacterString</w:t>
      </w:r>
      <w:r>
        <w:rPr>
          <w:rFonts w:cs="Arial"/>
          <w:color w:val="000000"/>
          <w:lang w:val="en-CA"/>
        </w:rPr>
        <w:t xml:space="preserve"> property contain</w:t>
      </w:r>
      <w:r w:rsidR="006F1EE4">
        <w:rPr>
          <w:rFonts w:cs="Arial"/>
          <w:color w:val="000000"/>
          <w:lang w:val="en-CA"/>
        </w:rPr>
        <w:t>s</w:t>
      </w:r>
      <w:r>
        <w:rPr>
          <w:rFonts w:cs="Arial"/>
          <w:color w:val="000000"/>
          <w:lang w:val="en-CA"/>
        </w:rPr>
        <w:t xml:space="preserve"> an i</w:t>
      </w:r>
      <w:r w:rsidRPr="003E0DCA">
        <w:rPr>
          <w:rFonts w:cs="Arial"/>
          <w:color w:val="000000"/>
          <w:lang w:val="en-CA"/>
        </w:rPr>
        <w:t>dentifier for a symbol from standard (locally or community defined) symbolization scheme for portrayal.</w:t>
      </w:r>
    </w:p>
    <w:p w14:paraId="42362013" w14:textId="77777777" w:rsidR="002C1116" w:rsidRDefault="002C1116" w:rsidP="002C1116">
      <w:pPr>
        <w:autoSpaceDE w:val="0"/>
        <w:autoSpaceDN w:val="0"/>
        <w:adjustRightInd w:val="0"/>
        <w:spacing w:after="0" w:line="240" w:lineRule="atLeast"/>
        <w:rPr>
          <w:rFonts w:cs="Arial"/>
          <w:color w:val="000000"/>
          <w:lang w:val="en-CA"/>
        </w:rPr>
      </w:pPr>
    </w:p>
    <w:p w14:paraId="65804268" w14:textId="7C541D91" w:rsidR="006F1EE4" w:rsidRPr="006F1EE4" w:rsidRDefault="002C1116" w:rsidP="006F1EE4">
      <w:pPr>
        <w:pStyle w:val="Heading4"/>
        <w:rPr>
          <w:lang w:val="en-CA"/>
        </w:rPr>
      </w:pPr>
      <w:proofErr w:type="gramStart"/>
      <w:r>
        <w:rPr>
          <w:lang w:val="en-CA"/>
        </w:rPr>
        <w:t>shape</w:t>
      </w:r>
      <w:proofErr w:type="gramEnd"/>
    </w:p>
    <w:p w14:paraId="6ACA3766" w14:textId="415A6F9F"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Th</w:t>
      </w:r>
      <w:r w:rsidR="006F1EE4">
        <w:rPr>
          <w:rFonts w:cs="Arial"/>
          <w:color w:val="000000"/>
          <w:lang w:val="en-CA"/>
        </w:rPr>
        <w:t xml:space="preserve">e property </w:t>
      </w:r>
      <w:r w:rsidR="006F1EE4" w:rsidRPr="00A1060B">
        <w:rPr>
          <w:rStyle w:val="Entity"/>
        </w:rPr>
        <w:t>shape</w:t>
      </w:r>
      <w:proofErr w:type="gramStart"/>
      <w:r w:rsidR="006F1EE4" w:rsidRPr="00A1060B">
        <w:rPr>
          <w:rStyle w:val="Entity"/>
        </w:rPr>
        <w:t>:GM</w:t>
      </w:r>
      <w:proofErr w:type="gramEnd"/>
      <w:r w:rsidR="006F1EE4" w:rsidRPr="00A1060B">
        <w:rPr>
          <w:rStyle w:val="Entity"/>
        </w:rPr>
        <w:t>_Object</w:t>
      </w:r>
      <w:r>
        <w:rPr>
          <w:rFonts w:cs="Arial"/>
          <w:color w:val="000000"/>
          <w:lang w:val="en-CA"/>
        </w:rPr>
        <w:t xml:space="preserve"> contain</w:t>
      </w:r>
      <w:r w:rsidR="006F1EE4">
        <w:rPr>
          <w:rFonts w:cs="Arial"/>
          <w:color w:val="000000"/>
          <w:lang w:val="en-CA"/>
        </w:rPr>
        <w:t>s</w:t>
      </w:r>
      <w:r>
        <w:rPr>
          <w:rFonts w:cs="Arial"/>
          <w:color w:val="000000"/>
          <w:lang w:val="en-CA"/>
        </w:rPr>
        <w:t xml:space="preserve"> a g</w:t>
      </w:r>
      <w:r w:rsidRPr="003E0DCA">
        <w:rPr>
          <w:rFonts w:cs="Arial"/>
          <w:color w:val="000000"/>
          <w:lang w:val="en-CA"/>
        </w:rPr>
        <w:t>eometry defining the ex</w:t>
      </w:r>
      <w:r>
        <w:rPr>
          <w:rFonts w:cs="Arial"/>
          <w:color w:val="000000"/>
          <w:lang w:val="en-CA"/>
        </w:rPr>
        <w:t>tent of the contact feature.</w:t>
      </w:r>
    </w:p>
    <w:p w14:paraId="6ABC447B" w14:textId="77777777" w:rsidR="002C1116" w:rsidRDefault="002C1116" w:rsidP="002C1116">
      <w:pPr>
        <w:autoSpaceDE w:val="0"/>
        <w:autoSpaceDN w:val="0"/>
        <w:adjustRightInd w:val="0"/>
        <w:spacing w:after="0" w:line="240" w:lineRule="atLeast"/>
        <w:rPr>
          <w:rFonts w:cs="Arial"/>
          <w:color w:val="000000"/>
          <w:lang w:val="en-CA"/>
        </w:rPr>
      </w:pPr>
    </w:p>
    <w:p w14:paraId="2421DC1C" w14:textId="0E5B6A20" w:rsidR="002C1116" w:rsidRDefault="006F1EE4" w:rsidP="002C1116">
      <w:pPr>
        <w:pStyle w:val="Heading4"/>
      </w:pPr>
      <w:proofErr w:type="gramStart"/>
      <w:r>
        <w:t>a</w:t>
      </w:r>
      <w:r w:rsidR="002C1116" w:rsidRPr="004E3A57">
        <w:t>ny</w:t>
      </w:r>
      <w:proofErr w:type="gramEnd"/>
    </w:p>
    <w:p w14:paraId="4205E547" w14:textId="77777777" w:rsidR="002C1116" w:rsidRDefault="002C1116" w:rsidP="002C1116">
      <w:r>
        <w:t xml:space="preserve">A data provider can add an arbitrary number of extra properties, as long as the instance is conformant to GML Simple Feature Level 0. </w:t>
      </w:r>
    </w:p>
    <w:p w14:paraId="7739BD17" w14:textId="77777777" w:rsidR="002C1116" w:rsidRDefault="002C1116" w:rsidP="002C1116"/>
    <w:p w14:paraId="7D18158F" w14:textId="77777777" w:rsidR="002C1116" w:rsidRDefault="002C1116" w:rsidP="002C1116">
      <w:pPr>
        <w:pStyle w:val="Heading3"/>
        <w:rPr>
          <w:lang w:val="en-CA"/>
        </w:rPr>
      </w:pPr>
      <w:bookmarkStart w:id="547" w:name="_Toc456947004"/>
      <w:r w:rsidRPr="00D14AF0">
        <w:rPr>
          <w:lang w:val="en-CA"/>
        </w:rPr>
        <w:t>GeologicSpecimenView</w:t>
      </w:r>
      <w:bookmarkEnd w:id="547"/>
    </w:p>
    <w:p w14:paraId="2000190B" w14:textId="77777777" w:rsidR="002C1116" w:rsidRDefault="002C1116" w:rsidP="002C1116">
      <w:pPr>
        <w:autoSpaceDE w:val="0"/>
        <w:autoSpaceDN w:val="0"/>
        <w:adjustRightInd w:val="0"/>
        <w:spacing w:after="0" w:line="240" w:lineRule="atLeast"/>
        <w:rPr>
          <w:rFonts w:cs="Arial"/>
          <w:color w:val="000000"/>
          <w:lang w:val="en-CA"/>
        </w:rPr>
      </w:pPr>
    </w:p>
    <w:p w14:paraId="3ECD8BD8"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6E7AB6EE" w14:textId="77777777" w:rsidR="002C1116" w:rsidRDefault="002C1116" w:rsidP="002C1116">
      <w:pPr>
        <w:keepNext/>
        <w:autoSpaceDE w:val="0"/>
        <w:autoSpaceDN w:val="0"/>
        <w:adjustRightInd w:val="0"/>
        <w:spacing w:after="0" w:line="240" w:lineRule="atLeast"/>
      </w:pPr>
      <w:r>
        <w:rPr>
          <w:noProof/>
          <w:lang w:val="en-CA" w:eastAsia="en-CA"/>
        </w:rPr>
        <w:drawing>
          <wp:inline distT="0" distB="0" distL="0" distR="0" wp14:anchorId="7A319B4F" wp14:editId="5C2027D9">
            <wp:extent cx="2524125" cy="268605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524125" cy="2686050"/>
                    </a:xfrm>
                    <a:prstGeom prst="rect">
                      <a:avLst/>
                    </a:prstGeom>
                    <a:noFill/>
                    <a:ln>
                      <a:noFill/>
                    </a:ln>
                  </pic:spPr>
                </pic:pic>
              </a:graphicData>
            </a:graphic>
          </wp:inline>
        </w:drawing>
      </w:r>
    </w:p>
    <w:p w14:paraId="74C8C404" w14:textId="77777777" w:rsidR="002C1116" w:rsidRDefault="002C1116" w:rsidP="002C1116">
      <w:pPr>
        <w:pStyle w:val="Caption"/>
      </w:pPr>
      <w:r>
        <w:t xml:space="preserve">Figure </w:t>
      </w:r>
      <w:r>
        <w:fldChar w:fldCharType="begin"/>
      </w:r>
      <w:r>
        <w:instrText xml:space="preserve"> SEQ Figure \* ARABIC </w:instrText>
      </w:r>
      <w:r>
        <w:fldChar w:fldCharType="separate"/>
      </w:r>
      <w:r w:rsidR="00E15963">
        <w:rPr>
          <w:noProof/>
        </w:rPr>
        <w:t>101</w:t>
      </w:r>
      <w:r>
        <w:fldChar w:fldCharType="end"/>
      </w:r>
      <w:r>
        <w:t xml:space="preserve"> </w:t>
      </w:r>
      <w:r w:rsidRPr="00EB2E1E">
        <w:t xml:space="preserve"> GeologicSpecimenView </w:t>
      </w:r>
      <w:r>
        <w:t>feature type.</w:t>
      </w:r>
    </w:p>
    <w:p w14:paraId="5514BB86" w14:textId="77777777" w:rsidR="002C1116" w:rsidRDefault="002C1116" w:rsidP="002C1116">
      <w:pPr>
        <w:autoSpaceDE w:val="0"/>
        <w:autoSpaceDN w:val="0"/>
        <w:adjustRightInd w:val="0"/>
        <w:spacing w:after="0" w:line="240" w:lineRule="atLeast"/>
        <w:rPr>
          <w:rFonts w:cs="Arial"/>
          <w:color w:val="000000"/>
          <w:lang w:val="en-CA"/>
        </w:rPr>
      </w:pPr>
    </w:p>
    <w:p w14:paraId="176AD714" w14:textId="77777777" w:rsidR="002C1116" w:rsidRPr="00D14AF0" w:rsidRDefault="002C1116" w:rsidP="002C1116">
      <w:pPr>
        <w:autoSpaceDE w:val="0"/>
        <w:autoSpaceDN w:val="0"/>
        <w:adjustRightInd w:val="0"/>
        <w:spacing w:after="0" w:line="240" w:lineRule="atLeast"/>
        <w:rPr>
          <w:rFonts w:cs="Arial"/>
          <w:color w:val="000000"/>
          <w:lang w:val="en-CA"/>
        </w:rPr>
      </w:pPr>
      <w:r w:rsidRPr="00A1060B">
        <w:rPr>
          <w:rStyle w:val="Entity"/>
        </w:rPr>
        <w:t>GeologicSpecimenView</w:t>
      </w:r>
      <w:r>
        <w:rPr>
          <w:rFonts w:cs="Arial"/>
          <w:color w:val="000000"/>
          <w:lang w:val="en-CA"/>
        </w:rPr>
        <w:t xml:space="preserve"> is a</w:t>
      </w:r>
      <w:r w:rsidRPr="00D14AF0">
        <w:rPr>
          <w:rFonts w:cs="Arial"/>
          <w:color w:val="000000"/>
          <w:lang w:val="en-CA"/>
        </w:rPr>
        <w:t xml:space="preserve"> simplified view of a point-located specimen from GeoSciML </w:t>
      </w:r>
      <w:r w:rsidRPr="00A1060B">
        <w:rPr>
          <w:rStyle w:val="Entity"/>
        </w:rPr>
        <w:t>GeologicSpecimen</w:t>
      </w:r>
      <w:r w:rsidRPr="00D14AF0">
        <w:rPr>
          <w:rFonts w:cs="Arial"/>
          <w:color w:val="000000"/>
          <w:lang w:val="en-CA"/>
        </w:rPr>
        <w:t xml:space="preserve"> (an extension of Observations &amp; Measurements - ISO19156) with key property values summarised as labels (unconstrained character strings) or arbitrarily </w:t>
      </w:r>
      <w:r w:rsidRPr="00D14AF0">
        <w:rPr>
          <w:rFonts w:cs="Arial"/>
          <w:color w:val="000000"/>
          <w:lang w:val="en-CA"/>
        </w:rPr>
        <w:lastRenderedPageBreak/>
        <w:t>selected classifiers to be used for thematic mapping purposes. The latter are the properties suffixed with '_uri' and will contain URIs referring to controlled concepts in published vocabularies.</w:t>
      </w:r>
    </w:p>
    <w:p w14:paraId="78C9D41B" w14:textId="77777777" w:rsidR="002C1116" w:rsidRDefault="002C1116" w:rsidP="002C1116">
      <w:pPr>
        <w:autoSpaceDE w:val="0"/>
        <w:autoSpaceDN w:val="0"/>
        <w:adjustRightInd w:val="0"/>
        <w:spacing w:after="0" w:line="240" w:lineRule="atLeast"/>
        <w:rPr>
          <w:rFonts w:cs="Arial"/>
          <w:color w:val="000000"/>
          <w:lang w:val="en-CA"/>
        </w:rPr>
      </w:pPr>
    </w:p>
    <w:p w14:paraId="71DB18B3" w14:textId="77777777" w:rsidR="002C1116" w:rsidRDefault="002C1116" w:rsidP="002C1116">
      <w:pPr>
        <w:pStyle w:val="Heading4"/>
        <w:rPr>
          <w:lang w:val="en-CA"/>
        </w:rPr>
      </w:pPr>
      <w:r>
        <w:rPr>
          <w:lang w:val="en-CA"/>
        </w:rPr>
        <w:t>Mapping</w:t>
      </w:r>
    </w:p>
    <w:p w14:paraId="7D4F85D5" w14:textId="77777777" w:rsidR="002C1116" w:rsidRDefault="002C1116" w:rsidP="002C1116">
      <w:pPr>
        <w:autoSpaceDE w:val="0"/>
        <w:autoSpaceDN w:val="0"/>
        <w:adjustRightInd w:val="0"/>
        <w:spacing w:after="0" w:line="240" w:lineRule="atLeast"/>
        <w:rPr>
          <w:rFonts w:cs="Arial"/>
          <w:color w:val="000000"/>
          <w:lang w:val="en-CA"/>
        </w:rPr>
      </w:pPr>
    </w:p>
    <w:tbl>
      <w:tblPr>
        <w:tblStyle w:val="LightShading"/>
        <w:tblW w:w="5000" w:type="pct"/>
        <w:tblLayout w:type="fixed"/>
        <w:tblLook w:val="04A0" w:firstRow="1" w:lastRow="0" w:firstColumn="1" w:lastColumn="0" w:noHBand="0" w:noVBand="1"/>
      </w:tblPr>
      <w:tblGrid>
        <w:gridCol w:w="2093"/>
        <w:gridCol w:w="6763"/>
      </w:tblGrid>
      <w:tr w:rsidR="002C1116" w:rsidRPr="00A568F4" w14:paraId="73F4C6FD"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tcPr>
          <w:p w14:paraId="6ECE317D" w14:textId="77777777" w:rsidR="002C1116" w:rsidRPr="00A568F4" w:rsidRDefault="002C1116" w:rsidP="003811C7">
            <w:pPr>
              <w:spacing w:after="0"/>
              <w:rPr>
                <w:rFonts w:ascii="Consolas" w:hAnsi="Consolas" w:cs="Consolas"/>
                <w:sz w:val="18"/>
                <w:szCs w:val="18"/>
                <w:lang w:val="en-CA" w:eastAsia="en-CA"/>
              </w:rPr>
            </w:pPr>
            <w:r w:rsidRPr="00A568F4">
              <w:rPr>
                <w:rFonts w:ascii="Consolas" w:hAnsi="Consolas" w:cs="Consolas"/>
                <w:sz w:val="18"/>
                <w:szCs w:val="18"/>
                <w:lang w:val="en-CA" w:eastAsia="en-CA"/>
              </w:rPr>
              <w:t>Property</w:t>
            </w:r>
          </w:p>
        </w:tc>
        <w:tc>
          <w:tcPr>
            <w:tcW w:w="6763" w:type="dxa"/>
          </w:tcPr>
          <w:p w14:paraId="774D8503" w14:textId="32DC6F43" w:rsidR="002C1116" w:rsidRPr="00A568F4"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A568F4">
              <w:rPr>
                <w:rFonts w:ascii="Consolas" w:hAnsi="Consolas" w:cs="Consolas"/>
                <w:sz w:val="18"/>
                <w:szCs w:val="18"/>
                <w:lang w:val="en-CA" w:eastAsia="en-CA"/>
              </w:rPr>
              <w:t xml:space="preserve">Mapping from </w:t>
            </w:r>
            <w:r w:rsidR="00A1060B" w:rsidRPr="00A1060B">
              <w:rPr>
                <w:rStyle w:val="Entity"/>
              </w:rPr>
              <w:t>OM::</w:t>
            </w:r>
            <w:r w:rsidRPr="00A1060B">
              <w:rPr>
                <w:rStyle w:val="Entity"/>
              </w:rPr>
              <w:t>SF_Specimen</w:t>
            </w:r>
          </w:p>
        </w:tc>
      </w:tr>
      <w:tr w:rsidR="002C1116" w:rsidRPr="0035723F" w14:paraId="06253A2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1082BE57" w14:textId="25DF26D9" w:rsidR="002C1116" w:rsidRPr="0035723F"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i</w:t>
            </w:r>
            <w:r w:rsidR="002C1116" w:rsidRPr="0035723F">
              <w:rPr>
                <w:rFonts w:ascii="Consolas" w:hAnsi="Consolas" w:cs="Consolas"/>
                <w:sz w:val="18"/>
                <w:szCs w:val="18"/>
                <w:lang w:val="en-CA" w:eastAsia="en-CA"/>
              </w:rPr>
              <w:t>dentifier</w:t>
            </w:r>
          </w:p>
        </w:tc>
        <w:tc>
          <w:tcPr>
            <w:tcW w:w="6763" w:type="dxa"/>
            <w:hideMark/>
          </w:tcPr>
          <w:p w14:paraId="02CCCEC6"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identifier</w:t>
            </w:r>
          </w:p>
        </w:tc>
      </w:tr>
      <w:tr w:rsidR="002C1116" w:rsidRPr="0035723F" w14:paraId="3E925FB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5D33C04E" w14:textId="0ABEE0D5" w:rsidR="002C1116" w:rsidRPr="0035723F"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l</w:t>
            </w:r>
            <w:r w:rsidR="002C1116" w:rsidRPr="0035723F">
              <w:rPr>
                <w:rFonts w:ascii="Consolas" w:hAnsi="Consolas" w:cs="Consolas"/>
                <w:sz w:val="18"/>
                <w:szCs w:val="18"/>
                <w:lang w:val="en-CA" w:eastAsia="en-CA"/>
              </w:rPr>
              <w:t>abel</w:t>
            </w:r>
          </w:p>
        </w:tc>
        <w:tc>
          <w:tcPr>
            <w:tcW w:w="6763" w:type="dxa"/>
            <w:hideMark/>
          </w:tcPr>
          <w:p w14:paraId="256569A3"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name 1</w:t>
            </w:r>
          </w:p>
        </w:tc>
      </w:tr>
      <w:tr w:rsidR="002C1116" w:rsidRPr="0035723F" w14:paraId="0ACE966C"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106DDC1A" w14:textId="180BC717" w:rsidR="002C1116" w:rsidRPr="0035723F"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d</w:t>
            </w:r>
            <w:r w:rsidR="002C1116" w:rsidRPr="0035723F">
              <w:rPr>
                <w:rFonts w:ascii="Consolas" w:hAnsi="Consolas" w:cs="Consolas"/>
                <w:sz w:val="18"/>
                <w:szCs w:val="18"/>
                <w:lang w:val="en-CA" w:eastAsia="en-CA"/>
              </w:rPr>
              <w:t>escription</w:t>
            </w:r>
          </w:p>
        </w:tc>
        <w:tc>
          <w:tcPr>
            <w:tcW w:w="6763" w:type="dxa"/>
            <w:hideMark/>
          </w:tcPr>
          <w:p w14:paraId="61A179E8"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description</w:t>
            </w:r>
          </w:p>
        </w:tc>
      </w:tr>
      <w:tr w:rsidR="002C1116" w:rsidRPr="0035723F" w14:paraId="36D11C2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326D583F"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specimenType</w:t>
            </w:r>
          </w:p>
        </w:tc>
        <w:tc>
          <w:tcPr>
            <w:tcW w:w="6763" w:type="dxa"/>
            <w:hideMark/>
          </w:tcPr>
          <w:p w14:paraId="27DF2668"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specimenType 2</w:t>
            </w:r>
          </w:p>
        </w:tc>
      </w:tr>
      <w:tr w:rsidR="002C1116" w:rsidRPr="0035723F" w14:paraId="5C349D1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0F30E83F"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materialClass</w:t>
            </w:r>
          </w:p>
        </w:tc>
        <w:tc>
          <w:tcPr>
            <w:tcW w:w="6763" w:type="dxa"/>
            <w:hideMark/>
          </w:tcPr>
          <w:p w14:paraId="624A6C96"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materialClass 2</w:t>
            </w:r>
          </w:p>
        </w:tc>
      </w:tr>
      <w:tr w:rsidR="002C1116" w:rsidRPr="0035723F" w14:paraId="56B2B7BB"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697A8890"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positionalAccuracy</w:t>
            </w:r>
          </w:p>
        </w:tc>
        <w:tc>
          <w:tcPr>
            <w:tcW w:w="6763" w:type="dxa"/>
            <w:hideMark/>
          </w:tcPr>
          <w:p w14:paraId="1CD5F207"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metadataProperty:(…):DQ_PositionalAccuracy 1</w:t>
            </w:r>
          </w:p>
        </w:tc>
      </w:tr>
      <w:tr w:rsidR="002C1116" w:rsidRPr="0035723F" w14:paraId="562ACACE"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213F5BD3"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samplingTime</w:t>
            </w:r>
          </w:p>
        </w:tc>
        <w:tc>
          <w:tcPr>
            <w:tcW w:w="6763" w:type="dxa"/>
            <w:hideMark/>
          </w:tcPr>
          <w:p w14:paraId="16B26DCB"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samplingTime:TM_Instant::position</w:t>
            </w:r>
          </w:p>
        </w:tc>
      </w:tr>
      <w:tr w:rsidR="002C1116" w:rsidRPr="0035723F" w14:paraId="19D80F0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42B3144E"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samplingMethod</w:t>
            </w:r>
          </w:p>
        </w:tc>
        <w:tc>
          <w:tcPr>
            <w:tcW w:w="6763" w:type="dxa"/>
            <w:hideMark/>
          </w:tcPr>
          <w:p w14:paraId="6B1EDB83"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samplingMethod 1 2</w:t>
            </w:r>
          </w:p>
        </w:tc>
      </w:tr>
      <w:tr w:rsidR="002C1116" w:rsidRPr="00C33812" w14:paraId="29647C1E"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10C447BF"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currentLocation</w:t>
            </w:r>
          </w:p>
        </w:tc>
        <w:tc>
          <w:tcPr>
            <w:tcW w:w="6763" w:type="dxa"/>
            <w:hideMark/>
          </w:tcPr>
          <w:p w14:paraId="55012E92" w14:textId="77777777" w:rsidR="002C1116" w:rsidRPr="00C33812"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lang w:val="fr-CA"/>
              </w:rPr>
            </w:pPr>
            <w:r w:rsidRPr="00C33812">
              <w:rPr>
                <w:rStyle w:val="Entity"/>
                <w:lang w:val="fr-CA"/>
              </w:rPr>
              <w:t>currentLocation:EX_GeographicDescription</w:t>
            </w:r>
            <w:proofErr w:type="gramStart"/>
            <w:r w:rsidRPr="00C33812">
              <w:rPr>
                <w:rStyle w:val="Entity"/>
                <w:lang w:val="fr-CA"/>
              </w:rPr>
              <w:t>::geographicIdentifier:MD</w:t>
            </w:r>
            <w:proofErr w:type="gramEnd"/>
            <w:r w:rsidRPr="00C33812">
              <w:rPr>
                <w:rStyle w:val="Entity"/>
                <w:lang w:val="fr-CA"/>
              </w:rPr>
              <w:t>_Identifier::code</w:t>
            </w:r>
          </w:p>
        </w:tc>
      </w:tr>
      <w:tr w:rsidR="002C1116" w:rsidRPr="0035723F" w14:paraId="217D3669"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0EFA6604"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source</w:t>
            </w:r>
          </w:p>
        </w:tc>
        <w:tc>
          <w:tcPr>
            <w:tcW w:w="6763" w:type="dxa"/>
            <w:hideMark/>
          </w:tcPr>
          <w:p w14:paraId="37285622"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specification:GeologicUnit::metaDataProperty:(…):CI_Citation</w:t>
            </w:r>
          </w:p>
        </w:tc>
      </w:tr>
      <w:tr w:rsidR="002C1116" w:rsidRPr="0035723F" w14:paraId="6166756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5B9D2EBD"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specimenType_uri</w:t>
            </w:r>
          </w:p>
        </w:tc>
        <w:tc>
          <w:tcPr>
            <w:tcW w:w="6763" w:type="dxa"/>
            <w:hideMark/>
          </w:tcPr>
          <w:p w14:paraId="3816E546"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specimentType 3</w:t>
            </w:r>
          </w:p>
        </w:tc>
      </w:tr>
      <w:tr w:rsidR="002C1116" w:rsidRPr="0035723F" w14:paraId="2563D9DA"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32B23154"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materialClass_uri</w:t>
            </w:r>
          </w:p>
        </w:tc>
        <w:tc>
          <w:tcPr>
            <w:tcW w:w="6763" w:type="dxa"/>
            <w:hideMark/>
          </w:tcPr>
          <w:p w14:paraId="791B3F99"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materialClass 3</w:t>
            </w:r>
          </w:p>
        </w:tc>
      </w:tr>
      <w:tr w:rsidR="002C1116" w:rsidRPr="0035723F" w14:paraId="1CFA401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02A9510C"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metadata_uri</w:t>
            </w:r>
          </w:p>
        </w:tc>
        <w:tc>
          <w:tcPr>
            <w:tcW w:w="6763" w:type="dxa"/>
            <w:hideMark/>
          </w:tcPr>
          <w:p w14:paraId="3496EC76"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metadataProperty 3</w:t>
            </w:r>
          </w:p>
        </w:tc>
      </w:tr>
      <w:tr w:rsidR="002C1116" w:rsidRPr="0035723F" w14:paraId="7BE28AFE"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47788472"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genericSymbolizer</w:t>
            </w:r>
          </w:p>
        </w:tc>
        <w:tc>
          <w:tcPr>
            <w:tcW w:w="6763" w:type="dxa"/>
            <w:hideMark/>
          </w:tcPr>
          <w:p w14:paraId="757DF30F"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p>
        </w:tc>
      </w:tr>
      <w:tr w:rsidR="002C1116" w:rsidRPr="0035723F" w14:paraId="3804CA62"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3CFB3EEA"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shape</w:t>
            </w:r>
          </w:p>
        </w:tc>
        <w:tc>
          <w:tcPr>
            <w:tcW w:w="6763" w:type="dxa"/>
            <w:hideMark/>
          </w:tcPr>
          <w:p w14:paraId="0DA96E9A"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samplingLocation</w:t>
            </w:r>
          </w:p>
        </w:tc>
      </w:tr>
      <w:tr w:rsidR="002C1116" w:rsidRPr="0035723F" w14:paraId="429AF2B5"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2AD4F389"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468F91C1"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0CD781CB" w14:textId="77777777" w:rsidR="002C1116" w:rsidRPr="0035723F" w:rsidRDefault="002C1116" w:rsidP="003811C7">
            <w:pPr>
              <w:spacing w:after="0"/>
              <w:rPr>
                <w:rFonts w:ascii="Consolas" w:hAnsi="Consolas" w:cs="Consolas"/>
                <w:sz w:val="18"/>
                <w:szCs w:val="18"/>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4D5DD8CE" w14:textId="77777777" w:rsidR="002C1116" w:rsidRDefault="002C1116" w:rsidP="002C1116">
      <w:pPr>
        <w:autoSpaceDE w:val="0"/>
        <w:autoSpaceDN w:val="0"/>
        <w:adjustRightInd w:val="0"/>
        <w:spacing w:after="0" w:line="240" w:lineRule="atLeast"/>
        <w:rPr>
          <w:rFonts w:cs="Arial"/>
          <w:color w:val="000000"/>
          <w:lang w:val="en-CA"/>
        </w:rPr>
      </w:pPr>
    </w:p>
    <w:p w14:paraId="245FE6F7" w14:textId="7153FE11" w:rsidR="002C1116" w:rsidRPr="006F1EE4" w:rsidRDefault="002C1116" w:rsidP="002C1116">
      <w:pPr>
        <w:pStyle w:val="Heading4"/>
        <w:rPr>
          <w:lang w:val="en-CA"/>
        </w:rPr>
      </w:pPr>
      <w:proofErr w:type="gramStart"/>
      <w:r>
        <w:rPr>
          <w:lang w:val="en-CA"/>
        </w:rPr>
        <w:t>identifier</w:t>
      </w:r>
      <w:proofErr w:type="gramEnd"/>
    </w:p>
    <w:p w14:paraId="0E2C5060" w14:textId="3E46CEC8" w:rsidR="002C1116" w:rsidRDefault="002C1116" w:rsidP="002C1116">
      <w:r w:rsidRPr="00D970E9">
        <w:t xml:space="preserve">Globally unique </w:t>
      </w:r>
      <w:r w:rsidRPr="00A1060B">
        <w:rPr>
          <w:rStyle w:val="Entity"/>
        </w:rPr>
        <w:t>identifier</w:t>
      </w:r>
      <w:proofErr w:type="gramStart"/>
      <w:r w:rsidRPr="00A1060B">
        <w:rPr>
          <w:rStyle w:val="Entity"/>
        </w:rPr>
        <w:t>:Primitive</w:t>
      </w:r>
      <w:proofErr w:type="gramEnd"/>
      <w:r w:rsidRPr="00A1060B">
        <w:rPr>
          <w:rStyle w:val="Entity"/>
        </w:rPr>
        <w:t>::CharacterString</w:t>
      </w:r>
      <w:r>
        <w:t xml:space="preserve"> uniquely identifies a tuple within the dataset</w:t>
      </w:r>
      <w:r w:rsidRPr="00D96958">
        <w:t xml:space="preserve"> </w:t>
      </w:r>
      <w:r>
        <w:t xml:space="preserve">and be formatted as an </w:t>
      </w:r>
      <w:r>
        <w:rPr>
          <w:lang w:val="en-CA"/>
        </w:rPr>
        <w:t xml:space="preserve">absolute URI conformant to RFC </w:t>
      </w:r>
      <w:commentRangeStart w:id="548"/>
      <w:r>
        <w:rPr>
          <w:lang w:val="en-CA"/>
        </w:rPr>
        <w:t>3986</w:t>
      </w:r>
      <w:commentRangeEnd w:id="548"/>
      <w:r>
        <w:rPr>
          <w:rStyle w:val="CommentReference"/>
        </w:rPr>
        <w:commentReference w:id="548"/>
      </w:r>
      <w:r>
        <w:rPr>
          <w:lang w:val="en-CA"/>
        </w:rPr>
        <w:t>.</w:t>
      </w:r>
    </w:p>
    <w:p w14:paraId="551420A8" w14:textId="77777777" w:rsidR="002C1116" w:rsidRDefault="002C1116" w:rsidP="002C1116"/>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170E7BF4" w14:textId="77777777" w:rsidTr="003811C7">
        <w:trPr>
          <w:cantSplit/>
        </w:trPr>
        <w:tc>
          <w:tcPr>
            <w:tcW w:w="4219" w:type="dxa"/>
            <w:tcBorders>
              <w:right w:val="nil"/>
            </w:tcBorders>
            <w:shd w:val="clear" w:color="auto" w:fill="auto"/>
          </w:tcPr>
          <w:p w14:paraId="0035A633" w14:textId="41AF7796"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/gsml4-lite/geologicspecimenview-identifier</w:t>
            </w:r>
          </w:p>
        </w:tc>
        <w:tc>
          <w:tcPr>
            <w:tcW w:w="4678" w:type="dxa"/>
            <w:tcBorders>
              <w:left w:val="nil"/>
            </w:tcBorders>
            <w:shd w:val="clear" w:color="auto" w:fill="auto"/>
          </w:tcPr>
          <w:p w14:paraId="2535ABD9" w14:textId="77777777" w:rsidR="002C1116" w:rsidRPr="00D12552" w:rsidRDefault="002C1116" w:rsidP="003811C7">
            <w:pPr>
              <w:pStyle w:val="Tabletext10"/>
              <w:jc w:val="left"/>
              <w:rPr>
                <w:rStyle w:val="reqtext"/>
                <w:lang w:val="en-CA"/>
              </w:rPr>
            </w:pPr>
            <w:r>
              <w:rPr>
                <w:rStyle w:val="reqtext"/>
                <w:lang w:val="en-CA"/>
              </w:rPr>
              <w:t>identifier SHOULD correspond to an instance of GeoSciML GeologicSpecimen.</w:t>
            </w:r>
          </w:p>
        </w:tc>
      </w:tr>
    </w:tbl>
    <w:p w14:paraId="21B5F285" w14:textId="77777777" w:rsidR="002C1116" w:rsidRDefault="002C1116" w:rsidP="002C1116">
      <w:pPr>
        <w:autoSpaceDE w:val="0"/>
        <w:autoSpaceDN w:val="0"/>
        <w:adjustRightInd w:val="0"/>
        <w:spacing w:after="0" w:line="240" w:lineRule="atLeast"/>
        <w:rPr>
          <w:rFonts w:cs="Arial"/>
          <w:color w:val="000000"/>
          <w:lang w:val="en-CA"/>
        </w:rPr>
      </w:pPr>
    </w:p>
    <w:p w14:paraId="5C25989A" w14:textId="77777777" w:rsidR="002C1116" w:rsidRDefault="002C1116" w:rsidP="002C1116">
      <w:pPr>
        <w:autoSpaceDE w:val="0"/>
        <w:autoSpaceDN w:val="0"/>
        <w:adjustRightInd w:val="0"/>
        <w:spacing w:after="0" w:line="240" w:lineRule="atLeast"/>
        <w:rPr>
          <w:rFonts w:cs="Arial"/>
          <w:color w:val="000000"/>
          <w:lang w:val="en-CA"/>
        </w:rPr>
      </w:pPr>
    </w:p>
    <w:p w14:paraId="295C464E"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URI should resolve to a representation</w:t>
      </w:r>
      <w:r w:rsidRPr="00D96958">
        <w:rPr>
          <w:rFonts w:cs="Arial"/>
          <w:color w:val="000000"/>
          <w:lang w:val="en-CA"/>
        </w:rPr>
        <w:t xml:space="preserve"> that correspond</w:t>
      </w:r>
      <w:r>
        <w:rPr>
          <w:rFonts w:cs="Arial"/>
          <w:color w:val="000000"/>
          <w:lang w:val="en-CA"/>
        </w:rPr>
        <w:t>s</w:t>
      </w:r>
      <w:r w:rsidRPr="00D96958">
        <w:rPr>
          <w:rFonts w:cs="Arial"/>
          <w:color w:val="000000"/>
          <w:lang w:val="en-CA"/>
        </w:rPr>
        <w:t xml:space="preserve"> to an instance of </w:t>
      </w:r>
      <w:r>
        <w:rPr>
          <w:rFonts w:cs="Arial"/>
          <w:color w:val="000000"/>
          <w:lang w:val="en-CA"/>
        </w:rPr>
        <w:t xml:space="preserve">GeoSciML </w:t>
      </w:r>
      <w:r w:rsidRPr="00D96958">
        <w:rPr>
          <w:rFonts w:cs="Arial"/>
          <w:color w:val="000000"/>
          <w:lang w:val="en-CA"/>
        </w:rPr>
        <w:t>GeologicSpecimen.</w:t>
      </w:r>
    </w:p>
    <w:p w14:paraId="5401E990" w14:textId="77777777" w:rsidR="002C1116" w:rsidRDefault="002C1116" w:rsidP="002C1116">
      <w:pPr>
        <w:autoSpaceDE w:val="0"/>
        <w:autoSpaceDN w:val="0"/>
        <w:adjustRightInd w:val="0"/>
        <w:spacing w:after="0" w:line="240" w:lineRule="atLeast"/>
        <w:rPr>
          <w:rFonts w:cs="Arial"/>
          <w:color w:val="000000"/>
          <w:lang w:val="en-CA"/>
        </w:rPr>
      </w:pPr>
    </w:p>
    <w:p w14:paraId="4A89F887" w14:textId="18939F37" w:rsidR="002C1116" w:rsidRPr="006F1EE4" w:rsidRDefault="002C1116" w:rsidP="006F1EE4">
      <w:pPr>
        <w:pStyle w:val="Heading4"/>
        <w:rPr>
          <w:lang w:val="en-CA"/>
        </w:rPr>
      </w:pPr>
      <w:proofErr w:type="gramStart"/>
      <w:r>
        <w:rPr>
          <w:lang w:val="en-CA"/>
        </w:rPr>
        <w:lastRenderedPageBreak/>
        <w:t>l</w:t>
      </w:r>
      <w:r w:rsidRPr="00984F9B">
        <w:rPr>
          <w:lang w:val="en-CA"/>
        </w:rPr>
        <w:t>abel</w:t>
      </w:r>
      <w:proofErr w:type="gramEnd"/>
    </w:p>
    <w:p w14:paraId="4865F97B" w14:textId="00661E83" w:rsidR="002C1116" w:rsidRPr="00D14AF0"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label</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s</w:t>
      </w:r>
      <w:r w:rsidRPr="00984F9B">
        <w:rPr>
          <w:rFonts w:cs="Arial"/>
          <w:color w:val="000000"/>
          <w:lang w:val="en-CA"/>
        </w:rPr>
        <w:t xml:space="preserve">hort label for map display. </w:t>
      </w:r>
      <w:proofErr w:type="gramStart"/>
      <w:r w:rsidRPr="00984F9B">
        <w:rPr>
          <w:rFonts w:cs="Arial"/>
          <w:color w:val="000000"/>
          <w:lang w:val="en-CA"/>
        </w:rPr>
        <w:t>(e.g., a sample number)</w:t>
      </w:r>
      <w:r w:rsidR="006F1EE4">
        <w:rPr>
          <w:rFonts w:cs="Arial"/>
          <w:color w:val="000000"/>
          <w:lang w:val="en-CA"/>
        </w:rPr>
        <w:t>.</w:t>
      </w:r>
      <w:proofErr w:type="gramEnd"/>
    </w:p>
    <w:p w14:paraId="043B7686" w14:textId="08C6B9A1" w:rsidR="002C1116" w:rsidRPr="006F1EE4" w:rsidRDefault="002C1116" w:rsidP="002C1116">
      <w:pPr>
        <w:pStyle w:val="Heading4"/>
        <w:rPr>
          <w:lang w:val="en-CA"/>
        </w:rPr>
      </w:pPr>
      <w:proofErr w:type="gramStart"/>
      <w:r>
        <w:rPr>
          <w:lang w:val="en-CA"/>
        </w:rPr>
        <w:t>d</w:t>
      </w:r>
      <w:r w:rsidRPr="00D970E9">
        <w:rPr>
          <w:lang w:val="en-CA"/>
        </w:rPr>
        <w:t>escription</w:t>
      </w:r>
      <w:proofErr w:type="gramEnd"/>
    </w:p>
    <w:p w14:paraId="783EB417" w14:textId="0E479703" w:rsidR="002C1116" w:rsidRDefault="002C1116" w:rsidP="002C1116">
      <w:pPr>
        <w:rPr>
          <w:lang w:val="en-CA"/>
        </w:rPr>
      </w:pPr>
      <w:r>
        <w:t xml:space="preserve">If present, </w:t>
      </w:r>
      <w:r>
        <w:rPr>
          <w:lang w:val="en-CA"/>
        </w:rPr>
        <w:t xml:space="preserve">the property </w:t>
      </w:r>
      <w:r w:rsidRPr="00A1060B">
        <w:rPr>
          <w:rStyle w:val="Entity"/>
        </w:rPr>
        <w:t>description</w:t>
      </w:r>
      <w:proofErr w:type="gramStart"/>
      <w:r w:rsidRPr="00A1060B">
        <w:rPr>
          <w:rStyle w:val="Entity"/>
        </w:rPr>
        <w:t>:Primitive</w:t>
      </w:r>
      <w:proofErr w:type="gramEnd"/>
      <w:r w:rsidRPr="00A1060B">
        <w:rPr>
          <w:rStyle w:val="Entity"/>
        </w:rPr>
        <w:t>::CharacterString</w:t>
      </w:r>
      <w:r>
        <w:rPr>
          <w:lang w:val="en-CA"/>
        </w:rPr>
        <w:t xml:space="preserve"> contain</w:t>
      </w:r>
      <w:r w:rsidR="006F1EE4">
        <w:rPr>
          <w:lang w:val="en-CA"/>
        </w:rPr>
        <w:t>s</w:t>
      </w:r>
      <w:r>
        <w:rPr>
          <w:lang w:val="en-CA"/>
        </w:rPr>
        <w:t xml:space="preserve"> a d</w:t>
      </w:r>
      <w:r w:rsidRPr="00B506A1">
        <w:rPr>
          <w:lang w:val="en-CA"/>
        </w:rPr>
        <w:t>etailed description of the specimen.</w:t>
      </w:r>
    </w:p>
    <w:p w14:paraId="5EB179F1" w14:textId="766A044C" w:rsidR="002C1116" w:rsidRPr="006F1EE4" w:rsidRDefault="002C1116" w:rsidP="002C1116">
      <w:pPr>
        <w:pStyle w:val="Heading4"/>
        <w:rPr>
          <w:lang w:val="en-CA"/>
        </w:rPr>
      </w:pPr>
      <w:proofErr w:type="gramStart"/>
      <w:r w:rsidRPr="00B506A1">
        <w:rPr>
          <w:lang w:val="en-CA"/>
        </w:rPr>
        <w:t>specimenType</w:t>
      </w:r>
      <w:proofErr w:type="gramEnd"/>
    </w:p>
    <w:p w14:paraId="6A3087FC" w14:textId="09D862F9" w:rsidR="002C1116" w:rsidRDefault="002C1116" w:rsidP="002C1116">
      <w:pPr>
        <w:rPr>
          <w:lang w:val="en-CA"/>
        </w:rPr>
      </w:pPr>
      <w:r>
        <w:t>If present, t</w:t>
      </w:r>
      <w:r>
        <w:rPr>
          <w:lang w:val="en-CA"/>
        </w:rPr>
        <w:t xml:space="preserve">he property </w:t>
      </w:r>
      <w:r w:rsidRPr="00A1060B">
        <w:rPr>
          <w:rStyle w:val="Entity"/>
        </w:rPr>
        <w:t>specimentType</w:t>
      </w:r>
      <w:proofErr w:type="gramStart"/>
      <w:r w:rsidRPr="00A1060B">
        <w:rPr>
          <w:rStyle w:val="Entity"/>
        </w:rPr>
        <w:t>:Primitive</w:t>
      </w:r>
      <w:proofErr w:type="gramEnd"/>
      <w:r w:rsidRPr="00A1060B">
        <w:rPr>
          <w:rStyle w:val="Entity"/>
        </w:rPr>
        <w:t>::CharacterString</w:t>
      </w:r>
      <w:r>
        <w:rPr>
          <w:lang w:val="en-CA"/>
        </w:rPr>
        <w:t xml:space="preserve"> contain</w:t>
      </w:r>
      <w:r w:rsidR="006F1EE4">
        <w:rPr>
          <w:lang w:val="en-CA"/>
        </w:rPr>
        <w:t>s</w:t>
      </w:r>
      <w:r>
        <w:rPr>
          <w:lang w:val="en-CA"/>
        </w:rPr>
        <w:t xml:space="preserve"> a human readable d</w:t>
      </w:r>
      <w:r w:rsidRPr="00B506A1">
        <w:rPr>
          <w:lang w:val="en-CA"/>
        </w:rPr>
        <w:t>escription of the specimen type</w:t>
      </w:r>
      <w:r>
        <w:rPr>
          <w:lang w:val="en-CA"/>
        </w:rPr>
        <w:t xml:space="preserve"> </w:t>
      </w:r>
      <w:r w:rsidRPr="00B506A1">
        <w:rPr>
          <w:lang w:val="en-CA"/>
        </w:rPr>
        <w:t>(e.g., hand specimen, thin section, drill core).</w:t>
      </w:r>
      <w:r>
        <w:rPr>
          <w:lang w:val="en-CA"/>
        </w:rPr>
        <w:t xml:space="preserve"> </w:t>
      </w:r>
      <w:r w:rsidRPr="00B506A1">
        <w:rPr>
          <w:lang w:val="en-CA"/>
        </w:rPr>
        <w:t xml:space="preserve"> </w:t>
      </w:r>
      <w:r>
        <w:rPr>
          <w:lang w:val="en-CA"/>
        </w:rPr>
        <w:t xml:space="preserve">To report an identifier from a controlled vocabulary, </w:t>
      </w:r>
      <w:r w:rsidR="006F1EE4">
        <w:rPr>
          <w:lang w:val="en-CA"/>
        </w:rPr>
        <w:t>specimenType_uri shall be used.</w:t>
      </w:r>
    </w:p>
    <w:p w14:paraId="70CD5EE1" w14:textId="77C2BE3E" w:rsidR="002C1116" w:rsidRPr="006F1EE4" w:rsidRDefault="002C1116" w:rsidP="002C1116">
      <w:pPr>
        <w:pStyle w:val="Heading4"/>
        <w:rPr>
          <w:lang w:val="en-CA"/>
        </w:rPr>
      </w:pPr>
      <w:proofErr w:type="gramStart"/>
      <w:r>
        <w:rPr>
          <w:lang w:val="en-CA"/>
        </w:rPr>
        <w:t>materialClass</w:t>
      </w:r>
      <w:proofErr w:type="gramEnd"/>
    </w:p>
    <w:p w14:paraId="3909FA21" w14:textId="134AF09F" w:rsidR="002C1116" w:rsidRDefault="002C1116" w:rsidP="002C1116">
      <w:pPr>
        <w:rPr>
          <w:lang w:val="en-CA"/>
        </w:rPr>
      </w:pPr>
      <w:r>
        <w:t>If present, t</w:t>
      </w:r>
      <w:r>
        <w:rPr>
          <w:lang w:val="en-CA"/>
        </w:rPr>
        <w:t xml:space="preserve">he property </w:t>
      </w:r>
      <w:r w:rsidRPr="00A1060B">
        <w:rPr>
          <w:rStyle w:val="Entity"/>
        </w:rPr>
        <w:t>materialClass</w:t>
      </w:r>
      <w:proofErr w:type="gramStart"/>
      <w:r w:rsidRPr="00A1060B">
        <w:rPr>
          <w:rStyle w:val="Entity"/>
        </w:rPr>
        <w:t>:Primitive</w:t>
      </w:r>
      <w:proofErr w:type="gramEnd"/>
      <w:r w:rsidRPr="00A1060B">
        <w:rPr>
          <w:rStyle w:val="Entity"/>
        </w:rPr>
        <w:t>::CharacterString</w:t>
      </w:r>
      <w:r>
        <w:rPr>
          <w:lang w:val="en-CA"/>
        </w:rPr>
        <w:t xml:space="preserve"> report</w:t>
      </w:r>
      <w:r w:rsidR="006F1EE4">
        <w:rPr>
          <w:lang w:val="en-CA"/>
        </w:rPr>
        <w:t>s</w:t>
      </w:r>
      <w:r>
        <w:rPr>
          <w:lang w:val="en-CA"/>
        </w:rPr>
        <w:t xml:space="preserve"> the c</w:t>
      </w:r>
      <w:r w:rsidRPr="00B506A1">
        <w:rPr>
          <w:lang w:val="en-CA"/>
        </w:rPr>
        <w:t>lassification of the material that comprises the specimen</w:t>
      </w:r>
      <w:r>
        <w:rPr>
          <w:lang w:val="en-CA"/>
        </w:rPr>
        <w:t xml:space="preserve"> </w:t>
      </w:r>
      <w:r w:rsidRPr="00B506A1">
        <w:rPr>
          <w:lang w:val="en-CA"/>
        </w:rPr>
        <w:t xml:space="preserve">(e.g., rock, sediment, etc.). </w:t>
      </w:r>
      <w:r>
        <w:rPr>
          <w:lang w:val="en-CA"/>
        </w:rPr>
        <w:t xml:space="preserve"> To report an identifier from a controlled vocabulary, </w:t>
      </w:r>
      <w:r w:rsidRPr="00A1060B">
        <w:rPr>
          <w:rStyle w:val="Entity"/>
        </w:rPr>
        <w:t>materialClass_uri</w:t>
      </w:r>
      <w:r>
        <w:rPr>
          <w:lang w:val="en-CA"/>
        </w:rPr>
        <w:t xml:space="preserve"> shall be used.</w:t>
      </w:r>
      <w:r w:rsidRPr="00B506A1">
        <w:rPr>
          <w:lang w:val="en-CA"/>
        </w:rPr>
        <w:t xml:space="preserve"> </w:t>
      </w:r>
    </w:p>
    <w:p w14:paraId="3DA8E82B" w14:textId="7992BD31" w:rsidR="002C1116" w:rsidRPr="006F1EE4" w:rsidRDefault="002C1116" w:rsidP="006F1EE4">
      <w:pPr>
        <w:pStyle w:val="Heading4"/>
        <w:rPr>
          <w:lang w:val="en-CA"/>
        </w:rPr>
      </w:pPr>
      <w:proofErr w:type="gramStart"/>
      <w:r w:rsidRPr="00B506A1">
        <w:rPr>
          <w:lang w:val="en-CA"/>
        </w:rPr>
        <w:t>positionalAccuracy</w:t>
      </w:r>
      <w:proofErr w:type="gramEnd"/>
    </w:p>
    <w:p w14:paraId="00ECE147" w14:textId="76273EA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positionalAccuracy</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d</w:t>
      </w:r>
      <w:r w:rsidRPr="00B506A1">
        <w:rPr>
          <w:rFonts w:cs="Arial"/>
          <w:color w:val="000000"/>
          <w:lang w:val="en-CA"/>
        </w:rPr>
        <w:t xml:space="preserve">escription of the positional accuracy of the sampling location. </w:t>
      </w:r>
      <w:proofErr w:type="gramStart"/>
      <w:r w:rsidRPr="00B506A1">
        <w:rPr>
          <w:rFonts w:cs="Arial"/>
          <w:color w:val="000000"/>
          <w:lang w:val="en-CA"/>
        </w:rPr>
        <w:t>(e.g., 50 metres)</w:t>
      </w:r>
      <w:r w:rsidR="006F1EE4">
        <w:rPr>
          <w:rFonts w:cs="Arial"/>
          <w:color w:val="000000"/>
          <w:lang w:val="en-CA"/>
        </w:rPr>
        <w:t>.</w:t>
      </w:r>
      <w:proofErr w:type="gramEnd"/>
    </w:p>
    <w:p w14:paraId="66AEF48E" w14:textId="2A9756C4" w:rsidR="002C1116" w:rsidRPr="006F1EE4" w:rsidRDefault="002C1116" w:rsidP="006F1EE4">
      <w:pPr>
        <w:pStyle w:val="Heading4"/>
        <w:rPr>
          <w:lang w:val="en-CA"/>
        </w:rPr>
      </w:pPr>
      <w:proofErr w:type="gramStart"/>
      <w:r w:rsidRPr="00D970E9">
        <w:rPr>
          <w:lang w:val="en-CA"/>
        </w:rPr>
        <w:t>samplingTime</w:t>
      </w:r>
      <w:proofErr w:type="gramEnd"/>
    </w:p>
    <w:p w14:paraId="60E8CD1A" w14:textId="0F829CD5"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samplingTime</w:t>
      </w:r>
      <w:proofErr w:type="gramStart"/>
      <w:r w:rsidRPr="00A1060B">
        <w:rPr>
          <w:rStyle w:val="Entity"/>
        </w:rPr>
        <w:t>:Primitive</w:t>
      </w:r>
      <w:proofErr w:type="gramEnd"/>
      <w:r w:rsidRPr="00A1060B">
        <w:rPr>
          <w:rStyle w:val="Entity"/>
        </w:rPr>
        <w:t>::CharacterString</w:t>
      </w:r>
      <w:r>
        <w:rPr>
          <w:rFonts w:cs="Arial"/>
          <w:color w:val="000000"/>
          <w:lang w:val="en-CA"/>
        </w:rPr>
        <w:t xml:space="preserve"> report</w:t>
      </w:r>
      <w:r w:rsidR="006F1EE4">
        <w:rPr>
          <w:rFonts w:cs="Arial"/>
          <w:color w:val="000000"/>
          <w:lang w:val="en-CA"/>
        </w:rPr>
        <w:t>s</w:t>
      </w:r>
      <w:r>
        <w:rPr>
          <w:rFonts w:cs="Arial"/>
          <w:color w:val="000000"/>
          <w:lang w:val="en-CA"/>
        </w:rPr>
        <w:t xml:space="preserve"> a d</w:t>
      </w:r>
      <w:r w:rsidRPr="00B506A1">
        <w:rPr>
          <w:rFonts w:cs="Arial"/>
          <w:color w:val="000000"/>
          <w:lang w:val="en-CA"/>
        </w:rPr>
        <w:t xml:space="preserve">ate </w:t>
      </w:r>
      <w:r>
        <w:rPr>
          <w:rFonts w:cs="Arial"/>
          <w:color w:val="000000"/>
          <w:lang w:val="en-CA"/>
        </w:rPr>
        <w:t>or a date with time of</w:t>
      </w:r>
      <w:r w:rsidRPr="00B506A1">
        <w:rPr>
          <w:rFonts w:cs="Arial"/>
          <w:color w:val="000000"/>
          <w:lang w:val="en-CA"/>
        </w:rPr>
        <w:t xml:space="preserve"> when the specimen was collected formatted according to ISO 8601</w:t>
      </w:r>
      <w:r>
        <w:rPr>
          <w:rFonts w:cs="Arial"/>
          <w:color w:val="000000"/>
          <w:lang w:val="en-CA"/>
        </w:rPr>
        <w:t>.</w:t>
      </w:r>
    </w:p>
    <w:p w14:paraId="5E115AFA" w14:textId="77777777" w:rsidR="002C1116" w:rsidRDefault="002C1116" w:rsidP="002C1116">
      <w:pPr>
        <w:autoSpaceDE w:val="0"/>
        <w:autoSpaceDN w:val="0"/>
        <w:adjustRightInd w:val="0"/>
        <w:spacing w:after="0" w:line="240" w:lineRule="atLeast"/>
        <w:rPr>
          <w:rFonts w:cs="Arial"/>
          <w:color w:val="000000"/>
          <w:lang w:val="en-CA"/>
        </w:rPr>
      </w:pPr>
    </w:p>
    <w:p w14:paraId="5ADBFE50" w14:textId="189B04B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Examples</w:t>
      </w:r>
      <w:r w:rsidR="006F1EE4">
        <w:rPr>
          <w:rFonts w:cs="Arial"/>
          <w:color w:val="000000"/>
          <w:lang w:val="en-CA"/>
        </w:rPr>
        <w:t>;</w:t>
      </w:r>
    </w:p>
    <w:p w14:paraId="20C74B28" w14:textId="77777777" w:rsidR="006F1EE4" w:rsidRDefault="006F1EE4" w:rsidP="002C1116">
      <w:pPr>
        <w:autoSpaceDE w:val="0"/>
        <w:autoSpaceDN w:val="0"/>
        <w:adjustRightInd w:val="0"/>
        <w:spacing w:after="0" w:line="240" w:lineRule="atLeast"/>
        <w:rPr>
          <w:rFonts w:cs="Arial"/>
          <w:color w:val="000000"/>
          <w:lang w:val="en-CA"/>
        </w:rPr>
      </w:pPr>
    </w:p>
    <w:p w14:paraId="44B82691" w14:textId="77777777" w:rsidR="002C1116" w:rsidRDefault="002C1116" w:rsidP="00C44904">
      <w:pPr>
        <w:numPr>
          <w:ilvl w:val="0"/>
          <w:numId w:val="20"/>
        </w:numPr>
        <w:autoSpaceDE w:val="0"/>
        <w:autoSpaceDN w:val="0"/>
        <w:adjustRightInd w:val="0"/>
        <w:spacing w:after="0" w:line="240" w:lineRule="atLeast"/>
        <w:rPr>
          <w:rFonts w:cs="Arial"/>
          <w:color w:val="000000"/>
          <w:lang w:val="en-CA"/>
        </w:rPr>
      </w:pPr>
      <w:r w:rsidRPr="00B506A1">
        <w:rPr>
          <w:rFonts w:cs="Arial"/>
          <w:color w:val="000000"/>
          <w:lang w:val="en-CA"/>
        </w:rPr>
        <w:t>2012-03-28</w:t>
      </w:r>
    </w:p>
    <w:p w14:paraId="67AC6AE8" w14:textId="77777777" w:rsidR="002C1116" w:rsidRDefault="002C1116" w:rsidP="00C44904">
      <w:pPr>
        <w:numPr>
          <w:ilvl w:val="0"/>
          <w:numId w:val="20"/>
        </w:numPr>
        <w:autoSpaceDE w:val="0"/>
        <w:autoSpaceDN w:val="0"/>
        <w:adjustRightInd w:val="0"/>
        <w:spacing w:after="0" w:line="240" w:lineRule="atLeast"/>
        <w:rPr>
          <w:rFonts w:cs="Arial"/>
          <w:color w:val="000000"/>
          <w:lang w:val="en-CA"/>
        </w:rPr>
      </w:pPr>
      <w:r>
        <w:rPr>
          <w:rFonts w:cs="Arial"/>
          <w:color w:val="000000"/>
          <w:lang w:val="en-CA"/>
        </w:rPr>
        <w:t>2008-02-28T14:15:23-05</w:t>
      </w:r>
    </w:p>
    <w:p w14:paraId="5C8E2524" w14:textId="77777777" w:rsidR="002C1116" w:rsidRDefault="002C1116" w:rsidP="002C1116">
      <w:pPr>
        <w:autoSpaceDE w:val="0"/>
        <w:autoSpaceDN w:val="0"/>
        <w:adjustRightInd w:val="0"/>
        <w:spacing w:after="0" w:line="240" w:lineRule="atLeast"/>
        <w:rPr>
          <w:rFonts w:cs="Arial"/>
          <w:color w:val="000000"/>
          <w:lang w:val="en-CA"/>
        </w:rPr>
      </w:pPr>
    </w:p>
    <w:p w14:paraId="5DB15EE3" w14:textId="372759CE" w:rsidR="002C1116" w:rsidRPr="006F1EE4" w:rsidRDefault="002C1116" w:rsidP="002C1116">
      <w:pPr>
        <w:pStyle w:val="Heading4"/>
        <w:rPr>
          <w:lang w:val="en-CA"/>
        </w:rPr>
      </w:pPr>
      <w:proofErr w:type="gramStart"/>
      <w:r w:rsidRPr="00D970E9">
        <w:rPr>
          <w:lang w:val="en-CA"/>
        </w:rPr>
        <w:t>samplingMethod</w:t>
      </w:r>
      <w:proofErr w:type="gramEnd"/>
    </w:p>
    <w:p w14:paraId="789211CA" w14:textId="3890BBEB" w:rsidR="002C1116" w:rsidRDefault="002C1116" w:rsidP="002C1116">
      <w:pPr>
        <w:rPr>
          <w:lang w:val="en-CA"/>
        </w:rPr>
      </w:pPr>
      <w:r>
        <w:t>If present, t</w:t>
      </w:r>
      <w:r>
        <w:rPr>
          <w:lang w:val="en-CA"/>
        </w:rPr>
        <w:t xml:space="preserve">he property </w:t>
      </w:r>
      <w:r w:rsidRPr="00A1060B">
        <w:rPr>
          <w:rStyle w:val="Entity"/>
        </w:rPr>
        <w:t>samplingMethod</w:t>
      </w:r>
      <w:proofErr w:type="gramStart"/>
      <w:r w:rsidRPr="00A1060B">
        <w:rPr>
          <w:rStyle w:val="Entity"/>
        </w:rPr>
        <w:t>:Primitive</w:t>
      </w:r>
      <w:proofErr w:type="gramEnd"/>
      <w:r w:rsidRPr="00A1060B">
        <w:rPr>
          <w:rStyle w:val="Entity"/>
        </w:rPr>
        <w:t>::CharacterString</w:t>
      </w:r>
      <w:r>
        <w:rPr>
          <w:lang w:val="en-CA"/>
        </w:rPr>
        <w:t xml:space="preserve"> report</w:t>
      </w:r>
      <w:r w:rsidR="006F1EE4">
        <w:rPr>
          <w:lang w:val="en-CA"/>
        </w:rPr>
        <w:t>s</w:t>
      </w:r>
      <w:r>
        <w:rPr>
          <w:lang w:val="en-CA"/>
        </w:rPr>
        <w:t xml:space="preserve"> t</w:t>
      </w:r>
      <w:r w:rsidRPr="001B3235">
        <w:rPr>
          <w:lang w:val="en-CA"/>
        </w:rPr>
        <w:t>he method used to collect the specimen (e.g., diamond drilling, field mapping survey)</w:t>
      </w:r>
      <w:r>
        <w:rPr>
          <w:lang w:val="en-CA"/>
        </w:rPr>
        <w:t>.</w:t>
      </w:r>
    </w:p>
    <w:p w14:paraId="135BF897" w14:textId="79C5B835" w:rsidR="002C1116" w:rsidRPr="006F1EE4" w:rsidRDefault="002C1116" w:rsidP="002C1116">
      <w:pPr>
        <w:pStyle w:val="Heading4"/>
        <w:rPr>
          <w:lang w:val="en-CA"/>
        </w:rPr>
      </w:pPr>
      <w:proofErr w:type="gramStart"/>
      <w:r w:rsidRPr="00BF1958">
        <w:rPr>
          <w:lang w:val="en-CA"/>
        </w:rPr>
        <w:t>currentLocation</w:t>
      </w:r>
      <w:proofErr w:type="gramEnd"/>
    </w:p>
    <w:p w14:paraId="4A5C655D" w14:textId="6BC051CC" w:rsidR="002C1116" w:rsidRDefault="002C1116" w:rsidP="002C1116">
      <w:pPr>
        <w:rPr>
          <w:lang w:val="en-CA"/>
        </w:rPr>
      </w:pPr>
      <w:r>
        <w:t>If present, t</w:t>
      </w:r>
      <w:r>
        <w:rPr>
          <w:lang w:val="en-CA"/>
        </w:rPr>
        <w:t xml:space="preserve">he property </w:t>
      </w:r>
      <w:r w:rsidRPr="00A1060B">
        <w:rPr>
          <w:rStyle w:val="Entity"/>
        </w:rPr>
        <w:t>currentLocation</w:t>
      </w:r>
      <w:proofErr w:type="gramStart"/>
      <w:r w:rsidRPr="00A1060B">
        <w:rPr>
          <w:rStyle w:val="Entity"/>
        </w:rPr>
        <w:t>:Primitive</w:t>
      </w:r>
      <w:proofErr w:type="gramEnd"/>
      <w:r w:rsidRPr="00A1060B">
        <w:rPr>
          <w:rStyle w:val="Entity"/>
        </w:rPr>
        <w:t>::CharacterString</w:t>
      </w:r>
      <w:r>
        <w:rPr>
          <w:lang w:val="en-CA"/>
        </w:rPr>
        <w:t xml:space="preserve"> report</w:t>
      </w:r>
      <w:r w:rsidR="006F1EE4">
        <w:rPr>
          <w:lang w:val="en-CA"/>
        </w:rPr>
        <w:t>s</w:t>
      </w:r>
      <w:r>
        <w:rPr>
          <w:lang w:val="en-CA"/>
        </w:rPr>
        <w:t xml:space="preserve"> t</w:t>
      </w:r>
      <w:r w:rsidRPr="00BF1958">
        <w:rPr>
          <w:lang w:val="en-CA"/>
        </w:rPr>
        <w:t>he current location of the specimen (e.g., a warehouse or other repository location)</w:t>
      </w:r>
      <w:r>
        <w:rPr>
          <w:lang w:val="en-CA"/>
        </w:rPr>
        <w:t>.</w:t>
      </w:r>
    </w:p>
    <w:p w14:paraId="6136E4C7" w14:textId="448551AE" w:rsidR="002C1116" w:rsidRPr="006F1EE4" w:rsidRDefault="002C1116" w:rsidP="002C1116">
      <w:pPr>
        <w:pStyle w:val="Heading4"/>
        <w:rPr>
          <w:lang w:val="en-CA"/>
        </w:rPr>
      </w:pPr>
      <w:proofErr w:type="gramStart"/>
      <w:r>
        <w:rPr>
          <w:lang w:val="en-CA"/>
        </w:rPr>
        <w:t>source</w:t>
      </w:r>
      <w:proofErr w:type="gramEnd"/>
    </w:p>
    <w:p w14:paraId="11F39E68" w14:textId="68505117" w:rsidR="002C1116" w:rsidRDefault="002C1116" w:rsidP="002C1116">
      <w:pPr>
        <w:rPr>
          <w:lang w:val="en-CA"/>
        </w:rPr>
      </w:pPr>
      <w:r>
        <w:t>If present, t</w:t>
      </w:r>
      <w:r>
        <w:rPr>
          <w:lang w:val="en-CA"/>
        </w:rPr>
        <w:t xml:space="preserve">he property </w:t>
      </w:r>
      <w:r w:rsidRPr="00A1060B">
        <w:rPr>
          <w:rStyle w:val="Entity"/>
        </w:rPr>
        <w:t>source</w:t>
      </w:r>
      <w:proofErr w:type="gramStart"/>
      <w:r w:rsidRPr="00A1060B">
        <w:rPr>
          <w:rStyle w:val="Entity"/>
        </w:rPr>
        <w:t>:Primitive</w:t>
      </w:r>
      <w:proofErr w:type="gramEnd"/>
      <w:r w:rsidRPr="00A1060B">
        <w:rPr>
          <w:rStyle w:val="Entity"/>
        </w:rPr>
        <w:t>::CharacterString</w:t>
      </w:r>
      <w:r>
        <w:rPr>
          <w:lang w:val="en-CA"/>
        </w:rPr>
        <w:t xml:space="preserve"> report</w:t>
      </w:r>
      <w:r w:rsidR="006F1EE4">
        <w:rPr>
          <w:lang w:val="en-CA"/>
        </w:rPr>
        <w:t>s</w:t>
      </w:r>
      <w:r>
        <w:rPr>
          <w:lang w:val="en-CA"/>
        </w:rPr>
        <w:t xml:space="preserve"> the c</w:t>
      </w:r>
      <w:r w:rsidRPr="00BF1958">
        <w:rPr>
          <w:lang w:val="en-CA"/>
        </w:rPr>
        <w:t>itation of the source of the data (e.g., a publication, map, etc.)</w:t>
      </w:r>
      <w:r>
        <w:rPr>
          <w:lang w:val="en-CA"/>
        </w:rPr>
        <w:t>.</w:t>
      </w:r>
    </w:p>
    <w:p w14:paraId="7E1A5D65" w14:textId="7A7F61BB" w:rsidR="002C1116" w:rsidRPr="006F1EE4" w:rsidRDefault="002C1116" w:rsidP="002C1116">
      <w:pPr>
        <w:pStyle w:val="Heading4"/>
        <w:rPr>
          <w:lang w:val="en-CA"/>
        </w:rPr>
      </w:pPr>
      <w:r w:rsidRPr="00BF1958">
        <w:rPr>
          <w:lang w:val="en-CA"/>
        </w:rPr>
        <w:lastRenderedPageBreak/>
        <w:t>specimenType_uri</w:t>
      </w:r>
    </w:p>
    <w:p w14:paraId="547DDE2E" w14:textId="28F5F699" w:rsidR="002C1116" w:rsidRDefault="002C1116" w:rsidP="002C1116">
      <w:pPr>
        <w:rPr>
          <w:lang w:val="en-CA"/>
        </w:rPr>
      </w:pPr>
      <w:r>
        <w:rPr>
          <w:lang w:val="en-CA"/>
        </w:rPr>
        <w:t xml:space="preserve">The property </w:t>
      </w:r>
      <w:r w:rsidRPr="00A1060B">
        <w:rPr>
          <w:rStyle w:val="Entity"/>
        </w:rPr>
        <w:t>specimentType_uri</w:t>
      </w:r>
      <w:proofErr w:type="gramStart"/>
      <w:r w:rsidRPr="00A1060B">
        <w:rPr>
          <w:rStyle w:val="Entity"/>
        </w:rPr>
        <w:t>:Primitive</w:t>
      </w:r>
      <w:proofErr w:type="gramEnd"/>
      <w:r w:rsidRPr="00A1060B">
        <w:rPr>
          <w:rStyle w:val="Entity"/>
        </w:rPr>
        <w:t>::CharacterString</w:t>
      </w:r>
      <w:r>
        <w:rPr>
          <w:lang w:val="en-CA"/>
        </w:rPr>
        <w:t xml:space="preserve"> contain</w:t>
      </w:r>
      <w:r w:rsidR="006F1EE4">
        <w:rPr>
          <w:lang w:val="en-CA"/>
        </w:rPr>
        <w:t>s</w:t>
      </w:r>
      <w:r>
        <w:rPr>
          <w:lang w:val="en-CA"/>
        </w:rPr>
        <w:t xml:space="preserve"> a </w:t>
      </w:r>
      <w:r w:rsidRPr="00BF1958">
        <w:rPr>
          <w:lang w:val="en-CA"/>
        </w:rPr>
        <w:t>URI link for a specimen type identifier from a controlled vocabulary.</w:t>
      </w:r>
    </w:p>
    <w:p w14:paraId="486022AF" w14:textId="0921C9B8" w:rsidR="002C1116" w:rsidRPr="006F1EE4" w:rsidRDefault="002C1116" w:rsidP="002C1116">
      <w:pPr>
        <w:pStyle w:val="Heading4"/>
        <w:rPr>
          <w:lang w:val="en-CA"/>
        </w:rPr>
      </w:pPr>
      <w:r w:rsidRPr="00BF1958">
        <w:rPr>
          <w:lang w:val="en-CA"/>
        </w:rPr>
        <w:t>materialClass_uri</w:t>
      </w:r>
    </w:p>
    <w:p w14:paraId="2B1F6A1E" w14:textId="4DA538F0" w:rsidR="002C1116" w:rsidRDefault="002C1116" w:rsidP="002C1116">
      <w:pPr>
        <w:rPr>
          <w:lang w:val="en-CA"/>
        </w:rPr>
      </w:pPr>
      <w:r>
        <w:rPr>
          <w:lang w:val="en-CA"/>
        </w:rPr>
        <w:t xml:space="preserve">The property </w:t>
      </w:r>
      <w:r w:rsidRPr="00A1060B">
        <w:rPr>
          <w:rStyle w:val="Entity"/>
        </w:rPr>
        <w:t>materialClass_uri</w:t>
      </w:r>
      <w:proofErr w:type="gramStart"/>
      <w:r w:rsidR="00A1060B">
        <w:rPr>
          <w:rStyle w:val="Entity"/>
        </w:rPr>
        <w:t>:Primitive</w:t>
      </w:r>
      <w:proofErr w:type="gramEnd"/>
      <w:r w:rsidR="00A1060B">
        <w:rPr>
          <w:rStyle w:val="Entity"/>
        </w:rPr>
        <w:t>::CharacterString</w:t>
      </w:r>
      <w:r w:rsidRPr="00A1060B">
        <w:rPr>
          <w:rStyle w:val="Entity"/>
        </w:rPr>
        <w:t xml:space="preserve"> </w:t>
      </w:r>
      <w:r>
        <w:rPr>
          <w:lang w:val="en-CA"/>
        </w:rPr>
        <w:t>contain</w:t>
      </w:r>
      <w:r w:rsidR="006F1EE4">
        <w:rPr>
          <w:lang w:val="en-CA"/>
        </w:rPr>
        <w:t>s</w:t>
      </w:r>
      <w:r>
        <w:rPr>
          <w:lang w:val="en-CA"/>
        </w:rPr>
        <w:t xml:space="preserve"> a </w:t>
      </w:r>
      <w:r w:rsidRPr="00BF1958">
        <w:rPr>
          <w:lang w:val="en-CA"/>
        </w:rPr>
        <w:t>URI link for a class of material drawn from a controlled vocabulary.</w:t>
      </w:r>
    </w:p>
    <w:p w14:paraId="254483EA" w14:textId="121C5FAD" w:rsidR="002C1116" w:rsidRPr="006F1EE4" w:rsidRDefault="002C1116" w:rsidP="002C1116">
      <w:pPr>
        <w:pStyle w:val="Heading4"/>
        <w:rPr>
          <w:lang w:val="en-CA"/>
        </w:rPr>
      </w:pPr>
      <w:r w:rsidRPr="00BF1958">
        <w:rPr>
          <w:lang w:val="en-CA"/>
        </w:rPr>
        <w:t>metadata_uri</w:t>
      </w:r>
    </w:p>
    <w:p w14:paraId="28A023E0" w14:textId="5D102AB9" w:rsidR="002C1116" w:rsidRPr="006F1EE4" w:rsidRDefault="002C1116" w:rsidP="006F1EE4">
      <w:pPr>
        <w:rPr>
          <w:lang w:val="en-CA"/>
        </w:rPr>
      </w:pPr>
      <w:r>
        <w:t>If present, t</w:t>
      </w:r>
      <w:r>
        <w:rPr>
          <w:lang w:val="en-CA"/>
        </w:rPr>
        <w:t xml:space="preserve">he property </w:t>
      </w:r>
      <w:r w:rsidRPr="00A1060B">
        <w:rPr>
          <w:rStyle w:val="Entity"/>
        </w:rPr>
        <w:t>metadata_uri</w:t>
      </w:r>
      <w:proofErr w:type="gramStart"/>
      <w:r w:rsidRPr="00A1060B">
        <w:rPr>
          <w:rStyle w:val="Entity"/>
        </w:rPr>
        <w:t>:Primitive</w:t>
      </w:r>
      <w:proofErr w:type="gramEnd"/>
      <w:r w:rsidRPr="00A1060B">
        <w:rPr>
          <w:rStyle w:val="Entity"/>
        </w:rPr>
        <w:t>::CharacterString</w:t>
      </w:r>
      <w:r>
        <w:rPr>
          <w:lang w:val="en-CA"/>
        </w:rPr>
        <w:t xml:space="preserve"> contain</w:t>
      </w:r>
      <w:r w:rsidR="006F1EE4">
        <w:rPr>
          <w:lang w:val="en-CA"/>
        </w:rPr>
        <w:t>s</w:t>
      </w:r>
      <w:r>
        <w:rPr>
          <w:lang w:val="en-CA"/>
        </w:rPr>
        <w:t xml:space="preserve"> a </w:t>
      </w:r>
      <w:r w:rsidRPr="00BF1958">
        <w:rPr>
          <w:lang w:val="en-CA"/>
        </w:rPr>
        <w:t>URI link to a metadata document.</w:t>
      </w:r>
    </w:p>
    <w:p w14:paraId="16982102" w14:textId="24EEF453" w:rsidR="002C1116" w:rsidRPr="006F1EE4" w:rsidRDefault="002C1116" w:rsidP="006F1EE4">
      <w:pPr>
        <w:pStyle w:val="Heading4"/>
        <w:rPr>
          <w:lang w:val="en-CA"/>
        </w:rPr>
      </w:pPr>
      <w:proofErr w:type="gramStart"/>
      <w:r w:rsidRPr="00D970E9">
        <w:rPr>
          <w:lang w:val="en-CA"/>
        </w:rPr>
        <w:t>genericSymbolizer</w:t>
      </w:r>
      <w:proofErr w:type="gramEnd"/>
    </w:p>
    <w:p w14:paraId="0968C7E5" w14:textId="27D940D4"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w:t>
      </w:r>
      <w:r w:rsidRPr="00A1060B">
        <w:rPr>
          <w:rStyle w:val="Entity"/>
        </w:rPr>
        <w:t>genericSymboliser</w:t>
      </w:r>
      <w:proofErr w:type="gramStart"/>
      <w:r w:rsidRPr="00A1060B">
        <w:rPr>
          <w:rStyle w:val="Entity"/>
        </w:rPr>
        <w:t>:Primitive</w:t>
      </w:r>
      <w:proofErr w:type="gramEnd"/>
      <w:r w:rsidRPr="00A1060B">
        <w:rPr>
          <w:rStyle w:val="Entity"/>
        </w:rPr>
        <w:t>::CharacterString</w:t>
      </w:r>
      <w:r>
        <w:rPr>
          <w:rFonts w:cs="Arial"/>
          <w:color w:val="000000"/>
          <w:lang w:val="en-CA"/>
        </w:rPr>
        <w:t xml:space="preserve"> property contain</w:t>
      </w:r>
      <w:r w:rsidR="006F1EE4">
        <w:rPr>
          <w:rFonts w:cs="Arial"/>
          <w:color w:val="000000"/>
          <w:lang w:val="en-CA"/>
        </w:rPr>
        <w:t>s</w:t>
      </w:r>
      <w:r>
        <w:rPr>
          <w:rFonts w:cs="Arial"/>
          <w:color w:val="000000"/>
          <w:lang w:val="en-CA"/>
        </w:rPr>
        <w:t xml:space="preserve"> an i</w:t>
      </w:r>
      <w:r w:rsidRPr="003E0DCA">
        <w:rPr>
          <w:rFonts w:cs="Arial"/>
          <w:color w:val="000000"/>
          <w:lang w:val="en-CA"/>
        </w:rPr>
        <w:t>dentifier for a symbol from standard (locally or community defined) symbolization scheme for portrayal.</w:t>
      </w:r>
    </w:p>
    <w:p w14:paraId="2C8F29F8" w14:textId="01B3DC0E" w:rsidR="002C1116" w:rsidRPr="006F1EE4" w:rsidRDefault="002C1116" w:rsidP="006F1EE4">
      <w:pPr>
        <w:pStyle w:val="Heading4"/>
        <w:rPr>
          <w:lang w:val="en-CA"/>
        </w:rPr>
      </w:pPr>
      <w:proofErr w:type="gramStart"/>
      <w:r>
        <w:rPr>
          <w:lang w:val="en-CA"/>
        </w:rPr>
        <w:t>shape</w:t>
      </w:r>
      <w:proofErr w:type="gramEnd"/>
    </w:p>
    <w:p w14:paraId="0B49CD83" w14:textId="63D0509C"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A1060B">
        <w:rPr>
          <w:rStyle w:val="Entity"/>
        </w:rPr>
        <w:t>shape</w:t>
      </w:r>
      <w:proofErr w:type="gramStart"/>
      <w:r w:rsidRPr="00A1060B">
        <w:rPr>
          <w:rStyle w:val="Entity"/>
        </w:rPr>
        <w:t>:GM</w:t>
      </w:r>
      <w:proofErr w:type="gramEnd"/>
      <w:r w:rsidRPr="00A1060B">
        <w:rPr>
          <w:rStyle w:val="Entity"/>
        </w:rPr>
        <w:t xml:space="preserve">_Object </w:t>
      </w:r>
      <w:r>
        <w:rPr>
          <w:rFonts w:cs="Arial"/>
          <w:color w:val="000000"/>
          <w:lang w:val="en-CA"/>
        </w:rPr>
        <w:t>contain</w:t>
      </w:r>
      <w:r w:rsidR="006F1EE4">
        <w:rPr>
          <w:rFonts w:cs="Arial"/>
          <w:color w:val="000000"/>
          <w:lang w:val="en-CA"/>
        </w:rPr>
        <w:t>s</w:t>
      </w:r>
      <w:r>
        <w:rPr>
          <w:rFonts w:cs="Arial"/>
          <w:color w:val="000000"/>
          <w:lang w:val="en-CA"/>
        </w:rPr>
        <w:t xml:space="preserve"> a </w:t>
      </w:r>
      <w:r w:rsidRPr="00BF1958">
        <w:rPr>
          <w:rFonts w:cs="Arial"/>
          <w:color w:val="000000"/>
          <w:lang w:val="en-CA"/>
        </w:rPr>
        <w:t>geometry of the specimen (generally a point)</w:t>
      </w:r>
      <w:r>
        <w:rPr>
          <w:rFonts w:cs="Arial"/>
          <w:color w:val="000000"/>
          <w:lang w:val="en-CA"/>
        </w:rPr>
        <w:t>.</w:t>
      </w:r>
    </w:p>
    <w:p w14:paraId="107A7F8C" w14:textId="23CFFAD9" w:rsidR="002C1116" w:rsidRDefault="006F1EE4" w:rsidP="002C1116">
      <w:pPr>
        <w:pStyle w:val="Heading4"/>
      </w:pPr>
      <w:proofErr w:type="gramStart"/>
      <w:r>
        <w:t>a</w:t>
      </w:r>
      <w:r w:rsidR="002C1116" w:rsidRPr="004E3A57">
        <w:t>ny</w:t>
      </w:r>
      <w:proofErr w:type="gramEnd"/>
    </w:p>
    <w:p w14:paraId="467BD60E" w14:textId="77777777" w:rsidR="002C1116" w:rsidRDefault="002C1116" w:rsidP="002C1116">
      <w:r>
        <w:t xml:space="preserve">A data provider can add an arbitrary number of extra properties, as long as the instance is conformant to GML Simple Feature Level 0. </w:t>
      </w:r>
    </w:p>
    <w:p w14:paraId="17CFB9C5" w14:textId="77777777" w:rsidR="002C1116" w:rsidRDefault="002C1116" w:rsidP="002C1116"/>
    <w:p w14:paraId="17167683" w14:textId="77777777" w:rsidR="002C1116" w:rsidRDefault="002C1116" w:rsidP="002C1116">
      <w:pPr>
        <w:pStyle w:val="Heading3"/>
        <w:rPr>
          <w:lang w:val="en-CA"/>
        </w:rPr>
      </w:pPr>
      <w:bookmarkStart w:id="549" w:name="_Toc456947005"/>
      <w:r w:rsidRPr="00D14AF0">
        <w:rPr>
          <w:lang w:val="en-CA"/>
        </w:rPr>
        <w:t>GeomorphologicUnitView</w:t>
      </w:r>
      <w:bookmarkEnd w:id="549"/>
    </w:p>
    <w:p w14:paraId="53CD3F0E" w14:textId="77777777" w:rsidR="002C1116" w:rsidRDefault="002C1116" w:rsidP="002C1116">
      <w:pPr>
        <w:autoSpaceDE w:val="0"/>
        <w:autoSpaceDN w:val="0"/>
        <w:adjustRightInd w:val="0"/>
        <w:spacing w:after="0" w:line="240" w:lineRule="atLeast"/>
        <w:rPr>
          <w:rFonts w:cs="Arial"/>
          <w:color w:val="000000"/>
          <w:lang w:val="en-CA"/>
        </w:rPr>
      </w:pPr>
    </w:p>
    <w:p w14:paraId="03F8D029"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7B5660B9" w14:textId="77777777" w:rsidR="002C1116" w:rsidRDefault="002C1116" w:rsidP="002C1116">
      <w:pPr>
        <w:keepNext/>
        <w:autoSpaceDE w:val="0"/>
        <w:autoSpaceDN w:val="0"/>
        <w:adjustRightInd w:val="0"/>
        <w:spacing w:after="0" w:line="240" w:lineRule="atLeast"/>
      </w:pPr>
      <w:r>
        <w:rPr>
          <w:noProof/>
          <w:lang w:val="en-CA" w:eastAsia="en-CA"/>
        </w:rPr>
        <w:drawing>
          <wp:inline distT="0" distB="0" distL="0" distR="0" wp14:anchorId="58A59D4D" wp14:editId="64907B45">
            <wp:extent cx="2524125" cy="349567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524125" cy="3495675"/>
                    </a:xfrm>
                    <a:prstGeom prst="rect">
                      <a:avLst/>
                    </a:prstGeom>
                    <a:noFill/>
                    <a:ln>
                      <a:noFill/>
                    </a:ln>
                  </pic:spPr>
                </pic:pic>
              </a:graphicData>
            </a:graphic>
          </wp:inline>
        </w:drawing>
      </w:r>
    </w:p>
    <w:p w14:paraId="3BC9A360" w14:textId="77777777" w:rsidR="002C1116" w:rsidRDefault="002C1116" w:rsidP="002C1116">
      <w:pPr>
        <w:pStyle w:val="Caption"/>
      </w:pPr>
      <w:r>
        <w:t xml:space="preserve">Figure </w:t>
      </w:r>
      <w:r>
        <w:fldChar w:fldCharType="begin"/>
      </w:r>
      <w:r>
        <w:instrText xml:space="preserve"> SEQ Figure \* ARABIC </w:instrText>
      </w:r>
      <w:r>
        <w:fldChar w:fldCharType="separate"/>
      </w:r>
      <w:r w:rsidR="00E15963">
        <w:rPr>
          <w:noProof/>
        </w:rPr>
        <w:t>102</w:t>
      </w:r>
      <w:r>
        <w:fldChar w:fldCharType="end"/>
      </w:r>
      <w:r>
        <w:t xml:space="preserve"> </w:t>
      </w:r>
      <w:r w:rsidRPr="00737CF2">
        <w:t>GeomorphologicUnitView</w:t>
      </w:r>
      <w:r>
        <w:t xml:space="preserve"> feature type.</w:t>
      </w:r>
    </w:p>
    <w:p w14:paraId="418D719E" w14:textId="77777777" w:rsidR="002C1116" w:rsidRDefault="002C1116" w:rsidP="002C1116">
      <w:pPr>
        <w:autoSpaceDE w:val="0"/>
        <w:autoSpaceDN w:val="0"/>
        <w:adjustRightInd w:val="0"/>
        <w:spacing w:after="0" w:line="240" w:lineRule="atLeast"/>
        <w:rPr>
          <w:rFonts w:cs="Arial"/>
          <w:color w:val="000000"/>
          <w:lang w:val="en-CA"/>
        </w:rPr>
      </w:pPr>
      <w:r w:rsidRPr="00A1060B">
        <w:rPr>
          <w:rStyle w:val="Entity"/>
        </w:rPr>
        <w:t>GeomorphologicUnitView</w:t>
      </w:r>
      <w:r>
        <w:rPr>
          <w:rFonts w:cs="Arial"/>
          <w:color w:val="000000"/>
          <w:lang w:val="en-CA"/>
        </w:rPr>
        <w:t xml:space="preserve"> is a s</w:t>
      </w:r>
      <w:r w:rsidRPr="00D14AF0">
        <w:rPr>
          <w:rFonts w:cs="Arial"/>
          <w:color w:val="000000"/>
          <w:lang w:val="en-CA"/>
        </w:rPr>
        <w:t xml:space="preserve">implified view of a GeoSciML </w:t>
      </w:r>
      <w:r w:rsidRPr="00A1060B">
        <w:rPr>
          <w:rStyle w:val="Entity"/>
        </w:rPr>
        <w:t>GeomorphologicUnit</w:t>
      </w:r>
      <w:r w:rsidRPr="00D14AF0">
        <w:rPr>
          <w:rFonts w:cs="Arial"/>
          <w:color w:val="000000"/>
          <w:lang w:val="en-CA"/>
        </w:rPr>
        <w:t xml:space="preserve">. In GeoSciML terms this will be in instance of a </w:t>
      </w:r>
      <w:r w:rsidRPr="00A1060B">
        <w:rPr>
          <w:rStyle w:val="Entity"/>
        </w:rPr>
        <w:t>MappedFeature</w:t>
      </w:r>
      <w:r w:rsidRPr="00D14AF0">
        <w:rPr>
          <w:rFonts w:cs="Arial"/>
          <w:color w:val="000000"/>
          <w:lang w:val="en-CA"/>
        </w:rPr>
        <w:t xml:space="preserve"> with key property values from the associated GeomorphologicUnit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6A4C88C5" w14:textId="77777777" w:rsidR="002C1116" w:rsidRDefault="002C1116" w:rsidP="002C1116">
      <w:pPr>
        <w:autoSpaceDE w:val="0"/>
        <w:autoSpaceDN w:val="0"/>
        <w:adjustRightInd w:val="0"/>
        <w:spacing w:after="0" w:line="240" w:lineRule="atLeast"/>
        <w:rPr>
          <w:rFonts w:cs="Arial"/>
          <w:color w:val="000000"/>
          <w:lang w:val="en-CA"/>
        </w:rPr>
      </w:pPr>
    </w:p>
    <w:p w14:paraId="1527ED9F" w14:textId="77777777" w:rsidR="002C1116" w:rsidRDefault="002C1116" w:rsidP="002C1116">
      <w:pPr>
        <w:pStyle w:val="Heading4"/>
        <w:rPr>
          <w:lang w:val="en-CA"/>
        </w:rPr>
      </w:pPr>
      <w:r>
        <w:rPr>
          <w:lang w:val="en-CA"/>
        </w:rPr>
        <w:t>Mapping</w:t>
      </w:r>
    </w:p>
    <w:p w14:paraId="37D3B07F" w14:textId="77777777" w:rsidR="002C1116" w:rsidRDefault="002C1116" w:rsidP="002C1116">
      <w:pPr>
        <w:autoSpaceDE w:val="0"/>
        <w:autoSpaceDN w:val="0"/>
        <w:adjustRightInd w:val="0"/>
        <w:spacing w:after="0" w:line="240" w:lineRule="atLeast"/>
        <w:rPr>
          <w:rFonts w:cs="Arial"/>
          <w:color w:val="000000"/>
          <w:lang w:val="en-CA"/>
        </w:rPr>
      </w:pPr>
    </w:p>
    <w:tbl>
      <w:tblPr>
        <w:tblStyle w:val="LightShading"/>
        <w:tblW w:w="5000" w:type="pct"/>
        <w:tblLayout w:type="fixed"/>
        <w:tblLook w:val="04A0" w:firstRow="1" w:lastRow="0" w:firstColumn="1" w:lastColumn="0" w:noHBand="0" w:noVBand="1"/>
      </w:tblPr>
      <w:tblGrid>
        <w:gridCol w:w="2943"/>
        <w:gridCol w:w="5913"/>
      </w:tblGrid>
      <w:tr w:rsidR="002C1116" w:rsidRPr="00F62F6E" w14:paraId="7C7600CA"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tcPr>
          <w:p w14:paraId="4F26D9C5"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Property</w:t>
            </w:r>
          </w:p>
        </w:tc>
        <w:tc>
          <w:tcPr>
            <w:tcW w:w="5913" w:type="dxa"/>
          </w:tcPr>
          <w:p w14:paraId="207D280B" w14:textId="77777777" w:rsidR="002C1116" w:rsidRPr="00F62F6E"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 xml:space="preserve">Mapping from </w:t>
            </w:r>
            <w:r w:rsidRPr="00A1060B">
              <w:rPr>
                <w:rStyle w:val="Entity"/>
              </w:rPr>
              <w:t>GeomorphologicUnit</w:t>
            </w:r>
          </w:p>
        </w:tc>
      </w:tr>
      <w:tr w:rsidR="002C1116" w:rsidRPr="00F62F6E" w14:paraId="41F71FB8"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56093A92" w14:textId="155867DC" w:rsidR="002C1116" w:rsidRPr="00F62F6E"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i</w:t>
            </w:r>
            <w:r w:rsidR="002C1116" w:rsidRPr="00F62F6E">
              <w:rPr>
                <w:rFonts w:ascii="Consolas" w:hAnsi="Consolas" w:cs="Consolas"/>
                <w:sz w:val="18"/>
                <w:szCs w:val="18"/>
                <w:lang w:val="en-CA" w:eastAsia="en-CA"/>
              </w:rPr>
              <w:t>dentifier</w:t>
            </w:r>
          </w:p>
        </w:tc>
        <w:tc>
          <w:tcPr>
            <w:tcW w:w="5913" w:type="dxa"/>
            <w:hideMark/>
          </w:tcPr>
          <w:p w14:paraId="3B18D02D"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identifier</w:t>
            </w:r>
          </w:p>
        </w:tc>
      </w:tr>
      <w:tr w:rsidR="002C1116" w:rsidRPr="00F62F6E" w14:paraId="22471DA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4088B9B9" w14:textId="218638DC" w:rsidR="002C1116" w:rsidRPr="00F62F6E"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n</w:t>
            </w:r>
            <w:r w:rsidR="002C1116" w:rsidRPr="00F62F6E">
              <w:rPr>
                <w:rFonts w:ascii="Consolas" w:hAnsi="Consolas" w:cs="Consolas"/>
                <w:sz w:val="18"/>
                <w:szCs w:val="18"/>
                <w:lang w:val="en-CA" w:eastAsia="en-CA"/>
              </w:rPr>
              <w:t>ame</w:t>
            </w:r>
          </w:p>
        </w:tc>
        <w:tc>
          <w:tcPr>
            <w:tcW w:w="5913" w:type="dxa"/>
            <w:hideMark/>
          </w:tcPr>
          <w:p w14:paraId="5849CCEA"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specification:NaturalGeomorphologicFeature::name 1</w:t>
            </w:r>
          </w:p>
        </w:tc>
      </w:tr>
      <w:tr w:rsidR="002C1116" w:rsidRPr="00F62F6E" w14:paraId="3A64237B"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1D485D31" w14:textId="745EEB42" w:rsidR="002C1116" w:rsidRPr="00F62F6E"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d</w:t>
            </w:r>
            <w:r w:rsidR="002C1116" w:rsidRPr="00F62F6E">
              <w:rPr>
                <w:rFonts w:ascii="Consolas" w:hAnsi="Consolas" w:cs="Consolas"/>
                <w:sz w:val="18"/>
                <w:szCs w:val="18"/>
                <w:lang w:val="en-CA" w:eastAsia="en-CA"/>
              </w:rPr>
              <w:t>escription</w:t>
            </w:r>
          </w:p>
        </w:tc>
        <w:tc>
          <w:tcPr>
            <w:tcW w:w="5913" w:type="dxa"/>
            <w:hideMark/>
          </w:tcPr>
          <w:p w14:paraId="7C2BE103"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specification:NaturalGeomorphologicFeature::description</w:t>
            </w:r>
          </w:p>
        </w:tc>
      </w:tr>
      <w:tr w:rsidR="002C1116" w:rsidRPr="00F62F6E" w14:paraId="5DB4326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2EB1F509" w14:textId="283623A8" w:rsidR="002C1116" w:rsidRPr="00F62F6E" w:rsidRDefault="00AA18BE" w:rsidP="003811C7">
            <w:pPr>
              <w:spacing w:after="0"/>
              <w:rPr>
                <w:rFonts w:ascii="Consolas" w:hAnsi="Consolas" w:cs="Consolas"/>
                <w:sz w:val="18"/>
                <w:szCs w:val="18"/>
                <w:lang w:val="en-CA" w:eastAsia="en-CA"/>
              </w:rPr>
            </w:pPr>
            <w:r>
              <w:rPr>
                <w:rFonts w:ascii="Consolas" w:hAnsi="Consolas" w:cs="Consolas"/>
                <w:sz w:val="18"/>
                <w:szCs w:val="18"/>
                <w:lang w:val="en-CA" w:eastAsia="en-CA"/>
              </w:rPr>
              <w:t>a</w:t>
            </w:r>
            <w:r w:rsidR="002C1116" w:rsidRPr="00F62F6E">
              <w:rPr>
                <w:rFonts w:ascii="Consolas" w:hAnsi="Consolas" w:cs="Consolas"/>
                <w:sz w:val="18"/>
                <w:szCs w:val="18"/>
                <w:lang w:val="en-CA" w:eastAsia="en-CA"/>
              </w:rPr>
              <w:t>ctivity</w:t>
            </w:r>
          </w:p>
        </w:tc>
        <w:tc>
          <w:tcPr>
            <w:tcW w:w="5913" w:type="dxa"/>
            <w:hideMark/>
          </w:tcPr>
          <w:p w14:paraId="7C121B74"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specification:NaturalGeomorphologicFeature:activity 2</w:t>
            </w:r>
          </w:p>
        </w:tc>
      </w:tr>
      <w:tr w:rsidR="002C1116" w:rsidRPr="00F62F6E" w14:paraId="66F7DFF9" w14:textId="77777777" w:rsidTr="003811C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64FE0CE7"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unitType</w:t>
            </w:r>
          </w:p>
        </w:tc>
        <w:tc>
          <w:tcPr>
            <w:tcW w:w="5913" w:type="dxa"/>
            <w:hideMark/>
          </w:tcPr>
          <w:p w14:paraId="0141ED50"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specification:NaturalGeomorphologicFeature::naturalGeomorphologicFeatureType 2</w:t>
            </w:r>
          </w:p>
          <w:p w14:paraId="5939BF0C"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p>
          <w:p w14:paraId="176316EA"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or</w:t>
            </w:r>
          </w:p>
          <w:p w14:paraId="4F72CEFF"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p>
          <w:p w14:paraId="027BEB20"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specification:AnthropogenicGeomorphologicUnit::anthropogenicGeomorphologicFeatureType 2</w:t>
            </w:r>
          </w:p>
        </w:tc>
      </w:tr>
      <w:tr w:rsidR="002C1116" w:rsidRPr="00F62F6E" w14:paraId="1BDD2F7A"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4E5839E3"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lithology</w:t>
            </w:r>
          </w:p>
        </w:tc>
        <w:tc>
          <w:tcPr>
            <w:tcW w:w="5913" w:type="dxa"/>
            <w:hideMark/>
          </w:tcPr>
          <w:p w14:paraId="29B18F8F"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specification:GeomorphologicUnit::unitDescription:G</w:t>
            </w:r>
            <w:r w:rsidRPr="00A1060B">
              <w:rPr>
                <w:rStyle w:val="Entity"/>
              </w:rPr>
              <w:lastRenderedPageBreak/>
              <w:t>eologicUnit::composition:CompositionPart::material:RockMaterial::lithology 1</w:t>
            </w:r>
          </w:p>
        </w:tc>
      </w:tr>
      <w:tr w:rsidR="002C1116" w:rsidRPr="00F62F6E" w14:paraId="31E7E2EE"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0F731C9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lastRenderedPageBreak/>
              <w:t>geologicHistory</w:t>
            </w:r>
          </w:p>
        </w:tc>
        <w:tc>
          <w:tcPr>
            <w:tcW w:w="5913" w:type="dxa"/>
            <w:hideMark/>
          </w:tcPr>
          <w:p w14:paraId="4E1C61FC"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specification:GeomorphologicUnit::unitDescription:GeologicUnit::geologicHistory:GeologicEvent::description 1</w:t>
            </w:r>
          </w:p>
        </w:tc>
      </w:tr>
      <w:tr w:rsidR="002C1116" w:rsidRPr="00F62F6E" w14:paraId="0DE68EA7"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27F98AE5"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observationMethod</w:t>
            </w:r>
          </w:p>
        </w:tc>
        <w:tc>
          <w:tcPr>
            <w:tcW w:w="5913" w:type="dxa"/>
            <w:hideMark/>
          </w:tcPr>
          <w:p w14:paraId="2B524324"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specification:GeomorphologicUnit::observationMethod:Category::value 1</w:t>
            </w:r>
          </w:p>
        </w:tc>
      </w:tr>
      <w:tr w:rsidR="002C1116" w:rsidRPr="00F62F6E" w14:paraId="15945D86"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60FB569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positionalAccuracy</w:t>
            </w:r>
          </w:p>
        </w:tc>
        <w:tc>
          <w:tcPr>
            <w:tcW w:w="5913" w:type="dxa"/>
            <w:hideMark/>
          </w:tcPr>
          <w:p w14:paraId="2535A1FE"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positionalAccuracy::value</w:t>
            </w:r>
          </w:p>
        </w:tc>
      </w:tr>
      <w:tr w:rsidR="002C1116" w:rsidRPr="00F62F6E" w14:paraId="6560CD49"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77D4A5C2"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source</w:t>
            </w:r>
          </w:p>
        </w:tc>
        <w:tc>
          <w:tcPr>
            <w:tcW w:w="5913" w:type="dxa"/>
            <w:hideMark/>
          </w:tcPr>
          <w:p w14:paraId="33E7F9A4"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specification:GeologicUnit::metaDataProperty:(…):CI_Citation</w:t>
            </w:r>
          </w:p>
        </w:tc>
      </w:tr>
      <w:tr w:rsidR="002C1116" w:rsidRPr="00F62F6E" w14:paraId="0215E684"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4DB05903"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activity_uri</w:t>
            </w:r>
          </w:p>
        </w:tc>
        <w:tc>
          <w:tcPr>
            <w:tcW w:w="5913" w:type="dxa"/>
            <w:hideMark/>
          </w:tcPr>
          <w:p w14:paraId="0153ACB9"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specification:NaturalGeomorphologicFeature::activity</w:t>
            </w:r>
          </w:p>
        </w:tc>
      </w:tr>
      <w:tr w:rsidR="002C1116" w:rsidRPr="00F62F6E" w14:paraId="1CB48E49"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1D38F700" w14:textId="77777777" w:rsidR="002C1116" w:rsidRPr="00F62F6E" w:rsidRDefault="002C1116" w:rsidP="003811C7">
            <w:pPr>
              <w:spacing w:after="0"/>
              <w:rPr>
                <w:rFonts w:ascii="Consolas" w:hAnsi="Consolas" w:cs="Consolas"/>
                <w:sz w:val="18"/>
                <w:szCs w:val="18"/>
                <w:lang w:val="en-CA" w:eastAsia="en-CA"/>
              </w:rPr>
            </w:pPr>
            <w:commentRangeStart w:id="550"/>
            <w:r w:rsidRPr="00F62F6E">
              <w:rPr>
                <w:rFonts w:ascii="Consolas" w:hAnsi="Consolas" w:cs="Consolas"/>
                <w:sz w:val="18"/>
                <w:szCs w:val="18"/>
                <w:lang w:val="en-CA" w:eastAsia="en-CA"/>
              </w:rPr>
              <w:t>landformClass</w:t>
            </w:r>
          </w:p>
        </w:tc>
        <w:tc>
          <w:tcPr>
            <w:tcW w:w="5913" w:type="dxa"/>
            <w:hideMark/>
          </w:tcPr>
          <w:p w14:paraId="2D687DF3" w14:textId="1060F174" w:rsidR="002C1116" w:rsidRPr="00A1060B" w:rsidRDefault="00E81614"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typeOf(specification/*)::name()</w:t>
            </w:r>
          </w:p>
        </w:tc>
      </w:tr>
      <w:tr w:rsidR="002C1116" w:rsidRPr="00F62F6E" w14:paraId="178321B7"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55C34EC9"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landformClass_uri</w:t>
            </w:r>
            <w:commentRangeEnd w:id="550"/>
            <w:r w:rsidR="00E81614">
              <w:rPr>
                <w:rStyle w:val="CommentReference"/>
                <w:b w:val="0"/>
                <w:bCs w:val="0"/>
                <w:color w:val="auto"/>
              </w:rPr>
              <w:commentReference w:id="550"/>
            </w:r>
          </w:p>
        </w:tc>
        <w:tc>
          <w:tcPr>
            <w:tcW w:w="5913" w:type="dxa"/>
            <w:hideMark/>
          </w:tcPr>
          <w:p w14:paraId="40B2696C" w14:textId="721B9713" w:rsidR="002C1116" w:rsidRPr="00A1060B" w:rsidRDefault="00E81614" w:rsidP="00E81614">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typeOf(specification/*)::typeName()</w:t>
            </w:r>
          </w:p>
        </w:tc>
      </w:tr>
      <w:tr w:rsidR="002C1116" w:rsidRPr="00F62F6E" w14:paraId="05354885"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1CB115EA"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unitType_uri</w:t>
            </w:r>
          </w:p>
        </w:tc>
        <w:tc>
          <w:tcPr>
            <w:tcW w:w="5913" w:type="dxa"/>
            <w:hideMark/>
          </w:tcPr>
          <w:p w14:paraId="50A280D5"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specification:GeomorphologicUnit::geologicUnitType 3</w:t>
            </w:r>
          </w:p>
        </w:tc>
      </w:tr>
      <w:tr w:rsidR="002C1116" w:rsidRPr="00F62F6E" w14:paraId="4C911E9D"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682BC153"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representativeLithology_uri</w:t>
            </w:r>
          </w:p>
        </w:tc>
        <w:tc>
          <w:tcPr>
            <w:tcW w:w="5913" w:type="dxa"/>
            <w:hideMark/>
          </w:tcPr>
          <w:p w14:paraId="71A47107"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specification:GeomorphologicUnit::unitDescription:GeologicUnit::composition:CompositionPart::material:RockMaterial::lithology 3</w:t>
            </w:r>
          </w:p>
        </w:tc>
      </w:tr>
      <w:tr w:rsidR="002C1116" w:rsidRPr="00F62F6E" w14:paraId="32629B5C"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76505DA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representativeAge_uri</w:t>
            </w:r>
          </w:p>
        </w:tc>
        <w:tc>
          <w:tcPr>
            <w:tcW w:w="5913" w:type="dxa"/>
            <w:hideMark/>
          </w:tcPr>
          <w:p w14:paraId="0425A9BC"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specification:GeomorphologicUnit::geologicHistory:</w:t>
            </w:r>
          </w:p>
          <w:p w14:paraId="33ED51A9"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GeologicEvent 3</w:t>
            </w:r>
          </w:p>
        </w:tc>
      </w:tr>
      <w:tr w:rsidR="002C1116" w:rsidRPr="00F62F6E" w14:paraId="57CEFC37"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0BEEDF88"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representativeNumericAge</w:t>
            </w:r>
          </w:p>
        </w:tc>
        <w:tc>
          <w:tcPr>
            <w:tcW w:w="5913" w:type="dxa"/>
            <w:hideMark/>
          </w:tcPr>
          <w:p w14:paraId="66022657"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 GeomorphologicUnit::geologicHistory:</w:t>
            </w:r>
          </w:p>
          <w:p w14:paraId="7B85D1CF"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GeologicEvent:NumericAge 1</w:t>
            </w:r>
          </w:p>
        </w:tc>
      </w:tr>
      <w:tr w:rsidR="002C1116" w:rsidRPr="00F62F6E" w14:paraId="66174DF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3AAEBA4C"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specification_uri</w:t>
            </w:r>
          </w:p>
        </w:tc>
        <w:tc>
          <w:tcPr>
            <w:tcW w:w="5913" w:type="dxa"/>
            <w:hideMark/>
          </w:tcPr>
          <w:p w14:paraId="5C2DDA29"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 3</w:t>
            </w:r>
          </w:p>
        </w:tc>
      </w:tr>
      <w:tr w:rsidR="002C1116" w:rsidRPr="00F62F6E" w14:paraId="73EA3E59"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27167B89"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metadata_uri</w:t>
            </w:r>
          </w:p>
        </w:tc>
        <w:tc>
          <w:tcPr>
            <w:tcW w:w="5913" w:type="dxa"/>
            <w:hideMark/>
          </w:tcPr>
          <w:p w14:paraId="248DEDD8"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specification:GeologicUnit:metaDataProperty 3</w:t>
            </w:r>
          </w:p>
        </w:tc>
      </w:tr>
      <w:tr w:rsidR="002C1116" w:rsidRPr="00F62F6E" w14:paraId="1EFB26CB"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7C66D61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genericSymbolizer</w:t>
            </w:r>
          </w:p>
        </w:tc>
        <w:tc>
          <w:tcPr>
            <w:tcW w:w="5913" w:type="dxa"/>
            <w:hideMark/>
          </w:tcPr>
          <w:p w14:paraId="103010A4"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p>
        </w:tc>
      </w:tr>
      <w:tr w:rsidR="002C1116" w:rsidRPr="00F62F6E" w14:paraId="783B6974"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240BEA9A"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shape</w:t>
            </w:r>
          </w:p>
        </w:tc>
        <w:tc>
          <w:tcPr>
            <w:tcW w:w="5913" w:type="dxa"/>
            <w:hideMark/>
          </w:tcPr>
          <w:p w14:paraId="7833D9E7"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shape</w:t>
            </w:r>
          </w:p>
        </w:tc>
      </w:tr>
      <w:tr w:rsidR="002C1116" w:rsidRPr="00F62F6E" w14:paraId="2D6147B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1A496EC5"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0E2B3723"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2AEEFCB4" w14:textId="77777777" w:rsidR="002C1116" w:rsidRPr="00F62F6E" w:rsidRDefault="002C1116" w:rsidP="003811C7">
            <w:pPr>
              <w:spacing w:after="0"/>
              <w:rPr>
                <w:rFonts w:ascii="Consolas" w:hAnsi="Consolas" w:cs="Consolas"/>
                <w:sz w:val="18"/>
                <w:szCs w:val="18"/>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080894B8" w14:textId="77777777" w:rsidR="002C1116" w:rsidRDefault="002C1116" w:rsidP="002C1116">
      <w:pPr>
        <w:autoSpaceDE w:val="0"/>
        <w:autoSpaceDN w:val="0"/>
        <w:adjustRightInd w:val="0"/>
        <w:spacing w:after="0" w:line="240" w:lineRule="atLeast"/>
        <w:rPr>
          <w:rFonts w:cs="Arial"/>
          <w:color w:val="000000"/>
          <w:lang w:val="en-CA"/>
        </w:rPr>
      </w:pPr>
    </w:p>
    <w:p w14:paraId="0180D017" w14:textId="3539DC93" w:rsidR="002C1116" w:rsidRPr="006F1EE4" w:rsidRDefault="002C1116" w:rsidP="002C1116">
      <w:pPr>
        <w:pStyle w:val="Heading4"/>
        <w:rPr>
          <w:lang w:val="en-CA"/>
        </w:rPr>
      </w:pPr>
      <w:proofErr w:type="gramStart"/>
      <w:r>
        <w:rPr>
          <w:lang w:val="en-CA"/>
        </w:rPr>
        <w:t>identifier</w:t>
      </w:r>
      <w:proofErr w:type="gramEnd"/>
    </w:p>
    <w:p w14:paraId="45BBA100" w14:textId="77777777" w:rsidR="002C1116" w:rsidRDefault="002C1116" w:rsidP="002C1116">
      <w:r w:rsidRPr="00D970E9">
        <w:t xml:space="preserve">Globally unique </w:t>
      </w:r>
      <w:r w:rsidRPr="00A1060B">
        <w:rPr>
          <w:rStyle w:val="Entity"/>
        </w:rPr>
        <w:t>identifier</w:t>
      </w:r>
      <w:proofErr w:type="gramStart"/>
      <w:r w:rsidRPr="00A1060B">
        <w:rPr>
          <w:rStyle w:val="Entity"/>
        </w:rPr>
        <w:t>:Primitive</w:t>
      </w:r>
      <w:proofErr w:type="gramEnd"/>
      <w:r w:rsidRPr="00A1060B">
        <w:rPr>
          <w:rStyle w:val="Entity"/>
        </w:rPr>
        <w:t>::CharacterString</w:t>
      </w:r>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551"/>
      <w:r>
        <w:rPr>
          <w:lang w:val="en-CA"/>
        </w:rPr>
        <w:t>3986</w:t>
      </w:r>
      <w:commentRangeEnd w:id="551"/>
      <w:r>
        <w:rPr>
          <w:rStyle w:val="CommentReference"/>
        </w:rPr>
        <w:commentReference w:id="551"/>
      </w:r>
      <w:r>
        <w:rPr>
          <w:lang w:val="en-CA"/>
        </w:rPr>
        <w:t>.</w:t>
      </w:r>
    </w:p>
    <w:p w14:paraId="4A1C6201" w14:textId="77777777" w:rsidR="002C1116" w:rsidRDefault="002C1116" w:rsidP="002C111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6747DD48" w14:textId="77777777" w:rsidTr="003811C7">
        <w:trPr>
          <w:cantSplit/>
        </w:trPr>
        <w:tc>
          <w:tcPr>
            <w:tcW w:w="4219" w:type="dxa"/>
            <w:tcBorders>
              <w:right w:val="nil"/>
            </w:tcBorders>
            <w:shd w:val="clear" w:color="auto" w:fill="auto"/>
          </w:tcPr>
          <w:p w14:paraId="3DE89FF9" w14:textId="16D49E36"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/gsml4-lite/geomorphologicunitview-identifier</w:t>
            </w:r>
          </w:p>
        </w:tc>
        <w:tc>
          <w:tcPr>
            <w:tcW w:w="4678" w:type="dxa"/>
            <w:tcBorders>
              <w:left w:val="nil"/>
            </w:tcBorders>
            <w:shd w:val="clear" w:color="auto" w:fill="auto"/>
          </w:tcPr>
          <w:p w14:paraId="204DE49B" w14:textId="77777777" w:rsidR="002C1116" w:rsidRPr="00D12552" w:rsidRDefault="002C1116" w:rsidP="003811C7">
            <w:pPr>
              <w:pStyle w:val="Tabletext10"/>
              <w:jc w:val="left"/>
              <w:rPr>
                <w:rStyle w:val="reqtext"/>
                <w:lang w:val="en-CA"/>
              </w:rPr>
            </w:pPr>
            <w:r>
              <w:rPr>
                <w:rStyle w:val="reqtext"/>
                <w:lang w:val="en-CA"/>
              </w:rPr>
              <w:t>identifier SHOULD correspond to a representation of GeoSciML MappedFeature.</w:t>
            </w:r>
          </w:p>
        </w:tc>
      </w:tr>
    </w:tbl>
    <w:p w14:paraId="4B00FE3A" w14:textId="77777777" w:rsidR="002C1116" w:rsidRDefault="002C1116" w:rsidP="002C1116">
      <w:pPr>
        <w:autoSpaceDE w:val="0"/>
        <w:autoSpaceDN w:val="0"/>
        <w:adjustRightInd w:val="0"/>
        <w:spacing w:after="0" w:line="240" w:lineRule="atLeast"/>
        <w:rPr>
          <w:rFonts w:cs="Arial"/>
          <w:color w:val="000000"/>
          <w:lang w:val="en-CA"/>
        </w:rPr>
      </w:pPr>
    </w:p>
    <w:p w14:paraId="0025E691" w14:textId="77777777" w:rsidR="002C1116" w:rsidRDefault="002C1116" w:rsidP="002C1116">
      <w:pPr>
        <w:autoSpaceDE w:val="0"/>
        <w:autoSpaceDN w:val="0"/>
        <w:adjustRightInd w:val="0"/>
        <w:spacing w:after="0" w:line="240" w:lineRule="atLeast"/>
        <w:rPr>
          <w:rFonts w:cs="Arial"/>
          <w:color w:val="000000"/>
          <w:lang w:val="en-CA"/>
        </w:rPr>
      </w:pPr>
    </w:p>
    <w:p w14:paraId="490B06F1"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URI should resolve to a representation</w:t>
      </w:r>
      <w:r w:rsidRPr="00D96958">
        <w:rPr>
          <w:rFonts w:cs="Arial"/>
          <w:color w:val="000000"/>
          <w:lang w:val="en-CA"/>
        </w:rPr>
        <w:t xml:space="preserve"> that correspond</w:t>
      </w:r>
      <w:r>
        <w:rPr>
          <w:rFonts w:cs="Arial"/>
          <w:color w:val="000000"/>
          <w:lang w:val="en-CA"/>
        </w:rPr>
        <w:t>s</w:t>
      </w:r>
      <w:r w:rsidRPr="00D96958">
        <w:rPr>
          <w:rFonts w:cs="Arial"/>
          <w:color w:val="000000"/>
          <w:lang w:val="en-CA"/>
        </w:rPr>
        <w:t xml:space="preserve"> to an instance of </w:t>
      </w:r>
      <w:r>
        <w:rPr>
          <w:rFonts w:cs="Arial"/>
          <w:color w:val="000000"/>
          <w:lang w:val="en-CA"/>
        </w:rPr>
        <w:t>GeoSciML MappedFeature.</w:t>
      </w:r>
    </w:p>
    <w:p w14:paraId="47162338" w14:textId="77777777" w:rsidR="002C1116" w:rsidRDefault="002C1116" w:rsidP="002C1116">
      <w:pPr>
        <w:autoSpaceDE w:val="0"/>
        <w:autoSpaceDN w:val="0"/>
        <w:adjustRightInd w:val="0"/>
        <w:spacing w:after="0" w:line="240" w:lineRule="atLeast"/>
        <w:rPr>
          <w:rFonts w:cs="Arial"/>
          <w:color w:val="000000"/>
          <w:lang w:val="en-CA"/>
        </w:rPr>
      </w:pPr>
    </w:p>
    <w:p w14:paraId="5D9CA4BA" w14:textId="7B8EB673" w:rsidR="002C1116" w:rsidRPr="006F1EE4" w:rsidRDefault="002C1116" w:rsidP="002C1116">
      <w:pPr>
        <w:pStyle w:val="Heading4"/>
        <w:rPr>
          <w:lang w:val="en-CA"/>
        </w:rPr>
      </w:pPr>
      <w:proofErr w:type="gramStart"/>
      <w:r>
        <w:rPr>
          <w:lang w:val="en-CA"/>
        </w:rPr>
        <w:t>name</w:t>
      </w:r>
      <w:proofErr w:type="gramEnd"/>
    </w:p>
    <w:p w14:paraId="5D686BAE" w14:textId="199A581C" w:rsidR="002C1116" w:rsidRDefault="002C1116" w:rsidP="002C1116">
      <w:pPr>
        <w:autoSpaceDE w:val="0"/>
        <w:autoSpaceDN w:val="0"/>
        <w:adjustRightInd w:val="0"/>
        <w:spacing w:after="0" w:line="240" w:lineRule="atLeast"/>
        <w:rPr>
          <w:rFonts w:cs="Arial"/>
          <w:color w:val="000000"/>
          <w:lang w:val="en-CA"/>
        </w:rPr>
      </w:pPr>
      <w:r>
        <w:t xml:space="preserve">If present, the </w:t>
      </w:r>
      <w:r>
        <w:rPr>
          <w:rFonts w:cs="Arial"/>
          <w:color w:val="000000"/>
          <w:lang w:val="en-CA"/>
        </w:rPr>
        <w:t xml:space="preserve">property </w:t>
      </w:r>
      <w:r w:rsidRPr="00A1060B">
        <w:rPr>
          <w:rStyle w:val="Entity"/>
        </w:rPr>
        <w:t>name</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d</w:t>
      </w:r>
      <w:r w:rsidRPr="001A4D2E">
        <w:rPr>
          <w:rFonts w:cs="Arial"/>
          <w:color w:val="000000"/>
          <w:lang w:val="en-CA"/>
        </w:rPr>
        <w:t>isplay name for the GeomorphologicUnit.</w:t>
      </w:r>
    </w:p>
    <w:p w14:paraId="09F7D293" w14:textId="77777777" w:rsidR="002C1116" w:rsidRDefault="002C1116" w:rsidP="002C1116">
      <w:pPr>
        <w:autoSpaceDE w:val="0"/>
        <w:autoSpaceDN w:val="0"/>
        <w:adjustRightInd w:val="0"/>
        <w:spacing w:after="0" w:line="240" w:lineRule="atLeast"/>
        <w:rPr>
          <w:rFonts w:cs="Arial"/>
          <w:color w:val="000000"/>
          <w:lang w:val="en-CA"/>
        </w:rPr>
      </w:pPr>
    </w:p>
    <w:p w14:paraId="13AA5892" w14:textId="3A456426" w:rsidR="002C1116" w:rsidRPr="006F1EE4" w:rsidRDefault="002C1116" w:rsidP="006F1EE4">
      <w:pPr>
        <w:pStyle w:val="Heading4"/>
        <w:rPr>
          <w:lang w:val="en-CA"/>
        </w:rPr>
      </w:pPr>
      <w:proofErr w:type="gramStart"/>
      <w:r w:rsidRPr="00D970E9">
        <w:rPr>
          <w:lang w:val="en-CA"/>
        </w:rPr>
        <w:t>description</w:t>
      </w:r>
      <w:proofErr w:type="gramEnd"/>
    </w:p>
    <w:p w14:paraId="77845169" w14:textId="0D55034E" w:rsidR="002C1116" w:rsidRDefault="002C1116" w:rsidP="002C1116">
      <w:pPr>
        <w:autoSpaceDE w:val="0"/>
        <w:autoSpaceDN w:val="0"/>
        <w:adjustRightInd w:val="0"/>
        <w:spacing w:after="0" w:line="240" w:lineRule="atLeast"/>
        <w:rPr>
          <w:rFonts w:cs="Arial"/>
          <w:color w:val="000000"/>
          <w:lang w:val="en-CA"/>
        </w:rPr>
      </w:pPr>
      <w:r>
        <w:t xml:space="preserve">If present, </w:t>
      </w:r>
      <w:r>
        <w:rPr>
          <w:rFonts w:cs="Arial"/>
          <w:color w:val="000000"/>
          <w:lang w:val="en-CA"/>
        </w:rPr>
        <w:t xml:space="preserve">the property </w:t>
      </w:r>
      <w:r w:rsidRPr="00A1060B">
        <w:rPr>
          <w:rStyle w:val="Entity"/>
        </w:rPr>
        <w:t>description</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human readable t</w:t>
      </w:r>
      <w:r w:rsidRPr="001A4D2E">
        <w:rPr>
          <w:rFonts w:cs="Arial"/>
          <w:color w:val="000000"/>
          <w:lang w:val="en-CA"/>
        </w:rPr>
        <w:t>ext description of the GeomorphologicUnit, typically taken from an entry on a map legend.</w:t>
      </w:r>
    </w:p>
    <w:p w14:paraId="2D9ED307" w14:textId="396449B0" w:rsidR="002C1116" w:rsidRPr="006F1EE4" w:rsidRDefault="002C1116" w:rsidP="006F1EE4">
      <w:pPr>
        <w:pStyle w:val="Heading4"/>
        <w:rPr>
          <w:lang w:val="en-CA"/>
        </w:rPr>
      </w:pPr>
      <w:proofErr w:type="gramStart"/>
      <w:r>
        <w:rPr>
          <w:lang w:val="en-CA"/>
        </w:rPr>
        <w:t>a</w:t>
      </w:r>
      <w:r w:rsidRPr="00D970E9">
        <w:rPr>
          <w:lang w:val="en-CA"/>
        </w:rPr>
        <w:t>ctivity</w:t>
      </w:r>
      <w:proofErr w:type="gramEnd"/>
    </w:p>
    <w:p w14:paraId="006A92E8" w14:textId="09CDD1EA" w:rsidR="002C1116" w:rsidRDefault="002C1116" w:rsidP="002C1116">
      <w:pPr>
        <w:autoSpaceDE w:val="0"/>
        <w:autoSpaceDN w:val="0"/>
        <w:adjustRightInd w:val="0"/>
        <w:spacing w:after="0" w:line="240" w:lineRule="atLeast"/>
        <w:rPr>
          <w:rFonts w:cs="Arial"/>
          <w:color w:val="000000"/>
          <w:lang w:val="en-CA"/>
        </w:rPr>
      </w:pPr>
      <w:r>
        <w:t xml:space="preserve">If present, </w:t>
      </w:r>
      <w:r>
        <w:rPr>
          <w:rFonts w:cs="Arial"/>
          <w:color w:val="000000"/>
          <w:lang w:val="en-CA"/>
        </w:rPr>
        <w:t xml:space="preserve">the property </w:t>
      </w:r>
      <w:r w:rsidRPr="00A1060B">
        <w:rPr>
          <w:rStyle w:val="Entity"/>
        </w:rPr>
        <w:t>activity</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human readable t</w:t>
      </w:r>
      <w:r w:rsidRPr="001A4D2E">
        <w:rPr>
          <w:rFonts w:cs="Arial"/>
          <w:color w:val="000000"/>
          <w:lang w:val="en-CA"/>
        </w:rPr>
        <w:t>erm to specify if the feature is changing and how fast</w:t>
      </w:r>
      <w:r>
        <w:rPr>
          <w:rFonts w:cs="Arial"/>
          <w:color w:val="000000"/>
          <w:lang w:val="en-CA"/>
        </w:rPr>
        <w:t>. E</w:t>
      </w:r>
      <w:r w:rsidRPr="001A4D2E">
        <w:rPr>
          <w:rFonts w:cs="Arial"/>
          <w:color w:val="000000"/>
          <w:lang w:val="en-CA"/>
        </w:rPr>
        <w:t>.g. active, dormant, stable</w:t>
      </w:r>
      <w:r>
        <w:rPr>
          <w:rFonts w:cs="Arial"/>
          <w:color w:val="000000"/>
          <w:lang w:val="en-CA"/>
        </w:rPr>
        <w:t>.  To report an identifier from a controlled vocabula</w:t>
      </w:r>
      <w:r w:rsidR="006F1EE4">
        <w:rPr>
          <w:rFonts w:cs="Arial"/>
          <w:color w:val="000000"/>
          <w:lang w:val="en-CA"/>
        </w:rPr>
        <w:t xml:space="preserve">ry, </w:t>
      </w:r>
      <w:r w:rsidR="006F1EE4" w:rsidRPr="00A1060B">
        <w:rPr>
          <w:rStyle w:val="Entity"/>
        </w:rPr>
        <w:t>activity_uri</w:t>
      </w:r>
      <w:r w:rsidR="006F1EE4">
        <w:rPr>
          <w:rFonts w:cs="Arial"/>
          <w:color w:val="000000"/>
          <w:lang w:val="en-CA"/>
        </w:rPr>
        <w:t xml:space="preserve"> shall be used.</w:t>
      </w:r>
    </w:p>
    <w:p w14:paraId="75C26A12" w14:textId="61090330" w:rsidR="002C1116" w:rsidRPr="006F1EE4" w:rsidRDefault="002C1116" w:rsidP="006F1EE4">
      <w:pPr>
        <w:pStyle w:val="Heading4"/>
        <w:rPr>
          <w:lang w:val="en-CA"/>
        </w:rPr>
      </w:pPr>
      <w:proofErr w:type="gramStart"/>
      <w:r w:rsidRPr="00D970E9">
        <w:rPr>
          <w:lang w:val="en-CA"/>
        </w:rPr>
        <w:t>landformClass</w:t>
      </w:r>
      <w:proofErr w:type="gramEnd"/>
    </w:p>
    <w:p w14:paraId="5676F295" w14:textId="1DC08AD3"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landformClass</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human readable t</w:t>
      </w:r>
      <w:r w:rsidRPr="00D41C9A">
        <w:rPr>
          <w:rFonts w:cs="Arial"/>
          <w:color w:val="000000"/>
          <w:lang w:val="en-CA"/>
        </w:rPr>
        <w:t>erm to specify a b</w:t>
      </w:r>
      <w:r>
        <w:rPr>
          <w:rFonts w:cs="Arial"/>
          <w:color w:val="000000"/>
          <w:lang w:val="en-CA"/>
        </w:rPr>
        <w:t>road classification of landform</w:t>
      </w:r>
      <w:r w:rsidRPr="00D41C9A">
        <w:rPr>
          <w:rFonts w:cs="Arial"/>
          <w:color w:val="000000"/>
          <w:lang w:val="en-CA"/>
        </w:rPr>
        <w:t>. (e.g., anthropogenic, natural)</w:t>
      </w:r>
      <w:r>
        <w:rPr>
          <w:rFonts w:cs="Arial"/>
          <w:color w:val="000000"/>
          <w:lang w:val="en-CA"/>
        </w:rPr>
        <w:t xml:space="preserve">.  To report an identifier from a controlled vocabulary, </w:t>
      </w:r>
      <w:r w:rsidRPr="00A1060B">
        <w:rPr>
          <w:rStyle w:val="Entity"/>
        </w:rPr>
        <w:t>l</w:t>
      </w:r>
      <w:r w:rsidR="006F1EE4" w:rsidRPr="00A1060B">
        <w:rPr>
          <w:rStyle w:val="Entity"/>
        </w:rPr>
        <w:t xml:space="preserve">andformClass_uri </w:t>
      </w:r>
      <w:r w:rsidR="006F1EE4">
        <w:rPr>
          <w:rFonts w:cs="Arial"/>
          <w:color w:val="000000"/>
          <w:lang w:val="en-CA"/>
        </w:rPr>
        <w:t>shall be used.</w:t>
      </w:r>
    </w:p>
    <w:p w14:paraId="74F9D121" w14:textId="4E9F9D59" w:rsidR="002C1116" w:rsidRPr="006F1EE4" w:rsidRDefault="002C1116" w:rsidP="006F1EE4">
      <w:pPr>
        <w:pStyle w:val="Heading4"/>
        <w:rPr>
          <w:lang w:val="en-CA"/>
        </w:rPr>
      </w:pPr>
      <w:proofErr w:type="gramStart"/>
      <w:r w:rsidRPr="00D970E9">
        <w:rPr>
          <w:lang w:val="en-CA"/>
        </w:rPr>
        <w:t>unitType</w:t>
      </w:r>
      <w:proofErr w:type="gramEnd"/>
    </w:p>
    <w:p w14:paraId="4F679E73" w14:textId="1DD9A069"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unitType</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human readable term for the t</w:t>
      </w:r>
      <w:r w:rsidRPr="00D41C9A">
        <w:rPr>
          <w:rFonts w:cs="Arial"/>
          <w:color w:val="000000"/>
          <w:lang w:val="en-CA"/>
        </w:rPr>
        <w:t xml:space="preserve">ype of </w:t>
      </w:r>
      <w:r w:rsidRPr="00A1060B">
        <w:rPr>
          <w:rStyle w:val="Entity"/>
        </w:rPr>
        <w:t>GeomorphologicUnit</w:t>
      </w:r>
      <w:r w:rsidRPr="00D41C9A">
        <w:rPr>
          <w:rFonts w:cs="Arial"/>
          <w:color w:val="000000"/>
          <w:lang w:val="en-CA"/>
        </w:rPr>
        <w:t xml:space="preserve"> (e.g., hill, crater, moraine, plain)</w:t>
      </w:r>
      <w:r>
        <w:rPr>
          <w:rFonts w:cs="Arial"/>
          <w:color w:val="000000"/>
          <w:lang w:val="en-CA"/>
        </w:rPr>
        <w:t xml:space="preserve">.  To report an identifier from a controlled vocabulary, </w:t>
      </w:r>
      <w:r w:rsidRPr="00A1060B">
        <w:rPr>
          <w:rStyle w:val="Entity"/>
        </w:rPr>
        <w:t>unitType_uri</w:t>
      </w:r>
      <w:r>
        <w:rPr>
          <w:rFonts w:cs="Arial"/>
          <w:color w:val="000000"/>
          <w:lang w:val="en-CA"/>
        </w:rPr>
        <w:t xml:space="preserve"> shall b</w:t>
      </w:r>
      <w:r w:rsidR="006F1EE4">
        <w:rPr>
          <w:rFonts w:cs="Arial"/>
          <w:color w:val="000000"/>
          <w:lang w:val="en-CA"/>
        </w:rPr>
        <w:t>e used.</w:t>
      </w:r>
    </w:p>
    <w:p w14:paraId="25BB5360" w14:textId="6491D425" w:rsidR="002C1116" w:rsidRPr="006F1EE4" w:rsidRDefault="002C1116" w:rsidP="006F1EE4">
      <w:pPr>
        <w:pStyle w:val="Heading4"/>
        <w:rPr>
          <w:lang w:val="en-CA"/>
        </w:rPr>
      </w:pPr>
      <w:proofErr w:type="gramStart"/>
      <w:r>
        <w:rPr>
          <w:lang w:val="en-CA"/>
        </w:rPr>
        <w:t>lithology</w:t>
      </w:r>
      <w:proofErr w:type="gramEnd"/>
    </w:p>
    <w:p w14:paraId="54D23D5F" w14:textId="4B06A809"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lithology</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text, </w:t>
      </w:r>
      <w:r w:rsidRPr="00D41C9A">
        <w:rPr>
          <w:rFonts w:cs="Arial"/>
          <w:color w:val="000000"/>
          <w:lang w:val="en-CA"/>
        </w:rPr>
        <w:t>possibly formatted with formal syntax</w:t>
      </w:r>
      <w:r>
        <w:rPr>
          <w:rFonts w:cs="Arial"/>
          <w:color w:val="000000"/>
          <w:lang w:val="en-CA"/>
        </w:rPr>
        <w:t xml:space="preserve"> (see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r>
        <w:rPr>
          <w:rFonts w:cs="Arial"/>
          <w:color w:val="000000"/>
          <w:lang w:val="en-CA"/>
        </w:rPr>
        <w:t>7.3.1.3</w:t>
      </w:r>
      <w:r>
        <w:rPr>
          <w:rFonts w:cs="Arial"/>
          <w:color w:val="000000"/>
          <w:lang w:val="en-CA"/>
        </w:rPr>
        <w:fldChar w:fldCharType="end"/>
      </w:r>
      <w:r w:rsidRPr="00D41C9A">
        <w:rPr>
          <w:rFonts w:cs="Arial"/>
          <w:color w:val="000000"/>
          <w:lang w:val="en-CA"/>
        </w:rPr>
        <w:t>)</w:t>
      </w:r>
      <w:r>
        <w:rPr>
          <w:rFonts w:cs="Arial"/>
          <w:color w:val="000000"/>
          <w:lang w:val="en-CA"/>
        </w:rPr>
        <w:t>,</w:t>
      </w:r>
      <w:r w:rsidRPr="00D41C9A">
        <w:rPr>
          <w:rFonts w:cs="Arial"/>
          <w:color w:val="000000"/>
          <w:lang w:val="en-CA"/>
        </w:rPr>
        <w:t xml:space="preserve"> </w:t>
      </w:r>
      <w:r>
        <w:rPr>
          <w:rFonts w:cs="Arial"/>
          <w:color w:val="000000"/>
          <w:lang w:val="en-CA"/>
        </w:rPr>
        <w:t xml:space="preserve">for the </w:t>
      </w:r>
      <w:r w:rsidRPr="00D41C9A">
        <w:rPr>
          <w:rFonts w:cs="Arial"/>
          <w:color w:val="000000"/>
          <w:lang w:val="en-CA"/>
        </w:rPr>
        <w:t xml:space="preserve">description of the </w:t>
      </w:r>
      <w:r w:rsidRPr="00A1060B">
        <w:rPr>
          <w:rStyle w:val="Entity"/>
        </w:rPr>
        <w:t>GeomorphologicUnit</w:t>
      </w:r>
      <w:r w:rsidRPr="00D41C9A">
        <w:rPr>
          <w:rFonts w:cs="Arial"/>
          <w:color w:val="000000"/>
          <w:lang w:val="en-CA"/>
        </w:rPr>
        <w:t>'s lithological composition.</w:t>
      </w:r>
      <w:r>
        <w:rPr>
          <w:rFonts w:cs="Arial"/>
          <w:color w:val="000000"/>
          <w:lang w:val="en-CA"/>
        </w:rPr>
        <w:t xml:space="preserve">  To report an identifier from a controlled vocabulary, </w:t>
      </w:r>
      <w:r w:rsidRPr="00A1060B">
        <w:rPr>
          <w:rStyle w:val="Entity"/>
        </w:rPr>
        <w:t>representativeLithology_uri</w:t>
      </w:r>
      <w:r w:rsidR="006F1EE4" w:rsidRPr="00A1060B">
        <w:rPr>
          <w:rStyle w:val="Entity"/>
        </w:rPr>
        <w:t xml:space="preserve"> </w:t>
      </w:r>
      <w:r w:rsidR="006F1EE4">
        <w:rPr>
          <w:rFonts w:cs="Arial"/>
          <w:color w:val="000000"/>
          <w:lang w:val="en-CA"/>
        </w:rPr>
        <w:t>shall be used.</w:t>
      </w:r>
    </w:p>
    <w:p w14:paraId="4E97B71D" w14:textId="0246CCE7" w:rsidR="002C1116" w:rsidRPr="006F1EE4" w:rsidRDefault="002C1116" w:rsidP="006F1EE4">
      <w:pPr>
        <w:pStyle w:val="Heading4"/>
        <w:rPr>
          <w:lang w:val="en-CA"/>
        </w:rPr>
      </w:pPr>
      <w:proofErr w:type="gramStart"/>
      <w:r w:rsidRPr="00C50276">
        <w:rPr>
          <w:lang w:val="en-CA"/>
        </w:rPr>
        <w:t>geologicHistory</w:t>
      </w:r>
      <w:proofErr w:type="gramEnd"/>
    </w:p>
    <w:p w14:paraId="3F0B6185" w14:textId="6C5307AB"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geologicHistory</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t</w:t>
      </w:r>
      <w:r w:rsidRPr="00C50276">
        <w:rPr>
          <w:rFonts w:cs="Arial"/>
          <w:color w:val="000000"/>
          <w:lang w:val="en-CA"/>
        </w:rPr>
        <w:t>ext</w:t>
      </w:r>
      <w:r>
        <w:rPr>
          <w:rFonts w:cs="Arial"/>
          <w:color w:val="000000"/>
          <w:lang w:val="en-CA"/>
        </w:rPr>
        <w:t xml:space="preserve">, </w:t>
      </w:r>
      <w:r w:rsidRPr="00C50276">
        <w:rPr>
          <w:rFonts w:cs="Arial"/>
          <w:color w:val="000000"/>
          <w:lang w:val="en-CA"/>
        </w:rPr>
        <w:t>possibly formatted with formal syntax</w:t>
      </w:r>
      <w:r>
        <w:rPr>
          <w:rFonts w:cs="Arial"/>
          <w:color w:val="000000"/>
          <w:lang w:val="en-CA"/>
        </w:rPr>
        <w:t xml:space="preserve"> (see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r>
        <w:rPr>
          <w:rFonts w:cs="Arial"/>
          <w:color w:val="000000"/>
          <w:lang w:val="en-CA"/>
        </w:rPr>
        <w:t>7.3.1.3</w:t>
      </w:r>
      <w:r>
        <w:rPr>
          <w:rFonts w:cs="Arial"/>
          <w:color w:val="000000"/>
          <w:lang w:val="en-CA"/>
        </w:rPr>
        <w:fldChar w:fldCharType="end"/>
      </w:r>
      <w:r w:rsidRPr="00C50276">
        <w:rPr>
          <w:rFonts w:cs="Arial"/>
          <w:color w:val="000000"/>
          <w:lang w:val="en-CA"/>
        </w:rPr>
        <w:t>)</w:t>
      </w:r>
      <w:r>
        <w:rPr>
          <w:rFonts w:cs="Arial"/>
          <w:color w:val="000000"/>
          <w:lang w:val="en-CA"/>
        </w:rPr>
        <w:t>, for the</w:t>
      </w:r>
      <w:r w:rsidRPr="00C50276">
        <w:rPr>
          <w:rFonts w:cs="Arial"/>
          <w:color w:val="000000"/>
          <w:lang w:val="en-CA"/>
        </w:rPr>
        <w:t xml:space="preserve"> description of the age of the </w:t>
      </w:r>
      <w:r w:rsidRPr="00A1060B">
        <w:rPr>
          <w:rStyle w:val="Entity"/>
        </w:rPr>
        <w:t>GeomorphologicUnit</w:t>
      </w:r>
      <w:r w:rsidRPr="00C50276">
        <w:rPr>
          <w:rFonts w:cs="Arial"/>
          <w:color w:val="000000"/>
          <w:lang w:val="en-CA"/>
        </w:rPr>
        <w:t xml:space="preserve"> (where age is a sequence of events and may include process and environment information).</w:t>
      </w:r>
      <w:r>
        <w:rPr>
          <w:rFonts w:cs="Arial"/>
          <w:color w:val="000000"/>
          <w:lang w:val="en-CA"/>
        </w:rPr>
        <w:t xml:space="preserve">  To report identifier from a controlled vocabulary, </w:t>
      </w:r>
      <w:r w:rsidRPr="00A1060B">
        <w:rPr>
          <w:rStyle w:val="Entity"/>
        </w:rPr>
        <w:t>representativeAge_uri</w:t>
      </w:r>
      <w:r>
        <w:rPr>
          <w:rFonts w:cs="Arial"/>
          <w:color w:val="000000"/>
          <w:lang w:val="en-CA"/>
        </w:rPr>
        <w:t xml:space="preserve"> shall be used.</w:t>
      </w:r>
    </w:p>
    <w:p w14:paraId="1934C156" w14:textId="0171E5A3" w:rsidR="002C1116" w:rsidRPr="006F1EE4" w:rsidRDefault="002C1116" w:rsidP="006F1EE4">
      <w:pPr>
        <w:pStyle w:val="Heading4"/>
        <w:rPr>
          <w:lang w:val="en-CA"/>
        </w:rPr>
      </w:pPr>
      <w:proofErr w:type="gramStart"/>
      <w:r w:rsidRPr="00AB423B">
        <w:rPr>
          <w:lang w:val="en-CA"/>
        </w:rPr>
        <w:t>representativeNumericAge</w:t>
      </w:r>
      <w:proofErr w:type="gramEnd"/>
    </w:p>
    <w:p w14:paraId="7C2D452D" w14:textId="0FF414F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representativeNumericAge</w:t>
      </w:r>
      <w:proofErr w:type="gramStart"/>
      <w:r w:rsidRPr="00A1060B">
        <w:rPr>
          <w:rStyle w:val="Entity"/>
        </w:rPr>
        <w:t>:Primitive</w:t>
      </w:r>
      <w:proofErr w:type="gramEnd"/>
      <w:r w:rsidRPr="00A1060B">
        <w:rPr>
          <w:rStyle w:val="Entity"/>
        </w:rPr>
        <w:t>::Number</w:t>
      </w:r>
      <w:r>
        <w:rPr>
          <w:rFonts w:cs="Arial"/>
          <w:color w:val="000000"/>
          <w:lang w:val="en-CA"/>
        </w:rPr>
        <w:t xml:space="preserve"> contain</w:t>
      </w:r>
      <w:r w:rsidR="006F1EE4">
        <w:rPr>
          <w:rFonts w:cs="Arial"/>
          <w:color w:val="000000"/>
          <w:lang w:val="en-CA"/>
        </w:rPr>
        <w:t>s</w:t>
      </w:r>
      <w:r>
        <w:rPr>
          <w:rFonts w:cs="Arial"/>
          <w:color w:val="000000"/>
          <w:lang w:val="en-CA"/>
        </w:rPr>
        <w:t xml:space="preserve"> a n</w:t>
      </w:r>
      <w:r w:rsidRPr="00AB423B">
        <w:rPr>
          <w:rFonts w:cs="Arial"/>
          <w:color w:val="000000"/>
          <w:lang w:val="en-CA"/>
        </w:rPr>
        <w:t xml:space="preserve">umerical </w:t>
      </w:r>
      <w:r>
        <w:rPr>
          <w:rFonts w:cs="Arial"/>
          <w:color w:val="000000"/>
          <w:lang w:val="en-CA"/>
        </w:rPr>
        <w:t>value</w:t>
      </w:r>
      <w:r w:rsidRPr="00AB423B">
        <w:rPr>
          <w:rFonts w:cs="Arial"/>
          <w:color w:val="000000"/>
          <w:lang w:val="en-CA"/>
        </w:rPr>
        <w:t xml:space="preserve"> of</w:t>
      </w:r>
      <w:r>
        <w:rPr>
          <w:rFonts w:cs="Arial"/>
          <w:color w:val="000000"/>
          <w:lang w:val="en-CA"/>
        </w:rPr>
        <w:t xml:space="preserve"> the representa</w:t>
      </w:r>
      <w:r w:rsidR="006F1EE4">
        <w:rPr>
          <w:rFonts w:cs="Arial"/>
          <w:color w:val="000000"/>
          <w:lang w:val="en-CA"/>
        </w:rPr>
        <w:t>tive age in million years (Ma).</w:t>
      </w:r>
    </w:p>
    <w:p w14:paraId="4468D848" w14:textId="3549F334" w:rsidR="002C1116" w:rsidRPr="006F1EE4" w:rsidRDefault="002C1116" w:rsidP="006F1EE4">
      <w:pPr>
        <w:pStyle w:val="Heading4"/>
        <w:rPr>
          <w:lang w:val="en-CA"/>
        </w:rPr>
      </w:pPr>
      <w:proofErr w:type="gramStart"/>
      <w:r w:rsidRPr="00D970E9">
        <w:rPr>
          <w:lang w:val="en-CA"/>
        </w:rPr>
        <w:t>observationMethod</w:t>
      </w:r>
      <w:proofErr w:type="gramEnd"/>
    </w:p>
    <w:p w14:paraId="053E08D1" w14:textId="3CD6695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observationMethod</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m</w:t>
      </w:r>
      <w:r w:rsidRPr="00AB423B">
        <w:rPr>
          <w:rFonts w:cs="Arial"/>
          <w:color w:val="000000"/>
          <w:lang w:val="en-CA"/>
        </w:rPr>
        <w:t xml:space="preserve">etadata snippet indicating how the spatial extent of the feature was determined. </w:t>
      </w:r>
      <w:r w:rsidRPr="00A1060B">
        <w:rPr>
          <w:rStyle w:val="Entity"/>
        </w:rPr>
        <w:t>ObservationMethod</w:t>
      </w:r>
      <w:r w:rsidRPr="00AB423B">
        <w:rPr>
          <w:rFonts w:cs="Arial"/>
          <w:color w:val="000000"/>
          <w:lang w:val="en-CA"/>
        </w:rPr>
        <w:t xml:space="preserve"> is a convenience property that provides a quick approach to observation metadata when data are reported using a feature view (as opposed to observation view).</w:t>
      </w:r>
    </w:p>
    <w:p w14:paraId="37E4F86B" w14:textId="77777777" w:rsidR="002C1116" w:rsidRDefault="002C1116" w:rsidP="002C1116">
      <w:pPr>
        <w:autoSpaceDE w:val="0"/>
        <w:autoSpaceDN w:val="0"/>
        <w:adjustRightInd w:val="0"/>
        <w:spacing w:after="0" w:line="240" w:lineRule="atLeast"/>
        <w:rPr>
          <w:rFonts w:cs="Arial"/>
          <w:color w:val="000000"/>
          <w:lang w:val="en-CA"/>
        </w:rPr>
      </w:pPr>
    </w:p>
    <w:p w14:paraId="311FCBAC" w14:textId="6A06A0CE" w:rsidR="002C1116" w:rsidRPr="006F1EE4" w:rsidRDefault="002C1116" w:rsidP="006F1EE4">
      <w:pPr>
        <w:pStyle w:val="Heading4"/>
        <w:rPr>
          <w:lang w:val="en-CA"/>
        </w:rPr>
      </w:pPr>
      <w:proofErr w:type="gramStart"/>
      <w:r w:rsidRPr="00D970E9">
        <w:rPr>
          <w:lang w:val="en-CA"/>
        </w:rPr>
        <w:lastRenderedPageBreak/>
        <w:t>positionalAccuracy</w:t>
      </w:r>
      <w:proofErr w:type="gramEnd"/>
    </w:p>
    <w:p w14:paraId="347A3C08" w14:textId="64D4907D"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positionAccuracy</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quantitative values defining</w:t>
      </w:r>
      <w:r w:rsidRPr="00AB423B">
        <w:rPr>
          <w:rFonts w:cs="Arial"/>
          <w:color w:val="000000"/>
          <w:lang w:val="en-CA"/>
        </w:rPr>
        <w:t xml:space="preserve"> the radius of an uncertainty buffer around a </w:t>
      </w:r>
      <w:r w:rsidRPr="00A1060B">
        <w:rPr>
          <w:rStyle w:val="Entity"/>
        </w:rPr>
        <w:t>MappedFeature</w:t>
      </w:r>
      <w:r w:rsidRPr="00AB423B">
        <w:rPr>
          <w:rFonts w:cs="Arial"/>
          <w:color w:val="000000"/>
          <w:lang w:val="en-CA"/>
        </w:rPr>
        <w:t xml:space="preserve"> (e.g.: a </w:t>
      </w:r>
      <w:r w:rsidRPr="00A1060B">
        <w:rPr>
          <w:rStyle w:val="Entity"/>
        </w:rPr>
        <w:t>positionalAccuracy</w:t>
      </w:r>
      <w:r w:rsidRPr="00AB423B">
        <w:rPr>
          <w:rFonts w:cs="Arial"/>
          <w:color w:val="000000"/>
          <w:lang w:val="en-CA"/>
        </w:rPr>
        <w:t xml:space="preserve"> of 100 m for a line feature defines a buffer polygon of total width 200 m centred on the line).</w:t>
      </w:r>
    </w:p>
    <w:p w14:paraId="397F3E03" w14:textId="26D8CDA6" w:rsidR="002C1116" w:rsidRPr="006F1EE4" w:rsidRDefault="002C1116" w:rsidP="006F1EE4">
      <w:pPr>
        <w:pStyle w:val="Heading4"/>
        <w:rPr>
          <w:lang w:val="en-CA"/>
        </w:rPr>
      </w:pPr>
      <w:proofErr w:type="gramStart"/>
      <w:r>
        <w:rPr>
          <w:lang w:val="en-CA"/>
        </w:rPr>
        <w:t>source</w:t>
      </w:r>
      <w:proofErr w:type="gramEnd"/>
    </w:p>
    <w:p w14:paraId="3C79EE7C" w14:textId="49B7E819"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w:t>
      </w:r>
      <w:r w:rsidRPr="00A1060B">
        <w:rPr>
          <w:rStyle w:val="Entity"/>
        </w:rPr>
        <w:t>source</w:t>
      </w:r>
      <w:proofErr w:type="gramStart"/>
      <w:r w:rsidRPr="00A1060B">
        <w:rPr>
          <w:rStyle w:val="Entity"/>
        </w:rPr>
        <w:t>:Primitive</w:t>
      </w:r>
      <w:proofErr w:type="gramEnd"/>
      <w:r w:rsidRPr="00A1060B">
        <w:rPr>
          <w:rStyle w:val="Entity"/>
        </w:rPr>
        <w:t>::CharacterString</w:t>
      </w:r>
      <w:r>
        <w:rPr>
          <w:rFonts w:cs="Arial"/>
          <w:color w:val="000000"/>
          <w:lang w:val="en-CA"/>
        </w:rPr>
        <w:t xml:space="preserve"> property contain</w:t>
      </w:r>
      <w:r w:rsidR="006F1EE4">
        <w:rPr>
          <w:rFonts w:cs="Arial"/>
          <w:color w:val="000000"/>
          <w:lang w:val="en-CA"/>
        </w:rPr>
        <w:t>s</w:t>
      </w:r>
      <w:r>
        <w:rPr>
          <w:rFonts w:cs="Arial"/>
          <w:color w:val="000000"/>
          <w:lang w:val="en-CA"/>
        </w:rPr>
        <w:t xml:space="preserve"> t</w:t>
      </w:r>
      <w:r w:rsidRPr="00AB423B">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2F858AFD" w14:textId="2860F15E" w:rsidR="002C1116" w:rsidRPr="006F1EE4" w:rsidRDefault="002C1116" w:rsidP="006F1EE4">
      <w:pPr>
        <w:pStyle w:val="Heading4"/>
        <w:rPr>
          <w:lang w:val="en-CA"/>
        </w:rPr>
      </w:pPr>
      <w:r w:rsidRPr="00447C82">
        <w:rPr>
          <w:lang w:val="en-CA"/>
        </w:rPr>
        <w:t>activity_uri</w:t>
      </w:r>
    </w:p>
    <w:p w14:paraId="5E1A7888" w14:textId="27AE08E2"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w:t>
      </w:r>
      <w:r w:rsidRPr="00A1060B">
        <w:rPr>
          <w:rStyle w:val="Entity"/>
        </w:rPr>
        <w:t>activity_uri</w:t>
      </w:r>
      <w:proofErr w:type="gramStart"/>
      <w:r w:rsidRPr="00A1060B">
        <w:rPr>
          <w:rStyle w:val="Entity"/>
        </w:rPr>
        <w:t>:Primitive</w:t>
      </w:r>
      <w:proofErr w:type="gramEnd"/>
      <w:r w:rsidRPr="00A1060B">
        <w:rPr>
          <w:rStyle w:val="Entity"/>
        </w:rPr>
        <w:t>::CharacterString</w:t>
      </w:r>
      <w:r>
        <w:rPr>
          <w:rFonts w:cs="Arial"/>
          <w:color w:val="000000"/>
          <w:lang w:val="en-CA"/>
        </w:rPr>
        <w:t xml:space="preserve"> property report</w:t>
      </w:r>
      <w:r w:rsidR="006F1EE4">
        <w:rPr>
          <w:rFonts w:cs="Arial"/>
          <w:color w:val="000000"/>
          <w:lang w:val="en-CA"/>
        </w:rPr>
        <w:t>s</w:t>
      </w:r>
      <w:r>
        <w:rPr>
          <w:rFonts w:cs="Arial"/>
          <w:color w:val="000000"/>
          <w:lang w:val="en-CA"/>
        </w:rPr>
        <w:t xml:space="preserve"> a </w:t>
      </w:r>
      <w:r w:rsidRPr="00447C82">
        <w:rPr>
          <w:rFonts w:cs="Arial"/>
          <w:color w:val="000000"/>
          <w:lang w:val="en-CA"/>
        </w:rPr>
        <w:t>URI identifier of activity term drawn from a controlled vocabulary.</w:t>
      </w:r>
    </w:p>
    <w:p w14:paraId="5A002CEB" w14:textId="7C722360" w:rsidR="002C1116" w:rsidRPr="006F1EE4" w:rsidRDefault="002C1116" w:rsidP="006F1EE4">
      <w:pPr>
        <w:pStyle w:val="Heading4"/>
        <w:rPr>
          <w:lang w:val="en-CA"/>
        </w:rPr>
      </w:pPr>
      <w:r w:rsidRPr="00D970E9">
        <w:rPr>
          <w:lang w:val="en-CA"/>
        </w:rPr>
        <w:t>landformClass_uri</w:t>
      </w:r>
    </w:p>
    <w:p w14:paraId="412D6E8F" w14:textId="343B94C0"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w:t>
      </w:r>
      <w:r w:rsidRPr="00A1060B">
        <w:rPr>
          <w:rStyle w:val="Entity"/>
        </w:rPr>
        <w:t>property landformClass_uri</w:t>
      </w:r>
      <w:proofErr w:type="gramStart"/>
      <w:r w:rsidRPr="00A1060B">
        <w:rPr>
          <w:rStyle w:val="Entity"/>
        </w:rPr>
        <w:t>:Primitive</w:t>
      </w:r>
      <w:proofErr w:type="gramEnd"/>
      <w:r w:rsidRPr="00A1060B">
        <w:rPr>
          <w:rStyle w:val="Entity"/>
        </w:rPr>
        <w:t>::CharacterString</w:t>
      </w:r>
      <w:r>
        <w:rPr>
          <w:rFonts w:cs="Arial"/>
          <w:color w:val="000000"/>
          <w:lang w:val="en-CA"/>
        </w:rPr>
        <w:t xml:space="preserve"> report</w:t>
      </w:r>
      <w:r w:rsidR="006F1EE4">
        <w:rPr>
          <w:rFonts w:cs="Arial"/>
          <w:color w:val="000000"/>
          <w:lang w:val="en-CA"/>
        </w:rPr>
        <w:t>s</w:t>
      </w:r>
      <w:r>
        <w:rPr>
          <w:rFonts w:cs="Arial"/>
          <w:color w:val="000000"/>
          <w:lang w:val="en-CA"/>
        </w:rPr>
        <w:t xml:space="preserve"> a </w:t>
      </w:r>
      <w:r w:rsidRPr="00447C82">
        <w:rPr>
          <w:rFonts w:cs="Arial"/>
          <w:color w:val="000000"/>
          <w:lang w:val="en-CA"/>
        </w:rPr>
        <w:t>URI identifier of landform term drawn from a controlled vocabulary.</w:t>
      </w:r>
    </w:p>
    <w:p w14:paraId="5626FEC3" w14:textId="5C6812A9" w:rsidR="002C1116" w:rsidRPr="006F1EE4" w:rsidRDefault="002C1116" w:rsidP="006F1EE4">
      <w:pPr>
        <w:pStyle w:val="Heading4"/>
        <w:rPr>
          <w:lang w:val="en-CA"/>
        </w:rPr>
      </w:pPr>
      <w:r w:rsidRPr="00447C82">
        <w:rPr>
          <w:lang w:val="en-CA"/>
        </w:rPr>
        <w:t>unitType_uri</w:t>
      </w:r>
    </w:p>
    <w:p w14:paraId="27C06293" w14:textId="2AC9AD20"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unitType_uri</w:t>
      </w:r>
      <w:proofErr w:type="gramStart"/>
      <w:r w:rsidR="00A1060B" w:rsidRPr="00A1060B">
        <w:rPr>
          <w:rStyle w:val="Entity"/>
        </w:rPr>
        <w:t>:Primitive</w:t>
      </w:r>
      <w:proofErr w:type="gramEnd"/>
      <w:r w:rsidR="00A1060B" w:rsidRPr="00A1060B">
        <w:rPr>
          <w:rStyle w:val="Entity"/>
        </w:rPr>
        <w:t>::CharacterString</w:t>
      </w:r>
      <w:r>
        <w:rPr>
          <w:rFonts w:cs="Arial"/>
          <w:color w:val="000000"/>
          <w:lang w:val="en-CA"/>
        </w:rPr>
        <w:t xml:space="preserve"> report</w:t>
      </w:r>
      <w:r w:rsidR="006F1EE4">
        <w:rPr>
          <w:rFonts w:cs="Arial"/>
          <w:color w:val="000000"/>
          <w:lang w:val="en-CA"/>
        </w:rPr>
        <w:t>s</w:t>
      </w:r>
      <w:r>
        <w:rPr>
          <w:rFonts w:cs="Arial"/>
          <w:color w:val="000000"/>
          <w:lang w:val="en-CA"/>
        </w:rPr>
        <w:t xml:space="preserve"> a </w:t>
      </w:r>
      <w:r w:rsidRPr="00447C82">
        <w:rPr>
          <w:rFonts w:cs="Arial"/>
          <w:color w:val="000000"/>
          <w:lang w:val="en-CA"/>
        </w:rPr>
        <w:t xml:space="preserve">URI referring to a controlled concept from a vocabulary defining </w:t>
      </w:r>
      <w:r w:rsidR="006F1EE4">
        <w:rPr>
          <w:rFonts w:cs="Arial"/>
          <w:color w:val="000000"/>
          <w:lang w:val="en-CA"/>
        </w:rPr>
        <w:t xml:space="preserve">the </w:t>
      </w:r>
      <w:r w:rsidR="006F1EE4" w:rsidRPr="00A1060B">
        <w:rPr>
          <w:rStyle w:val="Entity"/>
        </w:rPr>
        <w:t>GeomorphologicUnit</w:t>
      </w:r>
      <w:r w:rsidR="006F1EE4">
        <w:rPr>
          <w:rFonts w:cs="Arial"/>
          <w:color w:val="000000"/>
          <w:lang w:val="en-CA"/>
        </w:rPr>
        <w:t xml:space="preserve"> types. </w:t>
      </w:r>
    </w:p>
    <w:p w14:paraId="7EEB1E13" w14:textId="208EA399" w:rsidR="002C1116" w:rsidRPr="006F1EE4" w:rsidRDefault="002C1116" w:rsidP="006F1EE4">
      <w:pPr>
        <w:pStyle w:val="Heading4"/>
        <w:rPr>
          <w:lang w:val="en-CA"/>
        </w:rPr>
      </w:pPr>
      <w:r w:rsidRPr="00D970E9">
        <w:rPr>
          <w:lang w:val="en-CA"/>
        </w:rPr>
        <w:t>representativeLithology_uri</w:t>
      </w:r>
    </w:p>
    <w:p w14:paraId="65E65648" w14:textId="40F5C9AE"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A1060B">
        <w:rPr>
          <w:rStyle w:val="Entity"/>
        </w:rPr>
        <w:t>representativeLithology_uri</w:t>
      </w:r>
      <w:proofErr w:type="gramStart"/>
      <w:r w:rsidRPr="00A1060B">
        <w:rPr>
          <w:rStyle w:val="Entity"/>
        </w:rPr>
        <w:t>:Primitive</w:t>
      </w:r>
      <w:proofErr w:type="gramEnd"/>
      <w:r w:rsidRPr="00A1060B">
        <w:rPr>
          <w:rStyle w:val="Entity"/>
        </w:rPr>
        <w:t>::CharacterString</w:t>
      </w:r>
      <w:r w:rsidR="006F1EE4">
        <w:rPr>
          <w:rFonts w:cs="Arial"/>
          <w:color w:val="000000"/>
          <w:lang w:val="en-CA"/>
        </w:rPr>
        <w:t xml:space="preserve"> contains a</w:t>
      </w:r>
      <w:r>
        <w:rPr>
          <w:rFonts w:cs="Arial"/>
          <w:color w:val="000000"/>
          <w:lang w:val="en-CA"/>
        </w:rPr>
        <w:t xml:space="preserve"> </w:t>
      </w:r>
      <w:r w:rsidRPr="00447C82">
        <w:rPr>
          <w:rFonts w:cs="Arial"/>
          <w:color w:val="000000"/>
          <w:lang w:val="en-CA"/>
        </w:rPr>
        <w:t xml:space="preserve">URI referring to a controlled concept specifying the characteristic or representative lithology of the unit. This may be a concept that defines the super-type of all lithology values present within a </w:t>
      </w:r>
      <w:r w:rsidRPr="00A1060B">
        <w:rPr>
          <w:rStyle w:val="Entity"/>
        </w:rPr>
        <w:t>GeomorphologicUnit</w:t>
      </w:r>
      <w:r w:rsidRPr="00447C82">
        <w:rPr>
          <w:rFonts w:cs="Arial"/>
          <w:color w:val="000000"/>
          <w:lang w:val="en-CA"/>
        </w:rPr>
        <w:t xml:space="preserve"> or a concept defining the lithology of the dominant </w:t>
      </w:r>
      <w:r w:rsidRPr="00A1060B">
        <w:rPr>
          <w:rStyle w:val="Entity"/>
        </w:rPr>
        <w:t>CompositionPart</w:t>
      </w:r>
      <w:r w:rsidRPr="00447C82">
        <w:rPr>
          <w:rFonts w:cs="Arial"/>
          <w:color w:val="000000"/>
          <w:lang w:val="en-CA"/>
        </w:rPr>
        <w:t xml:space="preserve"> (as defined in GeoSciML) of the unit.</w:t>
      </w:r>
    </w:p>
    <w:p w14:paraId="2F91D6F4" w14:textId="09F657AF" w:rsidR="002C1116" w:rsidRPr="006F1EE4" w:rsidRDefault="002C1116" w:rsidP="006F1EE4">
      <w:pPr>
        <w:pStyle w:val="Heading4"/>
        <w:rPr>
          <w:lang w:val="en-CA"/>
        </w:rPr>
      </w:pPr>
      <w:r w:rsidRPr="00D970E9">
        <w:rPr>
          <w:lang w:val="en-CA"/>
        </w:rPr>
        <w:t>representativeAge_uri</w:t>
      </w:r>
    </w:p>
    <w:p w14:paraId="00ACA418" w14:textId="5897BB86"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A1060B">
        <w:rPr>
          <w:rStyle w:val="Entity"/>
        </w:rPr>
        <w:t>representativeAge_uri</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w:t>
      </w:r>
      <w:r w:rsidRPr="009E36A6">
        <w:rPr>
          <w:rFonts w:cs="Arial"/>
          <w:color w:val="00000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30B574B2" w14:textId="34C3F0C3" w:rsidR="002C1116" w:rsidRPr="006F1EE4" w:rsidRDefault="002C1116" w:rsidP="006F1EE4">
      <w:pPr>
        <w:pStyle w:val="Heading4"/>
        <w:rPr>
          <w:lang w:val="en-CA"/>
        </w:rPr>
      </w:pPr>
      <w:r w:rsidRPr="00D970E9">
        <w:rPr>
          <w:lang w:val="en-CA"/>
        </w:rPr>
        <w:t>specification_uri</w:t>
      </w:r>
    </w:p>
    <w:p w14:paraId="16F1EEBF" w14:textId="7576089E"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specification_uri</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w:t>
      </w:r>
      <w:r w:rsidRPr="009E36A6">
        <w:rPr>
          <w:rFonts w:cs="Arial"/>
          <w:color w:val="000000"/>
          <w:lang w:val="en-CA"/>
        </w:rPr>
        <w:t xml:space="preserve">URI referring the GeoSciML GeomorphologicUnit feature that describes the instance in detail. </w:t>
      </w:r>
    </w:p>
    <w:p w14:paraId="4EDB4E63" w14:textId="2E9A5E7B" w:rsidR="002C1116" w:rsidRPr="006F1EE4" w:rsidRDefault="002C1116" w:rsidP="006F1EE4">
      <w:pPr>
        <w:pStyle w:val="Heading4"/>
        <w:rPr>
          <w:lang w:val="en-CA"/>
        </w:rPr>
      </w:pPr>
      <w:r w:rsidRPr="009E36A6">
        <w:rPr>
          <w:lang w:val="en-CA"/>
        </w:rPr>
        <w:t>metadata_uri</w:t>
      </w:r>
    </w:p>
    <w:p w14:paraId="1533FEED" w14:textId="44F12E5D"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metadata_uri</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w:t>
      </w:r>
      <w:r w:rsidRPr="009E36A6">
        <w:rPr>
          <w:rFonts w:cs="Arial"/>
          <w:color w:val="000000"/>
          <w:lang w:val="en-CA"/>
        </w:rPr>
        <w:t>URI referring to a metadata record describing the provenance of data.</w:t>
      </w:r>
    </w:p>
    <w:p w14:paraId="2D3D8CAE" w14:textId="3D91643B" w:rsidR="002C1116" w:rsidRPr="00C17A19" w:rsidRDefault="002C1116" w:rsidP="002C1116">
      <w:pPr>
        <w:pStyle w:val="Heading4"/>
      </w:pPr>
      <w:proofErr w:type="gramStart"/>
      <w:r w:rsidRPr="00C17A19">
        <w:lastRenderedPageBreak/>
        <w:t>genericSymbolizer</w:t>
      </w:r>
      <w:proofErr w:type="gramEnd"/>
    </w:p>
    <w:p w14:paraId="2D4AC142" w14:textId="77777777" w:rsidR="002C1116" w:rsidRDefault="002C1116" w:rsidP="002C1116">
      <w:r>
        <w:t xml:space="preserve">If present, the property </w:t>
      </w:r>
      <w:r w:rsidRPr="00A1060B">
        <w:rPr>
          <w:rStyle w:val="Entity"/>
        </w:rPr>
        <w:t>genericSymbolizer</w:t>
      </w:r>
      <w:proofErr w:type="gramStart"/>
      <w:r w:rsidRPr="00A1060B">
        <w:rPr>
          <w:rStyle w:val="Entity"/>
        </w:rPr>
        <w:t>:Primitive</w:t>
      </w:r>
      <w:proofErr w:type="gramEnd"/>
      <w:r w:rsidRPr="00A1060B">
        <w:rPr>
          <w:rStyle w:val="Entity"/>
        </w:rPr>
        <w:t>::CharacterString</w:t>
      </w:r>
      <w:r>
        <w:t xml:space="preserve"> contains an identifier</w:t>
      </w:r>
      <w:r w:rsidRPr="00C17A19">
        <w:t xml:space="preserve"> for a symbol from standard (locally or community defined) symbolization scheme for portrayal.</w:t>
      </w:r>
    </w:p>
    <w:p w14:paraId="1112FC75" w14:textId="6C1FBFF3" w:rsidR="002C1116" w:rsidRDefault="002C1116" w:rsidP="002C1116">
      <w:pPr>
        <w:pStyle w:val="Heading4"/>
      </w:pPr>
      <w:proofErr w:type="gramStart"/>
      <w:r>
        <w:t>s</w:t>
      </w:r>
      <w:r w:rsidRPr="004E3A57">
        <w:t>hape</w:t>
      </w:r>
      <w:proofErr w:type="gramEnd"/>
    </w:p>
    <w:p w14:paraId="206BBBC5" w14:textId="77777777" w:rsidR="002C1116" w:rsidRDefault="002C1116" w:rsidP="002C1116">
      <w:r>
        <w:t xml:space="preserve">The property </w:t>
      </w:r>
      <w:r w:rsidRPr="00A1060B">
        <w:rPr>
          <w:rStyle w:val="Entity"/>
        </w:rPr>
        <w:t>shape</w:t>
      </w:r>
      <w:proofErr w:type="gramStart"/>
      <w:r w:rsidRPr="00A1060B">
        <w:rPr>
          <w:rStyle w:val="Entity"/>
        </w:rPr>
        <w:t>:GM</w:t>
      </w:r>
      <w:proofErr w:type="gramEnd"/>
      <w:r w:rsidRPr="00A1060B">
        <w:rPr>
          <w:rStyle w:val="Entity"/>
        </w:rPr>
        <w:t>_Object</w:t>
      </w:r>
      <w:r>
        <w:t xml:space="preserve"> contains a geometry </w:t>
      </w:r>
      <w:r w:rsidRPr="004E3A57">
        <w:t>defining the extent of the feature of interest.</w:t>
      </w:r>
      <w:r>
        <w:t xml:space="preserve">  </w:t>
      </w:r>
    </w:p>
    <w:p w14:paraId="418873C5" w14:textId="77979D2E" w:rsidR="002C1116" w:rsidRDefault="006F1EE4" w:rsidP="002C1116">
      <w:pPr>
        <w:pStyle w:val="Heading4"/>
      </w:pPr>
      <w:proofErr w:type="gramStart"/>
      <w:r>
        <w:t>a</w:t>
      </w:r>
      <w:r w:rsidR="002C1116" w:rsidRPr="004E3A57">
        <w:t>ny</w:t>
      </w:r>
      <w:proofErr w:type="gramEnd"/>
    </w:p>
    <w:p w14:paraId="2ACE2A74" w14:textId="77777777" w:rsidR="002C1116" w:rsidRDefault="002C1116" w:rsidP="002C1116">
      <w:r>
        <w:t xml:space="preserve">A data provider can add an arbitrary number of extra properties, as long as the instance is conformant to GML Simple Feature Level 0. </w:t>
      </w:r>
    </w:p>
    <w:p w14:paraId="423F6E78" w14:textId="77777777" w:rsidR="002C1116" w:rsidRDefault="002C1116" w:rsidP="002C1116">
      <w:pPr>
        <w:autoSpaceDE w:val="0"/>
        <w:autoSpaceDN w:val="0"/>
        <w:adjustRightInd w:val="0"/>
        <w:spacing w:after="0" w:line="240" w:lineRule="atLeast"/>
        <w:rPr>
          <w:rFonts w:cs="Arial"/>
          <w:color w:val="000000"/>
          <w:lang w:val="en-CA"/>
        </w:rPr>
      </w:pPr>
    </w:p>
    <w:p w14:paraId="167DD2A1" w14:textId="77777777" w:rsidR="002C1116" w:rsidRDefault="002C1116" w:rsidP="002C1116">
      <w:pPr>
        <w:pStyle w:val="Heading3"/>
        <w:rPr>
          <w:lang w:val="en-CA"/>
        </w:rPr>
      </w:pPr>
      <w:bookmarkStart w:id="552" w:name="_Toc456947006"/>
      <w:r w:rsidRPr="00D14AF0">
        <w:rPr>
          <w:lang w:val="en-CA"/>
        </w:rPr>
        <w:t>ShearDisplacementStructureView</w:t>
      </w:r>
      <w:bookmarkEnd w:id="552"/>
    </w:p>
    <w:p w14:paraId="74062694" w14:textId="77777777" w:rsidR="002C1116" w:rsidRDefault="002C1116" w:rsidP="002C1116">
      <w:pPr>
        <w:autoSpaceDE w:val="0"/>
        <w:autoSpaceDN w:val="0"/>
        <w:adjustRightInd w:val="0"/>
        <w:spacing w:after="0" w:line="240" w:lineRule="atLeast"/>
        <w:rPr>
          <w:rFonts w:cs="Arial"/>
          <w:color w:val="000000"/>
          <w:lang w:val="en-CA"/>
        </w:rPr>
      </w:pPr>
    </w:p>
    <w:p w14:paraId="2B02EF88"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2AAC004F" w14:textId="77777777" w:rsidR="002C1116" w:rsidRDefault="002C1116" w:rsidP="002C1116">
      <w:pPr>
        <w:keepNext/>
        <w:autoSpaceDE w:val="0"/>
        <w:autoSpaceDN w:val="0"/>
        <w:adjustRightInd w:val="0"/>
        <w:spacing w:after="0" w:line="240" w:lineRule="atLeast"/>
      </w:pPr>
      <w:r>
        <w:rPr>
          <w:noProof/>
          <w:lang w:val="en-CA" w:eastAsia="en-CA"/>
        </w:rPr>
        <w:drawing>
          <wp:inline distT="0" distB="0" distL="0" distR="0" wp14:anchorId="15D60047" wp14:editId="4DD56115">
            <wp:extent cx="2505075" cy="36195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505075" cy="3619500"/>
                    </a:xfrm>
                    <a:prstGeom prst="rect">
                      <a:avLst/>
                    </a:prstGeom>
                    <a:noFill/>
                    <a:ln>
                      <a:noFill/>
                    </a:ln>
                  </pic:spPr>
                </pic:pic>
              </a:graphicData>
            </a:graphic>
          </wp:inline>
        </w:drawing>
      </w:r>
    </w:p>
    <w:p w14:paraId="2394B09D" w14:textId="77777777" w:rsidR="002C1116" w:rsidRDefault="002C1116" w:rsidP="002C1116">
      <w:pPr>
        <w:pStyle w:val="Caption"/>
      </w:pPr>
      <w:r>
        <w:t xml:space="preserve">Figure </w:t>
      </w:r>
      <w:r>
        <w:fldChar w:fldCharType="begin"/>
      </w:r>
      <w:r>
        <w:instrText xml:space="preserve"> SEQ Figure \* ARABIC </w:instrText>
      </w:r>
      <w:r>
        <w:fldChar w:fldCharType="separate"/>
      </w:r>
      <w:r w:rsidR="00E15963">
        <w:rPr>
          <w:noProof/>
        </w:rPr>
        <w:t>103</w:t>
      </w:r>
      <w:r>
        <w:fldChar w:fldCharType="end"/>
      </w:r>
      <w:r>
        <w:t xml:space="preserve"> </w:t>
      </w:r>
      <w:r w:rsidRPr="001978ED">
        <w:t>ShearDisplacementStructureView</w:t>
      </w:r>
      <w:r>
        <w:t xml:space="preserve"> feature type.</w:t>
      </w:r>
    </w:p>
    <w:p w14:paraId="1A484FAE" w14:textId="77777777" w:rsidR="002C1116" w:rsidRDefault="002C1116" w:rsidP="002C1116">
      <w:pPr>
        <w:autoSpaceDE w:val="0"/>
        <w:autoSpaceDN w:val="0"/>
        <w:adjustRightInd w:val="0"/>
        <w:spacing w:after="0" w:line="240" w:lineRule="atLeast"/>
        <w:rPr>
          <w:rFonts w:cs="Arial"/>
          <w:color w:val="000000"/>
          <w:lang w:val="en-CA"/>
        </w:rPr>
      </w:pPr>
    </w:p>
    <w:p w14:paraId="6325751D" w14:textId="77777777" w:rsidR="002C1116" w:rsidRPr="00D14AF0" w:rsidRDefault="002C1116" w:rsidP="002C1116">
      <w:pPr>
        <w:autoSpaceDE w:val="0"/>
        <w:autoSpaceDN w:val="0"/>
        <w:adjustRightInd w:val="0"/>
        <w:spacing w:after="0" w:line="240" w:lineRule="atLeast"/>
        <w:rPr>
          <w:rFonts w:cs="Arial"/>
          <w:color w:val="000000"/>
          <w:lang w:val="en-CA"/>
        </w:rPr>
      </w:pPr>
      <w:r w:rsidRPr="00A1060B">
        <w:rPr>
          <w:rStyle w:val="Entity"/>
        </w:rPr>
        <w:t>ShearDisplacementStructureView</w:t>
      </w:r>
      <w:r>
        <w:rPr>
          <w:rFonts w:cs="Arial"/>
          <w:color w:val="000000"/>
          <w:lang w:val="en-CA"/>
        </w:rPr>
        <w:t xml:space="preserve"> is a s</w:t>
      </w:r>
      <w:r w:rsidRPr="00D14AF0">
        <w:rPr>
          <w:rFonts w:cs="Arial"/>
          <w:color w:val="000000"/>
          <w:lang w:val="en-CA"/>
        </w:rPr>
        <w:t xml:space="preserve">implified view of a GeoSciML </w:t>
      </w:r>
      <w:r w:rsidRPr="00A1060B">
        <w:rPr>
          <w:rStyle w:val="Entity"/>
        </w:rPr>
        <w:t>ShearDisplacementStructure</w:t>
      </w:r>
      <w:r w:rsidRPr="00D14AF0">
        <w:rPr>
          <w:rFonts w:cs="Arial"/>
          <w:color w:val="000000"/>
          <w:lang w:val="en-CA"/>
        </w:rPr>
        <w:t xml:space="preserve">. In GeoSciML terms this will be an instance of a </w:t>
      </w:r>
      <w:r w:rsidRPr="00A1060B">
        <w:rPr>
          <w:rStyle w:val="Entity"/>
        </w:rPr>
        <w:t>MappedFeature</w:t>
      </w:r>
      <w:r w:rsidRPr="00D14AF0">
        <w:rPr>
          <w:rFonts w:cs="Arial"/>
          <w:color w:val="000000"/>
          <w:lang w:val="en-CA"/>
        </w:rPr>
        <w:t xml:space="preserve"> with key property values from the associated </w:t>
      </w:r>
      <w:r w:rsidRPr="00A1060B">
        <w:rPr>
          <w:rStyle w:val="Entity"/>
        </w:rPr>
        <w:t>ShearDisplacementStructure</w:t>
      </w:r>
      <w:r w:rsidRPr="00D14AF0">
        <w:rPr>
          <w:rFonts w:cs="Arial"/>
          <w:color w:val="000000"/>
          <w:lang w:val="en-CA"/>
        </w:rPr>
        <w:t xml:space="preserve"> feature summarised as labels (unconstrained character strings) or arbitrarily selected classifiers to be used for thematic mapping purposes. The </w:t>
      </w:r>
      <w:r w:rsidRPr="00D14AF0">
        <w:rPr>
          <w:rFonts w:cs="Arial"/>
          <w:color w:val="000000"/>
          <w:lang w:val="en-CA"/>
        </w:rPr>
        <w:lastRenderedPageBreak/>
        <w:t>latter are the properties suffixed with '_uri' and will contain URIs referring to controlled concepts in published vocabularies.</w:t>
      </w:r>
    </w:p>
    <w:p w14:paraId="2F0ACE80" w14:textId="77777777" w:rsidR="002C1116" w:rsidRDefault="002C1116" w:rsidP="002C1116">
      <w:pPr>
        <w:autoSpaceDE w:val="0"/>
        <w:autoSpaceDN w:val="0"/>
        <w:adjustRightInd w:val="0"/>
        <w:spacing w:after="0" w:line="240" w:lineRule="atLeast"/>
        <w:rPr>
          <w:rFonts w:cs="Arial"/>
          <w:color w:val="000000"/>
          <w:lang w:val="en-CA"/>
        </w:rPr>
      </w:pPr>
    </w:p>
    <w:p w14:paraId="4CA0CCBB" w14:textId="77777777" w:rsidR="002C1116" w:rsidRDefault="002C1116" w:rsidP="002C1116">
      <w:pPr>
        <w:pStyle w:val="Heading4"/>
        <w:rPr>
          <w:lang w:val="en-CA"/>
        </w:rPr>
      </w:pPr>
      <w:r>
        <w:rPr>
          <w:lang w:val="en-CA"/>
        </w:rPr>
        <w:t>Mapping</w:t>
      </w:r>
    </w:p>
    <w:p w14:paraId="4FDAFFAB" w14:textId="77777777" w:rsidR="002C1116" w:rsidRDefault="002C1116" w:rsidP="002C1116">
      <w:pPr>
        <w:autoSpaceDE w:val="0"/>
        <w:autoSpaceDN w:val="0"/>
        <w:adjustRightInd w:val="0"/>
        <w:spacing w:after="0" w:line="240" w:lineRule="atLeast"/>
        <w:rPr>
          <w:rFonts w:cs="Arial"/>
          <w:color w:val="000000"/>
          <w:lang w:val="en-CA"/>
        </w:rPr>
      </w:pPr>
    </w:p>
    <w:tbl>
      <w:tblPr>
        <w:tblStyle w:val="LightShading"/>
        <w:tblW w:w="5000" w:type="pct"/>
        <w:tblLayout w:type="fixed"/>
        <w:tblLook w:val="04A0" w:firstRow="1" w:lastRow="0" w:firstColumn="1" w:lastColumn="0" w:noHBand="0" w:noVBand="1"/>
      </w:tblPr>
      <w:tblGrid>
        <w:gridCol w:w="3085"/>
        <w:gridCol w:w="5771"/>
      </w:tblGrid>
      <w:tr w:rsidR="002C1116" w:rsidRPr="00F62F6E" w14:paraId="71D92102"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tcPr>
          <w:p w14:paraId="1F8F25E1"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Property</w:t>
            </w:r>
          </w:p>
        </w:tc>
        <w:tc>
          <w:tcPr>
            <w:tcW w:w="5771" w:type="dxa"/>
          </w:tcPr>
          <w:p w14:paraId="51ACEBA6" w14:textId="77777777" w:rsidR="002C1116" w:rsidRPr="00F62F6E"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 xml:space="preserve">Mapping from </w:t>
            </w:r>
            <w:r w:rsidRPr="00A1060B">
              <w:rPr>
                <w:rStyle w:val="Entity"/>
              </w:rPr>
              <w:t>MappedFeature</w:t>
            </w:r>
          </w:p>
        </w:tc>
      </w:tr>
      <w:tr w:rsidR="002C1116" w:rsidRPr="00F62F6E" w14:paraId="7ADE667B"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31D44489" w14:textId="7BDBC0B3" w:rsidR="002C1116" w:rsidRPr="00F62F6E"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i</w:t>
            </w:r>
            <w:r w:rsidR="002C1116" w:rsidRPr="00F62F6E">
              <w:rPr>
                <w:rFonts w:ascii="Consolas" w:hAnsi="Consolas" w:cs="Consolas"/>
                <w:sz w:val="18"/>
                <w:szCs w:val="18"/>
                <w:lang w:val="en-CA" w:eastAsia="en-CA"/>
              </w:rPr>
              <w:t>dentifier</w:t>
            </w:r>
          </w:p>
        </w:tc>
        <w:tc>
          <w:tcPr>
            <w:tcW w:w="5771" w:type="dxa"/>
            <w:hideMark/>
          </w:tcPr>
          <w:p w14:paraId="37560A85"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identifier</w:t>
            </w:r>
          </w:p>
        </w:tc>
      </w:tr>
      <w:tr w:rsidR="002C1116" w:rsidRPr="00F62F6E" w14:paraId="3CD4145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410E788A" w14:textId="1D3D5ACA" w:rsidR="002C1116" w:rsidRPr="00F62F6E"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n</w:t>
            </w:r>
            <w:r w:rsidR="002C1116" w:rsidRPr="00F62F6E">
              <w:rPr>
                <w:rFonts w:ascii="Consolas" w:hAnsi="Consolas" w:cs="Consolas"/>
                <w:sz w:val="18"/>
                <w:szCs w:val="18"/>
                <w:lang w:val="en-CA" w:eastAsia="en-CA"/>
              </w:rPr>
              <w:t>ame</w:t>
            </w:r>
          </w:p>
        </w:tc>
        <w:tc>
          <w:tcPr>
            <w:tcW w:w="5771" w:type="dxa"/>
            <w:hideMark/>
          </w:tcPr>
          <w:p w14:paraId="633329B6"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specification:ShearDisplacementStructure::name 1</w:t>
            </w:r>
          </w:p>
        </w:tc>
      </w:tr>
      <w:tr w:rsidR="002C1116" w:rsidRPr="00F62F6E" w14:paraId="603BF5F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2F1C422A" w14:textId="4117ED04" w:rsidR="002C1116" w:rsidRPr="00F62F6E"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d</w:t>
            </w:r>
            <w:r w:rsidR="002C1116" w:rsidRPr="00F62F6E">
              <w:rPr>
                <w:rFonts w:ascii="Consolas" w:hAnsi="Consolas" w:cs="Consolas"/>
                <w:sz w:val="18"/>
                <w:szCs w:val="18"/>
                <w:lang w:val="en-CA" w:eastAsia="en-CA"/>
              </w:rPr>
              <w:t>escription</w:t>
            </w:r>
          </w:p>
        </w:tc>
        <w:tc>
          <w:tcPr>
            <w:tcW w:w="5771" w:type="dxa"/>
            <w:hideMark/>
          </w:tcPr>
          <w:p w14:paraId="6A231DD2"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specification:ShearDisplacementStructure::description</w:t>
            </w:r>
          </w:p>
        </w:tc>
      </w:tr>
      <w:tr w:rsidR="002C1116" w:rsidRPr="00F62F6E" w14:paraId="3F7573E9"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7757645C"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faultType</w:t>
            </w:r>
          </w:p>
        </w:tc>
        <w:tc>
          <w:tcPr>
            <w:tcW w:w="5771" w:type="dxa"/>
            <w:hideMark/>
          </w:tcPr>
          <w:p w14:paraId="6EB20BA4"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specification:ShearDisplacementStructure::faultType 2</w:t>
            </w:r>
          </w:p>
        </w:tc>
      </w:tr>
      <w:tr w:rsidR="002C1116" w:rsidRPr="00F62F6E" w14:paraId="6872AFDB"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17EC89B0"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movementType</w:t>
            </w:r>
          </w:p>
        </w:tc>
        <w:tc>
          <w:tcPr>
            <w:tcW w:w="5771" w:type="dxa"/>
            <w:hideMark/>
          </w:tcPr>
          <w:p w14:paraId="686AE8D2"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specification:ShearDisplacementStructure::stStructureDescription:DisplacementValue::movementType 2</w:t>
            </w:r>
          </w:p>
        </w:tc>
      </w:tr>
      <w:tr w:rsidR="002C1116" w:rsidRPr="00F62F6E" w14:paraId="3A79E10C"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12D15029"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deformationStyle</w:t>
            </w:r>
          </w:p>
        </w:tc>
        <w:tc>
          <w:tcPr>
            <w:tcW w:w="5771" w:type="dxa"/>
            <w:hideMark/>
          </w:tcPr>
          <w:p w14:paraId="02FCE215"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specification:ShearDisplacementStructure::stStructureDescription:ShearDisplacementStructureDescription::deformationStyle 2</w:t>
            </w:r>
          </w:p>
        </w:tc>
      </w:tr>
      <w:tr w:rsidR="002C1116" w:rsidRPr="00F62F6E" w14:paraId="4C580AA2"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70BB63A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displacement</w:t>
            </w:r>
          </w:p>
        </w:tc>
        <w:tc>
          <w:tcPr>
            <w:tcW w:w="5771" w:type="dxa"/>
            <w:hideMark/>
          </w:tcPr>
          <w:p w14:paraId="5FEAC36D"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specification:ShearDisplacementStructure::stStructureDescription:DisplacementValue 1</w:t>
            </w:r>
          </w:p>
        </w:tc>
      </w:tr>
      <w:tr w:rsidR="002C1116" w:rsidRPr="00F62F6E" w14:paraId="5FEE672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689CC11D"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geologicHistory</w:t>
            </w:r>
          </w:p>
        </w:tc>
        <w:tc>
          <w:tcPr>
            <w:tcW w:w="5771" w:type="dxa"/>
            <w:hideMark/>
          </w:tcPr>
          <w:p w14:paraId="60A974B0"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specification:ShearDisplacementStructure::geologicHistory:GeologicEvent::description 1</w:t>
            </w:r>
          </w:p>
        </w:tc>
      </w:tr>
      <w:tr w:rsidR="002C1116" w:rsidRPr="00F62F6E" w14:paraId="2A60B1D6"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57F7BCCC"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observationMethod</w:t>
            </w:r>
          </w:p>
        </w:tc>
        <w:tc>
          <w:tcPr>
            <w:tcW w:w="5771" w:type="dxa"/>
            <w:hideMark/>
          </w:tcPr>
          <w:p w14:paraId="5612CD74"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specification:ShearDisplacementStructure::observationMethod:Category::value 1</w:t>
            </w:r>
          </w:p>
        </w:tc>
      </w:tr>
      <w:tr w:rsidR="002C1116" w:rsidRPr="00F62F6E" w14:paraId="1BD0B3FD"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5A931849"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positionalAccuracy</w:t>
            </w:r>
          </w:p>
        </w:tc>
        <w:tc>
          <w:tcPr>
            <w:tcW w:w="5771" w:type="dxa"/>
            <w:hideMark/>
          </w:tcPr>
          <w:p w14:paraId="5817958A"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positionalAccuracy:Quantity::value</w:t>
            </w:r>
          </w:p>
        </w:tc>
      </w:tr>
      <w:tr w:rsidR="002C1116" w:rsidRPr="00F62F6E" w14:paraId="3B501E45"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3095B71F" w14:textId="19BF8068" w:rsidR="002C1116" w:rsidRPr="00F62F6E" w:rsidRDefault="00AA18BE" w:rsidP="003811C7">
            <w:pPr>
              <w:spacing w:after="0"/>
              <w:rPr>
                <w:rFonts w:ascii="Consolas" w:hAnsi="Consolas" w:cs="Consolas"/>
                <w:sz w:val="18"/>
                <w:szCs w:val="18"/>
                <w:lang w:val="en-CA" w:eastAsia="en-CA"/>
              </w:rPr>
            </w:pPr>
            <w:r>
              <w:rPr>
                <w:rFonts w:ascii="Consolas" w:hAnsi="Consolas" w:cs="Consolas"/>
                <w:sz w:val="18"/>
                <w:szCs w:val="18"/>
                <w:lang w:val="en-CA" w:eastAsia="en-CA"/>
              </w:rPr>
              <w:t>s</w:t>
            </w:r>
            <w:r w:rsidR="002C1116" w:rsidRPr="00F62F6E">
              <w:rPr>
                <w:rFonts w:ascii="Consolas" w:hAnsi="Consolas" w:cs="Consolas"/>
                <w:sz w:val="18"/>
                <w:szCs w:val="18"/>
                <w:lang w:val="en-CA" w:eastAsia="en-CA"/>
              </w:rPr>
              <w:t>ource</w:t>
            </w:r>
          </w:p>
        </w:tc>
        <w:tc>
          <w:tcPr>
            <w:tcW w:w="5771" w:type="dxa"/>
            <w:hideMark/>
          </w:tcPr>
          <w:p w14:paraId="7A9EDB4D"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specification:GeologicUnit::metaDataProperty:(…):CI_Citation</w:t>
            </w:r>
          </w:p>
        </w:tc>
      </w:tr>
      <w:tr w:rsidR="002C1116" w:rsidRPr="00F62F6E" w14:paraId="3D0B9929"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0BA61C4E"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faultType_uri</w:t>
            </w:r>
          </w:p>
        </w:tc>
        <w:tc>
          <w:tcPr>
            <w:tcW w:w="5771" w:type="dxa"/>
            <w:hideMark/>
          </w:tcPr>
          <w:p w14:paraId="7E988AA3"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specification:ShearDisplacementStructure::faultType 3</w:t>
            </w:r>
          </w:p>
        </w:tc>
      </w:tr>
      <w:tr w:rsidR="002C1116" w:rsidRPr="00F62F6E" w14:paraId="63AAC4F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00FF7CCF"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movementType_uri</w:t>
            </w:r>
          </w:p>
        </w:tc>
        <w:tc>
          <w:tcPr>
            <w:tcW w:w="5771" w:type="dxa"/>
            <w:hideMark/>
          </w:tcPr>
          <w:p w14:paraId="6463CC8A"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specification:ShearDisplacementStructure::stStructureDescription:DisplacementValue::movementType 3</w:t>
            </w:r>
          </w:p>
        </w:tc>
      </w:tr>
      <w:tr w:rsidR="002C1116" w:rsidRPr="00F62F6E" w14:paraId="7E1719F3"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29522BB1"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deformationStyle_uri</w:t>
            </w:r>
          </w:p>
        </w:tc>
        <w:tc>
          <w:tcPr>
            <w:tcW w:w="5771" w:type="dxa"/>
            <w:hideMark/>
          </w:tcPr>
          <w:p w14:paraId="5062EC7B"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specification:ShearDisplacementStructure::stStructureDescription:ShearDisplacementStructureDescription::deformationStyle 3</w:t>
            </w:r>
          </w:p>
        </w:tc>
      </w:tr>
      <w:tr w:rsidR="002C1116" w:rsidRPr="00F62F6E" w14:paraId="79DC9C35"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574B755D"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representativeAge_uri</w:t>
            </w:r>
          </w:p>
        </w:tc>
        <w:tc>
          <w:tcPr>
            <w:tcW w:w="5771" w:type="dxa"/>
            <w:hideMark/>
          </w:tcPr>
          <w:p w14:paraId="04E254D1"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specification:ShearDisplacementStructure::geologicHistory:GeologicEvent 3</w:t>
            </w:r>
          </w:p>
        </w:tc>
      </w:tr>
      <w:tr w:rsidR="002C1116" w:rsidRPr="00F62F6E" w14:paraId="528EE560"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1F6185A2"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representativeOlderAge_uri</w:t>
            </w:r>
          </w:p>
        </w:tc>
        <w:tc>
          <w:tcPr>
            <w:tcW w:w="5771" w:type="dxa"/>
            <w:hideMark/>
          </w:tcPr>
          <w:p w14:paraId="7B504C5F"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specification:ShearDisplacementStructure::geologicHistory:GeologicEvent::olderNamedAge 3</w:t>
            </w:r>
          </w:p>
        </w:tc>
      </w:tr>
      <w:tr w:rsidR="002C1116" w:rsidRPr="00F62F6E" w14:paraId="6C7C617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4F02804C"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representativeYoungerAge_uri</w:t>
            </w:r>
          </w:p>
        </w:tc>
        <w:tc>
          <w:tcPr>
            <w:tcW w:w="5771" w:type="dxa"/>
            <w:hideMark/>
          </w:tcPr>
          <w:p w14:paraId="2E00B715"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specification:ShearDisplacementStructure::geologicHistory:GeologicEvent:youngerNamedAge 3</w:t>
            </w:r>
          </w:p>
        </w:tc>
      </w:tr>
      <w:tr w:rsidR="002C1116" w:rsidRPr="00F62F6E" w14:paraId="77A0BC4B" w14:textId="77777777" w:rsidTr="003811C7">
        <w:trPr>
          <w:trHeight w:val="6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7AB30A75"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numericOlderAge</w:t>
            </w:r>
          </w:p>
        </w:tc>
        <w:tc>
          <w:tcPr>
            <w:tcW w:w="5771" w:type="dxa"/>
            <w:hideMark/>
          </w:tcPr>
          <w:p w14:paraId="41A5259C"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specification:ShearDisplacementStructure::geologicHistory:GeologicEvent::numericAge:NumericAgeRange::olderBoundAge:Quantity::value 1</w:t>
            </w:r>
          </w:p>
        </w:tc>
      </w:tr>
      <w:tr w:rsidR="002C1116" w:rsidRPr="00F62F6E" w14:paraId="1613DA66" w14:textId="77777777" w:rsidTr="003811C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6C64754A"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numericYoungerAge</w:t>
            </w:r>
          </w:p>
        </w:tc>
        <w:tc>
          <w:tcPr>
            <w:tcW w:w="5771" w:type="dxa"/>
            <w:hideMark/>
          </w:tcPr>
          <w:p w14:paraId="64F49563"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specification:ShearDisplacementStructure::geologicHistory:GeologicEvent::numericAge:NumericAgeRange::youngerBoundAge:Quantity::value 1</w:t>
            </w:r>
          </w:p>
        </w:tc>
      </w:tr>
      <w:tr w:rsidR="002C1116" w:rsidRPr="00F62F6E" w14:paraId="27A3599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12AE2FF5"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specification_uri</w:t>
            </w:r>
          </w:p>
        </w:tc>
        <w:tc>
          <w:tcPr>
            <w:tcW w:w="5771" w:type="dxa"/>
            <w:hideMark/>
          </w:tcPr>
          <w:p w14:paraId="3F72869F"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 3</w:t>
            </w:r>
          </w:p>
        </w:tc>
      </w:tr>
      <w:tr w:rsidR="002C1116" w:rsidRPr="00F62F6E" w14:paraId="1ACFE02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40B0581C"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metadata_uri</w:t>
            </w:r>
          </w:p>
        </w:tc>
        <w:tc>
          <w:tcPr>
            <w:tcW w:w="5771" w:type="dxa"/>
            <w:hideMark/>
          </w:tcPr>
          <w:p w14:paraId="4830FFBD"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metadataProperty 3</w:t>
            </w:r>
          </w:p>
        </w:tc>
      </w:tr>
      <w:tr w:rsidR="002C1116" w:rsidRPr="00F62F6E" w14:paraId="1905D61E"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33D6567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genericSymbolizer</w:t>
            </w:r>
          </w:p>
        </w:tc>
        <w:tc>
          <w:tcPr>
            <w:tcW w:w="5771" w:type="dxa"/>
            <w:hideMark/>
          </w:tcPr>
          <w:p w14:paraId="40BFCC1A"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p>
        </w:tc>
      </w:tr>
      <w:tr w:rsidR="002C1116" w:rsidRPr="00F62F6E" w14:paraId="2C34EE09"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0FF3FA1E"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shape</w:t>
            </w:r>
          </w:p>
        </w:tc>
        <w:tc>
          <w:tcPr>
            <w:tcW w:w="5771" w:type="dxa"/>
            <w:hideMark/>
          </w:tcPr>
          <w:p w14:paraId="1DCF13BD"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shape</w:t>
            </w:r>
          </w:p>
        </w:tc>
      </w:tr>
      <w:tr w:rsidR="002C1116" w:rsidRPr="00F62F6E" w14:paraId="505D15B3"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059CA7D7"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w:t>
            </w:r>
            <w:r w:rsidRPr="00ED1DE6">
              <w:rPr>
                <w:rFonts w:ascii="Consolas" w:hAnsi="Consolas" w:cs="Consolas"/>
                <w:sz w:val="18"/>
                <w:szCs w:val="18"/>
              </w:rPr>
              <w:lastRenderedPageBreak/>
              <w:t xml:space="preserve">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65DF8B0A"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4BE5F7B7" w14:textId="77777777" w:rsidR="002C1116" w:rsidRPr="00F62F6E" w:rsidRDefault="002C1116" w:rsidP="003811C7">
            <w:pPr>
              <w:tabs>
                <w:tab w:val="left" w:pos="1000"/>
              </w:tabs>
              <w:spacing w:after="0"/>
              <w:rPr>
                <w:rFonts w:ascii="Consolas" w:hAnsi="Consolas" w:cs="Consolas"/>
                <w:sz w:val="18"/>
                <w:szCs w:val="18"/>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1E165549" w14:textId="77777777" w:rsidR="002C1116" w:rsidRDefault="002C1116" w:rsidP="002C1116">
      <w:pPr>
        <w:autoSpaceDE w:val="0"/>
        <w:autoSpaceDN w:val="0"/>
        <w:adjustRightInd w:val="0"/>
        <w:spacing w:after="0" w:line="240" w:lineRule="atLeast"/>
        <w:rPr>
          <w:rFonts w:cs="Arial"/>
          <w:color w:val="000000"/>
          <w:lang w:val="en-CA"/>
        </w:rPr>
      </w:pPr>
    </w:p>
    <w:p w14:paraId="00B1895C" w14:textId="391BA773" w:rsidR="002C1116" w:rsidRPr="006F1EE4" w:rsidRDefault="002C1116" w:rsidP="002C1116">
      <w:pPr>
        <w:pStyle w:val="Heading4"/>
        <w:rPr>
          <w:lang w:val="en-CA"/>
        </w:rPr>
      </w:pPr>
      <w:proofErr w:type="gramStart"/>
      <w:r>
        <w:rPr>
          <w:lang w:val="en-CA"/>
        </w:rPr>
        <w:t>identifier</w:t>
      </w:r>
      <w:proofErr w:type="gramEnd"/>
    </w:p>
    <w:p w14:paraId="35EF3503" w14:textId="77777777" w:rsidR="002C1116" w:rsidRPr="00D14AF0" w:rsidRDefault="002C1116" w:rsidP="002C1116">
      <w:pPr>
        <w:rPr>
          <w:lang w:val="en-CA"/>
        </w:rPr>
      </w:pPr>
      <w:r w:rsidRPr="00D970E9">
        <w:t xml:space="preserve">Globally unique </w:t>
      </w:r>
      <w:r w:rsidRPr="00A1060B">
        <w:rPr>
          <w:rStyle w:val="Entity"/>
        </w:rPr>
        <w:t>identifier</w:t>
      </w:r>
      <w:proofErr w:type="gramStart"/>
      <w:r w:rsidRPr="00A1060B">
        <w:rPr>
          <w:rStyle w:val="Entity"/>
        </w:rPr>
        <w:t>:Primitive</w:t>
      </w:r>
      <w:proofErr w:type="gramEnd"/>
      <w:r w:rsidRPr="00A1060B">
        <w:rPr>
          <w:rStyle w:val="Entity"/>
        </w:rPr>
        <w:t>::CharacterString</w:t>
      </w:r>
      <w:r>
        <w:t xml:space="preserve"> shall uniquely identifies a tuple within the dataset and be formatted as an </w:t>
      </w:r>
      <w:r>
        <w:rPr>
          <w:lang w:val="en-CA"/>
        </w:rPr>
        <w:t xml:space="preserve">absolute URI conformant to RFC </w:t>
      </w:r>
      <w:commentRangeStart w:id="553"/>
      <w:r>
        <w:rPr>
          <w:lang w:val="en-CA"/>
        </w:rPr>
        <w:t>3986</w:t>
      </w:r>
      <w:commentRangeEnd w:id="553"/>
      <w:r>
        <w:rPr>
          <w:rStyle w:val="CommentReference"/>
        </w:rPr>
        <w:commentReference w:id="553"/>
      </w:r>
      <w:r>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32591E6E" w14:textId="77777777" w:rsidTr="003811C7">
        <w:trPr>
          <w:cantSplit/>
        </w:trPr>
        <w:tc>
          <w:tcPr>
            <w:tcW w:w="4219" w:type="dxa"/>
            <w:tcBorders>
              <w:right w:val="nil"/>
            </w:tcBorders>
            <w:shd w:val="clear" w:color="auto" w:fill="auto"/>
          </w:tcPr>
          <w:p w14:paraId="34D17C79" w14:textId="21415E7C"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/gsml4-lite/sheardisplacemenstructureview-identifier</w:t>
            </w:r>
          </w:p>
        </w:tc>
        <w:tc>
          <w:tcPr>
            <w:tcW w:w="4678" w:type="dxa"/>
            <w:tcBorders>
              <w:left w:val="nil"/>
            </w:tcBorders>
            <w:shd w:val="clear" w:color="auto" w:fill="auto"/>
          </w:tcPr>
          <w:p w14:paraId="63A0FEBA" w14:textId="77777777" w:rsidR="002C1116" w:rsidRPr="00D12552" w:rsidRDefault="002C1116" w:rsidP="003811C7">
            <w:pPr>
              <w:pStyle w:val="Tabletext10"/>
              <w:jc w:val="left"/>
              <w:rPr>
                <w:rStyle w:val="reqtext"/>
                <w:lang w:val="en-CA"/>
              </w:rPr>
            </w:pPr>
            <w:r>
              <w:rPr>
                <w:rStyle w:val="reqtext"/>
                <w:lang w:val="en-CA"/>
              </w:rPr>
              <w:t>identifier SHOULD correspond to a representation of GeoSciML MappedFeature.</w:t>
            </w:r>
          </w:p>
        </w:tc>
      </w:tr>
    </w:tbl>
    <w:p w14:paraId="1FF13B47" w14:textId="77777777" w:rsidR="002C1116" w:rsidRDefault="002C1116" w:rsidP="002C1116"/>
    <w:p w14:paraId="047BDA0E" w14:textId="77777777" w:rsidR="002C1116" w:rsidRDefault="002C1116" w:rsidP="002C1116">
      <w:r>
        <w:t>It should</w:t>
      </w:r>
      <w:r w:rsidRPr="00D970E9">
        <w:t xml:space="preserve"> have the same value as the corresponding GeoSciML MappedFeature</w:t>
      </w:r>
      <w:r>
        <w:t xml:space="preserve"> identifier if available</w:t>
      </w:r>
      <w:r w:rsidRPr="00D970E9">
        <w:t>.</w:t>
      </w:r>
      <w:r>
        <w:t xml:space="preserve"> </w:t>
      </w:r>
    </w:p>
    <w:p w14:paraId="1E68F499" w14:textId="77777777" w:rsidR="002C1116" w:rsidRPr="00D14AF0" w:rsidRDefault="002C1116" w:rsidP="002C1116">
      <w:pPr>
        <w:autoSpaceDE w:val="0"/>
        <w:autoSpaceDN w:val="0"/>
        <w:adjustRightInd w:val="0"/>
        <w:spacing w:after="0" w:line="240" w:lineRule="atLeast"/>
        <w:rPr>
          <w:rFonts w:cs="Arial"/>
          <w:color w:val="000000"/>
          <w:lang w:val="en-CA"/>
        </w:rPr>
      </w:pPr>
    </w:p>
    <w:p w14:paraId="2D0FB87B" w14:textId="7F382E4D" w:rsidR="002C1116" w:rsidRPr="006F1EE4" w:rsidRDefault="002C1116" w:rsidP="002C1116">
      <w:pPr>
        <w:pStyle w:val="Heading4"/>
        <w:rPr>
          <w:lang w:val="en-CA"/>
        </w:rPr>
      </w:pPr>
      <w:proofErr w:type="gramStart"/>
      <w:r>
        <w:rPr>
          <w:lang w:val="en-CA"/>
        </w:rPr>
        <w:t>name</w:t>
      </w:r>
      <w:proofErr w:type="gramEnd"/>
    </w:p>
    <w:p w14:paraId="5AE82E2F" w14:textId="3BC7970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name</w:t>
      </w:r>
      <w:proofErr w:type="gramStart"/>
      <w:r w:rsidRPr="00A1060B">
        <w:rPr>
          <w:rStyle w:val="Entity"/>
        </w:rPr>
        <w:t>:Primitive</w:t>
      </w:r>
      <w:proofErr w:type="gramEnd"/>
      <w:r w:rsidRPr="00A1060B">
        <w:rPr>
          <w:rStyle w:val="Entity"/>
        </w:rPr>
        <w:t xml:space="preserve">::CharacterString </w:t>
      </w:r>
      <w:r>
        <w:rPr>
          <w:rFonts w:cs="Arial"/>
          <w:color w:val="000000"/>
          <w:lang w:val="en-CA"/>
        </w:rPr>
        <w:t>contain</w:t>
      </w:r>
      <w:r w:rsidR="006F1EE4">
        <w:rPr>
          <w:rFonts w:cs="Arial"/>
          <w:color w:val="000000"/>
          <w:lang w:val="en-CA"/>
        </w:rPr>
        <w:t>s</w:t>
      </w:r>
      <w:r>
        <w:rPr>
          <w:rFonts w:cs="Arial"/>
          <w:color w:val="000000"/>
          <w:lang w:val="en-CA"/>
        </w:rPr>
        <w:t xml:space="preserve"> a d</w:t>
      </w:r>
      <w:r w:rsidRPr="002E6F45">
        <w:rPr>
          <w:rFonts w:cs="Arial"/>
          <w:color w:val="000000"/>
          <w:lang w:val="en-CA"/>
        </w:rPr>
        <w:t>isplay name for the ShearDisplacementStructure.</w:t>
      </w:r>
    </w:p>
    <w:p w14:paraId="01F10FC5" w14:textId="70BA42E6" w:rsidR="002C1116" w:rsidRPr="0012746F" w:rsidRDefault="002C1116" w:rsidP="0012746F">
      <w:pPr>
        <w:pStyle w:val="Heading4"/>
        <w:rPr>
          <w:lang w:val="en-CA"/>
        </w:rPr>
      </w:pPr>
      <w:proofErr w:type="gramStart"/>
      <w:r>
        <w:rPr>
          <w:lang w:val="en-CA"/>
        </w:rPr>
        <w:t>d</w:t>
      </w:r>
      <w:r w:rsidRPr="00D970E9">
        <w:rPr>
          <w:lang w:val="en-CA"/>
        </w:rPr>
        <w:t>escription</w:t>
      </w:r>
      <w:proofErr w:type="gramEnd"/>
    </w:p>
    <w:p w14:paraId="17F6A873" w14:textId="4A7FCBD9" w:rsidR="002C1116" w:rsidRPr="00D970E9" w:rsidRDefault="002C1116" w:rsidP="002C1116">
      <w:pPr>
        <w:rPr>
          <w:lang w:val="en-CA"/>
        </w:rPr>
      </w:pPr>
      <w:r>
        <w:t xml:space="preserve">If present, </w:t>
      </w:r>
      <w:r>
        <w:rPr>
          <w:lang w:val="en-CA"/>
        </w:rPr>
        <w:t xml:space="preserve">the property </w:t>
      </w:r>
      <w:r w:rsidRPr="00A1060B">
        <w:rPr>
          <w:rStyle w:val="Entity"/>
        </w:rPr>
        <w:t>description</w:t>
      </w:r>
      <w:proofErr w:type="gramStart"/>
      <w:r w:rsidRPr="00A1060B">
        <w:rPr>
          <w:rStyle w:val="Entity"/>
        </w:rPr>
        <w:t>:Primitive</w:t>
      </w:r>
      <w:proofErr w:type="gramEnd"/>
      <w:r w:rsidRPr="00A1060B">
        <w:rPr>
          <w:rStyle w:val="Entity"/>
        </w:rPr>
        <w:t>::CharacterString</w:t>
      </w:r>
      <w:r>
        <w:rPr>
          <w:lang w:val="en-CA"/>
        </w:rPr>
        <w:t xml:space="preserve"> contain</w:t>
      </w:r>
      <w:r w:rsidR="0012746F">
        <w:rPr>
          <w:lang w:val="en-CA"/>
        </w:rPr>
        <w:t>s</w:t>
      </w:r>
      <w:r>
        <w:rPr>
          <w:lang w:val="en-CA"/>
        </w:rPr>
        <w:t xml:space="preserve"> a human readable t</w:t>
      </w:r>
      <w:r w:rsidRPr="00D970E9">
        <w:rPr>
          <w:lang w:val="en-CA"/>
        </w:rPr>
        <w:t>ext description of the ShearDisplacementStructure, typically taken from an entry on a geological map legend.</w:t>
      </w:r>
    </w:p>
    <w:p w14:paraId="2986FCC3" w14:textId="34476F65" w:rsidR="002C1116" w:rsidRPr="0012746F" w:rsidRDefault="002C1116" w:rsidP="0012746F">
      <w:pPr>
        <w:pStyle w:val="Heading4"/>
        <w:rPr>
          <w:lang w:val="en-CA"/>
        </w:rPr>
      </w:pPr>
      <w:proofErr w:type="gramStart"/>
      <w:r w:rsidRPr="00D970E9">
        <w:rPr>
          <w:lang w:val="en-CA"/>
        </w:rPr>
        <w:t>faultType</w:t>
      </w:r>
      <w:proofErr w:type="gramEnd"/>
    </w:p>
    <w:p w14:paraId="7F17CB66" w14:textId="721F301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faultType</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12746F">
        <w:rPr>
          <w:rFonts w:cs="Arial"/>
          <w:color w:val="000000"/>
          <w:lang w:val="en-CA"/>
        </w:rPr>
        <w:t>s</w:t>
      </w:r>
      <w:r>
        <w:rPr>
          <w:rFonts w:cs="Arial"/>
          <w:color w:val="000000"/>
          <w:lang w:val="en-CA"/>
        </w:rPr>
        <w:t xml:space="preserve"> a human readable description of the t</w:t>
      </w:r>
      <w:r w:rsidRPr="002E6F45">
        <w:rPr>
          <w:rFonts w:cs="Arial"/>
          <w:color w:val="000000"/>
          <w:lang w:val="en-CA"/>
        </w:rPr>
        <w:t xml:space="preserve">ype of </w:t>
      </w:r>
      <w:r w:rsidRPr="00A1060B">
        <w:rPr>
          <w:rStyle w:val="Entity"/>
        </w:rPr>
        <w:t>ShearDisplacementStructure</w:t>
      </w:r>
      <w:r w:rsidRPr="002E6F45">
        <w:rPr>
          <w:rFonts w:cs="Arial"/>
          <w:color w:val="000000"/>
          <w:lang w:val="en-CA"/>
        </w:rPr>
        <w:t xml:space="preserve"> (as defined in GeoSciML).</w:t>
      </w:r>
      <w:r>
        <w:rPr>
          <w:rFonts w:cs="Arial"/>
          <w:color w:val="000000"/>
          <w:lang w:val="en-CA"/>
        </w:rPr>
        <w:t xml:space="preserve">  To report an identifier from a controlled vocabular</w:t>
      </w:r>
      <w:r w:rsidR="0012746F">
        <w:rPr>
          <w:rFonts w:cs="Arial"/>
          <w:color w:val="000000"/>
          <w:lang w:val="en-CA"/>
        </w:rPr>
        <w:t>y, faultType_uri shall be used.</w:t>
      </w:r>
    </w:p>
    <w:p w14:paraId="73680442" w14:textId="3CF18A48" w:rsidR="002C1116" w:rsidRPr="0012746F" w:rsidRDefault="002C1116" w:rsidP="002C1116">
      <w:pPr>
        <w:pStyle w:val="Heading4"/>
        <w:rPr>
          <w:lang w:val="en-CA"/>
        </w:rPr>
      </w:pPr>
      <w:proofErr w:type="gramStart"/>
      <w:r w:rsidRPr="00D970E9">
        <w:rPr>
          <w:lang w:val="en-CA"/>
        </w:rPr>
        <w:t>movementType</w:t>
      </w:r>
      <w:proofErr w:type="gramEnd"/>
    </w:p>
    <w:p w14:paraId="78785F25" w14:textId="17D5F590" w:rsidR="002C1116" w:rsidRDefault="002C1116" w:rsidP="002C1116">
      <w:pPr>
        <w:rPr>
          <w:lang w:val="en-CA"/>
        </w:rPr>
      </w:pPr>
      <w:r>
        <w:t>If present, t</w:t>
      </w:r>
      <w:r>
        <w:rPr>
          <w:lang w:val="en-CA"/>
        </w:rPr>
        <w:t xml:space="preserve">he property </w:t>
      </w:r>
      <w:r w:rsidRPr="00A1060B">
        <w:rPr>
          <w:rStyle w:val="Entity"/>
        </w:rPr>
        <w:t>movementType</w:t>
      </w:r>
      <w:proofErr w:type="gramStart"/>
      <w:r w:rsidRPr="00A1060B">
        <w:rPr>
          <w:rStyle w:val="Entity"/>
        </w:rPr>
        <w:t>:Primitive</w:t>
      </w:r>
      <w:proofErr w:type="gramEnd"/>
      <w:r w:rsidRPr="00A1060B">
        <w:rPr>
          <w:rStyle w:val="Entity"/>
        </w:rPr>
        <w:t>::CharacterString</w:t>
      </w:r>
      <w:r>
        <w:rPr>
          <w:lang w:val="en-CA"/>
        </w:rPr>
        <w:t xml:space="preserve"> contain</w:t>
      </w:r>
      <w:r w:rsidR="0012746F">
        <w:rPr>
          <w:lang w:val="en-CA"/>
        </w:rPr>
        <w:t>s</w:t>
      </w:r>
      <w:r>
        <w:rPr>
          <w:lang w:val="en-CA"/>
        </w:rPr>
        <w:t xml:space="preserve"> a human readable summary of</w:t>
      </w:r>
      <w:r w:rsidRPr="002E6F45">
        <w:rPr>
          <w:lang w:val="en-CA"/>
        </w:rPr>
        <w:t xml:space="preserve"> the type of movement (e.g. dip-slip, strike-slip) on the </w:t>
      </w:r>
      <w:r w:rsidRPr="00A1060B">
        <w:rPr>
          <w:rStyle w:val="Entity"/>
        </w:rPr>
        <w:t>ShearDisplacementStructure</w:t>
      </w:r>
      <w:r w:rsidRPr="002E6F45">
        <w:rPr>
          <w:lang w:val="en-CA"/>
        </w:rPr>
        <w:t>.</w:t>
      </w:r>
      <w:r>
        <w:rPr>
          <w:lang w:val="en-CA"/>
        </w:rPr>
        <w:t xml:space="preserve">  To report an identifier from a controlled vocabulary, </w:t>
      </w:r>
      <w:r w:rsidRPr="00A1060B">
        <w:rPr>
          <w:rStyle w:val="Entity"/>
        </w:rPr>
        <w:t xml:space="preserve">movementType_uri </w:t>
      </w:r>
      <w:r>
        <w:rPr>
          <w:lang w:val="en-CA"/>
        </w:rPr>
        <w:t>shall be used.</w:t>
      </w:r>
    </w:p>
    <w:p w14:paraId="055236E7" w14:textId="501ACA19" w:rsidR="002C1116" w:rsidRPr="0012746F" w:rsidRDefault="002C1116" w:rsidP="002C1116">
      <w:pPr>
        <w:pStyle w:val="Heading4"/>
        <w:rPr>
          <w:lang w:val="en-CA"/>
        </w:rPr>
      </w:pPr>
      <w:proofErr w:type="gramStart"/>
      <w:r w:rsidRPr="002E6F45">
        <w:rPr>
          <w:lang w:val="en-CA"/>
        </w:rPr>
        <w:t>deformationStyle</w:t>
      </w:r>
      <w:proofErr w:type="gramEnd"/>
    </w:p>
    <w:p w14:paraId="3E10E73A" w14:textId="2EC7F23B" w:rsidR="002C1116" w:rsidRDefault="002C1116" w:rsidP="002C1116">
      <w:pPr>
        <w:rPr>
          <w:lang w:val="en-CA"/>
        </w:rPr>
      </w:pPr>
      <w:r>
        <w:t>If present, t</w:t>
      </w:r>
      <w:r>
        <w:rPr>
          <w:lang w:val="en-CA"/>
        </w:rPr>
        <w:t xml:space="preserve">he property </w:t>
      </w:r>
      <w:r w:rsidRPr="00A1060B">
        <w:rPr>
          <w:rStyle w:val="Entity"/>
        </w:rPr>
        <w:t>deformationStyle</w:t>
      </w:r>
      <w:proofErr w:type="gramStart"/>
      <w:r w:rsidRPr="00A1060B">
        <w:rPr>
          <w:rStyle w:val="Entity"/>
        </w:rPr>
        <w:t>:Primitive</w:t>
      </w:r>
      <w:proofErr w:type="gramEnd"/>
      <w:r w:rsidRPr="00A1060B">
        <w:rPr>
          <w:rStyle w:val="Entity"/>
        </w:rPr>
        <w:t xml:space="preserve">::CharacterString </w:t>
      </w:r>
      <w:r>
        <w:rPr>
          <w:lang w:val="en-CA"/>
        </w:rPr>
        <w:t>contain a human readable description of</w:t>
      </w:r>
      <w:r w:rsidRPr="002E6F45">
        <w:rPr>
          <w:lang w:val="en-CA"/>
        </w:rPr>
        <w:t xml:space="preserve"> the style of deformation (e.g. brittle, ductile etc.) for the </w:t>
      </w:r>
      <w:r w:rsidRPr="00A1060B">
        <w:rPr>
          <w:rStyle w:val="Entity"/>
        </w:rPr>
        <w:t>ShearDisplacementStructure</w:t>
      </w:r>
      <w:r w:rsidRPr="002E6F45">
        <w:rPr>
          <w:lang w:val="en-CA"/>
        </w:rPr>
        <w:t>.</w:t>
      </w:r>
      <w:r>
        <w:rPr>
          <w:lang w:val="en-CA"/>
        </w:rPr>
        <w:t xml:space="preserve">  To report an identifier from a controlled vocabulary, </w:t>
      </w:r>
      <w:r w:rsidRPr="00A1060B">
        <w:rPr>
          <w:rStyle w:val="Entity"/>
        </w:rPr>
        <w:t>deformationStyle_uri</w:t>
      </w:r>
      <w:r>
        <w:rPr>
          <w:lang w:val="en-CA"/>
        </w:rPr>
        <w:t xml:space="preserve"> shall be used.</w:t>
      </w:r>
    </w:p>
    <w:p w14:paraId="333DFE18" w14:textId="606F3760" w:rsidR="002C1116" w:rsidRPr="0012746F" w:rsidRDefault="002C1116" w:rsidP="002C1116">
      <w:pPr>
        <w:pStyle w:val="Heading4"/>
        <w:rPr>
          <w:lang w:val="en-CA"/>
        </w:rPr>
      </w:pPr>
      <w:proofErr w:type="gramStart"/>
      <w:r>
        <w:rPr>
          <w:lang w:val="en-CA"/>
        </w:rPr>
        <w:lastRenderedPageBreak/>
        <w:t>d</w:t>
      </w:r>
      <w:r w:rsidRPr="00D970E9">
        <w:rPr>
          <w:lang w:val="en-CA"/>
        </w:rPr>
        <w:t>isplacement</w:t>
      </w:r>
      <w:proofErr w:type="gramEnd"/>
    </w:p>
    <w:p w14:paraId="6C49AA78" w14:textId="5B7A924C" w:rsidR="002C1116" w:rsidRDefault="002C1116" w:rsidP="002C1116">
      <w:pPr>
        <w:rPr>
          <w:lang w:val="en-CA"/>
        </w:rPr>
      </w:pPr>
      <w:r>
        <w:t>If present, t</w:t>
      </w:r>
      <w:r>
        <w:rPr>
          <w:lang w:val="en-CA"/>
        </w:rPr>
        <w:t xml:space="preserve">he property </w:t>
      </w:r>
      <w:r w:rsidRPr="00A1060B">
        <w:rPr>
          <w:rStyle w:val="Entity"/>
        </w:rPr>
        <w:t>displacement</w:t>
      </w:r>
      <w:proofErr w:type="gramStart"/>
      <w:r w:rsidRPr="00A1060B">
        <w:rPr>
          <w:rStyle w:val="Entity"/>
        </w:rPr>
        <w:t>:Primitive</w:t>
      </w:r>
      <w:proofErr w:type="gramEnd"/>
      <w:r w:rsidRPr="00A1060B">
        <w:rPr>
          <w:rStyle w:val="Entity"/>
        </w:rPr>
        <w:t>::CharacterString</w:t>
      </w:r>
      <w:r>
        <w:rPr>
          <w:lang w:val="en-CA"/>
        </w:rPr>
        <w:t xml:space="preserve"> contain</w:t>
      </w:r>
      <w:r w:rsidR="0012746F">
        <w:rPr>
          <w:lang w:val="en-CA"/>
        </w:rPr>
        <w:t>s</w:t>
      </w:r>
      <w:r>
        <w:rPr>
          <w:lang w:val="en-CA"/>
        </w:rPr>
        <w:t xml:space="preserve"> a text summarising</w:t>
      </w:r>
      <w:r w:rsidRPr="002E6F45">
        <w:rPr>
          <w:lang w:val="en-CA"/>
        </w:rPr>
        <w:t xml:space="preserve"> the displacement across the </w:t>
      </w:r>
      <w:r w:rsidRPr="00A1060B">
        <w:rPr>
          <w:rStyle w:val="Entity"/>
        </w:rPr>
        <w:t>ShearDisplacementStructure</w:t>
      </w:r>
      <w:r w:rsidRPr="002E6F45">
        <w:rPr>
          <w:lang w:val="en-CA"/>
        </w:rPr>
        <w:t>.</w:t>
      </w:r>
    </w:p>
    <w:p w14:paraId="4AF344DB" w14:textId="4B010557" w:rsidR="002C1116" w:rsidRPr="0012746F" w:rsidRDefault="002C1116" w:rsidP="002C1116">
      <w:pPr>
        <w:pStyle w:val="Heading4"/>
        <w:rPr>
          <w:lang w:val="en-CA"/>
        </w:rPr>
      </w:pPr>
      <w:proofErr w:type="gramStart"/>
      <w:r>
        <w:rPr>
          <w:lang w:val="en-CA"/>
        </w:rPr>
        <w:t>g</w:t>
      </w:r>
      <w:r w:rsidRPr="00D970E9">
        <w:rPr>
          <w:lang w:val="en-CA"/>
        </w:rPr>
        <w:t>eologicHistory</w:t>
      </w:r>
      <w:proofErr w:type="gramEnd"/>
    </w:p>
    <w:p w14:paraId="71A56803" w14:textId="2DE8863B" w:rsidR="002C1116" w:rsidRDefault="002C1116" w:rsidP="002C1116">
      <w:pPr>
        <w:rPr>
          <w:lang w:val="en-CA"/>
        </w:rPr>
      </w:pPr>
      <w:r>
        <w:t>If present, t</w:t>
      </w:r>
      <w:r>
        <w:rPr>
          <w:lang w:val="en-CA"/>
        </w:rPr>
        <w:t xml:space="preserve">he property </w:t>
      </w:r>
      <w:r w:rsidRPr="00A1060B">
        <w:rPr>
          <w:rStyle w:val="Entity"/>
        </w:rPr>
        <w:t>geologicHistory</w:t>
      </w:r>
      <w:proofErr w:type="gramStart"/>
      <w:r w:rsidRPr="00A1060B">
        <w:rPr>
          <w:rStyle w:val="Entity"/>
        </w:rPr>
        <w:t>:Primitive</w:t>
      </w:r>
      <w:proofErr w:type="gramEnd"/>
      <w:r w:rsidRPr="00A1060B">
        <w:rPr>
          <w:rStyle w:val="Entity"/>
        </w:rPr>
        <w:t>::CharacterString</w:t>
      </w:r>
      <w:r>
        <w:rPr>
          <w:lang w:val="en-CA"/>
        </w:rPr>
        <w:t xml:space="preserve"> contain</w:t>
      </w:r>
      <w:r w:rsidR="0012746F">
        <w:rPr>
          <w:lang w:val="en-CA"/>
        </w:rPr>
        <w:t>s</w:t>
      </w:r>
      <w:r>
        <w:rPr>
          <w:lang w:val="en-CA"/>
        </w:rPr>
        <w:t xml:space="preserve"> a t</w:t>
      </w:r>
      <w:r w:rsidRPr="002E6F45">
        <w:rPr>
          <w:lang w:val="en-CA"/>
        </w:rPr>
        <w:t>ext</w:t>
      </w:r>
      <w:r>
        <w:rPr>
          <w:lang w:val="en-CA"/>
        </w:rPr>
        <w:t xml:space="preserve">, </w:t>
      </w:r>
      <w:r w:rsidRPr="002E6F45">
        <w:rPr>
          <w:lang w:val="en-CA"/>
        </w:rPr>
        <w:t>possibly formatted with formal syntax</w:t>
      </w:r>
      <w:r>
        <w:rPr>
          <w:lang w:val="en-CA"/>
        </w:rPr>
        <w:t xml:space="preserve"> (see </w:t>
      </w:r>
      <w:r>
        <w:rPr>
          <w:lang w:val="en-CA"/>
        </w:rPr>
        <w:fldChar w:fldCharType="begin"/>
      </w:r>
      <w:r>
        <w:rPr>
          <w:lang w:val="en-CA"/>
        </w:rPr>
        <w:instrText xml:space="preserve"> REF _Ref439853500 \r \h </w:instrText>
      </w:r>
      <w:r>
        <w:rPr>
          <w:lang w:val="en-CA"/>
        </w:rPr>
      </w:r>
      <w:r>
        <w:rPr>
          <w:lang w:val="en-CA"/>
        </w:rPr>
        <w:fldChar w:fldCharType="separate"/>
      </w:r>
      <w:r>
        <w:rPr>
          <w:lang w:val="en-CA"/>
        </w:rPr>
        <w:t>7.3.1.3</w:t>
      </w:r>
      <w:r>
        <w:rPr>
          <w:lang w:val="en-CA"/>
        </w:rPr>
        <w:fldChar w:fldCharType="end"/>
      </w:r>
      <w:r>
        <w:rPr>
          <w:lang w:val="en-CA"/>
        </w:rPr>
        <w:t xml:space="preserve">) describing </w:t>
      </w:r>
      <w:r w:rsidRPr="002E6F45">
        <w:rPr>
          <w:lang w:val="en-CA"/>
        </w:rPr>
        <w:t>the age of the ShearDisplacementStructure (where age is a sequence of events and may include process and environment information).</w:t>
      </w:r>
      <w:r>
        <w:rPr>
          <w:lang w:val="en-CA"/>
        </w:rPr>
        <w:t xml:space="preserve">  To report identifiers from a controlled vocabulary, </w:t>
      </w:r>
      <w:r w:rsidRPr="00A1060B">
        <w:rPr>
          <w:rStyle w:val="Entity"/>
        </w:rPr>
        <w:t>representativeAge_uri, representativeOlderAge_uri and representativeYoungerAge_uri</w:t>
      </w:r>
      <w:r>
        <w:rPr>
          <w:lang w:val="en-CA"/>
        </w:rPr>
        <w:t xml:space="preserve"> shall be used.</w:t>
      </w:r>
    </w:p>
    <w:p w14:paraId="5CD65376" w14:textId="1BA9D708" w:rsidR="002C1116" w:rsidRPr="0012746F" w:rsidRDefault="002C1116" w:rsidP="002C1116">
      <w:pPr>
        <w:pStyle w:val="Heading4"/>
        <w:rPr>
          <w:lang w:val="en-CA"/>
        </w:rPr>
      </w:pPr>
      <w:proofErr w:type="gramStart"/>
      <w:r w:rsidRPr="00393486">
        <w:rPr>
          <w:lang w:val="en-CA"/>
        </w:rPr>
        <w:t>numericOlderAge</w:t>
      </w:r>
      <w:proofErr w:type="gramEnd"/>
    </w:p>
    <w:p w14:paraId="254CAFDC" w14:textId="07C7D717" w:rsidR="002C1116" w:rsidRDefault="002C1116" w:rsidP="002C1116">
      <w:pPr>
        <w:rPr>
          <w:lang w:val="en-CA"/>
        </w:rPr>
      </w:pPr>
      <w:r>
        <w:t>If present, t</w:t>
      </w:r>
      <w:r>
        <w:rPr>
          <w:lang w:val="en-CA"/>
        </w:rPr>
        <w:t xml:space="preserve">he property </w:t>
      </w:r>
      <w:r w:rsidRPr="00A1060B">
        <w:rPr>
          <w:rStyle w:val="Entity"/>
        </w:rPr>
        <w:t>numericOlderAge</w:t>
      </w:r>
      <w:proofErr w:type="gramStart"/>
      <w:r w:rsidRPr="00A1060B">
        <w:rPr>
          <w:rStyle w:val="Entity"/>
        </w:rPr>
        <w:t>:Primitive</w:t>
      </w:r>
      <w:proofErr w:type="gramEnd"/>
      <w:r w:rsidRPr="00A1060B">
        <w:rPr>
          <w:rStyle w:val="Entity"/>
        </w:rPr>
        <w:t>::Number</w:t>
      </w:r>
      <w:r>
        <w:rPr>
          <w:lang w:val="en-CA"/>
        </w:rPr>
        <w:t xml:space="preserve"> report</w:t>
      </w:r>
      <w:r w:rsidR="0012746F">
        <w:rPr>
          <w:lang w:val="en-CA"/>
        </w:rPr>
        <w:t>s</w:t>
      </w:r>
      <w:r>
        <w:rPr>
          <w:lang w:val="en-CA"/>
        </w:rPr>
        <w:t xml:space="preserve"> the o</w:t>
      </w:r>
      <w:r w:rsidRPr="00393486">
        <w:rPr>
          <w:lang w:val="en-CA"/>
        </w:rPr>
        <w:t xml:space="preserve">lder age of the fault/shear structure, represented </w:t>
      </w:r>
      <w:r>
        <w:rPr>
          <w:lang w:val="en-CA"/>
        </w:rPr>
        <w:t>million years (Ma).</w:t>
      </w:r>
    </w:p>
    <w:p w14:paraId="3A5AF6C5" w14:textId="08F23426" w:rsidR="002C1116" w:rsidRPr="0012746F" w:rsidRDefault="002C1116" w:rsidP="002C1116">
      <w:pPr>
        <w:pStyle w:val="Heading4"/>
        <w:rPr>
          <w:lang w:val="en-CA"/>
        </w:rPr>
      </w:pPr>
      <w:proofErr w:type="gramStart"/>
      <w:r w:rsidRPr="00D970E9">
        <w:rPr>
          <w:lang w:val="en-CA"/>
        </w:rPr>
        <w:t>numericYoungerAge</w:t>
      </w:r>
      <w:proofErr w:type="gramEnd"/>
    </w:p>
    <w:p w14:paraId="4EB9B28A" w14:textId="4F4D3593" w:rsidR="002C1116" w:rsidRDefault="002C1116" w:rsidP="002C1116">
      <w:pPr>
        <w:rPr>
          <w:lang w:val="en-CA"/>
        </w:rPr>
      </w:pPr>
      <w:r>
        <w:t>If present, t</w:t>
      </w:r>
      <w:r>
        <w:rPr>
          <w:lang w:val="en-CA"/>
        </w:rPr>
        <w:t xml:space="preserve">he property </w:t>
      </w:r>
      <w:r w:rsidRPr="00A1060B">
        <w:rPr>
          <w:rStyle w:val="Entity"/>
        </w:rPr>
        <w:t>numericYoungerAge</w:t>
      </w:r>
      <w:proofErr w:type="gramStart"/>
      <w:r w:rsidRPr="00A1060B">
        <w:rPr>
          <w:rStyle w:val="Entity"/>
        </w:rPr>
        <w:t>:Primitive</w:t>
      </w:r>
      <w:proofErr w:type="gramEnd"/>
      <w:r w:rsidRPr="00A1060B">
        <w:rPr>
          <w:rStyle w:val="Entity"/>
        </w:rPr>
        <w:t>::Number</w:t>
      </w:r>
      <w:r>
        <w:rPr>
          <w:lang w:val="en-CA"/>
        </w:rPr>
        <w:t xml:space="preserve"> report</w:t>
      </w:r>
      <w:r w:rsidR="0012746F">
        <w:rPr>
          <w:lang w:val="en-CA"/>
        </w:rPr>
        <w:t>s</w:t>
      </w:r>
      <w:r>
        <w:rPr>
          <w:lang w:val="en-CA"/>
        </w:rPr>
        <w:t xml:space="preserve"> the y</w:t>
      </w:r>
      <w:r w:rsidRPr="00393486">
        <w:rPr>
          <w:lang w:val="en-CA"/>
        </w:rPr>
        <w:t>ounger age of the fault/</w:t>
      </w:r>
      <w:r>
        <w:rPr>
          <w:lang w:val="en-CA"/>
        </w:rPr>
        <w:t>shear structure, represented million years (Ma).</w:t>
      </w:r>
    </w:p>
    <w:p w14:paraId="29361163" w14:textId="5AC9E046" w:rsidR="002C1116" w:rsidRPr="0012746F" w:rsidRDefault="002C1116" w:rsidP="002C1116">
      <w:pPr>
        <w:pStyle w:val="Heading4"/>
        <w:rPr>
          <w:lang w:val="en-CA"/>
        </w:rPr>
      </w:pPr>
      <w:proofErr w:type="gramStart"/>
      <w:r w:rsidRPr="00D970E9">
        <w:rPr>
          <w:lang w:val="en-CA"/>
        </w:rPr>
        <w:t>observationMethod</w:t>
      </w:r>
      <w:proofErr w:type="gramEnd"/>
    </w:p>
    <w:p w14:paraId="1A45C13C" w14:textId="5D485922" w:rsidR="002C1116" w:rsidRDefault="002C1116" w:rsidP="002C1116">
      <w:pPr>
        <w:rPr>
          <w:lang w:val="en-CA"/>
        </w:rPr>
      </w:pPr>
      <w:r>
        <w:t>If present, t</w:t>
      </w:r>
      <w:r>
        <w:rPr>
          <w:lang w:val="en-CA"/>
        </w:rPr>
        <w:t xml:space="preserve">he property </w:t>
      </w:r>
      <w:r w:rsidRPr="00A1060B">
        <w:rPr>
          <w:rStyle w:val="Entity"/>
        </w:rPr>
        <w:t>observationMethod</w:t>
      </w:r>
      <w:proofErr w:type="gramStart"/>
      <w:r w:rsidRPr="00A1060B">
        <w:rPr>
          <w:rStyle w:val="Entity"/>
        </w:rPr>
        <w:t>:Primitive</w:t>
      </w:r>
      <w:proofErr w:type="gramEnd"/>
      <w:r w:rsidRPr="00A1060B">
        <w:rPr>
          <w:rStyle w:val="Entity"/>
        </w:rPr>
        <w:t>::CharacterString</w:t>
      </w:r>
      <w:r>
        <w:rPr>
          <w:lang w:val="en-CA"/>
        </w:rPr>
        <w:t xml:space="preserve"> contain</w:t>
      </w:r>
      <w:r w:rsidR="0012746F">
        <w:rPr>
          <w:lang w:val="en-CA"/>
        </w:rPr>
        <w:t>s</w:t>
      </w:r>
      <w:r>
        <w:rPr>
          <w:lang w:val="en-CA"/>
        </w:rPr>
        <w:t xml:space="preserve"> a m</w:t>
      </w:r>
      <w:r w:rsidRPr="00393486">
        <w:rPr>
          <w:lang w:val="en-CA"/>
        </w:rPr>
        <w:t xml:space="preserve">etadata snippet indicating how the spatial extent of the feature was determined. </w:t>
      </w:r>
      <w:r w:rsidRPr="00A1060B">
        <w:rPr>
          <w:rStyle w:val="Entity"/>
        </w:rPr>
        <w:t>ObservationMethod</w:t>
      </w:r>
      <w:r w:rsidRPr="00393486">
        <w:rPr>
          <w:lang w:val="en-CA"/>
        </w:rPr>
        <w:t xml:space="preserve"> is a convenience property that provides a quick and dirty approach to observation metadata when data are reported using a feature view (as opposed to observation view).</w:t>
      </w:r>
    </w:p>
    <w:p w14:paraId="492CC8DA" w14:textId="4F43E4C3" w:rsidR="002C1116" w:rsidRPr="0012746F" w:rsidRDefault="002C1116" w:rsidP="002C1116">
      <w:pPr>
        <w:pStyle w:val="Heading4"/>
        <w:rPr>
          <w:lang w:val="en-CA"/>
        </w:rPr>
      </w:pPr>
      <w:proofErr w:type="gramStart"/>
      <w:r w:rsidRPr="00393486">
        <w:rPr>
          <w:lang w:val="en-CA"/>
        </w:rPr>
        <w:t>positionalAccuracy</w:t>
      </w:r>
      <w:proofErr w:type="gramEnd"/>
    </w:p>
    <w:p w14:paraId="56223101" w14:textId="7B3F6DB5" w:rsidR="002C1116" w:rsidRDefault="002C1116" w:rsidP="002C1116">
      <w:pPr>
        <w:rPr>
          <w:lang w:val="en-CA"/>
        </w:rPr>
      </w:pPr>
      <w:r>
        <w:t>If present, t</w:t>
      </w:r>
      <w:r>
        <w:rPr>
          <w:lang w:val="en-CA"/>
        </w:rPr>
        <w:t xml:space="preserve">he property </w:t>
      </w:r>
      <w:r w:rsidRPr="00A1060B">
        <w:rPr>
          <w:rStyle w:val="Entity"/>
        </w:rPr>
        <w:t>positionAccuracy</w:t>
      </w:r>
      <w:proofErr w:type="gramStart"/>
      <w:r w:rsidRPr="00A1060B">
        <w:rPr>
          <w:rStyle w:val="Entity"/>
        </w:rPr>
        <w:t>:Primitive</w:t>
      </w:r>
      <w:proofErr w:type="gramEnd"/>
      <w:r w:rsidRPr="00A1060B">
        <w:rPr>
          <w:rStyle w:val="Entity"/>
        </w:rPr>
        <w:t>::CharacterString</w:t>
      </w:r>
      <w:r>
        <w:rPr>
          <w:lang w:val="en-CA"/>
        </w:rPr>
        <w:t xml:space="preserve"> contain</w:t>
      </w:r>
      <w:r w:rsidR="0012746F">
        <w:rPr>
          <w:lang w:val="en-CA"/>
        </w:rPr>
        <w:t>s q</w:t>
      </w:r>
      <w:r>
        <w:rPr>
          <w:lang w:val="en-CA"/>
        </w:rPr>
        <w:t xml:space="preserve">uantitative </w:t>
      </w:r>
      <w:r w:rsidR="0012746F">
        <w:rPr>
          <w:lang w:val="en-CA"/>
        </w:rPr>
        <w:t>representation</w:t>
      </w:r>
      <w:r>
        <w:rPr>
          <w:lang w:val="en-CA"/>
        </w:rPr>
        <w:t xml:space="preserve"> defining</w:t>
      </w:r>
      <w:r w:rsidRPr="00393486">
        <w:rPr>
          <w:lang w:val="en-CA"/>
        </w:rPr>
        <w:t xml:space="preserve"> the radius of an uncertainty buffer around a </w:t>
      </w:r>
      <w:r w:rsidRPr="00A1060B">
        <w:rPr>
          <w:rStyle w:val="Entity"/>
        </w:rPr>
        <w:t>MappedFeature</w:t>
      </w:r>
      <w:r w:rsidRPr="00393486">
        <w:rPr>
          <w:lang w:val="en-CA"/>
        </w:rPr>
        <w:t xml:space="preserve"> (e.g.: a </w:t>
      </w:r>
      <w:r w:rsidRPr="00A1060B">
        <w:rPr>
          <w:rStyle w:val="Entity"/>
        </w:rPr>
        <w:t>positionalAccuracy</w:t>
      </w:r>
      <w:r w:rsidRPr="00393486">
        <w:rPr>
          <w:lang w:val="en-CA"/>
        </w:rPr>
        <w:t xml:space="preserve"> of 100 m for a line feature defines a buffer polygon of total width 200 m centred on the line).</w:t>
      </w:r>
    </w:p>
    <w:p w14:paraId="4EEC465C" w14:textId="0164CFDA" w:rsidR="002C1116" w:rsidRPr="0012746F" w:rsidRDefault="002C1116" w:rsidP="002C1116">
      <w:pPr>
        <w:pStyle w:val="Heading4"/>
        <w:rPr>
          <w:lang w:val="en-CA"/>
        </w:rPr>
      </w:pPr>
      <w:proofErr w:type="gramStart"/>
      <w:r>
        <w:rPr>
          <w:lang w:val="en-CA"/>
        </w:rPr>
        <w:t>source</w:t>
      </w:r>
      <w:proofErr w:type="gramEnd"/>
    </w:p>
    <w:p w14:paraId="595408DE" w14:textId="0774CAD2" w:rsidR="002C1116" w:rsidRDefault="002C1116" w:rsidP="002C1116">
      <w:pPr>
        <w:rPr>
          <w:lang w:val="en-CA"/>
        </w:rPr>
      </w:pPr>
      <w:r>
        <w:t>If present, t</w:t>
      </w:r>
      <w:r>
        <w:rPr>
          <w:lang w:val="en-CA"/>
        </w:rPr>
        <w:t xml:space="preserve">he property </w:t>
      </w:r>
      <w:r w:rsidRPr="00A1060B">
        <w:rPr>
          <w:rStyle w:val="Entity"/>
        </w:rPr>
        <w:t>source</w:t>
      </w:r>
      <w:proofErr w:type="gramStart"/>
      <w:r w:rsidRPr="00A1060B">
        <w:rPr>
          <w:rStyle w:val="Entity"/>
        </w:rPr>
        <w:t>:</w:t>
      </w:r>
      <w:r w:rsidR="00A1060B" w:rsidRPr="00A1060B">
        <w:rPr>
          <w:rStyle w:val="Entity"/>
        </w:rPr>
        <w:t>Primitive</w:t>
      </w:r>
      <w:proofErr w:type="gramEnd"/>
      <w:r w:rsidR="00A1060B" w:rsidRPr="00A1060B">
        <w:rPr>
          <w:rStyle w:val="Entity"/>
        </w:rPr>
        <w:t>::</w:t>
      </w:r>
      <w:r w:rsidRPr="00A1060B">
        <w:rPr>
          <w:rStyle w:val="Entity"/>
        </w:rPr>
        <w:t>CharacterString</w:t>
      </w:r>
      <w:r>
        <w:rPr>
          <w:lang w:val="en-CA"/>
        </w:rPr>
        <w:t xml:space="preserve"> contain</w:t>
      </w:r>
      <w:r w:rsidR="0012746F">
        <w:rPr>
          <w:lang w:val="en-CA"/>
        </w:rPr>
        <w:t>s</w:t>
      </w:r>
      <w:r>
        <w:rPr>
          <w:lang w:val="en-CA"/>
        </w:rPr>
        <w:t xml:space="preserve"> a t</w:t>
      </w:r>
      <w:r w:rsidRPr="00393486">
        <w:rPr>
          <w:lang w:val="en-CA"/>
        </w:rPr>
        <w:t>ext describing feature-specific details and citations to source materials, and if available providing URLs to reference material and publications describing the geologic feature. This could be a short text synopsis of key inform</w:t>
      </w:r>
      <w:r>
        <w:rPr>
          <w:lang w:val="en-CA"/>
        </w:rPr>
        <w:t>a</w:t>
      </w:r>
      <w:r w:rsidRPr="00393486">
        <w:rPr>
          <w:lang w:val="en-CA"/>
        </w:rPr>
        <w:t xml:space="preserve">tion that would also be in the metadata record referenced by </w:t>
      </w:r>
      <w:r w:rsidRPr="00A1060B">
        <w:rPr>
          <w:rStyle w:val="Entity"/>
        </w:rPr>
        <w:t>metadata_uri</w:t>
      </w:r>
      <w:r w:rsidRPr="00393486">
        <w:rPr>
          <w:lang w:val="en-CA"/>
        </w:rPr>
        <w:t>.</w:t>
      </w:r>
    </w:p>
    <w:p w14:paraId="7AC33DB9" w14:textId="2211CB3D" w:rsidR="002C1116" w:rsidRPr="0012746F" w:rsidRDefault="002C1116" w:rsidP="002C1116">
      <w:pPr>
        <w:pStyle w:val="Heading4"/>
        <w:rPr>
          <w:lang w:val="en-CA"/>
        </w:rPr>
      </w:pPr>
      <w:r w:rsidRPr="00D970E9">
        <w:rPr>
          <w:lang w:val="en-CA"/>
        </w:rPr>
        <w:t>faultType_uri</w:t>
      </w:r>
    </w:p>
    <w:p w14:paraId="0C6A2213" w14:textId="5299C5B5" w:rsidR="002C1116" w:rsidRDefault="002C1116" w:rsidP="002C1116">
      <w:pPr>
        <w:rPr>
          <w:lang w:val="en-CA"/>
        </w:rPr>
      </w:pPr>
      <w:r>
        <w:rPr>
          <w:lang w:val="en-CA"/>
        </w:rPr>
        <w:t xml:space="preserve">The property </w:t>
      </w:r>
      <w:r w:rsidRPr="00A1060B">
        <w:rPr>
          <w:rStyle w:val="Entity"/>
        </w:rPr>
        <w:t>faultType_uri</w:t>
      </w:r>
      <w:proofErr w:type="gramStart"/>
      <w:r w:rsidRPr="00A1060B">
        <w:rPr>
          <w:rStyle w:val="Entity"/>
        </w:rPr>
        <w:t>:Primitive</w:t>
      </w:r>
      <w:proofErr w:type="gramEnd"/>
      <w:r w:rsidRPr="00A1060B">
        <w:rPr>
          <w:rStyle w:val="Entity"/>
        </w:rPr>
        <w:t>::CharacterString</w:t>
      </w:r>
      <w:r>
        <w:rPr>
          <w:lang w:val="en-CA"/>
        </w:rPr>
        <w:t xml:space="preserve"> contain</w:t>
      </w:r>
      <w:r w:rsidR="0012746F">
        <w:rPr>
          <w:lang w:val="en-CA"/>
        </w:rPr>
        <w:t>s</w:t>
      </w:r>
      <w:r>
        <w:rPr>
          <w:lang w:val="en-CA"/>
        </w:rPr>
        <w:t xml:space="preserve"> a </w:t>
      </w:r>
      <w:r w:rsidRPr="00393486">
        <w:rPr>
          <w:lang w:val="en-CA"/>
        </w:rPr>
        <w:t>URI referring to a controlled concept from a vocabulary defining the fault (</w:t>
      </w:r>
      <w:r w:rsidRPr="00A1060B">
        <w:rPr>
          <w:rStyle w:val="Entity"/>
        </w:rPr>
        <w:t>ShearDisplacementStructure</w:t>
      </w:r>
      <w:r w:rsidRPr="00393486">
        <w:rPr>
          <w:lang w:val="en-CA"/>
        </w:rPr>
        <w:t xml:space="preserve">) type. </w:t>
      </w:r>
      <w:commentRangeStart w:id="554"/>
      <w:r>
        <w:rPr>
          <w:lang w:val="en-CA"/>
        </w:rPr>
        <w:t>This is a m</w:t>
      </w:r>
      <w:r w:rsidRPr="00393486">
        <w:rPr>
          <w:lang w:val="en-CA"/>
        </w:rPr>
        <w:t xml:space="preserve">andatory property </w:t>
      </w:r>
      <w:commentRangeEnd w:id="554"/>
      <w:r w:rsidR="00A1060B">
        <w:rPr>
          <w:rStyle w:val="CommentReference"/>
        </w:rPr>
        <w:commentReference w:id="554"/>
      </w:r>
      <w:r w:rsidRPr="00393486">
        <w:rPr>
          <w:lang w:val="en-CA"/>
        </w:rPr>
        <w:t>- if not value is provided then a URI referring to a controlled concept explaining why the value is nil must be provided.</w:t>
      </w:r>
    </w:p>
    <w:p w14:paraId="35CA167E" w14:textId="439841B3" w:rsidR="002C1116" w:rsidRPr="0012746F" w:rsidRDefault="002C1116" w:rsidP="002C1116">
      <w:pPr>
        <w:pStyle w:val="Heading4"/>
        <w:rPr>
          <w:lang w:val="en-CA"/>
        </w:rPr>
      </w:pPr>
      <w:r w:rsidRPr="00D970E9">
        <w:rPr>
          <w:lang w:val="en-CA"/>
        </w:rPr>
        <w:lastRenderedPageBreak/>
        <w:t>movementType_uri</w:t>
      </w:r>
    </w:p>
    <w:p w14:paraId="21621526" w14:textId="6C812FD1" w:rsidR="002C1116" w:rsidRDefault="002C1116" w:rsidP="002C1116">
      <w:pPr>
        <w:rPr>
          <w:lang w:val="en-CA"/>
        </w:rPr>
      </w:pPr>
      <w:r>
        <w:rPr>
          <w:lang w:val="en-CA"/>
        </w:rPr>
        <w:t xml:space="preserve">The property </w:t>
      </w:r>
      <w:r w:rsidRPr="00A1060B">
        <w:rPr>
          <w:rStyle w:val="Entity"/>
        </w:rPr>
        <w:t>movementType_uri</w:t>
      </w:r>
      <w:proofErr w:type="gramStart"/>
      <w:r w:rsidRPr="00A1060B">
        <w:rPr>
          <w:rStyle w:val="Entity"/>
        </w:rPr>
        <w:t>:Primitive</w:t>
      </w:r>
      <w:proofErr w:type="gramEnd"/>
      <w:r w:rsidRPr="00A1060B">
        <w:rPr>
          <w:rStyle w:val="Entity"/>
        </w:rPr>
        <w:t>::CharacterString</w:t>
      </w:r>
      <w:r>
        <w:rPr>
          <w:lang w:val="en-CA"/>
        </w:rPr>
        <w:t xml:space="preserve"> contain</w:t>
      </w:r>
      <w:r w:rsidR="0012746F">
        <w:rPr>
          <w:lang w:val="en-CA"/>
        </w:rPr>
        <w:t>s</w:t>
      </w:r>
      <w:r>
        <w:rPr>
          <w:lang w:val="en-CA"/>
        </w:rPr>
        <w:t xml:space="preserve"> a </w:t>
      </w:r>
      <w:r w:rsidRPr="00393486">
        <w:rPr>
          <w:lang w:val="en-CA"/>
        </w:rPr>
        <w:t xml:space="preserve">URI referring to a controlled concept from a vocabulary defining the ShearDisplacementStructure movement type. </w:t>
      </w:r>
      <w:r>
        <w:rPr>
          <w:lang w:val="en-CA"/>
        </w:rPr>
        <w:t>This is a m</w:t>
      </w:r>
      <w:r w:rsidRPr="00393486">
        <w:rPr>
          <w:lang w:val="en-CA"/>
        </w:rPr>
        <w:t>andatory property - if no value is provided then a URI referring to a controlled concept explaining why the value is nil must be provided.</w:t>
      </w:r>
    </w:p>
    <w:p w14:paraId="7681473D" w14:textId="1029652F" w:rsidR="002C1116" w:rsidRPr="0012746F" w:rsidRDefault="002C1116" w:rsidP="002C1116">
      <w:pPr>
        <w:pStyle w:val="Heading4"/>
        <w:rPr>
          <w:lang w:val="en-CA"/>
        </w:rPr>
      </w:pPr>
      <w:r w:rsidRPr="00D970E9">
        <w:rPr>
          <w:lang w:val="en-CA"/>
        </w:rPr>
        <w:t>deformationStyle_uri</w:t>
      </w:r>
    </w:p>
    <w:p w14:paraId="307DDF23" w14:textId="3314619C" w:rsidR="002C1116" w:rsidRPr="00AA18BE" w:rsidRDefault="002C1116" w:rsidP="002C1116">
      <w:pPr>
        <w:rPr>
          <w:rFonts w:cs="Arial"/>
          <w:color w:val="000000"/>
          <w:lang w:val="en-CA"/>
        </w:rPr>
      </w:pPr>
      <w:r>
        <w:rPr>
          <w:lang w:val="en-CA"/>
        </w:rPr>
        <w:t xml:space="preserve">The property </w:t>
      </w:r>
      <w:r w:rsidRPr="00A1060B">
        <w:rPr>
          <w:rStyle w:val="Entity"/>
        </w:rPr>
        <w:t>deformationStyle_uri</w:t>
      </w:r>
      <w:proofErr w:type="gramStart"/>
      <w:r w:rsidR="00A1060B" w:rsidRPr="00A1060B">
        <w:rPr>
          <w:rStyle w:val="Entity"/>
        </w:rPr>
        <w:t>:Primitive</w:t>
      </w:r>
      <w:proofErr w:type="gramEnd"/>
      <w:r w:rsidR="00A1060B" w:rsidRPr="00A1060B">
        <w:rPr>
          <w:rStyle w:val="Entity"/>
        </w:rPr>
        <w:t>::CharacterString</w:t>
      </w:r>
      <w:r>
        <w:rPr>
          <w:lang w:val="en-CA"/>
        </w:rPr>
        <w:t xml:space="preserve"> contain</w:t>
      </w:r>
      <w:r w:rsidR="00AA18BE">
        <w:rPr>
          <w:lang w:val="en-CA"/>
        </w:rPr>
        <w:t>s</w:t>
      </w:r>
      <w:r>
        <w:rPr>
          <w:lang w:val="en-CA"/>
        </w:rPr>
        <w:t xml:space="preserve"> a </w:t>
      </w:r>
      <w:r w:rsidRPr="00393486">
        <w:rPr>
          <w:lang w:val="en-CA"/>
        </w:rPr>
        <w:t xml:space="preserve">URI referring to a controlled concept from a vocabulary defining the </w:t>
      </w:r>
      <w:r w:rsidRPr="00A1060B">
        <w:rPr>
          <w:rStyle w:val="Entity"/>
        </w:rPr>
        <w:t>ShearDisplacementStructure</w:t>
      </w:r>
      <w:r w:rsidRPr="00393486">
        <w:rPr>
          <w:lang w:val="en-CA"/>
        </w:rPr>
        <w:t xml:space="preserve"> deformation style. </w:t>
      </w:r>
      <w:r>
        <w:rPr>
          <w:lang w:val="en-CA"/>
        </w:rPr>
        <w:t>This is a m</w:t>
      </w:r>
      <w:r w:rsidRPr="00393486">
        <w:rPr>
          <w:lang w:val="en-CA"/>
        </w:rPr>
        <w:t>andatory property - if no value is provided then a URI referring to a controlled concept explaining why the value is nil must be provided.</w:t>
      </w:r>
      <w:r w:rsidDel="001563D9">
        <w:rPr>
          <w:lang w:val="en-CA"/>
        </w:rPr>
        <w:t xml:space="preserve"> </w:t>
      </w:r>
    </w:p>
    <w:p w14:paraId="019C49AF" w14:textId="54AA1468" w:rsidR="002C1116" w:rsidRPr="00AA18BE" w:rsidRDefault="002C1116" w:rsidP="002C1116">
      <w:pPr>
        <w:pStyle w:val="Heading4"/>
        <w:rPr>
          <w:lang w:val="en-CA"/>
        </w:rPr>
      </w:pPr>
      <w:r w:rsidRPr="00393486">
        <w:rPr>
          <w:lang w:val="en-CA"/>
        </w:rPr>
        <w:t>representativeAge_uri</w:t>
      </w:r>
    </w:p>
    <w:p w14:paraId="5CF54325" w14:textId="35ED618D" w:rsidR="002C1116" w:rsidRDefault="002C1116" w:rsidP="002C1116">
      <w:pPr>
        <w:rPr>
          <w:lang w:val="en-CA"/>
        </w:rPr>
      </w:pPr>
      <w:r>
        <w:rPr>
          <w:lang w:val="en-CA"/>
        </w:rPr>
        <w:t xml:space="preserve">The property </w:t>
      </w:r>
      <w:r w:rsidRPr="00A1060B">
        <w:rPr>
          <w:rStyle w:val="Entity"/>
        </w:rPr>
        <w:t>representativeAge_uri</w:t>
      </w:r>
      <w:proofErr w:type="gramStart"/>
      <w:r w:rsidRPr="00A1060B">
        <w:rPr>
          <w:rStyle w:val="Entity"/>
        </w:rPr>
        <w:t>:Primitive</w:t>
      </w:r>
      <w:proofErr w:type="gramEnd"/>
      <w:r w:rsidRPr="00A1060B">
        <w:rPr>
          <w:rStyle w:val="Entity"/>
        </w:rPr>
        <w:t>::CharacterString</w:t>
      </w:r>
      <w:r>
        <w:rPr>
          <w:lang w:val="en-CA"/>
        </w:rPr>
        <w:t xml:space="preserve"> contain</w:t>
      </w:r>
      <w:r w:rsidR="00AA18BE">
        <w:rPr>
          <w:lang w:val="en-CA"/>
        </w:rPr>
        <w:t>s</w:t>
      </w:r>
      <w:r>
        <w:rPr>
          <w:lang w:val="en-CA"/>
        </w:rPr>
        <w:t xml:space="preserve"> a </w:t>
      </w:r>
      <w:r w:rsidRPr="00393486">
        <w:rPr>
          <w:lang w:val="en-CA"/>
        </w:rPr>
        <w:t xml:space="preserve">URI referring to a controlled concept specifying the most representative stratigraphic age interval for the </w:t>
      </w:r>
      <w:r w:rsidRPr="00A1060B">
        <w:rPr>
          <w:rStyle w:val="Entity"/>
        </w:rPr>
        <w:t>ShearDisplacementStructure</w:t>
      </w:r>
      <w:r w:rsidRPr="00393486">
        <w:rPr>
          <w:lang w:val="en-CA"/>
        </w:rPr>
        <w:t>. This will be defined entirely at the discretion of the data provider and may be a single event selected from the geologic feature's geological history or a value summarising all or part of the feature's history.</w:t>
      </w:r>
    </w:p>
    <w:p w14:paraId="3776ABB5" w14:textId="2DC98E81" w:rsidR="002C1116" w:rsidRPr="00AA18BE" w:rsidRDefault="002C1116" w:rsidP="002C1116">
      <w:pPr>
        <w:pStyle w:val="Heading4"/>
        <w:rPr>
          <w:lang w:val="en-CA"/>
        </w:rPr>
      </w:pPr>
      <w:r w:rsidRPr="00D970E9">
        <w:rPr>
          <w:lang w:val="en-CA"/>
        </w:rPr>
        <w:t>representativeOlderAge_uri</w:t>
      </w:r>
    </w:p>
    <w:p w14:paraId="2640C2ED" w14:textId="5B0AA880" w:rsidR="002C1116" w:rsidRDefault="002C1116" w:rsidP="002C1116">
      <w:pPr>
        <w:rPr>
          <w:lang w:val="en-CA"/>
        </w:rPr>
      </w:pPr>
      <w:r>
        <w:rPr>
          <w:lang w:val="en-CA"/>
        </w:rPr>
        <w:t xml:space="preserve">The property </w:t>
      </w:r>
      <w:r w:rsidRPr="00A1060B">
        <w:rPr>
          <w:rStyle w:val="Entity"/>
        </w:rPr>
        <w:t>representativeOlderAge_uri</w:t>
      </w:r>
      <w:proofErr w:type="gramStart"/>
      <w:r w:rsidR="00A1060B" w:rsidRPr="00A1060B">
        <w:rPr>
          <w:rStyle w:val="Entity"/>
        </w:rPr>
        <w:t>:Primitive:CharacterString</w:t>
      </w:r>
      <w:proofErr w:type="gramEnd"/>
      <w:r>
        <w:rPr>
          <w:lang w:val="en-CA"/>
        </w:rPr>
        <w:t xml:space="preserve"> contain</w:t>
      </w:r>
      <w:r w:rsidR="00AA18BE">
        <w:rPr>
          <w:lang w:val="en-CA"/>
        </w:rPr>
        <w:t>s</w:t>
      </w:r>
      <w:r>
        <w:rPr>
          <w:lang w:val="en-CA"/>
        </w:rPr>
        <w:t xml:space="preserve"> a </w:t>
      </w:r>
      <w:r w:rsidRPr="00393486">
        <w:rPr>
          <w:lang w:val="en-CA"/>
        </w:rPr>
        <w:t xml:space="preserve">URI referring to a controlled concept specifying the most representative lower value in a range of stratigraphic age intervals for the </w:t>
      </w:r>
      <w:r w:rsidRPr="00A1060B">
        <w:rPr>
          <w:rStyle w:val="Entity"/>
        </w:rPr>
        <w:t>ShearDisplacementStructure</w:t>
      </w:r>
      <w:r w:rsidRPr="00393486">
        <w:rPr>
          <w:lang w:val="en-CA"/>
        </w:rPr>
        <w:t>. This will be defined entirely at the discretion of the data provider and may be a single event selected from the geologic feature's geological history or a value summarising all or part of the feature's history.</w:t>
      </w:r>
    </w:p>
    <w:p w14:paraId="3C1C4C78" w14:textId="656A3F1E" w:rsidR="002C1116" w:rsidRPr="00AA18BE" w:rsidRDefault="002C1116" w:rsidP="002C1116">
      <w:pPr>
        <w:pStyle w:val="Heading4"/>
        <w:rPr>
          <w:lang w:val="en-CA"/>
        </w:rPr>
      </w:pPr>
      <w:r w:rsidRPr="00393486">
        <w:rPr>
          <w:lang w:val="en-CA"/>
        </w:rPr>
        <w:t>representativeYoungerAge_uri</w:t>
      </w:r>
    </w:p>
    <w:p w14:paraId="24AE66A5" w14:textId="19BEA1EF" w:rsidR="002C1116" w:rsidRDefault="002C1116" w:rsidP="002C1116">
      <w:pPr>
        <w:rPr>
          <w:lang w:val="en-CA"/>
        </w:rPr>
      </w:pPr>
      <w:r>
        <w:rPr>
          <w:lang w:val="en-CA"/>
        </w:rPr>
        <w:t xml:space="preserve">The property </w:t>
      </w:r>
      <w:r w:rsidRPr="00A1060B">
        <w:rPr>
          <w:rStyle w:val="Entity"/>
        </w:rPr>
        <w:t>representativeYoungerAge_uri</w:t>
      </w:r>
      <w:proofErr w:type="gramStart"/>
      <w:r w:rsidRPr="00A1060B">
        <w:rPr>
          <w:rStyle w:val="Entity"/>
        </w:rPr>
        <w:t>:Primitive</w:t>
      </w:r>
      <w:proofErr w:type="gramEnd"/>
      <w:r w:rsidRPr="00A1060B">
        <w:rPr>
          <w:rStyle w:val="Entity"/>
        </w:rPr>
        <w:t>::CharacterString</w:t>
      </w:r>
      <w:r>
        <w:rPr>
          <w:lang w:val="en-CA"/>
        </w:rPr>
        <w:t xml:space="preserve"> contain</w:t>
      </w:r>
      <w:r w:rsidR="00AA18BE">
        <w:rPr>
          <w:lang w:val="en-CA"/>
        </w:rPr>
        <w:t>s</w:t>
      </w:r>
      <w:r>
        <w:rPr>
          <w:lang w:val="en-CA"/>
        </w:rPr>
        <w:t xml:space="preserve"> a </w:t>
      </w:r>
      <w:r w:rsidRPr="00393486">
        <w:rPr>
          <w:lang w:val="en-CA"/>
        </w:rPr>
        <w:t xml:space="preserve">URI referring to a controlled concept specifying the most representative upper value in a range of stratigraphic age intervals for the </w:t>
      </w:r>
      <w:r w:rsidRPr="00A1060B">
        <w:rPr>
          <w:rStyle w:val="Entity"/>
        </w:rPr>
        <w:t>ShearDisplacementStructure</w:t>
      </w:r>
      <w:r w:rsidRPr="00393486">
        <w:rPr>
          <w:lang w:val="en-CA"/>
        </w:rPr>
        <w:t>. This will be defined entirely at the discretion of the data provider and may be a single event selected from the geologic feature's geological history or a value summarising all or part of the feature's history.</w:t>
      </w:r>
      <w:r w:rsidDel="001563D9">
        <w:rPr>
          <w:lang w:val="en-CA"/>
        </w:rPr>
        <w:t xml:space="preserve"> </w:t>
      </w:r>
    </w:p>
    <w:p w14:paraId="31BFFFC6" w14:textId="659C8689" w:rsidR="002C1116" w:rsidRPr="00AA18BE" w:rsidRDefault="002C1116" w:rsidP="002C1116">
      <w:pPr>
        <w:pStyle w:val="Heading4"/>
        <w:rPr>
          <w:lang w:val="en-CA"/>
        </w:rPr>
      </w:pPr>
      <w:r w:rsidRPr="007433DB">
        <w:rPr>
          <w:lang w:val="en-CA"/>
        </w:rPr>
        <w:t>specification_uri</w:t>
      </w:r>
    </w:p>
    <w:p w14:paraId="55496E2F" w14:textId="616F30F3" w:rsidR="002C1116" w:rsidRPr="00AA18BE" w:rsidRDefault="002C1116" w:rsidP="002C1116">
      <w:pPr>
        <w:rPr>
          <w:rFonts w:cs="Arial"/>
          <w:color w:val="000000"/>
          <w:lang w:val="en-CA"/>
        </w:rPr>
      </w:pPr>
      <w:r>
        <w:t>If present, t</w:t>
      </w:r>
      <w:r>
        <w:rPr>
          <w:lang w:val="en-CA"/>
        </w:rPr>
        <w:t xml:space="preserve">he property </w:t>
      </w:r>
      <w:r w:rsidRPr="00A1060B">
        <w:rPr>
          <w:rStyle w:val="Entity"/>
        </w:rPr>
        <w:t>specification_uri</w:t>
      </w:r>
      <w:proofErr w:type="gramStart"/>
      <w:r w:rsidRPr="00A1060B">
        <w:rPr>
          <w:rStyle w:val="Entity"/>
        </w:rPr>
        <w:t>:Primitive</w:t>
      </w:r>
      <w:proofErr w:type="gramEnd"/>
      <w:r w:rsidRPr="00A1060B">
        <w:rPr>
          <w:rStyle w:val="Entity"/>
        </w:rPr>
        <w:t>::CharacterString</w:t>
      </w:r>
      <w:r>
        <w:rPr>
          <w:lang w:val="en-CA"/>
        </w:rPr>
        <w:t xml:space="preserve"> contain</w:t>
      </w:r>
      <w:r w:rsidR="00AA18BE">
        <w:rPr>
          <w:lang w:val="en-CA"/>
        </w:rPr>
        <w:t>s</w:t>
      </w:r>
      <w:r>
        <w:rPr>
          <w:lang w:val="en-CA"/>
        </w:rPr>
        <w:t xml:space="preserve"> a </w:t>
      </w:r>
      <w:r w:rsidRPr="007433DB">
        <w:rPr>
          <w:lang w:val="en-CA"/>
        </w:rPr>
        <w:t xml:space="preserve">URI referring the GeoSciML </w:t>
      </w:r>
      <w:r w:rsidRPr="00A1060B">
        <w:rPr>
          <w:rStyle w:val="Entity"/>
        </w:rPr>
        <w:t>ShearDisplacementStructure</w:t>
      </w:r>
      <w:r w:rsidRPr="007433DB">
        <w:rPr>
          <w:lang w:val="en-CA"/>
        </w:rPr>
        <w:t xml:space="preserve"> feature that describes the instance in detail. </w:t>
      </w:r>
      <w:r w:rsidDel="001563D9">
        <w:rPr>
          <w:lang w:val="en-CA"/>
        </w:rPr>
        <w:t xml:space="preserve"> </w:t>
      </w:r>
    </w:p>
    <w:p w14:paraId="240535D8" w14:textId="434EB38E" w:rsidR="002C1116" w:rsidRPr="00AA18BE" w:rsidRDefault="002C1116" w:rsidP="002C1116">
      <w:pPr>
        <w:pStyle w:val="Heading4"/>
        <w:rPr>
          <w:lang w:val="en-CA"/>
        </w:rPr>
      </w:pPr>
      <w:r w:rsidRPr="007433DB">
        <w:rPr>
          <w:lang w:val="en-CA"/>
        </w:rPr>
        <w:t>metadata_uri</w:t>
      </w:r>
    </w:p>
    <w:p w14:paraId="76EF77A8" w14:textId="0857A3E4" w:rsidR="002C1116" w:rsidRDefault="002C1116" w:rsidP="002C1116">
      <w:pPr>
        <w:rPr>
          <w:lang w:val="en-CA"/>
        </w:rPr>
      </w:pPr>
      <w:r>
        <w:t>If present, t</w:t>
      </w:r>
      <w:r>
        <w:rPr>
          <w:lang w:val="en-CA"/>
        </w:rPr>
        <w:t xml:space="preserve">he property </w:t>
      </w:r>
      <w:r w:rsidRPr="00DA5B06">
        <w:rPr>
          <w:rStyle w:val="Entity"/>
        </w:rPr>
        <w:t>metadata_uri</w:t>
      </w:r>
      <w:proofErr w:type="gramStart"/>
      <w:r w:rsidRPr="00DA5B06">
        <w:rPr>
          <w:rStyle w:val="Entity"/>
        </w:rPr>
        <w:t>:Primitive</w:t>
      </w:r>
      <w:proofErr w:type="gramEnd"/>
      <w:r w:rsidRPr="00DA5B06">
        <w:rPr>
          <w:rStyle w:val="Entity"/>
        </w:rPr>
        <w:t>::CharacterString</w:t>
      </w:r>
      <w:r>
        <w:rPr>
          <w:lang w:val="en-CA"/>
        </w:rPr>
        <w:t xml:space="preserve"> contain</w:t>
      </w:r>
      <w:r w:rsidR="00AA18BE">
        <w:rPr>
          <w:lang w:val="en-CA"/>
        </w:rPr>
        <w:t>s</w:t>
      </w:r>
      <w:r>
        <w:rPr>
          <w:lang w:val="en-CA"/>
        </w:rPr>
        <w:t xml:space="preserve"> a </w:t>
      </w:r>
      <w:r w:rsidRPr="007433DB">
        <w:rPr>
          <w:lang w:val="en-CA"/>
        </w:rPr>
        <w:t>URI referring to a metadata record describing the provenance of data.</w:t>
      </w:r>
    </w:p>
    <w:p w14:paraId="174E054F" w14:textId="0B779295" w:rsidR="002C1116" w:rsidRPr="00C17A19" w:rsidRDefault="002C1116" w:rsidP="002C1116">
      <w:pPr>
        <w:pStyle w:val="Heading4"/>
      </w:pPr>
      <w:proofErr w:type="gramStart"/>
      <w:r w:rsidRPr="00C17A19">
        <w:lastRenderedPageBreak/>
        <w:t>genericSymbolizer</w:t>
      </w:r>
      <w:proofErr w:type="gramEnd"/>
    </w:p>
    <w:p w14:paraId="272E6DAF" w14:textId="77777777" w:rsidR="002C1116" w:rsidRDefault="002C1116" w:rsidP="002C1116">
      <w:r>
        <w:t xml:space="preserve">If present, the property </w:t>
      </w:r>
      <w:r w:rsidRPr="00DA5B06">
        <w:rPr>
          <w:rStyle w:val="Entity"/>
        </w:rPr>
        <w:t>genericSymbolizer</w:t>
      </w:r>
      <w:proofErr w:type="gramStart"/>
      <w:r w:rsidRPr="00DA5B06">
        <w:rPr>
          <w:rStyle w:val="Entity"/>
        </w:rPr>
        <w:t>:Primitive</w:t>
      </w:r>
      <w:proofErr w:type="gramEnd"/>
      <w:r w:rsidRPr="00DA5B06">
        <w:rPr>
          <w:rStyle w:val="Entity"/>
        </w:rPr>
        <w:t>::CharacterString</w:t>
      </w:r>
      <w:r>
        <w:t xml:space="preserve"> contains an identifier</w:t>
      </w:r>
      <w:r w:rsidRPr="00C17A19">
        <w:t xml:space="preserve"> for a symbol from standard (locally or community defined) symbolization scheme for portrayal.</w:t>
      </w:r>
    </w:p>
    <w:p w14:paraId="200D8734" w14:textId="4F125A8E" w:rsidR="002C1116" w:rsidRDefault="002C1116" w:rsidP="002C1116">
      <w:pPr>
        <w:pStyle w:val="Heading4"/>
      </w:pPr>
      <w:proofErr w:type="gramStart"/>
      <w:r>
        <w:t>s</w:t>
      </w:r>
      <w:r w:rsidRPr="004E3A57">
        <w:t>hape</w:t>
      </w:r>
      <w:proofErr w:type="gramEnd"/>
    </w:p>
    <w:p w14:paraId="42088D90" w14:textId="77777777" w:rsidR="002C1116" w:rsidRDefault="002C1116" w:rsidP="002C1116">
      <w:r>
        <w:t xml:space="preserve">The property </w:t>
      </w:r>
      <w:r w:rsidRPr="00DA5B06">
        <w:rPr>
          <w:rStyle w:val="Entity"/>
        </w:rPr>
        <w:t>shape</w:t>
      </w:r>
      <w:proofErr w:type="gramStart"/>
      <w:r w:rsidRPr="00DA5B06">
        <w:rPr>
          <w:rStyle w:val="Entity"/>
        </w:rPr>
        <w:t>:GM</w:t>
      </w:r>
      <w:proofErr w:type="gramEnd"/>
      <w:r w:rsidRPr="00DA5B06">
        <w:rPr>
          <w:rStyle w:val="Entity"/>
        </w:rPr>
        <w:t>_Object</w:t>
      </w:r>
      <w:r>
        <w:t xml:space="preserve"> contains a geometry </w:t>
      </w:r>
      <w:r w:rsidRPr="004E3A57">
        <w:t>defining the extent of the feature of interest.</w:t>
      </w:r>
      <w:r>
        <w:t xml:space="preserve">  </w:t>
      </w:r>
    </w:p>
    <w:p w14:paraId="6E7BF78E" w14:textId="3B7710DF" w:rsidR="002C1116" w:rsidRDefault="00AA18BE" w:rsidP="002C1116">
      <w:pPr>
        <w:pStyle w:val="Heading4"/>
      </w:pPr>
      <w:proofErr w:type="gramStart"/>
      <w:r>
        <w:t>a</w:t>
      </w:r>
      <w:r w:rsidR="002C1116" w:rsidRPr="004E3A57">
        <w:t>ny</w:t>
      </w:r>
      <w:proofErr w:type="gramEnd"/>
    </w:p>
    <w:p w14:paraId="24D4E5CB" w14:textId="77777777" w:rsidR="002C1116" w:rsidRDefault="002C1116" w:rsidP="002C1116">
      <w:r>
        <w:t xml:space="preserve">A data provider can add an arbitrary number of extra properties, as long as the instance is conformant to GML Simple Feature Level 0. </w:t>
      </w:r>
    </w:p>
    <w:p w14:paraId="1680631B" w14:textId="77777777" w:rsidR="002C1116" w:rsidRDefault="002C1116" w:rsidP="002C1116">
      <w:pPr>
        <w:autoSpaceDE w:val="0"/>
        <w:autoSpaceDN w:val="0"/>
        <w:adjustRightInd w:val="0"/>
        <w:spacing w:after="0" w:line="240" w:lineRule="atLeast"/>
        <w:rPr>
          <w:rFonts w:cs="Arial"/>
          <w:color w:val="000000"/>
          <w:lang w:val="en-CA"/>
        </w:rPr>
      </w:pPr>
    </w:p>
    <w:p w14:paraId="5666CBCA" w14:textId="77777777" w:rsidR="002C1116" w:rsidRDefault="002C1116" w:rsidP="002C1116">
      <w:pPr>
        <w:autoSpaceDE w:val="0"/>
        <w:autoSpaceDN w:val="0"/>
        <w:adjustRightInd w:val="0"/>
        <w:spacing w:after="0" w:line="240" w:lineRule="atLeast"/>
        <w:rPr>
          <w:rFonts w:cs="Arial"/>
          <w:color w:val="000000"/>
          <w:lang w:val="en-CA"/>
        </w:rPr>
      </w:pPr>
    </w:p>
    <w:p w14:paraId="40A4DB13" w14:textId="77777777" w:rsidR="002C1116" w:rsidRDefault="002C1116" w:rsidP="002C1116">
      <w:pPr>
        <w:pStyle w:val="Heading3"/>
        <w:rPr>
          <w:lang w:val="en-CA"/>
        </w:rPr>
      </w:pPr>
      <w:bookmarkStart w:id="555" w:name="_Toc456947007"/>
      <w:r w:rsidRPr="00D14AF0">
        <w:rPr>
          <w:lang w:val="en-CA"/>
        </w:rPr>
        <w:t>SiteObservationView</w:t>
      </w:r>
      <w:bookmarkEnd w:id="555"/>
    </w:p>
    <w:p w14:paraId="0F7547D0" w14:textId="77777777" w:rsidR="002C1116" w:rsidRDefault="002C1116" w:rsidP="002C1116">
      <w:pPr>
        <w:autoSpaceDE w:val="0"/>
        <w:autoSpaceDN w:val="0"/>
        <w:adjustRightInd w:val="0"/>
        <w:spacing w:after="0" w:line="240" w:lineRule="atLeast"/>
        <w:rPr>
          <w:rFonts w:cs="Arial"/>
          <w:color w:val="000000"/>
          <w:lang w:val="en-CA"/>
        </w:rPr>
      </w:pPr>
    </w:p>
    <w:p w14:paraId="2150BD39"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3177F233" w14:textId="77777777" w:rsidR="002C1116" w:rsidRDefault="002C1116" w:rsidP="002C1116">
      <w:pPr>
        <w:keepNext/>
        <w:autoSpaceDE w:val="0"/>
        <w:autoSpaceDN w:val="0"/>
        <w:adjustRightInd w:val="0"/>
        <w:spacing w:after="0" w:line="240" w:lineRule="atLeast"/>
      </w:pPr>
      <w:r>
        <w:rPr>
          <w:noProof/>
          <w:lang w:val="en-CA" w:eastAsia="en-CA"/>
        </w:rPr>
        <w:drawing>
          <wp:inline distT="0" distB="0" distL="0" distR="0" wp14:anchorId="0DFA52CD" wp14:editId="574732BA">
            <wp:extent cx="2524125" cy="305752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524125" cy="3057525"/>
                    </a:xfrm>
                    <a:prstGeom prst="rect">
                      <a:avLst/>
                    </a:prstGeom>
                    <a:noFill/>
                    <a:ln>
                      <a:noFill/>
                    </a:ln>
                  </pic:spPr>
                </pic:pic>
              </a:graphicData>
            </a:graphic>
          </wp:inline>
        </w:drawing>
      </w:r>
    </w:p>
    <w:p w14:paraId="619354BC" w14:textId="77777777" w:rsidR="002C1116" w:rsidRDefault="002C1116" w:rsidP="002C1116">
      <w:pPr>
        <w:pStyle w:val="Caption"/>
        <w:rPr>
          <w:noProof/>
          <w:lang w:val="en-CA" w:eastAsia="en-CA"/>
        </w:rPr>
      </w:pPr>
      <w:r>
        <w:t xml:space="preserve">Figure </w:t>
      </w:r>
      <w:r>
        <w:fldChar w:fldCharType="begin"/>
      </w:r>
      <w:r>
        <w:instrText xml:space="preserve"> SEQ Figure \* ARABIC </w:instrText>
      </w:r>
      <w:r>
        <w:fldChar w:fldCharType="separate"/>
      </w:r>
      <w:r w:rsidR="00E15963">
        <w:rPr>
          <w:noProof/>
        </w:rPr>
        <w:t>104</w:t>
      </w:r>
      <w:r>
        <w:fldChar w:fldCharType="end"/>
      </w:r>
      <w:r>
        <w:t xml:space="preserve"> </w:t>
      </w:r>
      <w:r w:rsidRPr="00A31DB3">
        <w:t xml:space="preserve">SiteObservationView </w:t>
      </w:r>
      <w:r>
        <w:t>feature type.</w:t>
      </w:r>
    </w:p>
    <w:p w14:paraId="6C2691B4" w14:textId="77777777" w:rsidR="002C1116" w:rsidRDefault="002C1116" w:rsidP="002C1116">
      <w:pPr>
        <w:keepNext/>
        <w:autoSpaceDE w:val="0"/>
        <w:autoSpaceDN w:val="0"/>
        <w:adjustRightInd w:val="0"/>
        <w:spacing w:after="0" w:line="240" w:lineRule="atLeast"/>
      </w:pPr>
    </w:p>
    <w:p w14:paraId="1EB08554" w14:textId="77777777" w:rsidR="002C1116" w:rsidRDefault="002C1116" w:rsidP="002C1116">
      <w:pPr>
        <w:autoSpaceDE w:val="0"/>
        <w:autoSpaceDN w:val="0"/>
        <w:adjustRightInd w:val="0"/>
        <w:spacing w:after="0" w:line="240" w:lineRule="atLeast"/>
        <w:rPr>
          <w:rFonts w:cs="Arial"/>
          <w:color w:val="000000"/>
          <w:lang w:val="en-CA"/>
        </w:rPr>
      </w:pPr>
    </w:p>
    <w:p w14:paraId="74F7A062" w14:textId="77777777" w:rsidR="002C1116" w:rsidRPr="00D14AF0" w:rsidRDefault="002C1116" w:rsidP="002C1116">
      <w:pPr>
        <w:autoSpaceDE w:val="0"/>
        <w:autoSpaceDN w:val="0"/>
        <w:adjustRightInd w:val="0"/>
        <w:spacing w:after="0" w:line="240" w:lineRule="atLeast"/>
        <w:rPr>
          <w:rFonts w:cs="Arial"/>
          <w:color w:val="000000"/>
          <w:lang w:val="en-CA"/>
        </w:rPr>
      </w:pPr>
      <w:r w:rsidRPr="00DA5B06">
        <w:rPr>
          <w:rStyle w:val="Entity"/>
        </w:rPr>
        <w:t>SiteObservationView</w:t>
      </w:r>
      <w:r>
        <w:rPr>
          <w:rFonts w:cs="Arial"/>
          <w:color w:val="000000"/>
          <w:lang w:val="en-CA"/>
        </w:rPr>
        <w:t xml:space="preserve"> is a s</w:t>
      </w:r>
      <w:r w:rsidRPr="00D14AF0">
        <w:rPr>
          <w:rFonts w:cs="Arial"/>
          <w:color w:val="000000"/>
          <w:lang w:val="en-CA"/>
        </w:rPr>
        <w:t xml:space="preserve">implified view of a </w:t>
      </w:r>
      <w:r>
        <w:rPr>
          <w:rFonts w:cs="Arial"/>
          <w:color w:val="000000"/>
          <w:lang w:val="en-CA"/>
        </w:rPr>
        <w:t xml:space="preserve">generally </w:t>
      </w:r>
      <w:r w:rsidRPr="00D14AF0">
        <w:rPr>
          <w:rFonts w:cs="Arial"/>
          <w:color w:val="000000"/>
          <w:lang w:val="en-CA"/>
        </w:rPr>
        <w:t xml:space="preserve">point-located geological observation, like a structural measurement. This is a simplified instance of a sampling </w:t>
      </w:r>
      <w:r>
        <w:rPr>
          <w:rFonts w:cs="Arial"/>
          <w:color w:val="000000"/>
          <w:lang w:val="en-CA"/>
        </w:rPr>
        <w:t>geometry</w:t>
      </w:r>
      <w:r w:rsidRPr="00D14AF0">
        <w:rPr>
          <w:rFonts w:cs="Arial"/>
          <w:color w:val="000000"/>
          <w:lang w:val="en-CA"/>
        </w:rPr>
        <w:t xml:space="preserve"> from Observations &amp; Measurements (ISO19156) with an associated geological observation. </w:t>
      </w:r>
      <w:r>
        <w:rPr>
          <w:rFonts w:cs="Arial"/>
          <w:color w:val="000000"/>
          <w:lang w:val="en-CA"/>
        </w:rPr>
        <w:t xml:space="preserve">Each tuple should represent a single observation. </w:t>
      </w:r>
      <w:r w:rsidRPr="00D14AF0">
        <w:rPr>
          <w:rFonts w:cs="Arial"/>
          <w:color w:val="000000"/>
          <w:lang w:val="en-CA"/>
        </w:rPr>
        <w:t xml:space="preserve">Key property values are summarised as labels (unconstrained character strings) or arbitrarily selected classifiers to </w:t>
      </w:r>
      <w:r w:rsidRPr="00D14AF0">
        <w:rPr>
          <w:rFonts w:cs="Arial"/>
          <w:color w:val="000000"/>
          <w:lang w:val="en-CA"/>
        </w:rPr>
        <w:lastRenderedPageBreak/>
        <w:t>be used for thematic mapping purposes. The latter are the properties suffixed with '_uri' and will contain URIs referring to controlled concepts in published vocabularies.</w:t>
      </w:r>
    </w:p>
    <w:p w14:paraId="5AD0CAA2" w14:textId="77777777" w:rsidR="002C1116" w:rsidRDefault="002C1116" w:rsidP="002C1116">
      <w:pPr>
        <w:autoSpaceDE w:val="0"/>
        <w:autoSpaceDN w:val="0"/>
        <w:adjustRightInd w:val="0"/>
        <w:spacing w:after="0" w:line="240" w:lineRule="atLeast"/>
        <w:rPr>
          <w:rFonts w:cs="Arial"/>
          <w:color w:val="000000"/>
          <w:lang w:val="en-CA"/>
        </w:rPr>
      </w:pPr>
    </w:p>
    <w:p w14:paraId="16FA8C95" w14:textId="77777777" w:rsidR="002C1116" w:rsidRDefault="002C1116" w:rsidP="002C1116">
      <w:pPr>
        <w:pStyle w:val="Heading4"/>
        <w:rPr>
          <w:lang w:val="en-CA"/>
        </w:rPr>
      </w:pPr>
      <w:r>
        <w:rPr>
          <w:lang w:val="en-CA"/>
        </w:rPr>
        <w:t>Mapping</w:t>
      </w:r>
    </w:p>
    <w:p w14:paraId="24F000E7" w14:textId="77777777" w:rsidR="002C1116" w:rsidRDefault="002C1116" w:rsidP="002C1116">
      <w:pPr>
        <w:autoSpaceDE w:val="0"/>
        <w:autoSpaceDN w:val="0"/>
        <w:adjustRightInd w:val="0"/>
        <w:spacing w:after="0" w:line="240" w:lineRule="atLeast"/>
        <w:rPr>
          <w:rFonts w:cs="Arial"/>
          <w:color w:val="000000"/>
          <w:lang w:val="en-CA"/>
        </w:rPr>
      </w:pPr>
    </w:p>
    <w:tbl>
      <w:tblPr>
        <w:tblStyle w:val="LightShading"/>
        <w:tblW w:w="4750" w:type="pct"/>
        <w:tblLook w:val="04A0" w:firstRow="1" w:lastRow="0" w:firstColumn="1" w:lastColumn="0" w:noHBand="0" w:noVBand="1"/>
      </w:tblPr>
      <w:tblGrid>
        <w:gridCol w:w="3320"/>
        <w:gridCol w:w="5093"/>
      </w:tblGrid>
      <w:tr w:rsidR="002C1116" w:rsidRPr="009D64DE" w14:paraId="5EFD44E8"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tcPr>
          <w:p w14:paraId="265F706A"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Property</w:t>
            </w:r>
          </w:p>
        </w:tc>
        <w:tc>
          <w:tcPr>
            <w:tcW w:w="5093" w:type="dxa"/>
          </w:tcPr>
          <w:p w14:paraId="36686BD3" w14:textId="44F21475" w:rsidR="002C1116" w:rsidRPr="009D64DE"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 xml:space="preserve">Mapping from </w:t>
            </w:r>
            <w:r w:rsidR="00DA5B06" w:rsidRPr="00DA5B06">
              <w:rPr>
                <w:rStyle w:val="Entity"/>
              </w:rPr>
              <w:t>OM::</w:t>
            </w:r>
            <w:r w:rsidRPr="00DA5B06">
              <w:rPr>
                <w:rStyle w:val="Entity"/>
              </w:rPr>
              <w:t>OM_Observation</w:t>
            </w:r>
          </w:p>
        </w:tc>
      </w:tr>
      <w:tr w:rsidR="002C1116" w:rsidRPr="009D64DE" w14:paraId="7066AEC6"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35496E85" w14:textId="57E67509" w:rsidR="002C1116" w:rsidRPr="009D64DE" w:rsidRDefault="00AA18BE" w:rsidP="003811C7">
            <w:pPr>
              <w:spacing w:after="0"/>
              <w:rPr>
                <w:rFonts w:ascii="Consolas" w:hAnsi="Consolas" w:cs="Consolas"/>
                <w:sz w:val="18"/>
                <w:szCs w:val="18"/>
                <w:lang w:val="en-CA" w:eastAsia="en-CA"/>
              </w:rPr>
            </w:pPr>
            <w:r>
              <w:rPr>
                <w:rFonts w:ascii="Consolas" w:hAnsi="Consolas" w:cs="Consolas"/>
                <w:sz w:val="18"/>
                <w:szCs w:val="18"/>
                <w:lang w:val="en-CA" w:eastAsia="en-CA"/>
              </w:rPr>
              <w:t>i</w:t>
            </w:r>
            <w:r w:rsidR="002C1116" w:rsidRPr="009D64DE">
              <w:rPr>
                <w:rFonts w:ascii="Consolas" w:hAnsi="Consolas" w:cs="Consolas"/>
                <w:sz w:val="18"/>
                <w:szCs w:val="18"/>
                <w:lang w:val="en-CA" w:eastAsia="en-CA"/>
              </w:rPr>
              <w:t>dentifier</w:t>
            </w:r>
          </w:p>
        </w:tc>
        <w:tc>
          <w:tcPr>
            <w:tcW w:w="5093" w:type="dxa"/>
            <w:hideMark/>
          </w:tcPr>
          <w:p w14:paraId="5D21AFEB"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DA5B06">
              <w:rPr>
                <w:rStyle w:val="Entity"/>
              </w:rPr>
              <w:t>identifier</w:t>
            </w:r>
          </w:p>
        </w:tc>
      </w:tr>
      <w:tr w:rsidR="002C1116" w:rsidRPr="009D64DE" w14:paraId="6A05AD1D"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2E4BCB0E"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siteName</w:t>
            </w:r>
          </w:p>
        </w:tc>
        <w:tc>
          <w:tcPr>
            <w:tcW w:w="5093" w:type="dxa"/>
            <w:hideMark/>
          </w:tcPr>
          <w:p w14:paraId="2CB9ABEF"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DA5B06">
              <w:rPr>
                <w:rStyle w:val="Entity"/>
              </w:rPr>
              <w:t>SF_SamplingFeature::name 4 1</w:t>
            </w:r>
          </w:p>
        </w:tc>
      </w:tr>
      <w:tr w:rsidR="002C1116" w:rsidRPr="009D64DE" w14:paraId="34619EAB"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76CF21B3"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observationName</w:t>
            </w:r>
          </w:p>
        </w:tc>
        <w:tc>
          <w:tcPr>
            <w:tcW w:w="5093" w:type="dxa"/>
            <w:hideMark/>
          </w:tcPr>
          <w:p w14:paraId="034CCD03"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DA5B06">
              <w:rPr>
                <w:rStyle w:val="Entity"/>
              </w:rPr>
              <w:t>name 1</w:t>
            </w:r>
          </w:p>
        </w:tc>
      </w:tr>
      <w:tr w:rsidR="002C1116" w:rsidRPr="009D64DE" w14:paraId="4D20574C"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2010D0E7"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label</w:t>
            </w:r>
          </w:p>
        </w:tc>
        <w:tc>
          <w:tcPr>
            <w:tcW w:w="5093" w:type="dxa"/>
            <w:hideMark/>
          </w:tcPr>
          <w:p w14:paraId="402B0309"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DA5B06">
              <w:rPr>
                <w:rStyle w:val="Entity"/>
              </w:rPr>
              <w:t>name 1</w:t>
            </w:r>
          </w:p>
        </w:tc>
      </w:tr>
      <w:tr w:rsidR="002C1116" w:rsidRPr="009D64DE" w14:paraId="3B3FB1E9"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6CC1CF14"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description</w:t>
            </w:r>
          </w:p>
        </w:tc>
        <w:tc>
          <w:tcPr>
            <w:tcW w:w="5093" w:type="dxa"/>
            <w:hideMark/>
          </w:tcPr>
          <w:p w14:paraId="6232359D"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DA5B06">
              <w:rPr>
                <w:rStyle w:val="Entity"/>
              </w:rPr>
              <w:t>description</w:t>
            </w:r>
          </w:p>
        </w:tc>
      </w:tr>
      <w:tr w:rsidR="002C1116" w:rsidRPr="009D64DE" w14:paraId="624D705E"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15990460"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featureOfInterest</w:t>
            </w:r>
          </w:p>
        </w:tc>
        <w:tc>
          <w:tcPr>
            <w:tcW w:w="5093" w:type="dxa"/>
            <w:hideMark/>
          </w:tcPr>
          <w:p w14:paraId="2A498A5A"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DA5B06">
              <w:rPr>
                <w:rStyle w:val="Entity"/>
              </w:rPr>
              <w:t>featureOfInterest:(…)::name 1</w:t>
            </w:r>
          </w:p>
        </w:tc>
      </w:tr>
      <w:tr w:rsidR="002C1116" w:rsidRPr="009D64DE" w14:paraId="2548782D"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4FDC9F8A"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observedProperty</w:t>
            </w:r>
          </w:p>
        </w:tc>
        <w:tc>
          <w:tcPr>
            <w:tcW w:w="5093" w:type="dxa"/>
            <w:hideMark/>
          </w:tcPr>
          <w:p w14:paraId="5DE13F5B"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DA5B06">
              <w:rPr>
                <w:rStyle w:val="Entity"/>
              </w:rPr>
              <w:t>observedProperty 2</w:t>
            </w:r>
          </w:p>
        </w:tc>
      </w:tr>
      <w:tr w:rsidR="002C1116" w:rsidRPr="009D64DE" w14:paraId="1AAA4CCB"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68372253"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observedValue</w:t>
            </w:r>
          </w:p>
        </w:tc>
        <w:tc>
          <w:tcPr>
            <w:tcW w:w="5093" w:type="dxa"/>
            <w:hideMark/>
          </w:tcPr>
          <w:p w14:paraId="262CAB09"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DA5B06">
              <w:rPr>
                <w:rStyle w:val="Entity"/>
              </w:rPr>
              <w:t>Result 1</w:t>
            </w:r>
          </w:p>
        </w:tc>
      </w:tr>
      <w:tr w:rsidR="002C1116" w:rsidRPr="009D64DE" w14:paraId="7E9077BF"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1250B707"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observedValueUom</w:t>
            </w:r>
          </w:p>
        </w:tc>
        <w:tc>
          <w:tcPr>
            <w:tcW w:w="5093" w:type="dxa"/>
            <w:hideMark/>
          </w:tcPr>
          <w:p w14:paraId="3D8A529F"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DA5B06">
              <w:rPr>
                <w:rStyle w:val="Entity"/>
              </w:rPr>
              <w:t>result 5</w:t>
            </w:r>
          </w:p>
        </w:tc>
      </w:tr>
      <w:tr w:rsidR="002C1116" w:rsidRPr="009D64DE" w14:paraId="7EF68203"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074EE05D"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observationMethod</w:t>
            </w:r>
          </w:p>
        </w:tc>
        <w:tc>
          <w:tcPr>
            <w:tcW w:w="5093" w:type="dxa"/>
            <w:hideMark/>
          </w:tcPr>
          <w:p w14:paraId="7801FA91"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DA5B06">
              <w:rPr>
                <w:rStyle w:val="Entity"/>
              </w:rPr>
              <w:t>Procedure 1</w:t>
            </w:r>
          </w:p>
        </w:tc>
      </w:tr>
      <w:tr w:rsidR="002C1116" w:rsidRPr="009D64DE" w14:paraId="16D70A40"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51E69850"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positionalAccuracy</w:t>
            </w:r>
          </w:p>
        </w:tc>
        <w:tc>
          <w:tcPr>
            <w:tcW w:w="5093" w:type="dxa"/>
            <w:hideMark/>
          </w:tcPr>
          <w:p w14:paraId="166E0C35"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DA5B06">
              <w:rPr>
                <w:rStyle w:val="Entity"/>
              </w:rPr>
              <w:t>metadataProperty:(…):DQ_PositionalAccuracy</w:t>
            </w:r>
          </w:p>
        </w:tc>
      </w:tr>
      <w:tr w:rsidR="002C1116" w:rsidRPr="009D64DE" w14:paraId="41EF210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52B0E72E"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source</w:t>
            </w:r>
          </w:p>
        </w:tc>
        <w:tc>
          <w:tcPr>
            <w:tcW w:w="5093" w:type="dxa"/>
            <w:hideMark/>
          </w:tcPr>
          <w:p w14:paraId="67A1B6CF"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DA5B06">
              <w:rPr>
                <w:rStyle w:val="Entity"/>
              </w:rPr>
              <w:t>metaDataProperty:(…):CI_Citation</w:t>
            </w:r>
          </w:p>
        </w:tc>
      </w:tr>
      <w:tr w:rsidR="002C1116" w:rsidRPr="009D64DE" w14:paraId="0BDC5E20"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0DD1FC3B"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featureOfInterest_uri</w:t>
            </w:r>
          </w:p>
        </w:tc>
        <w:tc>
          <w:tcPr>
            <w:tcW w:w="5093" w:type="dxa"/>
            <w:hideMark/>
          </w:tcPr>
          <w:p w14:paraId="4BC6273E"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DA5B06">
              <w:rPr>
                <w:rStyle w:val="Entity"/>
              </w:rPr>
              <w:t>featureOfInterest 3</w:t>
            </w:r>
          </w:p>
        </w:tc>
      </w:tr>
      <w:tr w:rsidR="002C1116" w:rsidRPr="009D64DE" w14:paraId="7EDC285C"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2013BAFB"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propertyType_uri</w:t>
            </w:r>
          </w:p>
        </w:tc>
        <w:tc>
          <w:tcPr>
            <w:tcW w:w="5093" w:type="dxa"/>
            <w:hideMark/>
          </w:tcPr>
          <w:p w14:paraId="2FF9025B"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DA5B06">
              <w:rPr>
                <w:rStyle w:val="Entity"/>
              </w:rPr>
              <w:t>observedProperty 3</w:t>
            </w:r>
          </w:p>
        </w:tc>
      </w:tr>
      <w:tr w:rsidR="002C1116" w:rsidRPr="009D64DE" w14:paraId="631B36C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5F054050"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metadata_uri</w:t>
            </w:r>
          </w:p>
        </w:tc>
        <w:tc>
          <w:tcPr>
            <w:tcW w:w="5093" w:type="dxa"/>
            <w:hideMark/>
          </w:tcPr>
          <w:p w14:paraId="678136AB"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DA5B06">
              <w:rPr>
                <w:rStyle w:val="Entity"/>
              </w:rPr>
              <w:t>metaDataProperty 3</w:t>
            </w:r>
          </w:p>
        </w:tc>
      </w:tr>
      <w:tr w:rsidR="002C1116" w:rsidRPr="009D64DE" w14:paraId="03B3A6BF"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261074E3"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genericSymbolizer</w:t>
            </w:r>
          </w:p>
        </w:tc>
        <w:tc>
          <w:tcPr>
            <w:tcW w:w="5093" w:type="dxa"/>
            <w:hideMark/>
          </w:tcPr>
          <w:p w14:paraId="6060FC15"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p>
        </w:tc>
      </w:tr>
      <w:tr w:rsidR="002C1116" w:rsidRPr="009D64DE" w14:paraId="720EBEC0"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1E109D32"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symbolRotation</w:t>
            </w:r>
          </w:p>
        </w:tc>
        <w:tc>
          <w:tcPr>
            <w:tcW w:w="5093" w:type="dxa"/>
            <w:hideMark/>
          </w:tcPr>
          <w:p w14:paraId="7E6B364A"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p>
        </w:tc>
      </w:tr>
      <w:tr w:rsidR="002C1116" w:rsidRPr="009D64DE" w14:paraId="00893F10"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3AB8ADFB"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shape</w:t>
            </w:r>
          </w:p>
        </w:tc>
        <w:tc>
          <w:tcPr>
            <w:tcW w:w="5093" w:type="dxa"/>
            <w:hideMark/>
          </w:tcPr>
          <w:p w14:paraId="59F7551E"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DA5B06">
              <w:rPr>
                <w:rStyle w:val="Entity"/>
              </w:rPr>
              <w:t>featureOfInterest:(…):GM_Object</w:t>
            </w:r>
          </w:p>
        </w:tc>
      </w:tr>
      <w:tr w:rsidR="002C1116" w:rsidRPr="009D64DE" w14:paraId="55C41C9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13" w:type="dxa"/>
            <w:gridSpan w:val="2"/>
            <w:noWrap/>
          </w:tcPr>
          <w:p w14:paraId="2C44F027"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6BBDC981"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6AE84E30"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p w14:paraId="6D0C7475" w14:textId="77777777" w:rsidR="002C1116" w:rsidRDefault="002C1116" w:rsidP="003811C7">
            <w:pPr>
              <w:spacing w:after="0"/>
              <w:rPr>
                <w:rFonts w:ascii="Consolas" w:hAnsi="Consolas" w:cs="Consolas"/>
                <w:sz w:val="18"/>
                <w:szCs w:val="18"/>
              </w:rPr>
            </w:pPr>
            <w:r w:rsidRPr="0084272F">
              <w:rPr>
                <w:rFonts w:ascii="Consolas" w:hAnsi="Consolas" w:cs="Consolas"/>
                <w:sz w:val="18"/>
                <w:szCs w:val="18"/>
                <w:vertAlign w:val="superscript"/>
              </w:rPr>
              <w:t>4</w:t>
            </w:r>
            <w:r>
              <w:rPr>
                <w:rFonts w:ascii="Consolas" w:hAnsi="Consolas" w:cs="Consolas"/>
                <w:sz w:val="18"/>
                <w:szCs w:val="18"/>
              </w:rPr>
              <w:t xml:space="preserve"> Observations associated to a SF_SamplingFeature can report it although SF_SamplingFeature::relatedObservation:OM_Observation is not traversable in reverse, unless it is also the featureOfInterest</w:t>
            </w:r>
          </w:p>
          <w:p w14:paraId="11DC916F" w14:textId="77777777" w:rsidR="002C1116" w:rsidRPr="009D64DE" w:rsidRDefault="002C1116" w:rsidP="003811C7">
            <w:pPr>
              <w:spacing w:after="0"/>
              <w:rPr>
                <w:rFonts w:ascii="Consolas" w:hAnsi="Consolas" w:cs="Consolas"/>
                <w:sz w:val="18"/>
                <w:szCs w:val="18"/>
                <w:lang w:val="en-CA" w:eastAsia="en-CA"/>
              </w:rPr>
            </w:pPr>
            <w:r>
              <w:rPr>
                <w:rFonts w:ascii="Consolas" w:hAnsi="Consolas" w:cs="Consolas"/>
                <w:sz w:val="18"/>
                <w:szCs w:val="18"/>
              </w:rPr>
              <w:t>5 OM_Measurement::value type is any type and might or might not have a unit of measurement.  The property carrying depend of the result type.</w:t>
            </w:r>
          </w:p>
        </w:tc>
      </w:tr>
    </w:tbl>
    <w:p w14:paraId="5F8917A8" w14:textId="77777777" w:rsidR="002C1116" w:rsidRDefault="002C1116" w:rsidP="002C1116">
      <w:pPr>
        <w:autoSpaceDE w:val="0"/>
        <w:autoSpaceDN w:val="0"/>
        <w:adjustRightInd w:val="0"/>
        <w:spacing w:after="0" w:line="240" w:lineRule="atLeast"/>
        <w:rPr>
          <w:rFonts w:cs="Arial"/>
          <w:color w:val="000000"/>
          <w:lang w:val="en-CA"/>
        </w:rPr>
      </w:pPr>
    </w:p>
    <w:p w14:paraId="7EB4375A" w14:textId="7F35ACE0" w:rsidR="002C1116" w:rsidRPr="00AA18BE" w:rsidRDefault="002C1116" w:rsidP="002C1116">
      <w:pPr>
        <w:pStyle w:val="Heading4"/>
        <w:rPr>
          <w:lang w:val="en-CA"/>
        </w:rPr>
      </w:pPr>
      <w:proofErr w:type="gramStart"/>
      <w:r>
        <w:rPr>
          <w:lang w:val="en-CA"/>
        </w:rPr>
        <w:t>identifier</w:t>
      </w:r>
      <w:proofErr w:type="gramEnd"/>
    </w:p>
    <w:p w14:paraId="62BC79FE" w14:textId="77777777" w:rsidR="002C1116" w:rsidRDefault="002C1116" w:rsidP="002C1116">
      <w:r w:rsidRPr="00D970E9">
        <w:t xml:space="preserve">Globally unique </w:t>
      </w:r>
      <w:r w:rsidRPr="00DA5B06">
        <w:rPr>
          <w:rStyle w:val="Entity"/>
        </w:rPr>
        <w:t>identifier</w:t>
      </w:r>
      <w:proofErr w:type="gramStart"/>
      <w:r w:rsidRPr="00DA5B06">
        <w:rPr>
          <w:rStyle w:val="Entity"/>
        </w:rPr>
        <w:t>:Primitive</w:t>
      </w:r>
      <w:proofErr w:type="gramEnd"/>
      <w:r w:rsidRPr="00DA5B06">
        <w:rPr>
          <w:rStyle w:val="Entity"/>
        </w:rPr>
        <w:t>::CharacterString</w:t>
      </w:r>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556"/>
      <w:r>
        <w:rPr>
          <w:lang w:val="en-CA"/>
        </w:rPr>
        <w:t>3986</w:t>
      </w:r>
      <w:commentRangeEnd w:id="556"/>
      <w:r>
        <w:rPr>
          <w:rStyle w:val="CommentReference"/>
        </w:rPr>
        <w:commentReference w:id="556"/>
      </w:r>
      <w:r>
        <w:rPr>
          <w:lang w:val="en-CA"/>
        </w:rPr>
        <w:t>.</w:t>
      </w:r>
    </w:p>
    <w:p w14:paraId="73A100AD" w14:textId="77777777" w:rsidR="002C1116" w:rsidRPr="00D14AF0" w:rsidRDefault="002C1116" w:rsidP="002C1116">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4D1959C0" w14:textId="77777777" w:rsidTr="003811C7">
        <w:trPr>
          <w:cantSplit/>
        </w:trPr>
        <w:tc>
          <w:tcPr>
            <w:tcW w:w="4219" w:type="dxa"/>
            <w:tcBorders>
              <w:right w:val="nil"/>
            </w:tcBorders>
            <w:shd w:val="clear" w:color="auto" w:fill="auto"/>
          </w:tcPr>
          <w:p w14:paraId="02A3F346" w14:textId="7CCDDBE7"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/gsml4-lite/siteobservationview-identifier</w:t>
            </w:r>
          </w:p>
        </w:tc>
        <w:tc>
          <w:tcPr>
            <w:tcW w:w="4678" w:type="dxa"/>
            <w:tcBorders>
              <w:left w:val="nil"/>
            </w:tcBorders>
            <w:shd w:val="clear" w:color="auto" w:fill="auto"/>
          </w:tcPr>
          <w:p w14:paraId="66B872CF" w14:textId="77777777" w:rsidR="002C1116" w:rsidRPr="00D12552" w:rsidRDefault="002C1116" w:rsidP="003811C7">
            <w:pPr>
              <w:pStyle w:val="Tabletext10"/>
              <w:jc w:val="left"/>
              <w:rPr>
                <w:rStyle w:val="reqtext"/>
                <w:lang w:val="en-CA"/>
              </w:rPr>
            </w:pPr>
            <w:proofErr w:type="gramStart"/>
            <w:r>
              <w:rPr>
                <w:rStyle w:val="reqtext"/>
                <w:lang w:val="en-CA"/>
              </w:rPr>
              <w:t>identifier</w:t>
            </w:r>
            <w:proofErr w:type="gramEnd"/>
            <w:r>
              <w:rPr>
                <w:rStyle w:val="reqtext"/>
                <w:lang w:val="en-CA"/>
              </w:rPr>
              <w:t xml:space="preserve"> SHOULD correspond to a representation of OM_Observation .</w:t>
            </w:r>
          </w:p>
        </w:tc>
      </w:tr>
    </w:tbl>
    <w:p w14:paraId="6094F077" w14:textId="77777777" w:rsidR="002C1116" w:rsidRDefault="002C1116" w:rsidP="002C1116">
      <w:pPr>
        <w:autoSpaceDE w:val="0"/>
        <w:autoSpaceDN w:val="0"/>
        <w:adjustRightInd w:val="0"/>
        <w:spacing w:after="0" w:line="240" w:lineRule="atLeast"/>
        <w:rPr>
          <w:rFonts w:cs="Arial"/>
          <w:color w:val="000000"/>
          <w:lang w:val="en-CA"/>
        </w:rPr>
      </w:pPr>
    </w:p>
    <w:p w14:paraId="4CD9FDA4"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URI should resolve </w:t>
      </w:r>
      <w:r w:rsidRPr="00D96958">
        <w:rPr>
          <w:rFonts w:cs="Arial"/>
          <w:color w:val="000000"/>
          <w:lang w:val="en-CA"/>
        </w:rPr>
        <w:t xml:space="preserve">to an instance of </w:t>
      </w:r>
      <w:r>
        <w:rPr>
          <w:rFonts w:cs="Arial"/>
          <w:color w:val="000000"/>
          <w:lang w:val="en-CA"/>
        </w:rPr>
        <w:t>OM_Observation.</w:t>
      </w:r>
    </w:p>
    <w:p w14:paraId="61E45272" w14:textId="77777777" w:rsidR="002C1116" w:rsidRDefault="002C1116" w:rsidP="002C1116">
      <w:pPr>
        <w:autoSpaceDE w:val="0"/>
        <w:autoSpaceDN w:val="0"/>
        <w:adjustRightInd w:val="0"/>
        <w:spacing w:after="0" w:line="240" w:lineRule="atLeast"/>
        <w:rPr>
          <w:rFonts w:cs="Arial"/>
          <w:color w:val="000000"/>
          <w:lang w:val="en-CA"/>
        </w:rPr>
      </w:pPr>
    </w:p>
    <w:p w14:paraId="022A79AF" w14:textId="2EA8DD37" w:rsidR="002C1116" w:rsidRPr="00AA18BE" w:rsidRDefault="002C1116" w:rsidP="00AA18BE">
      <w:pPr>
        <w:pStyle w:val="Heading4"/>
        <w:rPr>
          <w:lang w:val="en-CA"/>
        </w:rPr>
      </w:pPr>
      <w:proofErr w:type="gramStart"/>
      <w:r>
        <w:rPr>
          <w:lang w:val="en-CA"/>
        </w:rPr>
        <w:lastRenderedPageBreak/>
        <w:t>siteName</w:t>
      </w:r>
      <w:proofErr w:type="gramEnd"/>
    </w:p>
    <w:p w14:paraId="328AE8F2" w14:textId="427FDB29"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DA5B06">
        <w:rPr>
          <w:rStyle w:val="Entity"/>
        </w:rPr>
        <w:t>siteName</w:t>
      </w:r>
      <w:proofErr w:type="gramStart"/>
      <w:r w:rsidRPr="00DA5B06">
        <w:rPr>
          <w:rStyle w:val="Entity"/>
        </w:rPr>
        <w:t>:Primitive</w:t>
      </w:r>
      <w:proofErr w:type="gramEnd"/>
      <w:r w:rsidRPr="00DA5B06">
        <w:rPr>
          <w:rStyle w:val="Entity"/>
        </w:rPr>
        <w:t>::CharacterString</w:t>
      </w:r>
      <w:r>
        <w:rPr>
          <w:rFonts w:cs="Arial"/>
          <w:color w:val="000000"/>
          <w:lang w:val="en-CA"/>
        </w:rPr>
        <w:t xml:space="preserve"> contain</w:t>
      </w:r>
      <w:r w:rsidR="00AA18BE">
        <w:rPr>
          <w:rFonts w:cs="Arial"/>
          <w:color w:val="000000"/>
          <w:lang w:val="en-CA"/>
        </w:rPr>
        <w:t>s</w:t>
      </w:r>
      <w:r>
        <w:rPr>
          <w:rFonts w:cs="Arial"/>
          <w:color w:val="000000"/>
          <w:lang w:val="en-CA"/>
        </w:rPr>
        <w:t xml:space="preserve"> t</w:t>
      </w:r>
      <w:r w:rsidRPr="00006FB0">
        <w:rPr>
          <w:rFonts w:cs="Arial"/>
          <w:color w:val="000000"/>
          <w:lang w:val="en-CA"/>
        </w:rPr>
        <w:t>he name of the sampling feature at this location (e.g. a station number, a borehole)</w:t>
      </w:r>
      <w:r>
        <w:rPr>
          <w:rFonts w:cs="Arial"/>
          <w:color w:val="000000"/>
          <w:lang w:val="en-CA"/>
        </w:rPr>
        <w:t>.</w:t>
      </w:r>
    </w:p>
    <w:p w14:paraId="16175280" w14:textId="77777777" w:rsidR="002C1116" w:rsidRDefault="002C1116" w:rsidP="002C1116">
      <w:pPr>
        <w:autoSpaceDE w:val="0"/>
        <w:autoSpaceDN w:val="0"/>
        <w:adjustRightInd w:val="0"/>
        <w:spacing w:after="0" w:line="240" w:lineRule="atLeast"/>
        <w:rPr>
          <w:rFonts w:cs="Arial"/>
          <w:color w:val="000000"/>
          <w:lang w:val="en-CA"/>
        </w:rPr>
      </w:pPr>
    </w:p>
    <w:p w14:paraId="731418CD" w14:textId="488B15DC" w:rsidR="002C1116" w:rsidRDefault="002C1116" w:rsidP="00AA18BE">
      <w:pPr>
        <w:pStyle w:val="Heading4"/>
      </w:pPr>
      <w:proofErr w:type="gramStart"/>
      <w:r w:rsidRPr="00006FB0">
        <w:rPr>
          <w:lang w:val="en-CA"/>
        </w:rPr>
        <w:t>observationName</w:t>
      </w:r>
      <w:proofErr w:type="gramEnd"/>
      <w:r w:rsidRPr="00006FB0">
        <w:t xml:space="preserve"> </w:t>
      </w:r>
    </w:p>
    <w:p w14:paraId="110B00D6" w14:textId="1AF3C945" w:rsidR="002C1116" w:rsidRDefault="002C1116" w:rsidP="002C1116">
      <w:pPr>
        <w:autoSpaceDE w:val="0"/>
        <w:autoSpaceDN w:val="0"/>
        <w:adjustRightInd w:val="0"/>
        <w:spacing w:after="0" w:line="240" w:lineRule="atLeast"/>
        <w:rPr>
          <w:rFonts w:cs="Arial"/>
          <w:color w:val="000000"/>
          <w:lang w:val="en-CA"/>
        </w:rPr>
      </w:pPr>
      <w:r>
        <w:t xml:space="preserve">If present, the property </w:t>
      </w:r>
      <w:r w:rsidRPr="00DA5B06">
        <w:rPr>
          <w:rStyle w:val="Entity"/>
        </w:rPr>
        <w:t>observationName Primitive::CharacterString</w:t>
      </w:r>
      <w:r>
        <w:t xml:space="preserve"> contain</w:t>
      </w:r>
      <w:r w:rsidR="00AA18BE">
        <w:t>s</w:t>
      </w:r>
      <w:r>
        <w:t xml:space="preserve"> a </w:t>
      </w:r>
      <w:r>
        <w:rPr>
          <w:rFonts w:cs="Arial"/>
          <w:color w:val="000000"/>
          <w:lang w:val="en-CA"/>
        </w:rPr>
        <w:t>t</w:t>
      </w:r>
      <w:r w:rsidRPr="00006FB0">
        <w:rPr>
          <w:rFonts w:cs="Arial"/>
          <w:color w:val="000000"/>
          <w:lang w:val="en-CA"/>
        </w:rPr>
        <w:t>ext identify</w:t>
      </w:r>
      <w:r>
        <w:rPr>
          <w:rFonts w:cs="Arial"/>
          <w:color w:val="000000"/>
          <w:lang w:val="en-CA"/>
        </w:rPr>
        <w:t>ing</w:t>
      </w:r>
      <w:r w:rsidRPr="00006FB0">
        <w:rPr>
          <w:rFonts w:cs="Arial"/>
          <w:color w:val="000000"/>
          <w:lang w:val="en-CA"/>
        </w:rPr>
        <w:t xml:space="preserve"> the observation.</w:t>
      </w:r>
    </w:p>
    <w:p w14:paraId="45E81927" w14:textId="3B508464" w:rsidR="00AA18BE" w:rsidRPr="00AA18BE" w:rsidRDefault="002C1116" w:rsidP="00AA18BE">
      <w:pPr>
        <w:pStyle w:val="Heading4"/>
        <w:rPr>
          <w:lang w:val="en-CA"/>
        </w:rPr>
      </w:pPr>
      <w:proofErr w:type="gramStart"/>
      <w:r>
        <w:rPr>
          <w:lang w:val="en-CA"/>
        </w:rPr>
        <w:t>l</w:t>
      </w:r>
      <w:r w:rsidRPr="00D970E9">
        <w:rPr>
          <w:lang w:val="en-CA"/>
        </w:rPr>
        <w:t>abel</w:t>
      </w:r>
      <w:proofErr w:type="gramEnd"/>
    </w:p>
    <w:p w14:paraId="6B83D6C3" w14:textId="4B099060"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DA5B06">
        <w:rPr>
          <w:rStyle w:val="Entity"/>
        </w:rPr>
        <w:t>label</w:t>
      </w:r>
      <w:proofErr w:type="gramStart"/>
      <w:r w:rsidRPr="00DA5B06">
        <w:rPr>
          <w:rStyle w:val="Entity"/>
        </w:rPr>
        <w:t>:Primitive</w:t>
      </w:r>
      <w:proofErr w:type="gramEnd"/>
      <w:r w:rsidRPr="00DA5B06">
        <w:rPr>
          <w:rStyle w:val="Entity"/>
        </w:rPr>
        <w:t>::CharacterString</w:t>
      </w:r>
      <w:r>
        <w:rPr>
          <w:rFonts w:cs="Arial"/>
          <w:color w:val="000000"/>
          <w:lang w:val="en-CA"/>
        </w:rPr>
        <w:t xml:space="preserve"> contain</w:t>
      </w:r>
      <w:r w:rsidR="00AA18BE">
        <w:rPr>
          <w:rFonts w:cs="Arial"/>
          <w:color w:val="000000"/>
          <w:lang w:val="en-CA"/>
        </w:rPr>
        <w:t>s</w:t>
      </w:r>
      <w:r>
        <w:rPr>
          <w:rFonts w:cs="Arial"/>
          <w:color w:val="000000"/>
          <w:lang w:val="en-CA"/>
        </w:rPr>
        <w:t xml:space="preserve"> a s</w:t>
      </w:r>
      <w:r w:rsidRPr="00B228FF">
        <w:rPr>
          <w:rFonts w:cs="Arial"/>
          <w:color w:val="000000"/>
          <w:lang w:val="en-CA"/>
        </w:rPr>
        <w:t>hort text string to associate with a symbol in a visualization/portrayal</w:t>
      </w:r>
      <w:r w:rsidR="00AA18BE">
        <w:rPr>
          <w:rFonts w:cs="Arial"/>
          <w:color w:val="000000"/>
          <w:lang w:val="en-CA"/>
        </w:rPr>
        <w:t>.</w:t>
      </w:r>
    </w:p>
    <w:p w14:paraId="22E9E5F5" w14:textId="43A7DB8D" w:rsidR="002C1116" w:rsidRPr="00AA18BE" w:rsidRDefault="002C1116" w:rsidP="00AA18BE">
      <w:pPr>
        <w:pStyle w:val="Heading4"/>
        <w:rPr>
          <w:lang w:val="en-CA"/>
        </w:rPr>
      </w:pPr>
      <w:proofErr w:type="gramStart"/>
      <w:r>
        <w:rPr>
          <w:lang w:val="en-CA"/>
        </w:rPr>
        <w:t>d</w:t>
      </w:r>
      <w:r w:rsidRPr="00D970E9">
        <w:rPr>
          <w:lang w:val="en-CA"/>
        </w:rPr>
        <w:t>escription</w:t>
      </w:r>
      <w:proofErr w:type="gramEnd"/>
    </w:p>
    <w:p w14:paraId="391837C1" w14:textId="711FA7EC" w:rsidR="00AA18BE" w:rsidRDefault="002C1116" w:rsidP="002C1116">
      <w:pPr>
        <w:autoSpaceDE w:val="0"/>
        <w:autoSpaceDN w:val="0"/>
        <w:adjustRightInd w:val="0"/>
        <w:spacing w:after="0" w:line="240" w:lineRule="atLeast"/>
        <w:rPr>
          <w:rFonts w:cs="Arial"/>
          <w:color w:val="000000"/>
          <w:lang w:val="en-CA"/>
        </w:rPr>
      </w:pPr>
      <w:r>
        <w:t xml:space="preserve">If present, </w:t>
      </w:r>
      <w:r>
        <w:rPr>
          <w:rFonts w:cs="Arial"/>
          <w:color w:val="000000"/>
          <w:lang w:val="en-CA"/>
        </w:rPr>
        <w:t xml:space="preserve">the property </w:t>
      </w:r>
      <w:r w:rsidRPr="00DA5B06">
        <w:rPr>
          <w:rStyle w:val="Entity"/>
        </w:rPr>
        <w:t>description</w:t>
      </w:r>
      <w:proofErr w:type="gramStart"/>
      <w:r w:rsidRPr="00DA5B06">
        <w:rPr>
          <w:rStyle w:val="Entity"/>
        </w:rPr>
        <w:t>:Primitive</w:t>
      </w:r>
      <w:proofErr w:type="gramEnd"/>
      <w:r w:rsidRPr="00DA5B06">
        <w:rPr>
          <w:rStyle w:val="Entity"/>
        </w:rPr>
        <w:t>::CharacterString</w:t>
      </w:r>
      <w:r>
        <w:rPr>
          <w:rFonts w:cs="Arial"/>
          <w:color w:val="000000"/>
          <w:lang w:val="en-CA"/>
        </w:rPr>
        <w:t xml:space="preserve"> contain</w:t>
      </w:r>
      <w:r w:rsidR="00AA18BE">
        <w:rPr>
          <w:rFonts w:cs="Arial"/>
          <w:color w:val="000000"/>
          <w:lang w:val="en-CA"/>
        </w:rPr>
        <w:t>s</w:t>
      </w:r>
      <w:r>
        <w:rPr>
          <w:rFonts w:cs="Arial"/>
          <w:color w:val="000000"/>
          <w:lang w:val="en-CA"/>
        </w:rPr>
        <w:t xml:space="preserve"> a t</w:t>
      </w:r>
      <w:r w:rsidRPr="00B228FF">
        <w:rPr>
          <w:rFonts w:cs="Arial"/>
          <w:color w:val="000000"/>
          <w:lang w:val="en-CA"/>
        </w:rPr>
        <w:t>ext string providing descriptive in</w:t>
      </w:r>
      <w:r w:rsidR="00AA18BE">
        <w:rPr>
          <w:rFonts w:cs="Arial"/>
          <w:color w:val="000000"/>
          <w:lang w:val="en-CA"/>
        </w:rPr>
        <w:t>formation about the observation.</w:t>
      </w:r>
    </w:p>
    <w:p w14:paraId="6A022D9C" w14:textId="7AF14043" w:rsidR="002C1116" w:rsidRPr="00AA18BE" w:rsidRDefault="002C1116" w:rsidP="00AA18BE">
      <w:pPr>
        <w:pStyle w:val="Heading4"/>
        <w:rPr>
          <w:lang w:val="en-CA"/>
        </w:rPr>
      </w:pPr>
      <w:proofErr w:type="gramStart"/>
      <w:r w:rsidRPr="00B228FF">
        <w:rPr>
          <w:lang w:val="en-CA"/>
        </w:rPr>
        <w:t>featureOfInterest</w:t>
      </w:r>
      <w:proofErr w:type="gramEnd"/>
    </w:p>
    <w:p w14:paraId="42411559" w14:textId="34DC6B2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DA5B06">
        <w:rPr>
          <w:rStyle w:val="Entity"/>
        </w:rPr>
        <w:t>featureOfInterest</w:t>
      </w:r>
      <w:proofErr w:type="gramStart"/>
      <w:r w:rsidRPr="00DA5B06">
        <w:rPr>
          <w:rStyle w:val="Entity"/>
        </w:rPr>
        <w:t>:Primitive</w:t>
      </w:r>
      <w:proofErr w:type="gramEnd"/>
      <w:r w:rsidRPr="00DA5B06">
        <w:rPr>
          <w:rStyle w:val="Entity"/>
        </w:rPr>
        <w:t>::CharacterString</w:t>
      </w:r>
      <w:r>
        <w:rPr>
          <w:rFonts w:cs="Arial"/>
          <w:color w:val="000000"/>
          <w:lang w:val="en-CA"/>
        </w:rPr>
        <w:t xml:space="preserve"> contain</w:t>
      </w:r>
      <w:r w:rsidR="00AA18BE">
        <w:rPr>
          <w:rFonts w:cs="Arial"/>
          <w:color w:val="000000"/>
          <w:lang w:val="en-CA"/>
        </w:rPr>
        <w:t>s</w:t>
      </w:r>
      <w:r>
        <w:rPr>
          <w:rFonts w:cs="Arial"/>
          <w:color w:val="000000"/>
          <w:lang w:val="en-CA"/>
        </w:rPr>
        <w:t xml:space="preserve"> a description of t</w:t>
      </w:r>
      <w:r w:rsidRPr="00B228FF">
        <w:rPr>
          <w:rFonts w:cs="Arial"/>
          <w:color w:val="000000"/>
          <w:lang w:val="en-CA"/>
        </w:rPr>
        <w:t>he geologic feature that the observation is intended to characterize, e.g. foliation (observed property= orientation), a geologic unit (observed property = age, magnetic susceptibility, density, uranium content).</w:t>
      </w:r>
      <w:r>
        <w:rPr>
          <w:rFonts w:cs="Arial"/>
          <w:color w:val="000000"/>
          <w:lang w:val="en-CA"/>
        </w:rPr>
        <w:t xml:space="preserve">  The property is equivalent to O&amp;M </w:t>
      </w:r>
      <w:r w:rsidRPr="00DA5B06">
        <w:rPr>
          <w:rStyle w:val="Entity"/>
        </w:rPr>
        <w:t>OM_Observation::featureOfInterest</w:t>
      </w:r>
      <w:r>
        <w:rPr>
          <w:rFonts w:cs="Arial"/>
          <w:color w:val="000000"/>
          <w:lang w:val="en-CA"/>
        </w:rPr>
        <w:t xml:space="preserve">. To report a URI of the feature of interest, </w:t>
      </w:r>
      <w:r w:rsidRPr="00DA5B06">
        <w:rPr>
          <w:rStyle w:val="Entity"/>
        </w:rPr>
        <w:t>featu</w:t>
      </w:r>
      <w:r w:rsidR="00AA18BE" w:rsidRPr="00DA5B06">
        <w:rPr>
          <w:rStyle w:val="Entity"/>
        </w:rPr>
        <w:t>reOfInterest_uri</w:t>
      </w:r>
      <w:r w:rsidR="00AA18BE">
        <w:rPr>
          <w:rFonts w:cs="Arial"/>
          <w:color w:val="000000"/>
          <w:lang w:val="en-CA"/>
        </w:rPr>
        <w:t xml:space="preserve"> shall be used.</w:t>
      </w:r>
    </w:p>
    <w:p w14:paraId="12C75CDE" w14:textId="59668AC2" w:rsidR="002C1116" w:rsidRPr="00AA18BE" w:rsidRDefault="002C1116" w:rsidP="00AA18BE">
      <w:pPr>
        <w:pStyle w:val="Heading4"/>
        <w:rPr>
          <w:lang w:val="en-CA"/>
        </w:rPr>
      </w:pPr>
      <w:proofErr w:type="gramStart"/>
      <w:r w:rsidRPr="00D970E9">
        <w:rPr>
          <w:lang w:val="en-CA"/>
        </w:rPr>
        <w:t>observedProperty</w:t>
      </w:r>
      <w:proofErr w:type="gramEnd"/>
    </w:p>
    <w:p w14:paraId="054269AC" w14:textId="111004F3"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DA5B06">
        <w:rPr>
          <w:rStyle w:val="Entity"/>
        </w:rPr>
        <w:t>observedProperty</w:t>
      </w:r>
      <w:proofErr w:type="gramStart"/>
      <w:r w:rsidRPr="00DA5B06">
        <w:rPr>
          <w:rStyle w:val="Entity"/>
        </w:rPr>
        <w:t>:Primitive</w:t>
      </w:r>
      <w:proofErr w:type="gramEnd"/>
      <w:r w:rsidRPr="00DA5B06">
        <w:rPr>
          <w:rStyle w:val="Entity"/>
        </w:rPr>
        <w:t>::CharacterString</w:t>
      </w:r>
      <w:r>
        <w:rPr>
          <w:rFonts w:cs="Arial"/>
          <w:color w:val="000000"/>
          <w:lang w:val="en-CA"/>
        </w:rPr>
        <w:t xml:space="preserve"> contain</w:t>
      </w:r>
      <w:r w:rsidR="00AA18BE">
        <w:rPr>
          <w:rFonts w:cs="Arial"/>
          <w:color w:val="000000"/>
          <w:lang w:val="en-CA"/>
        </w:rPr>
        <w:t>s</w:t>
      </w:r>
      <w:r>
        <w:rPr>
          <w:rFonts w:cs="Arial"/>
          <w:color w:val="000000"/>
          <w:lang w:val="en-CA"/>
        </w:rPr>
        <w:t xml:space="preserve"> a description of t</w:t>
      </w:r>
      <w:r w:rsidRPr="00B228FF">
        <w:rPr>
          <w:rFonts w:cs="Arial"/>
          <w:color w:val="000000"/>
          <w:lang w:val="en-CA"/>
        </w:rPr>
        <w:t>he property reported in this record. (E.g. orientatio</w:t>
      </w:r>
      <w:r>
        <w:rPr>
          <w:rFonts w:cs="Arial"/>
          <w:color w:val="000000"/>
          <w:lang w:val="en-CA"/>
        </w:rPr>
        <w:t xml:space="preserve">n, age, density, gold content) as a human readable text. To report an identifier of the observedProperty from a controlled vocabulary, </w:t>
      </w:r>
      <w:r w:rsidRPr="00DA5B06">
        <w:rPr>
          <w:rStyle w:val="Entity"/>
        </w:rPr>
        <w:t xml:space="preserve">propertyType_uri </w:t>
      </w:r>
      <w:r>
        <w:rPr>
          <w:rFonts w:cs="Arial"/>
          <w:color w:val="000000"/>
          <w:lang w:val="en-CA"/>
        </w:rPr>
        <w:t>shall be used.</w:t>
      </w:r>
    </w:p>
    <w:p w14:paraId="2F1B65E9" w14:textId="395A5105" w:rsidR="002C1116" w:rsidRPr="00AA18BE" w:rsidRDefault="002C1116" w:rsidP="00AA18BE">
      <w:pPr>
        <w:pStyle w:val="Heading4"/>
        <w:rPr>
          <w:lang w:val="en-CA"/>
        </w:rPr>
      </w:pPr>
      <w:proofErr w:type="gramStart"/>
      <w:r w:rsidRPr="00D970E9">
        <w:rPr>
          <w:lang w:val="en-CA"/>
        </w:rPr>
        <w:t>observedValue</w:t>
      </w:r>
      <w:proofErr w:type="gramEnd"/>
    </w:p>
    <w:p w14:paraId="18A97DB5" w14:textId="701A0FDD"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DA5B06">
        <w:rPr>
          <w:rStyle w:val="Entity"/>
        </w:rPr>
        <w:t>observedValue</w:t>
      </w:r>
      <w:proofErr w:type="gramStart"/>
      <w:r w:rsidRPr="00DA5B06">
        <w:rPr>
          <w:rStyle w:val="Entity"/>
        </w:rPr>
        <w:t>:Primitive</w:t>
      </w:r>
      <w:proofErr w:type="gramEnd"/>
      <w:r w:rsidRPr="00DA5B06">
        <w:rPr>
          <w:rStyle w:val="Entity"/>
        </w:rPr>
        <w:t>::CharacterString</w:t>
      </w:r>
      <w:r>
        <w:rPr>
          <w:rFonts w:cs="Arial"/>
          <w:color w:val="000000"/>
          <w:lang w:val="en-CA"/>
        </w:rPr>
        <w:t xml:space="preserve"> contain</w:t>
      </w:r>
      <w:r w:rsidR="00AA18BE">
        <w:rPr>
          <w:rFonts w:cs="Arial"/>
          <w:color w:val="000000"/>
          <w:lang w:val="en-CA"/>
        </w:rPr>
        <w:t>s</w:t>
      </w:r>
      <w:r>
        <w:rPr>
          <w:rFonts w:cs="Arial"/>
          <w:color w:val="000000"/>
          <w:lang w:val="en-CA"/>
        </w:rPr>
        <w:t xml:space="preserve"> the result of the observation. </w:t>
      </w:r>
      <w:r w:rsidRPr="00BC7F45">
        <w:rPr>
          <w:rFonts w:cs="Arial"/>
          <w:color w:val="000000"/>
          <w:lang w:val="en-CA"/>
        </w:rPr>
        <w:t xml:space="preserve">This field is implemented as a character string to allow reporting various type of values, the value may be numeric (e.g.; 235) or textual (e.g.; red).  Units of measure shall be reported in </w:t>
      </w:r>
      <w:r w:rsidRPr="00DA5B06">
        <w:rPr>
          <w:rStyle w:val="Entity"/>
        </w:rPr>
        <w:t>observedValueUom</w:t>
      </w:r>
      <w:r w:rsidR="00AA18BE">
        <w:rPr>
          <w:rFonts w:cs="Arial"/>
          <w:color w:val="000000"/>
          <w:lang w:val="en-CA"/>
        </w:rPr>
        <w:t>.</w:t>
      </w:r>
    </w:p>
    <w:p w14:paraId="27D04058" w14:textId="7E29DA88" w:rsidR="002C1116" w:rsidRPr="00AA18BE" w:rsidRDefault="002C1116" w:rsidP="00AA18BE">
      <w:pPr>
        <w:pStyle w:val="Heading4"/>
        <w:rPr>
          <w:lang w:val="en-CA"/>
        </w:rPr>
      </w:pPr>
      <w:proofErr w:type="gramStart"/>
      <w:r w:rsidRPr="00D970E9">
        <w:rPr>
          <w:lang w:val="en-CA"/>
        </w:rPr>
        <w:t>observedValueUom</w:t>
      </w:r>
      <w:proofErr w:type="gramEnd"/>
    </w:p>
    <w:p w14:paraId="7B412996" w14:textId="05225D4D" w:rsidR="002C1116" w:rsidRPr="00D970E9" w:rsidRDefault="002C1116" w:rsidP="002C1116">
      <w:pPr>
        <w:rPr>
          <w:lang w:val="en-CA"/>
        </w:rPr>
      </w:pPr>
      <w:r>
        <w:rPr>
          <w:lang w:val="en-CA"/>
        </w:rPr>
        <w:t xml:space="preserve">If relevant, the property </w:t>
      </w:r>
      <w:r w:rsidRPr="00DA5B06">
        <w:rPr>
          <w:rStyle w:val="Entity"/>
        </w:rPr>
        <w:t>observedValueUom</w:t>
      </w:r>
      <w:proofErr w:type="gramStart"/>
      <w:r w:rsidRPr="00DA5B06">
        <w:rPr>
          <w:rStyle w:val="Entity"/>
        </w:rPr>
        <w:t>:Primitive</w:t>
      </w:r>
      <w:proofErr w:type="gramEnd"/>
      <w:r w:rsidRPr="00DA5B06">
        <w:rPr>
          <w:rStyle w:val="Entity"/>
        </w:rPr>
        <w:t>::CharacterString</w:t>
      </w:r>
      <w:r>
        <w:rPr>
          <w:lang w:val="en-CA"/>
        </w:rPr>
        <w:t xml:space="preserve"> contain</w:t>
      </w:r>
      <w:r w:rsidR="00AA18BE">
        <w:rPr>
          <w:lang w:val="en-CA"/>
        </w:rPr>
        <w:t>s</w:t>
      </w:r>
      <w:r>
        <w:rPr>
          <w:lang w:val="en-CA"/>
        </w:rPr>
        <w:t xml:space="preserve"> the</w:t>
      </w:r>
      <w:r w:rsidRPr="00D970E9">
        <w:rPr>
          <w:lang w:val="en-CA"/>
        </w:rPr>
        <w:t xml:space="preserve"> unit of measure for a numerical value of an observation or measurement, preferabl</w:t>
      </w:r>
      <w:r>
        <w:rPr>
          <w:lang w:val="en-CA"/>
        </w:rPr>
        <w:t>y</w:t>
      </w:r>
      <w:r w:rsidRPr="00D970E9">
        <w:rPr>
          <w:lang w:val="en-CA"/>
        </w:rPr>
        <w:t xml:space="preserve"> from a controlled vocabulary.</w:t>
      </w:r>
    </w:p>
    <w:p w14:paraId="31C0766B" w14:textId="4C4CE9AA" w:rsidR="002C1116" w:rsidRPr="00AA18BE" w:rsidRDefault="002C1116" w:rsidP="00AA18BE">
      <w:pPr>
        <w:pStyle w:val="Heading4"/>
        <w:rPr>
          <w:lang w:val="en-CA"/>
        </w:rPr>
      </w:pPr>
      <w:proofErr w:type="gramStart"/>
      <w:r w:rsidRPr="00D970E9">
        <w:rPr>
          <w:lang w:val="en-CA"/>
        </w:rPr>
        <w:t>observationMethod</w:t>
      </w:r>
      <w:proofErr w:type="gramEnd"/>
    </w:p>
    <w:p w14:paraId="6C8A1906" w14:textId="7F0D481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w:t>
      </w:r>
      <w:r w:rsidRPr="00DA5B06">
        <w:rPr>
          <w:rStyle w:val="Entity"/>
        </w:rPr>
        <w:t>observationMethod</w:t>
      </w:r>
      <w:proofErr w:type="gramStart"/>
      <w:r w:rsidRPr="00DA5B06">
        <w:rPr>
          <w:rStyle w:val="Entity"/>
        </w:rPr>
        <w:t>:Primitive</w:t>
      </w:r>
      <w:proofErr w:type="gramEnd"/>
      <w:r w:rsidRPr="00DA5B06">
        <w:rPr>
          <w:rStyle w:val="Entity"/>
        </w:rPr>
        <w:t>::CharacterString</w:t>
      </w:r>
      <w:r>
        <w:rPr>
          <w:rFonts w:cs="Arial"/>
          <w:color w:val="000000"/>
          <w:lang w:val="en-CA"/>
        </w:rPr>
        <w:t xml:space="preserve"> property contain</w:t>
      </w:r>
      <w:r w:rsidR="00AA18BE">
        <w:rPr>
          <w:rFonts w:cs="Arial"/>
          <w:color w:val="000000"/>
          <w:lang w:val="en-CA"/>
        </w:rPr>
        <w:t>s</w:t>
      </w:r>
      <w:r>
        <w:rPr>
          <w:rFonts w:cs="Arial"/>
          <w:color w:val="000000"/>
          <w:lang w:val="en-CA"/>
        </w:rPr>
        <w:t xml:space="preserve"> a method description, p</w:t>
      </w:r>
      <w:r w:rsidRPr="005679BA">
        <w:rPr>
          <w:rFonts w:cs="Arial"/>
          <w:color w:val="000000"/>
          <w:lang w:val="en-CA"/>
        </w:rPr>
        <w:t>referably a term from a controlled vocabulary</w:t>
      </w:r>
      <w:r>
        <w:rPr>
          <w:rFonts w:cs="Arial"/>
          <w:color w:val="000000"/>
          <w:lang w:val="en-CA"/>
        </w:rPr>
        <w:t>,</w:t>
      </w:r>
      <w:r w:rsidRPr="005679BA">
        <w:rPr>
          <w:rFonts w:cs="Arial"/>
          <w:color w:val="000000"/>
          <w:lang w:val="en-CA"/>
        </w:rPr>
        <w:t xml:space="preserve"> to categorize the observation method. Further details on procedure can be put in the source field.</w:t>
      </w:r>
    </w:p>
    <w:p w14:paraId="50DBAB0B" w14:textId="0C092639" w:rsidR="002C1116" w:rsidRPr="00AA18BE" w:rsidRDefault="002C1116" w:rsidP="00AA18BE">
      <w:pPr>
        <w:pStyle w:val="Heading4"/>
        <w:rPr>
          <w:lang w:val="en-CA"/>
        </w:rPr>
      </w:pPr>
      <w:proofErr w:type="gramStart"/>
      <w:r w:rsidRPr="00D970E9">
        <w:rPr>
          <w:lang w:val="en-CA"/>
        </w:rPr>
        <w:lastRenderedPageBreak/>
        <w:t>positionalAccuracy</w:t>
      </w:r>
      <w:proofErr w:type="gramEnd"/>
    </w:p>
    <w:p w14:paraId="564DDA8A" w14:textId="2EF8A812"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DA5B06">
        <w:rPr>
          <w:rStyle w:val="Entity"/>
        </w:rPr>
        <w:t>positionalAccuracy</w:t>
      </w:r>
      <w:proofErr w:type="gramStart"/>
      <w:r w:rsidRPr="00DA5B06">
        <w:rPr>
          <w:rStyle w:val="Entity"/>
        </w:rPr>
        <w:t>:Primitive</w:t>
      </w:r>
      <w:proofErr w:type="gramEnd"/>
      <w:r w:rsidRPr="00DA5B06">
        <w:rPr>
          <w:rStyle w:val="Entity"/>
        </w:rPr>
        <w:t>::CharacterString</w:t>
      </w:r>
      <w:r>
        <w:rPr>
          <w:rFonts w:cs="Arial"/>
          <w:color w:val="000000"/>
          <w:lang w:val="en-CA"/>
        </w:rPr>
        <w:t xml:space="preserve"> provide</w:t>
      </w:r>
      <w:r w:rsidR="00AA18BE">
        <w:rPr>
          <w:rFonts w:cs="Arial"/>
          <w:color w:val="000000"/>
          <w:lang w:val="en-CA"/>
        </w:rPr>
        <w:t>s</w:t>
      </w:r>
      <w:r>
        <w:rPr>
          <w:rFonts w:cs="Arial"/>
          <w:color w:val="000000"/>
          <w:lang w:val="en-CA"/>
        </w:rPr>
        <w:t xml:space="preserve"> an e</w:t>
      </w:r>
      <w:r w:rsidRPr="005679BA">
        <w:rPr>
          <w:rFonts w:cs="Arial"/>
          <w:color w:val="000000"/>
          <w:lang w:val="en-CA"/>
        </w:rPr>
        <w:t xml:space="preserve">stimate of the position uncertainty for the site location. For numerical measurements, include a unit of measure in the description. </w:t>
      </w:r>
      <w:proofErr w:type="gramStart"/>
      <w:r w:rsidRPr="005679BA">
        <w:rPr>
          <w:rFonts w:cs="Arial"/>
          <w:color w:val="000000"/>
          <w:lang w:val="en-CA"/>
        </w:rPr>
        <w:t>(e.g., 50 metres, poor, good).</w:t>
      </w:r>
      <w:proofErr w:type="gramEnd"/>
    </w:p>
    <w:p w14:paraId="57228D19" w14:textId="0C64C92C" w:rsidR="002C1116" w:rsidRPr="00AA18BE" w:rsidRDefault="002C1116" w:rsidP="00AA18BE">
      <w:pPr>
        <w:pStyle w:val="Heading4"/>
        <w:rPr>
          <w:lang w:val="en-CA"/>
        </w:rPr>
      </w:pPr>
      <w:proofErr w:type="gramStart"/>
      <w:r>
        <w:rPr>
          <w:lang w:val="en-CA"/>
        </w:rPr>
        <w:t>source</w:t>
      </w:r>
      <w:proofErr w:type="gramEnd"/>
    </w:p>
    <w:p w14:paraId="0671375E" w14:textId="7079E32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DA5B06">
        <w:rPr>
          <w:rStyle w:val="Entity"/>
        </w:rPr>
        <w:t>source</w:t>
      </w:r>
      <w:proofErr w:type="gramStart"/>
      <w:r w:rsidRPr="00DA5B06">
        <w:rPr>
          <w:rStyle w:val="Entity"/>
        </w:rPr>
        <w:t>:Primitive</w:t>
      </w:r>
      <w:proofErr w:type="gramEnd"/>
      <w:r w:rsidRPr="00DA5B06">
        <w:rPr>
          <w:rStyle w:val="Entity"/>
        </w:rPr>
        <w:t>::CharacterString</w:t>
      </w:r>
      <w:r>
        <w:rPr>
          <w:rFonts w:cs="Arial"/>
          <w:color w:val="000000"/>
          <w:lang w:val="en-CA"/>
        </w:rPr>
        <w:t xml:space="preserve"> contain</w:t>
      </w:r>
      <w:r w:rsidR="00AA18BE">
        <w:rPr>
          <w:rFonts w:cs="Arial"/>
          <w:color w:val="000000"/>
          <w:lang w:val="en-CA"/>
        </w:rPr>
        <w:t>s</w:t>
      </w:r>
      <w:r>
        <w:rPr>
          <w:rFonts w:cs="Arial"/>
          <w:color w:val="000000"/>
          <w:lang w:val="en-CA"/>
        </w:rPr>
        <w:t xml:space="preserve"> a t</w:t>
      </w:r>
      <w:r w:rsidRPr="005679BA">
        <w:rPr>
          <w:rFonts w:cs="Arial"/>
          <w:color w:val="000000"/>
          <w:lang w:val="en-CA"/>
        </w:rPr>
        <w:t>ext description of measurement procedure, processing, and provenance of data.</w:t>
      </w:r>
    </w:p>
    <w:p w14:paraId="1A0CED1F" w14:textId="71BA3FD2" w:rsidR="002C1116" w:rsidRPr="00AA18BE" w:rsidRDefault="002C1116" w:rsidP="00AA18BE">
      <w:pPr>
        <w:pStyle w:val="Heading4"/>
        <w:rPr>
          <w:lang w:val="en-CA"/>
        </w:rPr>
      </w:pPr>
      <w:r w:rsidRPr="00D970E9">
        <w:rPr>
          <w:lang w:val="en-CA"/>
        </w:rPr>
        <w:t>featureOfInterest_uri</w:t>
      </w:r>
    </w:p>
    <w:p w14:paraId="7CF173C2" w14:textId="5DCDA570"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DA5B06">
        <w:rPr>
          <w:rStyle w:val="Entity"/>
        </w:rPr>
        <w:t>featureOfInterest</w:t>
      </w:r>
      <w:proofErr w:type="gramStart"/>
      <w:r w:rsidRPr="00DA5B06">
        <w:rPr>
          <w:rStyle w:val="Entity"/>
        </w:rPr>
        <w:t>:Primitive</w:t>
      </w:r>
      <w:proofErr w:type="gramEnd"/>
      <w:r w:rsidRPr="00DA5B06">
        <w:rPr>
          <w:rStyle w:val="Entity"/>
        </w:rPr>
        <w:t>::CharacterString</w:t>
      </w:r>
      <w:r>
        <w:rPr>
          <w:rFonts w:cs="Arial"/>
          <w:color w:val="000000"/>
          <w:lang w:val="en-CA"/>
        </w:rPr>
        <w:t xml:space="preserve"> is functionally equivalent to </w:t>
      </w:r>
      <w:r w:rsidRPr="00DA5B06">
        <w:rPr>
          <w:rStyle w:val="Entity"/>
        </w:rPr>
        <w:t>OM_Observation::featureOfInterest</w:t>
      </w:r>
      <w:r>
        <w:rPr>
          <w:rFonts w:cs="Arial"/>
          <w:color w:val="000000"/>
          <w:lang w:val="en-CA"/>
        </w:rPr>
        <w:t xml:space="preserve"> of IS19156.  It contain</w:t>
      </w:r>
      <w:r w:rsidR="00AA18BE">
        <w:rPr>
          <w:rFonts w:cs="Arial"/>
          <w:color w:val="000000"/>
          <w:lang w:val="en-CA"/>
        </w:rPr>
        <w:t>s</w:t>
      </w:r>
      <w:r>
        <w:rPr>
          <w:rFonts w:cs="Arial"/>
          <w:color w:val="000000"/>
          <w:lang w:val="en-CA"/>
        </w:rPr>
        <w:t xml:space="preserve"> a </w:t>
      </w:r>
      <w:r w:rsidRPr="005679BA">
        <w:rPr>
          <w:rFonts w:cs="Arial"/>
          <w:color w:val="000000"/>
          <w:lang w:val="en-CA"/>
        </w:rPr>
        <w:t xml:space="preserve">URI link to a </w:t>
      </w:r>
      <w:r>
        <w:rPr>
          <w:rFonts w:cs="Arial"/>
          <w:color w:val="000000"/>
          <w:lang w:val="en-CA"/>
        </w:rPr>
        <w:t>representation of the</w:t>
      </w:r>
      <w:r w:rsidRPr="005679BA">
        <w:rPr>
          <w:rFonts w:cs="Arial"/>
          <w:color w:val="000000"/>
          <w:lang w:val="en-CA"/>
        </w:rPr>
        <w:t xml:space="preserve"> feature of interest (e.g., a GeoSciML geologic unit or structure).</w:t>
      </w:r>
    </w:p>
    <w:p w14:paraId="5ECF8E64" w14:textId="7A27C370" w:rsidR="002C1116" w:rsidRPr="00AA18BE" w:rsidRDefault="002C1116" w:rsidP="00AA18BE">
      <w:pPr>
        <w:pStyle w:val="Heading4"/>
        <w:rPr>
          <w:lang w:val="en-CA"/>
        </w:rPr>
      </w:pPr>
      <w:r w:rsidRPr="00637CC9">
        <w:rPr>
          <w:lang w:val="en-CA"/>
        </w:rPr>
        <w:t>propertyType_uri</w:t>
      </w:r>
    </w:p>
    <w:p w14:paraId="359255DA" w14:textId="3EA12F14" w:rsidR="002C1116" w:rsidRDefault="002C1116" w:rsidP="00AA18BE">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DA5B06">
        <w:rPr>
          <w:rStyle w:val="Entity"/>
        </w:rPr>
        <w:t>propertyType_uri</w:t>
      </w:r>
      <w:proofErr w:type="gramStart"/>
      <w:r w:rsidR="00DA5B06">
        <w:rPr>
          <w:rStyle w:val="Entity"/>
        </w:rPr>
        <w:t>:Primitive:CharacterString</w:t>
      </w:r>
      <w:proofErr w:type="gramEnd"/>
      <w:r>
        <w:rPr>
          <w:rFonts w:cs="Arial"/>
          <w:color w:val="000000"/>
          <w:lang w:val="en-CA"/>
        </w:rPr>
        <w:t xml:space="preserve"> is functionally equivalent to </w:t>
      </w:r>
      <w:r w:rsidRPr="00DA5B06">
        <w:rPr>
          <w:rStyle w:val="Entity"/>
        </w:rPr>
        <w:t>OM_Observation::observedProperty</w:t>
      </w:r>
      <w:r>
        <w:rPr>
          <w:rFonts w:cs="Arial"/>
          <w:color w:val="000000"/>
          <w:lang w:val="en-CA"/>
        </w:rPr>
        <w:t>.  It contain</w:t>
      </w:r>
      <w:r w:rsidR="00AA18BE">
        <w:rPr>
          <w:rFonts w:cs="Arial"/>
          <w:color w:val="000000"/>
          <w:lang w:val="en-CA"/>
        </w:rPr>
        <w:t>s</w:t>
      </w:r>
      <w:r>
        <w:rPr>
          <w:rFonts w:cs="Arial"/>
          <w:color w:val="000000"/>
          <w:lang w:val="en-CA"/>
        </w:rPr>
        <w:t xml:space="preserve"> a </w:t>
      </w:r>
      <w:r w:rsidRPr="00637CC9">
        <w:rPr>
          <w:rFonts w:cs="Arial"/>
          <w:color w:val="000000"/>
          <w:lang w:val="en-CA"/>
        </w:rPr>
        <w:t>URI to a term from a controlled vocabulary of observed property types.</w:t>
      </w:r>
    </w:p>
    <w:p w14:paraId="06AF1C38" w14:textId="77777777" w:rsidR="00AA18BE" w:rsidRPr="00AA18BE" w:rsidRDefault="00AA18BE" w:rsidP="00AA18BE">
      <w:pPr>
        <w:autoSpaceDE w:val="0"/>
        <w:autoSpaceDN w:val="0"/>
        <w:adjustRightInd w:val="0"/>
        <w:spacing w:after="0" w:line="240" w:lineRule="atLeast"/>
        <w:rPr>
          <w:rFonts w:cs="Arial"/>
          <w:color w:val="000000"/>
          <w:lang w:val="en-CA"/>
        </w:rPr>
      </w:pPr>
    </w:p>
    <w:p w14:paraId="40D2CF3E" w14:textId="06DA3D9B" w:rsidR="002C1116" w:rsidRPr="00AA18BE" w:rsidRDefault="002C1116" w:rsidP="002C1116">
      <w:pPr>
        <w:rPr>
          <w:i/>
        </w:rPr>
      </w:pPr>
      <w:r>
        <w:t>A property type shall identify a “</w:t>
      </w:r>
      <w:r w:rsidRPr="00D608A4">
        <w:rPr>
          <w:i/>
        </w:rPr>
        <w:t>phenomenon associated with the feature-of-interest.</w:t>
      </w:r>
      <w:r>
        <w:t>” (OGC 10-004r3, clause 7.2.2.8).  The Observation and Measurement specification (op. cit.) explains that a property type “</w:t>
      </w:r>
      <w:r w:rsidRPr="00D608A4">
        <w:rPr>
          <w:i/>
        </w:rPr>
        <w:t>may be, but need not be, modelled as a property (in the sense of the General Feature Model) in a formal application schema that defines the type of the feature-of-interest</w:t>
      </w:r>
      <w:r>
        <w:t>” or “</w:t>
      </w:r>
      <w:r w:rsidRPr="00D608A4">
        <w:rPr>
          <w:i/>
        </w:rPr>
        <w:t>Property-type definitions may be organized into a hierarchy or ontology and managed in a register and catalogued to support discovery functions.”</w:t>
      </w:r>
    </w:p>
    <w:p w14:paraId="3470C0FC" w14:textId="61369B6A" w:rsidR="002C1116" w:rsidRPr="00AA18BE" w:rsidRDefault="002C1116" w:rsidP="00AA18BE">
      <w:pPr>
        <w:pStyle w:val="Heading4"/>
        <w:rPr>
          <w:lang w:val="en-CA"/>
        </w:rPr>
      </w:pPr>
      <w:r w:rsidRPr="00D970E9">
        <w:rPr>
          <w:lang w:val="en-CA"/>
        </w:rPr>
        <w:t>metadata_uri</w:t>
      </w:r>
    </w:p>
    <w:p w14:paraId="28A38131" w14:textId="01AEA746"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DA5B06">
        <w:rPr>
          <w:rStyle w:val="Entity"/>
        </w:rPr>
        <w:t>metadata_uri</w:t>
      </w:r>
      <w:proofErr w:type="gramStart"/>
      <w:r w:rsidRPr="00DA5B06">
        <w:rPr>
          <w:rStyle w:val="Entity"/>
        </w:rPr>
        <w:t>:Primitive</w:t>
      </w:r>
      <w:proofErr w:type="gramEnd"/>
      <w:r w:rsidRPr="00DA5B06">
        <w:rPr>
          <w:rStyle w:val="Entity"/>
        </w:rPr>
        <w:t>::CharacterString</w:t>
      </w:r>
      <w:r>
        <w:rPr>
          <w:rFonts w:cs="Arial"/>
          <w:color w:val="000000"/>
          <w:lang w:val="en-CA"/>
        </w:rPr>
        <w:t xml:space="preserve"> contain</w:t>
      </w:r>
      <w:r w:rsidR="00AA18BE">
        <w:rPr>
          <w:rFonts w:cs="Arial"/>
          <w:color w:val="000000"/>
          <w:lang w:val="en-CA"/>
        </w:rPr>
        <w:t>s</w:t>
      </w:r>
      <w:r>
        <w:rPr>
          <w:rFonts w:cs="Arial"/>
          <w:color w:val="000000"/>
          <w:lang w:val="en-CA"/>
        </w:rPr>
        <w:t xml:space="preserve"> a </w:t>
      </w:r>
      <w:r w:rsidRPr="00637CC9">
        <w:rPr>
          <w:rFonts w:cs="Arial"/>
          <w:color w:val="000000"/>
          <w:lang w:val="en-CA"/>
        </w:rPr>
        <w:t>URI link to metadata document.</w:t>
      </w:r>
    </w:p>
    <w:p w14:paraId="4CDD4C94" w14:textId="661C19FE" w:rsidR="002C1116" w:rsidRPr="00AA18BE" w:rsidRDefault="002C1116" w:rsidP="00AA18BE">
      <w:pPr>
        <w:pStyle w:val="Heading4"/>
        <w:rPr>
          <w:lang w:val="en-CA"/>
        </w:rPr>
      </w:pPr>
      <w:proofErr w:type="gramStart"/>
      <w:r w:rsidRPr="00D970E9">
        <w:rPr>
          <w:lang w:val="en-CA"/>
        </w:rPr>
        <w:t>genericSymbolizer</w:t>
      </w:r>
      <w:proofErr w:type="gramEnd"/>
    </w:p>
    <w:p w14:paraId="60CFB24A" w14:textId="7B6D830C" w:rsidR="002C1116" w:rsidRDefault="002C1116" w:rsidP="002C1116">
      <w:pPr>
        <w:rPr>
          <w:lang w:val="en-CA"/>
        </w:rPr>
      </w:pPr>
      <w:r>
        <w:t>If present, t</w:t>
      </w:r>
      <w:r>
        <w:rPr>
          <w:lang w:val="en-CA"/>
        </w:rPr>
        <w:t xml:space="preserve">he property </w:t>
      </w:r>
      <w:r w:rsidRPr="00DA5B06">
        <w:rPr>
          <w:rStyle w:val="Entity"/>
        </w:rPr>
        <w:t>genericSymboliser</w:t>
      </w:r>
      <w:proofErr w:type="gramStart"/>
      <w:r w:rsidRPr="00DA5B06">
        <w:rPr>
          <w:rStyle w:val="Entity"/>
        </w:rPr>
        <w:t>:Primitive</w:t>
      </w:r>
      <w:proofErr w:type="gramEnd"/>
      <w:r w:rsidRPr="00DA5B06">
        <w:rPr>
          <w:rStyle w:val="Entity"/>
        </w:rPr>
        <w:t>::CharacterString</w:t>
      </w:r>
      <w:r>
        <w:rPr>
          <w:lang w:val="en-CA"/>
        </w:rPr>
        <w:t xml:space="preserve"> contain</w:t>
      </w:r>
      <w:r w:rsidR="00AA18BE">
        <w:rPr>
          <w:lang w:val="en-CA"/>
        </w:rPr>
        <w:t>s</w:t>
      </w:r>
      <w:r>
        <w:rPr>
          <w:lang w:val="en-CA"/>
        </w:rPr>
        <w:t xml:space="preserve"> an</w:t>
      </w:r>
      <w:r w:rsidRPr="00637CC9">
        <w:t xml:space="preserve"> </w:t>
      </w:r>
      <w:r>
        <w:rPr>
          <w:lang w:val="en-CA"/>
        </w:rPr>
        <w:t>i</w:t>
      </w:r>
      <w:r w:rsidRPr="00637CC9">
        <w:rPr>
          <w:lang w:val="en-CA"/>
        </w:rPr>
        <w:t>dentifier for a symbol to portray this observation. Conventions for symbol identifiers can be adopted within information exchange communities</w:t>
      </w:r>
      <w:r w:rsidR="00353E0B">
        <w:rPr>
          <w:lang w:val="en-CA"/>
        </w:rPr>
        <w:t>.</w:t>
      </w:r>
    </w:p>
    <w:p w14:paraId="2A338325" w14:textId="35D9C2B6" w:rsidR="002C1116" w:rsidRPr="00AA18BE" w:rsidRDefault="002C1116" w:rsidP="002C1116">
      <w:pPr>
        <w:pStyle w:val="Heading4"/>
        <w:rPr>
          <w:lang w:val="en-CA"/>
        </w:rPr>
      </w:pPr>
      <w:proofErr w:type="gramStart"/>
      <w:r w:rsidRPr="00D970E9">
        <w:rPr>
          <w:lang w:val="en-CA"/>
        </w:rPr>
        <w:t>symbolRotation</w:t>
      </w:r>
      <w:proofErr w:type="gramEnd"/>
    </w:p>
    <w:p w14:paraId="153AED5F" w14:textId="378C5DEF" w:rsidR="002C1116" w:rsidRDefault="002C1116" w:rsidP="002C1116">
      <w:pPr>
        <w:rPr>
          <w:lang w:val="en-CA"/>
        </w:rPr>
      </w:pPr>
      <w:r>
        <w:t>If present, t</w:t>
      </w:r>
      <w:r>
        <w:rPr>
          <w:lang w:val="en-CA"/>
        </w:rPr>
        <w:t xml:space="preserve">he </w:t>
      </w:r>
      <w:r w:rsidRPr="00DA5B06">
        <w:rPr>
          <w:rStyle w:val="Entity"/>
        </w:rPr>
        <w:t>symbolRotation</w:t>
      </w:r>
      <w:proofErr w:type="gramStart"/>
      <w:r w:rsidRPr="00DA5B06">
        <w:rPr>
          <w:rStyle w:val="Entity"/>
        </w:rPr>
        <w:t>:Integer</w:t>
      </w:r>
      <w:proofErr w:type="gramEnd"/>
      <w:r>
        <w:rPr>
          <w:lang w:val="en-CA"/>
        </w:rPr>
        <w:t xml:space="preserve"> property contain</w:t>
      </w:r>
      <w:r w:rsidR="00AA18BE">
        <w:rPr>
          <w:lang w:val="en-CA"/>
        </w:rPr>
        <w:t>s</w:t>
      </w:r>
      <w:r>
        <w:rPr>
          <w:lang w:val="en-CA"/>
        </w:rPr>
        <w:t xml:space="preserve"> an integer value between 0 and 359</w:t>
      </w:r>
      <w:r w:rsidRPr="00637CC9">
        <w:rPr>
          <w:lang w:val="en-CA"/>
        </w:rPr>
        <w:t xml:space="preserve"> to specify rotation of symbol at this location, e.g. rotation of a geologic strike and dip symbol to reflect the strike azimuth.</w:t>
      </w:r>
      <w:r>
        <w:rPr>
          <w:lang w:val="en-CA"/>
        </w:rPr>
        <w:t xml:space="preserve">  The angular convention shall be geographic angle (clockwise with 0 at geographic north pole, therefore 90 degree is east).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147210A9" w14:textId="77777777" w:rsidTr="003811C7">
        <w:trPr>
          <w:cantSplit/>
        </w:trPr>
        <w:tc>
          <w:tcPr>
            <w:tcW w:w="4219" w:type="dxa"/>
            <w:tcBorders>
              <w:right w:val="nil"/>
            </w:tcBorders>
            <w:shd w:val="clear" w:color="auto" w:fill="auto"/>
          </w:tcPr>
          <w:p w14:paraId="10B12191" w14:textId="3C4C7663"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/gsml4-lite/siteobservationview-symbolRotation</w:t>
            </w:r>
          </w:p>
        </w:tc>
        <w:tc>
          <w:tcPr>
            <w:tcW w:w="4678" w:type="dxa"/>
            <w:tcBorders>
              <w:left w:val="nil"/>
            </w:tcBorders>
            <w:shd w:val="clear" w:color="auto" w:fill="auto"/>
          </w:tcPr>
          <w:p w14:paraId="76617929" w14:textId="77777777" w:rsidR="002C1116" w:rsidRPr="00D12552" w:rsidRDefault="002C1116" w:rsidP="003811C7">
            <w:pPr>
              <w:pStyle w:val="Tabletext10"/>
              <w:jc w:val="left"/>
              <w:rPr>
                <w:rStyle w:val="reqtext"/>
                <w:lang w:val="en-CA"/>
              </w:rPr>
            </w:pPr>
            <w:r>
              <w:rPr>
                <w:rStyle w:val="reqtext"/>
                <w:lang w:val="en-CA"/>
              </w:rPr>
              <w:t>If present, the symbolRotation SHALL be a value in the range [0,360[.</w:t>
            </w:r>
          </w:p>
        </w:tc>
      </w:tr>
    </w:tbl>
    <w:p w14:paraId="76F5D31F" w14:textId="77777777" w:rsidR="002C1116" w:rsidRDefault="002C1116" w:rsidP="002C1116">
      <w:pPr>
        <w:rPr>
          <w:lang w:val="en-CA"/>
        </w:rPr>
      </w:pPr>
    </w:p>
    <w:p w14:paraId="5E1D366E" w14:textId="231B0FA9" w:rsidR="002C1116" w:rsidRPr="00AA18BE" w:rsidRDefault="002C1116" w:rsidP="00AA18BE">
      <w:pPr>
        <w:pStyle w:val="Heading4"/>
        <w:rPr>
          <w:lang w:val="en-CA"/>
        </w:rPr>
      </w:pPr>
      <w:proofErr w:type="gramStart"/>
      <w:r>
        <w:rPr>
          <w:lang w:val="en-CA"/>
        </w:rPr>
        <w:lastRenderedPageBreak/>
        <w:t>shape</w:t>
      </w:r>
      <w:proofErr w:type="gramEnd"/>
    </w:p>
    <w:p w14:paraId="21BDFBD2" w14:textId="59B5605A"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DA5B06">
        <w:rPr>
          <w:rStyle w:val="Entity"/>
        </w:rPr>
        <w:t>shape</w:t>
      </w:r>
      <w:proofErr w:type="gramStart"/>
      <w:r w:rsidRPr="00DA5B06">
        <w:rPr>
          <w:rStyle w:val="Entity"/>
        </w:rPr>
        <w:t>:GM</w:t>
      </w:r>
      <w:proofErr w:type="gramEnd"/>
      <w:r w:rsidRPr="00DA5B06">
        <w:rPr>
          <w:rStyle w:val="Entity"/>
        </w:rPr>
        <w:t>_Object</w:t>
      </w:r>
      <w:r>
        <w:rPr>
          <w:rFonts w:cs="Arial"/>
          <w:color w:val="000000"/>
          <w:lang w:val="en-CA"/>
        </w:rPr>
        <w:t xml:space="preserve"> contain</w:t>
      </w:r>
      <w:r w:rsidR="00AA18BE">
        <w:rPr>
          <w:rFonts w:cs="Arial"/>
          <w:color w:val="000000"/>
          <w:lang w:val="en-CA"/>
        </w:rPr>
        <w:t>s</w:t>
      </w:r>
      <w:r>
        <w:rPr>
          <w:rFonts w:cs="Arial"/>
          <w:color w:val="000000"/>
          <w:lang w:val="en-CA"/>
        </w:rPr>
        <w:t xml:space="preserve"> the </w:t>
      </w:r>
      <w:r w:rsidRPr="00637CC9">
        <w:rPr>
          <w:rFonts w:cs="Arial"/>
          <w:color w:val="000000"/>
          <w:lang w:val="en-CA"/>
        </w:rPr>
        <w:t>geometry of the observation site.</w:t>
      </w:r>
    </w:p>
    <w:p w14:paraId="1072634F" w14:textId="77777777" w:rsidR="002C1116" w:rsidRDefault="002C1116" w:rsidP="002C1116">
      <w:pPr>
        <w:autoSpaceDE w:val="0"/>
        <w:autoSpaceDN w:val="0"/>
        <w:adjustRightInd w:val="0"/>
        <w:spacing w:after="0" w:line="240" w:lineRule="atLeast"/>
        <w:rPr>
          <w:rFonts w:cs="Arial"/>
          <w:color w:val="000000"/>
          <w:lang w:val="en-CA"/>
        </w:rPr>
      </w:pPr>
    </w:p>
    <w:p w14:paraId="5437AC4D" w14:textId="5FFC4644" w:rsidR="002C1116" w:rsidRDefault="00AA18BE" w:rsidP="002C1116">
      <w:pPr>
        <w:pStyle w:val="Heading4"/>
      </w:pPr>
      <w:proofErr w:type="gramStart"/>
      <w:r>
        <w:t>a</w:t>
      </w:r>
      <w:r w:rsidR="002C1116" w:rsidRPr="004E3A57">
        <w:t>ny</w:t>
      </w:r>
      <w:proofErr w:type="gramEnd"/>
    </w:p>
    <w:p w14:paraId="76D9D88A" w14:textId="77777777" w:rsidR="002C1116" w:rsidRDefault="002C1116" w:rsidP="002C1116">
      <w:r>
        <w:t xml:space="preserve">A data provider can add an arbitrary number of extra properties, as long as the instance is conformant to GML Simple Feature Level 0. </w:t>
      </w:r>
    </w:p>
    <w:p w14:paraId="1E552CC8" w14:textId="77777777" w:rsidR="002C1116" w:rsidRDefault="002C1116" w:rsidP="002C1116">
      <w:r>
        <w:br w:type="page"/>
      </w:r>
    </w:p>
    <w:p w14:paraId="48BFFC85" w14:textId="77777777" w:rsidR="002C1116" w:rsidRDefault="002C1116" w:rsidP="007F7DE0"/>
    <w:p w14:paraId="70D35591" w14:textId="77777777" w:rsidR="00672D0D" w:rsidRPr="0073628E" w:rsidRDefault="00437ED0" w:rsidP="007F7DE0">
      <w:r>
        <w:br w:type="page"/>
      </w:r>
    </w:p>
    <w:p w14:paraId="10AC2A8A" w14:textId="1C7421FA" w:rsidR="009B3BBD" w:rsidRDefault="00652185" w:rsidP="009B3BBD">
      <w:pPr>
        <w:pStyle w:val="Heading1"/>
        <w:rPr>
          <w:lang w:val="en-CA"/>
        </w:rPr>
      </w:pPr>
      <w:bookmarkStart w:id="557" w:name="_Toc456947008"/>
      <w:r>
        <w:rPr>
          <w:lang w:val="en-CA"/>
        </w:rPr>
        <w:lastRenderedPageBreak/>
        <w:t xml:space="preserve">XML </w:t>
      </w:r>
      <w:r w:rsidR="009B3BBD">
        <w:rPr>
          <w:lang w:val="en-CA"/>
        </w:rPr>
        <w:t>Encoding Requirement classes</w:t>
      </w:r>
      <w:r w:rsidR="00401781">
        <w:rPr>
          <w:lang w:val="en-CA"/>
        </w:rPr>
        <w:t xml:space="preserve"> (Normative)</w:t>
      </w:r>
      <w:bookmarkEnd w:id="557"/>
    </w:p>
    <w:p w14:paraId="120C17FC" w14:textId="6ABCA7DC" w:rsidR="00504099" w:rsidRDefault="00504099" w:rsidP="00156903">
      <w:pPr>
        <w:rPr>
          <w:lang w:val="en-CA"/>
        </w:rPr>
      </w:pPr>
      <w:r>
        <w:rPr>
          <w:lang w:val="en-CA"/>
        </w:rPr>
        <w:t>XSD</w:t>
      </w:r>
      <w:r w:rsidR="00AF7E7A">
        <w:rPr>
          <w:lang w:val="en-CA"/>
        </w:rPr>
        <w:t xml:space="preserve"> schemas</w:t>
      </w:r>
      <w:r>
        <w:rPr>
          <w:lang w:val="en-CA"/>
        </w:rPr>
        <w:t xml:space="preserve"> were derived from the UML model following </w:t>
      </w:r>
      <w:r w:rsidR="00156903">
        <w:rPr>
          <w:lang w:val="en-CA"/>
        </w:rPr>
        <w:t xml:space="preserve">GML 3.3 encoding (OGC </w:t>
      </w:r>
      <w:r w:rsidR="004818C8">
        <w:rPr>
          <w:lang w:val="en-CA"/>
        </w:rPr>
        <w:t>ISO19136-</w:t>
      </w:r>
      <w:r w:rsidR="00806CF9">
        <w:rPr>
          <w:lang w:val="en-CA"/>
        </w:rPr>
        <w:t>2,</w:t>
      </w:r>
      <w:r w:rsidR="004818C8">
        <w:rPr>
          <w:lang w:val="en-CA"/>
        </w:rPr>
        <w:t xml:space="preserve"> OGC </w:t>
      </w:r>
      <w:r w:rsidR="00156903">
        <w:rPr>
          <w:lang w:val="en-CA"/>
        </w:rPr>
        <w:t xml:space="preserve">10-129r1) that </w:t>
      </w:r>
      <w:r w:rsidR="0064023A">
        <w:rPr>
          <w:lang w:val="en-CA"/>
        </w:rPr>
        <w:t xml:space="preserve">extends and </w:t>
      </w:r>
      <w:r w:rsidR="00806CF9">
        <w:rPr>
          <w:lang w:val="en-CA"/>
        </w:rPr>
        <w:t>supersedes</w:t>
      </w:r>
      <w:r w:rsidR="00156903">
        <w:rPr>
          <w:lang w:val="en-CA"/>
        </w:rPr>
        <w:t xml:space="preserve"> some of ISO 19136-2007</w:t>
      </w:r>
      <w:r w:rsidR="004F0DC1">
        <w:rPr>
          <w:lang w:val="en-CA"/>
        </w:rPr>
        <w:t xml:space="preserve">, specifically clauses 11 (CodeType encoding) and 12.3 (Association encoding) </w:t>
      </w:r>
    </w:p>
    <w:p w14:paraId="555BDADF" w14:textId="4BA13797" w:rsidR="00652185" w:rsidRDefault="00F658C5" w:rsidP="004A5E5F">
      <w:pPr>
        <w:keepNext/>
      </w:pPr>
      <w:r>
        <w:rPr>
          <w:noProof/>
          <w:lang w:val="en-CA" w:eastAsia="en-CA"/>
        </w:rPr>
        <w:drawing>
          <wp:inline distT="0" distB="0" distL="0" distR="0" wp14:anchorId="20B941F9" wp14:editId="468085FE">
            <wp:extent cx="5486400" cy="23431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486400" cy="2343150"/>
                    </a:xfrm>
                    <a:prstGeom prst="rect">
                      <a:avLst/>
                    </a:prstGeom>
                    <a:noFill/>
                    <a:ln>
                      <a:noFill/>
                    </a:ln>
                  </pic:spPr>
                </pic:pic>
              </a:graphicData>
            </a:graphic>
          </wp:inline>
        </w:drawing>
      </w:r>
    </w:p>
    <w:p w14:paraId="753123CF" w14:textId="713633B4" w:rsidR="00652185" w:rsidRPr="00504099" w:rsidRDefault="00652185" w:rsidP="004A5E5F">
      <w:pPr>
        <w:pStyle w:val="Caption"/>
        <w:rPr>
          <w:lang w:val="en-CA"/>
        </w:rPr>
      </w:pPr>
      <w:r>
        <w:t xml:space="preserve">Figure </w:t>
      </w:r>
      <w:r>
        <w:fldChar w:fldCharType="begin"/>
      </w:r>
      <w:r>
        <w:instrText xml:space="preserve"> SEQ Figure \* ARABIC </w:instrText>
      </w:r>
      <w:r>
        <w:fldChar w:fldCharType="separate"/>
      </w:r>
      <w:r w:rsidR="00E15963">
        <w:rPr>
          <w:noProof/>
        </w:rPr>
        <w:t>105</w:t>
      </w:r>
      <w:r>
        <w:fldChar w:fldCharType="end"/>
      </w:r>
      <w:r>
        <w:t>: XML Encoding requirements classes dependencies (external dependencies not show)</w:t>
      </w:r>
    </w:p>
    <w:p w14:paraId="2510C35E" w14:textId="77777777" w:rsidR="00D470D6" w:rsidRDefault="009B3BBD" w:rsidP="009B3BBD">
      <w:pPr>
        <w:rPr>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the requirements that must be met by any XML instance claiming compliance to this specification.  Any requirements that cannot be expressed in XSD or SCH are described in the relevant XML encoding section</w:t>
      </w:r>
      <w:r w:rsidR="00415E41">
        <w:rPr>
          <w:lang w:val="en-CA"/>
        </w:rPr>
        <w:t xml:space="preserve"> of this document</w:t>
      </w:r>
      <w:r>
        <w:rPr>
          <w:lang w:val="en-CA"/>
        </w:rPr>
        <w:t>.</w:t>
      </w:r>
      <w:r w:rsidR="00415E41">
        <w:rPr>
          <w:lang w:val="en-CA"/>
        </w:rPr>
        <w:t xml:space="preserve">  Therefore, compliant XML instances shall </w:t>
      </w:r>
    </w:p>
    <w:p w14:paraId="698495DE" w14:textId="46A0251E" w:rsidR="00D470D6" w:rsidRDefault="00415E41" w:rsidP="00C44904">
      <w:pPr>
        <w:numPr>
          <w:ilvl w:val="1"/>
          <w:numId w:val="8"/>
        </w:numPr>
        <w:rPr>
          <w:lang w:val="en-CA"/>
        </w:rPr>
      </w:pPr>
      <w:r>
        <w:rPr>
          <w:lang w:val="en-CA"/>
        </w:rPr>
        <w:t xml:space="preserve">validate with XSD schemas, </w:t>
      </w:r>
    </w:p>
    <w:p w14:paraId="3A8B0348" w14:textId="71E0366B" w:rsidR="00D470D6" w:rsidRDefault="00415E41" w:rsidP="00C44904">
      <w:pPr>
        <w:numPr>
          <w:ilvl w:val="1"/>
          <w:numId w:val="8"/>
        </w:numPr>
        <w:rPr>
          <w:lang w:val="en-CA"/>
        </w:rPr>
      </w:pPr>
      <w:r>
        <w:rPr>
          <w:lang w:val="en-CA"/>
        </w:rPr>
        <w:t xml:space="preserve">pass schematron rules and then </w:t>
      </w:r>
    </w:p>
    <w:p w14:paraId="0B58FD66" w14:textId="0AE85CFA" w:rsidR="00C648D4" w:rsidRDefault="00415E41" w:rsidP="00C44904">
      <w:pPr>
        <w:numPr>
          <w:ilvl w:val="1"/>
          <w:numId w:val="8"/>
        </w:numPr>
        <w:rPr>
          <w:lang w:val="en-CA"/>
        </w:rPr>
      </w:pPr>
      <w:r>
        <w:rPr>
          <w:lang w:val="en-CA"/>
        </w:rPr>
        <w:t>pass compliance tests listed in relevant compliance sections.</w:t>
      </w:r>
      <w:r w:rsidR="009B3BBD">
        <w:rPr>
          <w:lang w:val="en-CA"/>
        </w:rPr>
        <w:t xml:space="preserve"> </w:t>
      </w:r>
    </w:p>
    <w:p w14:paraId="1E3C2AA6" w14:textId="331512E4" w:rsidR="0099305B" w:rsidRPr="00AA18BE" w:rsidRDefault="00E97666" w:rsidP="009B3BBD">
      <w:pPr>
        <w:pStyle w:val="Heading2"/>
        <w:rPr>
          <w:lang w:val="en-CA"/>
        </w:rPr>
      </w:pPr>
      <w:bookmarkStart w:id="558" w:name="_Ref452624938"/>
      <w:bookmarkStart w:id="559" w:name="_Toc456947009"/>
      <w:r>
        <w:rPr>
          <w:lang w:val="en-CA"/>
        </w:rPr>
        <w:t>Prefixes used in examples</w:t>
      </w:r>
      <w:bookmarkEnd w:id="558"/>
      <w:bookmarkEnd w:id="559"/>
    </w:p>
    <w:p w14:paraId="75322E50" w14:textId="4EBD42F6"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namespace declaration</w:t>
      </w:r>
      <w:r w:rsidR="000419EF">
        <w:rPr>
          <w:lang w:val="en-CA"/>
        </w:rPr>
        <w:t>s</w:t>
      </w:r>
      <w:r>
        <w:rPr>
          <w:lang w:val="en-CA"/>
        </w:rPr>
        <w:t xml:space="preserve"> might be omitted.  Throughout this document, the following </w:t>
      </w:r>
      <w:r w:rsidR="00E97666">
        <w:rPr>
          <w:lang w:val="en-CA"/>
        </w:rPr>
        <w:t>namespace mapping</w:t>
      </w:r>
      <w:r w:rsidR="000419EF">
        <w:rPr>
          <w:lang w:val="en-CA"/>
        </w:rPr>
        <w:t>s</w:t>
      </w:r>
      <w:r w:rsidR="00E97666">
        <w:rPr>
          <w:lang w:val="en-CA"/>
        </w:rPr>
        <w:t xml:space="preserve"> </w:t>
      </w:r>
      <w:r w:rsidR="00415E41">
        <w:rPr>
          <w:lang w:val="en-CA"/>
        </w:rPr>
        <w:t>(</w:t>
      </w:r>
      <w:r w:rsidR="00415E41">
        <w:rPr>
          <w:lang w:val="en-CA"/>
        </w:rPr>
        <w:fldChar w:fldCharType="begin"/>
      </w:r>
      <w:r w:rsidR="00415E41">
        <w:rPr>
          <w:lang w:val="en-CA"/>
        </w:rPr>
        <w:instrText xml:space="preserve"> REF _Ref443220196 \h </w:instrText>
      </w:r>
      <w:r w:rsidR="00415E41">
        <w:rPr>
          <w:lang w:val="en-CA"/>
        </w:rPr>
      </w:r>
      <w:r w:rsidR="00415E41">
        <w:rPr>
          <w:lang w:val="en-CA"/>
        </w:rPr>
        <w:fldChar w:fldCharType="separate"/>
      </w:r>
      <w:r w:rsidR="00F02ED9">
        <w:t xml:space="preserve">Table </w:t>
      </w:r>
      <w:r w:rsidR="00F02ED9">
        <w:rPr>
          <w:noProof/>
        </w:rPr>
        <w:t>8</w:t>
      </w:r>
      <w:r w:rsidR="00415E41">
        <w:rPr>
          <w:lang w:val="en-CA"/>
        </w:rPr>
        <w:fldChar w:fldCharType="end"/>
      </w:r>
      <w:r w:rsidR="00415E41">
        <w:rPr>
          <w:lang w:val="en-CA"/>
        </w:rPr>
        <w:t xml:space="preserve">) </w:t>
      </w:r>
      <w:r>
        <w:rPr>
          <w:lang w:val="en-CA"/>
        </w:rPr>
        <w:t xml:space="preserve">will be </w:t>
      </w:r>
      <w:r w:rsidR="00E97666">
        <w:rPr>
          <w:lang w:val="en-CA"/>
        </w:rPr>
        <w:t>assumed.</w:t>
      </w:r>
    </w:p>
    <w:p w14:paraId="2127A182" w14:textId="2243FB10" w:rsidR="001517B8" w:rsidRDefault="001517B8" w:rsidP="00380908"/>
    <w:tbl>
      <w:tblPr>
        <w:tblW w:w="0" w:type="auto"/>
        <w:tblBorders>
          <w:top w:val="single" w:sz="8" w:space="0" w:color="000000"/>
          <w:bottom w:val="single" w:sz="8" w:space="0" w:color="000000"/>
        </w:tblBorders>
        <w:tblLook w:val="04A0" w:firstRow="1" w:lastRow="0" w:firstColumn="1" w:lastColumn="0" w:noHBand="0" w:noVBand="1"/>
      </w:tblPr>
      <w:tblGrid>
        <w:gridCol w:w="876"/>
        <w:gridCol w:w="6484"/>
      </w:tblGrid>
      <w:tr w:rsidR="00F0235F" w:rsidRPr="00C2184E" w14:paraId="3FF36FA7" w14:textId="77777777" w:rsidTr="00A65B96">
        <w:trPr>
          <w:trHeight w:val="379"/>
        </w:trPr>
        <w:tc>
          <w:tcPr>
            <w:tcW w:w="0" w:type="auto"/>
            <w:tcBorders>
              <w:top w:val="single" w:sz="8" w:space="0" w:color="000000"/>
              <w:left w:val="nil"/>
              <w:bottom w:val="single" w:sz="8" w:space="0" w:color="000000"/>
              <w:right w:val="nil"/>
            </w:tcBorders>
            <w:shd w:val="clear" w:color="auto" w:fill="auto"/>
            <w:noWrap/>
          </w:tcPr>
          <w:p w14:paraId="086BC82E" w14:textId="77777777" w:rsidR="00F0235F" w:rsidRPr="00A65B96" w:rsidRDefault="00F0235F" w:rsidP="00A65B96">
            <w:pPr>
              <w:spacing w:after="0"/>
              <w:rPr>
                <w:rFonts w:ascii="Arial" w:hAnsi="Arial" w:cs="Arial"/>
                <w:b/>
                <w:bCs/>
                <w:color w:val="000000"/>
                <w:sz w:val="20"/>
                <w:szCs w:val="20"/>
                <w:lang w:val="en-CA" w:eastAsia="en-CA"/>
              </w:rPr>
            </w:pPr>
            <w:r w:rsidRPr="00A65B96">
              <w:rPr>
                <w:rFonts w:ascii="Arial" w:hAnsi="Arial" w:cs="Arial"/>
                <w:b/>
                <w:bCs/>
                <w:color w:val="000000"/>
                <w:sz w:val="20"/>
                <w:szCs w:val="20"/>
                <w:lang w:val="en-CA" w:eastAsia="en-CA"/>
              </w:rPr>
              <w:t>Prefix</w:t>
            </w:r>
          </w:p>
        </w:tc>
        <w:tc>
          <w:tcPr>
            <w:tcW w:w="0" w:type="auto"/>
            <w:tcBorders>
              <w:top w:val="single" w:sz="8" w:space="0" w:color="000000"/>
              <w:left w:val="nil"/>
              <w:bottom w:val="single" w:sz="8" w:space="0" w:color="000000"/>
              <w:right w:val="nil"/>
            </w:tcBorders>
            <w:shd w:val="clear" w:color="auto" w:fill="auto"/>
            <w:noWrap/>
          </w:tcPr>
          <w:p w14:paraId="29EB38EC" w14:textId="1696202E" w:rsidR="00F0235F" w:rsidRPr="00A65B96" w:rsidRDefault="00F0235F" w:rsidP="00A65B96">
            <w:pPr>
              <w:spacing w:after="0"/>
              <w:rPr>
                <w:rFonts w:ascii="Arial" w:hAnsi="Arial" w:cs="Arial"/>
                <w:b/>
                <w:bCs/>
                <w:color w:val="000000"/>
                <w:sz w:val="20"/>
                <w:szCs w:val="20"/>
                <w:lang w:val="en-CA" w:eastAsia="en-CA"/>
              </w:rPr>
            </w:pPr>
            <w:r w:rsidRPr="00A65B96">
              <w:rPr>
                <w:rFonts w:ascii="Arial" w:hAnsi="Arial" w:cs="Arial"/>
                <w:b/>
                <w:bCs/>
                <w:color w:val="000000"/>
                <w:sz w:val="20"/>
                <w:szCs w:val="20"/>
                <w:lang w:val="en-CA" w:eastAsia="en-CA"/>
              </w:rPr>
              <w:t>Namespace</w:t>
            </w:r>
            <w:r w:rsidR="00C2184E" w:rsidRPr="00A65B96">
              <w:rPr>
                <w:rFonts w:ascii="Arial" w:hAnsi="Arial" w:cs="Arial"/>
                <w:b/>
                <w:bCs/>
                <w:color w:val="000000"/>
                <w:sz w:val="20"/>
                <w:szCs w:val="20"/>
                <w:lang w:val="en-CA" w:eastAsia="en-CA"/>
              </w:rPr>
              <w:t xml:space="preserve"> URI</w:t>
            </w:r>
          </w:p>
        </w:tc>
      </w:tr>
      <w:tr w:rsidR="000A793F" w:rsidRPr="001517B8" w14:paraId="1B456B2C" w14:textId="77777777" w:rsidTr="00A65B96">
        <w:trPr>
          <w:trHeight w:val="300"/>
        </w:trPr>
        <w:tc>
          <w:tcPr>
            <w:tcW w:w="0" w:type="auto"/>
            <w:tcBorders>
              <w:left w:val="nil"/>
              <w:right w:val="nil"/>
            </w:tcBorders>
            <w:shd w:val="clear" w:color="auto" w:fill="C0C0C0"/>
            <w:noWrap/>
            <w:hideMark/>
          </w:tcPr>
          <w:p w14:paraId="790F432A"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cit</w:t>
            </w:r>
          </w:p>
        </w:tc>
        <w:tc>
          <w:tcPr>
            <w:tcW w:w="0" w:type="auto"/>
            <w:tcBorders>
              <w:left w:val="nil"/>
              <w:right w:val="nil"/>
            </w:tcBorders>
            <w:shd w:val="clear" w:color="auto" w:fill="C0C0C0"/>
            <w:noWrap/>
            <w:hideMark/>
          </w:tcPr>
          <w:p w14:paraId="599098DE" w14:textId="09153C84" w:rsidR="001517B8" w:rsidRPr="00A65B96" w:rsidRDefault="00C33812" w:rsidP="00A65B96">
            <w:pPr>
              <w:spacing w:after="0"/>
              <w:rPr>
                <w:rFonts w:ascii="Consolas" w:hAnsi="Consolas" w:cs="Consolas"/>
                <w:color w:val="000000"/>
                <w:sz w:val="20"/>
                <w:szCs w:val="20"/>
                <w:lang w:val="en-CA" w:eastAsia="en-CA"/>
              </w:rPr>
            </w:pPr>
            <w:hyperlink r:id="rId126" w:history="1">
              <w:r w:rsidR="00C2184E" w:rsidRPr="00A65B96">
                <w:rPr>
                  <w:rStyle w:val="Hyperlink"/>
                  <w:rFonts w:ascii="Consolas" w:hAnsi="Consolas" w:cs="Consolas"/>
                  <w:sz w:val="20"/>
                  <w:szCs w:val="20"/>
                  <w:lang w:val="en-CA" w:eastAsia="en-CA"/>
                </w:rPr>
                <w:t>http://standards.iso.org/iso/19115/-3/cit/1.0</w:t>
              </w:r>
            </w:hyperlink>
          </w:p>
        </w:tc>
      </w:tr>
      <w:tr w:rsidR="008D2309" w:rsidRPr="001517B8" w14:paraId="3D670C01" w14:textId="77777777" w:rsidTr="00A65B96">
        <w:trPr>
          <w:trHeight w:val="300"/>
        </w:trPr>
        <w:tc>
          <w:tcPr>
            <w:tcW w:w="0" w:type="auto"/>
            <w:shd w:val="clear" w:color="auto" w:fill="auto"/>
            <w:hideMark/>
          </w:tcPr>
          <w:p w14:paraId="512D276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cv</w:t>
            </w:r>
          </w:p>
        </w:tc>
        <w:tc>
          <w:tcPr>
            <w:tcW w:w="0" w:type="auto"/>
            <w:shd w:val="clear" w:color="auto" w:fill="auto"/>
            <w:hideMark/>
          </w:tcPr>
          <w:p w14:paraId="4C4CE7D7" w14:textId="77777777" w:rsidR="001517B8" w:rsidRPr="00A65B96" w:rsidRDefault="00C33812" w:rsidP="00A65B96">
            <w:pPr>
              <w:spacing w:after="0"/>
              <w:rPr>
                <w:rFonts w:ascii="Consolas" w:hAnsi="Consolas" w:cs="Consolas"/>
                <w:color w:val="0000FF"/>
                <w:sz w:val="20"/>
                <w:szCs w:val="20"/>
                <w:u w:val="single"/>
                <w:lang w:val="en-CA" w:eastAsia="en-CA"/>
              </w:rPr>
            </w:pPr>
            <w:hyperlink r:id="rId127" w:history="1">
              <w:r w:rsidR="001517B8" w:rsidRPr="00A65B96">
                <w:rPr>
                  <w:rFonts w:ascii="Consolas" w:hAnsi="Consolas" w:cs="Consolas"/>
                  <w:color w:val="0000FF"/>
                  <w:sz w:val="20"/>
                  <w:szCs w:val="20"/>
                  <w:u w:val="single"/>
                  <w:lang w:eastAsia="en-CA"/>
                </w:rPr>
                <w:t>http://www.opengis.net/cv/0.2/gml32</w:t>
              </w:r>
            </w:hyperlink>
          </w:p>
        </w:tc>
      </w:tr>
      <w:tr w:rsidR="000A793F" w:rsidRPr="001517B8" w14:paraId="692E3515" w14:textId="77777777" w:rsidTr="00A65B96">
        <w:trPr>
          <w:trHeight w:val="300"/>
        </w:trPr>
        <w:tc>
          <w:tcPr>
            <w:tcW w:w="0" w:type="auto"/>
            <w:tcBorders>
              <w:left w:val="nil"/>
              <w:right w:val="nil"/>
            </w:tcBorders>
            <w:shd w:val="clear" w:color="auto" w:fill="C0C0C0"/>
            <w:hideMark/>
          </w:tcPr>
          <w:p w14:paraId="35446798" w14:textId="77777777" w:rsidR="001517B8" w:rsidRPr="00A65B96" w:rsidRDefault="001517B8" w:rsidP="00A65B96">
            <w:pPr>
              <w:spacing w:after="0"/>
              <w:rPr>
                <w:rFonts w:ascii="Consolas" w:hAnsi="Consolas" w:cs="Consolas"/>
                <w:b/>
                <w:bCs/>
                <w:noProof/>
                <w:color w:val="000000"/>
                <w:sz w:val="20"/>
                <w:szCs w:val="20"/>
                <w:lang w:val="en-CA" w:eastAsia="en-CA"/>
              </w:rPr>
            </w:pPr>
            <w:r w:rsidRPr="00A65B96">
              <w:rPr>
                <w:rFonts w:ascii="Consolas" w:hAnsi="Consolas" w:cs="Consolas"/>
                <w:b/>
                <w:bCs/>
                <w:noProof/>
                <w:color w:val="000000"/>
                <w:sz w:val="20"/>
                <w:szCs w:val="20"/>
                <w:lang w:eastAsia="en-CA"/>
              </w:rPr>
              <w:t>gco</w:t>
            </w:r>
          </w:p>
        </w:tc>
        <w:tc>
          <w:tcPr>
            <w:tcW w:w="0" w:type="auto"/>
            <w:tcBorders>
              <w:left w:val="nil"/>
              <w:right w:val="nil"/>
            </w:tcBorders>
            <w:shd w:val="clear" w:color="auto" w:fill="C0C0C0"/>
            <w:hideMark/>
          </w:tcPr>
          <w:p w14:paraId="1C46F4E8" w14:textId="77777777" w:rsidR="001517B8" w:rsidRPr="00A65B96" w:rsidRDefault="00C33812" w:rsidP="00A65B96">
            <w:pPr>
              <w:spacing w:after="0"/>
              <w:rPr>
                <w:rFonts w:ascii="Consolas" w:hAnsi="Consolas" w:cs="Consolas"/>
                <w:color w:val="0000FF"/>
                <w:sz w:val="20"/>
                <w:szCs w:val="20"/>
                <w:u w:val="single"/>
                <w:lang w:val="en-CA" w:eastAsia="en-CA"/>
              </w:rPr>
            </w:pPr>
            <w:hyperlink r:id="rId128" w:history="1">
              <w:r w:rsidR="001517B8" w:rsidRPr="00A65B96">
                <w:rPr>
                  <w:rFonts w:ascii="Consolas" w:hAnsi="Consolas" w:cs="Consolas"/>
                  <w:color w:val="0000FF"/>
                  <w:sz w:val="20"/>
                  <w:szCs w:val="20"/>
                  <w:u w:val="single"/>
                  <w:lang w:eastAsia="en-CA"/>
                </w:rPr>
                <w:t>http://www.isotc211.org/2005/gco</w:t>
              </w:r>
            </w:hyperlink>
          </w:p>
        </w:tc>
      </w:tr>
      <w:tr w:rsidR="001517B8" w:rsidRPr="001517B8" w14:paraId="3D6B3AED" w14:textId="77777777" w:rsidTr="00A65B96">
        <w:trPr>
          <w:trHeight w:val="300"/>
        </w:trPr>
        <w:tc>
          <w:tcPr>
            <w:tcW w:w="0" w:type="auto"/>
            <w:shd w:val="clear" w:color="auto" w:fill="auto"/>
            <w:hideMark/>
          </w:tcPr>
          <w:p w14:paraId="2CB74770"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gmd</w:t>
            </w:r>
          </w:p>
        </w:tc>
        <w:tc>
          <w:tcPr>
            <w:tcW w:w="0" w:type="auto"/>
            <w:shd w:val="clear" w:color="auto" w:fill="auto"/>
            <w:hideMark/>
          </w:tcPr>
          <w:p w14:paraId="0E3C613E" w14:textId="77777777" w:rsidR="001517B8" w:rsidRPr="00A65B96" w:rsidRDefault="00C33812" w:rsidP="00A65B96">
            <w:pPr>
              <w:spacing w:after="0"/>
              <w:rPr>
                <w:rFonts w:ascii="Consolas" w:hAnsi="Consolas" w:cs="Consolas"/>
                <w:color w:val="0000FF"/>
                <w:sz w:val="20"/>
                <w:szCs w:val="20"/>
                <w:u w:val="single"/>
                <w:lang w:val="en-CA" w:eastAsia="en-CA"/>
              </w:rPr>
            </w:pPr>
            <w:hyperlink r:id="rId129" w:history="1">
              <w:r w:rsidR="001517B8" w:rsidRPr="00A65B96">
                <w:rPr>
                  <w:rFonts w:ascii="Consolas" w:hAnsi="Consolas" w:cs="Consolas"/>
                  <w:color w:val="0000FF"/>
                  <w:sz w:val="20"/>
                  <w:szCs w:val="20"/>
                  <w:u w:val="single"/>
                  <w:lang w:eastAsia="en-CA"/>
                </w:rPr>
                <w:t>http://www.isotc211.org/2005/gmd</w:t>
              </w:r>
            </w:hyperlink>
          </w:p>
        </w:tc>
      </w:tr>
      <w:tr w:rsidR="000A793F" w:rsidRPr="001517B8" w14:paraId="6D111265" w14:textId="77777777" w:rsidTr="00A65B96">
        <w:trPr>
          <w:trHeight w:val="300"/>
        </w:trPr>
        <w:tc>
          <w:tcPr>
            <w:tcW w:w="0" w:type="auto"/>
            <w:tcBorders>
              <w:left w:val="nil"/>
              <w:right w:val="nil"/>
            </w:tcBorders>
            <w:shd w:val="clear" w:color="auto" w:fill="C0C0C0"/>
            <w:hideMark/>
          </w:tcPr>
          <w:p w14:paraId="55C060CD"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lastRenderedPageBreak/>
              <w:t>gml</w:t>
            </w:r>
          </w:p>
        </w:tc>
        <w:tc>
          <w:tcPr>
            <w:tcW w:w="0" w:type="auto"/>
            <w:tcBorders>
              <w:left w:val="nil"/>
              <w:right w:val="nil"/>
            </w:tcBorders>
            <w:shd w:val="clear" w:color="auto" w:fill="C0C0C0"/>
            <w:hideMark/>
          </w:tcPr>
          <w:p w14:paraId="504E75FC" w14:textId="77777777" w:rsidR="001517B8" w:rsidRPr="00A65B96" w:rsidRDefault="00C33812" w:rsidP="00A65B96">
            <w:pPr>
              <w:spacing w:after="0"/>
              <w:rPr>
                <w:rFonts w:ascii="Consolas" w:hAnsi="Consolas" w:cs="Consolas"/>
                <w:color w:val="0000FF"/>
                <w:sz w:val="20"/>
                <w:szCs w:val="20"/>
                <w:u w:val="single"/>
                <w:lang w:val="en-CA" w:eastAsia="en-CA"/>
              </w:rPr>
            </w:pPr>
            <w:hyperlink r:id="rId130" w:history="1">
              <w:r w:rsidR="001517B8" w:rsidRPr="00A65B96">
                <w:rPr>
                  <w:rFonts w:ascii="Consolas" w:hAnsi="Consolas" w:cs="Consolas"/>
                  <w:color w:val="0000FF"/>
                  <w:sz w:val="20"/>
                  <w:szCs w:val="20"/>
                  <w:u w:val="single"/>
                  <w:lang w:eastAsia="en-CA"/>
                </w:rPr>
                <w:t>http://www.opengis.net/gml/3.2</w:t>
              </w:r>
            </w:hyperlink>
          </w:p>
        </w:tc>
      </w:tr>
      <w:tr w:rsidR="008F3D1C" w:rsidRPr="001517B8" w14:paraId="2ABA00C3" w14:textId="77777777" w:rsidTr="00A65B96">
        <w:trPr>
          <w:trHeight w:val="300"/>
        </w:trPr>
        <w:tc>
          <w:tcPr>
            <w:tcW w:w="0" w:type="auto"/>
            <w:shd w:val="clear" w:color="auto" w:fill="auto"/>
            <w:noWrap/>
          </w:tcPr>
          <w:p w14:paraId="0D0F88B9" w14:textId="4542B94B" w:rsidR="008F3D1C" w:rsidRPr="00A65B96" w:rsidRDefault="00385792"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w:t>
            </w:r>
            <w:r w:rsidR="008F3D1C" w:rsidRPr="00A65B96">
              <w:rPr>
                <w:rFonts w:ascii="Consolas" w:hAnsi="Consolas" w:cs="Consolas"/>
                <w:b/>
                <w:bCs/>
                <w:color w:val="000000"/>
                <w:sz w:val="20"/>
                <w:szCs w:val="20"/>
                <w:lang w:val="en-CA" w:eastAsia="en-CA"/>
              </w:rPr>
              <w:t>mlr</w:t>
            </w:r>
          </w:p>
        </w:tc>
        <w:tc>
          <w:tcPr>
            <w:tcW w:w="0" w:type="auto"/>
            <w:shd w:val="clear" w:color="auto" w:fill="auto"/>
            <w:noWrap/>
          </w:tcPr>
          <w:p w14:paraId="27FCDD14" w14:textId="1C3567AE" w:rsidR="002B3C3F" w:rsidRPr="00A65B96" w:rsidRDefault="00C33812" w:rsidP="00A65B96">
            <w:pPr>
              <w:spacing w:after="0"/>
              <w:rPr>
                <w:color w:val="000000"/>
              </w:rPr>
            </w:pPr>
            <w:hyperlink r:id="rId131" w:history="1">
              <w:r w:rsidR="002B3C3F" w:rsidRPr="00F346A1">
                <w:rPr>
                  <w:rStyle w:val="Hyperlink"/>
                </w:rPr>
                <w:t>h</w:t>
              </w:r>
              <w:r w:rsidR="002B3C3F" w:rsidRPr="00A65B96">
                <w:rPr>
                  <w:rStyle w:val="Hyperlink"/>
                  <w:rFonts w:ascii="Consolas" w:hAnsi="Consolas" w:cs="Consolas"/>
                  <w:sz w:val="20"/>
                  <w:szCs w:val="20"/>
                </w:rPr>
                <w:t>ttp://www.opengis.net/gml/3.3/lr</w:t>
              </w:r>
            </w:hyperlink>
            <w:r w:rsidR="002B3C3F" w:rsidRPr="00A65B96">
              <w:rPr>
                <w:rFonts w:ascii="Consolas" w:hAnsi="Consolas" w:cs="Consolas"/>
                <w:color w:val="000000"/>
                <w:sz w:val="20"/>
                <w:szCs w:val="20"/>
              </w:rPr>
              <w:t xml:space="preserve"> </w:t>
            </w:r>
          </w:p>
        </w:tc>
      </w:tr>
      <w:tr w:rsidR="001517B8" w:rsidRPr="001517B8" w14:paraId="772CCAD4" w14:textId="77777777" w:rsidTr="00A65B96">
        <w:trPr>
          <w:trHeight w:val="300"/>
        </w:trPr>
        <w:tc>
          <w:tcPr>
            <w:tcW w:w="0" w:type="auto"/>
            <w:tcBorders>
              <w:left w:val="nil"/>
              <w:right w:val="nil"/>
            </w:tcBorders>
            <w:shd w:val="clear" w:color="auto" w:fill="C0C0C0"/>
            <w:noWrap/>
            <w:hideMark/>
          </w:tcPr>
          <w:p w14:paraId="42FBA25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gmlexr</w:t>
            </w:r>
          </w:p>
        </w:tc>
        <w:tc>
          <w:tcPr>
            <w:tcW w:w="0" w:type="auto"/>
            <w:tcBorders>
              <w:left w:val="nil"/>
              <w:right w:val="nil"/>
            </w:tcBorders>
            <w:shd w:val="clear" w:color="auto" w:fill="C0C0C0"/>
            <w:noWrap/>
            <w:hideMark/>
          </w:tcPr>
          <w:p w14:paraId="4A8F513F" w14:textId="77777777" w:rsidR="001517B8" w:rsidRPr="00A65B96" w:rsidRDefault="00C33812" w:rsidP="00A65B96">
            <w:pPr>
              <w:spacing w:after="0"/>
              <w:rPr>
                <w:rFonts w:ascii="Consolas" w:hAnsi="Consolas" w:cs="Consolas"/>
                <w:color w:val="000000"/>
                <w:sz w:val="20"/>
                <w:szCs w:val="20"/>
                <w:lang w:val="en-CA" w:eastAsia="en-CA"/>
              </w:rPr>
            </w:pPr>
            <w:hyperlink r:id="rId132" w:history="1">
              <w:r w:rsidR="001517B8" w:rsidRPr="00A65B96">
                <w:rPr>
                  <w:rStyle w:val="Hyperlink"/>
                  <w:rFonts w:ascii="Consolas" w:hAnsi="Consolas" w:cs="Consolas"/>
                  <w:sz w:val="20"/>
                  <w:szCs w:val="20"/>
                  <w:lang w:val="en-CA" w:eastAsia="en-CA"/>
                </w:rPr>
                <w:t>http://www.opengis.net/gml/3.3/exr</w:t>
              </w:r>
            </w:hyperlink>
          </w:p>
        </w:tc>
      </w:tr>
      <w:tr w:rsidR="000A793F" w:rsidRPr="001517B8" w14:paraId="08EAE5D0" w14:textId="77777777" w:rsidTr="00A65B96">
        <w:trPr>
          <w:trHeight w:val="300"/>
        </w:trPr>
        <w:tc>
          <w:tcPr>
            <w:tcW w:w="0" w:type="auto"/>
            <w:shd w:val="clear" w:color="auto" w:fill="auto"/>
            <w:noWrap/>
            <w:hideMark/>
          </w:tcPr>
          <w:p w14:paraId="0C6E2B4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gsmlb</w:t>
            </w:r>
          </w:p>
        </w:tc>
        <w:tc>
          <w:tcPr>
            <w:tcW w:w="0" w:type="auto"/>
            <w:shd w:val="clear" w:color="auto" w:fill="auto"/>
            <w:noWrap/>
            <w:hideMark/>
          </w:tcPr>
          <w:p w14:paraId="797E9A1B" w14:textId="5EB247C7" w:rsidR="001517B8" w:rsidRPr="00A65B96" w:rsidRDefault="00C33812" w:rsidP="00A65B96">
            <w:pPr>
              <w:spacing w:after="0"/>
              <w:rPr>
                <w:rFonts w:ascii="Consolas" w:hAnsi="Consolas" w:cs="Consolas"/>
                <w:color w:val="000000"/>
                <w:sz w:val="20"/>
                <w:szCs w:val="20"/>
                <w:lang w:val="en-CA" w:eastAsia="en-CA"/>
              </w:rPr>
            </w:pPr>
            <w:hyperlink r:id="rId133" w:history="1">
              <w:r w:rsidR="00E21C96" w:rsidRPr="00E21C96">
                <w:rPr>
                  <w:rStyle w:val="Hyperlink"/>
                  <w:rFonts w:ascii="Consolas" w:hAnsi="Consolas" w:cs="Consolas"/>
                  <w:sz w:val="20"/>
                  <w:szCs w:val="20"/>
                  <w:lang w:val="en-CA" w:eastAsia="en-CA"/>
                </w:rPr>
                <w:t>http://xmlns.geosciml.org/GeoSciML-Basic/4.1</w:t>
              </w:r>
            </w:hyperlink>
          </w:p>
        </w:tc>
      </w:tr>
      <w:tr w:rsidR="001517B8" w:rsidRPr="001517B8" w14:paraId="7066582A" w14:textId="77777777" w:rsidTr="00A65B96">
        <w:trPr>
          <w:trHeight w:val="300"/>
        </w:trPr>
        <w:tc>
          <w:tcPr>
            <w:tcW w:w="0" w:type="auto"/>
            <w:tcBorders>
              <w:left w:val="nil"/>
              <w:right w:val="nil"/>
            </w:tcBorders>
            <w:shd w:val="clear" w:color="auto" w:fill="C0C0C0"/>
            <w:noWrap/>
            <w:hideMark/>
          </w:tcPr>
          <w:p w14:paraId="367F1489"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gsmlbh</w:t>
            </w:r>
          </w:p>
        </w:tc>
        <w:tc>
          <w:tcPr>
            <w:tcW w:w="0" w:type="auto"/>
            <w:tcBorders>
              <w:left w:val="nil"/>
              <w:right w:val="nil"/>
            </w:tcBorders>
            <w:shd w:val="clear" w:color="auto" w:fill="C0C0C0"/>
            <w:noWrap/>
            <w:hideMark/>
          </w:tcPr>
          <w:p w14:paraId="4443998C" w14:textId="25BD58AA" w:rsidR="001517B8" w:rsidRPr="00E21C96" w:rsidRDefault="00C33812" w:rsidP="00E21C96">
            <w:pPr>
              <w:rPr>
                <w:rFonts w:ascii="Consolas" w:hAnsi="Consolas" w:cs="Consolas"/>
                <w:sz w:val="20"/>
                <w:szCs w:val="20"/>
              </w:rPr>
            </w:pPr>
            <w:hyperlink r:id="rId134" w:history="1">
              <w:r w:rsidR="00E21C96" w:rsidRPr="00E21C96">
                <w:rPr>
                  <w:rStyle w:val="Hyperlink"/>
                  <w:rFonts w:ascii="Consolas" w:hAnsi="Consolas" w:cs="Consolas"/>
                  <w:sz w:val="20"/>
                  <w:szCs w:val="20"/>
                </w:rPr>
                <w:t>http://xmlns.geosciml.org/Borehole/4.1</w:t>
              </w:r>
            </w:hyperlink>
          </w:p>
        </w:tc>
      </w:tr>
      <w:tr w:rsidR="000A793F" w:rsidRPr="001517B8" w14:paraId="0988D4A7" w14:textId="77777777" w:rsidTr="00A65B96">
        <w:trPr>
          <w:trHeight w:val="315"/>
        </w:trPr>
        <w:tc>
          <w:tcPr>
            <w:tcW w:w="0" w:type="auto"/>
            <w:shd w:val="clear" w:color="auto" w:fill="auto"/>
            <w:noWrap/>
            <w:hideMark/>
          </w:tcPr>
          <w:p w14:paraId="215127F7"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gsmle</w:t>
            </w:r>
          </w:p>
        </w:tc>
        <w:tc>
          <w:tcPr>
            <w:tcW w:w="0" w:type="auto"/>
            <w:shd w:val="clear" w:color="auto" w:fill="auto"/>
            <w:noWrap/>
            <w:hideMark/>
          </w:tcPr>
          <w:p w14:paraId="4176E700" w14:textId="61C02D5D" w:rsidR="001517B8" w:rsidRPr="00E21C96" w:rsidRDefault="00C33812" w:rsidP="00E21C96">
            <w:pPr>
              <w:rPr>
                <w:rFonts w:ascii="Consolas" w:hAnsi="Consolas" w:cs="Consolas"/>
                <w:sz w:val="20"/>
                <w:szCs w:val="20"/>
              </w:rPr>
            </w:pPr>
            <w:hyperlink r:id="rId135" w:history="1">
              <w:r w:rsidR="00E21C96" w:rsidRPr="00E21C96">
                <w:rPr>
                  <w:rStyle w:val="Hyperlink"/>
                  <w:rFonts w:ascii="Consolas" w:hAnsi="Consolas" w:cs="Consolas"/>
                  <w:sz w:val="20"/>
                  <w:szCs w:val="20"/>
                </w:rPr>
                <w:t>http://xmlns.geosciml.org/GeoSciML-Extension/4.1</w:t>
              </w:r>
            </w:hyperlink>
            <w:r w:rsidR="001517B8" w:rsidRPr="00E21C96">
              <w:rPr>
                <w:rFonts w:ascii="Consolas" w:hAnsi="Consolas" w:cs="Consolas"/>
                <w:sz w:val="20"/>
                <w:szCs w:val="20"/>
              </w:rPr>
              <w:t xml:space="preserve"> </w:t>
            </w:r>
          </w:p>
        </w:tc>
      </w:tr>
      <w:tr w:rsidR="001517B8" w:rsidRPr="001517B8" w14:paraId="68BC2695" w14:textId="77777777" w:rsidTr="00A65B96">
        <w:trPr>
          <w:trHeight w:val="315"/>
        </w:trPr>
        <w:tc>
          <w:tcPr>
            <w:tcW w:w="0" w:type="auto"/>
            <w:tcBorders>
              <w:left w:val="nil"/>
              <w:right w:val="nil"/>
            </w:tcBorders>
            <w:shd w:val="clear" w:color="auto" w:fill="C0C0C0"/>
            <w:noWrap/>
            <w:hideMark/>
          </w:tcPr>
          <w:p w14:paraId="6152C27D"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gsmlgt</w:t>
            </w:r>
          </w:p>
        </w:tc>
        <w:tc>
          <w:tcPr>
            <w:tcW w:w="0" w:type="auto"/>
            <w:tcBorders>
              <w:left w:val="nil"/>
              <w:right w:val="nil"/>
            </w:tcBorders>
            <w:shd w:val="clear" w:color="auto" w:fill="C0C0C0"/>
            <w:noWrap/>
            <w:hideMark/>
          </w:tcPr>
          <w:p w14:paraId="3EFC1B9D" w14:textId="07354DE1" w:rsidR="001517B8" w:rsidRPr="00E21C96" w:rsidRDefault="00C33812" w:rsidP="00E21C96">
            <w:pPr>
              <w:rPr>
                <w:rFonts w:ascii="Consolas" w:hAnsi="Consolas" w:cs="Consolas"/>
                <w:sz w:val="20"/>
                <w:szCs w:val="20"/>
              </w:rPr>
            </w:pPr>
            <w:hyperlink r:id="rId136" w:history="1">
              <w:r w:rsidR="00E21C96" w:rsidRPr="00E21C96">
                <w:rPr>
                  <w:rStyle w:val="Hyperlink"/>
                  <w:rFonts w:ascii="Consolas" w:hAnsi="Consolas" w:cs="Consolas"/>
                  <w:sz w:val="20"/>
                  <w:szCs w:val="20"/>
                </w:rPr>
                <w:t>http://xmlns.geosciml.org/GeologicTime/4.1</w:t>
              </w:r>
            </w:hyperlink>
            <w:r w:rsidR="00E21C96">
              <w:rPr>
                <w:rFonts w:ascii="Consolas" w:hAnsi="Consolas" w:cs="Consolas"/>
                <w:sz w:val="20"/>
                <w:szCs w:val="20"/>
              </w:rPr>
              <w:t xml:space="preserve"> </w:t>
            </w:r>
            <w:r w:rsidR="001517B8" w:rsidRPr="00E21C96">
              <w:rPr>
                <w:rFonts w:ascii="Consolas" w:hAnsi="Consolas" w:cs="Consolas"/>
                <w:sz w:val="20"/>
                <w:szCs w:val="20"/>
              </w:rPr>
              <w:t xml:space="preserve"> </w:t>
            </w:r>
          </w:p>
        </w:tc>
      </w:tr>
      <w:tr w:rsidR="000A793F" w:rsidRPr="001517B8" w14:paraId="43EA51D5" w14:textId="77777777" w:rsidTr="00A65B96">
        <w:trPr>
          <w:trHeight w:val="300"/>
        </w:trPr>
        <w:tc>
          <w:tcPr>
            <w:tcW w:w="0" w:type="auto"/>
            <w:shd w:val="clear" w:color="auto" w:fill="auto"/>
            <w:noWrap/>
            <w:hideMark/>
          </w:tcPr>
          <w:p w14:paraId="15210616" w14:textId="4E76A9DC" w:rsidR="001517B8" w:rsidRPr="00A65B96" w:rsidRDefault="00E21C96" w:rsidP="00A65B96">
            <w:pPr>
              <w:spacing w:after="0"/>
              <w:rPr>
                <w:rFonts w:ascii="Consolas" w:hAnsi="Consolas" w:cs="Consolas"/>
                <w:b/>
                <w:bCs/>
                <w:color w:val="000000"/>
                <w:sz w:val="20"/>
                <w:szCs w:val="20"/>
                <w:lang w:val="en-CA" w:eastAsia="en-CA"/>
              </w:rPr>
            </w:pPr>
            <w:r>
              <w:rPr>
                <w:rFonts w:ascii="Consolas" w:hAnsi="Consolas" w:cs="Consolas"/>
                <w:b/>
                <w:bCs/>
                <w:color w:val="000000"/>
                <w:sz w:val="20"/>
                <w:szCs w:val="20"/>
                <w:lang w:val="en-CA" w:eastAsia="en-CA"/>
              </w:rPr>
              <w:t>g</w:t>
            </w:r>
            <w:r w:rsidR="001517B8" w:rsidRPr="00A65B96">
              <w:rPr>
                <w:rFonts w:ascii="Consolas" w:hAnsi="Consolas" w:cs="Consolas"/>
                <w:b/>
                <w:bCs/>
                <w:color w:val="000000"/>
                <w:sz w:val="20"/>
                <w:szCs w:val="20"/>
                <w:lang w:val="en-CA" w:eastAsia="en-CA"/>
              </w:rPr>
              <w:t>smlla</w:t>
            </w:r>
          </w:p>
        </w:tc>
        <w:tc>
          <w:tcPr>
            <w:tcW w:w="0" w:type="auto"/>
            <w:shd w:val="clear" w:color="auto" w:fill="auto"/>
            <w:noWrap/>
            <w:hideMark/>
          </w:tcPr>
          <w:p w14:paraId="2EF3394F" w14:textId="0E1CC054" w:rsidR="001517B8" w:rsidRPr="00E21C96" w:rsidRDefault="00C33812" w:rsidP="00E21C96">
            <w:pPr>
              <w:rPr>
                <w:rFonts w:ascii="Consolas" w:hAnsi="Consolas" w:cs="Consolas"/>
                <w:sz w:val="20"/>
                <w:szCs w:val="20"/>
              </w:rPr>
            </w:pPr>
            <w:hyperlink r:id="rId137" w:history="1">
              <w:r w:rsidR="00E21C96" w:rsidRPr="00E21C96">
                <w:rPr>
                  <w:rStyle w:val="Hyperlink"/>
                  <w:rFonts w:ascii="Consolas" w:hAnsi="Consolas" w:cs="Consolas"/>
                  <w:sz w:val="20"/>
                  <w:szCs w:val="20"/>
                </w:rPr>
                <w:t>http://xmlns.geosciml.org/LaboratoryAnalysis-Specimen/4.1</w:t>
              </w:r>
            </w:hyperlink>
            <w:r w:rsidR="00E21C96">
              <w:rPr>
                <w:rFonts w:ascii="Consolas" w:hAnsi="Consolas" w:cs="Consolas"/>
                <w:sz w:val="20"/>
                <w:szCs w:val="20"/>
              </w:rPr>
              <w:t xml:space="preserve"> </w:t>
            </w:r>
            <w:r w:rsidR="001517B8" w:rsidRPr="00E21C96">
              <w:rPr>
                <w:rFonts w:ascii="Consolas" w:hAnsi="Consolas" w:cs="Consolas"/>
                <w:sz w:val="20"/>
                <w:szCs w:val="20"/>
              </w:rPr>
              <w:t xml:space="preserve"> </w:t>
            </w:r>
          </w:p>
        </w:tc>
      </w:tr>
      <w:tr w:rsidR="001517B8" w:rsidRPr="001517B8" w14:paraId="0E6CA1F9" w14:textId="77777777" w:rsidTr="00E21C96">
        <w:trPr>
          <w:trHeight w:val="251"/>
        </w:trPr>
        <w:tc>
          <w:tcPr>
            <w:tcW w:w="0" w:type="auto"/>
            <w:tcBorders>
              <w:left w:val="nil"/>
              <w:right w:val="nil"/>
            </w:tcBorders>
            <w:shd w:val="clear" w:color="auto" w:fill="C0C0C0"/>
            <w:noWrap/>
            <w:hideMark/>
          </w:tcPr>
          <w:p w14:paraId="0F5232D2" w14:textId="395F41A0" w:rsidR="001517B8" w:rsidRPr="00A65B96" w:rsidRDefault="00E21C96" w:rsidP="00A65B96">
            <w:pPr>
              <w:spacing w:after="0"/>
              <w:rPr>
                <w:rFonts w:ascii="Consolas" w:hAnsi="Consolas" w:cs="Consolas"/>
                <w:b/>
                <w:bCs/>
                <w:color w:val="000000"/>
                <w:sz w:val="20"/>
                <w:szCs w:val="20"/>
                <w:lang w:val="en-CA" w:eastAsia="en-CA"/>
              </w:rPr>
            </w:pPr>
            <w:r>
              <w:rPr>
                <w:rFonts w:ascii="Consolas" w:hAnsi="Consolas" w:cs="Consolas"/>
                <w:b/>
                <w:bCs/>
                <w:color w:val="000000"/>
                <w:sz w:val="20"/>
                <w:szCs w:val="20"/>
                <w:lang w:val="en-CA" w:eastAsia="en-CA"/>
              </w:rPr>
              <w:t>g</w:t>
            </w:r>
            <w:r w:rsidR="001517B8" w:rsidRPr="00A65B96">
              <w:rPr>
                <w:rFonts w:ascii="Consolas" w:hAnsi="Consolas" w:cs="Consolas"/>
                <w:b/>
                <w:bCs/>
                <w:color w:val="000000"/>
                <w:sz w:val="20"/>
                <w:szCs w:val="20"/>
                <w:lang w:val="en-CA" w:eastAsia="en-CA"/>
              </w:rPr>
              <w:t>smlp</w:t>
            </w:r>
          </w:p>
        </w:tc>
        <w:tc>
          <w:tcPr>
            <w:tcW w:w="0" w:type="auto"/>
            <w:tcBorders>
              <w:left w:val="nil"/>
              <w:right w:val="nil"/>
            </w:tcBorders>
            <w:shd w:val="clear" w:color="auto" w:fill="C0C0C0"/>
            <w:noWrap/>
            <w:hideMark/>
          </w:tcPr>
          <w:p w14:paraId="5F745EFB" w14:textId="3C88A8CA" w:rsidR="001517B8" w:rsidRPr="00E21C96" w:rsidRDefault="00C33812" w:rsidP="00E21C96">
            <w:pPr>
              <w:rPr>
                <w:rFonts w:ascii="Consolas" w:hAnsi="Consolas" w:cs="Consolas"/>
                <w:sz w:val="20"/>
                <w:szCs w:val="20"/>
              </w:rPr>
            </w:pPr>
            <w:hyperlink r:id="rId138" w:history="1">
              <w:r w:rsidR="00E21C96" w:rsidRPr="00E21C96">
                <w:rPr>
                  <w:rStyle w:val="Hyperlink"/>
                  <w:rFonts w:ascii="Consolas" w:hAnsi="Consolas" w:cs="Consolas"/>
                  <w:sz w:val="20"/>
                  <w:szCs w:val="20"/>
                </w:rPr>
                <w:t>http://xmlns.geosciml.org/geosciml-lite/4.1</w:t>
              </w:r>
            </w:hyperlink>
            <w:r w:rsidR="00E21C96">
              <w:rPr>
                <w:rFonts w:ascii="Consolas" w:hAnsi="Consolas" w:cs="Consolas"/>
                <w:sz w:val="20"/>
                <w:szCs w:val="20"/>
              </w:rPr>
              <w:t xml:space="preserve"> </w:t>
            </w:r>
            <w:r w:rsidR="001517B8" w:rsidRPr="00E21C96">
              <w:rPr>
                <w:rFonts w:ascii="Consolas" w:hAnsi="Consolas" w:cs="Consolas"/>
                <w:sz w:val="20"/>
                <w:szCs w:val="20"/>
              </w:rPr>
              <w:t xml:space="preserve"> </w:t>
            </w:r>
          </w:p>
        </w:tc>
      </w:tr>
      <w:tr w:rsidR="000A793F" w:rsidRPr="001517B8" w14:paraId="0697AA2E" w14:textId="77777777" w:rsidTr="00A65B96">
        <w:trPr>
          <w:trHeight w:val="300"/>
        </w:trPr>
        <w:tc>
          <w:tcPr>
            <w:tcW w:w="0" w:type="auto"/>
            <w:shd w:val="clear" w:color="auto" w:fill="auto"/>
            <w:noWrap/>
            <w:hideMark/>
          </w:tcPr>
          <w:p w14:paraId="788E7850"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mrl</w:t>
            </w:r>
          </w:p>
        </w:tc>
        <w:tc>
          <w:tcPr>
            <w:tcW w:w="0" w:type="auto"/>
            <w:shd w:val="clear" w:color="auto" w:fill="auto"/>
            <w:noWrap/>
            <w:hideMark/>
          </w:tcPr>
          <w:p w14:paraId="0CAA915F" w14:textId="77777777" w:rsidR="001517B8" w:rsidRPr="00A65B96" w:rsidRDefault="00C33812" w:rsidP="00A65B96">
            <w:pPr>
              <w:spacing w:after="0"/>
              <w:rPr>
                <w:rFonts w:ascii="Consolas" w:hAnsi="Consolas" w:cs="Consolas"/>
                <w:color w:val="000000"/>
                <w:sz w:val="20"/>
                <w:szCs w:val="20"/>
                <w:lang w:val="en-CA" w:eastAsia="en-CA"/>
              </w:rPr>
            </w:pPr>
            <w:hyperlink r:id="rId139" w:history="1">
              <w:r w:rsidR="001517B8" w:rsidRPr="00A65B96">
                <w:rPr>
                  <w:rStyle w:val="Hyperlink"/>
                  <w:rFonts w:ascii="Consolas" w:hAnsi="Consolas" w:cs="Consolas"/>
                  <w:sz w:val="20"/>
                  <w:szCs w:val="20"/>
                  <w:lang w:val="en-CA" w:eastAsia="en-CA"/>
                </w:rPr>
                <w:t>http://standards.iso.org/iso/19115/-3/mrl/1.0</w:t>
              </w:r>
            </w:hyperlink>
            <w:r w:rsidR="001517B8" w:rsidRPr="00A65B96">
              <w:rPr>
                <w:rFonts w:ascii="Consolas" w:hAnsi="Consolas" w:cs="Consolas"/>
                <w:color w:val="000000"/>
                <w:sz w:val="20"/>
                <w:szCs w:val="20"/>
                <w:lang w:val="en-CA" w:eastAsia="en-CA"/>
              </w:rPr>
              <w:t xml:space="preserve"> </w:t>
            </w:r>
          </w:p>
        </w:tc>
      </w:tr>
      <w:tr w:rsidR="001517B8" w:rsidRPr="001517B8" w14:paraId="6EC7183A" w14:textId="77777777" w:rsidTr="00A65B96">
        <w:trPr>
          <w:trHeight w:val="300"/>
        </w:trPr>
        <w:tc>
          <w:tcPr>
            <w:tcW w:w="0" w:type="auto"/>
            <w:tcBorders>
              <w:left w:val="nil"/>
              <w:right w:val="nil"/>
            </w:tcBorders>
            <w:shd w:val="clear" w:color="auto" w:fill="C0C0C0"/>
            <w:hideMark/>
          </w:tcPr>
          <w:p w14:paraId="036850D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om</w:t>
            </w:r>
          </w:p>
        </w:tc>
        <w:tc>
          <w:tcPr>
            <w:tcW w:w="0" w:type="auto"/>
            <w:tcBorders>
              <w:left w:val="nil"/>
              <w:right w:val="nil"/>
            </w:tcBorders>
            <w:shd w:val="clear" w:color="auto" w:fill="C0C0C0"/>
            <w:hideMark/>
          </w:tcPr>
          <w:p w14:paraId="53F16546" w14:textId="77777777" w:rsidR="001517B8" w:rsidRPr="00A65B96" w:rsidRDefault="00C33812" w:rsidP="00A65B96">
            <w:pPr>
              <w:spacing w:after="0"/>
              <w:rPr>
                <w:rFonts w:ascii="Consolas" w:hAnsi="Consolas" w:cs="Consolas"/>
                <w:color w:val="0000FF"/>
                <w:sz w:val="20"/>
                <w:szCs w:val="20"/>
                <w:u w:val="single"/>
                <w:lang w:val="en-CA" w:eastAsia="en-CA"/>
              </w:rPr>
            </w:pPr>
            <w:hyperlink r:id="rId140" w:history="1">
              <w:r w:rsidR="001517B8" w:rsidRPr="00A65B96">
                <w:rPr>
                  <w:rFonts w:ascii="Consolas" w:hAnsi="Consolas" w:cs="Consolas"/>
                  <w:color w:val="0000FF"/>
                  <w:sz w:val="20"/>
                  <w:szCs w:val="20"/>
                  <w:u w:val="single"/>
                  <w:lang w:eastAsia="en-CA"/>
                </w:rPr>
                <w:t>http://www.opengis.net/om/2.0</w:t>
              </w:r>
            </w:hyperlink>
          </w:p>
        </w:tc>
      </w:tr>
      <w:tr w:rsidR="000A793F" w:rsidRPr="001517B8" w14:paraId="49E6E802" w14:textId="77777777" w:rsidTr="00A65B96">
        <w:trPr>
          <w:trHeight w:val="300"/>
        </w:trPr>
        <w:tc>
          <w:tcPr>
            <w:tcW w:w="0" w:type="auto"/>
            <w:shd w:val="clear" w:color="auto" w:fill="auto"/>
            <w:hideMark/>
          </w:tcPr>
          <w:p w14:paraId="66F95531"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sam</w:t>
            </w:r>
          </w:p>
        </w:tc>
        <w:tc>
          <w:tcPr>
            <w:tcW w:w="0" w:type="auto"/>
            <w:shd w:val="clear" w:color="auto" w:fill="auto"/>
            <w:hideMark/>
          </w:tcPr>
          <w:p w14:paraId="064616D7" w14:textId="77777777" w:rsidR="001517B8" w:rsidRPr="00A65B96" w:rsidRDefault="00C33812" w:rsidP="00A65B96">
            <w:pPr>
              <w:spacing w:after="0"/>
              <w:rPr>
                <w:rFonts w:ascii="Consolas" w:hAnsi="Consolas" w:cs="Consolas"/>
                <w:color w:val="0000FF"/>
                <w:sz w:val="20"/>
                <w:szCs w:val="20"/>
                <w:u w:val="single"/>
                <w:lang w:val="en-CA" w:eastAsia="en-CA"/>
              </w:rPr>
            </w:pPr>
            <w:hyperlink r:id="rId141" w:history="1">
              <w:r w:rsidR="001517B8" w:rsidRPr="00A65B96">
                <w:rPr>
                  <w:rFonts w:ascii="Consolas" w:hAnsi="Consolas" w:cs="Consolas"/>
                  <w:color w:val="0000FF"/>
                  <w:sz w:val="20"/>
                  <w:szCs w:val="20"/>
                  <w:u w:val="single"/>
                  <w:lang w:eastAsia="en-CA"/>
                </w:rPr>
                <w:t>http://www.opengis.net/sampling/2.0</w:t>
              </w:r>
            </w:hyperlink>
          </w:p>
        </w:tc>
      </w:tr>
      <w:tr w:rsidR="001517B8" w:rsidRPr="001517B8" w14:paraId="6AB89F40" w14:textId="77777777" w:rsidTr="00A65B96">
        <w:trPr>
          <w:trHeight w:val="284"/>
        </w:trPr>
        <w:tc>
          <w:tcPr>
            <w:tcW w:w="0" w:type="auto"/>
            <w:tcBorders>
              <w:left w:val="nil"/>
              <w:right w:val="nil"/>
            </w:tcBorders>
            <w:shd w:val="clear" w:color="auto" w:fill="C0C0C0"/>
            <w:hideMark/>
          </w:tcPr>
          <w:p w14:paraId="3A5F6D8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sams</w:t>
            </w:r>
          </w:p>
        </w:tc>
        <w:tc>
          <w:tcPr>
            <w:tcW w:w="0" w:type="auto"/>
            <w:tcBorders>
              <w:left w:val="nil"/>
              <w:right w:val="nil"/>
            </w:tcBorders>
            <w:shd w:val="clear" w:color="auto" w:fill="C0C0C0"/>
            <w:hideMark/>
          </w:tcPr>
          <w:p w14:paraId="79F94428" w14:textId="77777777" w:rsidR="001517B8" w:rsidRPr="00A65B96" w:rsidRDefault="00C33812" w:rsidP="00A65B96">
            <w:pPr>
              <w:spacing w:after="0"/>
              <w:rPr>
                <w:rFonts w:ascii="Consolas" w:hAnsi="Consolas" w:cs="Consolas"/>
                <w:color w:val="0000FF"/>
                <w:sz w:val="20"/>
                <w:szCs w:val="20"/>
                <w:u w:val="single"/>
                <w:lang w:val="en-CA" w:eastAsia="en-CA"/>
              </w:rPr>
            </w:pPr>
            <w:hyperlink r:id="rId142" w:history="1">
              <w:r w:rsidR="001517B8" w:rsidRPr="00A65B96">
                <w:rPr>
                  <w:rFonts w:ascii="Consolas" w:hAnsi="Consolas" w:cs="Consolas"/>
                  <w:color w:val="0000FF"/>
                  <w:sz w:val="20"/>
                  <w:szCs w:val="20"/>
                  <w:u w:val="single"/>
                  <w:lang w:eastAsia="en-CA"/>
                </w:rPr>
                <w:t>http://www.opengis.net/samplingSpatial/2.0</w:t>
              </w:r>
            </w:hyperlink>
          </w:p>
        </w:tc>
      </w:tr>
      <w:tr w:rsidR="000A793F" w:rsidRPr="001517B8" w14:paraId="6D248E71" w14:textId="77777777" w:rsidTr="00A65B96">
        <w:trPr>
          <w:trHeight w:val="378"/>
        </w:trPr>
        <w:tc>
          <w:tcPr>
            <w:tcW w:w="0" w:type="auto"/>
            <w:shd w:val="clear" w:color="auto" w:fill="auto"/>
            <w:hideMark/>
          </w:tcPr>
          <w:p w14:paraId="47C249AB"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spec</w:t>
            </w:r>
          </w:p>
        </w:tc>
        <w:tc>
          <w:tcPr>
            <w:tcW w:w="0" w:type="auto"/>
            <w:shd w:val="clear" w:color="auto" w:fill="auto"/>
            <w:hideMark/>
          </w:tcPr>
          <w:p w14:paraId="039102C9" w14:textId="77777777" w:rsidR="001517B8" w:rsidRPr="00A65B96" w:rsidRDefault="00C33812" w:rsidP="00A65B96">
            <w:pPr>
              <w:spacing w:after="0"/>
              <w:rPr>
                <w:rFonts w:ascii="Consolas" w:hAnsi="Consolas" w:cs="Consolas"/>
                <w:color w:val="0000FF"/>
                <w:sz w:val="20"/>
                <w:szCs w:val="20"/>
                <w:u w:val="single"/>
                <w:lang w:val="en-CA" w:eastAsia="en-CA"/>
              </w:rPr>
            </w:pPr>
            <w:hyperlink r:id="rId143" w:history="1">
              <w:r w:rsidR="001517B8" w:rsidRPr="00A65B96">
                <w:rPr>
                  <w:rFonts w:ascii="Consolas" w:hAnsi="Consolas" w:cs="Consolas"/>
                  <w:color w:val="0000FF"/>
                  <w:sz w:val="20"/>
                  <w:szCs w:val="20"/>
                  <w:u w:val="single"/>
                  <w:lang w:eastAsia="en-CA"/>
                </w:rPr>
                <w:t>http://www.opengis.net/samplingSpecimen/2.0</w:t>
              </w:r>
            </w:hyperlink>
          </w:p>
        </w:tc>
      </w:tr>
      <w:tr w:rsidR="001517B8" w:rsidRPr="001517B8" w14:paraId="1C14575B" w14:textId="77777777" w:rsidTr="00A65B96">
        <w:trPr>
          <w:trHeight w:val="300"/>
        </w:trPr>
        <w:tc>
          <w:tcPr>
            <w:tcW w:w="0" w:type="auto"/>
            <w:tcBorders>
              <w:left w:val="nil"/>
              <w:right w:val="nil"/>
            </w:tcBorders>
            <w:shd w:val="clear" w:color="auto" w:fill="C0C0C0"/>
            <w:hideMark/>
          </w:tcPr>
          <w:p w14:paraId="2E79727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swe</w:t>
            </w:r>
          </w:p>
        </w:tc>
        <w:tc>
          <w:tcPr>
            <w:tcW w:w="0" w:type="auto"/>
            <w:tcBorders>
              <w:left w:val="nil"/>
              <w:right w:val="nil"/>
            </w:tcBorders>
            <w:shd w:val="clear" w:color="auto" w:fill="C0C0C0"/>
            <w:hideMark/>
          </w:tcPr>
          <w:p w14:paraId="042860C0" w14:textId="77777777" w:rsidR="001517B8" w:rsidRPr="00A65B96" w:rsidRDefault="00C33812" w:rsidP="00A65B96">
            <w:pPr>
              <w:spacing w:after="0"/>
              <w:rPr>
                <w:rFonts w:ascii="Consolas" w:hAnsi="Consolas" w:cs="Consolas"/>
                <w:color w:val="0000FF"/>
                <w:sz w:val="20"/>
                <w:szCs w:val="20"/>
                <w:u w:val="single"/>
                <w:lang w:val="en-CA" w:eastAsia="en-CA"/>
              </w:rPr>
            </w:pPr>
            <w:hyperlink r:id="rId144" w:history="1">
              <w:r w:rsidR="001517B8" w:rsidRPr="00A65B96">
                <w:rPr>
                  <w:rFonts w:ascii="Consolas" w:hAnsi="Consolas" w:cs="Consolas"/>
                  <w:color w:val="0000FF"/>
                  <w:sz w:val="20"/>
                  <w:szCs w:val="20"/>
                  <w:u w:val="single"/>
                  <w:lang w:eastAsia="en-CA"/>
                </w:rPr>
                <w:t>http://www.opengis.net/swe/2.0</w:t>
              </w:r>
            </w:hyperlink>
          </w:p>
        </w:tc>
      </w:tr>
      <w:tr w:rsidR="000A793F" w:rsidRPr="001517B8" w14:paraId="38A274AA" w14:textId="77777777" w:rsidTr="00A65B96">
        <w:trPr>
          <w:trHeight w:val="335"/>
        </w:trPr>
        <w:tc>
          <w:tcPr>
            <w:tcW w:w="0" w:type="auto"/>
            <w:shd w:val="clear" w:color="auto" w:fill="auto"/>
            <w:hideMark/>
          </w:tcPr>
          <w:p w14:paraId="5367FAF9"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wfs</w:t>
            </w:r>
          </w:p>
        </w:tc>
        <w:tc>
          <w:tcPr>
            <w:tcW w:w="0" w:type="auto"/>
            <w:shd w:val="clear" w:color="auto" w:fill="auto"/>
            <w:hideMark/>
          </w:tcPr>
          <w:p w14:paraId="57141625" w14:textId="77777777" w:rsidR="001517B8" w:rsidRPr="00A65B96" w:rsidRDefault="00C33812" w:rsidP="00A65B96">
            <w:pPr>
              <w:spacing w:after="0"/>
              <w:rPr>
                <w:rFonts w:ascii="Consolas" w:hAnsi="Consolas" w:cs="Consolas"/>
                <w:color w:val="0000FF"/>
                <w:sz w:val="20"/>
                <w:szCs w:val="20"/>
                <w:u w:val="single"/>
                <w:lang w:val="en-CA" w:eastAsia="en-CA"/>
              </w:rPr>
            </w:pPr>
            <w:hyperlink r:id="rId145" w:history="1">
              <w:r w:rsidR="001517B8" w:rsidRPr="00A65B96">
                <w:rPr>
                  <w:rFonts w:ascii="Consolas" w:hAnsi="Consolas" w:cs="Consolas"/>
                  <w:color w:val="0000FF"/>
                  <w:sz w:val="20"/>
                  <w:szCs w:val="20"/>
                  <w:u w:val="single"/>
                  <w:lang w:eastAsia="en-CA"/>
                </w:rPr>
                <w:t>http://www.opengis.net/wfs/2.0</w:t>
              </w:r>
            </w:hyperlink>
          </w:p>
        </w:tc>
      </w:tr>
      <w:tr w:rsidR="001517B8" w:rsidRPr="001517B8" w14:paraId="006A1B0D" w14:textId="77777777" w:rsidTr="00A65B96">
        <w:trPr>
          <w:trHeight w:val="285"/>
        </w:trPr>
        <w:tc>
          <w:tcPr>
            <w:tcW w:w="0" w:type="auto"/>
            <w:tcBorders>
              <w:left w:val="nil"/>
              <w:right w:val="nil"/>
            </w:tcBorders>
            <w:shd w:val="clear" w:color="auto" w:fill="C0C0C0"/>
            <w:hideMark/>
          </w:tcPr>
          <w:p w14:paraId="4B6274D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xlink</w:t>
            </w:r>
          </w:p>
        </w:tc>
        <w:tc>
          <w:tcPr>
            <w:tcW w:w="0" w:type="auto"/>
            <w:tcBorders>
              <w:left w:val="nil"/>
              <w:right w:val="nil"/>
            </w:tcBorders>
            <w:shd w:val="clear" w:color="auto" w:fill="C0C0C0"/>
            <w:hideMark/>
          </w:tcPr>
          <w:p w14:paraId="1B289F0B" w14:textId="77777777" w:rsidR="001517B8" w:rsidRPr="00A65B96" w:rsidRDefault="00C33812" w:rsidP="00A65B96">
            <w:pPr>
              <w:keepNext/>
              <w:spacing w:after="0"/>
              <w:rPr>
                <w:rFonts w:ascii="Consolas" w:hAnsi="Consolas" w:cs="Consolas"/>
                <w:color w:val="0000FF"/>
                <w:sz w:val="20"/>
                <w:szCs w:val="20"/>
                <w:u w:val="single"/>
                <w:lang w:val="en-CA" w:eastAsia="en-CA"/>
              </w:rPr>
            </w:pPr>
            <w:hyperlink r:id="rId146" w:history="1">
              <w:r w:rsidR="001517B8" w:rsidRPr="00A65B96">
                <w:rPr>
                  <w:rFonts w:ascii="Consolas" w:hAnsi="Consolas" w:cs="Consolas"/>
                  <w:color w:val="0000FF"/>
                  <w:sz w:val="20"/>
                  <w:szCs w:val="20"/>
                  <w:u w:val="single"/>
                  <w:lang w:eastAsia="en-CA"/>
                </w:rPr>
                <w:t>http://www.w3.org/1999/xlink</w:t>
              </w:r>
            </w:hyperlink>
          </w:p>
        </w:tc>
      </w:tr>
    </w:tbl>
    <w:p w14:paraId="448CB701" w14:textId="758BF899" w:rsidR="00415E41" w:rsidRDefault="00415E41">
      <w:pPr>
        <w:pStyle w:val="Caption"/>
      </w:pPr>
      <w:bookmarkStart w:id="560" w:name="_Ref443220196"/>
      <w:r>
        <w:t xml:space="preserve">Table </w:t>
      </w:r>
      <w:r>
        <w:fldChar w:fldCharType="begin"/>
      </w:r>
      <w:r>
        <w:instrText xml:space="preserve"> SEQ Table \* ARABIC </w:instrText>
      </w:r>
      <w:r>
        <w:fldChar w:fldCharType="separate"/>
      </w:r>
      <w:r w:rsidR="00F02ED9">
        <w:rPr>
          <w:noProof/>
        </w:rPr>
        <w:t>8</w:t>
      </w:r>
      <w:r>
        <w:fldChar w:fldCharType="end"/>
      </w:r>
      <w:bookmarkEnd w:id="560"/>
      <w:r>
        <w:t xml:space="preserve"> : default prefix mapping for xml snippets</w:t>
      </w:r>
    </w:p>
    <w:p w14:paraId="019C8217" w14:textId="77777777" w:rsidR="00380908" w:rsidRDefault="001517B8" w:rsidP="00380908">
      <w:r>
        <w:t xml:space="preserve"> </w:t>
      </w:r>
    </w:p>
    <w:p w14:paraId="213BD9E7" w14:textId="7158BB3B" w:rsidR="00E20E2E" w:rsidRDefault="00FE640E" w:rsidP="00380908">
      <w:r>
        <w:t>Also to improve readability, the following XML entities are used</w:t>
      </w:r>
      <w:r w:rsidR="00B123AA">
        <w:t xml:space="preserve"> in instance examples</w:t>
      </w:r>
      <w:r w:rsidR="00B8253A">
        <w:t>.</w:t>
      </w:r>
    </w:p>
    <w:p w14:paraId="62A0F49E" w14:textId="544852C7" w:rsidR="00FE640E" w:rsidRPr="004A5E5F" w:rsidRDefault="00FE640E" w:rsidP="004A5E5F">
      <w:pPr>
        <w:spacing w:after="0"/>
        <w:rPr>
          <w:rFonts w:ascii="Courier New" w:hAnsi="Courier New" w:cs="Courier New"/>
          <w:sz w:val="20"/>
          <w:szCs w:val="20"/>
          <w:lang w:val="en-CA"/>
        </w:rPr>
      </w:pPr>
      <w:commentRangeStart w:id="561"/>
      <w:r w:rsidRPr="004A5E5F">
        <w:rPr>
          <w:rFonts w:ascii="Courier New" w:hAnsi="Courier New" w:cs="Courier New"/>
          <w:sz w:val="20"/>
          <w:szCs w:val="20"/>
          <w:lang w:val="en-CA"/>
        </w:rPr>
        <w:t>&lt;!ENTITY guid "http://www.ietf.org/rfc/rfc2616"&gt;</w:t>
      </w:r>
      <w:commentRangeEnd w:id="561"/>
      <w:r w:rsidRPr="004A5E5F">
        <w:rPr>
          <w:rStyle w:val="CommentReference"/>
          <w:sz w:val="20"/>
          <w:szCs w:val="20"/>
        </w:rPr>
        <w:commentReference w:id="561"/>
      </w:r>
    </w:p>
    <w:p w14:paraId="53D5459D" w14:textId="0E49008E" w:rsidR="00FE640E" w:rsidRPr="004A5E5F" w:rsidRDefault="00FE640E" w:rsidP="004A5E5F">
      <w:pPr>
        <w:spacing w:after="0"/>
        <w:rPr>
          <w:rFonts w:ascii="Courier New" w:hAnsi="Courier New" w:cs="Courier New"/>
          <w:sz w:val="20"/>
          <w:szCs w:val="20"/>
          <w:lang w:val="en-CA"/>
        </w:rPr>
      </w:pPr>
      <w:proofErr w:type="gramStart"/>
      <w:r w:rsidRPr="004A5E5F">
        <w:rPr>
          <w:rFonts w:ascii="Courier New" w:hAnsi="Courier New" w:cs="Courier New"/>
          <w:sz w:val="20"/>
          <w:szCs w:val="20"/>
          <w:lang w:val="en-CA"/>
        </w:rPr>
        <w:t>&lt;!ENTITY</w:t>
      </w:r>
      <w:proofErr w:type="gramEnd"/>
      <w:r w:rsidRPr="004A5E5F">
        <w:rPr>
          <w:rFonts w:ascii="Courier New" w:hAnsi="Courier New" w:cs="Courier New"/>
          <w:sz w:val="20"/>
          <w:szCs w:val="20"/>
          <w:lang w:val="en-CA"/>
        </w:rPr>
        <w:t xml:space="preserve"> </w:t>
      </w:r>
      <w:r w:rsidRPr="004A5E5F">
        <w:rPr>
          <w:rFonts w:ascii="Courier New" w:hAnsi="Courier New" w:cs="Courier New"/>
          <w:sz w:val="20"/>
          <w:szCs w:val="20"/>
        </w:rPr>
        <w:t>resource</w:t>
      </w:r>
      <w:r w:rsidRPr="004A5E5F">
        <w:rPr>
          <w:sz w:val="20"/>
          <w:szCs w:val="20"/>
        </w:rPr>
        <w:t xml:space="preserve"> </w:t>
      </w:r>
      <w:r w:rsidRPr="004A5E5F">
        <w:rPr>
          <w:rFonts w:ascii="Courier New" w:hAnsi="Courier New" w:cs="Courier New"/>
          <w:sz w:val="20"/>
          <w:szCs w:val="20"/>
          <w:lang w:val="en-CA"/>
        </w:rPr>
        <w:t>"</w:t>
      </w:r>
      <w:r w:rsidRPr="004A5E5F">
        <w:rPr>
          <w:sz w:val="20"/>
          <w:szCs w:val="20"/>
        </w:rPr>
        <w:t xml:space="preserve"> </w:t>
      </w:r>
      <w:r w:rsidR="00AA18BE">
        <w:rPr>
          <w:rFonts w:ascii="Courier New" w:hAnsi="Courier New" w:cs="Courier New"/>
          <w:sz w:val="20"/>
          <w:szCs w:val="20"/>
          <w:lang w:val="en-CA"/>
        </w:rPr>
        <w:t>http://resource.geosciml.org</w:t>
      </w:r>
      <w:r w:rsidRPr="004A5E5F">
        <w:rPr>
          <w:rFonts w:ascii="Courier New" w:hAnsi="Courier New" w:cs="Courier New"/>
          <w:sz w:val="20"/>
          <w:szCs w:val="20"/>
          <w:lang w:val="en-CA"/>
        </w:rPr>
        <w:t>"&gt;</w:t>
      </w:r>
    </w:p>
    <w:p w14:paraId="37DC674F" w14:textId="77777777" w:rsidR="00FE640E" w:rsidRPr="004A5E5F" w:rsidRDefault="00FE640E" w:rsidP="004A5E5F">
      <w:pPr>
        <w:spacing w:after="0"/>
        <w:rPr>
          <w:rFonts w:ascii="Courier New" w:hAnsi="Courier New" w:cs="Courier New"/>
          <w:sz w:val="20"/>
          <w:szCs w:val="20"/>
          <w:lang w:val="en-CA"/>
        </w:rPr>
      </w:pPr>
      <w:r w:rsidRPr="004A5E5F">
        <w:rPr>
          <w:rFonts w:ascii="Courier New" w:hAnsi="Courier New" w:cs="Courier New"/>
          <w:sz w:val="20"/>
          <w:szCs w:val="20"/>
          <w:lang w:val="en-CA"/>
        </w:rPr>
        <w:t>&lt;!ENTITY nil "http://www.opengis.net/def/nil/OGC/0/unknown"&gt;</w:t>
      </w:r>
    </w:p>
    <w:p w14:paraId="4C6BAEAB" w14:textId="1D742249" w:rsidR="00FE640E" w:rsidRPr="004A5E5F" w:rsidRDefault="00FE640E" w:rsidP="004A5E5F">
      <w:pPr>
        <w:spacing w:after="0"/>
        <w:rPr>
          <w:rFonts w:ascii="Courier New" w:hAnsi="Courier New" w:cs="Courier New"/>
          <w:sz w:val="20"/>
          <w:szCs w:val="20"/>
          <w:lang w:val="en-CA"/>
        </w:rPr>
      </w:pPr>
      <w:r w:rsidRPr="004A5E5F">
        <w:rPr>
          <w:rFonts w:ascii="Courier New" w:hAnsi="Courier New" w:cs="Courier New"/>
          <w:sz w:val="20"/>
          <w:szCs w:val="20"/>
          <w:lang w:val="en-CA"/>
        </w:rPr>
        <w:t>]&gt;</w:t>
      </w:r>
    </w:p>
    <w:p w14:paraId="5A18B9B3" w14:textId="77777777" w:rsidR="00FE640E" w:rsidRPr="009B3BBD" w:rsidRDefault="00FE640E" w:rsidP="009B3BBD">
      <w:pPr>
        <w:rPr>
          <w:lang w:val="en-CA"/>
        </w:rPr>
      </w:pPr>
    </w:p>
    <w:p w14:paraId="238F699D" w14:textId="2BE4B6BC" w:rsidR="009B3BBD" w:rsidRDefault="009B3BBD" w:rsidP="009B3BBD">
      <w:pPr>
        <w:pStyle w:val="Heading2"/>
        <w:rPr>
          <w:lang w:val="en-CA"/>
        </w:rPr>
      </w:pPr>
      <w:bookmarkStart w:id="562" w:name="_Toc456947010"/>
      <w:r w:rsidRPr="00D12552">
        <w:rPr>
          <w:lang w:val="en-CA"/>
        </w:rPr>
        <w:t xml:space="preserve">GeoSciML </w:t>
      </w:r>
      <w:r>
        <w:rPr>
          <w:lang w:val="en-CA"/>
        </w:rPr>
        <w:t>Core XML</w:t>
      </w:r>
      <w:r w:rsidRPr="00D12552">
        <w:rPr>
          <w:lang w:val="en-CA"/>
        </w:rPr>
        <w:t xml:space="preserve"> </w:t>
      </w:r>
      <w:r w:rsidR="00AF7E7A">
        <w:rPr>
          <w:lang w:val="en-CA"/>
        </w:rPr>
        <w:t xml:space="preserve">Abstract </w:t>
      </w:r>
      <w:r w:rsidRPr="00D12552">
        <w:rPr>
          <w:lang w:val="en-CA"/>
        </w:rPr>
        <w:t>Requirements Class</w:t>
      </w:r>
      <w:r w:rsidR="00052694">
        <w:rPr>
          <w:lang w:val="en-CA"/>
        </w:rPr>
        <w:t xml:space="preserve"> (Normative)</w:t>
      </w:r>
      <w:bookmarkEnd w:id="562"/>
    </w:p>
    <w:p w14:paraId="46D450FC" w14:textId="77777777" w:rsidR="005A0C30" w:rsidRDefault="005A0C30" w:rsidP="005A0C3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C4C24" w:rsidRPr="00402582" w14:paraId="35339578"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2D29F3D" w14:textId="7E4A80FD" w:rsidR="006C4C24" w:rsidRPr="00402582" w:rsidRDefault="004E478A" w:rsidP="00B61014">
            <w:pPr>
              <w:keepNext/>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Abstract</w:t>
            </w:r>
            <w:r w:rsidR="006C4C24">
              <w:rPr>
                <w:rFonts w:ascii="Calibri" w:eastAsia="MS Mincho" w:hAnsi="Calibri"/>
                <w:b/>
                <w:sz w:val="20"/>
                <w:szCs w:val="20"/>
                <w:lang w:val="en-CA"/>
              </w:rPr>
              <w:t xml:space="preserve"> </w:t>
            </w:r>
            <w:r w:rsidR="006C4C24" w:rsidRPr="00513449">
              <w:rPr>
                <w:rFonts w:ascii="Calibri" w:eastAsia="MS Mincho" w:hAnsi="Calibri"/>
                <w:b/>
                <w:sz w:val="20"/>
                <w:szCs w:val="20"/>
                <w:lang w:val="en-CA"/>
              </w:rPr>
              <w:t>Requirements Class</w:t>
            </w:r>
          </w:p>
        </w:tc>
      </w:tr>
      <w:tr w:rsidR="006C4C24" w:rsidRPr="00402582" w14:paraId="0A25C367"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6F9D9D0" w14:textId="4E877752"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6C4C24">
              <w:rPr>
                <w:rStyle w:val="requri"/>
                <w:rFonts w:ascii="Calibri" w:hAnsi="Calibri"/>
                <w:sz w:val="20"/>
                <w:szCs w:val="20"/>
                <w:lang w:val="en-CA"/>
              </w:rPr>
              <w:t>/req/gsml4xsd</w:t>
            </w:r>
          </w:p>
        </w:tc>
      </w:tr>
      <w:tr w:rsidR="006C4C24" w:rsidRPr="00402582" w14:paraId="7DEBC95C" w14:textId="77777777" w:rsidTr="00B61014">
        <w:tc>
          <w:tcPr>
            <w:tcW w:w="1809" w:type="dxa"/>
            <w:tcBorders>
              <w:top w:val="single" w:sz="12" w:space="0" w:color="auto"/>
              <w:left w:val="single" w:sz="12" w:space="0" w:color="auto"/>
              <w:bottom w:val="single" w:sz="4" w:space="0" w:color="auto"/>
              <w:right w:val="single" w:sz="4" w:space="0" w:color="auto"/>
            </w:tcBorders>
          </w:tcPr>
          <w:p w14:paraId="65C5FACA"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733164F" w14:textId="761BFC18" w:rsidR="006C4C24" w:rsidRPr="00402582"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Data instance</w:t>
            </w:r>
          </w:p>
        </w:tc>
      </w:tr>
      <w:tr w:rsidR="006C4C24" w:rsidRPr="00402582" w14:paraId="4AE2E6A6" w14:textId="77777777" w:rsidTr="00B61014">
        <w:tc>
          <w:tcPr>
            <w:tcW w:w="1809" w:type="dxa"/>
            <w:tcBorders>
              <w:top w:val="single" w:sz="4" w:space="0" w:color="auto"/>
              <w:left w:val="single" w:sz="12" w:space="0" w:color="auto"/>
              <w:bottom w:val="single" w:sz="4" w:space="0" w:color="auto"/>
              <w:right w:val="single" w:sz="4" w:space="0" w:color="auto"/>
            </w:tcBorders>
          </w:tcPr>
          <w:p w14:paraId="5998C794"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52D6E07"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6C4C24" w:rsidRPr="00402582" w14:paraId="75A4275B" w14:textId="77777777" w:rsidTr="00B61014">
        <w:tc>
          <w:tcPr>
            <w:tcW w:w="1809" w:type="dxa"/>
            <w:tcBorders>
              <w:top w:val="single" w:sz="4" w:space="0" w:color="auto"/>
              <w:left w:val="single" w:sz="12" w:space="0" w:color="auto"/>
              <w:bottom w:val="single" w:sz="4" w:space="0" w:color="auto"/>
              <w:right w:val="single" w:sz="4" w:space="0" w:color="auto"/>
            </w:tcBorders>
          </w:tcPr>
          <w:p w14:paraId="4E30FECA" w14:textId="0C39D968"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8AB7B40" w14:textId="052473A8" w:rsidR="006C4C24" w:rsidRP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6C4C24">
              <w:rPr>
                <w:rFonts w:ascii="Calibri" w:eastAsia="MS Mincho" w:hAnsi="Calibri"/>
                <w:sz w:val="20"/>
                <w:szCs w:val="20"/>
                <w:lang w:val="en-CA"/>
              </w:rPr>
              <w:t>W3C XML Schema Definition Language</w:t>
            </w:r>
            <w:r>
              <w:rPr>
                <w:rFonts w:ascii="Calibri" w:eastAsia="MS Mincho" w:hAnsi="Calibri"/>
                <w:sz w:val="20"/>
                <w:szCs w:val="20"/>
                <w:lang w:val="en-CA"/>
              </w:rPr>
              <w:t xml:space="preserve"> 1.1</w:t>
            </w:r>
          </w:p>
        </w:tc>
      </w:tr>
      <w:tr w:rsidR="003424E5" w:rsidRPr="00402582" w14:paraId="30691284" w14:textId="77777777" w:rsidTr="00B61014">
        <w:tc>
          <w:tcPr>
            <w:tcW w:w="1809" w:type="dxa"/>
            <w:tcBorders>
              <w:top w:val="single" w:sz="4" w:space="0" w:color="auto"/>
              <w:left w:val="single" w:sz="12" w:space="0" w:color="auto"/>
              <w:bottom w:val="single" w:sz="4" w:space="0" w:color="auto"/>
              <w:right w:val="single" w:sz="4" w:space="0" w:color="auto"/>
            </w:tcBorders>
          </w:tcPr>
          <w:p w14:paraId="315597A8" w14:textId="49F81CF5" w:rsidR="003424E5" w:rsidRPr="00402582" w:rsidRDefault="003424E5"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BA7D37C" w14:textId="4E7BB606" w:rsidR="003424E5" w:rsidRDefault="003424E5" w:rsidP="006C4C2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ISO19118 Encoding</w:t>
            </w:r>
          </w:p>
        </w:tc>
      </w:tr>
      <w:tr w:rsidR="006C4C24" w:rsidRPr="00402582" w14:paraId="38EE0D46" w14:textId="77777777" w:rsidTr="00B61014">
        <w:tc>
          <w:tcPr>
            <w:tcW w:w="1809" w:type="dxa"/>
            <w:tcBorders>
              <w:top w:val="single" w:sz="4" w:space="0" w:color="auto"/>
              <w:left w:val="single" w:sz="12" w:space="0" w:color="auto"/>
              <w:bottom w:val="single" w:sz="4" w:space="0" w:color="auto"/>
              <w:right w:val="single" w:sz="4" w:space="0" w:color="auto"/>
            </w:tcBorders>
          </w:tcPr>
          <w:p w14:paraId="038EAA14"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31F7592" w14:textId="26BCA1E2" w:rsidR="006C4C24" w:rsidRPr="00513449" w:rsidRDefault="006C4C24" w:rsidP="006C4C2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19136</w:t>
            </w:r>
            <w:r w:rsidR="00736C68">
              <w:rPr>
                <w:rFonts w:ascii="Calibri" w:eastAsia="MS Mincho" w:hAnsi="Calibri"/>
                <w:sz w:val="20"/>
                <w:szCs w:val="20"/>
                <w:lang w:val="en-CA"/>
              </w:rPr>
              <w:t>:2007</w:t>
            </w:r>
            <w:r>
              <w:rPr>
                <w:rFonts w:ascii="Calibri" w:eastAsia="MS Mincho" w:hAnsi="Calibri"/>
                <w:sz w:val="20"/>
                <w:szCs w:val="20"/>
                <w:lang w:val="en-CA"/>
              </w:rPr>
              <w:t xml:space="preserve"> </w:t>
            </w:r>
            <w:r w:rsidR="00736C68" w:rsidRPr="00736C68">
              <w:rPr>
                <w:rFonts w:ascii="Calibri" w:eastAsia="MS Mincho" w:hAnsi="Calibri"/>
                <w:sz w:val="20"/>
                <w:szCs w:val="20"/>
                <w:lang w:val="en-CA"/>
              </w:rPr>
              <w:t>Geography Markup Language (GML)</w:t>
            </w:r>
          </w:p>
        </w:tc>
      </w:tr>
      <w:tr w:rsidR="00736C68" w:rsidRPr="00402582" w14:paraId="66B7B037" w14:textId="77777777" w:rsidTr="00B61014">
        <w:tc>
          <w:tcPr>
            <w:tcW w:w="1809" w:type="dxa"/>
            <w:tcBorders>
              <w:top w:val="single" w:sz="4" w:space="0" w:color="auto"/>
              <w:left w:val="single" w:sz="12" w:space="0" w:color="auto"/>
              <w:bottom w:val="single" w:sz="4" w:space="0" w:color="auto"/>
              <w:right w:val="single" w:sz="4" w:space="0" w:color="auto"/>
            </w:tcBorders>
          </w:tcPr>
          <w:p w14:paraId="0DFDE487" w14:textId="221A97EF" w:rsidR="00736C68" w:rsidRPr="00402582" w:rsidRDefault="00736C6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034DAB8" w14:textId="4DF01056" w:rsidR="00736C68" w:rsidRDefault="00736C68" w:rsidP="006C4C2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ISO19136-2:2015 </w:t>
            </w:r>
            <w:r w:rsidRPr="00736C68">
              <w:rPr>
                <w:rFonts w:ascii="Calibri" w:eastAsia="MS Mincho" w:hAnsi="Calibri"/>
                <w:sz w:val="20"/>
                <w:szCs w:val="20"/>
                <w:lang w:val="en-CA"/>
              </w:rPr>
              <w:t xml:space="preserve">Geography Markup Language (GML) </w:t>
            </w:r>
            <w:r>
              <w:rPr>
                <w:rFonts w:ascii="Calibri" w:eastAsia="MS Mincho" w:hAnsi="Calibri"/>
                <w:sz w:val="20"/>
                <w:szCs w:val="20"/>
                <w:lang w:val="en-CA"/>
              </w:rPr>
              <w:t xml:space="preserve"> </w:t>
            </w:r>
            <w:r w:rsidRPr="00736C68">
              <w:rPr>
                <w:rFonts w:ascii="Calibri" w:eastAsia="MS Mincho" w:hAnsi="Calibri"/>
                <w:sz w:val="20"/>
                <w:szCs w:val="20"/>
                <w:lang w:val="en-CA"/>
              </w:rPr>
              <w:t>Part 2: Extended schemas and encoding rules</w:t>
            </w:r>
          </w:p>
        </w:tc>
      </w:tr>
      <w:tr w:rsidR="006C4C24" w:rsidRPr="00C33812" w14:paraId="74A450DF" w14:textId="77777777" w:rsidTr="00B61014">
        <w:tc>
          <w:tcPr>
            <w:tcW w:w="1809" w:type="dxa"/>
            <w:tcBorders>
              <w:top w:val="single" w:sz="4" w:space="0" w:color="auto"/>
              <w:left w:val="single" w:sz="12" w:space="0" w:color="auto"/>
              <w:bottom w:val="single" w:sz="4" w:space="0" w:color="auto"/>
              <w:right w:val="single" w:sz="4" w:space="0" w:color="auto"/>
            </w:tcBorders>
          </w:tcPr>
          <w:p w14:paraId="1F8008DA"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DE0658B" w14:textId="3E866987" w:rsidR="006C4C24" w:rsidRPr="00433281" w:rsidRDefault="006C4C24" w:rsidP="00B61014">
            <w:pPr>
              <w:spacing w:before="100" w:beforeAutospacing="1" w:after="100" w:afterAutospacing="1" w:line="230" w:lineRule="atLeast"/>
              <w:jc w:val="both"/>
              <w:rPr>
                <w:rFonts w:ascii="Calibri" w:eastAsia="MS Mincho" w:hAnsi="Calibri"/>
                <w:sz w:val="20"/>
                <w:szCs w:val="20"/>
                <w:lang w:val="fr-CA"/>
              </w:rPr>
            </w:pPr>
            <w:r w:rsidRPr="00433281">
              <w:rPr>
                <w:rFonts w:ascii="Calibri" w:eastAsia="MS Mincho" w:hAnsi="Calibri"/>
                <w:sz w:val="20"/>
                <w:szCs w:val="20"/>
                <w:lang w:val="fr-CA"/>
              </w:rPr>
              <w:t>OMXML http://www.opengis.net/doc/IS/OMXML/2.0</w:t>
            </w:r>
          </w:p>
        </w:tc>
      </w:tr>
      <w:tr w:rsidR="006C4C24" w:rsidRPr="00402582" w14:paraId="273AB105" w14:textId="77777777" w:rsidTr="00B61014">
        <w:tc>
          <w:tcPr>
            <w:tcW w:w="1809" w:type="dxa"/>
            <w:tcBorders>
              <w:top w:val="single" w:sz="4" w:space="0" w:color="auto"/>
              <w:left w:val="single" w:sz="12" w:space="0" w:color="auto"/>
              <w:bottom w:val="single" w:sz="4" w:space="0" w:color="auto"/>
              <w:right w:val="single" w:sz="4" w:space="0" w:color="auto"/>
            </w:tcBorders>
          </w:tcPr>
          <w:p w14:paraId="5EBF70D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15A1092" w14:textId="3C109705"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8</w:t>
            </w:r>
          </w:p>
        </w:tc>
      </w:tr>
      <w:tr w:rsidR="00736C68" w:rsidRPr="00402582" w14:paraId="69BB7CF5" w14:textId="77777777" w:rsidTr="00B61014">
        <w:tc>
          <w:tcPr>
            <w:tcW w:w="1809" w:type="dxa"/>
            <w:tcBorders>
              <w:top w:val="single" w:sz="4" w:space="0" w:color="auto"/>
              <w:left w:val="single" w:sz="12" w:space="0" w:color="auto"/>
              <w:bottom w:val="single" w:sz="4" w:space="0" w:color="auto"/>
              <w:right w:val="single" w:sz="4" w:space="0" w:color="auto"/>
            </w:tcBorders>
          </w:tcPr>
          <w:p w14:paraId="18463CAE" w14:textId="58B5B126" w:rsidR="00736C68" w:rsidRPr="00402582" w:rsidRDefault="00736C68"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992A472" w14:textId="4D59D918" w:rsidR="00736C68" w:rsidRPr="00513449" w:rsidRDefault="00736C68"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ISO19115-3 encoding (preliminary)</w:t>
            </w:r>
          </w:p>
        </w:tc>
      </w:tr>
      <w:tr w:rsidR="006C4C24" w:rsidRPr="00402582" w14:paraId="4329CC53"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A43D2B9"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729A9320" w14:textId="77777777" w:rsidR="006C4C24"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b/>
                <w:sz w:val="20"/>
                <w:szCs w:val="20"/>
                <w:lang w:val="en-CA"/>
              </w:rPr>
              <w:t xml:space="preserve">/req/gsml4xsd/xsd </w:t>
            </w:r>
          </w:p>
          <w:p w14:paraId="1D9A4A87" w14:textId="76C4FD7A" w:rsidR="006C4C24" w:rsidRPr="00402582" w:rsidRDefault="006C4C24" w:rsidP="00B61014">
            <w:pPr>
              <w:spacing w:before="100" w:beforeAutospacing="1" w:after="100" w:afterAutospacing="1" w:line="230" w:lineRule="atLeast"/>
              <w:rPr>
                <w:rFonts w:ascii="Calibri" w:eastAsia="MS Mincho" w:hAnsi="Calibri"/>
                <w:sz w:val="20"/>
                <w:szCs w:val="20"/>
                <w:lang w:val="en-CA"/>
              </w:rPr>
            </w:pPr>
            <w:r w:rsidRPr="006C4C24">
              <w:rPr>
                <w:rFonts w:ascii="Calibri" w:eastAsia="MS Mincho" w:hAnsi="Calibri"/>
                <w:sz w:val="20"/>
                <w:szCs w:val="20"/>
                <w:lang w:val="en-CA"/>
              </w:rPr>
              <w:t>XML instance SHALL validate against XSD schema.</w:t>
            </w:r>
          </w:p>
        </w:tc>
      </w:tr>
      <w:tr w:rsidR="006C4C24" w:rsidRPr="00402582" w14:paraId="204DF19E"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590573B"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B5637AF" w14:textId="77777777" w:rsidR="006C4C24" w:rsidRDefault="006C4C24" w:rsidP="00B61014">
            <w:pPr>
              <w:spacing w:before="100" w:beforeAutospacing="1" w:after="100" w:afterAutospacing="1" w:line="230" w:lineRule="atLeast"/>
              <w:rPr>
                <w:rStyle w:val="requri"/>
                <w:rFonts w:eastAsia="MS Mincho"/>
                <w:lang w:val="en-CA"/>
              </w:rPr>
            </w:pPr>
            <w:r w:rsidRPr="006C4C24">
              <w:rPr>
                <w:rStyle w:val="requri"/>
                <w:lang w:val="en-CA"/>
              </w:rPr>
              <w:t>/req/gsml4xsd/sch</w:t>
            </w:r>
            <w:r w:rsidRPr="006C4C24">
              <w:rPr>
                <w:rStyle w:val="requri"/>
                <w:rFonts w:eastAsia="MS Mincho"/>
                <w:lang w:val="en-CA"/>
              </w:rPr>
              <w:t xml:space="preserve"> </w:t>
            </w:r>
          </w:p>
          <w:p w14:paraId="31D3AAD8" w14:textId="2CEBADCE" w:rsidR="006C4C24" w:rsidRPr="00513449"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sz w:val="20"/>
                <w:szCs w:val="20"/>
                <w:lang w:val="en-CA"/>
              </w:rPr>
              <w:t>XML instance SHALL pass</w:t>
            </w:r>
            <w:r w:rsidR="004E478A">
              <w:rPr>
                <w:rFonts w:ascii="Calibri" w:eastAsia="MS Mincho" w:hAnsi="Calibri"/>
                <w:sz w:val="20"/>
                <w:szCs w:val="20"/>
                <w:lang w:val="en-CA"/>
              </w:rPr>
              <w:t xml:space="preserve"> </w:t>
            </w:r>
            <w:r w:rsidRPr="006C4C24">
              <w:rPr>
                <w:rFonts w:ascii="Calibri" w:eastAsia="MS Mincho" w:hAnsi="Calibri"/>
                <w:sz w:val="20"/>
                <w:szCs w:val="20"/>
                <w:lang w:val="en-CA"/>
              </w:rPr>
              <w:t>against schematron rules.</w:t>
            </w:r>
          </w:p>
        </w:tc>
      </w:tr>
      <w:tr w:rsidR="006C4C24" w:rsidRPr="00402582" w14:paraId="3831DB64"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93B095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FF16029" w14:textId="77777777" w:rsidR="006C4C24" w:rsidRDefault="006C4C24" w:rsidP="00B61014">
            <w:pPr>
              <w:spacing w:before="100" w:beforeAutospacing="1" w:after="100" w:afterAutospacing="1" w:line="230" w:lineRule="atLeast"/>
              <w:jc w:val="both"/>
              <w:rPr>
                <w:rStyle w:val="reqtext"/>
                <w:lang w:val="en-CA"/>
              </w:rPr>
            </w:pPr>
            <w:r w:rsidRPr="00106124">
              <w:rPr>
                <w:rStyle w:val="requri"/>
                <w:lang w:val="en-CA"/>
              </w:rPr>
              <w:t>/req/gsml4xsd/byref</w:t>
            </w:r>
            <w:r w:rsidRPr="0084053A">
              <w:rPr>
                <w:rStyle w:val="reqtext"/>
                <w:lang w:val="en-CA"/>
              </w:rPr>
              <w:t xml:space="preserve"> </w:t>
            </w:r>
          </w:p>
          <w:p w14:paraId="67C97F9F" w14:textId="4ECD69AD" w:rsidR="006C4C24" w:rsidRDefault="001A7658" w:rsidP="00B61014">
            <w:pPr>
              <w:spacing w:before="100" w:beforeAutospacing="1" w:after="100" w:afterAutospacing="1" w:line="230" w:lineRule="atLeast"/>
              <w:jc w:val="both"/>
              <w:rPr>
                <w:rStyle w:val="requri"/>
                <w:lang w:val="en-CA"/>
              </w:rPr>
            </w:pPr>
            <w:r w:rsidRPr="001A7658">
              <w:rPr>
                <w:rStyle w:val="reqtext"/>
                <w:lang w:val="en-CA"/>
              </w:rPr>
              <w:t>By Reference property referencing an external resource SHALL be encoded with as HTTP URI in xlink:href, and resolve to a representation of that resource using Linked Open Data principles.</w:t>
            </w:r>
          </w:p>
        </w:tc>
      </w:tr>
      <w:tr w:rsidR="006C4C24" w:rsidRPr="00402582" w14:paraId="16A9976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BBA62FE"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4F85585" w14:textId="77777777" w:rsidR="006C4C24" w:rsidRDefault="006C4C24" w:rsidP="00B61014">
            <w:pPr>
              <w:spacing w:before="100" w:beforeAutospacing="1" w:after="100" w:afterAutospacing="1" w:line="230" w:lineRule="atLeast"/>
              <w:jc w:val="both"/>
              <w:rPr>
                <w:rStyle w:val="requri"/>
                <w:lang w:val="en-CA"/>
              </w:rPr>
            </w:pPr>
            <w:r w:rsidRPr="006C4C24">
              <w:rPr>
                <w:rStyle w:val="requri"/>
                <w:lang w:val="en-CA"/>
              </w:rPr>
              <w:t xml:space="preserve">/req/gsml4xsd/codelist </w:t>
            </w:r>
          </w:p>
          <w:p w14:paraId="5BF9BBE1" w14:textId="3CBB2AE3" w:rsidR="006C4C24" w:rsidRDefault="006C4C24" w:rsidP="00DA608A">
            <w:pPr>
              <w:spacing w:before="100" w:beforeAutospacing="1" w:after="100" w:afterAutospacing="1" w:line="230" w:lineRule="atLeast"/>
              <w:jc w:val="both"/>
              <w:rPr>
                <w:rStyle w:val="requri"/>
                <w:lang w:val="en-CA"/>
              </w:rPr>
            </w:pPr>
            <w:r>
              <w:rPr>
                <w:rStyle w:val="reqtext"/>
                <w:lang w:val="en-CA"/>
              </w:rPr>
              <w:t xml:space="preserve">The identifier of the image </w:t>
            </w:r>
            <w:r w:rsidR="00DA608A">
              <w:rPr>
                <w:rStyle w:val="reqtext"/>
                <w:lang w:val="en-CA"/>
              </w:rPr>
              <w:t>SHALL</w:t>
            </w:r>
            <w:r>
              <w:rPr>
                <w:rStyle w:val="reqtext"/>
                <w:lang w:val="en-CA"/>
              </w:rPr>
              <w:t xml:space="preserve"> be a HTTP URI referring to a representation of the image accessible using Linked Open Data principles.</w:t>
            </w:r>
          </w:p>
        </w:tc>
      </w:tr>
      <w:tr w:rsidR="006C4C24" w:rsidRPr="00402582" w14:paraId="7592821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032337FF" w14:textId="72C0C516" w:rsidR="006C4C24" w:rsidRPr="00402582" w:rsidRDefault="00DA608A"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C82F78A" w14:textId="77777777" w:rsidR="006C4C24" w:rsidRDefault="006C4C24" w:rsidP="00B61014">
            <w:pPr>
              <w:spacing w:before="100" w:beforeAutospacing="1" w:after="100" w:afterAutospacing="1" w:line="230" w:lineRule="atLeast"/>
              <w:jc w:val="both"/>
              <w:rPr>
                <w:rStyle w:val="requri"/>
                <w:lang w:val="en-CA"/>
              </w:rPr>
            </w:pPr>
            <w:r w:rsidRPr="006C4C24">
              <w:rPr>
                <w:rStyle w:val="requri"/>
                <w:lang w:val="en-CA"/>
              </w:rPr>
              <w:t xml:space="preserve">/req/gsml4xsd/identifier-uri </w:t>
            </w:r>
          </w:p>
          <w:p w14:paraId="0BD7EC57" w14:textId="619C9D3E" w:rsidR="006C4C24" w:rsidRDefault="006C4C24" w:rsidP="00B61014">
            <w:pPr>
              <w:spacing w:before="100" w:beforeAutospacing="1" w:after="100" w:afterAutospacing="1" w:line="230" w:lineRule="atLeast"/>
              <w:jc w:val="both"/>
              <w:rPr>
                <w:rStyle w:val="requri"/>
                <w:lang w:val="en-CA"/>
              </w:rPr>
            </w:pPr>
            <w:r w:rsidRPr="006C4C24">
              <w:rPr>
                <w:rStyle w:val="reqtext"/>
                <w:lang w:val="en-CA"/>
              </w:rPr>
              <w:t>Feature identifiers (unique name) provided in gml:identifier and codeSpace = “http://www.ietf.org/rfc/rfc2616” SHALL be URI of resource using Linked Open Data principles.</w:t>
            </w:r>
          </w:p>
        </w:tc>
      </w:tr>
      <w:tr w:rsidR="006C4C24" w:rsidRPr="00402582" w14:paraId="28B263E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094DCC9"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F6A1CB7" w14:textId="77777777" w:rsidR="00DA608A" w:rsidRDefault="00DA608A" w:rsidP="00B61014">
            <w:pPr>
              <w:spacing w:before="100" w:beforeAutospacing="1" w:after="100" w:afterAutospacing="1" w:line="230" w:lineRule="atLeast"/>
              <w:jc w:val="both"/>
              <w:rPr>
                <w:rStyle w:val="requri"/>
                <w:lang w:val="en-CA"/>
              </w:rPr>
            </w:pPr>
            <w:r w:rsidRPr="00DA608A">
              <w:rPr>
                <w:rStyle w:val="requri"/>
                <w:lang w:val="en-CA"/>
              </w:rPr>
              <w:t xml:space="preserve">/req/gsml4xsd/iso8601-time </w:t>
            </w:r>
          </w:p>
          <w:p w14:paraId="64BC5915" w14:textId="029B5952" w:rsidR="006C4C24" w:rsidRDefault="00DA608A" w:rsidP="00B61014">
            <w:pPr>
              <w:spacing w:before="100" w:beforeAutospacing="1" w:after="100" w:afterAutospacing="1" w:line="230" w:lineRule="atLeast"/>
              <w:jc w:val="both"/>
              <w:rPr>
                <w:rStyle w:val="requri"/>
                <w:lang w:val="en-CA"/>
              </w:rPr>
            </w:pPr>
            <w:r w:rsidRPr="00DA608A">
              <w:rPr>
                <w:rStyle w:val="reqtext"/>
                <w:lang w:val="en-CA"/>
              </w:rPr>
              <w:t>All date-time elements occurrences SHALL SHOULD be encoded using ISO8601 extended time format.</w:t>
            </w:r>
          </w:p>
        </w:tc>
      </w:tr>
      <w:tr w:rsidR="00DA608A" w:rsidRPr="00402582" w14:paraId="7A353CF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F38C368" w14:textId="47AD24CA" w:rsid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3D643A3" w14:textId="77777777" w:rsidR="00DA608A" w:rsidRDefault="00DA608A" w:rsidP="00433281">
            <w:pPr>
              <w:tabs>
                <w:tab w:val="left" w:pos="1873"/>
              </w:tabs>
              <w:spacing w:before="100" w:beforeAutospacing="1" w:after="100" w:afterAutospacing="1" w:line="230" w:lineRule="atLeast"/>
              <w:jc w:val="both"/>
              <w:rPr>
                <w:rStyle w:val="requri"/>
              </w:rPr>
            </w:pPr>
            <w:r>
              <w:rPr>
                <w:rStyle w:val="requri"/>
                <w:lang w:val="en-CA"/>
              </w:rPr>
              <w:t>/req/gsml4xsd/</w:t>
            </w:r>
            <w:r w:rsidRPr="00031D61">
              <w:rPr>
                <w:rStyle w:val="requri"/>
              </w:rPr>
              <w:t>time-zone</w:t>
            </w:r>
          </w:p>
          <w:p w14:paraId="7D06F7CD" w14:textId="77777777" w:rsidR="00DA608A" w:rsidRPr="00031D61" w:rsidRDefault="00DA608A" w:rsidP="00DA608A">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3FAD662A" w14:textId="0F5D73C1" w:rsidR="00DA608A" w:rsidRPr="00433281" w:rsidRDefault="00DA608A" w:rsidP="00433281">
            <w:pPr>
              <w:tabs>
                <w:tab w:val="left" w:pos="1873"/>
              </w:tabs>
              <w:spacing w:before="100" w:beforeAutospacing="1" w:after="100" w:afterAutospacing="1" w:line="230" w:lineRule="atLeast"/>
              <w:jc w:val="both"/>
              <w:rPr>
                <w:rStyle w:val="requri"/>
                <w:rFonts w:ascii="Calibri" w:hAnsi="Calibri"/>
                <w:sz w:val="20"/>
                <w:szCs w:val="20"/>
                <w:lang w:val="en-CA"/>
              </w:rPr>
            </w:pPr>
            <w:r w:rsidRPr="00433281">
              <w:rPr>
                <w:rFonts w:ascii="Calibri" w:hAnsi="Calibri"/>
                <w:sz w:val="20"/>
                <w:szCs w:val="20"/>
                <w:lang w:val="en-AU"/>
              </w:rPr>
              <w:t>(Z|[+-]HH:MM).</w:t>
            </w:r>
            <w:r w:rsidRPr="00433281">
              <w:rPr>
                <w:rStyle w:val="reqtext"/>
                <w:rFonts w:ascii="Calibri" w:hAnsi="Calibri"/>
                <w:sz w:val="20"/>
                <w:szCs w:val="20"/>
              </w:rPr>
              <w:t>.</w:t>
            </w:r>
          </w:p>
        </w:tc>
      </w:tr>
      <w:tr w:rsidR="00DA608A" w:rsidRPr="00402582" w14:paraId="461CDD9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77186AE" w14:textId="58694341" w:rsid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154C1FD" w14:textId="77777777" w:rsidR="00DA608A" w:rsidRDefault="00DA608A" w:rsidP="00B61014">
            <w:pPr>
              <w:spacing w:before="100" w:beforeAutospacing="1" w:after="100" w:afterAutospacing="1" w:line="230" w:lineRule="atLeast"/>
              <w:jc w:val="both"/>
              <w:rPr>
                <w:rStyle w:val="requri"/>
              </w:rPr>
            </w:pPr>
            <w:r>
              <w:rPr>
                <w:rStyle w:val="requri"/>
                <w:lang w:val="en-CA"/>
              </w:rPr>
              <w:t>/req/gsml4xsd/</w:t>
            </w:r>
            <w:r w:rsidRPr="008D6449">
              <w:rPr>
                <w:rStyle w:val="requri"/>
              </w:rPr>
              <w:t>unit-of-measure</w:t>
            </w:r>
          </w:p>
          <w:p w14:paraId="0948BA39" w14:textId="0E6B1B90" w:rsidR="00DA608A" w:rsidRPr="00DA608A" w:rsidRDefault="00DA608A" w:rsidP="00B61014">
            <w:pPr>
              <w:spacing w:before="100" w:beforeAutospacing="1" w:after="100" w:afterAutospacing="1" w:line="230" w:lineRule="atLeast"/>
              <w:jc w:val="both"/>
              <w:rPr>
                <w:rStyle w:val="requri"/>
                <w:lang w:val="en-CA"/>
              </w:rPr>
            </w:pPr>
            <w:r>
              <w:rPr>
                <w:rStyle w:val="reqtext"/>
              </w:rPr>
              <w:t>SWE Common swe:Quantities SHALL have a defined unit of measure</w:t>
            </w:r>
          </w:p>
        </w:tc>
      </w:tr>
    </w:tbl>
    <w:p w14:paraId="1700C001" w14:textId="77777777" w:rsidR="006C4C24" w:rsidRDefault="006C4C24" w:rsidP="005A0C30">
      <w:pPr>
        <w:rPr>
          <w:lang w:val="en-CA"/>
        </w:rPr>
      </w:pPr>
    </w:p>
    <w:p w14:paraId="7F6C0035" w14:textId="147B4F42" w:rsidR="0099305B" w:rsidRDefault="00AF7E7A" w:rsidP="005A0C30">
      <w:pPr>
        <w:rPr>
          <w:lang w:val="en-CA"/>
        </w:rPr>
      </w:pPr>
      <w:r>
        <w:rPr>
          <w:lang w:val="en-CA"/>
        </w:rPr>
        <w:t>This</w:t>
      </w:r>
      <w:r w:rsidR="0099305B">
        <w:rPr>
          <w:lang w:val="en-CA"/>
        </w:rPr>
        <w:t xml:space="preserve"> requirements class is </w:t>
      </w:r>
      <w:r w:rsidR="00513361">
        <w:rPr>
          <w:lang w:val="en-CA"/>
        </w:rPr>
        <w:t>shared by all</w:t>
      </w:r>
      <w:r w:rsidR="0099305B">
        <w:rPr>
          <w:lang w:val="en-CA"/>
        </w:rPr>
        <w:t xml:space="preserve"> GML/XML GeoSciML instances.</w:t>
      </w:r>
    </w:p>
    <w:p w14:paraId="407799A7" w14:textId="77777777" w:rsidR="00380908" w:rsidRDefault="00380908" w:rsidP="00380908">
      <w:pPr>
        <w:pStyle w:val="Heading3"/>
        <w:rPr>
          <w:lang w:val="en-CA"/>
        </w:rPr>
      </w:pPr>
      <w:bookmarkStart w:id="563" w:name="_Toc456947011"/>
      <w:r>
        <w:rPr>
          <w:lang w:val="en-CA"/>
        </w:rPr>
        <w:t>XML document validation</w:t>
      </w:r>
      <w:bookmarkEnd w:id="563"/>
    </w:p>
    <w:p w14:paraId="0167B34A" w14:textId="77777777" w:rsidR="00B95F74" w:rsidRDefault="00B95F74" w:rsidP="00380908">
      <w:pPr>
        <w:rPr>
          <w:lang w:val="en-CA"/>
        </w:rPr>
      </w:pPr>
    </w:p>
    <w:p w14:paraId="474E80BF" w14:textId="77777777" w:rsidR="00380908" w:rsidRDefault="00380908" w:rsidP="00380908">
      <w:pPr>
        <w:rPr>
          <w:lang w:val="en-CA"/>
        </w:rPr>
      </w:pPr>
      <w:r>
        <w:rPr>
          <w:lang w:val="en-CA"/>
        </w:rPr>
        <w:t xml:space="preserve">An XML instance shall validate to both the XSD and schematron rules provided by this specification for each of the XML requirements classes. </w:t>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0B647262" w:rsidR="00380908" w:rsidRPr="00D12552" w:rsidRDefault="00380908" w:rsidP="00380908">
            <w:pPr>
              <w:pStyle w:val="Tabletext10"/>
              <w:jc w:val="left"/>
              <w:rPr>
                <w:rStyle w:val="reqtext"/>
                <w:lang w:val="en-CA"/>
              </w:rPr>
            </w:pPr>
            <w:r>
              <w:rPr>
                <w:rStyle w:val="reqtext"/>
                <w:lang w:val="en-CA"/>
              </w:rPr>
              <w:t>XML instance SHALL</w:t>
            </w:r>
            <w:r w:rsidR="00DE3D18">
              <w:rPr>
                <w:rStyle w:val="reqtext"/>
                <w:lang w:val="en-CA"/>
              </w:rPr>
              <w:t xml:space="preserve"> validate</w:t>
            </w:r>
            <w:r>
              <w:rPr>
                <w:rStyle w:val="reqtext"/>
                <w:lang w:val="en-CA"/>
              </w:rPr>
              <w:t xml:space="preserve"> against XSD schema</w:t>
            </w:r>
            <w:r w:rsidR="00B8253A">
              <w:rPr>
                <w:rStyle w:val="reqtext"/>
                <w:lang w:val="en-CA"/>
              </w:rPr>
              <w:t>.</w:t>
            </w:r>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751504BB" w:rsidR="00380908" w:rsidRPr="00D12552" w:rsidRDefault="00380908" w:rsidP="00415E41">
            <w:pPr>
              <w:pStyle w:val="Tabletext10"/>
              <w:jc w:val="left"/>
              <w:rPr>
                <w:rStyle w:val="reqtext"/>
                <w:lang w:val="en-CA"/>
              </w:rPr>
            </w:pPr>
            <w:r>
              <w:rPr>
                <w:rStyle w:val="reqtext"/>
                <w:lang w:val="en-CA"/>
              </w:rPr>
              <w:t xml:space="preserve">XML instance SHALL </w:t>
            </w:r>
            <w:r w:rsidR="00415E41">
              <w:rPr>
                <w:rStyle w:val="reqtext"/>
                <w:lang w:val="en-CA"/>
              </w:rPr>
              <w:t>pass</w:t>
            </w:r>
            <w:r>
              <w:rPr>
                <w:rStyle w:val="reqtext"/>
                <w:lang w:val="en-CA"/>
              </w:rPr>
              <w:t xml:space="preserve"> schematron rules</w:t>
            </w:r>
            <w:r w:rsidR="00B8253A">
              <w:rPr>
                <w:rStyle w:val="reqtext"/>
                <w:lang w:val="en-CA"/>
              </w:rPr>
              <w:t>.</w:t>
            </w:r>
          </w:p>
        </w:tc>
      </w:tr>
    </w:tbl>
    <w:p w14:paraId="3812B48A" w14:textId="77777777" w:rsidR="00380908" w:rsidRDefault="00380908" w:rsidP="00AD7649">
      <w:pPr>
        <w:rPr>
          <w:lang w:val="en-CA"/>
        </w:rPr>
      </w:pPr>
    </w:p>
    <w:p w14:paraId="496A9BA7" w14:textId="77777777" w:rsidR="005C1C53" w:rsidRDefault="005C1C53" w:rsidP="00AD7649">
      <w:pPr>
        <w:rPr>
          <w:lang w:val="en-CA"/>
        </w:rPr>
      </w:pPr>
    </w:p>
    <w:p w14:paraId="0255D3E9" w14:textId="03837EBE" w:rsidR="00B95F74" w:rsidRDefault="00652E95" w:rsidP="00B464F3">
      <w:pPr>
        <w:pStyle w:val="Heading3"/>
        <w:rPr>
          <w:lang w:val="en-CA"/>
        </w:rPr>
      </w:pPr>
      <w:bookmarkStart w:id="564" w:name="_Toc456947012"/>
      <w:r>
        <w:rPr>
          <w:lang w:val="en-CA"/>
        </w:rPr>
        <w:t>Reference</w:t>
      </w:r>
      <w:bookmarkEnd w:id="564"/>
    </w:p>
    <w:p w14:paraId="3BAEC3D3" w14:textId="578E3425" w:rsidR="00B123AA" w:rsidRDefault="008009B1" w:rsidP="00AD7649">
      <w:pPr>
        <w:rPr>
          <w:lang w:val="en-CA"/>
        </w:rPr>
      </w:pPr>
      <w:r w:rsidRPr="008009B1">
        <w:rPr>
          <w:highlight w:val="yellow"/>
          <w:lang w:val="en-CA"/>
        </w:rPr>
        <w:t>(</w:t>
      </w:r>
      <w:proofErr w:type="gramStart"/>
      <w:r w:rsidRPr="008009B1">
        <w:rPr>
          <w:highlight w:val="yellow"/>
          <w:lang w:val="en-CA"/>
        </w:rPr>
        <w:t>should</w:t>
      </w:r>
      <w:proofErr w:type="gramEnd"/>
      <w:r w:rsidRPr="008009B1">
        <w:rPr>
          <w:highlight w:val="yellow"/>
          <w:lang w:val="en-CA"/>
        </w:rPr>
        <w:t xml:space="preserve"> this go in 8.3 ? – so not specific to XML</w:t>
      </w:r>
      <w:r>
        <w:rPr>
          <w:highlight w:val="yellow"/>
          <w:lang w:val="en-CA"/>
        </w:rPr>
        <w:t xml:space="preserve">, or is this discussion even </w:t>
      </w:r>
      <w:proofErr w:type="gramStart"/>
      <w:r>
        <w:rPr>
          <w:highlight w:val="yellow"/>
          <w:lang w:val="en-CA"/>
        </w:rPr>
        <w:t>necessary ?</w:t>
      </w:r>
      <w:r w:rsidRPr="008009B1">
        <w:rPr>
          <w:highlight w:val="yellow"/>
          <w:lang w:val="en-CA"/>
        </w:rPr>
        <w:t>)</w:t>
      </w:r>
      <w:proofErr w:type="gramEnd"/>
    </w:p>
    <w:p w14:paraId="1CAA9886" w14:textId="2617504B" w:rsidR="008009B1" w:rsidRDefault="0080448F" w:rsidP="00AD7649">
      <w:pPr>
        <w:rPr>
          <w:lang w:val="en-CA"/>
        </w:rPr>
      </w:pPr>
      <w:proofErr w:type="gramStart"/>
      <w:r>
        <w:rPr>
          <w:lang w:val="en-CA"/>
        </w:rPr>
        <w:t>XML instances contains</w:t>
      </w:r>
      <w:proofErr w:type="gramEnd"/>
      <w:r>
        <w:rPr>
          <w:lang w:val="en-CA"/>
        </w:rPr>
        <w:t xml:space="preserve"> external references to resources.  </w:t>
      </w:r>
    </w:p>
    <w:p w14:paraId="1EA578EE" w14:textId="4D1CF899" w:rsidR="008009B1" w:rsidRDefault="008009B1" w:rsidP="00AD7649">
      <w:pPr>
        <w:rPr>
          <w:lang w:val="en-CA"/>
        </w:rPr>
      </w:pPr>
      <w:r>
        <w:rPr>
          <w:lang w:val="en-CA"/>
        </w:rPr>
        <w:t>Turn this into proper sentences:</w:t>
      </w:r>
    </w:p>
    <w:p w14:paraId="67700344" w14:textId="77777777" w:rsidR="008009B1" w:rsidRPr="008009B1" w:rsidRDefault="008009B1" w:rsidP="008009B1">
      <w:pPr>
        <w:pStyle w:val="ListParagraph"/>
        <w:numPr>
          <w:ilvl w:val="0"/>
          <w:numId w:val="33"/>
        </w:numPr>
        <w:rPr>
          <w:lang w:val="en-CA"/>
        </w:rPr>
      </w:pPr>
      <w:r w:rsidRPr="008009B1">
        <w:rPr>
          <w:lang w:val="en-CA"/>
        </w:rPr>
        <w:t xml:space="preserve">Resources are of two types; GeoSciML instances and Vocabulary (controlled concepts). </w:t>
      </w:r>
    </w:p>
    <w:p w14:paraId="74ACADCC" w14:textId="27A23346" w:rsidR="008009B1" w:rsidRDefault="008009B1" w:rsidP="008009B1">
      <w:pPr>
        <w:pStyle w:val="ListParagraph"/>
        <w:numPr>
          <w:ilvl w:val="0"/>
          <w:numId w:val="33"/>
        </w:numPr>
        <w:rPr>
          <w:lang w:val="en-CA"/>
        </w:rPr>
      </w:pPr>
      <w:r w:rsidRPr="008009B1">
        <w:rPr>
          <w:lang w:val="en-CA"/>
        </w:rPr>
        <w:t>To comply to Linked Open Data</w:t>
      </w:r>
      <w:r w:rsidR="0080448F" w:rsidRPr="008009B1">
        <w:rPr>
          <w:lang w:val="en-CA"/>
        </w:rPr>
        <w:t xml:space="preserve"> (see </w:t>
      </w:r>
      <w:r w:rsidR="0080448F" w:rsidRPr="008009B1">
        <w:rPr>
          <w:lang w:val="en-CA"/>
        </w:rPr>
        <w:fldChar w:fldCharType="begin"/>
      </w:r>
      <w:r w:rsidR="0080448F" w:rsidRPr="008009B1">
        <w:rPr>
          <w:lang w:val="en-CA"/>
        </w:rPr>
        <w:instrText xml:space="preserve"> REF _Ref457577515 \r \h </w:instrText>
      </w:r>
      <w:r w:rsidR="0080448F" w:rsidRPr="008009B1">
        <w:rPr>
          <w:lang w:val="en-CA"/>
        </w:rPr>
      </w:r>
      <w:r w:rsidR="0080448F" w:rsidRPr="008009B1">
        <w:rPr>
          <w:lang w:val="en-CA"/>
        </w:rPr>
        <w:fldChar w:fldCharType="separate"/>
      </w:r>
      <w:r w:rsidR="0080448F" w:rsidRPr="008009B1">
        <w:rPr>
          <w:lang w:val="en-CA"/>
        </w:rPr>
        <w:t>8.3</w:t>
      </w:r>
      <w:r w:rsidR="0080448F" w:rsidRPr="008009B1">
        <w:rPr>
          <w:lang w:val="en-CA"/>
        </w:rPr>
        <w:fldChar w:fldCharType="end"/>
      </w:r>
      <w:r w:rsidR="0080448F" w:rsidRPr="008009B1">
        <w:rPr>
          <w:lang w:val="en-CA"/>
        </w:rPr>
        <w:t>)</w:t>
      </w:r>
      <w:r w:rsidRPr="008009B1">
        <w:rPr>
          <w:lang w:val="en-CA"/>
        </w:rPr>
        <w:t>, certain rules must be met.</w:t>
      </w:r>
    </w:p>
    <w:p w14:paraId="6D7FBE04" w14:textId="2987A133" w:rsidR="008009B1" w:rsidRDefault="008009B1" w:rsidP="008009B1">
      <w:pPr>
        <w:pStyle w:val="ListParagraph"/>
        <w:numPr>
          <w:ilvl w:val="0"/>
          <w:numId w:val="33"/>
        </w:numPr>
        <w:rPr>
          <w:lang w:val="en-CA"/>
        </w:rPr>
      </w:pPr>
      <w:r>
        <w:rPr>
          <w:lang w:val="en-CA"/>
        </w:rPr>
        <w:t>You can’t use “API” call (like WFS call) because these are not “identifier”</w:t>
      </w:r>
    </w:p>
    <w:p w14:paraId="6B37EF90" w14:textId="2569F8EF" w:rsidR="008009B1" w:rsidRDefault="008009B1" w:rsidP="008009B1">
      <w:pPr>
        <w:pStyle w:val="ListParagraph"/>
        <w:numPr>
          <w:ilvl w:val="0"/>
          <w:numId w:val="33"/>
        </w:numPr>
        <w:rPr>
          <w:lang w:val="en-CA"/>
        </w:rPr>
      </w:pPr>
      <w:r>
        <w:rPr>
          <w:lang w:val="en-CA"/>
        </w:rPr>
        <w:t xml:space="preserve">HTTP URI </w:t>
      </w:r>
      <w:proofErr w:type="gramStart"/>
      <w:r>
        <w:rPr>
          <w:lang w:val="en-CA"/>
        </w:rPr>
        <w:t>are</w:t>
      </w:r>
      <w:proofErr w:type="gramEnd"/>
      <w:r>
        <w:rPr>
          <w:lang w:val="en-CA"/>
        </w:rPr>
        <w:t xml:space="preserve"> </w:t>
      </w:r>
      <w:r w:rsidRPr="008009B1">
        <w:rPr>
          <w:b/>
          <w:lang w:val="en-CA"/>
        </w:rPr>
        <w:t>both</w:t>
      </w:r>
      <w:r>
        <w:rPr>
          <w:lang w:val="en-CA"/>
        </w:rPr>
        <w:t xml:space="preserve"> identifiers and locations.</w:t>
      </w:r>
    </w:p>
    <w:p w14:paraId="533FED6E" w14:textId="319E6004" w:rsidR="008009B1" w:rsidRDefault="008009B1" w:rsidP="008009B1">
      <w:pPr>
        <w:pStyle w:val="ListParagraph"/>
        <w:numPr>
          <w:ilvl w:val="0"/>
          <w:numId w:val="33"/>
        </w:numPr>
        <w:rPr>
          <w:lang w:val="en-CA"/>
        </w:rPr>
      </w:pPr>
      <w:r>
        <w:rPr>
          <w:lang w:val="en-CA"/>
        </w:rPr>
        <w:t>Therefore, there is a correct way to encode xlink:href</w:t>
      </w:r>
    </w:p>
    <w:p w14:paraId="5FC1B5D8" w14:textId="77777777" w:rsidR="008009B1" w:rsidRPr="008009B1" w:rsidRDefault="008009B1" w:rsidP="008009B1">
      <w:pPr>
        <w:pStyle w:val="ListParagraph"/>
        <w:rPr>
          <w:lang w:val="en-CA"/>
        </w:rPr>
      </w:pPr>
    </w:p>
    <w:p w14:paraId="02275925" w14:textId="6590A03D" w:rsidR="00C13B9B" w:rsidRDefault="00C13B9B" w:rsidP="00C13B9B">
      <w:pPr>
        <w:rPr>
          <w:lang w:val="en-CA"/>
        </w:rPr>
      </w:pPr>
      <w:r>
        <w:rPr>
          <w:lang w:val="en-CA"/>
        </w:rPr>
        <w:t>This example shows 3 encoding of a gsmlb</w:t>
      </w:r>
      <w:proofErr w:type="gramStart"/>
      <w:r>
        <w:rPr>
          <w:lang w:val="en-CA"/>
        </w:rPr>
        <w:t>:specification</w:t>
      </w:r>
      <w:proofErr w:type="gramEnd"/>
      <w:r>
        <w:rPr>
          <w:lang w:val="en-CA"/>
        </w:rPr>
        <w:t xml:space="preserve"> property containing (or referring) to </w:t>
      </w:r>
      <w:r w:rsidR="0042527D">
        <w:rPr>
          <w:lang w:val="en-CA"/>
        </w:rPr>
        <w:t>the same</w:t>
      </w:r>
      <w:r>
        <w:rPr>
          <w:lang w:val="en-CA"/>
        </w:rPr>
        <w:t xml:space="preserve"> gsmlb:GeologicUnit</w:t>
      </w:r>
      <w:r w:rsidR="0042527D">
        <w:rPr>
          <w:lang w:val="en-CA"/>
        </w:rPr>
        <w:t xml:space="preserve"> instance</w:t>
      </w:r>
      <w:r>
        <w:rPr>
          <w:lang w:val="en-CA"/>
        </w:rPr>
        <w:t xml:space="preserve">.  The first is inline, </w:t>
      </w:r>
      <w:r w:rsidR="0042527D">
        <w:rPr>
          <w:lang w:val="en-CA"/>
        </w:rPr>
        <w:t>the second uses a local reference, while the last</w:t>
      </w:r>
      <w:r>
        <w:rPr>
          <w:lang w:val="en-CA"/>
        </w:rPr>
        <w:t xml:space="preserve"> </w:t>
      </w:r>
      <w:r w:rsidR="00513361">
        <w:rPr>
          <w:lang w:val="en-CA"/>
        </w:rPr>
        <w:t xml:space="preserve">one </w:t>
      </w:r>
      <w:r>
        <w:rPr>
          <w:lang w:val="en-CA"/>
        </w:rPr>
        <w:t xml:space="preserve">uses a </w:t>
      </w:r>
      <w:r w:rsidR="00513361">
        <w:rPr>
          <w:lang w:val="en-CA"/>
        </w:rPr>
        <w:t>URI</w:t>
      </w:r>
      <w:r>
        <w:rPr>
          <w:lang w:val="en-CA"/>
        </w:rPr>
        <w:t xml:space="preserve">. </w:t>
      </w:r>
    </w:p>
    <w:p w14:paraId="078E88EB" w14:textId="77777777" w:rsidR="00C13B9B" w:rsidRDefault="00C13B9B" w:rsidP="00AD7649">
      <w:pPr>
        <w:rPr>
          <w:lang w:val="en-CA"/>
        </w:rPr>
      </w:pPr>
    </w:p>
    <w:p w14:paraId="5F752F2C"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w:t>
      </w:r>
      <w:r w:rsidRPr="00B464F3">
        <w:rPr>
          <w:rFonts w:ascii="Courier New" w:hAnsi="Courier New" w:cs="Courier New"/>
          <w:noProof/>
          <w:sz w:val="20"/>
          <w:szCs w:val="20"/>
          <w:lang w:val="en-CA"/>
        </w:rPr>
        <w:t>gsmlb:GSML</w:t>
      </w:r>
      <w:r w:rsidRPr="00B464F3">
        <w:rPr>
          <w:rFonts w:ascii="Courier New" w:hAnsi="Courier New" w:cs="Courier New"/>
          <w:sz w:val="20"/>
          <w:szCs w:val="20"/>
          <w:lang w:val="en-CA"/>
        </w:rPr>
        <w:t>&gt;</w:t>
      </w:r>
    </w:p>
    <w:p w14:paraId="2D9F9469"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&lt;gsmlb:mappedItem&gt;</w:t>
      </w:r>
    </w:p>
    <w:p w14:paraId="5E0D496C"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&lt;gsmlb:MappedFeature gml:id="m1"&gt;</w:t>
      </w:r>
    </w:p>
    <w:p w14:paraId="3EC6A6CD"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r>
      <w:r w:rsidRPr="00B464F3">
        <w:rPr>
          <w:rFonts w:ascii="Courier New" w:hAnsi="Courier New" w:cs="Courier New"/>
          <w:sz w:val="20"/>
          <w:szCs w:val="20"/>
          <w:lang w:val="en-CA"/>
        </w:rPr>
        <w:tab/>
        <w:t>&lt;gsmlb:specification&gt;</w:t>
      </w:r>
    </w:p>
    <w:p w14:paraId="65F9D5E5" w14:textId="77777777" w:rsidR="00174304"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r>
      <w:r w:rsidRPr="00B464F3">
        <w:rPr>
          <w:rFonts w:ascii="Courier New" w:hAnsi="Courier New" w:cs="Courier New"/>
          <w:sz w:val="20"/>
          <w:szCs w:val="20"/>
          <w:lang w:val="en-CA"/>
        </w:rPr>
        <w:tab/>
      </w:r>
      <w:r w:rsidRPr="00B464F3">
        <w:rPr>
          <w:rFonts w:ascii="Courier New" w:hAnsi="Courier New" w:cs="Courier New"/>
          <w:sz w:val="20"/>
          <w:szCs w:val="20"/>
          <w:lang w:val="en-CA"/>
        </w:rPr>
        <w:tab/>
        <w:t>&lt;gsmlb:GeologicUnit gml:id="G1"&gt;</w:t>
      </w:r>
    </w:p>
    <w:p w14:paraId="26F633BF" w14:textId="7285F93A" w:rsidR="00BB76F4" w:rsidRDefault="00BB76F4" w:rsidP="00B464F3">
      <w:pPr>
        <w:contextualSpacing/>
        <w:rPr>
          <w:rFonts w:ascii="Courier New" w:hAnsi="Courier New" w:cs="Courier New"/>
          <w:sz w:val="20"/>
          <w:szCs w:val="20"/>
          <w:lang w:val="en-CA"/>
        </w:rPr>
      </w:pPr>
      <w:commentRangeStart w:id="565"/>
      <w:r>
        <w:rPr>
          <w:rFonts w:ascii="Courier New" w:hAnsi="Courier New" w:cs="Courier New"/>
          <w:sz w:val="20"/>
          <w:szCs w:val="20"/>
          <w:lang w:val="en-CA"/>
        </w:rPr>
        <w:tab/>
      </w:r>
      <w:r>
        <w:rPr>
          <w:rFonts w:ascii="Courier New" w:hAnsi="Courier New" w:cs="Courier New"/>
          <w:sz w:val="20"/>
          <w:szCs w:val="20"/>
          <w:lang w:val="en-CA"/>
        </w:rPr>
        <w:tab/>
      </w:r>
      <w:r>
        <w:rPr>
          <w:rFonts w:ascii="Courier New" w:hAnsi="Courier New" w:cs="Courier New"/>
          <w:sz w:val="20"/>
          <w:szCs w:val="20"/>
          <w:lang w:val="en-CA"/>
        </w:rPr>
        <w:tab/>
        <w:t>&lt;gsm</w:t>
      </w:r>
      <w:r w:rsidRPr="00131124">
        <w:rPr>
          <w:rFonts w:ascii="Courier New" w:hAnsi="Courier New" w:cs="Courier New"/>
          <w:sz w:val="20"/>
          <w:szCs w:val="20"/>
          <w:lang w:val="en-CA"/>
        </w:rPr>
        <w:t>:</w:t>
      </w:r>
      <w:r>
        <w:rPr>
          <w:rFonts w:ascii="Courier New" w:hAnsi="Courier New" w:cs="Courier New"/>
          <w:sz w:val="20"/>
          <w:szCs w:val="20"/>
          <w:lang w:val="en-CA"/>
        </w:rPr>
        <w:t>identifier codeSpace="&amp;guid;</w:t>
      </w:r>
      <w:r w:rsidRPr="00131124">
        <w:rPr>
          <w:rFonts w:ascii="Courier New" w:hAnsi="Courier New" w:cs="Courier New"/>
          <w:sz w:val="20"/>
          <w:szCs w:val="20"/>
          <w:lang w:val="en-CA"/>
        </w:rPr>
        <w:t>"&gt;</w:t>
      </w:r>
      <w:r w:rsidRPr="00BB76F4">
        <w:t xml:space="preserve"> </w:t>
      </w:r>
      <w:r w:rsidR="00FE640E">
        <w:rPr>
          <w:rFonts w:ascii="Courier New" w:hAnsi="Courier New" w:cs="Courier New"/>
          <w:sz w:val="20"/>
          <w:szCs w:val="20"/>
          <w:lang w:val="en-CA"/>
        </w:rPr>
        <w:t>&amp;resource;</w:t>
      </w:r>
      <w:r w:rsidR="00E20E2E" w:rsidRPr="00E20E2E">
        <w:rPr>
          <w:rFonts w:ascii="Courier New" w:hAnsi="Courier New" w:cs="Courier New"/>
          <w:sz w:val="20"/>
          <w:szCs w:val="20"/>
          <w:lang w:val="en-CA"/>
        </w:rPr>
        <w:t>/feature/GeologicUnit/45247347623</w:t>
      </w:r>
      <w:r>
        <w:rPr>
          <w:rFonts w:ascii="Courier New" w:hAnsi="Courier New" w:cs="Courier New"/>
          <w:sz w:val="20"/>
          <w:szCs w:val="20"/>
          <w:lang w:val="en-CA"/>
        </w:rPr>
        <w:t>&lt;/gml:identifier&gt;</w:t>
      </w:r>
      <w:commentRangeEnd w:id="565"/>
      <w:r>
        <w:rPr>
          <w:rStyle w:val="CommentReference"/>
        </w:rPr>
        <w:commentReference w:id="565"/>
      </w:r>
    </w:p>
    <w:p w14:paraId="3C8FA0B6" w14:textId="7A1D29E4"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w:t>
      </w:r>
    </w:p>
    <w:p w14:paraId="6D153CE2"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r>
      <w:r w:rsidRPr="00B464F3">
        <w:rPr>
          <w:rFonts w:ascii="Courier New" w:hAnsi="Courier New" w:cs="Courier New"/>
          <w:sz w:val="20"/>
          <w:szCs w:val="20"/>
          <w:lang w:val="en-CA"/>
        </w:rPr>
        <w:tab/>
      </w:r>
      <w:r w:rsidRPr="00B464F3">
        <w:rPr>
          <w:rFonts w:ascii="Courier New" w:hAnsi="Courier New" w:cs="Courier New"/>
          <w:sz w:val="20"/>
          <w:szCs w:val="20"/>
          <w:lang w:val="en-CA"/>
        </w:rPr>
        <w:tab/>
        <w:t>&lt;/gsmlb:GeologicUnit&gt;</w:t>
      </w:r>
    </w:p>
    <w:p w14:paraId="62CD90FA"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r>
      <w:r w:rsidRPr="00B464F3">
        <w:rPr>
          <w:rFonts w:ascii="Courier New" w:hAnsi="Courier New" w:cs="Courier New"/>
          <w:sz w:val="20"/>
          <w:szCs w:val="20"/>
          <w:lang w:val="en-CA"/>
        </w:rPr>
        <w:tab/>
        <w:t>&lt;/gsmlb:specification&gt;</w:t>
      </w:r>
    </w:p>
    <w:p w14:paraId="033FAFCD"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&lt;/gsmlb:MappedFeature&gt;</w:t>
      </w:r>
    </w:p>
    <w:p w14:paraId="3D47EAF1"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&lt;/gsmlb:mappedItem&gt;</w:t>
      </w:r>
    </w:p>
    <w:p w14:paraId="0B0D047C"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&lt;gsmlb:mappedItem&gt;</w:t>
      </w:r>
    </w:p>
    <w:p w14:paraId="0D71C6DE"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&lt;gsmlb:MappedFeature gml:id="m2"&gt;</w:t>
      </w:r>
    </w:p>
    <w:p w14:paraId="60E6E081" w14:textId="77777777" w:rsidR="00174304" w:rsidRPr="00B464F3" w:rsidRDefault="00174304" w:rsidP="00B464F3">
      <w:pPr>
        <w:contextualSpacing/>
        <w:rPr>
          <w:rFonts w:ascii="Courier New" w:hAnsi="Courier New" w:cs="Courier New"/>
          <w:b/>
          <w:sz w:val="20"/>
          <w:szCs w:val="20"/>
          <w:lang w:val="en-CA"/>
        </w:rPr>
      </w:pPr>
      <w:r w:rsidRPr="00B464F3">
        <w:rPr>
          <w:rFonts w:ascii="Courier New" w:hAnsi="Courier New" w:cs="Courier New"/>
          <w:b/>
          <w:sz w:val="20"/>
          <w:szCs w:val="20"/>
          <w:lang w:val="en-CA"/>
        </w:rPr>
        <w:tab/>
      </w:r>
      <w:r w:rsidRPr="00B464F3">
        <w:rPr>
          <w:rFonts w:ascii="Courier New" w:hAnsi="Courier New" w:cs="Courier New"/>
          <w:b/>
          <w:sz w:val="20"/>
          <w:szCs w:val="20"/>
          <w:lang w:val="en-CA"/>
        </w:rPr>
        <w:tab/>
        <w:t>&lt;gsmlb:specification xlink:href="#G1"</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r w:rsidRPr="00B464F3">
        <w:rPr>
          <w:rFonts w:ascii="Courier New" w:hAnsi="Courier New" w:cs="Courier New"/>
          <w:b/>
          <w:sz w:val="20"/>
          <w:szCs w:val="20"/>
          <w:lang w:val="en-CA"/>
        </w:rPr>
        <w:t>/&gt;</w:t>
      </w:r>
    </w:p>
    <w:p w14:paraId="143F9500"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&lt;/gsmlb:MappedFeature&gt;</w:t>
      </w:r>
    </w:p>
    <w:p w14:paraId="6643D632" w14:textId="77777777" w:rsidR="00174304"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&lt;/gsmlb:mappedItem&gt;</w:t>
      </w:r>
    </w:p>
    <w:p w14:paraId="5B616B54"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435F5726" w14:textId="2097ADE0" w:rsidR="00174304" w:rsidRPr="00A0434E" w:rsidRDefault="00174304" w:rsidP="00174304">
      <w:pPr>
        <w:contextualSpacing/>
        <w:rPr>
          <w:rFonts w:ascii="Courier New" w:hAnsi="Courier New" w:cs="Courier New"/>
          <w:sz w:val="20"/>
          <w:szCs w:val="20"/>
          <w:lang w:val="en-CA"/>
        </w:rPr>
      </w:pPr>
      <w:r>
        <w:rPr>
          <w:rFonts w:ascii="Courier New" w:hAnsi="Courier New" w:cs="Courier New"/>
          <w:sz w:val="20"/>
          <w:szCs w:val="20"/>
          <w:lang w:val="en-CA"/>
        </w:rPr>
        <w:tab/>
        <w:t>&lt;gsmlb:MappedFeature gml:id="m3</w:t>
      </w:r>
      <w:r w:rsidRPr="00A0434E">
        <w:rPr>
          <w:rFonts w:ascii="Courier New" w:hAnsi="Courier New" w:cs="Courier New"/>
          <w:sz w:val="20"/>
          <w:szCs w:val="20"/>
          <w:lang w:val="en-CA"/>
        </w:rPr>
        <w:t>"&gt;</w:t>
      </w:r>
    </w:p>
    <w:p w14:paraId="3B9F1A48" w14:textId="145ADAB7" w:rsidR="00174304" w:rsidRPr="00A0434E" w:rsidRDefault="00174304" w:rsidP="00174304">
      <w:pPr>
        <w:contextualSpacing/>
        <w:rPr>
          <w:rFonts w:ascii="Courier New" w:hAnsi="Courier New" w:cs="Courier New"/>
          <w:b/>
          <w:sz w:val="20"/>
          <w:szCs w:val="20"/>
          <w:lang w:val="en-CA"/>
        </w:rPr>
      </w:pPr>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&lt;gsmlb:specification xlink:href="</w:t>
      </w:r>
      <w:r w:rsidR="005171DA" w:rsidRPr="005171DA">
        <w:rPr>
          <w:rFonts w:ascii="Courier New" w:hAnsi="Courier New" w:cs="Courier New"/>
          <w:b/>
          <w:sz w:val="20"/>
          <w:szCs w:val="20"/>
          <w:lang w:val="en-CA"/>
        </w:rPr>
        <w:t>&amp;resource;/feature/GeologicUnit/45247347623</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61C00EF3"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&lt;/gsmlb:MappedFeature&gt;</w:t>
      </w:r>
    </w:p>
    <w:p w14:paraId="200A7578"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73F6BA99" w14:textId="77777777" w:rsidR="00174304" w:rsidRPr="00B464F3" w:rsidRDefault="00174304" w:rsidP="00345D65">
      <w:pPr>
        <w:contextualSpacing/>
        <w:rPr>
          <w:rFonts w:ascii="Courier New" w:hAnsi="Courier New" w:cs="Courier New"/>
          <w:sz w:val="20"/>
          <w:szCs w:val="20"/>
          <w:lang w:val="en-CA"/>
        </w:rPr>
      </w:pPr>
    </w:p>
    <w:p w14:paraId="467FA132" w14:textId="537D3B04" w:rsidR="00793B54" w:rsidRPr="00B464F3" w:rsidRDefault="00174304" w:rsidP="00345D65">
      <w:pPr>
        <w:contextualSpacing/>
        <w:rPr>
          <w:rFonts w:ascii="Courier New" w:hAnsi="Courier New" w:cs="Courier New"/>
          <w:sz w:val="20"/>
          <w:szCs w:val="20"/>
          <w:lang w:val="en-CA"/>
        </w:rPr>
      </w:pPr>
      <w:r w:rsidRPr="00B464F3">
        <w:rPr>
          <w:rFonts w:ascii="Courier New" w:hAnsi="Courier New" w:cs="Courier New"/>
          <w:sz w:val="20"/>
          <w:szCs w:val="20"/>
          <w:lang w:val="en-CA"/>
        </w:rPr>
        <w:t>&lt;/gsmlb:GSML&gt;</w:t>
      </w:r>
      <w:r w:rsidRPr="00B464F3">
        <w:rPr>
          <w:rFonts w:ascii="Courier New" w:hAnsi="Courier New" w:cs="Courier New"/>
          <w:sz w:val="20"/>
          <w:szCs w:val="20"/>
          <w:lang w:val="en-CA"/>
        </w:rPr>
        <w:tab/>
      </w:r>
    </w:p>
    <w:p w14:paraId="0AD1A072" w14:textId="77777777" w:rsidR="00174304" w:rsidRDefault="00174304" w:rsidP="00A8510C">
      <w:pPr>
        <w:rPr>
          <w:lang w:val="en-CA"/>
        </w:rPr>
      </w:pPr>
    </w:p>
    <w:p w14:paraId="56876531" w14:textId="2A4C7FFD" w:rsidR="00C13B9B" w:rsidRDefault="00513361" w:rsidP="00C13B9B">
      <w:pPr>
        <w:rPr>
          <w:lang w:val="en-CA"/>
        </w:rPr>
      </w:pPr>
      <w:r>
        <w:rPr>
          <w:lang w:val="en-CA"/>
        </w:rPr>
        <w:lastRenderedPageBreak/>
        <w:t>In the third case, the xlink:href contains an identifier that also acts as a location.  In comparison, t</w:t>
      </w:r>
      <w:r w:rsidR="00C13B9B">
        <w:rPr>
          <w:lang w:val="en-CA"/>
        </w:rPr>
        <w:t xml:space="preserve">he next example shows yet </w:t>
      </w:r>
      <w:r w:rsidR="00AF7E7A">
        <w:rPr>
          <w:lang w:val="en-CA"/>
        </w:rPr>
        <w:t>an</w:t>
      </w:r>
      <w:r w:rsidR="00C13B9B">
        <w:rPr>
          <w:lang w:val="en-CA"/>
        </w:rPr>
        <w:t xml:space="preserve">other W3C encoding of a link using a WFS 2.0 request.  While </w:t>
      </w:r>
      <w:r w:rsidR="00AF7E7A">
        <w:rPr>
          <w:lang w:val="en-CA"/>
        </w:rPr>
        <w:t>it is an</w:t>
      </w:r>
      <w:r w:rsidR="00C13B9B">
        <w:rPr>
          <w:lang w:val="en-CA"/>
        </w:rPr>
        <w:t xml:space="preserve"> </w:t>
      </w:r>
      <w:r w:rsidR="00AF7E7A">
        <w:rPr>
          <w:lang w:val="en-CA"/>
        </w:rPr>
        <w:t>XSD valid encoding, the link is</w:t>
      </w:r>
      <w:r w:rsidR="00C13B9B">
        <w:rPr>
          <w:lang w:val="en-CA"/>
        </w:rPr>
        <w:t xml:space="preserve"> not</w:t>
      </w:r>
      <w:r w:rsidR="00AF7E7A">
        <w:rPr>
          <w:lang w:val="en-CA"/>
        </w:rPr>
        <w:t xml:space="preserve"> an</w:t>
      </w:r>
      <w:r w:rsidR="00C13B9B">
        <w:rPr>
          <w:lang w:val="en-CA"/>
        </w:rPr>
        <w:t xml:space="preserve"> identifier (although </w:t>
      </w:r>
      <w:r w:rsidR="00AF7E7A">
        <w:rPr>
          <w:lang w:val="en-CA"/>
        </w:rPr>
        <w:t>an identifier might appear somewhere in the</w:t>
      </w:r>
      <w:r w:rsidR="00C13B9B">
        <w:rPr>
          <w:lang w:val="en-CA"/>
        </w:rPr>
        <w:t xml:space="preserve"> link).  </w:t>
      </w:r>
    </w:p>
    <w:p w14:paraId="38880DD5" w14:textId="77777777" w:rsidR="00C13B9B" w:rsidRDefault="00C13B9B" w:rsidP="00A8510C">
      <w:pPr>
        <w:rPr>
          <w:lang w:val="en-CA"/>
        </w:rPr>
      </w:pPr>
    </w:p>
    <w:p w14:paraId="5B553F68" w14:textId="605216FD" w:rsidR="00D44162" w:rsidRDefault="00D44162" w:rsidP="003E6590">
      <w:pPr>
        <w:contextualSpacing/>
        <w:rPr>
          <w:rFonts w:ascii="Courier New" w:hAnsi="Courier New" w:cs="Courier New"/>
          <w:sz w:val="20"/>
          <w:szCs w:val="20"/>
          <w:lang w:val="en-CA"/>
        </w:rPr>
      </w:pPr>
      <w:r>
        <w:rPr>
          <w:rFonts w:ascii="Courier New" w:hAnsi="Courier New" w:cs="Courier New"/>
          <w:sz w:val="20"/>
          <w:szCs w:val="20"/>
          <w:lang w:val="en-CA"/>
        </w:rPr>
        <w:t>&lt;</w:t>
      </w:r>
      <w:r w:rsidRPr="00A0434E">
        <w:rPr>
          <w:rFonts w:ascii="Courier New" w:hAnsi="Courier New" w:cs="Courier New"/>
          <w:sz w:val="20"/>
          <w:szCs w:val="20"/>
          <w:lang w:val="en-CA"/>
        </w:rPr>
        <w:t>gsmlb:GSML&gt;</w:t>
      </w:r>
    </w:p>
    <w:p w14:paraId="5A1AA8AB" w14:textId="7AF8A085" w:rsidR="005171DA" w:rsidRDefault="005171DA" w:rsidP="003E6590">
      <w:pPr>
        <w:contextualSpacing/>
        <w:rPr>
          <w:rFonts w:ascii="Courier New" w:hAnsi="Courier New" w:cs="Courier New"/>
          <w:sz w:val="20"/>
          <w:szCs w:val="20"/>
          <w:lang w:val="en-CA"/>
        </w:rPr>
      </w:pPr>
      <w:r>
        <w:rPr>
          <w:rFonts w:ascii="Courier New" w:hAnsi="Courier New" w:cs="Courier New"/>
          <w:sz w:val="20"/>
          <w:szCs w:val="20"/>
          <w:lang w:val="en-CA"/>
        </w:rPr>
        <w:t>(…)</w:t>
      </w:r>
    </w:p>
    <w:p w14:paraId="15DDF801"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7F7FF92E" w14:textId="0E3F29E3" w:rsidR="003E6590" w:rsidRPr="00A0434E" w:rsidRDefault="003E6590" w:rsidP="003E6590">
      <w:pPr>
        <w:contextualSpacing/>
        <w:rPr>
          <w:rFonts w:ascii="Courier New" w:hAnsi="Courier New" w:cs="Courier New"/>
          <w:sz w:val="20"/>
          <w:szCs w:val="20"/>
          <w:lang w:val="en-CA"/>
        </w:rPr>
      </w:pPr>
      <w:r>
        <w:rPr>
          <w:rFonts w:ascii="Courier New" w:hAnsi="Courier New" w:cs="Courier New"/>
          <w:sz w:val="20"/>
          <w:szCs w:val="20"/>
          <w:lang w:val="en-CA"/>
        </w:rPr>
        <w:tab/>
        <w:t>&lt;gsmlb:MappedFeature gml:id="</w:t>
      </w:r>
      <w:r w:rsidR="00C13B9B">
        <w:rPr>
          <w:rFonts w:ascii="Courier New" w:hAnsi="Courier New" w:cs="Courier New"/>
          <w:sz w:val="20"/>
          <w:szCs w:val="20"/>
          <w:lang w:val="en-CA"/>
        </w:rPr>
        <w:t>m5</w:t>
      </w:r>
      <w:r w:rsidRPr="00A0434E">
        <w:rPr>
          <w:rFonts w:ascii="Courier New" w:hAnsi="Courier New" w:cs="Courier New"/>
          <w:sz w:val="20"/>
          <w:szCs w:val="20"/>
          <w:lang w:val="en-CA"/>
        </w:rPr>
        <w:t>"&gt;</w:t>
      </w:r>
    </w:p>
    <w:p w14:paraId="6B874A1A" w14:textId="2EBC4053" w:rsidR="003E6590" w:rsidRPr="00A0434E" w:rsidRDefault="003E6590" w:rsidP="003E6590">
      <w:pPr>
        <w:contextualSpacing/>
        <w:rPr>
          <w:rFonts w:ascii="Courier New" w:hAnsi="Courier New" w:cs="Courier New"/>
          <w:b/>
          <w:sz w:val="20"/>
          <w:szCs w:val="20"/>
          <w:lang w:val="en-CA"/>
        </w:rPr>
      </w:pPr>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&lt;gsmlb:specification xlink:href="</w:t>
      </w:r>
      <w:r>
        <w:rPr>
          <w:rFonts w:ascii="Courier New" w:hAnsi="Courier New" w:cs="Courier New"/>
          <w:b/>
          <w:sz w:val="20"/>
          <w:szCs w:val="20"/>
          <w:lang w:val="en-CA"/>
        </w:rPr>
        <w:t>http://host.org/wfs?</w:t>
      </w:r>
      <w:r w:rsidRPr="003E6590">
        <w:t xml:space="preserve"> </w:t>
      </w:r>
      <w:r w:rsidRPr="003E6590">
        <w:rPr>
          <w:rFonts w:ascii="Courier New" w:hAnsi="Courier New" w:cs="Courier New"/>
          <w:b/>
          <w:sz w:val="20"/>
          <w:szCs w:val="20"/>
          <w:lang w:val="en-CA"/>
        </w:rPr>
        <w:t>REQUEST=GetFeature&amp;</w:t>
      </w:r>
      <w:r w:rsidR="005171DA">
        <w:rPr>
          <w:rFonts w:ascii="Courier New" w:hAnsi="Courier New" w:cs="Courier New"/>
          <w:b/>
          <w:sz w:val="20"/>
          <w:szCs w:val="20"/>
          <w:lang w:val="en-CA"/>
        </w:rPr>
        <w:t>amp;</w:t>
      </w:r>
      <w:r w:rsidRPr="003E6590">
        <w:rPr>
          <w:rFonts w:ascii="Courier New" w:hAnsi="Courier New" w:cs="Courier New"/>
          <w:b/>
          <w:sz w:val="20"/>
          <w:szCs w:val="20"/>
          <w:lang w:val="en-CA"/>
        </w:rPr>
        <w:t>VERSION=2.0.0&amp;</w:t>
      </w:r>
      <w:r w:rsidR="005171DA">
        <w:rPr>
          <w:rFonts w:ascii="Courier New" w:hAnsi="Courier New" w:cs="Courier New"/>
          <w:b/>
          <w:sz w:val="20"/>
          <w:szCs w:val="20"/>
          <w:lang w:val="en-CA"/>
        </w:rPr>
        <w:t>amp;</w:t>
      </w:r>
      <w:r w:rsidRPr="003E6590">
        <w:rPr>
          <w:rFonts w:ascii="Courier New" w:hAnsi="Courier New" w:cs="Courier New"/>
          <w:b/>
          <w:sz w:val="20"/>
          <w:szCs w:val="20"/>
          <w:lang w:val="en-CA"/>
        </w:rPr>
        <w:t>SERVICE=WFS&amp;</w:t>
      </w:r>
      <w:r w:rsidR="005171DA">
        <w:rPr>
          <w:rFonts w:ascii="Courier New" w:hAnsi="Courier New" w:cs="Courier New"/>
          <w:b/>
          <w:sz w:val="20"/>
          <w:szCs w:val="20"/>
          <w:lang w:val="en-CA"/>
        </w:rPr>
        <w:t>amp;</w:t>
      </w:r>
      <w:r w:rsidRPr="003E6590">
        <w:rPr>
          <w:rFonts w:ascii="Courier New" w:hAnsi="Courier New" w:cs="Courier New"/>
          <w:b/>
          <w:sz w:val="20"/>
          <w:szCs w:val="20"/>
          <w:lang w:val="en-CA"/>
        </w:rPr>
        <w:t>STOREDQUERY_ID=urn:ogc:def:query:OGC</w:t>
      </w:r>
      <w:r>
        <w:rPr>
          <w:rFonts w:ascii="Courier New" w:hAnsi="Courier New" w:cs="Courier New"/>
          <w:b/>
          <w:sz w:val="20"/>
          <w:szCs w:val="20"/>
          <w:lang w:val="en-CA"/>
        </w:rPr>
        <w:t>-WFS::GetFeatureById&amp;</w:t>
      </w:r>
      <w:r w:rsidR="005171DA">
        <w:rPr>
          <w:rFonts w:ascii="Courier New" w:hAnsi="Courier New" w:cs="Courier New"/>
          <w:b/>
          <w:sz w:val="20"/>
          <w:szCs w:val="20"/>
          <w:lang w:val="en-CA"/>
        </w:rPr>
        <w:t>amp;</w:t>
      </w:r>
      <w:r>
        <w:rPr>
          <w:rFonts w:ascii="Courier New" w:hAnsi="Courier New" w:cs="Courier New"/>
          <w:b/>
          <w:sz w:val="20"/>
          <w:szCs w:val="20"/>
          <w:lang w:val="en-CA"/>
        </w:rPr>
        <w:t>ID=G1</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4032B2F8"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&lt;/gsmlb:MappedFeature&gt;</w:t>
      </w:r>
    </w:p>
    <w:p w14:paraId="7408A0BE"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7BB137A3" w14:textId="77777777" w:rsidR="00D44162" w:rsidRPr="00A0434E" w:rsidRDefault="00D44162" w:rsidP="00D44162">
      <w:pPr>
        <w:contextualSpacing/>
        <w:rPr>
          <w:rFonts w:ascii="Courier New" w:hAnsi="Courier New" w:cs="Courier New"/>
          <w:sz w:val="20"/>
          <w:szCs w:val="20"/>
          <w:lang w:val="en-CA"/>
        </w:rPr>
      </w:pPr>
      <w:r w:rsidRPr="00A0434E">
        <w:rPr>
          <w:rFonts w:ascii="Courier New" w:hAnsi="Courier New" w:cs="Courier New"/>
          <w:sz w:val="20"/>
          <w:szCs w:val="20"/>
          <w:lang w:val="en-CA"/>
        </w:rPr>
        <w:t>&lt;/gsmlb:GSML&gt;</w:t>
      </w:r>
      <w:r w:rsidRPr="00A0434E">
        <w:rPr>
          <w:rFonts w:ascii="Courier New" w:hAnsi="Courier New" w:cs="Courier New"/>
          <w:sz w:val="20"/>
          <w:szCs w:val="20"/>
          <w:lang w:val="en-CA"/>
        </w:rPr>
        <w:tab/>
      </w:r>
    </w:p>
    <w:p w14:paraId="4D1E1379" w14:textId="77777777" w:rsidR="003E6590" w:rsidRDefault="003E6590" w:rsidP="00A8510C">
      <w:pPr>
        <w:rPr>
          <w:lang w:val="en-CA"/>
        </w:rPr>
      </w:pPr>
    </w:p>
    <w:p w14:paraId="7C856C8D" w14:textId="6111B23C" w:rsidR="005171DA" w:rsidRDefault="005171DA" w:rsidP="00A8510C">
      <w:pPr>
        <w:rPr>
          <w:lang w:val="en-CA"/>
        </w:rPr>
      </w:pPr>
      <w:r>
        <w:rPr>
          <w:lang w:val="en-CA"/>
        </w:rPr>
        <w:t xml:space="preserve">This encoding does not readily tell the client application </w:t>
      </w:r>
      <w:r w:rsidR="00513361">
        <w:rPr>
          <w:lang w:val="en-CA"/>
        </w:rPr>
        <w:t>the identi</w:t>
      </w:r>
      <w:r w:rsidR="00EB296B">
        <w:rPr>
          <w:lang w:val="en-CA"/>
        </w:rPr>
        <w:t>t</w:t>
      </w:r>
      <w:r w:rsidR="00513361">
        <w:rPr>
          <w:lang w:val="en-CA"/>
        </w:rPr>
        <w:t xml:space="preserve">y of the feature the </w:t>
      </w:r>
      <w:r w:rsidR="008B7B0C" w:rsidRPr="00B464F3">
        <w:rPr>
          <w:rFonts w:ascii="Calibri" w:hAnsi="Calibri"/>
          <w:lang w:val="en-CA"/>
        </w:rPr>
        <w:t>gsmlb:</w:t>
      </w:r>
      <w:r w:rsidR="00513361" w:rsidRPr="00B464F3">
        <w:rPr>
          <w:rFonts w:ascii="Calibri" w:hAnsi="Calibri"/>
          <w:lang w:val="en-CA"/>
        </w:rPr>
        <w:t>specification</w:t>
      </w:r>
      <w:r>
        <w:rPr>
          <w:lang w:val="en-CA"/>
        </w:rPr>
        <w:t xml:space="preserve"> link</w:t>
      </w:r>
      <w:r w:rsidR="008B7B0C">
        <w:rPr>
          <w:lang w:val="en-CA"/>
        </w:rPr>
        <w:t>s to</w:t>
      </w:r>
      <w:r>
        <w:rPr>
          <w:lang w:val="en-CA"/>
        </w:rPr>
        <w:t xml:space="preserve"> (again, unless </w:t>
      </w:r>
      <w:r w:rsidR="008B7B0C">
        <w:rPr>
          <w:lang w:val="en-CA"/>
        </w:rPr>
        <w:t>it can figure it i</w:t>
      </w:r>
      <w:r>
        <w:rPr>
          <w:lang w:val="en-CA"/>
        </w:rPr>
        <w:t xml:space="preserve">s a WFS request and the ID parameter is a datastore reference to </w:t>
      </w:r>
      <w:r w:rsidRPr="00B464F3">
        <w:rPr>
          <w:rFonts w:ascii="Calibri" w:hAnsi="Calibri"/>
          <w:lang w:val="en-CA"/>
        </w:rPr>
        <w:t>GeologicUnit/45247347623</w:t>
      </w:r>
      <w:r w:rsidR="00382702">
        <w:rPr>
          <w:lang w:val="en-CA"/>
        </w:rPr>
        <w:t>) and</w:t>
      </w:r>
      <w:r w:rsidR="008B7B0C">
        <w:rPr>
          <w:lang w:val="en-CA"/>
        </w:rPr>
        <w:t xml:space="preserve"> encodes the identity of the linked feature to a specific API</w:t>
      </w:r>
      <w:r>
        <w:rPr>
          <w:lang w:val="en-CA"/>
        </w:rPr>
        <w:t>.</w:t>
      </w:r>
    </w:p>
    <w:p w14:paraId="308DAA23" w14:textId="16980658" w:rsidR="003E6590" w:rsidRDefault="003E6590" w:rsidP="00A8510C">
      <w:pPr>
        <w:rPr>
          <w:lang w:val="en-CA"/>
        </w:rPr>
      </w:pPr>
      <w:r>
        <w:rPr>
          <w:lang w:val="en-CA"/>
        </w:rPr>
        <w:t xml:space="preserve">For this reason, this specification </w:t>
      </w:r>
      <w:r w:rsidR="008B7B0C">
        <w:rPr>
          <w:lang w:val="en-CA"/>
        </w:rPr>
        <w:t xml:space="preserve">recommends </w:t>
      </w:r>
      <w:r>
        <w:rPr>
          <w:lang w:val="en-CA"/>
        </w:rPr>
        <w:t xml:space="preserve">that external references use </w:t>
      </w:r>
      <w:r w:rsidR="00B95F74">
        <w:rPr>
          <w:lang w:val="en-CA"/>
        </w:rPr>
        <w:t>Linked Open Data compliant URIs</w:t>
      </w:r>
      <w:r>
        <w:rPr>
          <w:lang w:val="en-CA"/>
        </w:rPr>
        <w:t>.</w:t>
      </w:r>
    </w:p>
    <w:p w14:paraId="06B0F7B7" w14:textId="77777777" w:rsidR="00E97666" w:rsidRDefault="00E9766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t>/req/gsml4xsd/byref</w:t>
            </w:r>
          </w:p>
        </w:tc>
        <w:tc>
          <w:tcPr>
            <w:tcW w:w="4678" w:type="dxa"/>
            <w:tcBorders>
              <w:left w:val="nil"/>
            </w:tcBorders>
            <w:shd w:val="clear" w:color="auto" w:fill="auto"/>
          </w:tcPr>
          <w:p w14:paraId="5BA2077B" w14:textId="3E1A7BA4" w:rsidR="00106124" w:rsidRPr="00D12552" w:rsidRDefault="00106124" w:rsidP="001A7658">
            <w:pPr>
              <w:pStyle w:val="Tabletext10"/>
              <w:jc w:val="left"/>
              <w:rPr>
                <w:rStyle w:val="reqtext"/>
                <w:lang w:val="en-CA"/>
              </w:rPr>
            </w:pPr>
            <w:r w:rsidRPr="00106124">
              <w:rPr>
                <w:rStyle w:val="reqtext"/>
                <w:lang w:val="en-CA"/>
              </w:rPr>
              <w:t xml:space="preserve">By Reference property </w:t>
            </w:r>
            <w:r w:rsidR="003E6590">
              <w:rPr>
                <w:rStyle w:val="reqtext"/>
                <w:lang w:val="en-CA"/>
              </w:rPr>
              <w:t xml:space="preserve">referencing an external resource </w:t>
            </w:r>
            <w:r w:rsidRPr="00106124">
              <w:rPr>
                <w:rStyle w:val="reqtext"/>
                <w:lang w:val="en-CA"/>
              </w:rPr>
              <w:t xml:space="preserve">SHALL be encoded </w:t>
            </w:r>
            <w:r w:rsidR="00353645">
              <w:rPr>
                <w:rStyle w:val="reqtext"/>
                <w:lang w:val="en-CA"/>
              </w:rPr>
              <w:t>as</w:t>
            </w:r>
            <w:r w:rsidR="00353645" w:rsidRPr="00106124">
              <w:rPr>
                <w:rStyle w:val="reqtext"/>
                <w:lang w:val="en-CA"/>
              </w:rPr>
              <w:t xml:space="preserve"> </w:t>
            </w:r>
            <w:r w:rsidRPr="00106124">
              <w:rPr>
                <w:rStyle w:val="reqtext"/>
                <w:lang w:val="en-CA"/>
              </w:rPr>
              <w:t>HTTP URI in xlink</w:t>
            </w:r>
            <w:proofErr w:type="gramStart"/>
            <w:r w:rsidRPr="00106124">
              <w:rPr>
                <w:rStyle w:val="reqtext"/>
                <w:lang w:val="en-CA"/>
              </w:rPr>
              <w:t>:href</w:t>
            </w:r>
            <w:proofErr w:type="gramEnd"/>
            <w:r w:rsidRPr="00106124">
              <w:rPr>
                <w:rStyle w:val="reqtext"/>
                <w:lang w:val="en-CA"/>
              </w:rPr>
              <w:t>, and resolve to a representation of that resource using Linked Open Data principles</w:t>
            </w:r>
            <w:r w:rsidR="00B8253A">
              <w:rPr>
                <w:rStyle w:val="reqtext"/>
                <w:lang w:val="en-CA"/>
              </w:rPr>
              <w:t>.</w:t>
            </w:r>
          </w:p>
        </w:tc>
      </w:tr>
    </w:tbl>
    <w:p w14:paraId="64B30BCC" w14:textId="77777777" w:rsidR="00106124" w:rsidRDefault="00106124" w:rsidP="00AD7649">
      <w:pPr>
        <w:rPr>
          <w:lang w:val="en-CA"/>
        </w:rPr>
      </w:pPr>
      <w:r>
        <w:rPr>
          <w:lang w:val="en-CA"/>
        </w:rPr>
        <w:t xml:space="preserve"> </w:t>
      </w:r>
    </w:p>
    <w:p w14:paraId="00A2CAF8" w14:textId="77777777" w:rsidR="00652E95" w:rsidRDefault="00652E95" w:rsidP="00652E95">
      <w:pPr>
        <w:pStyle w:val="Heading3"/>
        <w:rPr>
          <w:lang w:val="en-CA"/>
        </w:rPr>
      </w:pPr>
      <w:bookmarkStart w:id="566" w:name="_Toc456947013"/>
      <w:r>
        <w:rPr>
          <w:lang w:val="en-CA"/>
        </w:rPr>
        <w:t>CodeList</w:t>
      </w:r>
      <w:bookmarkEnd w:id="566"/>
    </w:p>
    <w:p w14:paraId="00512E31" w14:textId="77777777" w:rsidR="00652E95" w:rsidRDefault="00652E95" w:rsidP="00652E95">
      <w:pPr>
        <w:rPr>
          <w:lang w:val="en-CA"/>
        </w:rPr>
      </w:pPr>
    </w:p>
    <w:p w14:paraId="4565B3B7" w14:textId="005FD52D" w:rsidR="00652E95" w:rsidRDefault="00652E95" w:rsidP="00652E95">
      <w:pPr>
        <w:rPr>
          <w:lang w:val="en-CA"/>
        </w:rPr>
      </w:pPr>
      <w:r>
        <w:rPr>
          <w:lang w:val="en-CA"/>
        </w:rPr>
        <w:t>Code List</w:t>
      </w:r>
      <w:r w:rsidR="00D70F03">
        <w:rPr>
          <w:lang w:val="en-CA"/>
        </w:rPr>
        <w:t>s</w:t>
      </w:r>
      <w:r>
        <w:rPr>
          <w:lang w:val="en-CA"/>
        </w:rPr>
        <w:t xml:space="preserve"> are encoded as gml</w:t>
      </w:r>
      <w:proofErr w:type="gramStart"/>
      <w:r>
        <w:rPr>
          <w:lang w:val="en-CA"/>
        </w:rPr>
        <w:t>:ReferenceType</w:t>
      </w:r>
      <w:proofErr w:type="gramEnd"/>
      <w:r>
        <w:rPr>
          <w:lang w:val="en-CA"/>
        </w:rPr>
        <w:t xml:space="preserve"> which is a sequence of </w:t>
      </w:r>
      <w:r w:rsidRPr="008D2309">
        <w:rPr>
          <w:lang w:val="en-CA"/>
        </w:rPr>
        <w:t>gml:OwnershipAttributeGroup</w:t>
      </w:r>
      <w:r>
        <w:rPr>
          <w:lang w:val="en-CA"/>
        </w:rPr>
        <w:t xml:space="preserve"> and </w:t>
      </w:r>
      <w:r w:rsidRPr="008D2309">
        <w:rPr>
          <w:lang w:val="en-CA"/>
        </w:rPr>
        <w:t>gml:AssociationAttributeGroup</w:t>
      </w:r>
      <w:r>
        <w:rPr>
          <w:lang w:val="en-CA"/>
        </w:rPr>
        <w:t xml:space="preserve">, providing a series of xml attributes from W3C </w:t>
      </w:r>
      <w:r w:rsidR="00EB296B">
        <w:rPr>
          <w:lang w:val="en-CA"/>
        </w:rPr>
        <w:t>XLINK (</w:t>
      </w:r>
      <w:hyperlink r:id="rId147" w:history="1">
        <w:r w:rsidRPr="006716F1">
          <w:rPr>
            <w:rStyle w:val="Hyperlink"/>
            <w:lang w:val="en-CA"/>
          </w:rPr>
          <w:t>http://www.w3.org/TR/xlink11/</w:t>
        </w:r>
      </w:hyperlink>
      <w:r w:rsidR="00EB296B">
        <w:rPr>
          <w:lang w:val="en-CA"/>
        </w:rPr>
        <w:t xml:space="preserve">). </w:t>
      </w:r>
      <w:r w:rsidR="00A00FE7">
        <w:rPr>
          <w:lang w:val="en-CA"/>
        </w:rPr>
        <w:t xml:space="preserve"> </w:t>
      </w:r>
      <w:r>
        <w:rPr>
          <w:lang w:val="en-CA"/>
        </w:rPr>
        <w:t>A vocabulary</w:t>
      </w:r>
      <w:r w:rsidR="00B95F74">
        <w:rPr>
          <w:lang w:val="en-CA"/>
        </w:rPr>
        <w:t xml:space="preserve"> term</w:t>
      </w:r>
      <w:r w:rsidR="00D70F03">
        <w:rPr>
          <w:lang w:val="en-CA"/>
        </w:rPr>
        <w:t xml:space="preserve"> reference has</w:t>
      </w:r>
      <w:r>
        <w:rPr>
          <w:lang w:val="en-CA"/>
        </w:rPr>
        <w:t xml:space="preserve"> xlink</w:t>
      </w:r>
      <w:proofErr w:type="gramStart"/>
      <w:r>
        <w:rPr>
          <w:lang w:val="en-CA"/>
        </w:rPr>
        <w:t>:href</w:t>
      </w:r>
      <w:proofErr w:type="gramEnd"/>
      <w:r>
        <w:rPr>
          <w:lang w:val="en-CA"/>
        </w:rPr>
        <w:t xml:space="preserve"> and xlink:title as mandatory attributes.</w:t>
      </w:r>
    </w:p>
    <w:p w14:paraId="69AC555F" w14:textId="619F711A" w:rsidR="00652E95" w:rsidRDefault="00652E95" w:rsidP="00652E95">
      <w:pPr>
        <w:rPr>
          <w:rFonts w:ascii="Consolas" w:hAnsi="Consolas" w:cs="Consolas"/>
          <w:sz w:val="20"/>
          <w:szCs w:val="20"/>
          <w:lang w:val="en-CA"/>
        </w:rPr>
      </w:pPr>
      <w:r w:rsidRPr="008D2309">
        <w:rPr>
          <w:rFonts w:ascii="Consolas" w:hAnsi="Consolas" w:cs="Consolas"/>
          <w:sz w:val="20"/>
          <w:szCs w:val="20"/>
          <w:lang w:val="en-CA"/>
        </w:rPr>
        <w:t>&lt;gsmlb</w:t>
      </w:r>
      <w:proofErr w:type="gramStart"/>
      <w:r w:rsidRPr="008D2309">
        <w:rPr>
          <w:rFonts w:ascii="Consolas" w:hAnsi="Consolas" w:cs="Consolas"/>
          <w:sz w:val="20"/>
          <w:szCs w:val="20"/>
          <w:lang w:val="en-CA"/>
        </w:rPr>
        <w:t>:lithology</w:t>
      </w:r>
      <w:proofErr w:type="gramEnd"/>
      <w:r w:rsidRPr="008D2309">
        <w:rPr>
          <w:rFonts w:ascii="Consolas" w:hAnsi="Consolas" w:cs="Consolas"/>
          <w:sz w:val="20"/>
          <w:szCs w:val="20"/>
          <w:lang w:val="en-CA"/>
        </w:rPr>
        <w:t xml:space="preserve"> xlink:href="http://resource.geo</w:t>
      </w:r>
      <w:r w:rsidR="00A00FE7">
        <w:rPr>
          <w:rFonts w:ascii="Consolas" w:hAnsi="Consolas" w:cs="Consolas"/>
          <w:sz w:val="20"/>
          <w:szCs w:val="20"/>
          <w:lang w:val="en-CA"/>
        </w:rPr>
        <w:t>sciml.org/classifier/cgi/l</w:t>
      </w:r>
      <w:r w:rsidRPr="008D2309">
        <w:rPr>
          <w:rFonts w:ascii="Consolas" w:hAnsi="Consolas" w:cs="Consolas"/>
          <w:sz w:val="20"/>
          <w:szCs w:val="20"/>
          <w:lang w:val="en-CA"/>
        </w:rPr>
        <w:t>ithology/</w:t>
      </w:r>
      <w:r w:rsidR="00A00FE7">
        <w:rPr>
          <w:rFonts w:ascii="Consolas" w:hAnsi="Consolas" w:cs="Consolas"/>
          <w:sz w:val="20"/>
          <w:szCs w:val="20"/>
          <w:lang w:val="en-CA"/>
        </w:rPr>
        <w:t>granite</w:t>
      </w:r>
      <w:r w:rsidRPr="008D2309">
        <w:rPr>
          <w:rFonts w:ascii="Consolas" w:hAnsi="Consolas" w:cs="Consolas"/>
          <w:sz w:val="20"/>
          <w:szCs w:val="20"/>
          <w:lang w:val="en-CA"/>
        </w:rPr>
        <w:t>" xlink:title="</w:t>
      </w:r>
      <w:r w:rsidR="00A00FE7">
        <w:rPr>
          <w:rFonts w:ascii="Consolas" w:hAnsi="Consolas" w:cs="Consolas"/>
          <w:sz w:val="20"/>
          <w:szCs w:val="20"/>
          <w:lang w:val="en-CA"/>
        </w:rPr>
        <w:t>granite</w:t>
      </w:r>
      <w:r w:rsidRPr="008D2309">
        <w:rPr>
          <w:rFonts w:ascii="Consolas" w:hAnsi="Consolas" w:cs="Consolas"/>
          <w:sz w:val="20"/>
          <w:szCs w:val="20"/>
          <w:lang w:val="en-CA"/>
        </w:rPr>
        <w:t>"/&gt;</w:t>
      </w:r>
    </w:p>
    <w:p w14:paraId="13540271" w14:textId="4D0DCD42" w:rsidR="00652E95" w:rsidRDefault="00652E95" w:rsidP="00652E95">
      <w:pPr>
        <w:rPr>
          <w:lang w:val="en-CA"/>
        </w:rPr>
      </w:pPr>
      <w:r>
        <w:rPr>
          <w:lang w:val="en-CA"/>
        </w:rPr>
        <w:t xml:space="preserve">The xlink:href contains an absolute HTTP URI that </w:t>
      </w:r>
      <w:r w:rsidR="0099305B">
        <w:rPr>
          <w:lang w:val="en-CA"/>
        </w:rPr>
        <w:t>should</w:t>
      </w:r>
      <w:r>
        <w:rPr>
          <w:lang w:val="en-CA"/>
        </w:rPr>
        <w:t xml:space="preserve"> resolve to a resource</w:t>
      </w:r>
      <w:r w:rsidR="0099305B">
        <w:rPr>
          <w:lang w:val="en-CA"/>
        </w:rPr>
        <w:t xml:space="preserve"> representation</w:t>
      </w:r>
      <w:r>
        <w:rPr>
          <w:lang w:val="en-CA"/>
        </w:rPr>
        <w:t xml:space="preserve"> (often a SKOS document).  The resource can have multiple representations </w:t>
      </w:r>
      <w:r>
        <w:rPr>
          <w:lang w:val="en-CA"/>
        </w:rPr>
        <w:lastRenderedPageBreak/>
        <w:t>and it’s not guaranteed that an XML parsable document can be obtained from the vocabulary service.</w:t>
      </w:r>
    </w:p>
    <w:p w14:paraId="29EE82B5" w14:textId="77777777" w:rsidR="00160943" w:rsidRDefault="00160943" w:rsidP="00160943">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0943" w:rsidRPr="00D12552" w14:paraId="23C5F259" w14:textId="77777777" w:rsidTr="004F0DC1">
        <w:trPr>
          <w:cantSplit/>
        </w:trPr>
        <w:tc>
          <w:tcPr>
            <w:tcW w:w="4219" w:type="dxa"/>
            <w:tcBorders>
              <w:right w:val="nil"/>
            </w:tcBorders>
            <w:shd w:val="clear" w:color="auto" w:fill="auto"/>
          </w:tcPr>
          <w:p w14:paraId="3E191CE4" w14:textId="77777777" w:rsidR="00160943" w:rsidRPr="00D12552" w:rsidRDefault="00160943" w:rsidP="004F0DC1">
            <w:pPr>
              <w:pStyle w:val="Tabletext10"/>
              <w:rPr>
                <w:rStyle w:val="requri"/>
                <w:lang w:val="en-CA"/>
              </w:rPr>
            </w:pPr>
            <w:r w:rsidRPr="00106124">
              <w:rPr>
                <w:rStyle w:val="requri"/>
                <w:lang w:val="en-CA"/>
              </w:rPr>
              <w:t>/req/gsml4xsd/codelist</w:t>
            </w:r>
          </w:p>
        </w:tc>
        <w:tc>
          <w:tcPr>
            <w:tcW w:w="4678" w:type="dxa"/>
            <w:tcBorders>
              <w:left w:val="nil"/>
            </w:tcBorders>
            <w:shd w:val="clear" w:color="auto" w:fill="auto"/>
          </w:tcPr>
          <w:p w14:paraId="64762713" w14:textId="52AD6C6B" w:rsidR="00160943" w:rsidRPr="00D12552" w:rsidRDefault="00160943" w:rsidP="0063099F">
            <w:pPr>
              <w:pStyle w:val="Tabletext10"/>
              <w:jc w:val="left"/>
              <w:rPr>
                <w:rStyle w:val="reqtext"/>
                <w:lang w:val="en-CA"/>
              </w:rPr>
            </w:pPr>
            <w:r w:rsidRPr="00106124">
              <w:rPr>
                <w:rStyle w:val="reqtext"/>
                <w:lang w:val="en-CA"/>
              </w:rPr>
              <w:t xml:space="preserve">Vocabulary term </w:t>
            </w:r>
            <w:r w:rsidR="0063099F">
              <w:rPr>
                <w:rStyle w:val="reqtext"/>
                <w:lang w:val="en-CA"/>
              </w:rPr>
              <w:t>SHALL</w:t>
            </w:r>
            <w:r w:rsidRPr="00106124">
              <w:rPr>
                <w:rStyle w:val="reqtext"/>
                <w:lang w:val="en-CA"/>
              </w:rPr>
              <w:t xml:space="preserve"> be encoded with HTTP Uri in xlink:href and </w:t>
            </w:r>
            <w:r>
              <w:rPr>
                <w:rStyle w:val="reqtext"/>
                <w:lang w:val="en-CA"/>
              </w:rPr>
              <w:t xml:space="preserve">provide </w:t>
            </w:r>
            <w:r w:rsidRPr="00106124">
              <w:rPr>
                <w:rStyle w:val="reqtext"/>
                <w:lang w:val="en-CA"/>
              </w:rPr>
              <w:t>a human readable description in xlink:title</w:t>
            </w:r>
            <w:r w:rsidR="00B8253A">
              <w:rPr>
                <w:rStyle w:val="reqtext"/>
                <w:lang w:val="en-CA"/>
              </w:rPr>
              <w:t>.</w:t>
            </w:r>
          </w:p>
        </w:tc>
      </w:tr>
    </w:tbl>
    <w:p w14:paraId="7BEF1021" w14:textId="77777777" w:rsidR="00160943" w:rsidRDefault="00160943" w:rsidP="00160943">
      <w:pPr>
        <w:rPr>
          <w:lang w:val="en-CA"/>
        </w:rPr>
      </w:pPr>
    </w:p>
    <w:p w14:paraId="11A1A0CE" w14:textId="77777777" w:rsidR="00652E95" w:rsidRDefault="00652E95" w:rsidP="00AD7649">
      <w:pPr>
        <w:rPr>
          <w:lang w:val="en-CA"/>
        </w:rPr>
      </w:pPr>
    </w:p>
    <w:p w14:paraId="6594FBA4" w14:textId="22FFAEE2" w:rsidR="00E966AA" w:rsidRDefault="008C6C76" w:rsidP="00385662">
      <w:pPr>
        <w:pStyle w:val="Heading3"/>
        <w:rPr>
          <w:lang w:val="en-CA"/>
        </w:rPr>
      </w:pPr>
      <w:bookmarkStart w:id="567" w:name="_Toc448329473"/>
      <w:bookmarkStart w:id="568" w:name="_Toc448329621"/>
      <w:bookmarkStart w:id="569" w:name="_Toc448330007"/>
      <w:bookmarkStart w:id="570" w:name="_Toc448329474"/>
      <w:bookmarkStart w:id="571" w:name="_Toc448329622"/>
      <w:bookmarkStart w:id="572" w:name="_Toc448330008"/>
      <w:bookmarkStart w:id="573" w:name="_Toc448329475"/>
      <w:bookmarkStart w:id="574" w:name="_Toc448329623"/>
      <w:bookmarkStart w:id="575" w:name="_Toc448330009"/>
      <w:bookmarkStart w:id="576" w:name="_Toc456947014"/>
      <w:bookmarkEnd w:id="567"/>
      <w:bookmarkEnd w:id="568"/>
      <w:bookmarkEnd w:id="569"/>
      <w:bookmarkEnd w:id="570"/>
      <w:bookmarkEnd w:id="571"/>
      <w:bookmarkEnd w:id="572"/>
      <w:bookmarkEnd w:id="573"/>
      <w:bookmarkEnd w:id="574"/>
      <w:bookmarkEnd w:id="575"/>
      <w:r>
        <w:rPr>
          <w:lang w:val="en-CA"/>
        </w:rPr>
        <w:t>Identifiers</w:t>
      </w:r>
      <w:bookmarkEnd w:id="576"/>
    </w:p>
    <w:p w14:paraId="4DD0F239" w14:textId="52743194" w:rsidR="00370329" w:rsidRDefault="00D01493" w:rsidP="00AD7649">
      <w:pPr>
        <w:rPr>
          <w:lang w:val="en-CA"/>
        </w:rPr>
      </w:pPr>
      <w:r>
        <w:rPr>
          <w:lang w:val="en-CA"/>
        </w:rPr>
        <w:t xml:space="preserve">The GeoSciML community has developed a best practice of using </w:t>
      </w:r>
      <w:hyperlink r:id="rId148" w:history="1">
        <w:r w:rsidRPr="003742F8">
          <w:rPr>
            <w:rStyle w:val="Hyperlink"/>
            <w:rFonts w:ascii="Arial" w:hAnsi="Arial" w:cs="Arial"/>
            <w:sz w:val="18"/>
          </w:rPr>
          <w:t>http://www.ietf.org/rfc/rfc2616</w:t>
        </w:r>
      </w:hyperlink>
      <w:r>
        <w:rPr>
          <w:lang w:val="en-CA"/>
        </w:rPr>
        <w:t xml:space="preserve"> as a codespace for string with authority to designate string that are resolvable HTTP URI.</w:t>
      </w:r>
    </w:p>
    <w:p w14:paraId="35FFE370" w14:textId="18800DB8" w:rsidR="00DB594D" w:rsidRDefault="00DB594D" w:rsidP="00AD7649">
      <w:pPr>
        <w:rPr>
          <w:lang w:val="en-CA"/>
        </w:rPr>
      </w:pPr>
      <w:r>
        <w:rPr>
          <w:lang w:val="en-CA"/>
        </w:rPr>
        <w:t>Gml:identifier’s identified with the specific codeSpace “</w:t>
      </w:r>
      <w:r w:rsidRPr="00B464F3">
        <w:rPr>
          <w:rStyle w:val="reqtext"/>
        </w:rPr>
        <w:t>http://www.ietf.org/rfc/rfc2616</w:t>
      </w:r>
      <w:r>
        <w:rPr>
          <w:lang w:val="en-CA"/>
        </w:rPr>
        <w:t xml:space="preserve">” </w:t>
      </w:r>
      <w:r w:rsidR="00D01493">
        <w:rPr>
          <w:lang w:val="en-CA"/>
        </w:rPr>
        <w:t xml:space="preserve">should </w:t>
      </w:r>
      <w:r>
        <w:rPr>
          <w:lang w:val="en-CA"/>
        </w:rPr>
        <w:t>be resolvable HTTP URI that return an instance of itself.</w:t>
      </w:r>
    </w:p>
    <w:p w14:paraId="4980DCF9" w14:textId="5FD6EB82" w:rsidR="008C6C76" w:rsidRDefault="008C6C7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039B1401" w:rsidR="008C6C76" w:rsidRPr="00D12552" w:rsidRDefault="008C6C76" w:rsidP="00D01493">
            <w:pPr>
              <w:pStyle w:val="Tabletext10"/>
              <w:jc w:val="left"/>
              <w:rPr>
                <w:rStyle w:val="reqtext"/>
                <w:lang w:val="en-CA"/>
              </w:rPr>
            </w:pPr>
            <w:r>
              <w:rPr>
                <w:rStyle w:val="reqtext"/>
                <w:lang w:val="en-CA"/>
              </w:rPr>
              <w:t>Feature identifiers (unique name) provided in gml</w:t>
            </w:r>
            <w:proofErr w:type="gramStart"/>
            <w:r>
              <w:rPr>
                <w:rStyle w:val="reqtext"/>
                <w:lang w:val="en-CA"/>
              </w:rPr>
              <w:t>:identifier</w:t>
            </w:r>
            <w:proofErr w:type="gramEnd"/>
            <w:r>
              <w:rPr>
                <w:rStyle w:val="reqtext"/>
                <w:lang w:val="en-CA"/>
              </w:rPr>
              <w:t xml:space="preserve"> </w:t>
            </w:r>
            <w:r w:rsidR="00DB594D">
              <w:rPr>
                <w:rStyle w:val="reqtext"/>
                <w:lang w:val="en-CA"/>
              </w:rPr>
              <w:t>and codeSpace = “</w:t>
            </w:r>
            <w:r w:rsidR="00DB594D" w:rsidRPr="00DB594D">
              <w:rPr>
                <w:rStyle w:val="reqtext"/>
                <w:lang w:val="en-CA"/>
              </w:rPr>
              <w:t>http://www.ietf.org/rfc/rfc2616</w:t>
            </w:r>
            <w:r w:rsidR="00DB594D">
              <w:rPr>
                <w:rStyle w:val="reqtext"/>
                <w:lang w:val="en-CA"/>
              </w:rPr>
              <w:t xml:space="preserve">” </w:t>
            </w:r>
            <w:r w:rsidR="00D01493">
              <w:rPr>
                <w:rStyle w:val="reqtext"/>
                <w:lang w:val="en-CA"/>
              </w:rPr>
              <w:t xml:space="preserve">SHOULD </w:t>
            </w:r>
            <w:r>
              <w:rPr>
                <w:rStyle w:val="reqtext"/>
                <w:lang w:val="en-CA"/>
              </w:rPr>
              <w:t>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p>
        </w:tc>
      </w:tr>
    </w:tbl>
    <w:p w14:paraId="63A966FD" w14:textId="77777777" w:rsidR="008C6C76" w:rsidRPr="008C6C76" w:rsidRDefault="008C6C76" w:rsidP="00AD7649"/>
    <w:p w14:paraId="6AE41641" w14:textId="7E4DA625" w:rsidR="008C6C76" w:rsidRDefault="008C6C76" w:rsidP="00AD7649">
      <w:pPr>
        <w:rPr>
          <w:rFonts w:ascii="Consolas" w:hAnsi="Consolas" w:cs="Consolas"/>
          <w:color w:val="0000FF"/>
          <w:sz w:val="20"/>
          <w:szCs w:val="20"/>
          <w:lang w:val="fr-CA"/>
        </w:rPr>
      </w:pPr>
      <w:r w:rsidRPr="008C6C76">
        <w:rPr>
          <w:rFonts w:ascii="Consolas" w:hAnsi="Consolas" w:cs="Consolas"/>
          <w:color w:val="0000FF"/>
          <w:sz w:val="20"/>
          <w:szCs w:val="20"/>
          <w:highlight w:val="white"/>
          <w:lang w:val="fr-CA"/>
        </w:rPr>
        <w:t>&lt;</w:t>
      </w:r>
      <w:proofErr w:type="gramStart"/>
      <w:r w:rsidRPr="008C6C76">
        <w:rPr>
          <w:rFonts w:ascii="Consolas" w:hAnsi="Consolas" w:cs="Consolas"/>
          <w:color w:val="800000"/>
          <w:sz w:val="20"/>
          <w:szCs w:val="20"/>
          <w:highlight w:val="white"/>
          <w:lang w:val="fr-CA"/>
        </w:rPr>
        <w:t>gml:</w:t>
      </w:r>
      <w:proofErr w:type="gramEnd"/>
      <w:r w:rsidRPr="008C6C76">
        <w:rPr>
          <w:rFonts w:ascii="Consolas" w:hAnsi="Consolas" w:cs="Consolas"/>
          <w:color w:val="800000"/>
          <w:sz w:val="20"/>
          <w:szCs w:val="20"/>
          <w:highlight w:val="white"/>
          <w:lang w:val="fr-CA"/>
        </w:rPr>
        <w:t>identifier</w:t>
      </w:r>
      <w:r w:rsidRPr="008C6C76">
        <w:rPr>
          <w:rFonts w:ascii="Consolas" w:hAnsi="Consolas" w:cs="Consolas"/>
          <w:color w:val="FF0000"/>
          <w:sz w:val="20"/>
          <w:szCs w:val="20"/>
          <w:highlight w:val="white"/>
          <w:lang w:val="fr-CA"/>
        </w:rPr>
        <w:t xml:space="preserve"> codeSpace</w:t>
      </w:r>
      <w:r w:rsidRPr="008C6C76">
        <w:rPr>
          <w:rFonts w:ascii="Consolas" w:hAnsi="Consolas" w:cs="Consolas"/>
          <w:color w:val="0000FF"/>
          <w:sz w:val="20"/>
          <w:szCs w:val="20"/>
          <w:highlight w:val="white"/>
          <w:lang w:val="fr-CA"/>
        </w:rPr>
        <w:t>="</w:t>
      </w:r>
      <w:r w:rsidR="00D70F03" w:rsidRPr="008C6C76" w:rsidDel="00D70F03">
        <w:rPr>
          <w:rFonts w:ascii="Consolas" w:hAnsi="Consolas" w:cs="Consolas"/>
          <w:color w:val="000000"/>
          <w:sz w:val="20"/>
          <w:szCs w:val="20"/>
          <w:highlight w:val="white"/>
          <w:lang w:val="fr-CA"/>
        </w:rPr>
        <w:t xml:space="preserve"> </w:t>
      </w:r>
      <w:r w:rsidR="00DB594D" w:rsidRPr="00B464F3">
        <w:rPr>
          <w:lang w:val="fr-CA"/>
        </w:rPr>
        <w:t xml:space="preserve"> </w:t>
      </w:r>
      <w:r w:rsidR="00DB594D" w:rsidRPr="00DB594D">
        <w:rPr>
          <w:rFonts w:ascii="Consolas" w:hAnsi="Consolas" w:cs="Consolas"/>
          <w:color w:val="000000"/>
          <w:sz w:val="20"/>
          <w:szCs w:val="20"/>
          <w:lang w:val="fr-CA"/>
        </w:rPr>
        <w:t>http://www.ietf.org/rfc/rfc2616</w:t>
      </w:r>
      <w:r w:rsidRPr="008C6C76">
        <w:rPr>
          <w:rFonts w:ascii="Consolas" w:hAnsi="Consolas" w:cs="Consolas"/>
          <w:color w:val="000000"/>
          <w:sz w:val="20"/>
          <w:szCs w:val="20"/>
          <w:highlight w:val="white"/>
          <w:lang w:val="fr-CA"/>
        </w:rPr>
        <w:t>/</w:t>
      </w:r>
      <w:r w:rsidRPr="008C6C76">
        <w:rPr>
          <w:rFonts w:ascii="Consolas" w:hAnsi="Consolas" w:cs="Consolas"/>
          <w:color w:val="0000FF"/>
          <w:sz w:val="20"/>
          <w:szCs w:val="20"/>
          <w:highlight w:val="white"/>
          <w:lang w:val="fr-CA"/>
        </w:rPr>
        <w:t>"&gt;</w:t>
      </w:r>
      <w:hyperlink r:id="rId149" w:history="1">
        <w:r w:rsidRPr="009A13E8">
          <w:rPr>
            <w:rStyle w:val="Hyperlink"/>
            <w:rFonts w:ascii="Consolas" w:hAnsi="Consolas" w:cs="Consolas"/>
            <w:sz w:val="20"/>
            <w:szCs w:val="20"/>
            <w:highlight w:val="white"/>
            <w:lang w:val="fr-CA"/>
          </w:rPr>
          <w:t>http://data.geoscience.gov.xx/feature/asc/geologicunit/stratno/25947&lt;/gml:identifier</w:t>
        </w:r>
      </w:hyperlink>
      <w:r w:rsidRPr="008C6C76">
        <w:rPr>
          <w:rFonts w:ascii="Consolas" w:hAnsi="Consolas" w:cs="Consolas"/>
          <w:color w:val="0000FF"/>
          <w:sz w:val="20"/>
          <w:szCs w:val="20"/>
          <w:highlight w:val="white"/>
          <w:lang w:val="fr-CA"/>
        </w:rPr>
        <w:t>&gt;</w:t>
      </w:r>
    </w:p>
    <w:p w14:paraId="41D81F7C" w14:textId="67EB489B" w:rsidR="00DB594D" w:rsidRPr="00B464F3" w:rsidRDefault="00DB594D" w:rsidP="00AD7649">
      <w:pPr>
        <w:rPr>
          <w:lang w:val="en-CA"/>
        </w:rPr>
      </w:pPr>
      <w:r w:rsidRPr="00B464F3">
        <w:rPr>
          <w:lang w:val="en-CA"/>
        </w:rPr>
        <w:t xml:space="preserve">Resolving </w:t>
      </w:r>
      <w:hyperlink r:id="rId150" w:history="1">
        <w:r w:rsidRPr="00B464F3">
          <w:rPr>
            <w:rStyle w:val="Hyperlink"/>
            <w:lang w:val="en-CA"/>
          </w:rPr>
          <w:t>http://data.geoscience.gov.xx/feature/asc/geologicunit/stratno/25947</w:t>
        </w:r>
      </w:hyperlink>
      <w:r w:rsidRPr="00B464F3">
        <w:rPr>
          <w:lang w:val="en-CA"/>
        </w:rPr>
        <w:t xml:space="preserve">  shall return </w:t>
      </w:r>
    </w:p>
    <w:p w14:paraId="4D149DE6" w14:textId="77777777" w:rsidR="00DB594D" w:rsidRPr="00B464F3" w:rsidRDefault="00DB594D" w:rsidP="00DB594D">
      <w:pPr>
        <w:contextualSpacing/>
        <w:rPr>
          <w:rStyle w:val="reqtext"/>
        </w:rPr>
      </w:pPr>
      <w:r w:rsidRPr="00B464F3">
        <w:rPr>
          <w:rStyle w:val="reqtext"/>
        </w:rPr>
        <w:t>&lt;gsmlb:GeologicUnit gml:id="G1"&gt;</w:t>
      </w:r>
    </w:p>
    <w:p w14:paraId="049D8AD4" w14:textId="27600CDB" w:rsidR="00DB594D" w:rsidRPr="006064ED" w:rsidRDefault="00DB594D" w:rsidP="00AD7649">
      <w:pPr>
        <w:rPr>
          <w:rStyle w:val="reqtext"/>
          <w:lang w:val="fr-CA"/>
        </w:rPr>
      </w:pPr>
      <w:r w:rsidRPr="006064ED">
        <w:rPr>
          <w:rStyle w:val="reqtext"/>
          <w:lang w:val="fr-CA"/>
        </w:rPr>
        <w:t>(…)</w:t>
      </w:r>
    </w:p>
    <w:p w14:paraId="2AD9F664" w14:textId="77777777" w:rsidR="00DB594D" w:rsidRPr="006064ED" w:rsidRDefault="00DB594D" w:rsidP="00DB594D">
      <w:pPr>
        <w:rPr>
          <w:rStyle w:val="reqtext"/>
          <w:lang w:val="fr-CA"/>
        </w:rPr>
      </w:pPr>
      <w:r w:rsidRPr="006064ED">
        <w:rPr>
          <w:rStyle w:val="reqtext"/>
          <w:highlight w:val="white"/>
          <w:lang w:val="fr-CA"/>
        </w:rPr>
        <w:t>&lt;</w:t>
      </w:r>
      <w:proofErr w:type="gramStart"/>
      <w:r w:rsidRPr="006064ED">
        <w:rPr>
          <w:rStyle w:val="reqtext"/>
          <w:highlight w:val="white"/>
          <w:lang w:val="fr-CA"/>
        </w:rPr>
        <w:t>gml:</w:t>
      </w:r>
      <w:proofErr w:type="gramEnd"/>
      <w:r w:rsidRPr="006064ED">
        <w:rPr>
          <w:rStyle w:val="reqtext"/>
          <w:highlight w:val="white"/>
          <w:lang w:val="fr-CA"/>
        </w:rPr>
        <w:t>identifier codeSpace="</w:t>
      </w:r>
      <w:r w:rsidRPr="006064ED" w:rsidDel="00D70F03">
        <w:rPr>
          <w:rStyle w:val="reqtext"/>
          <w:highlight w:val="white"/>
          <w:lang w:val="fr-CA"/>
        </w:rPr>
        <w:t xml:space="preserve"> </w:t>
      </w:r>
      <w:r w:rsidRPr="00B464F3">
        <w:rPr>
          <w:rStyle w:val="reqtext"/>
          <w:lang w:val="fr-CA"/>
        </w:rPr>
        <w:t xml:space="preserve"> http://www.ietf.org/rfc/rfc2616</w:t>
      </w:r>
      <w:r w:rsidRPr="006064ED">
        <w:rPr>
          <w:rStyle w:val="reqtext"/>
          <w:highlight w:val="white"/>
          <w:lang w:val="fr-CA"/>
        </w:rPr>
        <w:t>/"&gt;</w:t>
      </w:r>
      <w:hyperlink r:id="rId151" w:history="1">
        <w:r w:rsidRPr="006064ED">
          <w:rPr>
            <w:rStyle w:val="reqtext"/>
            <w:highlight w:val="white"/>
            <w:lang w:val="fr-CA"/>
          </w:rPr>
          <w:t>http://data.geoscience.gov.xx/feature/asc/geologicunit/stratno/25947&lt;/gml:identifier</w:t>
        </w:r>
      </w:hyperlink>
      <w:r w:rsidRPr="006064ED">
        <w:rPr>
          <w:rStyle w:val="reqtext"/>
          <w:highlight w:val="white"/>
          <w:lang w:val="fr-CA"/>
        </w:rPr>
        <w:t>&gt;</w:t>
      </w:r>
    </w:p>
    <w:p w14:paraId="6EC24F6C" w14:textId="58211CB1" w:rsidR="00DB594D" w:rsidRPr="00B464F3" w:rsidRDefault="00DB594D" w:rsidP="00DB594D">
      <w:pPr>
        <w:rPr>
          <w:rStyle w:val="reqtext"/>
        </w:rPr>
      </w:pPr>
      <w:r w:rsidRPr="00B464F3">
        <w:rPr>
          <w:rStyle w:val="reqtext"/>
        </w:rPr>
        <w:t>(…)</w:t>
      </w:r>
    </w:p>
    <w:p w14:paraId="2D24C4C8" w14:textId="4822812C" w:rsidR="00DB594D" w:rsidRPr="00B464F3" w:rsidRDefault="00DB594D" w:rsidP="00DB594D">
      <w:pPr>
        <w:contextualSpacing/>
        <w:rPr>
          <w:rStyle w:val="reqtext"/>
        </w:rPr>
      </w:pPr>
      <w:r w:rsidRPr="00B464F3">
        <w:rPr>
          <w:rStyle w:val="reqtext"/>
        </w:rPr>
        <w:t>&lt;/gsmlb:GeologicUnit&gt;</w:t>
      </w:r>
    </w:p>
    <w:p w14:paraId="0BD938AD" w14:textId="77777777" w:rsidR="00DB594D" w:rsidRDefault="00DB594D" w:rsidP="00AD7649">
      <w:pPr>
        <w:rPr>
          <w:lang w:val="fr-CA"/>
        </w:rPr>
      </w:pPr>
    </w:p>
    <w:p w14:paraId="1E7F0706" w14:textId="1B3CBFFA" w:rsidR="008C6C76" w:rsidRPr="008C6C76" w:rsidRDefault="00DB594D" w:rsidP="00AD7649">
      <w:pPr>
        <w:rPr>
          <w:lang w:val="fr-CA"/>
        </w:rPr>
      </w:pPr>
      <w:r>
        <w:rPr>
          <w:lang w:val="fr-CA"/>
        </w:rPr>
        <w:t> </w:t>
      </w:r>
    </w:p>
    <w:p w14:paraId="168C9B83" w14:textId="5182DB7A" w:rsidR="00370329" w:rsidRPr="008009B1" w:rsidRDefault="00370329" w:rsidP="00AD7649">
      <w:pPr>
        <w:pStyle w:val="Heading3"/>
        <w:rPr>
          <w:lang w:val="en-CA"/>
        </w:rPr>
      </w:pPr>
      <w:bookmarkStart w:id="577" w:name="_Toc456947015"/>
      <w:r>
        <w:rPr>
          <w:lang w:val="en-CA"/>
        </w:rPr>
        <w:lastRenderedPageBreak/>
        <w:t>Nillables or Voidables</w:t>
      </w:r>
      <w:bookmarkEnd w:id="577"/>
    </w:p>
    <w:p w14:paraId="1F86A32A" w14:textId="64E9319D" w:rsidR="00E966AA" w:rsidRDefault="00370329" w:rsidP="00AD7649">
      <w:pPr>
        <w:rPr>
          <w:lang w:val="en-CA"/>
        </w:rPr>
      </w:pPr>
      <w:r>
        <w:rPr>
          <w:lang w:val="en-CA"/>
        </w:rPr>
        <w:t xml:space="preserve">A nillable property (identified as “voidable” in the </w:t>
      </w:r>
      <w:r w:rsidR="008A6B29">
        <w:rPr>
          <w:lang w:val="en-CA"/>
        </w:rPr>
        <w:t xml:space="preserve">UML model) is a property than can document the reason </w:t>
      </w:r>
      <w:r w:rsidR="00C47395">
        <w:rPr>
          <w:lang w:val="en-CA"/>
        </w:rPr>
        <w:t>a value is not provided</w:t>
      </w:r>
      <w:proofErr w:type="gramStart"/>
      <w:r w:rsidR="00C47395">
        <w:rPr>
          <w:lang w:val="en-CA"/>
        </w:rPr>
        <w:t>.</w:t>
      </w:r>
      <w:r w:rsidR="008A6B29">
        <w:rPr>
          <w:lang w:val="en-CA"/>
        </w:rPr>
        <w:t>.</w:t>
      </w:r>
      <w:proofErr w:type="gramEnd"/>
      <w:r w:rsidR="008A6B29">
        <w:rPr>
          <w:lang w:val="en-CA"/>
        </w:rPr>
        <w:t xml:space="preserve">  There are </w:t>
      </w:r>
      <w:r w:rsidR="00761F44">
        <w:rPr>
          <w:lang w:val="en-CA"/>
        </w:rPr>
        <w:t>two ways to identify a nil value</w:t>
      </w:r>
      <w:r w:rsidR="00B63214">
        <w:rPr>
          <w:lang w:val="en-CA"/>
        </w:rPr>
        <w:t>.</w:t>
      </w:r>
    </w:p>
    <w:p w14:paraId="4E1749C7" w14:textId="16EDFC2F" w:rsidR="00B63214" w:rsidRDefault="00B63214" w:rsidP="00C44904">
      <w:pPr>
        <w:numPr>
          <w:ilvl w:val="0"/>
          <w:numId w:val="23"/>
        </w:numPr>
        <w:rPr>
          <w:lang w:val="en-CA"/>
        </w:rPr>
      </w:pPr>
      <w:r>
        <w:rPr>
          <w:lang w:val="en-CA"/>
        </w:rPr>
        <w:t>Using XSD xsi:nil=”true” and nilReason</w:t>
      </w:r>
    </w:p>
    <w:p w14:paraId="453B707B" w14:textId="47A88E00" w:rsidR="00B63214" w:rsidRDefault="00B63214" w:rsidP="00C44904">
      <w:pPr>
        <w:numPr>
          <w:ilvl w:val="0"/>
          <w:numId w:val="23"/>
        </w:numPr>
        <w:rPr>
          <w:lang w:val="en-CA"/>
        </w:rPr>
      </w:pPr>
      <w:r>
        <w:rPr>
          <w:lang w:val="en-CA"/>
        </w:rPr>
        <w:t xml:space="preserve">Using a HTTP URI identifier defined by a community as representing a null value.  OGC uses </w:t>
      </w:r>
      <w:hyperlink r:id="rId152" w:history="1">
        <w:r w:rsidRPr="00D02DD3">
          <w:rPr>
            <w:rStyle w:val="Hyperlink"/>
            <w:lang w:val="en-CA"/>
          </w:rPr>
          <w:t>http://www.opengis.net/def/nil/OGC/0/{nilReason}</w:t>
        </w:r>
      </w:hyperlink>
      <w:r>
        <w:rPr>
          <w:lang w:val="en-CA"/>
        </w:rPr>
        <w:t xml:space="preserve"> (OGC 12-110).</w:t>
      </w:r>
    </w:p>
    <w:p w14:paraId="45B1B91C" w14:textId="77777777" w:rsidR="00B63214" w:rsidRDefault="00B63214" w:rsidP="00AD7649">
      <w:pPr>
        <w:rPr>
          <w:lang w:val="en-CA"/>
        </w:rPr>
      </w:pPr>
    </w:p>
    <w:p w14:paraId="70294484" w14:textId="3AAD22BD" w:rsidR="00761F44" w:rsidRDefault="00330E0C" w:rsidP="00330E0C">
      <w:pPr>
        <w:pStyle w:val="Heading3"/>
        <w:rPr>
          <w:lang w:val="en-CA"/>
        </w:rPr>
      </w:pPr>
      <w:bookmarkStart w:id="578" w:name="_Toc456947016"/>
      <w:r>
        <w:rPr>
          <w:lang w:val="en-CA"/>
        </w:rPr>
        <w:t>Date encoding</w:t>
      </w:r>
      <w:bookmarkEnd w:id="578"/>
    </w:p>
    <w:p w14:paraId="4E700643" w14:textId="77777777" w:rsidR="00330E0C" w:rsidRDefault="00330E0C" w:rsidP="00AD7649">
      <w:pPr>
        <w:rPr>
          <w:lang w:val="en-CA"/>
        </w:rPr>
      </w:pPr>
    </w:p>
    <w:p w14:paraId="34A50A34" w14:textId="3A508B3F" w:rsidR="00330E0C" w:rsidRDefault="00330E0C" w:rsidP="00330E0C">
      <w:r>
        <w:t xml:space="preserve">The date-time </w:t>
      </w:r>
      <w:r w:rsidR="00AE70BC">
        <w:t>values shall</w:t>
      </w:r>
      <w:r>
        <w:t xml:space="preserve"> conform to ISO</w:t>
      </w:r>
      <w:r w:rsidR="00AE70BC">
        <w:t xml:space="preserve"> 8601</w:t>
      </w:r>
      <w:r>
        <w:t xml:space="preserve"> standards.  Although this is already a GML 3.2 encoding rule (clause 14.2.2.7), this format </w:t>
      </w:r>
      <w:r w:rsidR="00DA608A">
        <w:t xml:space="preserve">should </w:t>
      </w:r>
      <w:r>
        <w:t xml:space="preserve">also be used in any string </w:t>
      </w:r>
      <w:r w:rsidR="00AE70BC">
        <w:t>that contain</w:t>
      </w:r>
      <w:r>
        <w:t xml:space="preserve"> </w:t>
      </w:r>
      <w:r w:rsidR="00AE70BC">
        <w:t xml:space="preserve">a </w:t>
      </w:r>
      <w:r>
        <w:t>date</w:t>
      </w:r>
      <w:r w:rsidR="00AE70BC">
        <w:t>-</w:t>
      </w:r>
      <w:r w:rsidR="00D458B7">
        <w:t>time</w:t>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0F6D8438" w:rsidR="00330E0C" w:rsidRPr="00031D61" w:rsidRDefault="00330E0C" w:rsidP="00DA608A">
            <w:pPr>
              <w:pStyle w:val="Tabletext10"/>
              <w:jc w:val="left"/>
              <w:rPr>
                <w:rStyle w:val="reqtext"/>
              </w:rPr>
            </w:pPr>
            <w:r w:rsidRPr="00031D61">
              <w:rPr>
                <w:rStyle w:val="reqtext"/>
              </w:rPr>
              <w:t xml:space="preserve">All date-time </w:t>
            </w:r>
            <w:r w:rsidR="00AE70BC">
              <w:rPr>
                <w:rStyle w:val="reqtext"/>
              </w:rPr>
              <w:t>occurrences</w:t>
            </w:r>
            <w:r w:rsidR="00AE70BC" w:rsidRPr="00031D61">
              <w:rPr>
                <w:rStyle w:val="reqtext"/>
              </w:rPr>
              <w:t xml:space="preserve"> </w:t>
            </w:r>
            <w:r w:rsidR="00DA608A">
              <w:rPr>
                <w:rStyle w:val="reqtext"/>
              </w:rPr>
              <w:t>SHOULD</w:t>
            </w:r>
            <w:r w:rsidR="00DA608A" w:rsidRPr="00031D61">
              <w:rPr>
                <w:rStyle w:val="reqtext"/>
              </w:rPr>
              <w:t xml:space="preserve"> </w:t>
            </w:r>
            <w:r w:rsidRPr="00031D61">
              <w:rPr>
                <w:rStyle w:val="reqtext"/>
              </w:rPr>
              <w:t>be encoded using ISO8601 extended time format</w:t>
            </w:r>
            <w:r w:rsidR="00B8253A">
              <w:rPr>
                <w:rStyle w:val="reqtext"/>
              </w:rPr>
              <w:t>.</w:t>
            </w:r>
          </w:p>
        </w:tc>
      </w:tr>
    </w:tbl>
    <w:p w14:paraId="04A2D336" w14:textId="77777777" w:rsidR="00330E0C" w:rsidRDefault="00330E0C" w:rsidP="00330E0C"/>
    <w:p w14:paraId="00FD1B2C" w14:textId="4364D590" w:rsidR="00AE70BC" w:rsidRDefault="00330E0C" w:rsidP="00330E0C">
      <w:r>
        <w:t xml:space="preserve">Note that this precludes the use of time-coordinate systems such as UNIX time. This is specified in order to be maximally consistent with </w:t>
      </w:r>
      <w:r w:rsidR="00457AE6">
        <w:t xml:space="preserve">TimeSeriesML </w:t>
      </w:r>
      <w:r>
        <w:t xml:space="preserve">requirements. </w:t>
      </w:r>
    </w:p>
    <w:p w14:paraId="36C2892B" w14:textId="6C845E51" w:rsidR="00330E0C" w:rsidRDefault="00330E0C" w:rsidP="00330E0C">
      <w:r>
        <w:t xml:space="preserve">The time zone </w:t>
      </w:r>
      <w:r w:rsidR="00AE70BC">
        <w:t xml:space="preserve">shall </w:t>
      </w:r>
      <w:r>
        <w:t>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476B0305" w:rsidR="00330E0C" w:rsidRDefault="00330E0C" w:rsidP="00330E0C">
            <w:pPr>
              <w:pStyle w:val="Tabletext10"/>
              <w:jc w:val="left"/>
            </w:pPr>
            <w:r w:rsidRPr="002E01C8">
              <w:rPr>
                <w:lang w:val="en-AU"/>
              </w:rPr>
              <w:t>(Z|[+-]HH:MM)</w:t>
            </w:r>
            <w:r w:rsidR="00B8253A">
              <w:rPr>
                <w:lang w:val="en-AU"/>
              </w:rPr>
              <w:t>.</w:t>
            </w:r>
          </w:p>
        </w:tc>
      </w:tr>
    </w:tbl>
    <w:p w14:paraId="1DE906F2" w14:textId="77777777" w:rsidR="00330E0C" w:rsidRDefault="00330E0C" w:rsidP="00330E0C"/>
    <w:p w14:paraId="0FBC40F7" w14:textId="77777777" w:rsidR="00330E0C" w:rsidRDefault="00330E0C" w:rsidP="00330E0C">
      <w:r>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gml:TimeInstant</w:t>
      </w:r>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gml:TimeInstant</w:t>
      </w:r>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om:phenomenonTime</w:t>
      </w:r>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gml:TimeInstant</w:t>
      </w:r>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gml:TimeInstant</w:t>
      </w:r>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om:phenomenonTime</w:t>
      </w:r>
      <w:r w:rsidRPr="009D3113">
        <w:rPr>
          <w:rFonts w:ascii="Consolas" w:hAnsi="Consolas" w:cs="Consolas"/>
          <w:color w:val="0000FF"/>
          <w:sz w:val="18"/>
          <w:szCs w:val="20"/>
          <w:highlight w:val="white"/>
          <w:lang w:val="en-CA"/>
        </w:rPr>
        <w:t>&gt;</w:t>
      </w:r>
    </w:p>
    <w:p w14:paraId="091A40ED" w14:textId="62A5ED73" w:rsidR="009B3BBD" w:rsidRDefault="009B3BBD" w:rsidP="009B3BBD">
      <w:pPr>
        <w:pStyle w:val="Heading2"/>
        <w:rPr>
          <w:lang w:val="en-CA"/>
        </w:rPr>
      </w:pPr>
      <w:bookmarkStart w:id="579" w:name="_Ref446664275"/>
      <w:bookmarkStart w:id="580" w:name="_Toc456947018"/>
      <w:r w:rsidRPr="00D12552">
        <w:rPr>
          <w:lang w:val="en-CA"/>
        </w:rPr>
        <w:lastRenderedPageBreak/>
        <w:t xml:space="preserve">GeoSciML </w:t>
      </w:r>
      <w:r>
        <w:rPr>
          <w:lang w:val="en-CA"/>
        </w:rPr>
        <w:t>Basic XML</w:t>
      </w:r>
      <w:r w:rsidRPr="00D12552">
        <w:rPr>
          <w:lang w:val="en-CA"/>
        </w:rPr>
        <w:t xml:space="preserve"> Requirements </w:t>
      </w:r>
      <w:bookmarkEnd w:id="579"/>
      <w:r w:rsidR="00D458B7" w:rsidRPr="00D12552">
        <w:rPr>
          <w:lang w:val="en-CA"/>
        </w:rPr>
        <w:t>Class</w:t>
      </w:r>
      <w:r w:rsidR="00D458B7">
        <w:rPr>
          <w:lang w:val="en-CA"/>
        </w:rPr>
        <w:t xml:space="preserve"> </w:t>
      </w:r>
      <w:r w:rsidR="00D458B7">
        <w:t>(</w:t>
      </w:r>
      <w:r w:rsidR="00052694">
        <w:t>Normative)</w:t>
      </w:r>
      <w:bookmarkEnd w:id="580"/>
    </w:p>
    <w:p w14:paraId="48238B04"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1351F" w:rsidRPr="00DA608A" w14:paraId="6B294CED"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5431FD7" w14:textId="77777777" w:rsidR="00A1351F" w:rsidRPr="00DA608A" w:rsidRDefault="00A1351F" w:rsidP="00B61014">
            <w:pPr>
              <w:keepNext/>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Requirements Class</w:t>
            </w:r>
          </w:p>
        </w:tc>
      </w:tr>
      <w:tr w:rsidR="00A1351F" w:rsidRPr="00DA608A" w14:paraId="001EA6A9"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2A79076D" w14:textId="09106E36"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A1351F">
              <w:rPr>
                <w:rStyle w:val="requri"/>
                <w:rFonts w:ascii="Calibri" w:hAnsi="Calibri"/>
                <w:sz w:val="20"/>
                <w:szCs w:val="20"/>
                <w:lang w:val="en-CA"/>
              </w:rPr>
              <w:t>/req/gsml4xsd-basic</w:t>
            </w:r>
          </w:p>
        </w:tc>
      </w:tr>
      <w:tr w:rsidR="00A1351F" w:rsidRPr="00DA608A" w14:paraId="5C0BB8A4" w14:textId="77777777" w:rsidTr="00B61014">
        <w:tc>
          <w:tcPr>
            <w:tcW w:w="1809" w:type="dxa"/>
            <w:tcBorders>
              <w:top w:val="single" w:sz="12" w:space="0" w:color="auto"/>
              <w:left w:val="single" w:sz="12" w:space="0" w:color="auto"/>
              <w:bottom w:val="single" w:sz="4" w:space="0" w:color="auto"/>
              <w:right w:val="single" w:sz="4" w:space="0" w:color="auto"/>
            </w:tcBorders>
          </w:tcPr>
          <w:p w14:paraId="32EC4E81"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E8C6BAE" w14:textId="77777777" w:rsidR="00A1351F" w:rsidRPr="00DA608A" w:rsidRDefault="00A1351F" w:rsidP="00B61014">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Data instance</w:t>
            </w:r>
          </w:p>
        </w:tc>
      </w:tr>
      <w:tr w:rsidR="00A1351F" w:rsidRPr="00DA608A" w14:paraId="4E543B56" w14:textId="77777777" w:rsidTr="00B61014">
        <w:tc>
          <w:tcPr>
            <w:tcW w:w="1809" w:type="dxa"/>
            <w:tcBorders>
              <w:top w:val="single" w:sz="4" w:space="0" w:color="auto"/>
              <w:left w:val="single" w:sz="12" w:space="0" w:color="auto"/>
              <w:bottom w:val="single" w:sz="4" w:space="0" w:color="auto"/>
              <w:right w:val="single" w:sz="4" w:space="0" w:color="auto"/>
            </w:tcBorders>
          </w:tcPr>
          <w:p w14:paraId="48B761E4"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E333A66" w14:textId="5780B70A" w:rsidR="00A1351F" w:rsidRPr="00DA608A" w:rsidRDefault="00A1351F" w:rsidP="00A1351F">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w:t>
            </w:r>
            <w:r>
              <w:rPr>
                <w:rFonts w:ascii="Calibri" w:eastAsia="MS Mincho" w:hAnsi="Calibri"/>
                <w:sz w:val="20"/>
                <w:szCs w:val="20"/>
                <w:lang w:val="en-CA"/>
              </w:rPr>
              <w:t>basic</w:t>
            </w:r>
          </w:p>
        </w:tc>
      </w:tr>
      <w:tr w:rsidR="00A1351F" w:rsidRPr="00DA608A" w14:paraId="17871D83" w14:textId="77777777" w:rsidTr="00B61014">
        <w:tc>
          <w:tcPr>
            <w:tcW w:w="1809" w:type="dxa"/>
            <w:tcBorders>
              <w:top w:val="single" w:sz="4" w:space="0" w:color="auto"/>
              <w:left w:val="single" w:sz="12" w:space="0" w:color="auto"/>
              <w:bottom w:val="single" w:sz="4" w:space="0" w:color="auto"/>
              <w:right w:val="single" w:sz="4" w:space="0" w:color="auto"/>
            </w:tcBorders>
          </w:tcPr>
          <w:p w14:paraId="10753BBF"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C81B845" w14:textId="54A1D889" w:rsidR="00A1351F" w:rsidRPr="00DA608A" w:rsidRDefault="00A1351F" w:rsidP="00A1351F">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/req/gsml4xsd-</w:t>
            </w:r>
            <w:r>
              <w:rPr>
                <w:rFonts w:ascii="Calibri" w:eastAsia="MS Mincho" w:hAnsi="Calibri"/>
                <w:sz w:val="20"/>
                <w:szCs w:val="20"/>
                <w:lang w:val="en-CA"/>
              </w:rPr>
              <w:t>core</w:t>
            </w:r>
          </w:p>
        </w:tc>
      </w:tr>
      <w:tr w:rsidR="00A1351F" w:rsidRPr="00DA608A" w14:paraId="2087E6F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583FA8A"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3141E41" w14:textId="77777777" w:rsidR="00A1351F" w:rsidRDefault="00A1351F" w:rsidP="00B61014">
            <w:pPr>
              <w:spacing w:before="100" w:beforeAutospacing="1" w:after="100" w:afterAutospacing="1" w:line="230" w:lineRule="atLeast"/>
              <w:rPr>
                <w:rStyle w:val="requri"/>
                <w:rFonts w:ascii="Calibri" w:eastAsia="MS Mincho" w:hAnsi="Calibri"/>
                <w:sz w:val="20"/>
                <w:szCs w:val="20"/>
                <w:lang w:val="en-CA"/>
              </w:rPr>
            </w:pPr>
            <w:r w:rsidRPr="00A1351F">
              <w:rPr>
                <w:rStyle w:val="requri"/>
                <w:rFonts w:ascii="Calibri" w:hAnsi="Calibri"/>
                <w:sz w:val="20"/>
                <w:szCs w:val="20"/>
                <w:lang w:val="en-CA"/>
              </w:rPr>
              <w:t>/req/gsml4xsd-basic/xsd</w:t>
            </w:r>
            <w:r w:rsidRPr="00A1351F">
              <w:rPr>
                <w:rStyle w:val="requri"/>
                <w:rFonts w:ascii="Calibri" w:eastAsia="MS Mincho" w:hAnsi="Calibri"/>
                <w:sz w:val="20"/>
                <w:szCs w:val="20"/>
                <w:lang w:val="en-CA"/>
              </w:rPr>
              <w:t xml:space="preserve"> </w:t>
            </w:r>
          </w:p>
          <w:p w14:paraId="6984A3AC" w14:textId="21A029A7" w:rsidR="00A1351F" w:rsidRPr="00DA608A" w:rsidRDefault="00A1351F" w:rsidP="00B61014">
            <w:pPr>
              <w:spacing w:before="100" w:beforeAutospacing="1" w:after="100" w:afterAutospacing="1" w:line="230" w:lineRule="atLeast"/>
              <w:rPr>
                <w:rFonts w:ascii="Calibri" w:eastAsia="MS Mincho" w:hAnsi="Calibri"/>
                <w:sz w:val="20"/>
                <w:szCs w:val="20"/>
                <w:lang w:val="en-CA"/>
              </w:rPr>
            </w:pPr>
            <w:r w:rsidRPr="00A1351F">
              <w:rPr>
                <w:rFonts w:ascii="Calibri" w:eastAsia="MS Mincho" w:hAnsi="Calibri"/>
                <w:sz w:val="20"/>
                <w:szCs w:val="20"/>
                <w:lang w:val="en-CA"/>
              </w:rPr>
              <w:t>XML instance document shall validate with schema located at   http://schemas.opengis.net/gsml</w:t>
            </w:r>
            <w:r w:rsidR="004832DE">
              <w:rPr>
                <w:rFonts w:ascii="Calibri" w:eastAsia="MS Mincho" w:hAnsi="Calibri"/>
                <w:sz w:val="20"/>
                <w:szCs w:val="20"/>
                <w:lang w:val="en-CA"/>
              </w:rPr>
              <w:t>/4.1/</w:t>
            </w:r>
            <w:r w:rsidRPr="00A1351F">
              <w:rPr>
                <w:rFonts w:ascii="Calibri" w:eastAsia="MS Mincho" w:hAnsi="Calibri"/>
                <w:sz w:val="20"/>
                <w:szCs w:val="20"/>
                <w:lang w:val="en-CA"/>
              </w:rPr>
              <w:t>geoSciMLBasic.xsd</w:t>
            </w:r>
          </w:p>
        </w:tc>
      </w:tr>
      <w:tr w:rsidR="00A1351F" w:rsidRPr="00DA608A" w14:paraId="1C0D52A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8B521CC"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45F9000" w14:textId="77777777" w:rsidR="00A1351F" w:rsidRDefault="00A1351F" w:rsidP="00B61014">
            <w:pPr>
              <w:spacing w:before="100" w:beforeAutospacing="1" w:after="100" w:afterAutospacing="1" w:line="230" w:lineRule="atLeast"/>
              <w:rPr>
                <w:rStyle w:val="requri"/>
                <w:rFonts w:ascii="Calibri" w:eastAsia="MS Mincho" w:hAnsi="Calibri"/>
                <w:sz w:val="20"/>
                <w:szCs w:val="20"/>
                <w:lang w:val="en-CA"/>
              </w:rPr>
            </w:pPr>
            <w:r w:rsidRPr="00A1351F">
              <w:rPr>
                <w:rStyle w:val="requri"/>
                <w:rFonts w:ascii="Calibri" w:hAnsi="Calibri"/>
                <w:sz w:val="20"/>
                <w:szCs w:val="20"/>
                <w:lang w:val="en-CA"/>
              </w:rPr>
              <w:t>/req/gsml4xsd-basic/sch</w:t>
            </w:r>
            <w:r w:rsidRPr="00A1351F">
              <w:rPr>
                <w:rStyle w:val="requri"/>
                <w:rFonts w:ascii="Calibri" w:eastAsia="MS Mincho" w:hAnsi="Calibri"/>
                <w:sz w:val="20"/>
                <w:szCs w:val="20"/>
                <w:lang w:val="en-CA"/>
              </w:rPr>
              <w:t xml:space="preserve"> </w:t>
            </w:r>
          </w:p>
          <w:p w14:paraId="27C3C29A" w14:textId="186A9F39" w:rsidR="00A1351F" w:rsidRPr="00DA608A" w:rsidRDefault="00A1351F" w:rsidP="00B61014">
            <w:pPr>
              <w:spacing w:before="100" w:beforeAutospacing="1" w:after="100" w:afterAutospacing="1" w:line="230" w:lineRule="atLeast"/>
              <w:rPr>
                <w:rFonts w:ascii="Calibri" w:eastAsia="MS Mincho" w:hAnsi="Calibri"/>
                <w:b/>
                <w:sz w:val="20"/>
                <w:szCs w:val="20"/>
                <w:lang w:val="en-CA"/>
              </w:rPr>
            </w:pPr>
            <w:r w:rsidRPr="00A1351F">
              <w:rPr>
                <w:rFonts w:ascii="Calibri" w:eastAsia="MS Mincho" w:hAnsi="Calibri"/>
                <w:sz w:val="20"/>
                <w:szCs w:val="20"/>
                <w:lang w:val="en-CA"/>
              </w:rPr>
              <w:t xml:space="preserve">XML instance document shall </w:t>
            </w:r>
            <w:r w:rsidR="00CE2547">
              <w:rPr>
                <w:rFonts w:ascii="Calibri" w:eastAsia="MS Mincho" w:hAnsi="Calibri"/>
                <w:sz w:val="20"/>
                <w:szCs w:val="20"/>
                <w:lang w:val="en-CA"/>
              </w:rPr>
              <w:t xml:space="preserve">pass schematron rules defined </w:t>
            </w:r>
            <w:r w:rsidRPr="00A1351F">
              <w:rPr>
                <w:rFonts w:ascii="Calibri" w:eastAsia="MS Mincho" w:hAnsi="Calibri"/>
                <w:sz w:val="20"/>
                <w:szCs w:val="20"/>
                <w:lang w:val="en-CA"/>
              </w:rPr>
              <w:t>in schematron file located at   http://schemas.opengis.net/gsml</w:t>
            </w:r>
            <w:r w:rsidR="004832DE">
              <w:rPr>
                <w:rFonts w:ascii="Calibri" w:eastAsia="MS Mincho" w:hAnsi="Calibri"/>
                <w:sz w:val="20"/>
                <w:szCs w:val="20"/>
                <w:lang w:val="en-CA"/>
              </w:rPr>
              <w:t>/4.1/</w:t>
            </w:r>
            <w:r w:rsidRPr="00A1351F">
              <w:rPr>
                <w:rFonts w:ascii="Calibri" w:eastAsia="MS Mincho" w:hAnsi="Calibri"/>
                <w:sz w:val="20"/>
                <w:szCs w:val="20"/>
                <w:lang w:val="en-CA"/>
              </w:rPr>
              <w:t>geoSciMLBasic.sch.</w:t>
            </w:r>
          </w:p>
        </w:tc>
      </w:tr>
    </w:tbl>
    <w:p w14:paraId="2061E9B7" w14:textId="77777777" w:rsidR="00A1351F" w:rsidRDefault="00A1351F" w:rsidP="006A7DD0">
      <w:pPr>
        <w:rPr>
          <w:lang w:val="en-CA"/>
        </w:rPr>
      </w:pPr>
    </w:p>
    <w:p w14:paraId="0B7FB0EB" w14:textId="77777777" w:rsidR="00A1351F" w:rsidRDefault="00A1351F" w:rsidP="006A7DD0">
      <w:pPr>
        <w:rPr>
          <w:lang w:val="en-CA"/>
        </w:rPr>
      </w:pPr>
    </w:p>
    <w:p w14:paraId="0DE1A0D6" w14:textId="4D6AFFFC"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w:t>
      </w:r>
      <w:r w:rsidR="004832DE">
        <w:t>/4.1/</w:t>
      </w:r>
      <w:r w:rsidRPr="005372A3">
        <w:t>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5372A3" w:rsidRPr="00D12552" w14:paraId="1DAD4D89" w14:textId="77777777" w:rsidTr="00B464F3">
        <w:trPr>
          <w:cantSplit/>
        </w:trPr>
        <w:tc>
          <w:tcPr>
            <w:tcW w:w="4077" w:type="dxa"/>
            <w:tcBorders>
              <w:right w:val="nil"/>
            </w:tcBorders>
            <w:shd w:val="clear" w:color="auto" w:fill="auto"/>
          </w:tcPr>
          <w:p w14:paraId="23E3EAEA" w14:textId="39A11EA7"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xsd</w:t>
            </w:r>
          </w:p>
        </w:tc>
        <w:tc>
          <w:tcPr>
            <w:tcW w:w="4820" w:type="dxa"/>
            <w:tcBorders>
              <w:left w:val="nil"/>
            </w:tcBorders>
            <w:shd w:val="clear" w:color="auto" w:fill="auto"/>
          </w:tcPr>
          <w:p w14:paraId="79B7DD2F" w14:textId="1CEB3BD1" w:rsidR="005372A3" w:rsidRPr="00D12552" w:rsidRDefault="005372A3"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Pr="005372A3">
              <w:rPr>
                <w:rStyle w:val="reqtext"/>
                <w:lang w:val="en-CA"/>
              </w:rPr>
              <w:t>validate with schema</w:t>
            </w:r>
            <w:r>
              <w:rPr>
                <w:rStyle w:val="reqtext"/>
                <w:lang w:val="en-CA"/>
              </w:rPr>
              <w:t xml:space="preserve"> located at</w:t>
            </w:r>
            <w:r w:rsidRPr="005372A3">
              <w:rPr>
                <w:rStyle w:val="reqtext"/>
                <w:lang w:val="en-CA"/>
              </w:rPr>
              <w:t xml:space="preserve">  http://schemas.opengis.net/gsml</w:t>
            </w:r>
            <w:r w:rsidR="004832DE">
              <w:rPr>
                <w:rStyle w:val="reqtext"/>
                <w:lang w:val="en-CA"/>
              </w:rPr>
              <w:t>/4.1/</w:t>
            </w:r>
            <w:r w:rsidRPr="005372A3">
              <w:rPr>
                <w:rStyle w:val="reqtext"/>
                <w:lang w:val="en-CA"/>
              </w:rPr>
              <w:t>geoSciMLBasic.xsd</w:t>
            </w:r>
            <w:r w:rsidR="00B8253A">
              <w:rPr>
                <w:rStyle w:val="reqtext"/>
                <w:lang w:val="en-CA"/>
              </w:rPr>
              <w:t>.</w:t>
            </w:r>
          </w:p>
        </w:tc>
      </w:tr>
    </w:tbl>
    <w:p w14:paraId="1C84452E" w14:textId="77777777" w:rsidR="005372A3" w:rsidRDefault="005372A3" w:rsidP="005372A3"/>
    <w:p w14:paraId="195EC955" w14:textId="07628F88" w:rsidR="005372A3" w:rsidRDefault="005372A3" w:rsidP="005372A3">
      <w:r>
        <w:t xml:space="preserve">All the elements from </w:t>
      </w:r>
      <w:r w:rsidR="00CE5B49">
        <w:t>basic package</w:t>
      </w:r>
      <w:r>
        <w:t xml:space="preserve"> must pass the schematron rule</w:t>
      </w:r>
      <w:r w:rsidR="00CE2547">
        <w:t>s</w:t>
      </w:r>
      <w:r>
        <w:t xml:space="preserve"> defined in the schematron file located at </w:t>
      </w:r>
      <w:hyperlink r:id="rId153" w:history="1">
        <w:r w:rsidR="00CE5B49" w:rsidRPr="00140F09">
          <w:rPr>
            <w:rStyle w:val="Hyperlink"/>
          </w:rPr>
          <w:t>http://schemas.opengis.net/gsml</w:t>
        </w:r>
        <w:r w:rsidR="004832DE">
          <w:rPr>
            <w:rStyle w:val="Hyperlink"/>
          </w:rPr>
          <w:t>/4.1/</w:t>
        </w:r>
        <w:r w:rsidR="00CE5B49" w:rsidRPr="00140F09">
          <w:rPr>
            <w:rStyle w:val="Hyperlink"/>
          </w:rPr>
          <w:t>geoSciMLBasic.sch</w:t>
        </w:r>
      </w:hyperlink>
      <w:r w:rsidR="00B8253A">
        <w:rPr>
          <w:rStyle w:val="Hyperlink"/>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6B28F646" w:rsidR="005372A3" w:rsidRPr="00D12552" w:rsidRDefault="005372A3"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w:t>
            </w:r>
            <w:r w:rsidR="004832DE">
              <w:rPr>
                <w:rStyle w:val="reqtext"/>
                <w:lang w:val="en-CA"/>
              </w:rPr>
              <w:t>/4.1/</w:t>
            </w:r>
            <w:r w:rsidR="00CE5B49">
              <w:rPr>
                <w:rStyle w:val="reqtext"/>
                <w:lang w:val="en-CA"/>
              </w:rPr>
              <w:t>geoSciMLBasic.sch</w:t>
            </w:r>
            <w:r w:rsidR="00B8253A">
              <w:rPr>
                <w:rStyle w:val="reqtext"/>
                <w:lang w:val="en-CA"/>
              </w:rPr>
              <w:t>.</w:t>
            </w:r>
          </w:p>
        </w:tc>
      </w:tr>
    </w:tbl>
    <w:p w14:paraId="4637A82F" w14:textId="77777777" w:rsidR="005372A3" w:rsidRDefault="005372A3" w:rsidP="005372A3"/>
    <w:p w14:paraId="6C64E89C" w14:textId="41C4D51D" w:rsidR="004F0435" w:rsidRDefault="00330E0C" w:rsidP="006A7DD0">
      <w:r>
        <w:t xml:space="preserve">Some properties links to stub property blocks (see </w:t>
      </w:r>
      <w:r w:rsidR="008A0D27">
        <w:fldChar w:fldCharType="begin"/>
      </w:r>
      <w:r w:rsidR="008A0D27">
        <w:instrText xml:space="preserve"> REF _Ref432754283 \r \h </w:instrText>
      </w:r>
      <w:r w:rsidR="008A0D27">
        <w:fldChar w:fldCharType="separate"/>
      </w:r>
      <w:r w:rsidR="00F02ED9">
        <w:t>5.2</w:t>
      </w:r>
      <w:r w:rsidR="008A0D27">
        <w:fldChar w:fldCharType="end"/>
      </w:r>
      <w:r w:rsidR="008A0D27">
        <w:t>) which value are empty abstract classes</w:t>
      </w:r>
      <w:r w:rsidR="004F0435">
        <w:t xml:space="preserve"> in Basic package</w:t>
      </w:r>
      <w:r w:rsidR="00C70FFE">
        <w:t xml:space="preserve">. </w:t>
      </w:r>
      <w:r w:rsidR="002A2C89">
        <w:t xml:space="preserve"> </w:t>
      </w:r>
      <w:r w:rsidR="004F0435">
        <w:t xml:space="preserve">Since abstract description classes are DataType, the property is inline only and therefore an empty property is not schema valid.  </w:t>
      </w:r>
    </w:p>
    <w:p w14:paraId="4E997961" w14:textId="70D269E8" w:rsidR="004F0435" w:rsidRPr="006A7DD0" w:rsidRDefault="004F0435" w:rsidP="004F0435">
      <w:r>
        <w:t xml:space="preserve">This instance is </w:t>
      </w:r>
      <w:r w:rsidRPr="00B464F3">
        <w:rPr>
          <w:b/>
          <w:u w:val="single"/>
        </w:rPr>
        <w:t>not</w:t>
      </w:r>
      <w:r>
        <w:t xml:space="preserve"> XSD valid.</w:t>
      </w:r>
    </w:p>
    <w:p w14:paraId="7553EAFA" w14:textId="77777777" w:rsidR="004F0435" w:rsidRDefault="004F0435" w:rsidP="006A7DD0">
      <w:pPr>
        <w:rPr>
          <w:rFonts w:ascii="Courier New" w:hAnsi="Courier New" w:cs="Courier New"/>
          <w:color w:val="0000FF"/>
          <w:sz w:val="20"/>
          <w:szCs w:val="20"/>
          <w:lang w:val="en-CA" w:eastAsia="en-CA"/>
        </w:rPr>
      </w:pPr>
    </w:p>
    <w:p w14:paraId="10DD9998"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r>
        <w:rPr>
          <w:rFonts w:ascii="Consolas" w:hAnsi="Consolas" w:cs="Consolas"/>
          <w:color w:val="008080"/>
          <w:sz w:val="20"/>
          <w:szCs w:val="20"/>
          <w:highlight w:val="white"/>
          <w:lang w:val="en-CA" w:eastAsia="en-CA"/>
        </w:rPr>
        <w:t>&lt;?xml version="1.0" encoding="UTF-8"?&gt;</w:t>
      </w:r>
    </w:p>
    <w:p w14:paraId="205A0BF3" w14:textId="0C5E333D" w:rsidR="004F0435" w:rsidRDefault="004F0435" w:rsidP="004F0435">
      <w:pPr>
        <w:autoSpaceDE w:val="0"/>
        <w:autoSpaceDN w:val="0"/>
        <w:adjustRightInd w:val="0"/>
        <w:spacing w:after="0"/>
        <w:rPr>
          <w:rFonts w:ascii="Consolas" w:hAnsi="Consolas" w:cs="Consolas"/>
          <w:color w:val="0000FF"/>
          <w:sz w:val="20"/>
          <w:szCs w:val="20"/>
          <w:highlight w:val="white"/>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FF0000"/>
          <w:sz w:val="20"/>
          <w:szCs w:val="20"/>
          <w:highlight w:val="white"/>
          <w:lang w:val="en-CA" w:eastAsia="en-CA"/>
        </w:rPr>
        <w:t xml:space="preserve"> xmlns</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w:t>
      </w:r>
      <w:r w:rsidR="004832DE">
        <w:rPr>
          <w:rFonts w:ascii="Consolas" w:hAnsi="Consolas" w:cs="Consolas"/>
          <w:color w:val="000000"/>
          <w:sz w:val="20"/>
          <w:szCs w:val="20"/>
          <w:highlight w:val="white"/>
          <w:lang w:val="en-CA" w:eastAsia="en-CA"/>
        </w:rPr>
        <w:t>1</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xmlns:gml</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http://www.opengis.net/gml/3.2</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gml:id</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x1</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xmlns:xsi</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http://www.w3.org/2001/XMLSchema-instance</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w:t>
      </w:r>
      <w:r>
        <w:rPr>
          <w:rFonts w:ascii="Consolas" w:hAnsi="Consolas" w:cs="Consolas"/>
          <w:color w:val="FF0000"/>
          <w:sz w:val="20"/>
          <w:szCs w:val="20"/>
          <w:highlight w:val="white"/>
          <w:lang w:val="en-CA" w:eastAsia="en-CA"/>
        </w:rPr>
        <w:lastRenderedPageBreak/>
        <w:t>xsi:schemaLocation</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w:t>
      </w:r>
      <w:r w:rsidR="004832DE">
        <w:rPr>
          <w:rFonts w:ascii="Consolas" w:hAnsi="Consolas" w:cs="Consolas"/>
          <w:color w:val="000000"/>
          <w:sz w:val="20"/>
          <w:szCs w:val="20"/>
          <w:highlight w:val="white"/>
          <w:lang w:val="en-CA" w:eastAsia="en-CA"/>
        </w:rPr>
        <w:t>1</w:t>
      </w:r>
      <w:r>
        <w:rPr>
          <w:rFonts w:ascii="Consolas" w:hAnsi="Consolas" w:cs="Consolas"/>
          <w:color w:val="000000"/>
          <w:sz w:val="20"/>
          <w:szCs w:val="20"/>
          <w:highlight w:val="white"/>
          <w:lang w:val="en-CA" w:eastAsia="en-CA"/>
        </w:rPr>
        <w:t xml:space="preserve"> http://schemas.geosciml.org/geosciml</w:t>
      </w:r>
      <w:r w:rsidR="004832DE">
        <w:rPr>
          <w:rFonts w:ascii="Consolas" w:hAnsi="Consolas" w:cs="Consolas"/>
          <w:color w:val="000000"/>
          <w:sz w:val="20"/>
          <w:szCs w:val="20"/>
          <w:highlight w:val="white"/>
          <w:lang w:val="en-CA" w:eastAsia="en-CA"/>
        </w:rPr>
        <w:t>/4.1/</w:t>
      </w:r>
      <w:r>
        <w:rPr>
          <w:rFonts w:ascii="Consolas" w:hAnsi="Consolas" w:cs="Consolas"/>
          <w:color w:val="000000"/>
          <w:sz w:val="20"/>
          <w:szCs w:val="20"/>
          <w:highlight w:val="white"/>
          <w:lang w:val="en-CA" w:eastAsia="en-CA"/>
        </w:rPr>
        <w:t>geoSciMLBasic.xsd</w:t>
      </w:r>
      <w:r>
        <w:rPr>
          <w:rFonts w:ascii="Consolas" w:hAnsi="Consolas" w:cs="Consolas"/>
          <w:color w:val="0000FF"/>
          <w:sz w:val="20"/>
          <w:szCs w:val="20"/>
          <w:highlight w:val="white"/>
          <w:lang w:val="en-CA" w:eastAsia="en-CA"/>
        </w:rPr>
        <w:t>"&gt;</w:t>
      </w:r>
    </w:p>
    <w:p w14:paraId="523187A2"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p>
    <w:p w14:paraId="398937CE" w14:textId="77777777" w:rsidR="004F0435" w:rsidRDefault="004F0435" w:rsidP="00B464F3">
      <w:pPr>
        <w:autoSpaceDE w:val="0"/>
        <w:autoSpaceDN w:val="0"/>
        <w:adjustRightInd w:val="0"/>
        <w:spacing w:after="0"/>
        <w:ind w:firstLine="720"/>
        <w:rPr>
          <w:rFonts w:ascii="Consolas" w:hAnsi="Consolas" w:cs="Consolas"/>
          <w:color w:val="0000FF"/>
          <w:sz w:val="20"/>
          <w:szCs w:val="20"/>
          <w:highlight w:val="white"/>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gbMaterialDescription</w:t>
      </w:r>
      <w:r>
        <w:rPr>
          <w:rFonts w:ascii="Consolas" w:hAnsi="Consolas" w:cs="Consolas"/>
          <w:color w:val="0000FF"/>
          <w:sz w:val="20"/>
          <w:szCs w:val="20"/>
          <w:highlight w:val="white"/>
          <w:lang w:val="en-CA" w:eastAsia="en-CA"/>
        </w:rPr>
        <w:t>&gt;&lt;/</w:t>
      </w:r>
      <w:r>
        <w:rPr>
          <w:rFonts w:ascii="Consolas" w:hAnsi="Consolas" w:cs="Consolas"/>
          <w:color w:val="800000"/>
          <w:sz w:val="20"/>
          <w:szCs w:val="20"/>
          <w:highlight w:val="white"/>
          <w:lang w:val="en-CA" w:eastAsia="en-CA"/>
        </w:rPr>
        <w:t>gbMaterialDescription</w:t>
      </w:r>
      <w:r>
        <w:rPr>
          <w:rFonts w:ascii="Consolas" w:hAnsi="Consolas" w:cs="Consolas"/>
          <w:color w:val="0000FF"/>
          <w:sz w:val="20"/>
          <w:szCs w:val="20"/>
          <w:highlight w:val="white"/>
          <w:lang w:val="en-CA" w:eastAsia="en-CA"/>
        </w:rPr>
        <w:t>&gt;</w:t>
      </w:r>
    </w:p>
    <w:p w14:paraId="512D2279" w14:textId="77777777" w:rsidR="004F0435" w:rsidRDefault="004F0435" w:rsidP="00B464F3">
      <w:pPr>
        <w:autoSpaceDE w:val="0"/>
        <w:autoSpaceDN w:val="0"/>
        <w:adjustRightInd w:val="0"/>
        <w:spacing w:after="0"/>
        <w:ind w:firstLine="720"/>
        <w:rPr>
          <w:rFonts w:ascii="Consolas" w:hAnsi="Consolas" w:cs="Consolas"/>
          <w:color w:val="000000"/>
          <w:sz w:val="20"/>
          <w:szCs w:val="20"/>
          <w:highlight w:val="white"/>
          <w:lang w:val="en-CA" w:eastAsia="en-CA"/>
        </w:rPr>
      </w:pPr>
    </w:p>
    <w:p w14:paraId="7700EFEF" w14:textId="77777777" w:rsidR="004F0435" w:rsidRDefault="004F0435" w:rsidP="004F0435">
      <w:pPr>
        <w:rPr>
          <w:rFonts w:ascii="Consolas" w:hAnsi="Consolas" w:cs="Consolas"/>
          <w:color w:val="0000FF"/>
          <w:sz w:val="20"/>
          <w:szCs w:val="20"/>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0000FF"/>
          <w:sz w:val="20"/>
          <w:szCs w:val="20"/>
          <w:highlight w:val="white"/>
          <w:lang w:val="en-CA" w:eastAsia="en-CA"/>
        </w:rPr>
        <w:t>&gt;</w:t>
      </w:r>
    </w:p>
    <w:p w14:paraId="2D46238C" w14:textId="77777777" w:rsidR="004F0435" w:rsidRDefault="004F0435" w:rsidP="004F0435">
      <w:pPr>
        <w:rPr>
          <w:rFonts w:ascii="Consolas" w:hAnsi="Consolas" w:cs="Consolas"/>
          <w:color w:val="0000FF"/>
          <w:sz w:val="20"/>
          <w:szCs w:val="20"/>
          <w:lang w:val="en-CA" w:eastAsia="en-CA"/>
        </w:rPr>
      </w:pPr>
    </w:p>
    <w:p w14:paraId="55D6E5A3" w14:textId="31A982F8" w:rsidR="009C6C9E" w:rsidRDefault="004F0435" w:rsidP="006A7DD0">
      <w:r>
        <w:t>Is should be noted that this is by design.</w:t>
      </w:r>
    </w:p>
    <w:p w14:paraId="695012D9" w14:textId="54890481" w:rsidR="009C6C9E" w:rsidRDefault="009C6C9E" w:rsidP="00B464F3">
      <w:pPr>
        <w:pStyle w:val="Heading3"/>
      </w:pPr>
      <w:bookmarkStart w:id="581" w:name="_Toc456947019"/>
      <w:r>
        <w:t>relatedFeature</w:t>
      </w:r>
      <w:bookmarkEnd w:id="581"/>
    </w:p>
    <w:p w14:paraId="6DBC9F7A" w14:textId="77777777" w:rsidR="009C6C9E" w:rsidRDefault="009C6C9E" w:rsidP="006A7DD0"/>
    <w:p w14:paraId="2CC2345B" w14:textId="5ECA1B42" w:rsidR="009C6C9E" w:rsidRDefault="009C6C9E" w:rsidP="006A7DD0">
      <w:r>
        <w:t>In GeoSciML Basic, rel</w:t>
      </w:r>
      <w:r w:rsidR="00293652">
        <w:t xml:space="preserve">atedFeature is byReference only.  </w:t>
      </w:r>
      <w:r>
        <w:t>AbstractFeatureRelation</w:t>
      </w:r>
      <w:r w:rsidR="00617DFF">
        <w:t xml:space="preserve"> subtypes are</w:t>
      </w:r>
      <w:r>
        <w:t xml:space="preserve"> materialized in Extension package.</w:t>
      </w:r>
      <w:r w:rsidR="00617DFF">
        <w:t xml:space="preserve"> </w:t>
      </w:r>
    </w:p>
    <w:p w14:paraId="30348145" w14:textId="77777777" w:rsidR="009C6C9E" w:rsidRPr="006A7DD0" w:rsidRDefault="009C6C9E" w:rsidP="006A7DD0"/>
    <w:p w14:paraId="4F39824A" w14:textId="186113C9" w:rsidR="009B3BBD" w:rsidRDefault="009B3BBD" w:rsidP="009B3BBD">
      <w:pPr>
        <w:pStyle w:val="Heading2"/>
        <w:rPr>
          <w:lang w:val="en-CA"/>
        </w:rPr>
      </w:pPr>
      <w:bookmarkStart w:id="582" w:name="_Toc456947020"/>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 xml:space="preserve">Requirements </w:t>
      </w:r>
      <w:r w:rsidR="00D458B7" w:rsidRPr="00D12552">
        <w:rPr>
          <w:lang w:val="en-CA"/>
        </w:rPr>
        <w:t>Class</w:t>
      </w:r>
      <w:r w:rsidR="00D458B7">
        <w:rPr>
          <w:lang w:val="en-CA"/>
        </w:rPr>
        <w:t xml:space="preserve"> </w:t>
      </w:r>
      <w:r w:rsidR="00D458B7">
        <w:t>(</w:t>
      </w:r>
      <w:r w:rsidR="00052694">
        <w:t>Normative)</w:t>
      </w:r>
      <w:bookmarkEnd w:id="582"/>
    </w:p>
    <w:p w14:paraId="0916B7F7" w14:textId="77777777" w:rsidR="00A1351F" w:rsidRPr="00A1351F" w:rsidRDefault="00A1351F" w:rsidP="0005269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1351F" w:rsidRPr="00DC2FB9" w14:paraId="03E8F939"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3DE0E0" w14:textId="77777777" w:rsidR="00A1351F" w:rsidRPr="00DC2FB9" w:rsidRDefault="00A1351F" w:rsidP="00B61014">
            <w:pPr>
              <w:keepNext/>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Requirements Class</w:t>
            </w:r>
          </w:p>
        </w:tc>
      </w:tr>
      <w:tr w:rsidR="00A1351F" w:rsidRPr="00DC2FB9" w14:paraId="73918ECB"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BADBF53" w14:textId="6F0B4F3B" w:rsidR="00A1351F" w:rsidRPr="00DC2FB9" w:rsidRDefault="00A1351F" w:rsidP="00A1351F">
            <w:pPr>
              <w:spacing w:before="100" w:beforeAutospacing="1" w:after="100" w:afterAutospacing="1" w:line="230" w:lineRule="atLeast"/>
              <w:jc w:val="both"/>
              <w:rPr>
                <w:rFonts w:ascii="Calibri" w:eastAsia="MS Mincho" w:hAnsi="Calibri"/>
                <w:b/>
                <w:sz w:val="20"/>
                <w:szCs w:val="20"/>
                <w:lang w:val="en-CA"/>
              </w:rPr>
            </w:pPr>
            <w:r w:rsidRPr="00DC2FB9">
              <w:rPr>
                <w:rStyle w:val="requri"/>
                <w:rFonts w:ascii="Calibri" w:hAnsi="Calibri"/>
                <w:sz w:val="20"/>
                <w:szCs w:val="20"/>
                <w:lang w:val="en-CA"/>
              </w:rPr>
              <w:t>/req/gsml4xsd-extension</w:t>
            </w:r>
          </w:p>
        </w:tc>
      </w:tr>
      <w:tr w:rsidR="00A1351F" w:rsidRPr="00DC2FB9" w14:paraId="3366AAB8" w14:textId="77777777" w:rsidTr="00B61014">
        <w:tc>
          <w:tcPr>
            <w:tcW w:w="1809" w:type="dxa"/>
            <w:tcBorders>
              <w:top w:val="single" w:sz="12" w:space="0" w:color="auto"/>
              <w:left w:val="single" w:sz="12" w:space="0" w:color="auto"/>
              <w:bottom w:val="single" w:sz="4" w:space="0" w:color="auto"/>
              <w:right w:val="single" w:sz="4" w:space="0" w:color="auto"/>
            </w:tcBorders>
          </w:tcPr>
          <w:p w14:paraId="321FF211"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E963472" w14:textId="77777777"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Data instance</w:t>
            </w:r>
          </w:p>
        </w:tc>
      </w:tr>
      <w:tr w:rsidR="00A1351F" w:rsidRPr="00DC2FB9" w14:paraId="5E87A62C" w14:textId="77777777" w:rsidTr="00B61014">
        <w:tc>
          <w:tcPr>
            <w:tcW w:w="1809" w:type="dxa"/>
            <w:tcBorders>
              <w:top w:val="single" w:sz="4" w:space="0" w:color="auto"/>
              <w:left w:val="single" w:sz="12" w:space="0" w:color="auto"/>
              <w:bottom w:val="single" w:sz="4" w:space="0" w:color="auto"/>
              <w:right w:val="single" w:sz="4" w:space="0" w:color="auto"/>
            </w:tcBorders>
          </w:tcPr>
          <w:p w14:paraId="04B01C41"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338A10F" w14:textId="12B9F39E"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/req/gsml4-extension</w:t>
            </w:r>
          </w:p>
        </w:tc>
      </w:tr>
      <w:tr w:rsidR="00A1351F" w:rsidRPr="00DC2FB9" w14:paraId="1CB3CFED" w14:textId="77777777" w:rsidTr="00B61014">
        <w:tc>
          <w:tcPr>
            <w:tcW w:w="1809" w:type="dxa"/>
            <w:tcBorders>
              <w:top w:val="single" w:sz="4" w:space="0" w:color="auto"/>
              <w:left w:val="single" w:sz="12" w:space="0" w:color="auto"/>
              <w:bottom w:val="single" w:sz="4" w:space="0" w:color="auto"/>
              <w:right w:val="single" w:sz="4" w:space="0" w:color="auto"/>
            </w:tcBorders>
          </w:tcPr>
          <w:p w14:paraId="14FECB37"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DC6BFAC" w14:textId="34B060A6"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/req/gsml4xsd-basic</w:t>
            </w:r>
          </w:p>
        </w:tc>
      </w:tr>
      <w:tr w:rsidR="00845595" w:rsidRPr="00DC2FB9" w14:paraId="0339398F" w14:textId="77777777" w:rsidTr="00B61014">
        <w:tc>
          <w:tcPr>
            <w:tcW w:w="1809" w:type="dxa"/>
            <w:tcBorders>
              <w:top w:val="single" w:sz="4" w:space="0" w:color="auto"/>
              <w:left w:val="single" w:sz="12" w:space="0" w:color="auto"/>
              <w:bottom w:val="single" w:sz="4" w:space="0" w:color="auto"/>
              <w:right w:val="single" w:sz="4" w:space="0" w:color="auto"/>
            </w:tcBorders>
          </w:tcPr>
          <w:p w14:paraId="3BAA54C4" w14:textId="508E6DFA" w:rsidR="00845595" w:rsidRPr="00DC2FB9" w:rsidRDefault="00845595"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082C12B" w14:textId="3D2F5D0F" w:rsidR="00845595" w:rsidRPr="00DC2FB9" w:rsidRDefault="00845595"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/req/gsml4xsd</w:t>
            </w:r>
            <w:r>
              <w:rPr>
                <w:rFonts w:ascii="Calibri" w:eastAsia="MS Mincho" w:hAnsi="Calibri"/>
                <w:sz w:val="20"/>
                <w:szCs w:val="20"/>
                <w:lang w:val="en-CA"/>
              </w:rPr>
              <w:t>-geologictime</w:t>
            </w:r>
          </w:p>
        </w:tc>
      </w:tr>
      <w:tr w:rsidR="00A1351F" w:rsidRPr="00DC2FB9" w14:paraId="15804B55"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93C718B"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494B774" w14:textId="77777777" w:rsidR="00A1351F" w:rsidRPr="00DC2FB9" w:rsidRDefault="00A1351F" w:rsidP="00B61014">
            <w:pPr>
              <w:spacing w:before="100" w:beforeAutospacing="1" w:after="100" w:afterAutospacing="1" w:line="230" w:lineRule="atLeast"/>
              <w:rPr>
                <w:rStyle w:val="requri"/>
                <w:rFonts w:ascii="Calibri" w:eastAsia="MS Mincho" w:hAnsi="Calibri"/>
                <w:sz w:val="20"/>
                <w:szCs w:val="20"/>
                <w:lang w:val="en-CA"/>
              </w:rPr>
            </w:pPr>
            <w:r w:rsidRPr="00DC2FB9">
              <w:rPr>
                <w:rStyle w:val="requri"/>
                <w:rFonts w:ascii="Calibri" w:hAnsi="Calibri"/>
                <w:sz w:val="20"/>
                <w:szCs w:val="20"/>
                <w:lang w:val="en-CA"/>
              </w:rPr>
              <w:t>/req/gsml4xsd-extension/xsd</w:t>
            </w:r>
            <w:r w:rsidRPr="00DC2FB9">
              <w:rPr>
                <w:rStyle w:val="requri"/>
                <w:rFonts w:ascii="Calibri" w:eastAsia="MS Mincho" w:hAnsi="Calibri"/>
                <w:sz w:val="20"/>
                <w:szCs w:val="20"/>
                <w:lang w:val="en-CA"/>
              </w:rPr>
              <w:t xml:space="preserve"> </w:t>
            </w:r>
          </w:p>
          <w:p w14:paraId="5334391F" w14:textId="14E06263" w:rsidR="00A1351F" w:rsidRPr="00DC2FB9" w:rsidRDefault="00A1351F" w:rsidP="00CE2547">
            <w:pPr>
              <w:spacing w:before="100" w:beforeAutospacing="1" w:after="100" w:afterAutospacing="1" w:line="230" w:lineRule="atLeast"/>
              <w:rPr>
                <w:rFonts w:ascii="Calibri" w:eastAsia="MS Mincho" w:hAnsi="Calibri"/>
                <w:sz w:val="20"/>
                <w:szCs w:val="20"/>
                <w:lang w:val="en-CA"/>
              </w:rPr>
            </w:pPr>
            <w:r w:rsidRPr="00DC2FB9">
              <w:rPr>
                <w:rFonts w:ascii="Calibri" w:eastAsia="MS Mincho" w:hAnsi="Calibri"/>
                <w:sz w:val="20"/>
                <w:szCs w:val="20"/>
                <w:lang w:val="en-CA"/>
              </w:rPr>
              <w:t xml:space="preserve">XML instance document </w:t>
            </w:r>
            <w:r w:rsidR="00CE2547">
              <w:rPr>
                <w:rFonts w:ascii="Calibri" w:eastAsia="MS Mincho" w:hAnsi="Calibri"/>
                <w:sz w:val="20"/>
                <w:szCs w:val="20"/>
                <w:lang w:val="en-CA"/>
              </w:rPr>
              <w:t>SHALL</w:t>
            </w:r>
            <w:r w:rsidR="00CE2547" w:rsidRPr="00DC2FB9">
              <w:rPr>
                <w:rFonts w:ascii="Calibri" w:eastAsia="MS Mincho" w:hAnsi="Calibri"/>
                <w:sz w:val="20"/>
                <w:szCs w:val="20"/>
                <w:lang w:val="en-CA"/>
              </w:rPr>
              <w:t xml:space="preserve"> </w:t>
            </w:r>
            <w:r w:rsidRPr="00DC2FB9">
              <w:rPr>
                <w:rFonts w:ascii="Calibri" w:eastAsia="MS Mincho" w:hAnsi="Calibri"/>
                <w:sz w:val="20"/>
                <w:szCs w:val="20"/>
                <w:lang w:val="en-CA"/>
              </w:rPr>
              <w:t>validate with schema located at   http://schemas.opengis.net/gsml</w:t>
            </w:r>
            <w:r w:rsidR="004832DE">
              <w:rPr>
                <w:rFonts w:ascii="Calibri" w:eastAsia="MS Mincho" w:hAnsi="Calibri"/>
                <w:sz w:val="20"/>
                <w:szCs w:val="20"/>
                <w:lang w:val="en-CA"/>
              </w:rPr>
              <w:t>/4.1/</w:t>
            </w:r>
            <w:r w:rsidRPr="00DC2FB9">
              <w:rPr>
                <w:rFonts w:ascii="Calibri" w:eastAsia="MS Mincho" w:hAnsi="Calibri"/>
                <w:sz w:val="20"/>
                <w:szCs w:val="20"/>
                <w:lang w:val="en-CA"/>
              </w:rPr>
              <w:t>extension.xsd.</w:t>
            </w:r>
          </w:p>
        </w:tc>
      </w:tr>
      <w:tr w:rsidR="00A1351F" w:rsidRPr="00DC2FB9" w14:paraId="49FCFA2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5D6B306"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8AD7ED3" w14:textId="77777777" w:rsidR="00A1351F" w:rsidRPr="00DC2FB9" w:rsidRDefault="00A1351F" w:rsidP="00B61014">
            <w:pPr>
              <w:spacing w:before="100" w:beforeAutospacing="1" w:after="100" w:afterAutospacing="1" w:line="230" w:lineRule="atLeast"/>
              <w:rPr>
                <w:rStyle w:val="requri"/>
                <w:rFonts w:ascii="Calibri" w:eastAsia="MS Mincho" w:hAnsi="Calibri"/>
                <w:sz w:val="20"/>
                <w:szCs w:val="20"/>
                <w:lang w:val="en-CA"/>
              </w:rPr>
            </w:pPr>
            <w:r w:rsidRPr="00DC2FB9">
              <w:rPr>
                <w:rStyle w:val="requri"/>
                <w:rFonts w:ascii="Calibri" w:hAnsi="Calibri"/>
                <w:sz w:val="20"/>
                <w:szCs w:val="20"/>
                <w:lang w:val="en-CA"/>
              </w:rPr>
              <w:t>/req/gsml4xsd-extension/sch</w:t>
            </w:r>
            <w:r w:rsidRPr="00DC2FB9">
              <w:rPr>
                <w:rStyle w:val="requri"/>
                <w:rFonts w:ascii="Calibri" w:eastAsia="MS Mincho" w:hAnsi="Calibri"/>
                <w:sz w:val="20"/>
                <w:szCs w:val="20"/>
                <w:lang w:val="en-CA"/>
              </w:rPr>
              <w:t xml:space="preserve"> </w:t>
            </w:r>
          </w:p>
          <w:p w14:paraId="1239AF0B" w14:textId="7F2B1E6B" w:rsidR="00A1351F" w:rsidRPr="00DC2FB9" w:rsidRDefault="00A1351F" w:rsidP="00CE2547">
            <w:pPr>
              <w:spacing w:before="100" w:beforeAutospacing="1" w:after="100" w:afterAutospacing="1" w:line="230" w:lineRule="atLeast"/>
              <w:rPr>
                <w:rFonts w:ascii="Calibri" w:eastAsia="MS Mincho" w:hAnsi="Calibri"/>
                <w:b/>
                <w:sz w:val="20"/>
                <w:szCs w:val="20"/>
                <w:lang w:val="en-CA"/>
              </w:rPr>
            </w:pPr>
            <w:r w:rsidRPr="00DC2FB9">
              <w:rPr>
                <w:rStyle w:val="reqtext"/>
                <w:rFonts w:ascii="Calibri" w:hAnsi="Calibri"/>
                <w:sz w:val="20"/>
                <w:szCs w:val="20"/>
                <w:lang w:val="en-CA"/>
              </w:rPr>
              <w:t xml:space="preserve">XML instance document </w:t>
            </w:r>
            <w:r w:rsidR="00CE2547">
              <w:rPr>
                <w:rStyle w:val="reqtext"/>
                <w:rFonts w:ascii="Calibri" w:hAnsi="Calibri"/>
                <w:sz w:val="20"/>
                <w:szCs w:val="20"/>
                <w:lang w:val="en-CA"/>
              </w:rPr>
              <w:t>SHALL</w:t>
            </w:r>
            <w:r w:rsidR="00CE2547" w:rsidRPr="00DC2FB9">
              <w:rPr>
                <w:rStyle w:val="reqtext"/>
                <w:rFonts w:ascii="Calibri" w:hAnsi="Calibri"/>
                <w:sz w:val="20"/>
                <w:szCs w:val="20"/>
                <w:lang w:val="en-CA"/>
              </w:rPr>
              <w:t xml:space="preserve"> </w:t>
            </w:r>
            <w:r w:rsidR="00CE2547">
              <w:rPr>
                <w:rStyle w:val="reqtext"/>
                <w:rFonts w:ascii="Calibri" w:hAnsi="Calibri"/>
                <w:sz w:val="20"/>
                <w:szCs w:val="20"/>
                <w:lang w:val="en-CA"/>
              </w:rPr>
              <w:t xml:space="preserve">pass schematron rules defined </w:t>
            </w:r>
            <w:r w:rsidRPr="00DC2FB9">
              <w:rPr>
                <w:rStyle w:val="reqtext"/>
                <w:rFonts w:ascii="Calibri" w:hAnsi="Calibri"/>
                <w:sz w:val="20"/>
                <w:szCs w:val="20"/>
                <w:lang w:val="en-CA"/>
              </w:rPr>
              <w:t>in schematron file located at   http://schemas.opengis.net/gsml</w:t>
            </w:r>
            <w:r w:rsidR="004832DE">
              <w:rPr>
                <w:rStyle w:val="reqtext"/>
                <w:rFonts w:ascii="Calibri" w:hAnsi="Calibri"/>
                <w:sz w:val="20"/>
                <w:szCs w:val="20"/>
                <w:lang w:val="en-CA"/>
              </w:rPr>
              <w:t>/4.1/</w:t>
            </w:r>
            <w:r w:rsidRPr="00DC2FB9">
              <w:rPr>
                <w:rStyle w:val="reqtext"/>
                <w:rFonts w:ascii="Calibri" w:hAnsi="Calibri"/>
                <w:sz w:val="20"/>
                <w:szCs w:val="20"/>
                <w:lang w:val="en-CA"/>
              </w:rPr>
              <w:t>geoSciMLExtension.sch.</w:t>
            </w:r>
          </w:p>
        </w:tc>
      </w:tr>
    </w:tbl>
    <w:p w14:paraId="5EE116B5" w14:textId="77777777" w:rsidR="00A1351F" w:rsidRDefault="00A1351F" w:rsidP="006A7DD0">
      <w:pPr>
        <w:rPr>
          <w:lang w:val="en-CA"/>
        </w:rPr>
      </w:pPr>
    </w:p>
    <w:p w14:paraId="628DD013" w14:textId="343AE063" w:rsidR="00CE5B49" w:rsidRDefault="00CE5B49" w:rsidP="00CE5B49">
      <w:r>
        <w:t xml:space="preserve">All the elements from the extension package must be schema valid according to the XSD document provided at </w:t>
      </w:r>
      <w:r w:rsidRPr="005372A3">
        <w:t>http://schemas.opengis.net/gsml</w:t>
      </w:r>
      <w:r w:rsidR="004832DE">
        <w:t>/4.1/</w:t>
      </w:r>
      <w:r w:rsidRPr="005372A3">
        <w:t>geoSciML</w:t>
      </w:r>
      <w:r>
        <w:t>Extension</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51BF16FF"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Pr>
                <w:rStyle w:val="reqtext"/>
                <w:lang w:val="en-CA"/>
              </w:rPr>
              <w:t>extension</w:t>
            </w:r>
            <w:r w:rsidRPr="005372A3">
              <w:rPr>
                <w:rStyle w:val="reqtext"/>
                <w:lang w:val="en-CA"/>
              </w:rPr>
              <w:t>.xsd</w:t>
            </w:r>
            <w:r w:rsidR="00B8253A">
              <w:rPr>
                <w:rStyle w:val="reqtext"/>
                <w:lang w:val="en-CA"/>
              </w:rPr>
              <w:t>.</w:t>
            </w:r>
          </w:p>
        </w:tc>
      </w:tr>
    </w:tbl>
    <w:p w14:paraId="2894A51C" w14:textId="77777777" w:rsidR="00CE5B49" w:rsidRDefault="00CE5B49" w:rsidP="00CE5B49"/>
    <w:p w14:paraId="698EF584" w14:textId="2AE21718" w:rsidR="00CE5B49" w:rsidRDefault="00CE5B49" w:rsidP="00CE5B49">
      <w:r>
        <w:t>All the elements from extension package must pass the schematron rule</w:t>
      </w:r>
      <w:r w:rsidR="00CE2547">
        <w:t>s</w:t>
      </w:r>
      <w:r>
        <w:t xml:space="preserve"> defined in the schematron file located at </w:t>
      </w:r>
      <w:r w:rsidRPr="00CE5B49">
        <w:t>http://schemas.opengis.net/gsml</w:t>
      </w:r>
      <w:r w:rsidR="004832DE">
        <w:t>/4.1/</w:t>
      </w:r>
      <w:r w:rsidRPr="00CE5B49">
        <w:t>geoSciMLExtension.</w:t>
      </w:r>
      <w:r>
        <w:t>sch</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lastRenderedPageBreak/>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3E9CC11F"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r w:rsidR="004832DE">
              <w:rPr>
                <w:rStyle w:val="reqtext"/>
                <w:lang w:val="en-CA"/>
              </w:rPr>
              <w:t>/4.1/</w:t>
            </w:r>
            <w:r>
              <w:rPr>
                <w:rStyle w:val="reqtext"/>
                <w:lang w:val="en-CA"/>
              </w:rPr>
              <w:t>geoSciMLExtension.sch</w:t>
            </w:r>
            <w:r w:rsidR="00B8253A">
              <w:rPr>
                <w:rStyle w:val="reqtext"/>
                <w:lang w:val="en-CA"/>
              </w:rPr>
              <w:t>.</w:t>
            </w:r>
          </w:p>
        </w:tc>
      </w:tr>
    </w:tbl>
    <w:p w14:paraId="28E8F240" w14:textId="77777777" w:rsidR="00CE5B49" w:rsidRDefault="00CE5B49" w:rsidP="00CE5B49"/>
    <w:p w14:paraId="45F852D0" w14:textId="77777777" w:rsidR="00CE5B49" w:rsidRPr="006A7DD0" w:rsidRDefault="00CE5B49" w:rsidP="006A7DD0"/>
    <w:p w14:paraId="6C482194" w14:textId="706A57E5" w:rsidR="009B3BBD" w:rsidRDefault="009B3BBD" w:rsidP="009B3BBD">
      <w:pPr>
        <w:pStyle w:val="Heading2"/>
        <w:rPr>
          <w:lang w:val="en-CA"/>
        </w:rPr>
      </w:pPr>
      <w:bookmarkStart w:id="583" w:name="_Toc456947021"/>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 xml:space="preserve">Requirements </w:t>
      </w:r>
      <w:r w:rsidR="00D458B7" w:rsidRPr="00D12552">
        <w:rPr>
          <w:lang w:val="en-CA"/>
        </w:rPr>
        <w:t>Class</w:t>
      </w:r>
      <w:r w:rsidR="00D458B7">
        <w:rPr>
          <w:lang w:val="en-CA"/>
        </w:rPr>
        <w:t xml:space="preserve"> </w:t>
      </w:r>
      <w:r w:rsidR="00D458B7">
        <w:t>(</w:t>
      </w:r>
      <w:r w:rsidR="00052694">
        <w:t>Normative)</w:t>
      </w:r>
      <w:bookmarkEnd w:id="583"/>
    </w:p>
    <w:p w14:paraId="3C2D3365" w14:textId="77777777" w:rsid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4A8C51E1"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0D24743F" w14:textId="77777777" w:rsidR="000419EF" w:rsidRPr="000419EF" w:rsidRDefault="000419EF" w:rsidP="00B61014">
            <w:pPr>
              <w:keepNext/>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Requirements Class</w:t>
            </w:r>
          </w:p>
        </w:tc>
      </w:tr>
      <w:tr w:rsidR="000419EF" w:rsidRPr="000419EF" w14:paraId="72B78F01"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042DF909" w14:textId="33578968"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Style w:val="requri"/>
                <w:rFonts w:ascii="Calibri" w:hAnsi="Calibri"/>
                <w:sz w:val="20"/>
                <w:szCs w:val="20"/>
                <w:lang w:val="en-CA"/>
              </w:rPr>
              <w:t>/req/gsml4xsd-geologictime</w:t>
            </w:r>
          </w:p>
        </w:tc>
      </w:tr>
      <w:tr w:rsidR="000419EF" w:rsidRPr="000419EF" w14:paraId="1D535018" w14:textId="77777777" w:rsidTr="00B61014">
        <w:tc>
          <w:tcPr>
            <w:tcW w:w="1809" w:type="dxa"/>
            <w:tcBorders>
              <w:top w:val="single" w:sz="12" w:space="0" w:color="auto"/>
              <w:left w:val="single" w:sz="12" w:space="0" w:color="auto"/>
              <w:bottom w:val="single" w:sz="4" w:space="0" w:color="auto"/>
              <w:right w:val="single" w:sz="4" w:space="0" w:color="auto"/>
            </w:tcBorders>
          </w:tcPr>
          <w:p w14:paraId="06F6172C"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9E3A590"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Data instance</w:t>
            </w:r>
          </w:p>
        </w:tc>
      </w:tr>
      <w:tr w:rsidR="000419EF" w:rsidRPr="000419EF" w14:paraId="355E969B" w14:textId="77777777" w:rsidTr="00B61014">
        <w:tc>
          <w:tcPr>
            <w:tcW w:w="1809" w:type="dxa"/>
            <w:tcBorders>
              <w:top w:val="single" w:sz="4" w:space="0" w:color="auto"/>
              <w:left w:val="single" w:sz="12" w:space="0" w:color="auto"/>
              <w:bottom w:val="single" w:sz="4" w:space="0" w:color="auto"/>
              <w:right w:val="single" w:sz="4" w:space="0" w:color="auto"/>
            </w:tcBorders>
          </w:tcPr>
          <w:p w14:paraId="203466D6"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559E979" w14:textId="19CFA8E0"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-geologictime</w:t>
            </w:r>
          </w:p>
        </w:tc>
      </w:tr>
      <w:tr w:rsidR="000419EF" w:rsidRPr="000419EF" w14:paraId="263F2403" w14:textId="77777777" w:rsidTr="00B61014">
        <w:tc>
          <w:tcPr>
            <w:tcW w:w="1809" w:type="dxa"/>
            <w:tcBorders>
              <w:top w:val="single" w:sz="4" w:space="0" w:color="auto"/>
              <w:left w:val="single" w:sz="12" w:space="0" w:color="auto"/>
              <w:bottom w:val="single" w:sz="4" w:space="0" w:color="auto"/>
              <w:right w:val="single" w:sz="4" w:space="0" w:color="auto"/>
            </w:tcBorders>
          </w:tcPr>
          <w:p w14:paraId="08C49560"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8A327EA" w14:textId="48F83609"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/req/gsml4xsd-</w:t>
            </w:r>
            <w:r>
              <w:rPr>
                <w:rFonts w:ascii="Calibri" w:eastAsia="MS Mincho" w:hAnsi="Calibri"/>
                <w:sz w:val="20"/>
                <w:szCs w:val="20"/>
                <w:lang w:val="en-CA"/>
              </w:rPr>
              <w:t>core</w:t>
            </w:r>
          </w:p>
        </w:tc>
      </w:tr>
      <w:tr w:rsidR="000419EF" w:rsidRPr="000419EF" w14:paraId="1FFE749A"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F553F0F"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DDCF01A" w14:textId="77777777" w:rsidR="000419EF" w:rsidRDefault="000419EF" w:rsidP="00B61014">
            <w:pPr>
              <w:spacing w:before="100" w:beforeAutospacing="1" w:after="100" w:afterAutospacing="1" w:line="230" w:lineRule="atLeast"/>
              <w:rPr>
                <w:rStyle w:val="requri"/>
                <w:rFonts w:ascii="Calibri" w:eastAsia="MS Mincho" w:hAnsi="Calibri"/>
                <w:sz w:val="20"/>
                <w:szCs w:val="20"/>
                <w:lang w:val="en-CA"/>
              </w:rPr>
            </w:pPr>
            <w:r w:rsidRPr="000419EF">
              <w:rPr>
                <w:rStyle w:val="requri"/>
                <w:rFonts w:ascii="Calibri" w:hAnsi="Calibri"/>
                <w:sz w:val="20"/>
                <w:szCs w:val="20"/>
                <w:lang w:val="en-CA"/>
              </w:rPr>
              <w:t>/req/gsml4xsd-geologictime/xsd</w:t>
            </w:r>
            <w:r w:rsidRPr="000419EF">
              <w:rPr>
                <w:rStyle w:val="requri"/>
                <w:rFonts w:ascii="Calibri" w:eastAsia="MS Mincho" w:hAnsi="Calibri"/>
                <w:sz w:val="20"/>
                <w:szCs w:val="20"/>
                <w:lang w:val="en-CA"/>
              </w:rPr>
              <w:t xml:space="preserve"> </w:t>
            </w:r>
          </w:p>
          <w:p w14:paraId="7BAC6728" w14:textId="1EA98E17" w:rsidR="000419EF" w:rsidRPr="000419EF" w:rsidRDefault="000419EF" w:rsidP="00CE2547">
            <w:pPr>
              <w:spacing w:before="100" w:beforeAutospacing="1" w:after="100" w:afterAutospacing="1" w:line="230" w:lineRule="atLeast"/>
              <w:rPr>
                <w:rFonts w:ascii="Calibri" w:eastAsia="MS Mincho" w:hAnsi="Calibri"/>
                <w:sz w:val="20"/>
                <w:szCs w:val="20"/>
                <w:lang w:val="en-CA"/>
              </w:rPr>
            </w:pPr>
            <w:r w:rsidRPr="000419EF">
              <w:rPr>
                <w:rFonts w:ascii="Calibri" w:eastAsia="MS Mincho" w:hAnsi="Calibri"/>
                <w:sz w:val="20"/>
                <w:szCs w:val="20"/>
                <w:lang w:val="en-CA"/>
              </w:rPr>
              <w:t xml:space="preserve">XML instance document </w:t>
            </w:r>
            <w:r w:rsidR="00CE2547">
              <w:rPr>
                <w:rFonts w:ascii="Calibri" w:eastAsia="MS Mincho" w:hAnsi="Calibri"/>
                <w:sz w:val="20"/>
                <w:szCs w:val="20"/>
                <w:lang w:val="en-CA"/>
              </w:rPr>
              <w:t>SHALL</w:t>
            </w:r>
            <w:r w:rsidR="00CE2547" w:rsidRPr="000419EF">
              <w:rPr>
                <w:rFonts w:ascii="Calibri" w:eastAsia="MS Mincho" w:hAnsi="Calibri"/>
                <w:sz w:val="20"/>
                <w:szCs w:val="20"/>
                <w:lang w:val="en-CA"/>
              </w:rPr>
              <w:t xml:space="preserve"> </w:t>
            </w:r>
            <w:r w:rsidRPr="000419EF">
              <w:rPr>
                <w:rFonts w:ascii="Calibri" w:eastAsia="MS Mincho" w:hAnsi="Calibri"/>
                <w:sz w:val="20"/>
                <w:szCs w:val="20"/>
                <w:lang w:val="en-CA"/>
              </w:rPr>
              <w:t>validate with schema located at   http://schemas.opengis.net/gsml</w:t>
            </w:r>
            <w:r w:rsidR="004832DE">
              <w:rPr>
                <w:rFonts w:ascii="Calibri" w:eastAsia="MS Mincho" w:hAnsi="Calibri"/>
                <w:sz w:val="20"/>
                <w:szCs w:val="20"/>
                <w:lang w:val="en-CA"/>
              </w:rPr>
              <w:t>/4.1/</w:t>
            </w:r>
            <w:r w:rsidRPr="000419EF">
              <w:rPr>
                <w:rFonts w:ascii="Calibri" w:eastAsia="MS Mincho" w:hAnsi="Calibri"/>
                <w:sz w:val="20"/>
                <w:szCs w:val="20"/>
                <w:lang w:val="en-CA"/>
              </w:rPr>
              <w:t>geologictime.xsd</w:t>
            </w:r>
          </w:p>
        </w:tc>
      </w:tr>
      <w:tr w:rsidR="000419EF" w:rsidRPr="000419EF" w14:paraId="1233016E"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FCBF037"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FEF9761" w14:textId="77777777" w:rsidR="000419EF" w:rsidRDefault="000419EF" w:rsidP="00B61014">
            <w:pPr>
              <w:spacing w:before="100" w:beforeAutospacing="1" w:after="100" w:afterAutospacing="1" w:line="230" w:lineRule="atLeast"/>
              <w:rPr>
                <w:rStyle w:val="requri"/>
                <w:rFonts w:ascii="Calibri" w:hAnsi="Calibri"/>
                <w:sz w:val="20"/>
                <w:szCs w:val="20"/>
                <w:lang w:val="en-CA"/>
              </w:rPr>
            </w:pPr>
            <w:r w:rsidRPr="000419EF">
              <w:rPr>
                <w:rStyle w:val="requri"/>
                <w:rFonts w:ascii="Calibri" w:hAnsi="Calibri"/>
                <w:sz w:val="20"/>
                <w:szCs w:val="20"/>
                <w:lang w:val="en-CA"/>
              </w:rPr>
              <w:t xml:space="preserve">/req/gsml4xsd-geologictime/sch </w:t>
            </w:r>
          </w:p>
          <w:p w14:paraId="0CED99D4" w14:textId="69BCDB4D" w:rsidR="000419EF" w:rsidRPr="000419EF" w:rsidRDefault="000419EF" w:rsidP="00CE2547">
            <w:pPr>
              <w:spacing w:before="100" w:beforeAutospacing="1" w:after="100" w:afterAutospacing="1" w:line="230" w:lineRule="atLeast"/>
              <w:rPr>
                <w:rFonts w:ascii="Calibri" w:eastAsia="MS Mincho" w:hAnsi="Calibri"/>
                <w:b/>
                <w:sz w:val="20"/>
                <w:szCs w:val="20"/>
                <w:lang w:val="en-CA"/>
              </w:rPr>
            </w:pPr>
            <w:r w:rsidRPr="000419EF">
              <w:rPr>
                <w:rStyle w:val="reqtext"/>
                <w:rFonts w:ascii="Calibri" w:hAnsi="Calibri"/>
                <w:sz w:val="20"/>
                <w:szCs w:val="20"/>
                <w:lang w:val="en-CA"/>
              </w:rPr>
              <w:t xml:space="preserve">XML instance document </w:t>
            </w:r>
            <w:r w:rsidR="00CE2547">
              <w:rPr>
                <w:rStyle w:val="reqtext"/>
                <w:rFonts w:ascii="Calibri" w:hAnsi="Calibri"/>
                <w:sz w:val="20"/>
                <w:szCs w:val="20"/>
                <w:lang w:val="en-CA"/>
              </w:rPr>
              <w:t>SHALL</w:t>
            </w:r>
            <w:r w:rsidR="00CE2547" w:rsidRPr="000419EF">
              <w:rPr>
                <w:rStyle w:val="reqtext"/>
                <w:rFonts w:ascii="Calibri" w:hAnsi="Calibri"/>
                <w:sz w:val="20"/>
                <w:szCs w:val="20"/>
                <w:lang w:val="en-CA"/>
              </w:rPr>
              <w:t xml:space="preserve"> </w:t>
            </w:r>
            <w:r w:rsidR="00CE2547">
              <w:rPr>
                <w:rStyle w:val="reqtext"/>
                <w:rFonts w:ascii="Calibri" w:hAnsi="Calibri"/>
                <w:sz w:val="20"/>
                <w:szCs w:val="20"/>
                <w:lang w:val="en-CA"/>
              </w:rPr>
              <w:t xml:space="preserve">pass schematron rules defined </w:t>
            </w:r>
            <w:r w:rsidRPr="000419EF">
              <w:rPr>
                <w:rStyle w:val="reqtext"/>
                <w:rFonts w:ascii="Calibri" w:hAnsi="Calibri"/>
                <w:sz w:val="20"/>
                <w:szCs w:val="20"/>
                <w:lang w:val="en-CA"/>
              </w:rPr>
              <w:t>in schematron file located at   http://schemas.opengis.net/gsml</w:t>
            </w:r>
            <w:r w:rsidR="004832DE">
              <w:rPr>
                <w:rStyle w:val="reqtext"/>
                <w:rFonts w:ascii="Calibri" w:hAnsi="Calibri"/>
                <w:sz w:val="20"/>
                <w:szCs w:val="20"/>
                <w:lang w:val="en-CA"/>
              </w:rPr>
              <w:t>/4.1/</w:t>
            </w:r>
            <w:r w:rsidRPr="000419EF">
              <w:rPr>
                <w:rStyle w:val="reqtext"/>
                <w:rFonts w:ascii="Calibri" w:hAnsi="Calibri"/>
                <w:sz w:val="20"/>
                <w:szCs w:val="20"/>
                <w:lang w:val="en-CA"/>
              </w:rPr>
              <w:t>geologictime.sch</w:t>
            </w:r>
          </w:p>
        </w:tc>
      </w:tr>
    </w:tbl>
    <w:p w14:paraId="6D36425E" w14:textId="77777777" w:rsidR="000419EF" w:rsidRDefault="000419EF" w:rsidP="0068411B">
      <w:pPr>
        <w:rPr>
          <w:lang w:val="en-CA"/>
        </w:rPr>
      </w:pPr>
    </w:p>
    <w:p w14:paraId="1FDCF2E6" w14:textId="0D35F5BD" w:rsidR="00CE5B49" w:rsidRDefault="00CE5B49" w:rsidP="00CE5B49">
      <w:r>
        <w:t xml:space="preserve">All the elements from the geologic time package must be schema valid according to the XSD document provided at </w:t>
      </w:r>
      <w:r w:rsidRPr="005372A3">
        <w:t>http://schemas.opengis.net/gsml</w:t>
      </w:r>
      <w:r w:rsidR="004832DE">
        <w:t>/4.1/</w:t>
      </w:r>
      <w:r w:rsidRPr="005372A3">
        <w:t>g</w:t>
      </w:r>
      <w:r>
        <w:t>eologicTime</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6A210230" w:rsidR="00CE5B49" w:rsidRPr="00D12552" w:rsidRDefault="00CE5B49" w:rsidP="000419EF">
            <w:pPr>
              <w:pStyle w:val="Tabletext10"/>
              <w:jc w:val="left"/>
              <w:rPr>
                <w:rStyle w:val="reqtext"/>
                <w:lang w:val="en-CA"/>
              </w:rPr>
            </w:pPr>
            <w:r w:rsidRPr="005372A3">
              <w:rPr>
                <w:rStyle w:val="reqtext"/>
                <w:lang w:val="en-CA"/>
              </w:rPr>
              <w:t xml:space="preserve">XML instance document </w:t>
            </w:r>
            <w:r w:rsidR="000419EF">
              <w:rPr>
                <w:rStyle w:val="reqtext"/>
                <w:lang w:val="en-CA"/>
              </w:rPr>
              <w:t>SHALL</w:t>
            </w:r>
            <w:r w:rsidR="000419EF" w:rsidRPr="005372A3">
              <w:rPr>
                <w:rStyle w:val="reqtext"/>
                <w:lang w:val="en-CA"/>
              </w:rPr>
              <w:t xml:space="preserve"> </w:t>
            </w:r>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Pr>
                <w:rStyle w:val="reqtext"/>
                <w:lang w:val="en-CA"/>
              </w:rPr>
              <w:t>geologictime</w:t>
            </w:r>
            <w:r w:rsidRPr="005372A3">
              <w:rPr>
                <w:rStyle w:val="reqtext"/>
                <w:lang w:val="en-CA"/>
              </w:rPr>
              <w:t>.xsd</w:t>
            </w:r>
            <w:r w:rsidR="00B8253A">
              <w:rPr>
                <w:rStyle w:val="reqtext"/>
                <w:lang w:val="en-CA"/>
              </w:rPr>
              <w:t>.</w:t>
            </w:r>
          </w:p>
        </w:tc>
      </w:tr>
    </w:tbl>
    <w:p w14:paraId="196969B3" w14:textId="77777777" w:rsidR="00CE5B49" w:rsidRDefault="00CE5B49" w:rsidP="00CE5B49"/>
    <w:p w14:paraId="7C08BBAF" w14:textId="0F5DE3ED" w:rsidR="00CE5B49" w:rsidRDefault="00CE5B49" w:rsidP="00CE5B49">
      <w:r>
        <w:t>All the elements from basic must pass the schematron rule</w:t>
      </w:r>
      <w:r w:rsidR="00CE2547">
        <w:t>s</w:t>
      </w:r>
      <w:r>
        <w:t xml:space="preserve"> defined in the schematron file located at </w:t>
      </w:r>
      <w:hyperlink r:id="rId154" w:history="1">
        <w:r w:rsidRPr="00140F09">
          <w:rPr>
            <w:rStyle w:val="Hyperlink"/>
          </w:rPr>
          <w:t>http://schemas.opengis.net/gsml</w:t>
        </w:r>
        <w:r w:rsidR="004832DE">
          <w:rPr>
            <w:rStyle w:val="Hyperlink"/>
          </w:rPr>
          <w:t>/4.1/</w:t>
        </w:r>
        <w:r w:rsidRPr="00140F09">
          <w:rPr>
            <w:rStyle w:val="Hyperlink"/>
          </w:rPr>
          <w:t>geologictime.sch</w:t>
        </w:r>
      </w:hyperlink>
      <w:r w:rsidR="00B8253A">
        <w:rPr>
          <w:rStyle w:val="Hyperlink"/>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1FFDB193" w:rsidR="00CE5B49" w:rsidRPr="00D12552" w:rsidRDefault="00CE5B49" w:rsidP="000419EF">
            <w:pPr>
              <w:pStyle w:val="Tabletext10"/>
              <w:jc w:val="left"/>
              <w:rPr>
                <w:rStyle w:val="reqtext"/>
                <w:lang w:val="en-CA"/>
              </w:rPr>
            </w:pPr>
            <w:r w:rsidRPr="005372A3">
              <w:rPr>
                <w:rStyle w:val="reqtext"/>
                <w:lang w:val="en-CA"/>
              </w:rPr>
              <w:t xml:space="preserve">XML instance document </w:t>
            </w:r>
            <w:r w:rsidR="000419EF">
              <w:rPr>
                <w:rStyle w:val="reqtext"/>
                <w:lang w:val="en-CA"/>
              </w:rPr>
              <w:t>SHALL</w:t>
            </w:r>
            <w:r w:rsidR="000419EF"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r w:rsidR="004832DE">
              <w:rPr>
                <w:rStyle w:val="reqtext"/>
                <w:lang w:val="en-CA"/>
              </w:rPr>
              <w:t>/4.1/</w:t>
            </w:r>
            <w:r>
              <w:rPr>
                <w:rStyle w:val="reqtext"/>
                <w:lang w:val="en-CA"/>
              </w:rPr>
              <w:t>geologictime.sch</w:t>
            </w:r>
            <w:r w:rsidR="00B8253A">
              <w:rPr>
                <w:rStyle w:val="reqtext"/>
                <w:lang w:val="en-CA"/>
              </w:rPr>
              <w:t>.</w:t>
            </w:r>
          </w:p>
        </w:tc>
      </w:tr>
    </w:tbl>
    <w:p w14:paraId="40C1D197" w14:textId="77777777" w:rsidR="00CE5B49" w:rsidRDefault="00CE5B49" w:rsidP="00CE5B49"/>
    <w:p w14:paraId="7CA6A38A" w14:textId="77777777" w:rsidR="00CE5B49" w:rsidRPr="006A7DD0" w:rsidRDefault="00CE5B49" w:rsidP="006A7DD0"/>
    <w:p w14:paraId="263D1CA9" w14:textId="4315B3EF" w:rsidR="003666A1" w:rsidRDefault="003666A1" w:rsidP="003666A1">
      <w:pPr>
        <w:pStyle w:val="Heading2"/>
        <w:rPr>
          <w:lang w:val="en-CA"/>
        </w:rPr>
      </w:pPr>
      <w:bookmarkStart w:id="584" w:name="_Toc456947022"/>
      <w:r w:rsidRPr="00D12552">
        <w:rPr>
          <w:lang w:val="en-CA"/>
        </w:rPr>
        <w:t xml:space="preserve">GeoSciML </w:t>
      </w:r>
      <w:r>
        <w:rPr>
          <w:lang w:val="en-CA"/>
        </w:rPr>
        <w:t>Borehole</w:t>
      </w:r>
      <w:r w:rsidRPr="00D12552">
        <w:rPr>
          <w:lang w:val="en-CA"/>
        </w:rPr>
        <w:t xml:space="preserve"> </w:t>
      </w:r>
      <w:r>
        <w:rPr>
          <w:lang w:val="en-CA"/>
        </w:rPr>
        <w:t xml:space="preserve">XML </w:t>
      </w:r>
      <w:r w:rsidRPr="00D12552">
        <w:rPr>
          <w:lang w:val="en-CA"/>
        </w:rPr>
        <w:t xml:space="preserve">Requirements </w:t>
      </w:r>
      <w:r w:rsidR="00D458B7" w:rsidRPr="00D12552">
        <w:rPr>
          <w:lang w:val="en-CA"/>
        </w:rPr>
        <w:t>Class</w:t>
      </w:r>
      <w:r w:rsidR="00D458B7">
        <w:rPr>
          <w:lang w:val="en-CA"/>
        </w:rPr>
        <w:t xml:space="preserve"> </w:t>
      </w:r>
      <w:r w:rsidR="00D458B7">
        <w:t>(</w:t>
      </w:r>
      <w:r w:rsidR="00052694">
        <w:t>Normative)</w:t>
      </w:r>
      <w:bookmarkEnd w:id="584"/>
    </w:p>
    <w:p w14:paraId="10B64978" w14:textId="77777777" w:rsid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7AF3FA74"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2C6AD51" w14:textId="77777777" w:rsidR="000419EF" w:rsidRPr="000419EF" w:rsidRDefault="000419EF" w:rsidP="00B61014">
            <w:pPr>
              <w:keepNext/>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lastRenderedPageBreak/>
              <w:t>Requirements Class</w:t>
            </w:r>
          </w:p>
        </w:tc>
      </w:tr>
      <w:tr w:rsidR="000419EF" w:rsidRPr="000419EF" w14:paraId="240DC588"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7CDC21E8" w14:textId="736B8EE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Style w:val="requri"/>
                <w:rFonts w:ascii="Calibri" w:hAnsi="Calibri"/>
                <w:sz w:val="20"/>
                <w:szCs w:val="20"/>
                <w:lang w:val="en-CA"/>
              </w:rPr>
              <w:t>/req/gsml4xsd-borehole</w:t>
            </w:r>
          </w:p>
        </w:tc>
      </w:tr>
      <w:tr w:rsidR="000419EF" w:rsidRPr="000419EF" w14:paraId="332E37DD" w14:textId="77777777" w:rsidTr="00B61014">
        <w:tc>
          <w:tcPr>
            <w:tcW w:w="1809" w:type="dxa"/>
            <w:tcBorders>
              <w:top w:val="single" w:sz="12" w:space="0" w:color="auto"/>
              <w:left w:val="single" w:sz="12" w:space="0" w:color="auto"/>
              <w:bottom w:val="single" w:sz="4" w:space="0" w:color="auto"/>
              <w:right w:val="single" w:sz="4" w:space="0" w:color="auto"/>
            </w:tcBorders>
          </w:tcPr>
          <w:p w14:paraId="3F5FBCCF"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6DB3933"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Data instance</w:t>
            </w:r>
          </w:p>
        </w:tc>
      </w:tr>
      <w:tr w:rsidR="000419EF" w:rsidRPr="000419EF" w14:paraId="72927899" w14:textId="77777777" w:rsidTr="00B61014">
        <w:tc>
          <w:tcPr>
            <w:tcW w:w="1809" w:type="dxa"/>
            <w:tcBorders>
              <w:top w:val="single" w:sz="4" w:space="0" w:color="auto"/>
              <w:left w:val="single" w:sz="12" w:space="0" w:color="auto"/>
              <w:bottom w:val="single" w:sz="4" w:space="0" w:color="auto"/>
              <w:right w:val="single" w:sz="4" w:space="0" w:color="auto"/>
            </w:tcBorders>
          </w:tcPr>
          <w:p w14:paraId="0F21E710"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2AA191F" w14:textId="05E3BD65" w:rsidR="000419EF" w:rsidRPr="000419EF" w:rsidRDefault="000419EF" w:rsidP="000419EF">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w:t>
            </w:r>
            <w:r>
              <w:rPr>
                <w:rFonts w:ascii="Calibri" w:eastAsia="MS Mincho" w:hAnsi="Calibri"/>
                <w:sz w:val="20"/>
                <w:szCs w:val="20"/>
                <w:lang w:val="en-CA"/>
              </w:rPr>
              <w:t>borehole</w:t>
            </w:r>
          </w:p>
        </w:tc>
      </w:tr>
      <w:tr w:rsidR="000419EF" w:rsidRPr="000419EF" w14:paraId="25C855A4" w14:textId="77777777" w:rsidTr="00B61014">
        <w:tc>
          <w:tcPr>
            <w:tcW w:w="1809" w:type="dxa"/>
            <w:tcBorders>
              <w:top w:val="single" w:sz="4" w:space="0" w:color="auto"/>
              <w:left w:val="single" w:sz="12" w:space="0" w:color="auto"/>
              <w:bottom w:val="single" w:sz="4" w:space="0" w:color="auto"/>
              <w:right w:val="single" w:sz="4" w:space="0" w:color="auto"/>
            </w:tcBorders>
          </w:tcPr>
          <w:p w14:paraId="78298A94"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CB6397D"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/req/gsml4xsd-</w:t>
            </w:r>
            <w:r>
              <w:rPr>
                <w:rFonts w:ascii="Calibri" w:eastAsia="MS Mincho" w:hAnsi="Calibri"/>
                <w:sz w:val="20"/>
                <w:szCs w:val="20"/>
                <w:lang w:val="en-CA"/>
              </w:rPr>
              <w:t>core</w:t>
            </w:r>
          </w:p>
        </w:tc>
      </w:tr>
      <w:tr w:rsidR="000419EF" w:rsidRPr="000419EF" w14:paraId="6984DD50"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18A3758"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E79D85F" w14:textId="362C9BF7" w:rsidR="000419EF" w:rsidRDefault="000419EF" w:rsidP="00B61014">
            <w:pPr>
              <w:spacing w:before="100" w:beforeAutospacing="1" w:after="100" w:afterAutospacing="1" w:line="230" w:lineRule="atLeast"/>
              <w:rPr>
                <w:rStyle w:val="requri"/>
                <w:rFonts w:ascii="Calibri" w:eastAsia="MS Mincho" w:hAnsi="Calibri"/>
                <w:sz w:val="20"/>
                <w:szCs w:val="20"/>
                <w:lang w:val="en-CA"/>
              </w:rPr>
            </w:pPr>
            <w:r>
              <w:rPr>
                <w:rStyle w:val="requri"/>
                <w:rFonts w:ascii="Calibri" w:hAnsi="Calibri"/>
                <w:sz w:val="20"/>
                <w:szCs w:val="20"/>
                <w:lang w:val="en-CA"/>
              </w:rPr>
              <w:t>/req/gsml4xsd-borehole</w:t>
            </w:r>
            <w:r w:rsidRPr="000419EF">
              <w:rPr>
                <w:rStyle w:val="requri"/>
                <w:rFonts w:ascii="Calibri" w:hAnsi="Calibri"/>
                <w:sz w:val="20"/>
                <w:szCs w:val="20"/>
                <w:lang w:val="en-CA"/>
              </w:rPr>
              <w:t>/xsd</w:t>
            </w:r>
            <w:r w:rsidRPr="000419EF">
              <w:rPr>
                <w:rStyle w:val="requri"/>
                <w:rFonts w:ascii="Calibri" w:eastAsia="MS Mincho" w:hAnsi="Calibri"/>
                <w:sz w:val="20"/>
                <w:szCs w:val="20"/>
                <w:lang w:val="en-CA"/>
              </w:rPr>
              <w:t xml:space="preserve"> </w:t>
            </w:r>
          </w:p>
          <w:p w14:paraId="236EB790" w14:textId="629209E6" w:rsidR="000419EF" w:rsidRPr="000419EF" w:rsidRDefault="000419EF" w:rsidP="000419EF">
            <w:pPr>
              <w:spacing w:before="100" w:beforeAutospacing="1" w:after="100" w:afterAutospacing="1" w:line="230" w:lineRule="atLeast"/>
              <w:rPr>
                <w:rFonts w:ascii="Calibri" w:eastAsia="MS Mincho" w:hAnsi="Calibri"/>
                <w:sz w:val="20"/>
                <w:szCs w:val="20"/>
                <w:lang w:val="en-CA"/>
              </w:rPr>
            </w:pPr>
            <w:r w:rsidRPr="000419EF">
              <w:rPr>
                <w:rFonts w:ascii="Calibri" w:eastAsia="MS Mincho" w:hAnsi="Calibri"/>
                <w:sz w:val="20"/>
                <w:szCs w:val="20"/>
                <w:lang w:val="en-CA"/>
              </w:rPr>
              <w:t>XML instance document shall validate with schema located at   http://schemas.opengis.net/gsml</w:t>
            </w:r>
            <w:r w:rsidR="004832DE">
              <w:rPr>
                <w:rFonts w:ascii="Calibri" w:eastAsia="MS Mincho" w:hAnsi="Calibri"/>
                <w:sz w:val="20"/>
                <w:szCs w:val="20"/>
                <w:lang w:val="en-CA"/>
              </w:rPr>
              <w:t>/4.1/</w:t>
            </w:r>
            <w:r>
              <w:rPr>
                <w:rFonts w:ascii="Calibri" w:eastAsia="MS Mincho" w:hAnsi="Calibri"/>
                <w:sz w:val="20"/>
                <w:szCs w:val="20"/>
                <w:lang w:val="en-CA"/>
              </w:rPr>
              <w:t>borehole</w:t>
            </w:r>
            <w:r w:rsidRPr="000419EF">
              <w:rPr>
                <w:rFonts w:ascii="Calibri" w:eastAsia="MS Mincho" w:hAnsi="Calibri"/>
                <w:sz w:val="20"/>
                <w:szCs w:val="20"/>
                <w:lang w:val="en-CA"/>
              </w:rPr>
              <w:t>.xsd</w:t>
            </w:r>
          </w:p>
        </w:tc>
      </w:tr>
      <w:tr w:rsidR="000419EF" w:rsidRPr="000419EF" w14:paraId="08C06C64"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292B2346"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F50CC4" w14:textId="3666179F" w:rsidR="000419EF" w:rsidRDefault="000419EF" w:rsidP="00B61014">
            <w:pPr>
              <w:spacing w:before="100" w:beforeAutospacing="1" w:after="100" w:afterAutospacing="1" w:line="230" w:lineRule="atLeast"/>
              <w:rPr>
                <w:rStyle w:val="requri"/>
                <w:rFonts w:ascii="Calibri" w:hAnsi="Calibri"/>
                <w:sz w:val="20"/>
                <w:szCs w:val="20"/>
                <w:lang w:val="en-CA"/>
              </w:rPr>
            </w:pPr>
            <w:r>
              <w:rPr>
                <w:rStyle w:val="requri"/>
                <w:rFonts w:ascii="Calibri" w:hAnsi="Calibri"/>
                <w:sz w:val="20"/>
                <w:szCs w:val="20"/>
                <w:lang w:val="en-CA"/>
              </w:rPr>
              <w:t>/req/gsml4xsd-borehole</w:t>
            </w:r>
            <w:r w:rsidRPr="000419EF">
              <w:rPr>
                <w:rStyle w:val="requri"/>
                <w:rFonts w:ascii="Calibri" w:hAnsi="Calibri"/>
                <w:sz w:val="20"/>
                <w:szCs w:val="20"/>
                <w:lang w:val="en-CA"/>
              </w:rPr>
              <w:t xml:space="preserve">/sch </w:t>
            </w:r>
          </w:p>
          <w:p w14:paraId="31F7C153" w14:textId="1792B0EC" w:rsidR="000419EF" w:rsidRPr="000419EF" w:rsidRDefault="000419EF" w:rsidP="000419EF">
            <w:pPr>
              <w:spacing w:before="100" w:beforeAutospacing="1" w:after="100" w:afterAutospacing="1" w:line="230" w:lineRule="atLeast"/>
              <w:rPr>
                <w:rFonts w:ascii="Calibri" w:eastAsia="MS Mincho" w:hAnsi="Calibri"/>
                <w:b/>
                <w:sz w:val="20"/>
                <w:szCs w:val="20"/>
                <w:lang w:val="en-CA"/>
              </w:rPr>
            </w:pPr>
            <w:r w:rsidRPr="000419EF">
              <w:rPr>
                <w:rStyle w:val="reqtext"/>
                <w:rFonts w:ascii="Calibri" w:hAnsi="Calibri"/>
                <w:sz w:val="20"/>
                <w:szCs w:val="20"/>
                <w:lang w:val="en-CA"/>
              </w:rPr>
              <w:t xml:space="preserve">XML instance document shall </w:t>
            </w:r>
            <w:r w:rsidR="00CE2547">
              <w:rPr>
                <w:rStyle w:val="reqtext"/>
                <w:rFonts w:ascii="Calibri" w:hAnsi="Calibri"/>
                <w:sz w:val="20"/>
                <w:szCs w:val="20"/>
                <w:lang w:val="en-CA"/>
              </w:rPr>
              <w:t xml:space="preserve">pass schematron rules defined </w:t>
            </w:r>
            <w:r w:rsidRPr="000419EF">
              <w:rPr>
                <w:rStyle w:val="reqtext"/>
                <w:rFonts w:ascii="Calibri" w:hAnsi="Calibri"/>
                <w:sz w:val="20"/>
                <w:szCs w:val="20"/>
                <w:lang w:val="en-CA"/>
              </w:rPr>
              <w:t>in schematron file located at   http://schemas.opengis.net/gsml</w:t>
            </w:r>
            <w:r w:rsidR="004832DE">
              <w:rPr>
                <w:rStyle w:val="reqtext"/>
                <w:rFonts w:ascii="Calibri" w:hAnsi="Calibri"/>
                <w:sz w:val="20"/>
                <w:szCs w:val="20"/>
                <w:lang w:val="en-CA"/>
              </w:rPr>
              <w:t>/4.1/</w:t>
            </w:r>
            <w:r>
              <w:rPr>
                <w:rStyle w:val="reqtext"/>
                <w:rFonts w:ascii="Calibri" w:hAnsi="Calibri"/>
                <w:sz w:val="20"/>
                <w:szCs w:val="20"/>
                <w:lang w:val="en-CA"/>
              </w:rPr>
              <w:t>borehole</w:t>
            </w:r>
            <w:r w:rsidRPr="000419EF">
              <w:rPr>
                <w:rStyle w:val="reqtext"/>
                <w:rFonts w:ascii="Calibri" w:hAnsi="Calibri"/>
                <w:sz w:val="20"/>
                <w:szCs w:val="20"/>
                <w:lang w:val="en-CA"/>
              </w:rPr>
              <w:t>.sch</w:t>
            </w:r>
          </w:p>
        </w:tc>
      </w:tr>
    </w:tbl>
    <w:p w14:paraId="3EEE0E14" w14:textId="77777777" w:rsidR="000419EF" w:rsidRDefault="000419EF" w:rsidP="0068411B">
      <w:pPr>
        <w:rPr>
          <w:lang w:val="en-CA"/>
        </w:rPr>
      </w:pPr>
    </w:p>
    <w:p w14:paraId="24117225" w14:textId="719A0494" w:rsidR="00CE5B49" w:rsidRDefault="00CE5B49" w:rsidP="00CE5B49">
      <w:r>
        <w:t xml:space="preserve">All the elements from the borehole package must be schema valid according to the XSD document provided at </w:t>
      </w:r>
      <w:r w:rsidRPr="005372A3">
        <w:t>http://schemas.opengis.net/gsml</w:t>
      </w:r>
      <w:r w:rsidR="004832DE">
        <w:t>/4.1/</w:t>
      </w:r>
      <w:r>
        <w:t>borehole</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3CAEA078"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Pr>
                <w:rStyle w:val="reqtext"/>
                <w:lang w:val="en-CA"/>
              </w:rPr>
              <w:t>borehole</w:t>
            </w:r>
            <w:r w:rsidRPr="005372A3">
              <w:rPr>
                <w:rStyle w:val="reqtext"/>
                <w:lang w:val="en-CA"/>
              </w:rPr>
              <w:t>.xsd</w:t>
            </w:r>
            <w:r w:rsidR="00B8253A">
              <w:rPr>
                <w:rStyle w:val="reqtext"/>
                <w:lang w:val="en-CA"/>
              </w:rPr>
              <w:t>.</w:t>
            </w:r>
          </w:p>
        </w:tc>
      </w:tr>
    </w:tbl>
    <w:p w14:paraId="2408E5F2" w14:textId="77777777" w:rsidR="00CE5B49" w:rsidRDefault="00CE5B49" w:rsidP="00CE5B49"/>
    <w:p w14:paraId="046A2A7E" w14:textId="124EFB6E" w:rsidR="00CE5B49" w:rsidRDefault="00CE5B49" w:rsidP="00CE5B49">
      <w:r>
        <w:t xml:space="preserve">All the elements from basic must pass the schematron rule defined in the schematron file located at </w:t>
      </w:r>
      <w:r w:rsidRPr="00CE5B49">
        <w:t>http://schemas.opengis.net/gsml</w:t>
      </w:r>
      <w:r w:rsidR="004832DE">
        <w:t>/4.1/</w:t>
      </w:r>
      <w:r w:rsidRPr="00CE5B49">
        <w:t>borehole</w:t>
      </w:r>
      <w:r>
        <w:t>.sch</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7B106AA6"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r w:rsidR="004832DE">
              <w:rPr>
                <w:rStyle w:val="reqtext"/>
                <w:lang w:val="en-CA"/>
              </w:rPr>
              <w:t>/4.1/</w:t>
            </w:r>
            <w:r>
              <w:rPr>
                <w:rStyle w:val="reqtext"/>
                <w:lang w:val="en-CA"/>
              </w:rPr>
              <w:t>borehole.sch</w:t>
            </w:r>
            <w:r w:rsidR="00B8253A">
              <w:rPr>
                <w:rStyle w:val="reqtext"/>
                <w:lang w:val="en-CA"/>
              </w:rPr>
              <w:t>.</w:t>
            </w:r>
          </w:p>
        </w:tc>
      </w:tr>
    </w:tbl>
    <w:p w14:paraId="4959F28A" w14:textId="77777777" w:rsidR="00CE5B49" w:rsidRDefault="00CE5B49" w:rsidP="00CE5B49"/>
    <w:p w14:paraId="1ABA84DB" w14:textId="77777777" w:rsidR="00CE5B49" w:rsidRPr="006A7DD0" w:rsidRDefault="00CE5B49" w:rsidP="006A7DD0"/>
    <w:p w14:paraId="11813678" w14:textId="4CB406C7" w:rsidR="009B3BBD" w:rsidRDefault="009B3BBD" w:rsidP="009B3BBD">
      <w:pPr>
        <w:pStyle w:val="Heading2"/>
        <w:rPr>
          <w:lang w:val="en-CA"/>
        </w:rPr>
      </w:pPr>
      <w:bookmarkStart w:id="585" w:name="_Toc456947023"/>
      <w:r w:rsidRPr="00D12552">
        <w:rPr>
          <w:lang w:val="en-CA"/>
        </w:rPr>
        <w:t xml:space="preserve">GeoSciML </w:t>
      </w:r>
      <w:r>
        <w:rPr>
          <w:lang w:val="en-CA"/>
        </w:rPr>
        <w:t>Laboratory XML Analysis</w:t>
      </w:r>
      <w:r w:rsidRPr="00D12552">
        <w:rPr>
          <w:lang w:val="en-CA"/>
        </w:rPr>
        <w:t xml:space="preserve"> Requirements </w:t>
      </w:r>
      <w:r w:rsidR="00D458B7" w:rsidRPr="00D12552">
        <w:rPr>
          <w:lang w:val="en-CA"/>
        </w:rPr>
        <w:t>Class</w:t>
      </w:r>
      <w:r w:rsidR="00D458B7">
        <w:rPr>
          <w:lang w:val="en-CA"/>
        </w:rPr>
        <w:t xml:space="preserve"> </w:t>
      </w:r>
      <w:r w:rsidR="00D458B7">
        <w:t>(</w:t>
      </w:r>
      <w:r w:rsidR="00052694">
        <w:t>Normative)</w:t>
      </w:r>
      <w:bookmarkEnd w:id="585"/>
    </w:p>
    <w:p w14:paraId="7C74EBE4" w14:textId="77777777" w:rsidR="00C648D4" w:rsidRDefault="00C648D4" w:rsidP="00C648D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2CF3B35F"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E325BAC" w14:textId="77777777" w:rsidR="000419EF" w:rsidRPr="000419EF" w:rsidRDefault="000419EF" w:rsidP="00B61014">
            <w:pPr>
              <w:keepNext/>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Requirements Class</w:t>
            </w:r>
          </w:p>
        </w:tc>
      </w:tr>
      <w:tr w:rsidR="000419EF" w:rsidRPr="000419EF" w14:paraId="3A60D223"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C350DD8" w14:textId="4B5E5804"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Pr>
                <w:rStyle w:val="requri"/>
                <w:rFonts w:ascii="Calibri" w:hAnsi="Calibri"/>
                <w:sz w:val="20"/>
                <w:szCs w:val="20"/>
                <w:lang w:val="en-CA"/>
              </w:rPr>
              <w:t>/req/gsml4xsd-lab</w:t>
            </w:r>
          </w:p>
        </w:tc>
      </w:tr>
      <w:tr w:rsidR="000419EF" w:rsidRPr="000419EF" w14:paraId="72B255CA" w14:textId="77777777" w:rsidTr="00B61014">
        <w:tc>
          <w:tcPr>
            <w:tcW w:w="1809" w:type="dxa"/>
            <w:tcBorders>
              <w:top w:val="single" w:sz="12" w:space="0" w:color="auto"/>
              <w:left w:val="single" w:sz="12" w:space="0" w:color="auto"/>
              <w:bottom w:val="single" w:sz="4" w:space="0" w:color="auto"/>
              <w:right w:val="single" w:sz="4" w:space="0" w:color="auto"/>
            </w:tcBorders>
          </w:tcPr>
          <w:p w14:paraId="2F6A6B2C"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09E4463"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Data instance</w:t>
            </w:r>
          </w:p>
        </w:tc>
      </w:tr>
      <w:tr w:rsidR="000419EF" w:rsidRPr="000419EF" w14:paraId="73B06893" w14:textId="77777777" w:rsidTr="00B61014">
        <w:tc>
          <w:tcPr>
            <w:tcW w:w="1809" w:type="dxa"/>
            <w:tcBorders>
              <w:top w:val="single" w:sz="4" w:space="0" w:color="auto"/>
              <w:left w:val="single" w:sz="12" w:space="0" w:color="auto"/>
              <w:bottom w:val="single" w:sz="4" w:space="0" w:color="auto"/>
              <w:right w:val="single" w:sz="4" w:space="0" w:color="auto"/>
            </w:tcBorders>
          </w:tcPr>
          <w:p w14:paraId="3E921FB1"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6D6A624" w14:textId="69D01126" w:rsidR="000419EF" w:rsidRPr="000419EF" w:rsidRDefault="000419EF" w:rsidP="000419EF">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w:t>
            </w:r>
            <w:r>
              <w:rPr>
                <w:rFonts w:ascii="Calibri" w:eastAsia="MS Mincho" w:hAnsi="Calibri"/>
                <w:sz w:val="20"/>
                <w:szCs w:val="20"/>
                <w:lang w:val="en-CA"/>
              </w:rPr>
              <w:t>lab</w:t>
            </w:r>
          </w:p>
        </w:tc>
      </w:tr>
      <w:tr w:rsidR="000419EF" w:rsidRPr="000419EF" w14:paraId="70D781B7" w14:textId="77777777" w:rsidTr="00B61014">
        <w:tc>
          <w:tcPr>
            <w:tcW w:w="1809" w:type="dxa"/>
            <w:tcBorders>
              <w:top w:val="single" w:sz="4" w:space="0" w:color="auto"/>
              <w:left w:val="single" w:sz="12" w:space="0" w:color="auto"/>
              <w:bottom w:val="single" w:sz="4" w:space="0" w:color="auto"/>
              <w:right w:val="single" w:sz="4" w:space="0" w:color="auto"/>
            </w:tcBorders>
          </w:tcPr>
          <w:p w14:paraId="51A8C3C4"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26B137D"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/req/gsml4xsd-</w:t>
            </w:r>
            <w:r>
              <w:rPr>
                <w:rFonts w:ascii="Calibri" w:eastAsia="MS Mincho" w:hAnsi="Calibri"/>
                <w:sz w:val="20"/>
                <w:szCs w:val="20"/>
                <w:lang w:val="en-CA"/>
              </w:rPr>
              <w:t>core</w:t>
            </w:r>
          </w:p>
        </w:tc>
      </w:tr>
      <w:tr w:rsidR="000419EF" w:rsidRPr="000419EF" w14:paraId="6D6252E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6984B7C"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B948D37" w14:textId="1550F6DF" w:rsidR="000419EF" w:rsidRDefault="000419EF" w:rsidP="00B61014">
            <w:pPr>
              <w:spacing w:before="100" w:beforeAutospacing="1" w:after="100" w:afterAutospacing="1" w:line="230" w:lineRule="atLeast"/>
              <w:rPr>
                <w:rStyle w:val="requri"/>
                <w:rFonts w:ascii="Calibri" w:eastAsia="MS Mincho" w:hAnsi="Calibri"/>
                <w:sz w:val="20"/>
                <w:szCs w:val="20"/>
                <w:lang w:val="en-CA"/>
              </w:rPr>
            </w:pPr>
            <w:r>
              <w:rPr>
                <w:rStyle w:val="requri"/>
                <w:rFonts w:ascii="Calibri" w:hAnsi="Calibri"/>
                <w:sz w:val="20"/>
                <w:szCs w:val="20"/>
                <w:lang w:val="en-CA"/>
              </w:rPr>
              <w:t>/req/gsml4xsd-lab</w:t>
            </w:r>
            <w:r w:rsidRPr="000419EF">
              <w:rPr>
                <w:rStyle w:val="requri"/>
                <w:rFonts w:ascii="Calibri" w:hAnsi="Calibri"/>
                <w:sz w:val="20"/>
                <w:szCs w:val="20"/>
                <w:lang w:val="en-CA"/>
              </w:rPr>
              <w:t>/xsd</w:t>
            </w:r>
            <w:r w:rsidRPr="000419EF">
              <w:rPr>
                <w:rStyle w:val="requri"/>
                <w:rFonts w:ascii="Calibri" w:eastAsia="MS Mincho" w:hAnsi="Calibri"/>
                <w:sz w:val="20"/>
                <w:szCs w:val="20"/>
                <w:lang w:val="en-CA"/>
              </w:rPr>
              <w:t xml:space="preserve"> </w:t>
            </w:r>
          </w:p>
          <w:p w14:paraId="3CFA6786" w14:textId="3FD84B48" w:rsidR="000419EF" w:rsidRPr="000419EF" w:rsidRDefault="000419EF" w:rsidP="00CE2547">
            <w:pPr>
              <w:spacing w:before="100" w:beforeAutospacing="1" w:after="100" w:afterAutospacing="1" w:line="230" w:lineRule="atLeast"/>
              <w:rPr>
                <w:rFonts w:ascii="Calibri" w:eastAsia="MS Mincho" w:hAnsi="Calibri"/>
                <w:sz w:val="20"/>
                <w:szCs w:val="20"/>
                <w:lang w:val="en-CA"/>
              </w:rPr>
            </w:pPr>
            <w:r w:rsidRPr="000419EF">
              <w:rPr>
                <w:rFonts w:ascii="Calibri" w:eastAsia="MS Mincho" w:hAnsi="Calibri"/>
                <w:sz w:val="20"/>
                <w:szCs w:val="20"/>
                <w:lang w:val="en-CA"/>
              </w:rPr>
              <w:t xml:space="preserve">XML instance document </w:t>
            </w:r>
            <w:r w:rsidR="00CE2547">
              <w:rPr>
                <w:rFonts w:ascii="Calibri" w:eastAsia="MS Mincho" w:hAnsi="Calibri"/>
                <w:sz w:val="20"/>
                <w:szCs w:val="20"/>
                <w:lang w:val="en-CA"/>
              </w:rPr>
              <w:t>SHALL</w:t>
            </w:r>
            <w:r w:rsidRPr="000419EF">
              <w:rPr>
                <w:rFonts w:ascii="Calibri" w:eastAsia="MS Mincho" w:hAnsi="Calibri"/>
                <w:sz w:val="20"/>
                <w:szCs w:val="20"/>
                <w:lang w:val="en-CA"/>
              </w:rPr>
              <w:t xml:space="preserve"> validate with schema located at   http://schemas.opengis.net/gsml</w:t>
            </w:r>
            <w:r w:rsidR="004832DE">
              <w:rPr>
                <w:rFonts w:ascii="Calibri" w:eastAsia="MS Mincho" w:hAnsi="Calibri"/>
                <w:sz w:val="20"/>
                <w:szCs w:val="20"/>
                <w:lang w:val="en-CA"/>
              </w:rPr>
              <w:t>/4.1/</w:t>
            </w:r>
            <w:r w:rsidRPr="00CE5B49">
              <w:rPr>
                <w:rStyle w:val="reqtext"/>
                <w:lang w:val="en-CA"/>
              </w:rPr>
              <w:t>laboratoryAnalysis-Specimen</w:t>
            </w:r>
            <w:r w:rsidRPr="000419EF">
              <w:rPr>
                <w:rFonts w:ascii="Calibri" w:eastAsia="MS Mincho" w:hAnsi="Calibri"/>
                <w:sz w:val="20"/>
                <w:szCs w:val="20"/>
                <w:lang w:val="en-CA"/>
              </w:rPr>
              <w:t>.xsd</w:t>
            </w:r>
          </w:p>
        </w:tc>
      </w:tr>
      <w:tr w:rsidR="000419EF" w:rsidRPr="000419EF" w14:paraId="00099277"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014205E"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F2AA112" w14:textId="5E7B24FA" w:rsidR="000419EF" w:rsidRDefault="000419EF" w:rsidP="00B61014">
            <w:pPr>
              <w:spacing w:before="100" w:beforeAutospacing="1" w:after="100" w:afterAutospacing="1" w:line="230" w:lineRule="atLeast"/>
              <w:rPr>
                <w:rStyle w:val="requri"/>
                <w:rFonts w:ascii="Calibri" w:hAnsi="Calibri"/>
                <w:sz w:val="20"/>
                <w:szCs w:val="20"/>
                <w:lang w:val="en-CA"/>
              </w:rPr>
            </w:pPr>
            <w:r>
              <w:rPr>
                <w:rStyle w:val="requri"/>
                <w:rFonts w:ascii="Calibri" w:hAnsi="Calibri"/>
                <w:sz w:val="20"/>
                <w:szCs w:val="20"/>
                <w:lang w:val="en-CA"/>
              </w:rPr>
              <w:t>/req/gsml4xsd-lab</w:t>
            </w:r>
            <w:r w:rsidRPr="000419EF">
              <w:rPr>
                <w:rStyle w:val="requri"/>
                <w:rFonts w:ascii="Calibri" w:hAnsi="Calibri"/>
                <w:sz w:val="20"/>
                <w:szCs w:val="20"/>
                <w:lang w:val="en-CA"/>
              </w:rPr>
              <w:t xml:space="preserve">/sch </w:t>
            </w:r>
          </w:p>
          <w:p w14:paraId="3172112C" w14:textId="67CCCF10" w:rsidR="000419EF" w:rsidRPr="000419EF" w:rsidRDefault="000419EF" w:rsidP="00CE2547">
            <w:pPr>
              <w:spacing w:before="100" w:beforeAutospacing="1" w:after="100" w:afterAutospacing="1" w:line="230" w:lineRule="atLeast"/>
              <w:rPr>
                <w:rFonts w:ascii="Calibri" w:eastAsia="MS Mincho" w:hAnsi="Calibri"/>
                <w:b/>
                <w:sz w:val="20"/>
                <w:szCs w:val="20"/>
                <w:lang w:val="en-CA"/>
              </w:rPr>
            </w:pPr>
            <w:r w:rsidRPr="000419EF">
              <w:rPr>
                <w:rStyle w:val="reqtext"/>
                <w:rFonts w:ascii="Calibri" w:hAnsi="Calibri"/>
                <w:sz w:val="20"/>
                <w:szCs w:val="20"/>
                <w:lang w:val="en-CA"/>
              </w:rPr>
              <w:t xml:space="preserve">XML instance document </w:t>
            </w:r>
            <w:r w:rsidR="00CE2547">
              <w:rPr>
                <w:rStyle w:val="reqtext"/>
                <w:rFonts w:ascii="Calibri" w:hAnsi="Calibri"/>
                <w:sz w:val="20"/>
                <w:szCs w:val="20"/>
                <w:lang w:val="en-CA"/>
              </w:rPr>
              <w:t>SHALL</w:t>
            </w:r>
            <w:r w:rsidRPr="000419EF">
              <w:rPr>
                <w:rStyle w:val="reqtext"/>
                <w:rFonts w:ascii="Calibri" w:hAnsi="Calibri"/>
                <w:sz w:val="20"/>
                <w:szCs w:val="20"/>
                <w:lang w:val="en-CA"/>
              </w:rPr>
              <w:t xml:space="preserve"> </w:t>
            </w:r>
            <w:r w:rsidR="00CE2547">
              <w:rPr>
                <w:rStyle w:val="reqtext"/>
                <w:rFonts w:ascii="Calibri" w:hAnsi="Calibri"/>
                <w:sz w:val="20"/>
                <w:szCs w:val="20"/>
                <w:lang w:val="en-CA"/>
              </w:rPr>
              <w:t xml:space="preserve">pass schematron rules defined </w:t>
            </w:r>
            <w:r w:rsidRPr="000419EF">
              <w:rPr>
                <w:rStyle w:val="reqtext"/>
                <w:rFonts w:ascii="Calibri" w:hAnsi="Calibri"/>
                <w:sz w:val="20"/>
                <w:szCs w:val="20"/>
                <w:lang w:val="en-CA"/>
              </w:rPr>
              <w:t>in schematron file located at   http://schemas.opengis.net/gsml</w:t>
            </w:r>
            <w:r w:rsidR="004832DE">
              <w:rPr>
                <w:rStyle w:val="reqtext"/>
                <w:rFonts w:ascii="Calibri" w:hAnsi="Calibri"/>
                <w:sz w:val="20"/>
                <w:szCs w:val="20"/>
                <w:lang w:val="en-CA"/>
              </w:rPr>
              <w:t>/4.1/</w:t>
            </w:r>
            <w:r w:rsidRPr="00CE5B49">
              <w:rPr>
                <w:rStyle w:val="reqtext"/>
                <w:lang w:val="en-CA"/>
              </w:rPr>
              <w:t>laboratoryAnalysis-Specimen</w:t>
            </w:r>
            <w:r w:rsidRPr="000419EF">
              <w:rPr>
                <w:rStyle w:val="reqtext"/>
                <w:rFonts w:ascii="Calibri" w:hAnsi="Calibri"/>
                <w:sz w:val="20"/>
                <w:szCs w:val="20"/>
                <w:lang w:val="en-CA"/>
              </w:rPr>
              <w:t>.sch</w:t>
            </w:r>
          </w:p>
        </w:tc>
      </w:tr>
    </w:tbl>
    <w:p w14:paraId="3495BE7D" w14:textId="77777777" w:rsidR="000419EF" w:rsidRDefault="000419EF" w:rsidP="00C648D4">
      <w:pPr>
        <w:rPr>
          <w:lang w:val="en-CA"/>
        </w:rPr>
      </w:pPr>
    </w:p>
    <w:p w14:paraId="02C8AAD5" w14:textId="373084B6" w:rsidR="00CE5B49" w:rsidRDefault="00CE5B49" w:rsidP="00CE5B49">
      <w:r>
        <w:t xml:space="preserve">All the elements from the laboratory analysis and </w:t>
      </w:r>
      <w:r w:rsidR="00D458B7">
        <w:t>specimen</w:t>
      </w:r>
      <w:r>
        <w:t xml:space="preserve"> package must be schema valid according to the XSD document provided at </w:t>
      </w:r>
      <w:r w:rsidRPr="005372A3">
        <w:t>http://schemas.opengis.net/gsml</w:t>
      </w:r>
      <w:r w:rsidR="004832DE">
        <w:t>/4.1/</w:t>
      </w:r>
      <w:r w:rsidRPr="00CE5B49">
        <w:t>laboratoryAnalysis-Specimen</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5B60032C"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sidRPr="00CE5B49">
              <w:rPr>
                <w:rStyle w:val="reqtext"/>
                <w:lang w:val="en-CA"/>
              </w:rPr>
              <w:t>laboratoryAnalysis-Specimen</w:t>
            </w:r>
            <w:r w:rsidRPr="005372A3">
              <w:rPr>
                <w:rStyle w:val="reqtext"/>
                <w:lang w:val="en-CA"/>
              </w:rPr>
              <w:t>.xsd</w:t>
            </w:r>
            <w:r w:rsidR="00B8253A">
              <w:rPr>
                <w:rStyle w:val="reqtext"/>
                <w:lang w:val="en-CA"/>
              </w:rPr>
              <w:t>.</w:t>
            </w:r>
          </w:p>
        </w:tc>
      </w:tr>
    </w:tbl>
    <w:p w14:paraId="13D96DC8" w14:textId="77777777" w:rsidR="00CE5B49" w:rsidRDefault="00CE5B49" w:rsidP="00CE5B49"/>
    <w:p w14:paraId="17554ECD" w14:textId="0D668CA6" w:rsidR="00CE5B49" w:rsidRDefault="00CE5B49" w:rsidP="00CE5B49">
      <w:r>
        <w:t xml:space="preserve">All the elements from basic must pass the schematron rule defined in the schematron file located at </w:t>
      </w:r>
      <w:r w:rsidRPr="00CE5B49">
        <w:t>http://schemas.opengis.net/gsml</w:t>
      </w:r>
      <w:r w:rsidR="004832DE">
        <w:t>/4.1/</w:t>
      </w:r>
      <w:r w:rsidRPr="00CE5B49">
        <w:t>laboratoryAnalysis-Specimen</w:t>
      </w:r>
      <w:r>
        <w:t>.sch</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322E71BB"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r w:rsidR="004832DE">
              <w:rPr>
                <w:rStyle w:val="reqtext"/>
                <w:lang w:val="en-CA"/>
              </w:rPr>
              <w:t>/4.1/</w:t>
            </w:r>
            <w:r w:rsidRPr="00CE5B49">
              <w:rPr>
                <w:rStyle w:val="reqtext"/>
                <w:lang w:val="en-CA"/>
              </w:rPr>
              <w:t>laboratoryAnalysis-Specimen</w:t>
            </w:r>
            <w:r>
              <w:rPr>
                <w:rStyle w:val="reqtext"/>
                <w:lang w:val="en-CA"/>
              </w:rPr>
              <w:t>.sch</w:t>
            </w:r>
            <w:r w:rsidR="00B8253A">
              <w:rPr>
                <w:rStyle w:val="reqtext"/>
                <w:lang w:val="en-CA"/>
              </w:rPr>
              <w:t>.</w:t>
            </w:r>
          </w:p>
        </w:tc>
      </w:tr>
    </w:tbl>
    <w:p w14:paraId="7F3DC502" w14:textId="5A05D939" w:rsidR="00334B16" w:rsidRDefault="00334B16" w:rsidP="00C648D4"/>
    <w:p w14:paraId="785773D2" w14:textId="77777777" w:rsidR="003C3333" w:rsidRPr="00AD7649" w:rsidRDefault="00334B16" w:rsidP="003C3333">
      <w:pPr>
        <w:rPr>
          <w:lang w:val="en-CA"/>
        </w:rPr>
      </w:pPr>
      <w:r>
        <w:br w:type="page"/>
      </w:r>
    </w:p>
    <w:p w14:paraId="4E0337D9" w14:textId="77777777" w:rsidR="003C3333" w:rsidRDefault="003C3333" w:rsidP="003C3333">
      <w:pPr>
        <w:pStyle w:val="Heading2"/>
        <w:rPr>
          <w:lang w:val="en-CA"/>
        </w:rPr>
      </w:pPr>
      <w:bookmarkStart w:id="586" w:name="_Toc456947024"/>
      <w:r>
        <w:rPr>
          <w:lang w:val="en-CA"/>
        </w:rPr>
        <w:lastRenderedPageBreak/>
        <w:t xml:space="preserve">Abstract </w:t>
      </w:r>
      <w:r w:rsidRPr="009B3BBD">
        <w:rPr>
          <w:lang w:val="en-CA"/>
        </w:rPr>
        <w:t xml:space="preserve">GeoSciML </w:t>
      </w:r>
      <w:r>
        <w:rPr>
          <w:lang w:val="en-CA"/>
        </w:rPr>
        <w:t>lite XML</w:t>
      </w:r>
      <w:r w:rsidRPr="009B3BBD">
        <w:rPr>
          <w:lang w:val="en-CA"/>
        </w:rPr>
        <w:t xml:space="preserve"> Requirements Class</w:t>
      </w:r>
      <w:r>
        <w:rPr>
          <w:lang w:val="en-CA"/>
        </w:rPr>
        <w:t xml:space="preserve"> (Normative)</w:t>
      </w:r>
      <w:bookmarkEnd w:id="586"/>
    </w:p>
    <w:p w14:paraId="6C8263B6" w14:textId="77777777" w:rsidR="003C3333" w:rsidRDefault="003C3333" w:rsidP="003C3333">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3C3333" w:rsidRPr="00432FFC" w14:paraId="40905E45" w14:textId="77777777" w:rsidTr="003811C7">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1381BD3" w14:textId="77777777" w:rsidR="003C3333" w:rsidRPr="00432FFC" w:rsidRDefault="003C3333" w:rsidP="003811C7">
            <w:pPr>
              <w:keepNext/>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Abstract Requirements Class</w:t>
            </w:r>
          </w:p>
        </w:tc>
      </w:tr>
      <w:tr w:rsidR="003C3333" w:rsidRPr="00432FFC" w14:paraId="4C847391" w14:textId="77777777" w:rsidTr="003811C7">
        <w:tc>
          <w:tcPr>
            <w:tcW w:w="8897" w:type="dxa"/>
            <w:gridSpan w:val="2"/>
            <w:tcBorders>
              <w:top w:val="single" w:sz="12" w:space="0" w:color="auto"/>
              <w:left w:val="single" w:sz="12" w:space="0" w:color="auto"/>
              <w:bottom w:val="single" w:sz="12" w:space="0" w:color="auto"/>
              <w:right w:val="single" w:sz="12" w:space="0" w:color="auto"/>
            </w:tcBorders>
          </w:tcPr>
          <w:p w14:paraId="7D7D5720"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Style w:val="requri"/>
                <w:rFonts w:ascii="Calibri" w:hAnsi="Calibri"/>
                <w:sz w:val="20"/>
                <w:szCs w:val="20"/>
                <w:lang w:val="en-CA"/>
              </w:rPr>
              <w:t>/req/</w:t>
            </w:r>
            <w:r>
              <w:rPr>
                <w:rStyle w:val="requri"/>
                <w:rFonts w:ascii="Calibri" w:hAnsi="Calibri"/>
                <w:sz w:val="20"/>
                <w:szCs w:val="20"/>
                <w:lang w:val="en-CA"/>
              </w:rPr>
              <w:t>gsml4xsd-lite</w:t>
            </w:r>
          </w:p>
        </w:tc>
      </w:tr>
      <w:tr w:rsidR="003C3333" w:rsidRPr="00432FFC" w14:paraId="14C88A1B" w14:textId="77777777" w:rsidTr="003811C7">
        <w:tc>
          <w:tcPr>
            <w:tcW w:w="1809" w:type="dxa"/>
            <w:tcBorders>
              <w:top w:val="single" w:sz="12" w:space="0" w:color="auto"/>
              <w:left w:val="single" w:sz="12" w:space="0" w:color="auto"/>
              <w:bottom w:val="single" w:sz="4" w:space="0" w:color="auto"/>
              <w:right w:val="single" w:sz="4" w:space="0" w:color="auto"/>
            </w:tcBorders>
          </w:tcPr>
          <w:p w14:paraId="10524EC8"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0A4FE9C" w14:textId="77777777" w:rsidR="003C3333" w:rsidRPr="00432FFC" w:rsidRDefault="003C3333" w:rsidP="003811C7">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Data instance</w:t>
            </w:r>
          </w:p>
        </w:tc>
      </w:tr>
      <w:tr w:rsidR="003C3333" w:rsidRPr="00432FFC" w14:paraId="189F3031" w14:textId="77777777" w:rsidTr="003811C7">
        <w:tc>
          <w:tcPr>
            <w:tcW w:w="1809" w:type="dxa"/>
            <w:tcBorders>
              <w:top w:val="single" w:sz="4" w:space="0" w:color="auto"/>
              <w:left w:val="single" w:sz="12" w:space="0" w:color="auto"/>
              <w:bottom w:val="single" w:sz="4" w:space="0" w:color="auto"/>
              <w:right w:val="single" w:sz="4" w:space="0" w:color="auto"/>
            </w:tcBorders>
          </w:tcPr>
          <w:p w14:paraId="6C66E2B5"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141CBC" w14:textId="77777777" w:rsidR="003C3333" w:rsidRPr="00432FFC" w:rsidRDefault="003C3333" w:rsidP="003811C7">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/req/</w:t>
            </w:r>
            <w:r>
              <w:rPr>
                <w:rFonts w:ascii="Calibri" w:eastAsia="MS Mincho" w:hAnsi="Calibri"/>
                <w:sz w:val="20"/>
                <w:szCs w:val="20"/>
                <w:lang w:val="en-CA"/>
              </w:rPr>
              <w:t>gsml4-lite</w:t>
            </w:r>
          </w:p>
        </w:tc>
      </w:tr>
      <w:tr w:rsidR="003C3333" w:rsidRPr="00432FFC" w14:paraId="518D6903" w14:textId="77777777" w:rsidTr="003811C7">
        <w:tc>
          <w:tcPr>
            <w:tcW w:w="1809" w:type="dxa"/>
            <w:tcBorders>
              <w:top w:val="single" w:sz="4" w:space="0" w:color="auto"/>
              <w:left w:val="single" w:sz="12" w:space="0" w:color="auto"/>
              <w:bottom w:val="single" w:sz="4" w:space="0" w:color="auto"/>
              <w:right w:val="single" w:sz="4" w:space="0" w:color="auto"/>
            </w:tcBorders>
          </w:tcPr>
          <w:p w14:paraId="2E087DC0"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6CD0033" w14:textId="77777777" w:rsidR="003C3333" w:rsidRPr="00432FFC" w:rsidRDefault="003C3333" w:rsidP="003811C7">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/req/gsml4xsd</w:t>
            </w:r>
          </w:p>
        </w:tc>
      </w:tr>
      <w:tr w:rsidR="003C3333" w:rsidRPr="00432FFC" w14:paraId="5C2ED9A5" w14:textId="77777777" w:rsidTr="003811C7">
        <w:tc>
          <w:tcPr>
            <w:tcW w:w="1809" w:type="dxa"/>
            <w:tcBorders>
              <w:top w:val="single" w:sz="4" w:space="0" w:color="auto"/>
              <w:left w:val="single" w:sz="12" w:space="0" w:color="auto"/>
              <w:bottom w:val="single" w:sz="4" w:space="0" w:color="auto"/>
              <w:right w:val="single" w:sz="4" w:space="0" w:color="auto"/>
            </w:tcBorders>
          </w:tcPr>
          <w:p w14:paraId="390272AE"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DF647D7" w14:textId="77777777" w:rsidR="003C3333" w:rsidRPr="00432FFC" w:rsidRDefault="003C3333" w:rsidP="003811C7">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GML Simple Feature OGC 10-100r3 SF-0</w:t>
            </w:r>
          </w:p>
        </w:tc>
      </w:tr>
      <w:tr w:rsidR="003C3333" w:rsidRPr="00432FFC" w14:paraId="61170A08"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0C608748"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E327DB1" w14:textId="77777777" w:rsidR="003C3333" w:rsidRPr="00432FFC" w:rsidRDefault="003C3333" w:rsidP="003811C7">
            <w:pPr>
              <w:spacing w:before="100" w:beforeAutospacing="1" w:after="100" w:afterAutospacing="1" w:line="230" w:lineRule="atLeast"/>
              <w:rPr>
                <w:rFonts w:ascii="Calibri" w:eastAsia="MS Mincho" w:hAnsi="Calibri"/>
                <w:b/>
                <w:sz w:val="20"/>
                <w:szCs w:val="20"/>
                <w:lang w:val="en-CA"/>
              </w:rPr>
            </w:pPr>
            <w:r w:rsidRPr="00432FFC">
              <w:rPr>
                <w:rStyle w:val="requri"/>
                <w:rFonts w:ascii="Calibri" w:hAnsi="Calibri"/>
                <w:sz w:val="20"/>
                <w:szCs w:val="20"/>
                <w:lang w:val="en-CA"/>
              </w:rPr>
              <w:t>/req/</w:t>
            </w:r>
            <w:r>
              <w:rPr>
                <w:rStyle w:val="requri"/>
                <w:rFonts w:ascii="Calibri" w:hAnsi="Calibri"/>
                <w:sz w:val="20"/>
                <w:szCs w:val="20"/>
                <w:lang w:val="en-CA"/>
              </w:rPr>
              <w:t>gsml4xsd-lite</w:t>
            </w:r>
            <w:r w:rsidRPr="00432FFC">
              <w:rPr>
                <w:rStyle w:val="requri"/>
                <w:rFonts w:ascii="Calibri" w:hAnsi="Calibri"/>
                <w:sz w:val="20"/>
                <w:szCs w:val="20"/>
                <w:lang w:val="en-CA"/>
              </w:rPr>
              <w:t>/SF-0</w:t>
            </w:r>
          </w:p>
          <w:p w14:paraId="220CD368" w14:textId="77777777" w:rsidR="003C3333" w:rsidRPr="00432FFC" w:rsidRDefault="003C3333" w:rsidP="003811C7">
            <w:pPr>
              <w:spacing w:before="100" w:beforeAutospacing="1" w:after="100" w:afterAutospacing="1" w:line="230" w:lineRule="atLeast"/>
              <w:rPr>
                <w:rFonts w:ascii="Calibri" w:eastAsia="MS Mincho" w:hAnsi="Calibri"/>
                <w:sz w:val="20"/>
                <w:szCs w:val="20"/>
                <w:lang w:val="en-CA"/>
              </w:rPr>
            </w:pPr>
            <w:r w:rsidRPr="00432FFC">
              <w:rPr>
                <w:rFonts w:ascii="Calibri" w:eastAsia="MS Mincho" w:hAnsi="Calibri"/>
                <w:sz w:val="20"/>
                <w:szCs w:val="20"/>
                <w:lang w:val="en-CA"/>
              </w:rPr>
              <w:t>XML instance document SHALL be compliant to GML Simple Feature Level 0.</w:t>
            </w:r>
          </w:p>
        </w:tc>
      </w:tr>
      <w:tr w:rsidR="003C3333" w:rsidRPr="00432FFC" w14:paraId="601A6983"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4BE8B929"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A143515" w14:textId="77777777" w:rsidR="003C3333" w:rsidRPr="00432FFC" w:rsidRDefault="003C3333" w:rsidP="003811C7">
            <w:pPr>
              <w:spacing w:before="100" w:beforeAutospacing="1" w:after="100" w:afterAutospacing="1" w:line="230" w:lineRule="atLeast"/>
              <w:rPr>
                <w:rFonts w:ascii="Calibri" w:eastAsia="MS Mincho" w:hAnsi="Calibri"/>
                <w:sz w:val="20"/>
                <w:szCs w:val="20"/>
                <w:lang w:val="en-CA"/>
              </w:rPr>
            </w:pPr>
            <w:r w:rsidRPr="00432FFC">
              <w:rPr>
                <w:rStyle w:val="requri"/>
                <w:rFonts w:ascii="Calibri" w:hAnsi="Calibri"/>
                <w:sz w:val="20"/>
                <w:szCs w:val="20"/>
                <w:lang w:val="en-CA"/>
              </w:rPr>
              <w:t>/req/</w:t>
            </w:r>
            <w:r>
              <w:rPr>
                <w:rStyle w:val="requri"/>
                <w:rFonts w:ascii="Calibri" w:hAnsi="Calibri"/>
                <w:sz w:val="20"/>
                <w:szCs w:val="20"/>
                <w:lang w:val="en-CA"/>
              </w:rPr>
              <w:t>gsml4xsd-lite</w:t>
            </w:r>
            <w:r w:rsidRPr="00432FFC">
              <w:rPr>
                <w:rStyle w:val="requri"/>
                <w:rFonts w:ascii="Calibri" w:hAnsi="Calibri"/>
                <w:sz w:val="20"/>
                <w:szCs w:val="20"/>
                <w:lang w:val="en-CA"/>
              </w:rPr>
              <w:t>/SF-0-simpletype</w:t>
            </w:r>
            <w:r w:rsidRPr="00432FFC">
              <w:rPr>
                <w:rFonts w:ascii="Calibri" w:eastAsia="MS Mincho" w:hAnsi="Calibri"/>
                <w:sz w:val="20"/>
                <w:szCs w:val="20"/>
                <w:lang w:val="en-CA"/>
              </w:rPr>
              <w:t xml:space="preserve"> </w:t>
            </w:r>
          </w:p>
          <w:p w14:paraId="344542A4" w14:textId="77777777" w:rsidR="003C3333" w:rsidRPr="00432FFC" w:rsidRDefault="003C3333" w:rsidP="003811C7">
            <w:pPr>
              <w:spacing w:before="100" w:beforeAutospacing="1" w:after="100" w:afterAutospacing="1" w:line="230" w:lineRule="atLeast"/>
              <w:rPr>
                <w:rFonts w:ascii="Calibri" w:eastAsia="MS Mincho" w:hAnsi="Calibri"/>
                <w:b/>
                <w:sz w:val="20"/>
                <w:szCs w:val="20"/>
                <w:lang w:val="en-CA"/>
              </w:rPr>
            </w:pPr>
            <w:r w:rsidRPr="00DA608A">
              <w:rPr>
                <w:rFonts w:ascii="Calibri" w:eastAsia="MS Mincho" w:hAnsi="Calibri"/>
                <w:sz w:val="20"/>
                <w:szCs w:val="20"/>
                <w:lang w:val="en-CA"/>
              </w:rPr>
              <w:t>User defined elements SHALL be XSD simpleType.</w:t>
            </w:r>
          </w:p>
        </w:tc>
      </w:tr>
      <w:tr w:rsidR="003C3333" w:rsidRPr="00432FFC" w14:paraId="19F93842"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704EC1EB"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187253D4" w14:textId="77777777" w:rsidR="003C3333" w:rsidRPr="00432FFC" w:rsidRDefault="003C3333" w:rsidP="003811C7">
            <w:pPr>
              <w:spacing w:before="100" w:beforeAutospacing="1" w:after="100" w:afterAutospacing="1" w:line="230" w:lineRule="atLeast"/>
              <w:jc w:val="both"/>
              <w:rPr>
                <w:rStyle w:val="reqtext"/>
                <w:rFonts w:ascii="Calibri" w:hAnsi="Calibri"/>
                <w:sz w:val="20"/>
                <w:szCs w:val="20"/>
                <w:lang w:val="en-CA"/>
              </w:rPr>
            </w:pPr>
            <w:r w:rsidRPr="00432FFC">
              <w:rPr>
                <w:rStyle w:val="requri"/>
                <w:rFonts w:ascii="Calibri" w:hAnsi="Calibri"/>
                <w:sz w:val="20"/>
                <w:szCs w:val="20"/>
                <w:lang w:val="en-CA"/>
              </w:rPr>
              <w:t>/req/</w:t>
            </w:r>
            <w:r>
              <w:rPr>
                <w:rStyle w:val="requri"/>
                <w:rFonts w:ascii="Calibri" w:hAnsi="Calibri"/>
                <w:sz w:val="20"/>
                <w:szCs w:val="20"/>
                <w:lang w:val="en-CA"/>
              </w:rPr>
              <w:t>gsml4xsd-lite</w:t>
            </w:r>
            <w:r w:rsidRPr="00432FFC">
              <w:rPr>
                <w:rStyle w:val="requri"/>
                <w:rFonts w:ascii="Calibri" w:hAnsi="Calibri"/>
                <w:sz w:val="20"/>
                <w:szCs w:val="20"/>
                <w:lang w:val="en-CA"/>
              </w:rPr>
              <w:t>/user-xsd</w:t>
            </w:r>
            <w:r w:rsidRPr="00432FFC">
              <w:rPr>
                <w:rStyle w:val="reqtext"/>
                <w:rFonts w:ascii="Calibri" w:hAnsi="Calibri"/>
                <w:sz w:val="20"/>
                <w:szCs w:val="20"/>
                <w:lang w:val="en-CA"/>
              </w:rPr>
              <w:t xml:space="preserve"> </w:t>
            </w:r>
          </w:p>
          <w:p w14:paraId="75069E71" w14:textId="77777777" w:rsidR="003C3333" w:rsidRPr="00432FFC" w:rsidRDefault="003C3333" w:rsidP="003811C7">
            <w:pPr>
              <w:spacing w:before="100" w:beforeAutospacing="1" w:after="100" w:afterAutospacing="1" w:line="230" w:lineRule="atLeast"/>
              <w:jc w:val="both"/>
              <w:rPr>
                <w:rStyle w:val="requri"/>
                <w:rFonts w:ascii="Calibri" w:hAnsi="Calibri"/>
                <w:sz w:val="20"/>
                <w:szCs w:val="20"/>
                <w:lang w:val="en-CA"/>
              </w:rPr>
            </w:pPr>
            <w:r w:rsidRPr="00432FFC">
              <w:rPr>
                <w:rStyle w:val="reqtext"/>
                <w:rFonts w:ascii="Calibri" w:hAnsi="Calibri"/>
                <w:sz w:val="20"/>
                <w:szCs w:val="20"/>
                <w:lang w:val="en-CA"/>
              </w:rPr>
              <w:t>An XSD schema SHOULD be provided by data provider to validate user defined properties.</w:t>
            </w:r>
          </w:p>
        </w:tc>
      </w:tr>
      <w:tr w:rsidR="003C3333" w:rsidRPr="00432FFC" w14:paraId="01AA7C0B"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08F00257"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7A966638" w14:textId="77777777" w:rsidR="003C3333" w:rsidRPr="003C3333" w:rsidRDefault="003C3333" w:rsidP="003811C7">
            <w:pPr>
              <w:spacing w:before="100" w:beforeAutospacing="1" w:after="100" w:afterAutospacing="1" w:line="230" w:lineRule="atLeast"/>
              <w:jc w:val="both"/>
              <w:rPr>
                <w:rStyle w:val="requri"/>
                <w:rFonts w:ascii="Calibri" w:hAnsi="Calibri" w:cs="Arial"/>
                <w:b w:val="0"/>
                <w:sz w:val="20"/>
                <w:szCs w:val="20"/>
                <w:lang w:val="en-CA"/>
              </w:rPr>
            </w:pPr>
            <w:r w:rsidRPr="00432FFC">
              <w:rPr>
                <w:rStyle w:val="requri"/>
                <w:rFonts w:ascii="Calibri" w:hAnsi="Calibri"/>
                <w:sz w:val="20"/>
                <w:szCs w:val="20"/>
                <w:lang w:val="en-CA"/>
              </w:rPr>
              <w:t>/req/</w:t>
            </w:r>
            <w:r>
              <w:rPr>
                <w:rStyle w:val="requri"/>
                <w:rFonts w:ascii="Calibri" w:hAnsi="Calibri"/>
                <w:sz w:val="20"/>
                <w:szCs w:val="20"/>
                <w:lang w:val="en-CA"/>
              </w:rPr>
              <w:t>gsml4xsd-lite/user-ns</w:t>
            </w:r>
          </w:p>
          <w:p w14:paraId="76DC6F65" w14:textId="77777777" w:rsidR="003C3333" w:rsidRPr="003C3333" w:rsidRDefault="003C3333" w:rsidP="003811C7">
            <w:pPr>
              <w:spacing w:before="100" w:beforeAutospacing="1" w:after="100" w:afterAutospacing="1" w:line="230" w:lineRule="atLeast"/>
              <w:jc w:val="both"/>
              <w:rPr>
                <w:rStyle w:val="requri"/>
                <w:rFonts w:ascii="Calibri" w:hAnsi="Calibri"/>
                <w:b w:val="0"/>
                <w:sz w:val="20"/>
                <w:szCs w:val="20"/>
                <w:lang w:val="en-CA"/>
              </w:rPr>
            </w:pPr>
            <w:r w:rsidRPr="003C3333">
              <w:rPr>
                <w:rStyle w:val="requri"/>
                <w:rFonts w:ascii="Calibri" w:hAnsi="Calibri"/>
                <w:b w:val="0"/>
                <w:sz w:val="20"/>
                <w:szCs w:val="20"/>
                <w:lang w:val="en-CA"/>
              </w:rPr>
              <w:t>User properties SHOULD be defined in a namespace unique to a community or a data provider.</w:t>
            </w:r>
          </w:p>
        </w:tc>
      </w:tr>
    </w:tbl>
    <w:p w14:paraId="04655956" w14:textId="77777777" w:rsidR="003C3333" w:rsidRDefault="003C3333" w:rsidP="003C3333">
      <w:pPr>
        <w:rPr>
          <w:lang w:val="en-CA"/>
        </w:rPr>
      </w:pPr>
    </w:p>
    <w:p w14:paraId="3F20F995" w14:textId="5910E0EB" w:rsidR="003C3333" w:rsidRDefault="003C3333" w:rsidP="003C3333">
      <w:pPr>
        <w:rPr>
          <w:lang w:val="en-CA"/>
        </w:rPr>
      </w:pPr>
      <w:r>
        <w:rPr>
          <w:lang w:val="en-CA"/>
        </w:rPr>
        <w:t>The abstract lite encoding sets general encoding rule</w:t>
      </w:r>
      <w:r w:rsidR="00293652">
        <w:rPr>
          <w:lang w:val="en-CA"/>
        </w:rPr>
        <w:t>s for XML targets, regardless of</w:t>
      </w:r>
      <w:r>
        <w:rPr>
          <w:lang w:val="en-CA"/>
        </w:rPr>
        <w:t xml:space="preserve"> version of GML.</w:t>
      </w:r>
    </w:p>
    <w:p w14:paraId="6F13A295" w14:textId="77777777" w:rsidR="003C3333" w:rsidRDefault="003C3333" w:rsidP="003C3333">
      <w:r>
        <w:t xml:space="preserve">Lite schemas are meant to deliver simple content, consistent with simple scenarios described in GML Simple Feature Level 0 (OGC 10-100r3).  </w:t>
      </w:r>
      <w:commentRangeStart w:id="587"/>
      <w:r>
        <w:t>User defined properties must respect the same constrains as defined in SF-1 specification</w:t>
      </w:r>
      <w:commentRangeEnd w:id="587"/>
      <w:r>
        <w:rPr>
          <w:rStyle w:val="CommentReference"/>
        </w:rPr>
        <w:commentReference w:id="587"/>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410A8791" w14:textId="77777777" w:rsidTr="003811C7">
        <w:trPr>
          <w:cantSplit/>
        </w:trPr>
        <w:tc>
          <w:tcPr>
            <w:tcW w:w="4219" w:type="dxa"/>
            <w:tcBorders>
              <w:right w:val="nil"/>
            </w:tcBorders>
            <w:shd w:val="clear" w:color="auto" w:fill="auto"/>
          </w:tcPr>
          <w:p w14:paraId="5F511A66" w14:textId="77777777" w:rsidR="003C3333" w:rsidRPr="00D12552" w:rsidRDefault="003C3333" w:rsidP="003811C7">
            <w:pPr>
              <w:pStyle w:val="Tabletext10"/>
              <w:rPr>
                <w:rStyle w:val="requri"/>
                <w:lang w:val="en-CA"/>
              </w:rPr>
            </w:pPr>
            <w:r>
              <w:rPr>
                <w:rStyle w:val="requri"/>
                <w:lang w:val="en-CA"/>
              </w:rPr>
              <w:t>/req/gsml4xsd-lite</w:t>
            </w:r>
            <w:r w:rsidRPr="00D12552">
              <w:rPr>
                <w:rStyle w:val="requri"/>
                <w:lang w:val="en-CA"/>
              </w:rPr>
              <w:t>/</w:t>
            </w:r>
            <w:r>
              <w:rPr>
                <w:rStyle w:val="requri"/>
                <w:lang w:val="en-CA"/>
              </w:rPr>
              <w:t>SF-0</w:t>
            </w:r>
          </w:p>
        </w:tc>
        <w:tc>
          <w:tcPr>
            <w:tcW w:w="4678" w:type="dxa"/>
            <w:tcBorders>
              <w:left w:val="nil"/>
            </w:tcBorders>
            <w:shd w:val="clear" w:color="auto" w:fill="auto"/>
          </w:tcPr>
          <w:p w14:paraId="456EA707" w14:textId="77777777" w:rsidR="003C3333" w:rsidRPr="00D12552" w:rsidRDefault="003C3333" w:rsidP="003811C7">
            <w:pPr>
              <w:pStyle w:val="Tabletext10"/>
              <w:jc w:val="left"/>
              <w:rPr>
                <w:rStyle w:val="reqtext"/>
                <w:lang w:val="en-CA"/>
              </w:rPr>
            </w:pPr>
            <w:r w:rsidRPr="005372A3">
              <w:rPr>
                <w:rStyle w:val="reqtext"/>
                <w:lang w:val="en-CA"/>
              </w:rPr>
              <w:t xml:space="preserve">XML instance document </w:t>
            </w:r>
            <w:r>
              <w:rPr>
                <w:rStyle w:val="reqtext"/>
                <w:lang w:val="en-CA"/>
              </w:rPr>
              <w:t>SHALL be compliant to GML Simple Feature Level 0.</w:t>
            </w:r>
          </w:p>
        </w:tc>
      </w:tr>
    </w:tbl>
    <w:p w14:paraId="4BFF9F37" w14:textId="77777777" w:rsidR="003C3333" w:rsidRDefault="003C3333" w:rsidP="003C3333"/>
    <w:p w14:paraId="288BDD25" w14:textId="77777777" w:rsidR="003C3333" w:rsidRDefault="003C3333" w:rsidP="003C3333">
      <w:r>
        <w:t xml:space="preserve">Simple Feature defines 3 compliance levels summarized in </w:t>
      </w:r>
      <w:r>
        <w:fldChar w:fldCharType="begin"/>
      </w:r>
      <w:r>
        <w:instrText xml:space="preserve"> REF _Ref441409363 \h </w:instrText>
      </w:r>
      <w:r>
        <w:fldChar w:fldCharType="separate"/>
      </w:r>
      <w:r>
        <w:t xml:space="preserve">Table </w:t>
      </w:r>
      <w:r>
        <w:rPr>
          <w:noProof/>
        </w:rPr>
        <w:t>9</w:t>
      </w:r>
      <w:r>
        <w:fldChar w:fldCharType="end"/>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5"/>
        <w:gridCol w:w="1354"/>
        <w:gridCol w:w="1404"/>
        <w:gridCol w:w="1523"/>
      </w:tblGrid>
      <w:tr w:rsidR="003C3333" w:rsidRPr="00293652" w14:paraId="6CA5DBAA" w14:textId="77777777" w:rsidTr="003811C7">
        <w:tc>
          <w:tcPr>
            <w:tcW w:w="4576" w:type="dxa"/>
            <w:shd w:val="clear" w:color="auto" w:fill="auto"/>
          </w:tcPr>
          <w:p w14:paraId="18AF97F4" w14:textId="77777777" w:rsidR="003C3333" w:rsidRPr="00293652" w:rsidRDefault="003C3333" w:rsidP="003811C7">
            <w:pPr>
              <w:rPr>
                <w:rFonts w:ascii="Consolas" w:hAnsi="Consolas" w:cs="Consolas"/>
                <w:sz w:val="18"/>
                <w:szCs w:val="18"/>
              </w:rPr>
            </w:pPr>
          </w:p>
        </w:tc>
        <w:tc>
          <w:tcPr>
            <w:tcW w:w="1354" w:type="dxa"/>
            <w:shd w:val="clear" w:color="auto" w:fill="auto"/>
          </w:tcPr>
          <w:p w14:paraId="2365385F" w14:textId="77777777" w:rsidR="003C3333" w:rsidRPr="00293652" w:rsidRDefault="003C3333" w:rsidP="003811C7">
            <w:pPr>
              <w:autoSpaceDE w:val="0"/>
              <w:autoSpaceDN w:val="0"/>
              <w:adjustRightInd w:val="0"/>
              <w:spacing w:after="0"/>
              <w:jc w:val="center"/>
              <w:rPr>
                <w:rFonts w:ascii="Consolas" w:hAnsi="Consolas" w:cs="Consolas"/>
                <w:sz w:val="18"/>
                <w:szCs w:val="18"/>
              </w:rPr>
            </w:pPr>
            <w:r w:rsidRPr="00293652">
              <w:rPr>
                <w:rFonts w:ascii="Consolas" w:hAnsi="Consolas" w:cs="Consolas"/>
                <w:b/>
                <w:bCs/>
                <w:sz w:val="18"/>
                <w:szCs w:val="18"/>
                <w:lang w:val="en-CA" w:eastAsia="en-CA"/>
              </w:rPr>
              <w:t>Level SF-0</w:t>
            </w:r>
          </w:p>
        </w:tc>
        <w:tc>
          <w:tcPr>
            <w:tcW w:w="1403" w:type="dxa"/>
            <w:shd w:val="clear" w:color="auto" w:fill="auto"/>
          </w:tcPr>
          <w:p w14:paraId="7D3047FC" w14:textId="77777777" w:rsidR="003C3333" w:rsidRPr="00293652" w:rsidRDefault="003C3333" w:rsidP="003811C7">
            <w:pPr>
              <w:jc w:val="center"/>
              <w:rPr>
                <w:rFonts w:ascii="Consolas" w:hAnsi="Consolas" w:cs="Consolas"/>
                <w:sz w:val="18"/>
                <w:szCs w:val="18"/>
              </w:rPr>
            </w:pPr>
            <w:r w:rsidRPr="00293652">
              <w:rPr>
                <w:rFonts w:ascii="Consolas" w:hAnsi="Consolas" w:cs="Consolas"/>
                <w:b/>
                <w:bCs/>
                <w:sz w:val="18"/>
                <w:szCs w:val="18"/>
                <w:lang w:val="en-CA" w:eastAsia="en-CA"/>
              </w:rPr>
              <w:t>Level SF-1</w:t>
            </w:r>
          </w:p>
        </w:tc>
        <w:tc>
          <w:tcPr>
            <w:tcW w:w="1523" w:type="dxa"/>
            <w:shd w:val="clear" w:color="auto" w:fill="auto"/>
          </w:tcPr>
          <w:p w14:paraId="40468695" w14:textId="77777777" w:rsidR="003C3333" w:rsidRPr="00293652" w:rsidRDefault="003C3333" w:rsidP="003811C7">
            <w:pPr>
              <w:autoSpaceDE w:val="0"/>
              <w:autoSpaceDN w:val="0"/>
              <w:adjustRightInd w:val="0"/>
              <w:spacing w:after="0"/>
              <w:jc w:val="center"/>
              <w:rPr>
                <w:rFonts w:ascii="Consolas" w:hAnsi="Consolas" w:cs="Consolas"/>
                <w:b/>
                <w:bCs/>
                <w:sz w:val="18"/>
                <w:szCs w:val="18"/>
                <w:lang w:val="en-CA" w:eastAsia="en-CA"/>
              </w:rPr>
            </w:pPr>
            <w:r w:rsidRPr="00293652">
              <w:rPr>
                <w:rFonts w:ascii="Consolas" w:hAnsi="Consolas" w:cs="Consolas"/>
                <w:b/>
                <w:bCs/>
                <w:sz w:val="18"/>
                <w:szCs w:val="18"/>
                <w:lang w:val="en-CA" w:eastAsia="en-CA"/>
              </w:rPr>
              <w:t>Level SF-2</w:t>
            </w:r>
          </w:p>
        </w:tc>
      </w:tr>
      <w:tr w:rsidR="003C3333" w:rsidRPr="00293652" w14:paraId="1385B196" w14:textId="77777777" w:rsidTr="003811C7">
        <w:trPr>
          <w:trHeight w:val="478"/>
        </w:trPr>
        <w:tc>
          <w:tcPr>
            <w:tcW w:w="4576" w:type="dxa"/>
            <w:shd w:val="clear" w:color="auto" w:fill="auto"/>
          </w:tcPr>
          <w:p w14:paraId="31E90B49" w14:textId="77777777" w:rsidR="003C3333" w:rsidRPr="00293652" w:rsidRDefault="003C3333" w:rsidP="003811C7">
            <w:p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t>restricted set of built-in nonspatial</w:t>
            </w:r>
          </w:p>
          <w:p w14:paraId="5462B32E" w14:textId="77777777" w:rsidR="003C3333" w:rsidRPr="00293652" w:rsidRDefault="003C3333" w:rsidP="003811C7">
            <w:p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t>property types</w:t>
            </w:r>
          </w:p>
        </w:tc>
        <w:tc>
          <w:tcPr>
            <w:tcW w:w="1354" w:type="dxa"/>
            <w:shd w:val="clear" w:color="auto" w:fill="auto"/>
          </w:tcPr>
          <w:p w14:paraId="6980C65F"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1</w:t>
            </w:r>
          </w:p>
        </w:tc>
        <w:tc>
          <w:tcPr>
            <w:tcW w:w="1403" w:type="dxa"/>
            <w:shd w:val="clear" w:color="auto" w:fill="auto"/>
          </w:tcPr>
          <w:p w14:paraId="0C47227A"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1</w:t>
            </w:r>
          </w:p>
        </w:tc>
        <w:tc>
          <w:tcPr>
            <w:tcW w:w="1523" w:type="dxa"/>
            <w:shd w:val="clear" w:color="auto" w:fill="auto"/>
          </w:tcPr>
          <w:p w14:paraId="20024E61"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No</w:t>
            </w:r>
          </w:p>
        </w:tc>
      </w:tr>
      <w:tr w:rsidR="003C3333" w:rsidRPr="00293652" w14:paraId="3BB8D9E0" w14:textId="77777777" w:rsidTr="003811C7">
        <w:tc>
          <w:tcPr>
            <w:tcW w:w="4576" w:type="dxa"/>
            <w:shd w:val="clear" w:color="auto" w:fill="auto"/>
          </w:tcPr>
          <w:p w14:paraId="0AFA92E0" w14:textId="77777777" w:rsidR="003C3333" w:rsidRPr="00293652" w:rsidRDefault="003C3333" w:rsidP="003811C7">
            <w:pPr>
              <w:rPr>
                <w:rFonts w:ascii="Consolas" w:hAnsi="Consolas" w:cs="Consolas"/>
                <w:sz w:val="18"/>
                <w:szCs w:val="18"/>
                <w:lang w:val="en-CA" w:eastAsia="en-CA"/>
              </w:rPr>
            </w:pPr>
            <w:r w:rsidRPr="00293652">
              <w:rPr>
                <w:rFonts w:ascii="Consolas" w:hAnsi="Consolas" w:cs="Consolas"/>
                <w:sz w:val="18"/>
                <w:szCs w:val="18"/>
                <w:lang w:val="en-CA" w:eastAsia="en-CA"/>
              </w:rPr>
              <w:t>Restricted set of property-types</w:t>
            </w:r>
          </w:p>
        </w:tc>
        <w:tc>
          <w:tcPr>
            <w:tcW w:w="1354" w:type="dxa"/>
            <w:shd w:val="clear" w:color="auto" w:fill="auto"/>
          </w:tcPr>
          <w:p w14:paraId="49E14483"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2</w:t>
            </w:r>
          </w:p>
        </w:tc>
        <w:tc>
          <w:tcPr>
            <w:tcW w:w="1403" w:type="dxa"/>
            <w:shd w:val="clear" w:color="auto" w:fill="auto"/>
          </w:tcPr>
          <w:p w14:paraId="620E24B6"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2</w:t>
            </w:r>
          </w:p>
        </w:tc>
        <w:tc>
          <w:tcPr>
            <w:tcW w:w="1523" w:type="dxa"/>
            <w:shd w:val="clear" w:color="auto" w:fill="auto"/>
          </w:tcPr>
          <w:p w14:paraId="53A35320"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2</w:t>
            </w:r>
          </w:p>
        </w:tc>
      </w:tr>
      <w:tr w:rsidR="003C3333" w:rsidRPr="00293652" w14:paraId="2CFB6B6D" w14:textId="77777777" w:rsidTr="003811C7">
        <w:tc>
          <w:tcPr>
            <w:tcW w:w="4576" w:type="dxa"/>
            <w:shd w:val="clear" w:color="auto" w:fill="auto"/>
          </w:tcPr>
          <w:p w14:paraId="3D8B4BC1" w14:textId="77777777" w:rsidR="003C3333" w:rsidRPr="00293652" w:rsidRDefault="003C3333" w:rsidP="003811C7">
            <w:pPr>
              <w:rPr>
                <w:rFonts w:ascii="Consolas" w:hAnsi="Consolas" w:cs="Consolas"/>
                <w:sz w:val="18"/>
                <w:szCs w:val="18"/>
              </w:rPr>
            </w:pPr>
            <w:r w:rsidRPr="00293652">
              <w:rPr>
                <w:rFonts w:ascii="Consolas" w:hAnsi="Consolas" w:cs="Consolas"/>
                <w:sz w:val="18"/>
                <w:szCs w:val="18"/>
                <w:lang w:val="en-CA" w:eastAsia="en-CA"/>
              </w:rPr>
              <w:t>user-defined property types</w:t>
            </w:r>
          </w:p>
        </w:tc>
        <w:tc>
          <w:tcPr>
            <w:tcW w:w="1354" w:type="dxa"/>
            <w:shd w:val="clear" w:color="auto" w:fill="auto"/>
          </w:tcPr>
          <w:p w14:paraId="23E5FBBD"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No</w:t>
            </w:r>
          </w:p>
        </w:tc>
        <w:tc>
          <w:tcPr>
            <w:tcW w:w="1403" w:type="dxa"/>
            <w:shd w:val="clear" w:color="auto" w:fill="auto"/>
          </w:tcPr>
          <w:p w14:paraId="48F74638"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p>
        </w:tc>
        <w:tc>
          <w:tcPr>
            <w:tcW w:w="1523" w:type="dxa"/>
            <w:shd w:val="clear" w:color="auto" w:fill="auto"/>
          </w:tcPr>
          <w:p w14:paraId="514DB3E6"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p>
        </w:tc>
      </w:tr>
      <w:tr w:rsidR="003C3333" w:rsidRPr="00293652" w14:paraId="261358D2" w14:textId="77777777" w:rsidTr="003811C7">
        <w:tc>
          <w:tcPr>
            <w:tcW w:w="4576" w:type="dxa"/>
            <w:shd w:val="clear" w:color="auto" w:fill="auto"/>
          </w:tcPr>
          <w:p w14:paraId="44550B84" w14:textId="77777777" w:rsidR="003C3333" w:rsidRPr="00293652" w:rsidRDefault="003C3333" w:rsidP="003811C7">
            <w:pPr>
              <w:rPr>
                <w:rFonts w:ascii="Consolas" w:hAnsi="Consolas" w:cs="Consolas"/>
                <w:sz w:val="18"/>
                <w:szCs w:val="18"/>
              </w:rPr>
            </w:pPr>
            <w:r w:rsidRPr="00293652">
              <w:rPr>
                <w:rFonts w:ascii="Consolas" w:hAnsi="Consolas" w:cs="Consolas"/>
                <w:sz w:val="18"/>
                <w:szCs w:val="18"/>
                <w:lang w:val="en-CA" w:eastAsia="en-CA"/>
              </w:rPr>
              <w:t>use of nillable and xsi:nil</w:t>
            </w:r>
          </w:p>
        </w:tc>
        <w:tc>
          <w:tcPr>
            <w:tcW w:w="1354" w:type="dxa"/>
            <w:shd w:val="clear" w:color="auto" w:fill="auto"/>
          </w:tcPr>
          <w:p w14:paraId="0DA79568"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No</w:t>
            </w:r>
          </w:p>
        </w:tc>
        <w:tc>
          <w:tcPr>
            <w:tcW w:w="1403" w:type="dxa"/>
            <w:shd w:val="clear" w:color="auto" w:fill="auto"/>
          </w:tcPr>
          <w:p w14:paraId="711B7113"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p>
        </w:tc>
        <w:tc>
          <w:tcPr>
            <w:tcW w:w="1523" w:type="dxa"/>
            <w:shd w:val="clear" w:color="auto" w:fill="auto"/>
          </w:tcPr>
          <w:p w14:paraId="44CDCBE1"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p>
        </w:tc>
      </w:tr>
      <w:tr w:rsidR="003C3333" w:rsidRPr="00293652" w14:paraId="40F2FDCE" w14:textId="77777777" w:rsidTr="003811C7">
        <w:tc>
          <w:tcPr>
            <w:tcW w:w="4576" w:type="dxa"/>
            <w:shd w:val="clear" w:color="auto" w:fill="auto"/>
          </w:tcPr>
          <w:p w14:paraId="4F434136" w14:textId="77777777" w:rsidR="003C3333" w:rsidRPr="00293652" w:rsidRDefault="003C3333" w:rsidP="003811C7">
            <w:pPr>
              <w:rPr>
                <w:rFonts w:ascii="Consolas" w:hAnsi="Consolas" w:cs="Consolas"/>
                <w:sz w:val="18"/>
                <w:szCs w:val="18"/>
              </w:rPr>
            </w:pPr>
            <w:r w:rsidRPr="00293652">
              <w:rPr>
                <w:rFonts w:ascii="Consolas" w:hAnsi="Consolas" w:cs="Consolas"/>
                <w:sz w:val="18"/>
                <w:szCs w:val="18"/>
                <w:lang w:val="en-CA" w:eastAsia="en-CA"/>
              </w:rPr>
              <w:t>cardinality of properties</w:t>
            </w:r>
          </w:p>
        </w:tc>
        <w:tc>
          <w:tcPr>
            <w:tcW w:w="1354" w:type="dxa"/>
            <w:shd w:val="clear" w:color="auto" w:fill="auto"/>
          </w:tcPr>
          <w:p w14:paraId="6229950C"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0..1</w:t>
            </w:r>
          </w:p>
        </w:tc>
        <w:tc>
          <w:tcPr>
            <w:tcW w:w="1403" w:type="dxa"/>
            <w:shd w:val="clear" w:color="auto" w:fill="auto"/>
          </w:tcPr>
          <w:p w14:paraId="7047E4CB" w14:textId="6377C2CF"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0..unbou</w:t>
            </w:r>
            <w:r w:rsidR="00293652">
              <w:rPr>
                <w:rFonts w:ascii="Consolas" w:hAnsi="Consolas" w:cs="Consolas"/>
                <w:sz w:val="18"/>
                <w:szCs w:val="18"/>
              </w:rPr>
              <w:t>n</w:t>
            </w:r>
            <w:r w:rsidRPr="00293652">
              <w:rPr>
                <w:rFonts w:ascii="Consolas" w:hAnsi="Consolas" w:cs="Consolas"/>
                <w:sz w:val="18"/>
                <w:szCs w:val="18"/>
              </w:rPr>
              <w:t>ded</w:t>
            </w:r>
          </w:p>
        </w:tc>
        <w:tc>
          <w:tcPr>
            <w:tcW w:w="1523" w:type="dxa"/>
            <w:shd w:val="clear" w:color="auto" w:fill="auto"/>
          </w:tcPr>
          <w:p w14:paraId="11212E1E"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0..unbounded</w:t>
            </w:r>
          </w:p>
        </w:tc>
      </w:tr>
      <w:tr w:rsidR="003C3333" w:rsidRPr="00293652" w14:paraId="1B6865CC" w14:textId="77777777" w:rsidTr="003811C7">
        <w:tc>
          <w:tcPr>
            <w:tcW w:w="4576" w:type="dxa"/>
            <w:shd w:val="clear" w:color="auto" w:fill="auto"/>
          </w:tcPr>
          <w:p w14:paraId="44FF978F" w14:textId="77777777" w:rsidR="003C3333" w:rsidRPr="00293652" w:rsidRDefault="003C3333" w:rsidP="003811C7">
            <w:p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lastRenderedPageBreak/>
              <w:t>non-spatial property values</w:t>
            </w:r>
          </w:p>
          <w:p w14:paraId="1C662CFB" w14:textId="77777777" w:rsidR="003C3333" w:rsidRPr="00293652" w:rsidRDefault="003C3333" w:rsidP="003811C7">
            <w:p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t>references</w:t>
            </w:r>
          </w:p>
        </w:tc>
        <w:tc>
          <w:tcPr>
            <w:tcW w:w="1354" w:type="dxa"/>
            <w:shd w:val="clear" w:color="auto" w:fill="auto"/>
          </w:tcPr>
          <w:p w14:paraId="16D85F78"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3</w:t>
            </w:r>
          </w:p>
        </w:tc>
        <w:tc>
          <w:tcPr>
            <w:tcW w:w="1403" w:type="dxa"/>
            <w:shd w:val="clear" w:color="auto" w:fill="auto"/>
          </w:tcPr>
          <w:p w14:paraId="05D3409C"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3</w:t>
            </w:r>
          </w:p>
        </w:tc>
        <w:tc>
          <w:tcPr>
            <w:tcW w:w="1523" w:type="dxa"/>
            <w:shd w:val="clear" w:color="auto" w:fill="auto"/>
          </w:tcPr>
          <w:p w14:paraId="14625520"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p>
        </w:tc>
      </w:tr>
      <w:tr w:rsidR="003C3333" w:rsidRPr="00293652" w14:paraId="56C496AC" w14:textId="77777777" w:rsidTr="003811C7">
        <w:tc>
          <w:tcPr>
            <w:tcW w:w="4576" w:type="dxa"/>
            <w:shd w:val="clear" w:color="auto" w:fill="auto"/>
          </w:tcPr>
          <w:p w14:paraId="0F160D4B" w14:textId="77777777" w:rsidR="003C3333" w:rsidRPr="00293652" w:rsidRDefault="003C3333" w:rsidP="003811C7">
            <w:p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t>spatial property values</w:t>
            </w:r>
          </w:p>
          <w:p w14:paraId="5C08A2FA" w14:textId="77777777" w:rsidR="003C3333" w:rsidRPr="00293652" w:rsidRDefault="003C3333" w:rsidP="003811C7">
            <w:p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t>references</w:t>
            </w:r>
          </w:p>
        </w:tc>
        <w:tc>
          <w:tcPr>
            <w:tcW w:w="1354" w:type="dxa"/>
            <w:shd w:val="clear" w:color="auto" w:fill="auto"/>
          </w:tcPr>
          <w:p w14:paraId="52613B84"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3</w:t>
            </w:r>
          </w:p>
        </w:tc>
        <w:tc>
          <w:tcPr>
            <w:tcW w:w="1403" w:type="dxa"/>
            <w:shd w:val="clear" w:color="auto" w:fill="auto"/>
          </w:tcPr>
          <w:p w14:paraId="773529F7"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3</w:t>
            </w:r>
          </w:p>
        </w:tc>
        <w:tc>
          <w:tcPr>
            <w:tcW w:w="1523" w:type="dxa"/>
            <w:shd w:val="clear" w:color="auto" w:fill="auto"/>
          </w:tcPr>
          <w:p w14:paraId="4D97E1F7"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p>
        </w:tc>
      </w:tr>
      <w:tr w:rsidR="003C3333" w:rsidRPr="00293652" w14:paraId="039B7EB6" w14:textId="77777777" w:rsidTr="003811C7">
        <w:tc>
          <w:tcPr>
            <w:tcW w:w="8856" w:type="dxa"/>
            <w:gridSpan w:val="4"/>
            <w:shd w:val="clear" w:color="auto" w:fill="auto"/>
          </w:tcPr>
          <w:p w14:paraId="4ED52B6F" w14:textId="77777777" w:rsidR="003C3333" w:rsidRPr="00293652" w:rsidRDefault="003C3333" w:rsidP="00C44904">
            <w:pPr>
              <w:numPr>
                <w:ilvl w:val="0"/>
                <w:numId w:val="25"/>
              </w:num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t>string, integer, me</w:t>
            </w:r>
            <w:r w:rsidRPr="00293652">
              <w:rPr>
                <w:rFonts w:ascii="Consolas" w:hAnsi="Consolas" w:cs="Consolas"/>
                <w:b/>
                <w:sz w:val="18"/>
                <w:szCs w:val="18"/>
                <w:lang w:val="en-CA" w:eastAsia="en-CA"/>
              </w:rPr>
              <w:t>a</w:t>
            </w:r>
            <w:r w:rsidRPr="00293652">
              <w:rPr>
                <w:rFonts w:ascii="Consolas" w:hAnsi="Consolas" w:cs="Consolas"/>
                <w:sz w:val="18"/>
                <w:szCs w:val="18"/>
                <w:lang w:val="en-CA" w:eastAsia="en-CA"/>
              </w:rPr>
              <w:t>surement, date, real, binary, boolean, URI</w:t>
            </w:r>
          </w:p>
          <w:p w14:paraId="62F03131" w14:textId="77777777" w:rsidR="003C3333" w:rsidRPr="00293652" w:rsidRDefault="003C3333" w:rsidP="00C44904">
            <w:pPr>
              <w:numPr>
                <w:ilvl w:val="0"/>
                <w:numId w:val="25"/>
              </w:num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t>Point, Curve (LineString), Surface (Polygon), Geometry, MultiPoint, MultiCurve, MultiSurface, MultiGeometry</w:t>
            </w:r>
          </w:p>
          <w:p w14:paraId="339C05E9" w14:textId="77777777" w:rsidR="003C3333" w:rsidRPr="00293652" w:rsidRDefault="003C3333" w:rsidP="00C44904">
            <w:pPr>
              <w:keepNext/>
              <w:numPr>
                <w:ilvl w:val="0"/>
                <w:numId w:val="25"/>
              </w:numPr>
              <w:autoSpaceDE w:val="0"/>
              <w:autoSpaceDN w:val="0"/>
              <w:adjustRightInd w:val="0"/>
              <w:spacing w:after="0"/>
              <w:rPr>
                <w:rFonts w:ascii="Consolas" w:hAnsi="Consolas" w:cs="Consolas"/>
                <w:sz w:val="18"/>
                <w:szCs w:val="18"/>
              </w:rPr>
            </w:pPr>
            <w:r w:rsidRPr="00293652">
              <w:rPr>
                <w:rFonts w:ascii="Consolas" w:hAnsi="Consolas" w:cs="Consolas"/>
                <w:sz w:val="18"/>
                <w:szCs w:val="18"/>
                <w:lang w:val="en-CA" w:eastAsia="en-CA"/>
              </w:rPr>
              <w:t xml:space="preserve">In levels 0 and 1, remote values for properties are supported </w:t>
            </w:r>
            <w:r w:rsidRPr="00293652">
              <w:rPr>
                <w:rFonts w:ascii="Consolas" w:hAnsi="Consolas" w:cs="Consolas"/>
                <w:b/>
                <w:sz w:val="18"/>
                <w:szCs w:val="18"/>
              </w:rPr>
              <w:t>only</w:t>
            </w:r>
            <w:r w:rsidRPr="00293652">
              <w:rPr>
                <w:rFonts w:ascii="Consolas" w:hAnsi="Consolas" w:cs="Consolas"/>
                <w:b/>
                <w:bCs/>
                <w:sz w:val="18"/>
                <w:szCs w:val="18"/>
                <w:lang w:val="en-CA" w:eastAsia="en-CA"/>
              </w:rPr>
              <w:t xml:space="preserve"> </w:t>
            </w:r>
            <w:r w:rsidRPr="00293652">
              <w:rPr>
                <w:rFonts w:ascii="Consolas" w:hAnsi="Consolas" w:cs="Consolas"/>
                <w:sz w:val="18"/>
                <w:szCs w:val="18"/>
                <w:lang w:val="en-CA" w:eastAsia="en-CA"/>
              </w:rPr>
              <w:t>through the use of the type gml</w:t>
            </w:r>
            <w:proofErr w:type="gramStart"/>
            <w:r w:rsidRPr="00293652">
              <w:rPr>
                <w:rFonts w:ascii="Consolas" w:hAnsi="Consolas" w:cs="Consolas"/>
                <w:sz w:val="18"/>
                <w:szCs w:val="18"/>
                <w:lang w:val="en-CA" w:eastAsia="en-CA"/>
              </w:rPr>
              <w:t>:ReferenceType</w:t>
            </w:r>
            <w:proofErr w:type="gramEnd"/>
            <w:r w:rsidRPr="00293652">
              <w:rPr>
                <w:rFonts w:ascii="Consolas" w:hAnsi="Consolas" w:cs="Consolas"/>
                <w:sz w:val="18"/>
                <w:szCs w:val="18"/>
                <w:lang w:val="en-CA" w:eastAsia="en-CA"/>
              </w:rPr>
              <w:t>. The more generalized GML property-type pattern allowing mixed inline and byreference encoded property values within the same instance document is disallowed.</w:t>
            </w:r>
          </w:p>
        </w:tc>
      </w:tr>
    </w:tbl>
    <w:p w14:paraId="7F58AF08" w14:textId="77777777" w:rsidR="003C3333" w:rsidRDefault="003C3333" w:rsidP="003C3333">
      <w:pPr>
        <w:pStyle w:val="Caption"/>
      </w:pPr>
      <w:r>
        <w:t xml:space="preserve">Table </w:t>
      </w:r>
      <w:r>
        <w:fldChar w:fldCharType="begin"/>
      </w:r>
      <w:r>
        <w:instrText xml:space="preserve"> SEQ Table \* ARABIC </w:instrText>
      </w:r>
      <w:r>
        <w:fldChar w:fldCharType="separate"/>
      </w:r>
      <w:r>
        <w:rPr>
          <w:noProof/>
        </w:rPr>
        <w:t>9</w:t>
      </w:r>
      <w:r>
        <w:fldChar w:fldCharType="end"/>
      </w:r>
      <w:r>
        <w:t xml:space="preserve"> : Reproduction of Table 1 of 10-100r3 (Clause 2.1).</w:t>
      </w:r>
    </w:p>
    <w:p w14:paraId="083FB87A" w14:textId="77777777" w:rsidR="003C3333" w:rsidRDefault="003C3333" w:rsidP="003C3333"/>
    <w:p w14:paraId="0F94C976" w14:textId="77777777" w:rsidR="003C3333" w:rsidRDefault="003C3333" w:rsidP="003C3333">
      <w:r>
        <w:t>SF-0 allows the definition of complex content (Clause 9.3.2 of OGC 10-100r3). To be consistent with the most common scenario encountered in GIS which is a direct mapping from a database table to XML, this specification restricts user defined content to simple type.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438D829A" w14:textId="77777777" w:rsidTr="003811C7">
        <w:trPr>
          <w:cantSplit/>
        </w:trPr>
        <w:tc>
          <w:tcPr>
            <w:tcW w:w="4219" w:type="dxa"/>
            <w:tcBorders>
              <w:right w:val="nil"/>
            </w:tcBorders>
            <w:shd w:val="clear" w:color="auto" w:fill="auto"/>
          </w:tcPr>
          <w:p w14:paraId="5A015CA0" w14:textId="77777777" w:rsidR="003C3333" w:rsidRPr="00D12552" w:rsidRDefault="003C3333" w:rsidP="003811C7">
            <w:pPr>
              <w:pStyle w:val="Tabletext10"/>
              <w:rPr>
                <w:rStyle w:val="requri"/>
                <w:lang w:val="en-CA"/>
              </w:rPr>
            </w:pPr>
            <w:r>
              <w:rPr>
                <w:rStyle w:val="requri"/>
                <w:lang w:val="en-CA"/>
              </w:rPr>
              <w:t>/req/gsml4xsd-lite</w:t>
            </w:r>
            <w:r w:rsidRPr="00D12552">
              <w:rPr>
                <w:rStyle w:val="requri"/>
                <w:lang w:val="en-CA"/>
              </w:rPr>
              <w:t>/</w:t>
            </w:r>
            <w:r>
              <w:rPr>
                <w:rStyle w:val="requri"/>
                <w:lang w:val="en-CA"/>
              </w:rPr>
              <w:t>SF-0-simpletype</w:t>
            </w:r>
          </w:p>
        </w:tc>
        <w:tc>
          <w:tcPr>
            <w:tcW w:w="4678" w:type="dxa"/>
            <w:tcBorders>
              <w:left w:val="nil"/>
            </w:tcBorders>
            <w:shd w:val="clear" w:color="auto" w:fill="auto"/>
          </w:tcPr>
          <w:p w14:paraId="014B5F23" w14:textId="77777777" w:rsidR="003C3333" w:rsidRPr="00D12552" w:rsidRDefault="003C3333" w:rsidP="003811C7">
            <w:pPr>
              <w:pStyle w:val="Tabletext10"/>
              <w:jc w:val="left"/>
              <w:rPr>
                <w:rStyle w:val="reqtext"/>
                <w:lang w:val="en-CA"/>
              </w:rPr>
            </w:pPr>
            <w:r>
              <w:rPr>
                <w:rStyle w:val="reqtext"/>
                <w:lang w:val="en-CA"/>
              </w:rPr>
              <w:t>User defined elements SHALL be XSD simpleType.</w:t>
            </w:r>
          </w:p>
        </w:tc>
      </w:tr>
    </w:tbl>
    <w:p w14:paraId="26D83354" w14:textId="77777777" w:rsidR="003C3333" w:rsidRDefault="003C3333" w:rsidP="003C3333"/>
    <w:p w14:paraId="4F35D33D" w14:textId="0CE5FD51" w:rsidR="003C3333" w:rsidRDefault="00293652" w:rsidP="003C3333">
      <w:r>
        <w:t>Lite allows u</w:t>
      </w:r>
      <w:r w:rsidR="003C3333">
        <w:t xml:space="preserve">ser defined properties </w:t>
      </w:r>
      <w:r w:rsidR="009C2FC1">
        <w:t xml:space="preserve">to be appended at the end of the feature using </w:t>
      </w:r>
      <w:r w:rsidR="003C3333">
        <w:t>xsd</w:t>
      </w:r>
      <w:proofErr w:type="gramStart"/>
      <w:r w:rsidR="003C3333">
        <w:t>:any</w:t>
      </w:r>
      <w:proofErr w:type="gramEnd"/>
      <w:r w:rsidR="003C3333">
        <w:t xml:space="preserve"> </w:t>
      </w:r>
    </w:p>
    <w:p w14:paraId="5EF5AE10" w14:textId="77777777" w:rsidR="003C3333" w:rsidRDefault="003C3333" w:rsidP="003C3333">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12239307" w14:textId="77777777" w:rsidR="003C3333" w:rsidRDefault="003C3333" w:rsidP="003C3333">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79CC26A4" w14:textId="77777777" w:rsidR="003C3333" w:rsidRDefault="003C3333" w:rsidP="003C3333">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27F35D23" w14:textId="77777777" w:rsidR="003C3333" w:rsidRDefault="003C3333" w:rsidP="003C3333">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3E48CF6C" w14:textId="77777777" w:rsidR="003C3333" w:rsidRDefault="003C3333" w:rsidP="003C3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0A4A358F" w14:textId="18107DEB" w:rsidR="003C3333" w:rsidRDefault="003C3333" w:rsidP="003C3333">
      <w:r>
        <w:t>Process content is set to “lax”, which means the validator will attempt to validate user defined property only if a schema is.  To help client applications and developer to validate instance containing user defined properties, a XSD schema</w:t>
      </w:r>
      <w:r w:rsidR="009C2FC1">
        <w:t xml:space="preserve"> </w:t>
      </w:r>
      <w:r>
        <w:t>should be provided in the instance’s schemaLocation attribute.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5148FE54" w14:textId="77777777" w:rsidTr="003811C7">
        <w:trPr>
          <w:cantSplit/>
        </w:trPr>
        <w:tc>
          <w:tcPr>
            <w:tcW w:w="4219" w:type="dxa"/>
            <w:tcBorders>
              <w:right w:val="nil"/>
            </w:tcBorders>
            <w:shd w:val="clear" w:color="auto" w:fill="auto"/>
          </w:tcPr>
          <w:p w14:paraId="5BF561D3" w14:textId="77777777" w:rsidR="003C3333" w:rsidRPr="00D12552" w:rsidRDefault="003C3333" w:rsidP="003811C7">
            <w:pPr>
              <w:pStyle w:val="Tabletext10"/>
              <w:rPr>
                <w:rStyle w:val="requri"/>
                <w:lang w:val="en-CA"/>
              </w:rPr>
            </w:pPr>
            <w:r>
              <w:rPr>
                <w:rStyle w:val="requri"/>
                <w:lang w:val="en-CA"/>
              </w:rPr>
              <w:t>/req/gsml4xsd-lite</w:t>
            </w:r>
            <w:r w:rsidRPr="00D12552">
              <w:rPr>
                <w:rStyle w:val="requri"/>
                <w:lang w:val="en-CA"/>
              </w:rPr>
              <w:t>/</w:t>
            </w:r>
            <w:r>
              <w:rPr>
                <w:rStyle w:val="requri"/>
                <w:lang w:val="en-CA"/>
              </w:rPr>
              <w:t>user-xsd</w:t>
            </w:r>
          </w:p>
        </w:tc>
        <w:tc>
          <w:tcPr>
            <w:tcW w:w="4678" w:type="dxa"/>
            <w:tcBorders>
              <w:left w:val="nil"/>
            </w:tcBorders>
            <w:shd w:val="clear" w:color="auto" w:fill="auto"/>
          </w:tcPr>
          <w:p w14:paraId="6FB6C24D" w14:textId="77777777" w:rsidR="003C3333" w:rsidRPr="00D12552" w:rsidRDefault="003C3333" w:rsidP="003811C7">
            <w:pPr>
              <w:pStyle w:val="Tabletext10"/>
              <w:jc w:val="left"/>
              <w:rPr>
                <w:rStyle w:val="reqtext"/>
                <w:lang w:val="en-CA"/>
              </w:rPr>
            </w:pPr>
            <w:r>
              <w:rPr>
                <w:rStyle w:val="reqtext"/>
                <w:lang w:val="en-CA"/>
              </w:rPr>
              <w:t xml:space="preserve">An XSD schema SHOULD be provided by data provider to validate user defined properties. </w:t>
            </w:r>
          </w:p>
        </w:tc>
      </w:tr>
    </w:tbl>
    <w:p w14:paraId="7851CE2E" w14:textId="77777777" w:rsidR="003C3333" w:rsidRDefault="003C3333" w:rsidP="003C3333"/>
    <w:p w14:paraId="755FA99A" w14:textId="77777777" w:rsidR="003C3333" w:rsidRDefault="003C3333" w:rsidP="003C3333">
      <w:r>
        <w:t>This specification does not prescribe if the user types are to be defined in GeoSciML Lite namespace or using a different namespace.  It it understood that this might be constrained by the technology used to generate the instance.  But to avoid potential conflict with future minor changes to GeoSciML Lite, or name conflicts when aggregating results from many sources, it is recommended that data providers, or the community, use different namespaces, if possible.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78173346" w14:textId="77777777" w:rsidTr="003811C7">
        <w:trPr>
          <w:cantSplit/>
        </w:trPr>
        <w:tc>
          <w:tcPr>
            <w:tcW w:w="4219" w:type="dxa"/>
            <w:tcBorders>
              <w:right w:val="nil"/>
            </w:tcBorders>
            <w:shd w:val="clear" w:color="auto" w:fill="auto"/>
          </w:tcPr>
          <w:p w14:paraId="71FA728D" w14:textId="77777777" w:rsidR="003C3333" w:rsidRPr="00D12552" w:rsidRDefault="003C3333" w:rsidP="003811C7">
            <w:pPr>
              <w:pStyle w:val="Tabletext10"/>
              <w:rPr>
                <w:rStyle w:val="requri"/>
                <w:lang w:val="en-CA"/>
              </w:rPr>
            </w:pPr>
            <w:r>
              <w:rPr>
                <w:rStyle w:val="requri"/>
                <w:lang w:val="en-CA"/>
              </w:rPr>
              <w:t>/req/gsml4xsd-lite</w:t>
            </w:r>
            <w:r w:rsidRPr="00D12552">
              <w:rPr>
                <w:rStyle w:val="requri"/>
                <w:lang w:val="en-CA"/>
              </w:rPr>
              <w:t>/</w:t>
            </w:r>
            <w:r>
              <w:rPr>
                <w:rStyle w:val="requri"/>
                <w:lang w:val="en-CA"/>
              </w:rPr>
              <w:t>user-ns</w:t>
            </w:r>
          </w:p>
        </w:tc>
        <w:tc>
          <w:tcPr>
            <w:tcW w:w="4678" w:type="dxa"/>
            <w:tcBorders>
              <w:left w:val="nil"/>
            </w:tcBorders>
            <w:shd w:val="clear" w:color="auto" w:fill="auto"/>
          </w:tcPr>
          <w:p w14:paraId="300983EF" w14:textId="77777777" w:rsidR="003C3333" w:rsidRPr="00D12552" w:rsidRDefault="003C3333" w:rsidP="003811C7">
            <w:pPr>
              <w:pStyle w:val="Tabletext10"/>
              <w:jc w:val="left"/>
              <w:rPr>
                <w:rStyle w:val="reqtext"/>
                <w:lang w:val="en-CA"/>
              </w:rPr>
            </w:pPr>
            <w:r>
              <w:rPr>
                <w:rStyle w:val="reqtext"/>
                <w:lang w:val="en-CA"/>
              </w:rPr>
              <w:t>User properties SHOULD be defined in a namespace unique to a community or a data provider.</w:t>
            </w:r>
          </w:p>
        </w:tc>
      </w:tr>
    </w:tbl>
    <w:p w14:paraId="2D170143" w14:textId="77777777" w:rsidR="003C3333" w:rsidRDefault="003C3333" w:rsidP="003C3333"/>
    <w:p w14:paraId="6698327E" w14:textId="77777777" w:rsidR="003C3333" w:rsidRDefault="003C3333" w:rsidP="003C3333">
      <w:pPr>
        <w:pStyle w:val="Heading2"/>
      </w:pPr>
      <w:bookmarkStart w:id="588" w:name="_Toc456947025"/>
      <w:r>
        <w:t>GeoSciML Lite GML 3.1 profile (Normative)</w:t>
      </w:r>
      <w:bookmarkEnd w:id="588"/>
    </w:p>
    <w:p w14:paraId="77D5ECBA" w14:textId="77777777" w:rsidR="003C3333" w:rsidRDefault="003C3333" w:rsidP="003C3333"/>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3C3333" w:rsidRPr="00DA608A" w14:paraId="248F09D5" w14:textId="77777777" w:rsidTr="003811C7">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4E79D6B" w14:textId="77777777" w:rsidR="003C3333" w:rsidRPr="00DA608A" w:rsidRDefault="003C3333" w:rsidP="003811C7">
            <w:pPr>
              <w:keepNext/>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Requirements Class</w:t>
            </w:r>
          </w:p>
        </w:tc>
      </w:tr>
      <w:tr w:rsidR="003C3333" w:rsidRPr="00DA608A" w14:paraId="236D44D2" w14:textId="77777777" w:rsidTr="003811C7">
        <w:tc>
          <w:tcPr>
            <w:tcW w:w="8897" w:type="dxa"/>
            <w:gridSpan w:val="2"/>
            <w:tcBorders>
              <w:top w:val="single" w:sz="12" w:space="0" w:color="auto"/>
              <w:left w:val="single" w:sz="12" w:space="0" w:color="auto"/>
              <w:bottom w:val="single" w:sz="12" w:space="0" w:color="auto"/>
              <w:right w:val="single" w:sz="12" w:space="0" w:color="auto"/>
            </w:tcBorders>
          </w:tcPr>
          <w:p w14:paraId="1E7902CD"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Style w:val="requri"/>
                <w:rFonts w:ascii="Calibri" w:hAnsi="Calibri"/>
                <w:sz w:val="20"/>
                <w:szCs w:val="20"/>
                <w:lang w:val="en-CA"/>
              </w:rPr>
              <w:t>/req/</w:t>
            </w:r>
            <w:r>
              <w:rPr>
                <w:rStyle w:val="requri"/>
                <w:rFonts w:ascii="Calibri" w:hAnsi="Calibri"/>
                <w:sz w:val="20"/>
                <w:szCs w:val="20"/>
                <w:lang w:val="en-CA"/>
              </w:rPr>
              <w:t>gsml4xsd-lite</w:t>
            </w:r>
            <w:r w:rsidRPr="00DA608A">
              <w:rPr>
                <w:rStyle w:val="requri"/>
                <w:rFonts w:ascii="Calibri" w:hAnsi="Calibri"/>
                <w:sz w:val="20"/>
                <w:szCs w:val="20"/>
                <w:lang w:val="en-CA"/>
              </w:rPr>
              <w:t>-31</w:t>
            </w:r>
          </w:p>
        </w:tc>
      </w:tr>
      <w:tr w:rsidR="003C3333" w:rsidRPr="00DA608A" w14:paraId="470EE4E3" w14:textId="77777777" w:rsidTr="003811C7">
        <w:tc>
          <w:tcPr>
            <w:tcW w:w="1809" w:type="dxa"/>
            <w:tcBorders>
              <w:top w:val="single" w:sz="12" w:space="0" w:color="auto"/>
              <w:left w:val="single" w:sz="12" w:space="0" w:color="auto"/>
              <w:bottom w:val="single" w:sz="4" w:space="0" w:color="auto"/>
              <w:right w:val="single" w:sz="4" w:space="0" w:color="auto"/>
            </w:tcBorders>
          </w:tcPr>
          <w:p w14:paraId="31F5F7AB"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42B2A9F" w14:textId="77777777" w:rsidR="003C3333" w:rsidRPr="00DA608A" w:rsidRDefault="003C3333" w:rsidP="003811C7">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Data instance</w:t>
            </w:r>
          </w:p>
        </w:tc>
      </w:tr>
      <w:tr w:rsidR="003C3333" w:rsidRPr="00DA608A" w14:paraId="40F56C9D" w14:textId="77777777" w:rsidTr="003811C7">
        <w:tc>
          <w:tcPr>
            <w:tcW w:w="1809" w:type="dxa"/>
            <w:tcBorders>
              <w:top w:val="single" w:sz="4" w:space="0" w:color="auto"/>
              <w:left w:val="single" w:sz="12" w:space="0" w:color="auto"/>
              <w:bottom w:val="single" w:sz="4" w:space="0" w:color="auto"/>
              <w:right w:val="single" w:sz="4" w:space="0" w:color="auto"/>
            </w:tcBorders>
          </w:tcPr>
          <w:p w14:paraId="216FAB1D"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404386C" w14:textId="77777777" w:rsidR="003C3333" w:rsidRPr="00DA608A" w:rsidRDefault="003C3333" w:rsidP="003811C7">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w:t>
            </w:r>
            <w:r>
              <w:rPr>
                <w:rFonts w:ascii="Calibri" w:eastAsia="MS Mincho" w:hAnsi="Calibri"/>
                <w:sz w:val="20"/>
                <w:szCs w:val="20"/>
                <w:lang w:val="en-CA"/>
              </w:rPr>
              <w:t>gsml4-lite</w:t>
            </w:r>
          </w:p>
        </w:tc>
      </w:tr>
      <w:tr w:rsidR="003C3333" w:rsidRPr="00DA608A" w14:paraId="31603833" w14:textId="77777777" w:rsidTr="003811C7">
        <w:tc>
          <w:tcPr>
            <w:tcW w:w="1809" w:type="dxa"/>
            <w:tcBorders>
              <w:top w:val="single" w:sz="4" w:space="0" w:color="auto"/>
              <w:left w:val="single" w:sz="12" w:space="0" w:color="auto"/>
              <w:bottom w:val="single" w:sz="4" w:space="0" w:color="auto"/>
              <w:right w:val="single" w:sz="4" w:space="0" w:color="auto"/>
            </w:tcBorders>
          </w:tcPr>
          <w:p w14:paraId="225493A9"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1B17EF5" w14:textId="77777777" w:rsidR="003C3333" w:rsidRPr="00DA608A" w:rsidRDefault="003C3333" w:rsidP="003811C7">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w:t>
            </w:r>
            <w:r>
              <w:rPr>
                <w:rFonts w:ascii="Calibri" w:eastAsia="MS Mincho" w:hAnsi="Calibri"/>
                <w:sz w:val="20"/>
                <w:szCs w:val="20"/>
                <w:lang w:val="en-CA"/>
              </w:rPr>
              <w:t>gsml4xsd-lite</w:t>
            </w:r>
          </w:p>
        </w:tc>
      </w:tr>
      <w:tr w:rsidR="003C3333" w:rsidRPr="00DA608A" w14:paraId="22F40720"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5358C309"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F3F0731" w14:textId="77777777" w:rsidR="003C3333" w:rsidRDefault="003C3333" w:rsidP="003811C7">
            <w:pPr>
              <w:spacing w:before="100" w:beforeAutospacing="1" w:after="100" w:afterAutospacing="1" w:line="230" w:lineRule="atLeast"/>
              <w:rPr>
                <w:rStyle w:val="requri"/>
                <w:rFonts w:ascii="Calibri" w:eastAsia="MS Mincho" w:hAnsi="Calibri"/>
                <w:sz w:val="20"/>
                <w:szCs w:val="20"/>
                <w:lang w:val="en-CA"/>
              </w:rPr>
            </w:pPr>
            <w:r w:rsidRPr="00DA608A">
              <w:rPr>
                <w:rStyle w:val="requri"/>
                <w:rFonts w:ascii="Calibri" w:hAnsi="Calibri"/>
                <w:sz w:val="20"/>
                <w:szCs w:val="20"/>
                <w:lang w:val="en-CA"/>
              </w:rPr>
              <w:t>/req/</w:t>
            </w:r>
            <w:r>
              <w:rPr>
                <w:rStyle w:val="requri"/>
                <w:rFonts w:ascii="Calibri" w:hAnsi="Calibri"/>
                <w:sz w:val="20"/>
                <w:szCs w:val="20"/>
                <w:lang w:val="en-CA"/>
              </w:rPr>
              <w:t>gsml4xsd-lite</w:t>
            </w:r>
            <w:r w:rsidRPr="00DA608A">
              <w:rPr>
                <w:rStyle w:val="requri"/>
                <w:rFonts w:ascii="Calibri" w:hAnsi="Calibri"/>
                <w:sz w:val="20"/>
                <w:szCs w:val="20"/>
                <w:lang w:val="en-CA"/>
              </w:rPr>
              <w:t>-31/xsd</w:t>
            </w:r>
            <w:r w:rsidRPr="00DA608A">
              <w:rPr>
                <w:rStyle w:val="requri"/>
                <w:rFonts w:ascii="Calibri" w:eastAsia="MS Mincho" w:hAnsi="Calibri"/>
                <w:sz w:val="20"/>
                <w:szCs w:val="20"/>
                <w:lang w:val="en-CA"/>
              </w:rPr>
              <w:t xml:space="preserve"> </w:t>
            </w:r>
          </w:p>
          <w:p w14:paraId="00038AE4" w14:textId="77777777" w:rsidR="003C3333" w:rsidRPr="00DA608A" w:rsidRDefault="003C3333" w:rsidP="003811C7">
            <w:pPr>
              <w:spacing w:before="100" w:beforeAutospacing="1" w:after="100" w:afterAutospacing="1" w:line="230" w:lineRule="atLeast"/>
              <w:rPr>
                <w:rFonts w:ascii="Calibri" w:eastAsia="MS Mincho" w:hAnsi="Calibri"/>
                <w:sz w:val="20"/>
                <w:szCs w:val="20"/>
                <w:lang w:val="en-CA"/>
              </w:rPr>
            </w:pPr>
            <w:r w:rsidRPr="00DA608A">
              <w:rPr>
                <w:rFonts w:ascii="Calibri" w:eastAsia="MS Mincho" w:hAnsi="Calibri"/>
                <w:sz w:val="20"/>
                <w:szCs w:val="20"/>
                <w:lang w:val="en-CA"/>
              </w:rPr>
              <w:t>XML instance document shall validate with schema located at   http://schemas.opengis.net/gsml</w:t>
            </w:r>
            <w:r>
              <w:rPr>
                <w:rFonts w:ascii="Calibri" w:eastAsia="MS Mincho" w:hAnsi="Calibri"/>
                <w:sz w:val="20"/>
                <w:szCs w:val="20"/>
                <w:lang w:val="en-CA"/>
              </w:rPr>
              <w:t>/4.1/geosciml-lite.xsd.</w:t>
            </w:r>
          </w:p>
        </w:tc>
      </w:tr>
      <w:tr w:rsidR="003C3333" w:rsidRPr="00DA608A" w14:paraId="2B53CFBF"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06C2163F"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EDC11FD" w14:textId="77777777" w:rsidR="003C3333" w:rsidRDefault="003C3333" w:rsidP="003811C7">
            <w:pPr>
              <w:spacing w:before="100" w:beforeAutospacing="1" w:after="100" w:afterAutospacing="1" w:line="230" w:lineRule="atLeast"/>
              <w:rPr>
                <w:rStyle w:val="requri"/>
                <w:rFonts w:ascii="Calibri" w:eastAsia="MS Mincho" w:hAnsi="Calibri"/>
                <w:sz w:val="20"/>
                <w:szCs w:val="20"/>
                <w:lang w:val="en-CA"/>
              </w:rPr>
            </w:pPr>
            <w:r>
              <w:rPr>
                <w:rStyle w:val="requri"/>
                <w:rFonts w:ascii="Calibri" w:hAnsi="Calibri"/>
                <w:sz w:val="20"/>
                <w:szCs w:val="20"/>
                <w:lang w:val="en-CA"/>
              </w:rPr>
              <w:t>/req/gsml4xsd-lite-31/sch</w:t>
            </w:r>
            <w:r w:rsidRPr="00DA608A">
              <w:rPr>
                <w:rStyle w:val="requri"/>
                <w:rFonts w:ascii="Calibri" w:eastAsia="MS Mincho" w:hAnsi="Calibri"/>
                <w:sz w:val="20"/>
                <w:szCs w:val="20"/>
                <w:lang w:val="en-CA"/>
              </w:rPr>
              <w:t xml:space="preserve"> </w:t>
            </w:r>
          </w:p>
          <w:p w14:paraId="3BAB07B7" w14:textId="77777777" w:rsidR="003C3333" w:rsidRPr="00DA608A" w:rsidRDefault="003C3333" w:rsidP="003811C7">
            <w:pPr>
              <w:spacing w:before="100" w:beforeAutospacing="1" w:after="100" w:afterAutospacing="1" w:line="230" w:lineRule="atLeast"/>
              <w:rPr>
                <w:rFonts w:ascii="Calibri" w:eastAsia="MS Mincho" w:hAnsi="Calibri"/>
                <w:b/>
                <w:sz w:val="20"/>
                <w:szCs w:val="20"/>
                <w:lang w:val="en-CA"/>
              </w:rPr>
            </w:pPr>
            <w:r w:rsidRPr="00DA608A">
              <w:rPr>
                <w:rFonts w:ascii="Calibri" w:eastAsia="MS Mincho" w:hAnsi="Calibri"/>
                <w:sz w:val="20"/>
                <w:szCs w:val="20"/>
                <w:lang w:val="en-CA"/>
              </w:rPr>
              <w:t xml:space="preserve">XML instance document shall </w:t>
            </w:r>
            <w:r>
              <w:rPr>
                <w:rFonts w:ascii="Calibri" w:eastAsia="MS Mincho" w:hAnsi="Calibri"/>
                <w:sz w:val="20"/>
                <w:szCs w:val="20"/>
                <w:lang w:val="en-CA"/>
              </w:rPr>
              <w:t xml:space="preserve">pass schematron rules defined </w:t>
            </w:r>
            <w:r w:rsidRPr="00DA608A">
              <w:rPr>
                <w:rFonts w:ascii="Calibri" w:eastAsia="MS Mincho" w:hAnsi="Calibri"/>
                <w:sz w:val="20"/>
                <w:szCs w:val="20"/>
                <w:lang w:val="en-CA"/>
              </w:rPr>
              <w:t>in schematron file located at   http://schemas.opengis.net/gsml</w:t>
            </w:r>
            <w:r>
              <w:rPr>
                <w:rFonts w:ascii="Calibri" w:eastAsia="MS Mincho" w:hAnsi="Calibri"/>
                <w:sz w:val="20"/>
                <w:szCs w:val="20"/>
                <w:lang w:val="en-CA"/>
              </w:rPr>
              <w:t>/4.1/</w:t>
            </w:r>
            <w:r w:rsidRPr="00DA608A">
              <w:rPr>
                <w:rFonts w:ascii="Calibri" w:eastAsia="MS Mincho" w:hAnsi="Calibri"/>
                <w:sz w:val="20"/>
                <w:szCs w:val="20"/>
                <w:lang w:val="en-CA"/>
              </w:rPr>
              <w:t>geosciml-</w:t>
            </w:r>
            <w:r>
              <w:rPr>
                <w:rFonts w:ascii="Calibri" w:eastAsia="MS Mincho" w:hAnsi="Calibri"/>
                <w:sz w:val="20"/>
                <w:szCs w:val="20"/>
                <w:lang w:val="en-CA"/>
              </w:rPr>
              <w:t>lite</w:t>
            </w:r>
            <w:r w:rsidRPr="00DA608A">
              <w:rPr>
                <w:rFonts w:ascii="Calibri" w:eastAsia="MS Mincho" w:hAnsi="Calibri"/>
                <w:sz w:val="20"/>
                <w:szCs w:val="20"/>
                <w:lang w:val="en-CA"/>
              </w:rPr>
              <w:t>.sch.</w:t>
            </w:r>
          </w:p>
        </w:tc>
      </w:tr>
    </w:tbl>
    <w:p w14:paraId="4955AB2D" w14:textId="77777777" w:rsidR="003C3333" w:rsidRDefault="003C3333" w:rsidP="003C3333"/>
    <w:p w14:paraId="7694C08D" w14:textId="42C59442" w:rsidR="003C3333" w:rsidRDefault="003C3333" w:rsidP="003C3333">
      <w:r>
        <w:t xml:space="preserve">Because of the limited availability of WFS 2.0 compliant servers and clients, GeoSciML SWG officially supports WFS 1.1.0 and GML 3.1.1. </w:t>
      </w:r>
      <w:bookmarkStart w:id="589" w:name="_GoBack"/>
      <w:bookmarkEnd w:id="589"/>
      <w:proofErr w:type="gramStart"/>
      <w:r>
        <w:t xml:space="preserve">(See </w:t>
      </w:r>
      <w:r>
        <w:fldChar w:fldCharType="begin"/>
      </w:r>
      <w:r>
        <w:instrText xml:space="preserve"> REF _Ref439836832 \r \h </w:instrText>
      </w:r>
      <w:r>
        <w:fldChar w:fldCharType="separate"/>
      </w:r>
      <w:r>
        <w:t>8.4</w:t>
      </w:r>
      <w:r>
        <w:fldChar w:fldCharType="end"/>
      </w:r>
      <w:r>
        <w:t>)</w:t>
      </w:r>
      <w:r w:rsidR="009C2FC1">
        <w:t xml:space="preserve"> for delivery of Lite features</w:t>
      </w:r>
      <w:r>
        <w:t>.</w:t>
      </w:r>
      <w:proofErr w:type="gramEnd"/>
      <w:r>
        <w:t xml:space="preserve">  </w:t>
      </w:r>
    </w:p>
    <w:p w14:paraId="43ABCDF2" w14:textId="77777777" w:rsidR="003C3333" w:rsidRDefault="003C3333" w:rsidP="003C3333">
      <w:r>
        <w:t xml:space="preserve">All the elements from the lite package must be schema valid according to the XSD document provided at </w:t>
      </w:r>
      <w:r w:rsidRPr="005372A3">
        <w:t>http://schemas.opengis.net/gsml</w:t>
      </w:r>
      <w:r>
        <w:t>/4.1/</w:t>
      </w:r>
      <w:r w:rsidRPr="005372A3">
        <w:t>geosciml-</w:t>
      </w:r>
      <w:r>
        <w:t>lite</w:t>
      </w:r>
      <w:r w:rsidRPr="005372A3">
        <w:t>.xsd</w:t>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6E41BFE6" w14:textId="77777777" w:rsidTr="003811C7">
        <w:trPr>
          <w:cantSplit/>
        </w:trPr>
        <w:tc>
          <w:tcPr>
            <w:tcW w:w="4219" w:type="dxa"/>
            <w:tcBorders>
              <w:right w:val="nil"/>
            </w:tcBorders>
            <w:shd w:val="clear" w:color="auto" w:fill="auto"/>
          </w:tcPr>
          <w:p w14:paraId="310885F8" w14:textId="77777777" w:rsidR="003C3333" w:rsidRPr="00D12552" w:rsidRDefault="003C3333" w:rsidP="003811C7">
            <w:pPr>
              <w:pStyle w:val="Tabletext10"/>
              <w:rPr>
                <w:rStyle w:val="requri"/>
                <w:lang w:val="en-CA"/>
              </w:rPr>
            </w:pPr>
            <w:r>
              <w:rPr>
                <w:rStyle w:val="requri"/>
                <w:lang w:val="en-CA"/>
              </w:rPr>
              <w:t>/req/gsml4xsd-lite-31</w:t>
            </w:r>
            <w:r w:rsidRPr="00D12552">
              <w:rPr>
                <w:rStyle w:val="requri"/>
                <w:lang w:val="en-CA"/>
              </w:rPr>
              <w:t>/</w:t>
            </w:r>
            <w:r>
              <w:rPr>
                <w:rStyle w:val="requri"/>
                <w:lang w:val="en-CA"/>
              </w:rPr>
              <w:t>xsd</w:t>
            </w:r>
          </w:p>
        </w:tc>
        <w:tc>
          <w:tcPr>
            <w:tcW w:w="4678" w:type="dxa"/>
            <w:tcBorders>
              <w:left w:val="nil"/>
            </w:tcBorders>
            <w:shd w:val="clear" w:color="auto" w:fill="auto"/>
          </w:tcPr>
          <w:p w14:paraId="2F0858C1" w14:textId="77777777" w:rsidR="003C3333" w:rsidRPr="00D12552" w:rsidRDefault="003C3333" w:rsidP="003811C7">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w:t>
            </w:r>
            <w:r>
              <w:rPr>
                <w:rStyle w:val="reqtext"/>
                <w:lang w:val="en-CA"/>
              </w:rPr>
              <w:t>/4.1/</w:t>
            </w:r>
            <w:r w:rsidRPr="005372A3">
              <w:rPr>
                <w:rStyle w:val="reqtext"/>
                <w:lang w:val="en-CA"/>
              </w:rPr>
              <w:t>geosciml-portrayal.xsd</w:t>
            </w:r>
            <w:r>
              <w:rPr>
                <w:rStyle w:val="reqtext"/>
                <w:lang w:val="en-CA"/>
              </w:rPr>
              <w:t>.</w:t>
            </w:r>
          </w:p>
        </w:tc>
      </w:tr>
    </w:tbl>
    <w:p w14:paraId="6B6BC7F3" w14:textId="77777777" w:rsidR="003C3333" w:rsidRDefault="003C3333" w:rsidP="003C3333"/>
    <w:p w14:paraId="20E2969D" w14:textId="77777777" w:rsidR="003C3333" w:rsidRDefault="003C3333" w:rsidP="003C3333">
      <w:r>
        <w:t xml:space="preserve">All the elements from lite package must pass the schematron rules defined in the schematron file located at </w:t>
      </w:r>
      <w:hyperlink r:id="rId155" w:history="1">
        <w:r w:rsidRPr="004832DE">
          <w:rPr>
            <w:rStyle w:val="Hyperlink"/>
          </w:rPr>
          <w:t>http://schemas.opengis.net/gsml</w:t>
        </w:r>
        <w:r>
          <w:rPr>
            <w:rStyle w:val="Hyperlink"/>
          </w:rPr>
          <w:t>/4.1/</w:t>
        </w:r>
        <w:r w:rsidRPr="004832DE">
          <w:rPr>
            <w:rStyle w:val="Hyperlink"/>
          </w:rPr>
          <w:t>geosciml-lite.sch</w:t>
        </w:r>
      </w:hyperlink>
      <w:r>
        <w:rPr>
          <w:rStyle w:val="Hyperlink"/>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1039355B" w14:textId="77777777" w:rsidTr="003811C7">
        <w:trPr>
          <w:cantSplit/>
        </w:trPr>
        <w:tc>
          <w:tcPr>
            <w:tcW w:w="4219" w:type="dxa"/>
            <w:tcBorders>
              <w:right w:val="nil"/>
            </w:tcBorders>
            <w:shd w:val="clear" w:color="auto" w:fill="auto"/>
          </w:tcPr>
          <w:p w14:paraId="2FB8B6B7" w14:textId="77777777" w:rsidR="003C3333" w:rsidRPr="00D12552" w:rsidRDefault="003C3333" w:rsidP="003811C7">
            <w:pPr>
              <w:pStyle w:val="Tabletext10"/>
              <w:rPr>
                <w:rStyle w:val="requri"/>
                <w:lang w:val="en-CA"/>
              </w:rPr>
            </w:pPr>
            <w:r>
              <w:rPr>
                <w:rStyle w:val="requri"/>
                <w:lang w:val="en-CA"/>
              </w:rPr>
              <w:t>/req/gsml4xsd-lite-31</w:t>
            </w:r>
            <w:r w:rsidRPr="00D12552">
              <w:rPr>
                <w:rStyle w:val="requri"/>
                <w:lang w:val="en-CA"/>
              </w:rPr>
              <w:t>/</w:t>
            </w:r>
            <w:r>
              <w:rPr>
                <w:rStyle w:val="requri"/>
                <w:lang w:val="en-CA"/>
              </w:rPr>
              <w:t>sch</w:t>
            </w:r>
          </w:p>
        </w:tc>
        <w:tc>
          <w:tcPr>
            <w:tcW w:w="4678" w:type="dxa"/>
            <w:tcBorders>
              <w:left w:val="nil"/>
            </w:tcBorders>
            <w:shd w:val="clear" w:color="auto" w:fill="auto"/>
          </w:tcPr>
          <w:p w14:paraId="5C464E5D" w14:textId="77777777" w:rsidR="003C3333" w:rsidRPr="00D12552" w:rsidRDefault="003C3333" w:rsidP="003811C7">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rules defined in schematron file located at </w:t>
            </w:r>
            <w:r w:rsidRPr="005372A3">
              <w:rPr>
                <w:rStyle w:val="reqtext"/>
                <w:lang w:val="en-CA"/>
              </w:rPr>
              <w:t xml:space="preserve">  http://schemas.opengis.net/gsml</w:t>
            </w:r>
            <w:r>
              <w:rPr>
                <w:rStyle w:val="reqtext"/>
                <w:lang w:val="en-CA"/>
              </w:rPr>
              <w:t>/4.1/</w:t>
            </w:r>
            <w:r w:rsidRPr="005372A3">
              <w:rPr>
                <w:rStyle w:val="reqtext"/>
                <w:lang w:val="en-CA"/>
              </w:rPr>
              <w:t>geosciml-</w:t>
            </w:r>
            <w:r>
              <w:rPr>
                <w:rStyle w:val="reqtext"/>
                <w:lang w:val="en-CA"/>
              </w:rPr>
              <w:t>lite</w:t>
            </w:r>
            <w:r w:rsidRPr="005372A3">
              <w:rPr>
                <w:rStyle w:val="reqtext"/>
                <w:lang w:val="en-CA"/>
              </w:rPr>
              <w:t>.</w:t>
            </w:r>
            <w:r>
              <w:rPr>
                <w:rStyle w:val="reqtext"/>
                <w:lang w:val="en-CA"/>
              </w:rPr>
              <w:t>sch.</w:t>
            </w:r>
          </w:p>
        </w:tc>
      </w:tr>
    </w:tbl>
    <w:p w14:paraId="7DC0A94A" w14:textId="77777777" w:rsidR="003C3333" w:rsidRDefault="003C3333" w:rsidP="003C3333"/>
    <w:p w14:paraId="632B75CA" w14:textId="77777777" w:rsidR="003C3333" w:rsidRPr="00225333" w:rsidRDefault="003C3333" w:rsidP="003C3333"/>
    <w:p w14:paraId="3B4ED31D" w14:textId="77777777" w:rsidR="00B020FC" w:rsidRDefault="00B020FC" w:rsidP="00C648D4"/>
    <w:p w14:paraId="7368FBB6" w14:textId="77777777" w:rsidR="009A7B37" w:rsidRPr="00D12552" w:rsidRDefault="009A7B37">
      <w:pPr>
        <w:pStyle w:val="Heading1"/>
        <w:rPr>
          <w:lang w:val="en-CA"/>
        </w:rPr>
      </w:pPr>
      <w:bookmarkStart w:id="590" w:name="_Toc456947026"/>
      <w:r w:rsidRPr="00D12552">
        <w:rPr>
          <w:lang w:val="en-CA"/>
        </w:rPr>
        <w:lastRenderedPageBreak/>
        <w:t>Media Types for any data encoding(s)</w:t>
      </w:r>
      <w:bookmarkEnd w:id="590"/>
    </w:p>
    <w:p w14:paraId="7EC3DB5E" w14:textId="3ACDD9F7" w:rsidR="00EE0227" w:rsidRDefault="00EE0227" w:rsidP="00EE0227">
      <w:pPr>
        <w:autoSpaceDE w:val="0"/>
        <w:autoSpaceDN w:val="0"/>
        <w:adjustRightInd w:val="0"/>
        <w:spacing w:after="0"/>
        <w:rPr>
          <w:rFonts w:ascii="TimesNewRomanPSMT" w:hAnsi="TimesNewRomanPSMT" w:cs="TimesNewRomanPSMT"/>
          <w:lang w:val="en-CA" w:eastAsia="en-CA"/>
        </w:rPr>
      </w:pPr>
      <w:r>
        <w:rPr>
          <w:rFonts w:ascii="TimesNewRomanPSMT" w:hAnsi="TimesNewRomanPSMT" w:cs="TimesNewRomanPSMT"/>
          <w:lang w:val="en-CA" w:eastAsia="en-CA"/>
        </w:rPr>
        <w:t>GeoSciML 4.</w:t>
      </w:r>
      <w:r w:rsidR="004832DE">
        <w:rPr>
          <w:rFonts w:ascii="TimesNewRomanPSMT" w:hAnsi="TimesNewRomanPSMT" w:cs="TimesNewRomanPSMT"/>
          <w:lang w:val="en-CA" w:eastAsia="en-CA"/>
        </w:rPr>
        <w:t>1</w:t>
      </w:r>
      <w:r>
        <w:rPr>
          <w:rFonts w:ascii="TimesNewRomanPSMT" w:hAnsi="TimesNewRomanPSMT" w:cs="TimesNewRomanPSMT"/>
          <w:lang w:val="en-CA" w:eastAsia="en-CA"/>
        </w:rPr>
        <w:t xml:space="preserve"> data conforming to clause 8 is encoded in</w:t>
      </w:r>
    </w:p>
    <w:p w14:paraId="3007C2B1" w14:textId="76813838" w:rsidR="00EE0227" w:rsidRDefault="00EE0227" w:rsidP="00EE0227">
      <w:pPr>
        <w:autoSpaceDE w:val="0"/>
        <w:autoSpaceDN w:val="0"/>
        <w:adjustRightInd w:val="0"/>
        <w:spacing w:after="0"/>
        <w:rPr>
          <w:rFonts w:ascii="TimesNewRomanPSMT" w:hAnsi="TimesNewRomanPSMT" w:cs="TimesNewRomanPSMT"/>
          <w:lang w:val="en-CA" w:eastAsia="en-CA"/>
        </w:rPr>
      </w:pPr>
      <w:r>
        <w:rPr>
          <w:rFonts w:ascii="TimesNewRomanPSMT" w:hAnsi="TimesNewRomanPSMT" w:cs="TimesNewRomanPSMT"/>
          <w:lang w:val="en-CA" w:eastAsia="en-CA"/>
        </w:rPr>
        <w:t>GML-conformant XML documents. The standard MIME-type and sub-type for GML</w:t>
      </w:r>
      <w:r w:rsidR="00CD524C">
        <w:rPr>
          <w:rFonts w:ascii="TimesNewRomanPSMT" w:hAnsi="TimesNewRomanPSMT" w:cs="TimesNewRomanPSMT"/>
          <w:lang w:val="en-CA" w:eastAsia="en-CA"/>
        </w:rPr>
        <w:t xml:space="preserve"> </w:t>
      </w:r>
      <w:r>
        <w:rPr>
          <w:rFonts w:ascii="TimesNewRomanPSMT" w:hAnsi="TimesNewRomanPSMT" w:cs="TimesNewRomanPSMT"/>
          <w:lang w:val="en-CA" w:eastAsia="en-CA"/>
        </w:rPr>
        <w:t xml:space="preserve">data should be used to indicate the encoding in internet exchange, as specified in </w:t>
      </w:r>
      <w:r>
        <w:rPr>
          <w:i/>
          <w:iCs/>
          <w:lang w:val="en-CA" w:eastAsia="en-CA"/>
        </w:rPr>
        <w:t>MIME</w:t>
      </w:r>
      <w:r w:rsidR="00CD524C">
        <w:rPr>
          <w:i/>
          <w:iCs/>
          <w:lang w:val="en-CA" w:eastAsia="en-CA"/>
        </w:rPr>
        <w:t xml:space="preserve"> </w:t>
      </w:r>
      <w:r>
        <w:rPr>
          <w:i/>
          <w:iCs/>
          <w:lang w:val="en-CA" w:eastAsia="en-CA"/>
        </w:rPr>
        <w:t xml:space="preserve">Media Types for </w:t>
      </w:r>
      <w:r w:rsidR="00CD524C">
        <w:rPr>
          <w:i/>
          <w:iCs/>
          <w:lang w:val="en-CA" w:eastAsia="en-CA"/>
        </w:rPr>
        <w:t>GML,</w:t>
      </w:r>
      <w:r>
        <w:rPr>
          <w:rFonts w:ascii="TimesNewRomanPSMT" w:hAnsi="TimesNewRomanPSMT" w:cs="TimesNewRomanPSMT"/>
          <w:lang w:val="en-CA" w:eastAsia="en-CA"/>
        </w:rPr>
        <w:t xml:space="preserve"> namely</w:t>
      </w:r>
    </w:p>
    <w:p w14:paraId="4ABEB529" w14:textId="77777777" w:rsidR="000419EF" w:rsidRDefault="000419EF" w:rsidP="00EE0227">
      <w:pPr>
        <w:autoSpaceDE w:val="0"/>
        <w:autoSpaceDN w:val="0"/>
        <w:adjustRightInd w:val="0"/>
        <w:spacing w:after="0"/>
        <w:rPr>
          <w:rFonts w:ascii="TimesNewRomanPSMT" w:hAnsi="TimesNewRomanPSMT" w:cs="TimesNewRomanPSMT"/>
          <w:lang w:val="en-CA" w:eastAsia="en-CA"/>
        </w:rPr>
      </w:pPr>
    </w:p>
    <w:p w14:paraId="397D43DF" w14:textId="5D0CAFBC" w:rsidR="00EE0227" w:rsidRDefault="00EE0227" w:rsidP="00EE0227">
      <w:pPr>
        <w:rPr>
          <w:lang w:val="en-CA"/>
        </w:rPr>
      </w:pPr>
      <w:r>
        <w:rPr>
          <w:rFonts w:ascii="TimesNewRomanPSMT" w:hAnsi="TimesNewRomanPSMT" w:cs="TimesNewRomanPSMT"/>
          <w:lang w:val="en-CA" w:eastAsia="en-CA"/>
        </w:rPr>
        <w:t>application/gml+xml</w:t>
      </w:r>
      <w:r w:rsidRPr="00D12552" w:rsidDel="00EE0227">
        <w:rPr>
          <w:lang w:val="en-CA"/>
        </w:rPr>
        <w:t xml:space="preserve"> </w:t>
      </w:r>
    </w:p>
    <w:p w14:paraId="78D9A287" w14:textId="503CFA7F" w:rsidR="00334B16" w:rsidRDefault="00334B16" w:rsidP="00EE0227">
      <w:pPr>
        <w:rPr>
          <w:lang w:val="en-CA"/>
        </w:rPr>
      </w:pPr>
      <w:r>
        <w:rPr>
          <w:lang w:val="en-CA"/>
        </w:rPr>
        <w:br w:type="page"/>
      </w:r>
    </w:p>
    <w:p w14:paraId="68B7A5E5" w14:textId="619A0F79" w:rsidR="000F075C" w:rsidRPr="00D12552" w:rsidRDefault="000F075C" w:rsidP="000F075C">
      <w:pPr>
        <w:pStyle w:val="Heading1"/>
        <w:rPr>
          <w:lang w:val="en-CA"/>
        </w:rPr>
      </w:pPr>
      <w:bookmarkStart w:id="591" w:name="_Toc456947027"/>
      <w:r>
        <w:rPr>
          <w:lang w:val="en-CA"/>
        </w:rPr>
        <w:lastRenderedPageBreak/>
        <w:t>Abbreviations and Acronyms</w:t>
      </w:r>
      <w:bookmarkEnd w:id="591"/>
    </w:p>
    <w:p w14:paraId="54714F4C" w14:textId="6E0B4A71" w:rsidR="00047986" w:rsidRDefault="00047986" w:rsidP="00047986">
      <w:pPr>
        <w:ind w:left="2127" w:hanging="2127"/>
        <w:rPr>
          <w:lang w:val="en-CA"/>
        </w:rPr>
      </w:pPr>
      <w:r>
        <w:rPr>
          <w:lang w:val="en-CA"/>
        </w:rPr>
        <w:t>EarthResourceML</w:t>
      </w:r>
      <w:r>
        <w:rPr>
          <w:lang w:val="en-CA"/>
        </w:rPr>
        <w:tab/>
        <w:t>Earth Resource Markup Language (www.earthresourceml.org)</w:t>
      </w:r>
    </w:p>
    <w:p w14:paraId="5244EB23" w14:textId="7BF5B01A" w:rsidR="00301315" w:rsidRDefault="00301315" w:rsidP="00047986">
      <w:pPr>
        <w:ind w:left="2127" w:hanging="2127"/>
        <w:rPr>
          <w:lang w:val="en-CA"/>
        </w:rPr>
      </w:pPr>
      <w:r>
        <w:rPr>
          <w:lang w:val="en-CA"/>
        </w:rPr>
        <w:t>INSPIRE</w:t>
      </w:r>
      <w:r>
        <w:rPr>
          <w:lang w:val="en-CA"/>
        </w:rPr>
        <w:tab/>
        <w:t>The INSPIRE Directive of the European Union was begun</w:t>
      </w:r>
      <w:r w:rsidRPr="00301315">
        <w:rPr>
          <w:lang w:val="en-CA"/>
        </w:rPr>
        <w:t xml:space="preserve"> </w:t>
      </w:r>
      <w:r>
        <w:rPr>
          <w:lang w:val="en-CA"/>
        </w:rPr>
        <w:t xml:space="preserve">in May 2007 to establish </w:t>
      </w:r>
      <w:r w:rsidRPr="00301315">
        <w:rPr>
          <w:lang w:val="en-CA"/>
        </w:rPr>
        <w:t>an infrastructure for spatial information in Europe to support Co</w:t>
      </w:r>
      <w:r>
        <w:rPr>
          <w:lang w:val="en-CA"/>
        </w:rPr>
        <w:t>mmunity environmental policies (</w:t>
      </w:r>
      <w:r w:rsidRPr="00301315">
        <w:rPr>
          <w:lang w:val="en-CA"/>
        </w:rPr>
        <w:t>http://inspire.ec.europa.eu/</w:t>
      </w:r>
      <w:r>
        <w:rPr>
          <w:lang w:val="en-CA"/>
        </w:rPr>
        <w:t>)</w:t>
      </w:r>
    </w:p>
    <w:p w14:paraId="4B45058D" w14:textId="38FD923B" w:rsidR="00074FA2" w:rsidRDefault="00074FA2" w:rsidP="00047986">
      <w:pPr>
        <w:ind w:left="2127" w:hanging="2127"/>
        <w:rPr>
          <w:lang w:val="en-CA"/>
        </w:rPr>
      </w:pPr>
      <w:r>
        <w:rPr>
          <w:lang w:val="en-CA"/>
        </w:rPr>
        <w:t>IUGS</w:t>
      </w:r>
      <w:r>
        <w:rPr>
          <w:lang w:val="en-CA"/>
        </w:rPr>
        <w:tab/>
        <w:t>International Union of Geological Sciences (www.iugs.org)</w:t>
      </w:r>
    </w:p>
    <w:p w14:paraId="77205851" w14:textId="5863D8F9" w:rsidR="00074FA2" w:rsidRDefault="00074FA2" w:rsidP="00047986">
      <w:pPr>
        <w:ind w:left="2127" w:hanging="2127"/>
        <w:rPr>
          <w:lang w:val="en-CA"/>
        </w:rPr>
      </w:pPr>
      <w:r>
        <w:rPr>
          <w:lang w:val="en-CA"/>
        </w:rPr>
        <w:t>IUGS CGI</w:t>
      </w:r>
      <w:r>
        <w:rPr>
          <w:lang w:val="en-CA"/>
        </w:rPr>
        <w:tab/>
        <w:t>International Union of Geological Sciences, Commission for the Management and Application of Geoscience Information (www.cgi-iugs.org)</w:t>
      </w:r>
    </w:p>
    <w:p w14:paraId="4A91133A" w14:textId="79927347" w:rsidR="00074FA2" w:rsidRDefault="00074FA2" w:rsidP="00047986">
      <w:pPr>
        <w:ind w:left="2127" w:hanging="2127"/>
        <w:rPr>
          <w:lang w:val="en-CA"/>
        </w:rPr>
      </w:pPr>
      <w:r>
        <w:rPr>
          <w:lang w:val="en-CA"/>
        </w:rPr>
        <w:t>GeoSciML</w:t>
      </w:r>
      <w:r>
        <w:rPr>
          <w:lang w:val="en-CA"/>
        </w:rPr>
        <w:tab/>
        <w:t>Geoscience Markup Language</w:t>
      </w:r>
      <w:r w:rsidR="00301315">
        <w:rPr>
          <w:lang w:val="en-CA"/>
        </w:rPr>
        <w:t xml:space="preserve"> (</w:t>
      </w:r>
      <w:hyperlink r:id="rId156" w:history="1">
        <w:r w:rsidR="00047986" w:rsidRPr="00EB53A6">
          <w:rPr>
            <w:rStyle w:val="Hyperlink"/>
            <w:lang w:val="en-CA"/>
          </w:rPr>
          <w:t>www.geosciml.org</w:t>
        </w:r>
      </w:hyperlink>
      <w:r w:rsidR="00301315">
        <w:rPr>
          <w:lang w:val="en-CA"/>
        </w:rPr>
        <w:t>)</w:t>
      </w:r>
    </w:p>
    <w:p w14:paraId="1A4E415B" w14:textId="025D6827" w:rsidR="00047986" w:rsidRDefault="00047986" w:rsidP="00047986">
      <w:pPr>
        <w:ind w:left="2127" w:hanging="2127"/>
        <w:rPr>
          <w:lang w:val="en-CA"/>
        </w:rPr>
      </w:pPr>
      <w:r>
        <w:rPr>
          <w:lang w:val="en-CA"/>
        </w:rPr>
        <w:t>GWML</w:t>
      </w:r>
      <w:r>
        <w:rPr>
          <w:lang w:val="en-CA"/>
        </w:rPr>
        <w:tab/>
        <w:t>GroundWater Markup Language</w:t>
      </w:r>
    </w:p>
    <w:p w14:paraId="09EF6ED5" w14:textId="376E9CF8" w:rsidR="00201C6A" w:rsidRDefault="00201C6A" w:rsidP="00047986">
      <w:pPr>
        <w:ind w:left="2127" w:hanging="2127"/>
        <w:rPr>
          <w:lang w:val="en-CA"/>
        </w:rPr>
      </w:pPr>
      <w:r>
        <w:rPr>
          <w:lang w:val="en-CA"/>
        </w:rPr>
        <w:t>RDBMS</w:t>
      </w:r>
      <w:r>
        <w:rPr>
          <w:lang w:val="en-CA"/>
        </w:rPr>
        <w:tab/>
        <w:t>Relational database management system</w:t>
      </w:r>
    </w:p>
    <w:p w14:paraId="6AD16FC9" w14:textId="0252FF4C" w:rsidR="007A4792" w:rsidRDefault="007A4792" w:rsidP="00047986">
      <w:pPr>
        <w:ind w:left="2127" w:hanging="2127"/>
        <w:rPr>
          <w:lang w:val="en-CA"/>
        </w:rPr>
      </w:pPr>
      <w:r>
        <w:rPr>
          <w:lang w:val="en-CA"/>
        </w:rPr>
        <w:t>UCUM</w:t>
      </w:r>
      <w:r>
        <w:rPr>
          <w:lang w:val="en-CA"/>
        </w:rPr>
        <w:tab/>
      </w:r>
      <w:r w:rsidRPr="007A4792">
        <w:rPr>
          <w:lang w:val="en-CA"/>
        </w:rPr>
        <w:t>Unified Code for Units of Measure</w:t>
      </w:r>
      <w:r>
        <w:rPr>
          <w:lang w:val="en-CA"/>
        </w:rPr>
        <w:t xml:space="preserve"> (</w:t>
      </w:r>
      <w:hyperlink r:id="rId157" w:history="1">
        <w:r w:rsidRPr="00445F04">
          <w:rPr>
            <w:rStyle w:val="Hyperlink"/>
            <w:lang w:val="en-CA"/>
          </w:rPr>
          <w:t>http://unitsofmeasure.org/ucum.html</w:t>
        </w:r>
      </w:hyperlink>
      <w:r>
        <w:rPr>
          <w:lang w:val="en-CA"/>
        </w:rPr>
        <w:t xml:space="preserve">) </w:t>
      </w:r>
    </w:p>
    <w:p w14:paraId="57CEF178" w14:textId="165938B3" w:rsidR="009A7B37" w:rsidRPr="00D12552" w:rsidRDefault="009A7B37" w:rsidP="00B464F3">
      <w:pPr>
        <w:pStyle w:val="AnnexLevel1main"/>
        <w:rPr>
          <w:lang w:val="en-CA"/>
        </w:rPr>
      </w:pPr>
      <w:r w:rsidRPr="00D12552">
        <w:rPr>
          <w:lang w:val="en-CA"/>
        </w:rPr>
        <w:br w:type="page"/>
      </w:r>
      <w:r w:rsidR="00B61014">
        <w:rPr>
          <w:lang w:val="en-CA"/>
        </w:rPr>
        <w:lastRenderedPageBreak/>
        <w:t>Annexes</w:t>
      </w:r>
    </w:p>
    <w:p w14:paraId="4A91F08D" w14:textId="226EF7C9" w:rsidR="00B61014" w:rsidRPr="0027787F" w:rsidRDefault="00B61014" w:rsidP="0027787F">
      <w:pPr>
        <w:pStyle w:val="OGCAnnexX"/>
      </w:pPr>
      <w:bookmarkStart w:id="592" w:name="_Toc456947028"/>
      <w:bookmarkStart w:id="593" w:name="_Toc426472101"/>
      <w:bookmarkStart w:id="594" w:name="_Toc445211802"/>
      <w:r w:rsidRPr="0027787F">
        <w:t>Conformance classes</w:t>
      </w:r>
      <w:bookmarkEnd w:id="592"/>
    </w:p>
    <w:p w14:paraId="5E078BF4" w14:textId="77777777" w:rsidR="00401781" w:rsidRDefault="00401781" w:rsidP="00345D65"/>
    <w:p w14:paraId="4A3D07E6" w14:textId="6EB45C4F" w:rsidR="003B0AAB" w:rsidRPr="0027787F" w:rsidRDefault="003B0AAB" w:rsidP="003B0AAB">
      <w:pPr>
        <w:pStyle w:val="OGCAnnexXX"/>
      </w:pPr>
      <w:bookmarkStart w:id="595" w:name="_Toc456947029"/>
      <w:r w:rsidRPr="0027787F">
        <w:t xml:space="preserve">Conformance class: GeoSciML </w:t>
      </w:r>
      <w:r>
        <w:t>Conceptual</w:t>
      </w:r>
      <w:bookmarkEnd w:id="595"/>
    </w:p>
    <w:p w14:paraId="552A138E" w14:textId="77777777" w:rsidR="003B0AAB" w:rsidRDefault="003B0AAB" w:rsidP="00345D65"/>
    <w:p w14:paraId="20EC8C56" w14:textId="77777777" w:rsidR="003B0AAB" w:rsidRPr="003B0AAB" w:rsidRDefault="003B0AAB" w:rsidP="003B0AAB"/>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456"/>
        <w:gridCol w:w="5890"/>
      </w:tblGrid>
      <w:tr w:rsidR="003B0AAB" w:rsidRPr="009E563E" w14:paraId="7B512947" w14:textId="77777777" w:rsidTr="008037F7">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2DD090EA" w14:textId="77777777" w:rsidR="003B0AAB" w:rsidRPr="009E563E" w:rsidRDefault="003B0AAB" w:rsidP="008037F7">
            <w:pPr>
              <w:pStyle w:val="Tabletext9"/>
              <w:rPr>
                <w:rFonts w:cs="Arial"/>
                <w:szCs w:val="18"/>
                <w:lang w:eastAsia="en-US"/>
              </w:rPr>
            </w:pPr>
            <w:r w:rsidRPr="009E563E">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5543A66" w14:textId="77777777" w:rsidR="003B0AAB" w:rsidRPr="009E563E" w:rsidRDefault="003B0AAB" w:rsidP="008037F7">
            <w:pPr>
              <w:pStyle w:val="Tabletext9"/>
              <w:rPr>
                <w:rFonts w:cs="Arial"/>
                <w:b/>
                <w:color w:val="0000FF"/>
                <w:szCs w:val="18"/>
                <w:lang w:eastAsia="en-US"/>
              </w:rPr>
            </w:pPr>
            <w:r w:rsidRPr="009E563E">
              <w:rPr>
                <w:rFonts w:cs="Arial"/>
                <w:b/>
                <w:szCs w:val="18"/>
              </w:rPr>
              <w:t>/conf/</w:t>
            </w:r>
            <w:r>
              <w:rPr>
                <w:rFonts w:cs="Arial"/>
                <w:b/>
                <w:szCs w:val="18"/>
              </w:rPr>
              <w:t>gsml4-conceptual</w:t>
            </w:r>
          </w:p>
        </w:tc>
      </w:tr>
      <w:tr w:rsidR="003B0AAB" w:rsidRPr="009E563E" w14:paraId="05A37C98" w14:textId="77777777" w:rsidTr="008037F7">
        <w:tc>
          <w:tcPr>
            <w:tcW w:w="1549" w:type="dxa"/>
            <w:tcBorders>
              <w:top w:val="single" w:sz="12" w:space="0" w:color="auto"/>
              <w:left w:val="single" w:sz="12" w:space="0" w:color="auto"/>
              <w:bottom w:val="single" w:sz="4" w:space="0" w:color="auto"/>
              <w:right w:val="single" w:sz="4" w:space="0" w:color="auto"/>
            </w:tcBorders>
            <w:hideMark/>
          </w:tcPr>
          <w:p w14:paraId="73A97AE8" w14:textId="77777777" w:rsidR="003B0AAB" w:rsidRPr="009E563E" w:rsidRDefault="003B0AAB" w:rsidP="008037F7">
            <w:pPr>
              <w:pStyle w:val="Tabletext9"/>
              <w:rPr>
                <w:rFonts w:cs="Arial"/>
                <w:szCs w:val="18"/>
                <w:lang w:eastAsia="en-US"/>
              </w:rPr>
            </w:pPr>
            <w:r w:rsidRPr="009E563E">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47DD08B2" w14:textId="44C9D317" w:rsidR="003B0AAB" w:rsidRPr="009E563E" w:rsidRDefault="003B0AAB" w:rsidP="008037F7">
            <w:pPr>
              <w:pStyle w:val="Tabletext9"/>
              <w:rPr>
                <w:rFonts w:cs="Arial"/>
                <w:b/>
                <w:color w:val="0000FF"/>
                <w:szCs w:val="18"/>
                <w:lang w:eastAsia="en-US"/>
              </w:rPr>
            </w:pPr>
            <w:r>
              <w:rPr>
                <w:rFonts w:cs="Arial"/>
                <w:szCs w:val="18"/>
              </w:rPr>
              <w:t>req/gsml4</w:t>
            </w:r>
            <w:r w:rsidRPr="001C6F4D">
              <w:rPr>
                <w:rFonts w:cs="Arial"/>
                <w:szCs w:val="18"/>
              </w:rPr>
              <w:t>-conceptual</w:t>
            </w:r>
          </w:p>
        </w:tc>
      </w:tr>
      <w:tr w:rsidR="003B0AAB" w:rsidRPr="009E563E" w14:paraId="2D111251" w14:textId="77777777" w:rsidTr="008037F7">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6BEF8438" w14:textId="77777777" w:rsidR="003B0AAB" w:rsidRPr="009E563E" w:rsidRDefault="003B0AAB" w:rsidP="008037F7">
            <w:pPr>
              <w:pStyle w:val="Tabletext9"/>
              <w:rPr>
                <w:rFonts w:cs="Arial"/>
                <w:b/>
                <w:szCs w:val="18"/>
                <w:lang w:eastAsia="en-US"/>
              </w:rPr>
            </w:pPr>
            <w:r w:rsidRPr="009E563E">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5EB0509A" w14:textId="675BB8B5" w:rsidR="003B0AAB" w:rsidRPr="009E563E" w:rsidRDefault="003B0AAB" w:rsidP="008037F7">
            <w:pPr>
              <w:pStyle w:val="Tabletext9"/>
              <w:rPr>
                <w:rFonts w:cs="Arial"/>
                <w:b/>
                <w:color w:val="FF0000"/>
                <w:szCs w:val="18"/>
                <w:lang w:eastAsia="en-US"/>
              </w:rPr>
            </w:pPr>
            <w:r>
              <w:rPr>
                <w:rFonts w:cs="Arial"/>
                <w:szCs w:val="18"/>
                <w:lang w:val="en-AU"/>
              </w:rPr>
              <w:t>/conf</w:t>
            </w:r>
            <w:r>
              <w:t>/</w:t>
            </w:r>
            <w:r>
              <w:rPr>
                <w:b/>
              </w:rPr>
              <w:t>gsml4</w:t>
            </w:r>
            <w:r w:rsidRPr="001C6F4D">
              <w:rPr>
                <w:b/>
              </w:rPr>
              <w:t>-conceptual/</w:t>
            </w:r>
            <w:r>
              <w:rPr>
                <w:b/>
              </w:rPr>
              <w:t>similarity</w:t>
            </w:r>
          </w:p>
        </w:tc>
      </w:tr>
      <w:tr w:rsidR="003B0AAB" w:rsidRPr="009E563E" w14:paraId="4F15F8E7" w14:textId="77777777" w:rsidTr="008037F7">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F87643" w14:textId="77777777" w:rsidR="003B0AAB" w:rsidRPr="009E563E" w:rsidRDefault="003B0AAB" w:rsidP="008037F7">
            <w:pPr>
              <w:spacing w:after="0"/>
              <w:rPr>
                <w:rFonts w:ascii="Arial" w:eastAsia="MS Mincho" w:hAnsi="Arial" w:cs="Arial"/>
                <w:b/>
                <w:sz w:val="18"/>
                <w:szCs w:val="18"/>
              </w:rPr>
            </w:pPr>
          </w:p>
        </w:tc>
        <w:tc>
          <w:tcPr>
            <w:tcW w:w="1456" w:type="dxa"/>
            <w:tcBorders>
              <w:top w:val="single" w:sz="4" w:space="0" w:color="auto"/>
              <w:left w:val="single" w:sz="4" w:space="0" w:color="auto"/>
              <w:bottom w:val="single" w:sz="4" w:space="0" w:color="auto"/>
              <w:right w:val="nil"/>
            </w:tcBorders>
            <w:hideMark/>
          </w:tcPr>
          <w:p w14:paraId="10DD8ABC" w14:textId="77777777" w:rsidR="003B0AAB" w:rsidRPr="009E563E" w:rsidRDefault="003B0AAB" w:rsidP="008037F7">
            <w:pPr>
              <w:spacing w:after="0"/>
              <w:rPr>
                <w:rFonts w:ascii="Arial" w:eastAsia="MS Mincho" w:hAnsi="Arial" w:cs="Arial"/>
                <w:sz w:val="18"/>
                <w:szCs w:val="18"/>
              </w:rPr>
            </w:pPr>
            <w:r w:rsidRPr="009E563E">
              <w:rPr>
                <w:rFonts w:ascii="Arial" w:eastAsia="MS Mincho" w:hAnsi="Arial" w:cs="Arial"/>
                <w:b/>
                <w:sz w:val="18"/>
                <w:szCs w:val="18"/>
                <w:lang w:eastAsia="ja-JP"/>
              </w:rPr>
              <w:t>Requirement</w:t>
            </w:r>
          </w:p>
        </w:tc>
        <w:tc>
          <w:tcPr>
            <w:tcW w:w="5890" w:type="dxa"/>
            <w:tcBorders>
              <w:top w:val="single" w:sz="4" w:space="0" w:color="auto"/>
              <w:left w:val="single" w:sz="4" w:space="0" w:color="auto"/>
              <w:bottom w:val="single" w:sz="4" w:space="0" w:color="auto"/>
              <w:right w:val="single" w:sz="12" w:space="0" w:color="auto"/>
            </w:tcBorders>
            <w:hideMark/>
          </w:tcPr>
          <w:p w14:paraId="1E201017" w14:textId="7C1B579F" w:rsidR="003B0AAB" w:rsidRPr="00B214EB" w:rsidRDefault="003B0AAB" w:rsidP="003B0AAB">
            <w:pPr>
              <w:pStyle w:val="Tabletext9"/>
              <w:rPr>
                <w:b/>
              </w:rPr>
            </w:pPr>
            <w:r w:rsidRPr="001C6F4D">
              <w:rPr>
                <w:b/>
              </w:rPr>
              <w:t>/req/g</w:t>
            </w:r>
            <w:r>
              <w:rPr>
                <w:b/>
              </w:rPr>
              <w:t>sml4</w:t>
            </w:r>
            <w:r w:rsidRPr="001C6F4D">
              <w:rPr>
                <w:b/>
              </w:rPr>
              <w:t>-conceptual/</w:t>
            </w:r>
            <w:r>
              <w:rPr>
                <w:b/>
              </w:rPr>
              <w:t>similarity</w:t>
            </w:r>
          </w:p>
        </w:tc>
      </w:tr>
      <w:tr w:rsidR="003B0AAB" w:rsidRPr="009E563E" w14:paraId="340D32B9" w14:textId="77777777" w:rsidTr="008037F7">
        <w:trPr>
          <w:trHeight w:val="280"/>
        </w:trPr>
        <w:tc>
          <w:tcPr>
            <w:tcW w:w="1549" w:type="dxa"/>
            <w:vMerge/>
            <w:tcBorders>
              <w:top w:val="single" w:sz="4" w:space="0" w:color="auto"/>
              <w:left w:val="single" w:sz="12" w:space="0" w:color="auto"/>
              <w:bottom w:val="single" w:sz="4" w:space="0" w:color="auto"/>
              <w:right w:val="single" w:sz="4" w:space="0" w:color="auto"/>
            </w:tcBorders>
            <w:vAlign w:val="center"/>
          </w:tcPr>
          <w:p w14:paraId="18FA98C0" w14:textId="77777777" w:rsidR="003B0AAB" w:rsidRPr="009E563E" w:rsidRDefault="003B0AAB" w:rsidP="008037F7">
            <w:pPr>
              <w:spacing w:after="0"/>
              <w:rPr>
                <w:rFonts w:ascii="Arial" w:eastAsia="MS Mincho" w:hAnsi="Arial" w:cs="Arial"/>
                <w:b/>
                <w:sz w:val="18"/>
                <w:szCs w:val="18"/>
              </w:rPr>
            </w:pPr>
          </w:p>
        </w:tc>
        <w:tc>
          <w:tcPr>
            <w:tcW w:w="1456" w:type="dxa"/>
            <w:tcBorders>
              <w:top w:val="single" w:sz="4" w:space="0" w:color="auto"/>
              <w:left w:val="single" w:sz="4" w:space="0" w:color="auto"/>
              <w:bottom w:val="single" w:sz="4" w:space="0" w:color="auto"/>
              <w:right w:val="nil"/>
            </w:tcBorders>
          </w:tcPr>
          <w:p w14:paraId="60C2C7A1" w14:textId="77777777" w:rsidR="003B0AAB" w:rsidRPr="009E563E" w:rsidRDefault="003B0AAB" w:rsidP="008037F7">
            <w:pPr>
              <w:spacing w:after="0"/>
              <w:rPr>
                <w:rFonts w:ascii="Arial" w:eastAsia="MS Mincho" w:hAnsi="Arial" w:cs="Arial"/>
                <w:b/>
                <w:sz w:val="18"/>
                <w:szCs w:val="18"/>
                <w:lang w:eastAsia="ja-JP"/>
              </w:rPr>
            </w:pPr>
            <w:r w:rsidRPr="009E563E">
              <w:rPr>
                <w:rFonts w:ascii="Arial" w:eastAsia="MS Mincho" w:hAnsi="Arial" w:cs="Arial"/>
                <w:b/>
                <w:sz w:val="18"/>
                <w:szCs w:val="18"/>
                <w:lang w:eastAsia="ja-JP"/>
              </w:rPr>
              <w:t>Test purpose</w:t>
            </w:r>
          </w:p>
        </w:tc>
        <w:tc>
          <w:tcPr>
            <w:tcW w:w="5890" w:type="dxa"/>
            <w:tcBorders>
              <w:top w:val="single" w:sz="4" w:space="0" w:color="auto"/>
              <w:left w:val="single" w:sz="4" w:space="0" w:color="auto"/>
              <w:bottom w:val="single" w:sz="4" w:space="0" w:color="auto"/>
              <w:right w:val="single" w:sz="12" w:space="0" w:color="auto"/>
            </w:tcBorders>
          </w:tcPr>
          <w:p w14:paraId="2B714913" w14:textId="77777777" w:rsidR="003B0AAB" w:rsidRPr="00B214EB" w:rsidRDefault="003B0AAB" w:rsidP="008037F7">
            <w:pPr>
              <w:pStyle w:val="Tabletext9"/>
              <w:rPr>
                <w:b/>
              </w:rPr>
            </w:pPr>
            <w:r>
              <w:rPr>
                <w:rFonts w:cs="Arial"/>
                <w:szCs w:val="18"/>
                <w:lang w:val="en-AU"/>
              </w:rPr>
              <w:t>Ensure that the target logical model is compatible with the conceptual model.</w:t>
            </w:r>
          </w:p>
        </w:tc>
      </w:tr>
      <w:tr w:rsidR="003B0AAB" w:rsidRPr="009E563E" w14:paraId="5B33E517" w14:textId="77777777" w:rsidTr="008037F7">
        <w:trPr>
          <w:trHeight w:val="280"/>
        </w:trPr>
        <w:tc>
          <w:tcPr>
            <w:tcW w:w="1549" w:type="dxa"/>
            <w:vMerge/>
            <w:tcBorders>
              <w:top w:val="single" w:sz="4" w:space="0" w:color="auto"/>
              <w:left w:val="single" w:sz="12" w:space="0" w:color="auto"/>
              <w:bottom w:val="single" w:sz="4" w:space="0" w:color="auto"/>
              <w:right w:val="single" w:sz="4" w:space="0" w:color="auto"/>
            </w:tcBorders>
            <w:vAlign w:val="center"/>
          </w:tcPr>
          <w:p w14:paraId="795FAE5B" w14:textId="77777777" w:rsidR="003B0AAB" w:rsidRPr="009E563E" w:rsidRDefault="003B0AAB" w:rsidP="008037F7">
            <w:pPr>
              <w:spacing w:after="0"/>
              <w:rPr>
                <w:rFonts w:ascii="Arial" w:eastAsia="MS Mincho" w:hAnsi="Arial" w:cs="Arial"/>
                <w:b/>
                <w:sz w:val="18"/>
                <w:szCs w:val="18"/>
              </w:rPr>
            </w:pPr>
          </w:p>
        </w:tc>
        <w:tc>
          <w:tcPr>
            <w:tcW w:w="1456" w:type="dxa"/>
            <w:tcBorders>
              <w:top w:val="single" w:sz="4" w:space="0" w:color="auto"/>
              <w:left w:val="single" w:sz="4" w:space="0" w:color="auto"/>
              <w:bottom w:val="single" w:sz="4" w:space="0" w:color="auto"/>
              <w:right w:val="nil"/>
            </w:tcBorders>
          </w:tcPr>
          <w:p w14:paraId="66B0E061" w14:textId="77777777" w:rsidR="003B0AAB" w:rsidRPr="009E563E" w:rsidRDefault="003B0AAB" w:rsidP="008037F7">
            <w:pPr>
              <w:spacing w:after="0"/>
              <w:rPr>
                <w:rFonts w:ascii="Arial" w:eastAsia="MS Mincho" w:hAnsi="Arial" w:cs="Arial"/>
                <w:b/>
                <w:sz w:val="18"/>
                <w:szCs w:val="18"/>
                <w:lang w:eastAsia="ja-JP"/>
              </w:rPr>
            </w:pPr>
            <w:r w:rsidRPr="009E563E">
              <w:rPr>
                <w:rFonts w:ascii="Arial" w:eastAsia="MS Mincho" w:hAnsi="Arial" w:cs="Arial"/>
                <w:b/>
                <w:sz w:val="18"/>
                <w:szCs w:val="18"/>
                <w:lang w:eastAsia="ja-JP"/>
              </w:rPr>
              <w:t>Test method</w:t>
            </w:r>
          </w:p>
        </w:tc>
        <w:tc>
          <w:tcPr>
            <w:tcW w:w="5890" w:type="dxa"/>
            <w:tcBorders>
              <w:top w:val="single" w:sz="4" w:space="0" w:color="auto"/>
              <w:left w:val="single" w:sz="4" w:space="0" w:color="auto"/>
              <w:bottom w:val="single" w:sz="4" w:space="0" w:color="auto"/>
              <w:right w:val="single" w:sz="12" w:space="0" w:color="auto"/>
            </w:tcBorders>
          </w:tcPr>
          <w:p w14:paraId="2A9CC4BA" w14:textId="77777777" w:rsidR="003B0AAB" w:rsidRPr="00EC17E5" w:rsidRDefault="003B0AAB" w:rsidP="008037F7">
            <w:pPr>
              <w:pStyle w:val="Tabletext9"/>
            </w:pPr>
            <w:r>
              <w:t>Determine semantic similarity between the logical model and conceptual model using an established method such as : (i) visual comparison of the UML diagrams, (ii) comparison of logical and conceptual components expressed in a common knowledge representation language such as first order logic, or (iii) comparison after mapping to a reference ontology.</w:t>
            </w:r>
          </w:p>
        </w:tc>
      </w:tr>
      <w:tr w:rsidR="003B0AAB" w:rsidRPr="009E563E" w14:paraId="5420FE76" w14:textId="77777777" w:rsidTr="008037F7">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0E8952B" w14:textId="77777777" w:rsidR="003B0AAB" w:rsidRPr="009E563E" w:rsidRDefault="003B0AAB" w:rsidP="008037F7">
            <w:pPr>
              <w:spacing w:after="0"/>
              <w:rPr>
                <w:rFonts w:ascii="Arial" w:eastAsia="MS Mincho" w:hAnsi="Arial" w:cs="Arial"/>
                <w:b/>
                <w:sz w:val="18"/>
                <w:szCs w:val="18"/>
              </w:rPr>
            </w:pPr>
          </w:p>
        </w:tc>
        <w:tc>
          <w:tcPr>
            <w:tcW w:w="1456" w:type="dxa"/>
            <w:tcBorders>
              <w:top w:val="single" w:sz="4" w:space="0" w:color="auto"/>
              <w:left w:val="single" w:sz="4" w:space="0" w:color="auto"/>
              <w:bottom w:val="single" w:sz="4" w:space="0" w:color="auto"/>
              <w:right w:val="nil"/>
            </w:tcBorders>
            <w:hideMark/>
          </w:tcPr>
          <w:p w14:paraId="25AF8F74" w14:textId="77777777" w:rsidR="003B0AAB" w:rsidRPr="009E563E" w:rsidRDefault="003B0AAB" w:rsidP="008037F7">
            <w:pPr>
              <w:spacing w:after="0"/>
              <w:rPr>
                <w:rFonts w:ascii="Arial" w:eastAsia="MS Mincho" w:hAnsi="Arial" w:cs="Arial"/>
                <w:sz w:val="18"/>
                <w:szCs w:val="18"/>
              </w:rPr>
            </w:pPr>
            <w:r w:rsidRPr="009E563E">
              <w:rPr>
                <w:rFonts w:ascii="Arial" w:eastAsia="MS Mincho" w:hAnsi="Arial" w:cs="Arial"/>
                <w:b/>
                <w:sz w:val="18"/>
                <w:szCs w:val="18"/>
                <w:lang w:eastAsia="ja-JP"/>
              </w:rPr>
              <w:t>Test type</w:t>
            </w:r>
          </w:p>
        </w:tc>
        <w:tc>
          <w:tcPr>
            <w:tcW w:w="5890" w:type="dxa"/>
            <w:tcBorders>
              <w:top w:val="single" w:sz="4" w:space="0" w:color="auto"/>
              <w:left w:val="single" w:sz="4" w:space="0" w:color="auto"/>
              <w:bottom w:val="single" w:sz="4" w:space="0" w:color="auto"/>
              <w:right w:val="single" w:sz="12" w:space="0" w:color="auto"/>
            </w:tcBorders>
            <w:hideMark/>
          </w:tcPr>
          <w:p w14:paraId="5B1F2024" w14:textId="77777777" w:rsidR="003B0AAB" w:rsidRPr="009E563E" w:rsidRDefault="003B0AAB" w:rsidP="008037F7">
            <w:pPr>
              <w:pStyle w:val="Tabletext9"/>
              <w:jc w:val="left"/>
              <w:rPr>
                <w:rFonts w:cs="Arial"/>
                <w:b/>
                <w:color w:val="FF0000"/>
                <w:szCs w:val="18"/>
                <w:lang w:eastAsia="en-US"/>
              </w:rPr>
            </w:pPr>
            <w:r w:rsidRPr="009E563E">
              <w:rPr>
                <w:rFonts w:cs="Arial"/>
                <w:szCs w:val="18"/>
                <w:lang w:val="en-AU"/>
              </w:rPr>
              <w:t>Capability</w:t>
            </w:r>
          </w:p>
        </w:tc>
      </w:tr>
    </w:tbl>
    <w:p w14:paraId="10CED89A" w14:textId="77777777" w:rsidR="003B0AAB" w:rsidRDefault="003B0AAB" w:rsidP="003B0AAB">
      <w:pPr>
        <w:rPr>
          <w:lang w:val="en-CA"/>
        </w:rPr>
      </w:pPr>
    </w:p>
    <w:p w14:paraId="413BBC69" w14:textId="77777777" w:rsidR="003B0AAB" w:rsidRPr="00B464F3" w:rsidRDefault="003B0AAB" w:rsidP="00345D65"/>
    <w:p w14:paraId="13276943" w14:textId="2251678A" w:rsidR="00480BB6" w:rsidRPr="0027787F" w:rsidRDefault="00542F0B" w:rsidP="00B464F3">
      <w:pPr>
        <w:pStyle w:val="OGCAnnexXX"/>
      </w:pPr>
      <w:bookmarkStart w:id="596" w:name="_Toc456947030"/>
      <w:bookmarkEnd w:id="593"/>
      <w:bookmarkEnd w:id="594"/>
      <w:r w:rsidRPr="0027787F">
        <w:t xml:space="preserve">Conformance class: </w:t>
      </w:r>
      <w:r w:rsidR="00480BB6" w:rsidRPr="0027787F">
        <w:t>GeoSciML Core Abstract</w:t>
      </w:r>
      <w:bookmarkEnd w:id="596"/>
    </w:p>
    <w:p w14:paraId="5327A704" w14:textId="77777777" w:rsidR="00B61014" w:rsidRDefault="00B61014" w:rsidP="00B464F3"/>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D8C3490"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69FDF6F8"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4EF87ACF"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gsml4-core</w:t>
            </w:r>
          </w:p>
        </w:tc>
      </w:tr>
      <w:tr w:rsidR="00480BB6" w:rsidRPr="00DE63EA" w14:paraId="3E7ABA53"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6C93839"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207EE09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/req/gsml4-core</w:t>
            </w:r>
          </w:p>
        </w:tc>
      </w:tr>
      <w:tr w:rsidR="00480BB6" w:rsidRPr="00DE63EA" w14:paraId="115D397C" w14:textId="77777777" w:rsidTr="0024128E">
        <w:tc>
          <w:tcPr>
            <w:tcW w:w="1549" w:type="dxa"/>
            <w:tcBorders>
              <w:top w:val="single" w:sz="12" w:space="0" w:color="auto"/>
              <w:left w:val="single" w:sz="12" w:space="0" w:color="auto"/>
              <w:bottom w:val="single" w:sz="4" w:space="0" w:color="auto"/>
              <w:right w:val="single" w:sz="4" w:space="0" w:color="auto"/>
            </w:tcBorders>
          </w:tcPr>
          <w:p w14:paraId="054AE835"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25BAFBDE"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Urn:iso:dis:iso:19156:clause:A.1.1</w:t>
            </w:r>
          </w:p>
        </w:tc>
      </w:tr>
      <w:tr w:rsidR="009F6B2F" w:rsidRPr="00DE63EA" w14:paraId="05150F4A" w14:textId="77777777" w:rsidTr="0024128E">
        <w:tc>
          <w:tcPr>
            <w:tcW w:w="1549" w:type="dxa"/>
            <w:tcBorders>
              <w:top w:val="single" w:sz="12" w:space="0" w:color="auto"/>
              <w:left w:val="single" w:sz="12" w:space="0" w:color="auto"/>
              <w:bottom w:val="single" w:sz="4" w:space="0" w:color="auto"/>
              <w:right w:val="single" w:sz="4" w:space="0" w:color="auto"/>
            </w:tcBorders>
          </w:tcPr>
          <w:p w14:paraId="3CE0BAE8" w14:textId="327CA4F2" w:rsidR="009F6B2F" w:rsidRDefault="009F6B2F"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46F18BF" w14:textId="794D394A" w:rsidR="009F6B2F" w:rsidRDefault="009F6B2F"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 xml:space="preserve">RFC </w:t>
            </w:r>
            <w:r w:rsidR="005061CC">
              <w:rPr>
                <w:rFonts w:cs="Arial"/>
                <w:szCs w:val="18"/>
                <w:lang w:val="en-US"/>
              </w:rPr>
              <w:t>3986</w:t>
            </w:r>
          </w:p>
        </w:tc>
      </w:tr>
      <w:tr w:rsidR="00480BB6" w:rsidRPr="00DE63EA" w14:paraId="5AF8C0E7"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073089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181E3C37"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/uml-entity-name</w:t>
            </w:r>
          </w:p>
        </w:tc>
      </w:tr>
      <w:tr w:rsidR="00480BB6" w:rsidRPr="00DE63EA" w14:paraId="0BA7C132"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40D3D3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F2B5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C31C03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/req/gsml4-core/uml-entity-name</w:t>
            </w:r>
          </w:p>
        </w:tc>
      </w:tr>
      <w:tr w:rsidR="00480BB6" w:rsidRPr="00DE63EA" w14:paraId="6DB2EDB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DAB4C0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F901F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71FE57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w:t>
            </w:r>
            <w:r w:rsidRPr="00DE63EA">
              <w:rPr>
                <w:rFonts w:cs="Arial"/>
                <w:szCs w:val="18"/>
                <w:lang w:val="en-CA"/>
              </w:rPr>
              <w:t xml:space="preserve"> that </w:t>
            </w:r>
            <w:r>
              <w:rPr>
                <w:rFonts w:cs="Arial"/>
                <w:szCs w:val="18"/>
                <w:lang w:val="en-CA"/>
              </w:rPr>
              <w:t>the names used in the target implementation matches the names in the logical model</w:t>
            </w:r>
          </w:p>
        </w:tc>
      </w:tr>
      <w:tr w:rsidR="00480BB6" w:rsidRPr="00DE63EA" w14:paraId="191D988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560CA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4310D1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8D0B0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when possible, name used in the target implementation matches the names in the logical model.</w:t>
            </w:r>
          </w:p>
        </w:tc>
      </w:tr>
      <w:tr w:rsidR="00480BB6" w:rsidRPr="00DE63EA" w14:paraId="3EE63EF3"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F722EA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742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4E70CE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8A79BA" w14:paraId="70FEBBB1"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209CBFE"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6CE38F56" w14:textId="77777777" w:rsidR="00480BB6" w:rsidRPr="007F07F2" w:rsidRDefault="00480BB6" w:rsidP="0024128E">
            <w:pPr>
              <w:pStyle w:val="Tabletext9"/>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/uml-cardinality</w:t>
            </w:r>
          </w:p>
        </w:tc>
      </w:tr>
      <w:tr w:rsidR="00480BB6" w:rsidRPr="008A79BA" w14:paraId="4FE632CC"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737341"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23196B7E"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13D8363" w14:textId="77777777" w:rsidR="00480BB6" w:rsidRPr="00B464F3"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lang w:val="en-CA"/>
              </w:rPr>
            </w:pPr>
            <w:r w:rsidRPr="00B464F3">
              <w:rPr>
                <w:rFonts w:ascii="Arial" w:hAnsi="Arial" w:cs="Arial"/>
                <w:sz w:val="18"/>
                <w:szCs w:val="18"/>
                <w:lang w:val="en-CA"/>
              </w:rPr>
              <w:t>/req/gsml4-core/uml-cardinality</w:t>
            </w:r>
          </w:p>
        </w:tc>
      </w:tr>
      <w:tr w:rsidR="00480BB6" w:rsidRPr="004A745D" w14:paraId="28D05F5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D37A10A"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6A29C9CF"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02FE77C" w14:textId="77777777" w:rsidR="00480BB6" w:rsidRPr="004A745D" w:rsidRDefault="00480BB6" w:rsidP="0024128E">
            <w:pPr>
              <w:pStyle w:val="Tabletext9"/>
              <w:rPr>
                <w:rFonts w:cs="Arial"/>
                <w:b/>
                <w:color w:val="FF0000"/>
                <w:szCs w:val="18"/>
                <w:lang w:eastAsia="en-US"/>
              </w:rPr>
            </w:pPr>
            <w:r>
              <w:rPr>
                <w:rFonts w:cs="Arial"/>
                <w:szCs w:val="18"/>
                <w:lang w:val="en-CA"/>
              </w:rPr>
              <w:t>Ensure that the cardinalities of the properties are the same as the logical model</w:t>
            </w:r>
          </w:p>
        </w:tc>
      </w:tr>
      <w:tr w:rsidR="00480BB6" w:rsidRPr="004A745D" w14:paraId="20556FF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CE701B2"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538E920"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35433D7"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Visually inspect the target implementation and validate that all properties have the same cardinality as the one expressed in the logical model.</w:t>
            </w:r>
          </w:p>
        </w:tc>
      </w:tr>
      <w:tr w:rsidR="00480BB6" w:rsidRPr="004A745D" w14:paraId="14535B6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B4F455"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0E0AB1"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2BCE96A" w14:textId="77777777" w:rsidR="00480BB6" w:rsidRPr="004A745D" w:rsidRDefault="00480BB6" w:rsidP="0024128E">
            <w:pPr>
              <w:pStyle w:val="Tabletext9"/>
              <w:rPr>
                <w:rFonts w:cs="Arial"/>
                <w:szCs w:val="18"/>
                <w:lang w:eastAsia="en-US"/>
              </w:rPr>
            </w:pPr>
          </w:p>
        </w:tc>
      </w:tr>
      <w:tr w:rsidR="00480BB6" w:rsidRPr="004A745D" w14:paraId="43A9EA52"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5CE74F38"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30D70364" w14:textId="77777777" w:rsidR="00480BB6" w:rsidRPr="007F07F2" w:rsidRDefault="00480BB6" w:rsidP="0024128E">
            <w:pPr>
              <w:pStyle w:val="Tabletext9"/>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w:t>
            </w:r>
            <w:r w:rsidRPr="00F303B4">
              <w:rPr>
                <w:rFonts w:cs="Arial"/>
                <w:b/>
                <w:szCs w:val="18"/>
                <w:lang w:val="en-US"/>
              </w:rPr>
              <w:t>uml-abstract</w:t>
            </w:r>
          </w:p>
        </w:tc>
      </w:tr>
      <w:tr w:rsidR="00480BB6" w:rsidRPr="004A745D" w14:paraId="037B43C9"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8F2135"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55F9CACA"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AE58DBC" w14:textId="77777777" w:rsidR="00480BB6" w:rsidRPr="00EE0AEA" w:rsidRDefault="00480BB6" w:rsidP="0024128E">
            <w:pPr>
              <w:spacing w:after="0"/>
              <w:rPr>
                <w:rFonts w:ascii="Arial" w:eastAsia="MS Mincho" w:hAnsi="Arial" w:cs="Arial"/>
                <w:b/>
                <w:color w:val="0000FF"/>
                <w:sz w:val="18"/>
                <w:szCs w:val="18"/>
                <w:lang w:val="fr-CA"/>
              </w:rPr>
            </w:pPr>
            <w:r w:rsidRPr="00EE0AEA">
              <w:rPr>
                <w:rFonts w:ascii="Arial" w:hAnsi="Arial" w:cs="Arial"/>
                <w:sz w:val="18"/>
                <w:szCs w:val="18"/>
                <w:lang w:val="fr-CA"/>
              </w:rPr>
              <w:t>/req/</w:t>
            </w:r>
            <w:r w:rsidRPr="00F303B4">
              <w:rPr>
                <w:rFonts w:ascii="Arial" w:hAnsi="Arial" w:cs="Arial"/>
                <w:sz w:val="18"/>
                <w:szCs w:val="18"/>
              </w:rPr>
              <w:t>gsml4-core/uml-abstract</w:t>
            </w:r>
          </w:p>
        </w:tc>
      </w:tr>
      <w:tr w:rsidR="00480BB6" w:rsidRPr="004A745D" w14:paraId="6A7A685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AE42B72"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0E637B73"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983A5C0" w14:textId="77777777" w:rsidR="00480BB6" w:rsidRPr="004A745D" w:rsidRDefault="00480BB6" w:rsidP="0024128E">
            <w:pPr>
              <w:pStyle w:val="Tabletext9"/>
              <w:rPr>
                <w:rFonts w:cs="Arial"/>
                <w:b/>
                <w:color w:val="FF0000"/>
                <w:szCs w:val="18"/>
                <w:lang w:eastAsia="en-US"/>
              </w:rPr>
            </w:pPr>
            <w:r>
              <w:rPr>
                <w:rFonts w:cs="Arial"/>
                <w:szCs w:val="18"/>
                <w:lang w:val="en-CA"/>
              </w:rPr>
              <w:t>Ensure that target implementation does not allow materialisation of abstract classes</w:t>
            </w:r>
          </w:p>
        </w:tc>
      </w:tr>
      <w:tr w:rsidR="00480BB6" w:rsidRPr="004A745D" w14:paraId="7D8D55E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50227F9"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C46F25"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0E8C9AB"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Visually inspect the target implementation and validate that no classifiers (Feature, Type or Datatype) marked as abstract can be materialised.</w:t>
            </w:r>
          </w:p>
        </w:tc>
      </w:tr>
      <w:tr w:rsidR="00480BB6" w:rsidRPr="004A745D" w14:paraId="1EBC9C7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253BE9"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978397A"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441E35F" w14:textId="77777777" w:rsidR="00480BB6" w:rsidRPr="004A745D" w:rsidRDefault="00480BB6" w:rsidP="0024128E">
            <w:pPr>
              <w:pStyle w:val="Tabletext9"/>
              <w:rPr>
                <w:rFonts w:cs="Arial"/>
                <w:szCs w:val="18"/>
                <w:lang w:eastAsia="en-US"/>
              </w:rPr>
            </w:pPr>
            <w:r w:rsidRPr="00DE63EA">
              <w:rPr>
                <w:rFonts w:cs="Arial"/>
                <w:szCs w:val="18"/>
                <w:lang w:val="en-AU"/>
              </w:rPr>
              <w:t>Capability</w:t>
            </w:r>
          </w:p>
        </w:tc>
      </w:tr>
      <w:tr w:rsidR="00480BB6" w:rsidRPr="004A745D" w14:paraId="7FF60134"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4CC2D51"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67F36852" w14:textId="77777777" w:rsidR="00480BB6" w:rsidRPr="007F07F2" w:rsidRDefault="00480BB6" w:rsidP="0024128E">
            <w:pPr>
              <w:pStyle w:val="Tabletext9"/>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w:t>
            </w:r>
            <w:r w:rsidRPr="00F303B4">
              <w:rPr>
                <w:rFonts w:cs="Arial"/>
                <w:b/>
                <w:szCs w:val="18"/>
                <w:lang w:val="en-US"/>
              </w:rPr>
              <w:t>uml-polymorphism</w:t>
            </w:r>
          </w:p>
        </w:tc>
      </w:tr>
      <w:tr w:rsidR="00480BB6" w:rsidRPr="004A745D" w14:paraId="5B79BE69"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992BEB"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5E368BCB"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D9DD824" w14:textId="77777777" w:rsidR="00480BB6" w:rsidRPr="00B464F3" w:rsidRDefault="00480BB6" w:rsidP="0024128E">
            <w:pPr>
              <w:spacing w:after="0"/>
              <w:rPr>
                <w:rFonts w:ascii="Arial" w:eastAsia="MS Mincho" w:hAnsi="Arial" w:cs="Arial"/>
                <w:b/>
                <w:color w:val="0000FF"/>
                <w:sz w:val="18"/>
                <w:szCs w:val="18"/>
                <w:lang w:val="en-CA"/>
              </w:rPr>
            </w:pPr>
            <w:r w:rsidRPr="00B464F3">
              <w:rPr>
                <w:rFonts w:ascii="Arial" w:hAnsi="Arial" w:cs="Arial"/>
                <w:sz w:val="18"/>
                <w:szCs w:val="18"/>
                <w:lang w:val="en-CA"/>
              </w:rPr>
              <w:t>/req/gsml4-core/uml-polymorphism</w:t>
            </w:r>
          </w:p>
        </w:tc>
      </w:tr>
      <w:tr w:rsidR="00480BB6" w:rsidRPr="004A745D" w14:paraId="3C4BA2A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8A9A2F"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2849E753"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63C245C" w14:textId="77777777" w:rsidR="00480BB6" w:rsidRPr="004A745D" w:rsidRDefault="00480BB6" w:rsidP="0024128E">
            <w:pPr>
              <w:pStyle w:val="Tabletext9"/>
              <w:rPr>
                <w:rFonts w:cs="Arial"/>
                <w:b/>
                <w:color w:val="FF0000"/>
                <w:szCs w:val="18"/>
                <w:lang w:eastAsia="en-US"/>
              </w:rPr>
            </w:pPr>
            <w:r>
              <w:rPr>
                <w:rFonts w:cs="Arial"/>
                <w:szCs w:val="18"/>
                <w:lang w:val="en-CA"/>
              </w:rPr>
              <w:t>Ensure that target implementation has mechanisms to allow type substitutions for property values.</w:t>
            </w:r>
          </w:p>
        </w:tc>
      </w:tr>
      <w:tr w:rsidR="00480BB6" w:rsidRPr="004A745D" w14:paraId="03F986E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CABDA94"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7ED278C"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0130026"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commentRangeStart w:id="597"/>
            <w:r>
              <w:rPr>
                <w:rFonts w:ascii="Arial" w:hAnsi="Arial" w:cs="Arial"/>
                <w:sz w:val="18"/>
                <w:szCs w:val="18"/>
                <w:lang w:val="en-CA"/>
              </w:rPr>
              <w:t xml:space="preserve">Visually check the target implementation for properties that have value types at the head of substitution group also accept subtypes as valid values </w:t>
            </w:r>
            <w:commentRangeEnd w:id="597"/>
            <w:r>
              <w:rPr>
                <w:rStyle w:val="CommentReference"/>
              </w:rPr>
              <w:commentReference w:id="597"/>
            </w:r>
          </w:p>
        </w:tc>
      </w:tr>
      <w:tr w:rsidR="00480BB6" w:rsidRPr="004A745D" w14:paraId="63C9B33B"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B9F2C3"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A2F34F"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45D210C" w14:textId="77777777" w:rsidR="00480BB6" w:rsidRPr="004A745D" w:rsidRDefault="00480BB6" w:rsidP="0024128E">
            <w:pPr>
              <w:pStyle w:val="Tabletext9"/>
              <w:rPr>
                <w:rFonts w:cs="Arial"/>
                <w:szCs w:val="18"/>
                <w:lang w:eastAsia="en-US"/>
              </w:rPr>
            </w:pPr>
            <w:r w:rsidRPr="00DE63EA">
              <w:rPr>
                <w:rFonts w:cs="Arial"/>
                <w:szCs w:val="18"/>
                <w:lang w:val="en-AU"/>
              </w:rPr>
              <w:t>Capability</w:t>
            </w:r>
          </w:p>
        </w:tc>
      </w:tr>
      <w:tr w:rsidR="009F6B2F" w:rsidRPr="00C33812" w14:paraId="454F11C3" w14:textId="77777777" w:rsidTr="000B752C">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C4C748D" w14:textId="77777777" w:rsidR="009F6B2F" w:rsidRPr="004A745D" w:rsidRDefault="009F6B2F" w:rsidP="000B752C">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0C201194" w14:textId="77777777" w:rsidR="009F6B2F" w:rsidRPr="007F07F2" w:rsidRDefault="009F6B2F" w:rsidP="000B752C">
            <w:pPr>
              <w:pStyle w:val="Tabletext9"/>
              <w:rPr>
                <w:rFonts w:cs="Arial"/>
                <w:b/>
                <w:color w:val="FF0000"/>
                <w:szCs w:val="18"/>
                <w:lang w:eastAsia="en-US"/>
              </w:rPr>
            </w:pPr>
            <w:r w:rsidRPr="00FA2E1A">
              <w:rPr>
                <w:rFonts w:cs="Arial"/>
                <w:b/>
                <w:szCs w:val="18"/>
                <w:lang w:val="fr-CA"/>
              </w:rPr>
              <w:t>/conf/gsml4-core/quantities-uom</w:t>
            </w:r>
          </w:p>
        </w:tc>
      </w:tr>
      <w:tr w:rsidR="009F6B2F" w:rsidRPr="00C33812" w14:paraId="72E16BA8" w14:textId="77777777" w:rsidTr="000B752C">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5694C1F" w14:textId="77777777" w:rsidR="009F6B2F" w:rsidRPr="004A745D" w:rsidRDefault="009F6B2F" w:rsidP="000B752C">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3399F26A"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3F5AC58" w14:textId="77777777" w:rsidR="009F6B2F" w:rsidRPr="00EE0AEA" w:rsidRDefault="009F6B2F" w:rsidP="000B752C">
            <w:pPr>
              <w:spacing w:after="0"/>
              <w:rPr>
                <w:rFonts w:ascii="Arial" w:eastAsia="MS Mincho" w:hAnsi="Arial" w:cs="Arial"/>
                <w:b/>
                <w:color w:val="0000FF"/>
                <w:sz w:val="18"/>
                <w:szCs w:val="18"/>
                <w:lang w:val="fr-CA"/>
              </w:rPr>
            </w:pPr>
            <w:r w:rsidRPr="00F303B4">
              <w:rPr>
                <w:rFonts w:ascii="Arial" w:hAnsi="Arial" w:cs="Arial"/>
                <w:sz w:val="18"/>
                <w:szCs w:val="18"/>
                <w:lang w:val="fr-CA"/>
              </w:rPr>
              <w:t>/req/gsml4-core</w:t>
            </w:r>
            <w:r>
              <w:rPr>
                <w:rFonts w:ascii="Arial" w:hAnsi="Arial" w:cs="Arial"/>
                <w:sz w:val="18"/>
                <w:szCs w:val="18"/>
                <w:lang w:val="fr-CA"/>
              </w:rPr>
              <w:t>/</w:t>
            </w:r>
            <w:r w:rsidRPr="00CD5B4D">
              <w:rPr>
                <w:rFonts w:ascii="Arial" w:hAnsi="Arial" w:cs="Arial"/>
                <w:sz w:val="18"/>
                <w:szCs w:val="18"/>
                <w:lang w:val="fr-CA"/>
              </w:rPr>
              <w:t>quantities-uom</w:t>
            </w:r>
          </w:p>
        </w:tc>
      </w:tr>
      <w:tr w:rsidR="009F6B2F" w:rsidRPr="004A745D" w14:paraId="15A9A3CF" w14:textId="77777777" w:rsidTr="000B752C">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CEBF501" w14:textId="77777777" w:rsidR="009F6B2F" w:rsidRPr="004A745D" w:rsidRDefault="009F6B2F" w:rsidP="000B752C">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132313A3"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43B519C0" w14:textId="77777777" w:rsidR="009F6B2F" w:rsidRPr="004A745D" w:rsidRDefault="009F6B2F" w:rsidP="000B752C">
            <w:pPr>
              <w:pStyle w:val="Tabletext9"/>
              <w:rPr>
                <w:rFonts w:cs="Arial"/>
                <w:b/>
                <w:color w:val="FF0000"/>
                <w:szCs w:val="18"/>
                <w:lang w:eastAsia="en-US"/>
              </w:rPr>
            </w:pPr>
            <w:r>
              <w:rPr>
                <w:rFonts w:cs="Arial"/>
                <w:szCs w:val="18"/>
                <w:lang w:val="en-CA"/>
              </w:rPr>
              <w:t xml:space="preserve">Ensure that quantities have a governed units of measure </w:t>
            </w:r>
          </w:p>
        </w:tc>
      </w:tr>
      <w:tr w:rsidR="009F6B2F" w:rsidRPr="004A745D" w14:paraId="512D0C52" w14:textId="77777777" w:rsidTr="000B752C">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FDF380" w14:textId="77777777" w:rsidR="009F6B2F" w:rsidRPr="004A745D" w:rsidRDefault="009F6B2F" w:rsidP="000B752C">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732AEC"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1428D21" w14:textId="77777777" w:rsidR="009F6B2F" w:rsidRPr="004A745D" w:rsidRDefault="009F6B2F" w:rsidP="000B752C">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 xml:space="preserve">Visually check that the target implementation has a mechanism to enforce a unit of measure from a governed source. </w:t>
            </w:r>
          </w:p>
        </w:tc>
      </w:tr>
      <w:tr w:rsidR="009F6B2F" w:rsidRPr="004A745D" w14:paraId="7E5AACAC" w14:textId="77777777" w:rsidTr="000B752C">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3E7DC1" w14:textId="77777777" w:rsidR="009F6B2F" w:rsidRPr="004A745D" w:rsidRDefault="009F6B2F" w:rsidP="000B752C">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06B3865"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C5F4804" w14:textId="77777777" w:rsidR="009F6B2F" w:rsidRPr="004A745D" w:rsidRDefault="009F6B2F" w:rsidP="000B752C">
            <w:pPr>
              <w:pStyle w:val="Tabletext9"/>
              <w:rPr>
                <w:rFonts w:cs="Arial"/>
                <w:szCs w:val="18"/>
                <w:lang w:eastAsia="en-US"/>
              </w:rPr>
            </w:pPr>
            <w:r w:rsidRPr="00DE63EA">
              <w:rPr>
                <w:rFonts w:cs="Arial"/>
                <w:szCs w:val="18"/>
                <w:lang w:val="en-AU"/>
              </w:rPr>
              <w:t>Capability</w:t>
            </w:r>
          </w:p>
        </w:tc>
      </w:tr>
      <w:tr w:rsidR="00480BB6" w:rsidRPr="0064111E" w14:paraId="79714EFC"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BEDD186"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D8BDB84" w14:textId="3FA2DDFE" w:rsidR="00480BB6" w:rsidRPr="007F07F2" w:rsidRDefault="00480BB6" w:rsidP="0024128E">
            <w:pPr>
              <w:pStyle w:val="Tabletext9"/>
              <w:rPr>
                <w:rFonts w:cs="Arial"/>
                <w:b/>
                <w:color w:val="FF0000"/>
                <w:szCs w:val="18"/>
                <w:lang w:eastAsia="en-US"/>
              </w:rPr>
            </w:pPr>
            <w:r w:rsidRPr="00B464F3">
              <w:rPr>
                <w:rFonts w:cs="Arial"/>
                <w:b/>
                <w:szCs w:val="18"/>
                <w:lang w:val="fr-CA"/>
              </w:rPr>
              <w:t>/conf/gsml4-core/</w:t>
            </w:r>
            <w:r w:rsidR="009F6B2F">
              <w:rPr>
                <w:rFonts w:cs="Arial"/>
                <w:b/>
                <w:szCs w:val="18"/>
                <w:lang w:val="fr-CA"/>
              </w:rPr>
              <w:t>codelist</w:t>
            </w:r>
          </w:p>
        </w:tc>
      </w:tr>
      <w:tr w:rsidR="00480BB6" w:rsidRPr="0064111E" w14:paraId="34B84506"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AF0194E"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38076D46"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FF7E927" w14:textId="31C658CB" w:rsidR="00480BB6" w:rsidRPr="00EE0AEA" w:rsidRDefault="00480BB6" w:rsidP="009F6B2F">
            <w:pPr>
              <w:spacing w:after="0"/>
              <w:rPr>
                <w:rFonts w:ascii="Arial" w:eastAsia="MS Mincho" w:hAnsi="Arial" w:cs="Arial"/>
                <w:b/>
                <w:color w:val="0000FF"/>
                <w:sz w:val="18"/>
                <w:szCs w:val="18"/>
                <w:lang w:val="fr-CA"/>
              </w:rPr>
            </w:pPr>
            <w:r w:rsidRPr="00F303B4">
              <w:rPr>
                <w:rFonts w:ascii="Arial" w:hAnsi="Arial" w:cs="Arial"/>
                <w:sz w:val="18"/>
                <w:szCs w:val="18"/>
                <w:lang w:val="fr-CA"/>
              </w:rPr>
              <w:t>/req/gsml4-core</w:t>
            </w:r>
            <w:r>
              <w:rPr>
                <w:rFonts w:ascii="Arial" w:hAnsi="Arial" w:cs="Arial"/>
                <w:sz w:val="18"/>
                <w:szCs w:val="18"/>
                <w:lang w:val="fr-CA"/>
              </w:rPr>
              <w:t>/</w:t>
            </w:r>
            <w:r w:rsidR="009F6B2F">
              <w:rPr>
                <w:rFonts w:ascii="Arial" w:hAnsi="Arial" w:cs="Arial"/>
                <w:sz w:val="18"/>
                <w:szCs w:val="18"/>
                <w:lang w:val="fr-CA"/>
              </w:rPr>
              <w:t>codelist</w:t>
            </w:r>
          </w:p>
        </w:tc>
      </w:tr>
      <w:tr w:rsidR="00480BB6" w:rsidRPr="004A745D" w14:paraId="304B3CC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C3CD870"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654811AF"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8DB4DFA" w14:textId="229BCC03" w:rsidR="00480BB6" w:rsidRPr="004A745D" w:rsidRDefault="00480BB6" w:rsidP="009F6B2F">
            <w:pPr>
              <w:pStyle w:val="Tabletext9"/>
              <w:rPr>
                <w:rFonts w:cs="Arial"/>
                <w:b/>
                <w:color w:val="FF0000"/>
                <w:szCs w:val="18"/>
                <w:lang w:eastAsia="en-US"/>
              </w:rPr>
            </w:pPr>
            <w:r>
              <w:rPr>
                <w:rFonts w:cs="Arial"/>
                <w:szCs w:val="18"/>
                <w:lang w:val="en-CA"/>
              </w:rPr>
              <w:t xml:space="preserve">Ensure that </w:t>
            </w:r>
            <w:r w:rsidR="009F6B2F">
              <w:rPr>
                <w:rFonts w:cs="Arial"/>
                <w:szCs w:val="18"/>
                <w:lang w:val="en-CA"/>
              </w:rPr>
              <w:t>vocabulary terms are encode as URI according to RFC</w:t>
            </w:r>
            <w:r w:rsidR="005061CC">
              <w:rPr>
                <w:rFonts w:cs="Arial"/>
                <w:szCs w:val="18"/>
                <w:lang w:val="en-CA"/>
              </w:rPr>
              <w:t>3986</w:t>
            </w:r>
            <w:r>
              <w:rPr>
                <w:rFonts w:cs="Arial"/>
                <w:szCs w:val="18"/>
                <w:lang w:val="en-CA"/>
              </w:rPr>
              <w:t xml:space="preserve"> </w:t>
            </w:r>
          </w:p>
        </w:tc>
      </w:tr>
      <w:tr w:rsidR="00480BB6" w:rsidRPr="004A745D" w14:paraId="45FDBD3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67404F"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11B0260"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436D107"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 xml:space="preserve">Visually check that the target implementation has a mechanism to enforce a unit of measure from a governed source. </w:t>
            </w:r>
          </w:p>
        </w:tc>
      </w:tr>
      <w:tr w:rsidR="00480BB6" w:rsidRPr="004A745D" w14:paraId="7946968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505A0E"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F9BAB5E"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20A1EA6" w14:textId="77777777" w:rsidR="00480BB6" w:rsidRPr="004A745D" w:rsidRDefault="00480BB6" w:rsidP="0024128E">
            <w:pPr>
              <w:pStyle w:val="Tabletext9"/>
              <w:rPr>
                <w:rFonts w:cs="Arial"/>
                <w:szCs w:val="18"/>
                <w:lang w:eastAsia="en-US"/>
              </w:rPr>
            </w:pPr>
            <w:r w:rsidRPr="00DE63EA">
              <w:rPr>
                <w:rFonts w:cs="Arial"/>
                <w:szCs w:val="18"/>
                <w:lang w:val="en-AU"/>
              </w:rPr>
              <w:t>Capability</w:t>
            </w:r>
          </w:p>
        </w:tc>
      </w:tr>
    </w:tbl>
    <w:p w14:paraId="5453C04D" w14:textId="77777777" w:rsidR="00480BB6" w:rsidRDefault="00480BB6" w:rsidP="00480BB6">
      <w:pPr>
        <w:spacing w:after="0"/>
        <w:rPr>
          <w:lang w:val="en-CA"/>
        </w:rPr>
      </w:pPr>
    </w:p>
    <w:p w14:paraId="2C052DDB" w14:textId="7001CFC7" w:rsidR="00480BB6" w:rsidRPr="003C54F8" w:rsidRDefault="00480BB6" w:rsidP="003C54F8">
      <w:pPr>
        <w:pStyle w:val="OGCAnnexXX"/>
      </w:pPr>
      <w:r>
        <w:br w:type="page"/>
      </w:r>
      <w:bookmarkStart w:id="598" w:name="_Toc456947031"/>
      <w:r w:rsidRPr="003C54F8">
        <w:lastRenderedPageBreak/>
        <w:t xml:space="preserve">Conformance class: </w:t>
      </w:r>
      <w:r w:rsidR="004832DE">
        <w:t>Lite</w:t>
      </w:r>
      <w:r w:rsidR="004832DE" w:rsidRPr="003C54F8">
        <w:t xml:space="preserve"> </w:t>
      </w:r>
      <w:r w:rsidR="004832DE">
        <w:t xml:space="preserve"> </w:t>
      </w:r>
      <w:r w:rsidR="0027787F">
        <w:t>Logical</w:t>
      </w:r>
      <w:bookmarkEnd w:id="598"/>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34A369D6"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5DBCE2E7"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259A889" w14:textId="108CE894"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004832DE">
              <w:rPr>
                <w:rFonts w:cs="Arial"/>
                <w:szCs w:val="18"/>
                <w:lang w:val="fr-CA"/>
              </w:rPr>
              <w:t>gsml4-lite</w:t>
            </w:r>
          </w:p>
        </w:tc>
      </w:tr>
      <w:tr w:rsidR="00480BB6" w:rsidRPr="00DE63EA" w14:paraId="6D591C41"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C1FF6F4"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7151E207" w14:textId="08C31CCF"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004832DE">
              <w:rPr>
                <w:rFonts w:cs="Arial"/>
                <w:szCs w:val="18"/>
                <w:lang w:val="en-US"/>
              </w:rPr>
              <w:t>gsml4-lite</w:t>
            </w:r>
          </w:p>
        </w:tc>
      </w:tr>
      <w:tr w:rsidR="00480BB6" w:rsidRPr="00DE63EA" w14:paraId="232AA2B5" w14:textId="77777777" w:rsidTr="0024128E">
        <w:tc>
          <w:tcPr>
            <w:tcW w:w="1549" w:type="dxa"/>
            <w:tcBorders>
              <w:top w:val="single" w:sz="12" w:space="0" w:color="auto"/>
              <w:left w:val="single" w:sz="12" w:space="0" w:color="auto"/>
              <w:bottom w:val="single" w:sz="4" w:space="0" w:color="auto"/>
              <w:right w:val="single" w:sz="4" w:space="0" w:color="auto"/>
            </w:tcBorders>
          </w:tcPr>
          <w:p w14:paraId="0E9DD13E"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770F317"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/conf/gsml4-core</w:t>
            </w:r>
          </w:p>
        </w:tc>
      </w:tr>
      <w:tr w:rsidR="00480BB6" w:rsidRPr="00DE63EA" w14:paraId="1DEC058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5B0BC11"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82BA87F" w14:textId="5B6026AE"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AD62E2">
              <w:rPr>
                <w:rFonts w:cs="Arial"/>
                <w:szCs w:val="18"/>
                <w:lang w:val="en-US"/>
              </w:rPr>
              <w:t>/conf</w:t>
            </w:r>
            <w:r w:rsidR="00AB3F81">
              <w:rPr>
                <w:rFonts w:cs="Arial"/>
                <w:szCs w:val="18"/>
                <w:lang w:val="en-US"/>
              </w:rPr>
              <w:t>/gsml4-lite/</w:t>
            </w:r>
            <w:r w:rsidRPr="00AD62E2">
              <w:rPr>
                <w:rFonts w:cs="Arial"/>
                <w:szCs w:val="18"/>
                <w:lang w:val="en-US"/>
              </w:rPr>
              <w:t>geomtype</w:t>
            </w:r>
          </w:p>
        </w:tc>
      </w:tr>
      <w:tr w:rsidR="00480BB6" w:rsidRPr="00DE63EA" w14:paraId="2C879885"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29DBDE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8B0BE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955681B" w14:textId="3CE689C1"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6064ED">
              <w:rPr>
                <w:rFonts w:ascii="Arial" w:hAnsi="Arial" w:cs="Arial"/>
                <w:sz w:val="18"/>
                <w:szCs w:val="18"/>
                <w:lang w:val="en-CA"/>
              </w:rPr>
              <w:t>/req</w:t>
            </w:r>
            <w:r w:rsidR="00AB3F81" w:rsidRPr="006064ED">
              <w:rPr>
                <w:rFonts w:ascii="Arial" w:hAnsi="Arial" w:cs="Arial"/>
                <w:sz w:val="18"/>
                <w:szCs w:val="18"/>
                <w:lang w:val="en-CA"/>
              </w:rPr>
              <w:t>/gsml4-lite/</w:t>
            </w:r>
            <w:r w:rsidRPr="006064ED">
              <w:rPr>
                <w:rFonts w:ascii="Arial" w:hAnsi="Arial" w:cs="Arial"/>
                <w:sz w:val="18"/>
                <w:szCs w:val="18"/>
                <w:lang w:val="en-CA"/>
              </w:rPr>
              <w:t>geomtype</w:t>
            </w:r>
          </w:p>
        </w:tc>
      </w:tr>
      <w:tr w:rsidR="00480BB6" w:rsidRPr="00DE63EA" w14:paraId="5C899F2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F2EF7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D8CD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A3EF6A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only allow a single geometry per instance</w:t>
            </w:r>
          </w:p>
        </w:tc>
      </w:tr>
      <w:tr w:rsidR="00480BB6" w:rsidRPr="00DE63EA" w14:paraId="0F90370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6ABEC2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8F11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7A9939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limit a single geometry per instance</w:t>
            </w:r>
          </w:p>
        </w:tc>
      </w:tr>
      <w:tr w:rsidR="00480BB6" w:rsidRPr="00DE63EA" w14:paraId="7578684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A9C480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844D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68E8B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5924DE4B"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7464D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4F0DA2A1" w14:textId="1558B524"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AB3F81">
              <w:rPr>
                <w:rFonts w:cs="Arial"/>
                <w:b/>
                <w:szCs w:val="18"/>
                <w:lang w:val="en-AU"/>
              </w:rPr>
              <w:t>/gsml4-lite/</w:t>
            </w:r>
            <w:r w:rsidRPr="00AD62E2">
              <w:rPr>
                <w:rFonts w:cs="Arial"/>
                <w:b/>
                <w:szCs w:val="18"/>
                <w:lang w:val="en-AU"/>
              </w:rPr>
              <w:t>string</w:t>
            </w:r>
          </w:p>
        </w:tc>
      </w:tr>
      <w:tr w:rsidR="00480BB6" w:rsidRPr="00DE63EA" w14:paraId="3EE3575A"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670BAF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C24A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1A8AC36" w14:textId="0400B629" w:rsidR="00480BB6" w:rsidRPr="006474AA" w:rsidRDefault="002C1418"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w:t>
            </w:r>
            <w:r w:rsidR="00AB3F81" w:rsidRPr="006064ED">
              <w:rPr>
                <w:rFonts w:ascii="Arial" w:hAnsi="Arial" w:cs="Arial"/>
                <w:sz w:val="18"/>
                <w:szCs w:val="18"/>
                <w:lang w:val="en-CA"/>
              </w:rPr>
              <w:t>gsml4-lite/</w:t>
            </w:r>
            <w:r w:rsidR="00480BB6" w:rsidRPr="006064ED">
              <w:rPr>
                <w:rFonts w:ascii="Arial" w:hAnsi="Arial" w:cs="Arial"/>
                <w:sz w:val="18"/>
                <w:szCs w:val="18"/>
                <w:lang w:val="en-CA"/>
              </w:rPr>
              <w:t>string</w:t>
            </w:r>
          </w:p>
        </w:tc>
      </w:tr>
      <w:tr w:rsidR="00480BB6" w:rsidRPr="00DE63EA" w14:paraId="1EE7D9A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9AF95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5BE4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658274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human readable string are allowed in all properties of type CharacterString</w:t>
            </w:r>
          </w:p>
        </w:tc>
      </w:tr>
      <w:tr w:rsidR="00480BB6" w:rsidRPr="00DE63EA" w14:paraId="14745C4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950BF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3F8129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EECFB5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does not prevent human readable string (by ensuring that property data types are used)</w:t>
            </w:r>
          </w:p>
        </w:tc>
      </w:tr>
      <w:tr w:rsidR="00480BB6" w:rsidRPr="00DE63EA" w14:paraId="52F5E24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F04F7D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A5E4F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34D2E4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AEBE5FC"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76F8FB8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48D5535D" w14:textId="67FEE198" w:rsidR="00480BB6" w:rsidRPr="007F07F2" w:rsidRDefault="002C1418"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w:t>
            </w:r>
            <w:r w:rsidR="00AB3F81">
              <w:rPr>
                <w:rFonts w:cs="Arial"/>
                <w:b/>
                <w:szCs w:val="18"/>
                <w:lang w:val="en-AU"/>
              </w:rPr>
              <w:t>gsml4-lite/</w:t>
            </w:r>
            <w:r w:rsidR="00480BB6" w:rsidRPr="00AD62E2">
              <w:rPr>
                <w:rFonts w:cs="Arial"/>
                <w:b/>
                <w:szCs w:val="18"/>
                <w:lang w:val="en-AU"/>
              </w:rPr>
              <w:t>datetime</w:t>
            </w:r>
          </w:p>
        </w:tc>
      </w:tr>
      <w:tr w:rsidR="00480BB6" w:rsidRPr="00DE63EA" w14:paraId="5F8CAAED"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6E2CE2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0BDE0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05171EE" w14:textId="3222B9EC" w:rsidR="00480BB6" w:rsidRPr="006474AA" w:rsidRDefault="002C1418"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w:t>
            </w:r>
            <w:r w:rsidR="00AB3F81" w:rsidRPr="006064ED">
              <w:rPr>
                <w:rFonts w:ascii="Arial" w:hAnsi="Arial" w:cs="Arial"/>
                <w:sz w:val="18"/>
                <w:szCs w:val="18"/>
                <w:lang w:val="en-CA"/>
              </w:rPr>
              <w:t>gsml4-lite/</w:t>
            </w:r>
            <w:r w:rsidR="00480BB6" w:rsidRPr="006064ED">
              <w:rPr>
                <w:rFonts w:ascii="Arial" w:hAnsi="Arial" w:cs="Arial"/>
                <w:sz w:val="18"/>
                <w:szCs w:val="18"/>
                <w:lang w:val="en-CA"/>
              </w:rPr>
              <w:t>datetime</w:t>
            </w:r>
          </w:p>
        </w:tc>
      </w:tr>
      <w:tr w:rsidR="00480BB6" w:rsidRPr="00DE63EA" w14:paraId="138CA1C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861C6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FCF1F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4BDA5F7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all representation of date and time uses ISO8601 </w:t>
            </w:r>
          </w:p>
        </w:tc>
      </w:tr>
      <w:tr w:rsidR="00480BB6" w:rsidRPr="00DE63EA" w14:paraId="02EB1CB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526674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D557D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3BFDF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mechanism or rules to enforce the usage of ISO8601 date and time</w:t>
            </w:r>
          </w:p>
        </w:tc>
      </w:tr>
      <w:tr w:rsidR="00480BB6" w:rsidRPr="00DE63EA" w14:paraId="2AE20B6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0B929D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87E28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A09F3F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EEC432D"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CDD184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08F876A5" w14:textId="775B067E" w:rsidR="00480BB6" w:rsidRPr="007F07F2" w:rsidRDefault="002C1418"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w:t>
            </w:r>
            <w:r w:rsidR="00AB3F81">
              <w:rPr>
                <w:rFonts w:cs="Arial"/>
                <w:b/>
                <w:szCs w:val="18"/>
                <w:lang w:val="en-AU"/>
              </w:rPr>
              <w:t>gsml4-lite/</w:t>
            </w:r>
            <w:r w:rsidR="00480BB6">
              <w:rPr>
                <w:rFonts w:cs="Arial"/>
                <w:b/>
                <w:szCs w:val="18"/>
                <w:lang w:val="en-AU"/>
              </w:rPr>
              <w:t>uri</w:t>
            </w:r>
          </w:p>
        </w:tc>
      </w:tr>
      <w:tr w:rsidR="00480BB6" w:rsidRPr="00DE63EA" w14:paraId="63596376"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D9E7C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9D42E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E1CD662" w14:textId="2868BF01" w:rsidR="00480BB6" w:rsidRPr="006474AA" w:rsidRDefault="002C1418"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w:t>
            </w:r>
            <w:r w:rsidR="00AB3F81" w:rsidRPr="006064ED">
              <w:rPr>
                <w:rFonts w:ascii="Arial" w:hAnsi="Arial" w:cs="Arial"/>
                <w:sz w:val="18"/>
                <w:szCs w:val="18"/>
                <w:lang w:val="en-CA"/>
              </w:rPr>
              <w:t>gsml4-lite/</w:t>
            </w:r>
            <w:r w:rsidR="00480BB6" w:rsidRPr="006064ED">
              <w:rPr>
                <w:rFonts w:ascii="Arial" w:hAnsi="Arial" w:cs="Arial"/>
                <w:sz w:val="18"/>
                <w:szCs w:val="18"/>
                <w:lang w:val="en-CA"/>
              </w:rPr>
              <w:t>uri</w:t>
            </w:r>
          </w:p>
        </w:tc>
      </w:tr>
      <w:tr w:rsidR="00480BB6" w:rsidRPr="00DE63EA" w14:paraId="18DD0D2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499B6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DCA49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4A27E8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all properties ending in URI contain a URI </w:t>
            </w:r>
          </w:p>
        </w:tc>
      </w:tr>
      <w:tr w:rsidR="00480BB6" w:rsidRPr="00DE63EA" w14:paraId="25886FC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4EAAF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02CE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2CA4A1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enforce the content to RFC 3986</w:t>
            </w:r>
          </w:p>
        </w:tc>
      </w:tr>
      <w:tr w:rsidR="00480BB6" w:rsidRPr="00DE63EA" w14:paraId="7A234B47"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35EE7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09C6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02297B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1EB3AD84"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70BD01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5B3BC2F9" w14:textId="12C29636" w:rsidR="00480BB6" w:rsidRPr="007F07F2" w:rsidRDefault="002C1418"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w:t>
            </w:r>
            <w:r w:rsidR="00AB3F81">
              <w:rPr>
                <w:rFonts w:cs="Arial"/>
                <w:b/>
                <w:szCs w:val="18"/>
                <w:lang w:val="en-AU"/>
              </w:rPr>
              <w:t>gsml4-lite/</w:t>
            </w:r>
            <w:r w:rsidR="00480BB6">
              <w:rPr>
                <w:rStyle w:val="requri"/>
                <w:lang w:val="en-CA"/>
              </w:rPr>
              <w:t>user-defined</w:t>
            </w:r>
          </w:p>
        </w:tc>
      </w:tr>
      <w:tr w:rsidR="00480BB6" w:rsidRPr="00DE63EA" w14:paraId="76DF7F21"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14595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DB5891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8595A06" w14:textId="6D36D1C0" w:rsidR="00480BB6" w:rsidRPr="006474AA" w:rsidRDefault="002C1418"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w:t>
            </w:r>
            <w:r w:rsidR="00AB3F81">
              <w:rPr>
                <w:rFonts w:ascii="Arial" w:hAnsi="Arial" w:cs="Arial"/>
                <w:sz w:val="18"/>
                <w:szCs w:val="18"/>
                <w:lang w:val="en-CA"/>
              </w:rPr>
              <w:t>gsml4-lite/</w:t>
            </w:r>
            <w:r w:rsidR="00480BB6" w:rsidRPr="00B464F3">
              <w:rPr>
                <w:rFonts w:ascii="Arial" w:hAnsi="Arial" w:cs="Arial"/>
                <w:sz w:val="18"/>
                <w:szCs w:val="18"/>
                <w:lang w:val="en-CA"/>
              </w:rPr>
              <w:t>user-defined</w:t>
            </w:r>
          </w:p>
        </w:tc>
      </w:tr>
      <w:tr w:rsidR="00480BB6" w:rsidRPr="00DE63EA" w14:paraId="44FCEB1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1D04D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5026B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0EB112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user defined properties conform to GML Simple Feature Level 0 </w:t>
            </w:r>
          </w:p>
        </w:tc>
      </w:tr>
      <w:tr w:rsidR="00480BB6" w:rsidRPr="00DE63EA" w14:paraId="627ECB3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D4A65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9FEBD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CB262A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enforce user defined properties to be conform to GML Simple Feature Level 0</w:t>
            </w:r>
          </w:p>
        </w:tc>
      </w:tr>
      <w:tr w:rsidR="00480BB6" w:rsidRPr="00DE63EA" w14:paraId="0661DCC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482D6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D0238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94565D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7FA64EF"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735E893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0CC1F5AB" w14:textId="57009B79" w:rsidR="00480BB6" w:rsidRPr="007F07F2" w:rsidRDefault="002C1418"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w:t>
            </w:r>
            <w:r w:rsidR="00AB3F81">
              <w:rPr>
                <w:rFonts w:cs="Arial"/>
                <w:b/>
                <w:szCs w:val="18"/>
                <w:lang w:val="en-AU"/>
              </w:rPr>
              <w:t>gsml4-lite/</w:t>
            </w:r>
            <w:r w:rsidR="00480BB6" w:rsidRPr="001925A9">
              <w:rPr>
                <w:rStyle w:val="requri"/>
                <w:lang w:val="en-CA"/>
              </w:rPr>
              <w:t>geologicunitview-identifier-unique</w:t>
            </w:r>
          </w:p>
        </w:tc>
      </w:tr>
      <w:tr w:rsidR="00480BB6" w:rsidRPr="00DE63EA" w14:paraId="3854550D"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BFEE71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CF31A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53FB6CB" w14:textId="50FC2E87" w:rsidR="00480BB6" w:rsidRPr="006474AA" w:rsidRDefault="002C1418"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w:t>
            </w:r>
            <w:r w:rsidR="00AB3F81">
              <w:rPr>
                <w:rFonts w:ascii="Arial" w:hAnsi="Arial" w:cs="Arial"/>
                <w:sz w:val="18"/>
                <w:szCs w:val="18"/>
                <w:lang w:val="en-CA"/>
              </w:rPr>
              <w:t>gsml4-lite/</w:t>
            </w:r>
            <w:r w:rsidR="00480BB6" w:rsidRPr="00B464F3">
              <w:rPr>
                <w:rFonts w:ascii="Arial" w:hAnsi="Arial" w:cs="Arial"/>
                <w:sz w:val="18"/>
                <w:szCs w:val="18"/>
                <w:lang w:val="en-CA"/>
              </w:rPr>
              <w:t>geologicunitview-identifier-unique</w:t>
            </w:r>
          </w:p>
        </w:tc>
      </w:tr>
      <w:tr w:rsidR="00480BB6" w:rsidRPr="00DE63EA" w14:paraId="5927C09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4F9C4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72A3CD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A6D963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identifier is unique for the dataset </w:t>
            </w:r>
          </w:p>
        </w:tc>
      </w:tr>
      <w:tr w:rsidR="00480BB6" w:rsidRPr="00DE63EA" w14:paraId="6530212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139B1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C31E3C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0FD01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 a unique key constrain or mechanism to ensure that identifier property is unique.</w:t>
            </w:r>
          </w:p>
        </w:tc>
      </w:tr>
      <w:tr w:rsidR="00480BB6" w:rsidRPr="00DE63EA" w14:paraId="35493CC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75E81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5455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E509A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21C68B7"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55AE22A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1474DBAE" w14:textId="7826A84B" w:rsidR="00480BB6" w:rsidRPr="007F07F2" w:rsidRDefault="002C1418"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w:t>
            </w:r>
            <w:r w:rsidR="00AB3F81">
              <w:rPr>
                <w:rFonts w:cs="Arial"/>
                <w:b/>
                <w:szCs w:val="18"/>
                <w:lang w:val="en-AU"/>
              </w:rPr>
              <w:t>gsml4-lite/</w:t>
            </w:r>
            <w:r w:rsidR="00480BB6" w:rsidRPr="001925A9">
              <w:rPr>
                <w:rStyle w:val="requri"/>
                <w:lang w:val="en-CA"/>
              </w:rPr>
              <w:t>geologicunitview-representativeLithology</w:t>
            </w:r>
          </w:p>
        </w:tc>
      </w:tr>
      <w:tr w:rsidR="00480BB6" w:rsidRPr="00DE63EA" w14:paraId="4188A2FB"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6EA31C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183D44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973FB9E" w14:textId="782EEE98" w:rsidR="00480BB6" w:rsidRPr="006474AA" w:rsidRDefault="002C1418"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w:t>
            </w:r>
            <w:r w:rsidR="00AB3F81">
              <w:rPr>
                <w:rFonts w:ascii="Arial" w:hAnsi="Arial" w:cs="Arial"/>
                <w:sz w:val="18"/>
                <w:szCs w:val="18"/>
                <w:lang w:val="en-CA"/>
              </w:rPr>
              <w:t>gsml4-lite/</w:t>
            </w:r>
            <w:r w:rsidR="00480BB6" w:rsidRPr="00B464F3">
              <w:rPr>
                <w:rFonts w:ascii="Arial" w:hAnsi="Arial" w:cs="Arial"/>
                <w:sz w:val="18"/>
                <w:szCs w:val="18"/>
                <w:lang w:val="en-CA"/>
              </w:rPr>
              <w:t>geologicunitview-representativeLithology</w:t>
            </w:r>
          </w:p>
        </w:tc>
      </w:tr>
      <w:tr w:rsidR="00480BB6" w:rsidRPr="00DE63EA" w14:paraId="18EB6BA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1551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895DD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CE2EEA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lithology come from a controlled vocabulary </w:t>
            </w:r>
          </w:p>
        </w:tc>
      </w:tr>
      <w:tr w:rsidR="00480BB6" w:rsidRPr="00DE63EA" w14:paraId="47BB26B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A8E4C8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1A7C8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3275A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480BB6" w:rsidRPr="00DE63EA" w14:paraId="29E7426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1CA42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5D96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C5AFEA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387E2EC"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7EC249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2943A7C4" w14:textId="41767FE4" w:rsidR="00480BB6" w:rsidRPr="007F07F2" w:rsidRDefault="002C1418"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w:t>
            </w:r>
            <w:r w:rsidR="00AB3F81">
              <w:rPr>
                <w:rFonts w:cs="Arial"/>
                <w:b/>
                <w:szCs w:val="18"/>
                <w:lang w:val="en-AU"/>
              </w:rPr>
              <w:t>gsml4-lite/</w:t>
            </w:r>
            <w:r w:rsidR="00480BB6" w:rsidRPr="003F3AB9">
              <w:rPr>
                <w:rStyle w:val="requri"/>
                <w:lang w:val="en-CA"/>
              </w:rPr>
              <w:t>geologicunitview-representativeAge</w:t>
            </w:r>
          </w:p>
        </w:tc>
      </w:tr>
      <w:tr w:rsidR="00480BB6" w:rsidRPr="00DE63EA" w14:paraId="7A794A37"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192D9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F7842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99594C5" w14:textId="59E7B8FB" w:rsidR="00480BB6" w:rsidRPr="006474AA" w:rsidRDefault="002C1418"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w:t>
            </w:r>
            <w:r w:rsidR="00AB3F81">
              <w:rPr>
                <w:rFonts w:ascii="Arial" w:hAnsi="Arial" w:cs="Arial"/>
                <w:sz w:val="18"/>
                <w:szCs w:val="18"/>
                <w:lang w:val="en-CA"/>
              </w:rPr>
              <w:t>gsml4-lite/</w:t>
            </w:r>
            <w:r w:rsidR="00480BB6" w:rsidRPr="00B464F3">
              <w:rPr>
                <w:rFonts w:ascii="Arial" w:hAnsi="Arial" w:cs="Arial"/>
                <w:sz w:val="18"/>
                <w:szCs w:val="18"/>
                <w:lang w:val="en-CA"/>
              </w:rPr>
              <w:t>geologicunitview-representativeAge</w:t>
            </w:r>
          </w:p>
        </w:tc>
      </w:tr>
      <w:tr w:rsidR="00480BB6" w:rsidRPr="00DE63EA" w14:paraId="167F91D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A211B8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2A44D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79FBF6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age come from a controlled vocabulary </w:t>
            </w:r>
          </w:p>
        </w:tc>
      </w:tr>
      <w:tr w:rsidR="00480BB6" w:rsidRPr="00DE63EA" w14:paraId="5544129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70ABC6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EA040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9A8A16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480BB6" w:rsidRPr="00DE63EA" w14:paraId="6F29A1E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8999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CDFEA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53DCE8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304A13F"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B3615D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lastRenderedPageBreak/>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54F05548" w14:textId="17F8E44C" w:rsidR="00480BB6" w:rsidRPr="007F07F2" w:rsidRDefault="002C1418"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w:t>
            </w:r>
            <w:r w:rsidR="00AB3F81">
              <w:rPr>
                <w:rFonts w:cs="Arial"/>
                <w:b/>
                <w:szCs w:val="18"/>
                <w:lang w:val="en-AU"/>
              </w:rPr>
              <w:t>gsml4-lite/</w:t>
            </w:r>
            <w:r w:rsidR="00480BB6">
              <w:rPr>
                <w:rStyle w:val="requri"/>
                <w:lang w:val="en-CA"/>
              </w:rPr>
              <w:t>geologicunitview-representativeOlderAge</w:t>
            </w:r>
          </w:p>
        </w:tc>
      </w:tr>
      <w:tr w:rsidR="00480BB6" w:rsidRPr="00DE63EA" w14:paraId="52C4A5FE"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AAAB8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5842C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ABA2905" w14:textId="6F74E114" w:rsidR="00480BB6" w:rsidRPr="006474AA" w:rsidRDefault="002C1418"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w:t>
            </w:r>
            <w:r w:rsidR="00AB3F81">
              <w:rPr>
                <w:rFonts w:ascii="Arial" w:hAnsi="Arial" w:cs="Arial"/>
                <w:sz w:val="18"/>
                <w:szCs w:val="18"/>
                <w:lang w:val="en-CA"/>
              </w:rPr>
              <w:t>gsml4-lite/</w:t>
            </w:r>
            <w:r w:rsidR="00480BB6" w:rsidRPr="00B464F3">
              <w:rPr>
                <w:rFonts w:ascii="Arial" w:hAnsi="Arial" w:cs="Arial"/>
                <w:sz w:val="18"/>
                <w:szCs w:val="18"/>
                <w:lang w:val="en-CA"/>
              </w:rPr>
              <w:t>geologicunitview-representativeOlderAge</w:t>
            </w:r>
          </w:p>
        </w:tc>
      </w:tr>
      <w:tr w:rsidR="00480BB6" w:rsidRPr="00DE63EA" w14:paraId="428EFA9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20E0C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5D2F6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EEF6F5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older age come from a controlled vocabulary </w:t>
            </w:r>
          </w:p>
        </w:tc>
      </w:tr>
      <w:tr w:rsidR="00480BB6" w:rsidRPr="00DE63EA" w14:paraId="1D6786F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2FCC6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C1F7B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24A09D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480BB6" w:rsidRPr="00DE63EA" w14:paraId="47EB902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B0BAA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F61A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95AB55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A6D9AE1"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3057E2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4C4BC02" w14:textId="363B6E2E" w:rsidR="00480BB6" w:rsidRPr="007F07F2" w:rsidRDefault="002C1418"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w:t>
            </w:r>
            <w:r w:rsidR="00AB3F81">
              <w:rPr>
                <w:rFonts w:cs="Arial"/>
                <w:b/>
                <w:szCs w:val="18"/>
                <w:lang w:val="en-AU"/>
              </w:rPr>
              <w:t>gsml4-lite/</w:t>
            </w:r>
            <w:r w:rsidR="00480BB6">
              <w:rPr>
                <w:rStyle w:val="requri"/>
                <w:lang w:val="en-CA"/>
              </w:rPr>
              <w:t>geologicunitview-representativeYoungerAge</w:t>
            </w:r>
          </w:p>
        </w:tc>
      </w:tr>
      <w:tr w:rsidR="00480BB6" w:rsidRPr="00DE63EA" w14:paraId="00B81ACE"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DB70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284F6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1FBB76A" w14:textId="7796A835" w:rsidR="00480BB6" w:rsidRPr="006474AA" w:rsidRDefault="002C1418"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w:t>
            </w:r>
            <w:r w:rsidR="00AB3F81">
              <w:rPr>
                <w:rFonts w:ascii="Arial" w:hAnsi="Arial" w:cs="Arial"/>
                <w:sz w:val="18"/>
                <w:szCs w:val="18"/>
                <w:lang w:val="en-CA"/>
              </w:rPr>
              <w:t>gsml4-lite/</w:t>
            </w:r>
            <w:r w:rsidR="00480BB6" w:rsidRPr="00B464F3">
              <w:rPr>
                <w:rFonts w:ascii="Arial" w:hAnsi="Arial" w:cs="Arial"/>
                <w:sz w:val="18"/>
                <w:szCs w:val="18"/>
                <w:lang w:val="en-CA"/>
              </w:rPr>
              <w:t>geologicunitview-representativeYoungerAge</w:t>
            </w:r>
          </w:p>
        </w:tc>
      </w:tr>
      <w:tr w:rsidR="00480BB6" w:rsidRPr="00DE63EA" w14:paraId="68F701F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8F4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F01E6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6CB869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older age come from a controlled vocabulary </w:t>
            </w:r>
          </w:p>
        </w:tc>
      </w:tr>
      <w:tr w:rsidR="00480BB6" w:rsidRPr="00DE63EA" w14:paraId="7FE9343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12E93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B89112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4641E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480BB6" w:rsidRPr="00DE63EA" w14:paraId="6A5DE0C8"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0863B2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9891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02018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7897C21"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E85420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4942176D" w14:textId="662219BD" w:rsidR="00480BB6" w:rsidRPr="007F07F2" w:rsidRDefault="002C1418"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w:t>
            </w:r>
            <w:r w:rsidR="00AB3F81">
              <w:rPr>
                <w:rFonts w:cs="Arial"/>
                <w:b/>
                <w:szCs w:val="18"/>
                <w:lang w:val="en-AU"/>
              </w:rPr>
              <w:t>gsml4-lite/</w:t>
            </w:r>
            <w:r w:rsidR="006064ED">
              <w:rPr>
                <w:rStyle w:val="requri"/>
                <w:lang w:val="en-CA"/>
              </w:rPr>
              <w:t>boreholeview-elevation-srs</w:t>
            </w:r>
          </w:p>
        </w:tc>
      </w:tr>
      <w:tr w:rsidR="00480BB6" w:rsidRPr="00DE63EA" w14:paraId="3250B4BC"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6BB51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F0DED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464990F" w14:textId="04BAD04A" w:rsidR="00480BB6" w:rsidRPr="006474AA" w:rsidRDefault="002C1418"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w:t>
            </w:r>
            <w:r w:rsidR="00AB3F81">
              <w:rPr>
                <w:rFonts w:ascii="Arial" w:hAnsi="Arial" w:cs="Arial"/>
                <w:sz w:val="18"/>
                <w:szCs w:val="18"/>
                <w:lang w:val="en-CA"/>
              </w:rPr>
              <w:t>gsml4-lite/</w:t>
            </w:r>
            <w:r w:rsidR="006064ED">
              <w:rPr>
                <w:rFonts w:ascii="Arial" w:hAnsi="Arial" w:cs="Arial"/>
                <w:sz w:val="18"/>
                <w:szCs w:val="18"/>
                <w:lang w:val="en-CA"/>
              </w:rPr>
              <w:t>boreholeview-elevation-srs</w:t>
            </w:r>
          </w:p>
        </w:tc>
      </w:tr>
      <w:tr w:rsidR="00480BB6" w:rsidRPr="00DE63EA" w14:paraId="429AB8D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32536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B799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48B647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elevation is using a valid SRS </w:t>
            </w:r>
          </w:p>
        </w:tc>
      </w:tr>
      <w:tr w:rsidR="00480BB6" w:rsidRPr="00DE63EA" w14:paraId="62C6039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4B2217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BABAC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69B66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proper CRS reference to a EPSG vertical datum</w:t>
            </w:r>
          </w:p>
        </w:tc>
      </w:tr>
      <w:tr w:rsidR="00480BB6" w:rsidRPr="00DE63EA" w14:paraId="547EE059"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841B3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1427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44BA17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921EFCF"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271890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8A3A5F0" w14:textId="1BDD05E5" w:rsidR="00480BB6" w:rsidRPr="007F07F2" w:rsidRDefault="002C1418"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w:t>
            </w:r>
            <w:r w:rsidR="00AB3F81">
              <w:rPr>
                <w:rFonts w:cs="Arial"/>
                <w:b/>
                <w:szCs w:val="18"/>
                <w:lang w:val="en-AU"/>
              </w:rPr>
              <w:t>gsml4-lite/</w:t>
            </w:r>
            <w:r w:rsidR="00480BB6" w:rsidRPr="003F3AB9">
              <w:rPr>
                <w:rStyle w:val="requri"/>
                <w:lang w:val="en-CA"/>
              </w:rPr>
              <w:t>contactview-contacttype</w:t>
            </w:r>
          </w:p>
        </w:tc>
      </w:tr>
      <w:tr w:rsidR="00480BB6" w:rsidRPr="00DE63EA" w14:paraId="18368DDF"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F9A93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5DCCA9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253E9A0" w14:textId="4D236B27" w:rsidR="00480BB6" w:rsidRPr="006474AA" w:rsidRDefault="002C1418"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w:t>
            </w:r>
            <w:r w:rsidR="00AB3F81">
              <w:rPr>
                <w:rFonts w:ascii="Arial" w:hAnsi="Arial" w:cs="Arial"/>
                <w:sz w:val="18"/>
                <w:szCs w:val="18"/>
                <w:lang w:val="en-CA"/>
              </w:rPr>
              <w:t>gsml4-lite/</w:t>
            </w:r>
            <w:r w:rsidR="00480BB6" w:rsidRPr="00B464F3">
              <w:rPr>
                <w:rFonts w:ascii="Arial" w:hAnsi="Arial" w:cs="Arial"/>
                <w:sz w:val="18"/>
                <w:szCs w:val="18"/>
                <w:lang w:val="en-CA"/>
              </w:rPr>
              <w:t>contactview-contacttype</w:t>
            </w:r>
          </w:p>
        </w:tc>
      </w:tr>
      <w:tr w:rsidR="00480BB6" w:rsidRPr="00DE63EA" w14:paraId="4B23294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ED695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EE494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D7EF8F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contact’s contact type come from a controlled vocabulary </w:t>
            </w:r>
          </w:p>
        </w:tc>
      </w:tr>
      <w:tr w:rsidR="00480BB6" w:rsidRPr="00DE63EA" w14:paraId="227AB15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EF4409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B5DF37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E51C83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mechanism to ensure that the term comes from a controlled vocabulary.</w:t>
            </w:r>
          </w:p>
        </w:tc>
      </w:tr>
      <w:tr w:rsidR="00480BB6" w:rsidRPr="00DE63EA" w14:paraId="3DB608E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F2E5E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C6B5D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DFC939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362597A"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0B81517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B1F85F1" w14:textId="41CCE799" w:rsidR="00480BB6" w:rsidRPr="007F07F2" w:rsidRDefault="002C1418"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w:t>
            </w:r>
            <w:r w:rsidR="00AB3F81">
              <w:rPr>
                <w:rFonts w:cs="Arial"/>
                <w:b/>
                <w:szCs w:val="18"/>
                <w:lang w:val="en-AU"/>
              </w:rPr>
              <w:t>gsml4-lite/</w:t>
            </w:r>
            <w:r w:rsidR="00480BB6" w:rsidRPr="005C2F48">
              <w:rPr>
                <w:rStyle w:val="requri"/>
                <w:lang w:val="en-CA"/>
              </w:rPr>
              <w:t>siteobservationview-symbolRotation</w:t>
            </w:r>
          </w:p>
        </w:tc>
      </w:tr>
      <w:tr w:rsidR="00480BB6" w:rsidRPr="00DE63EA" w14:paraId="77BDC4AB"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0F589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AC6665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8509DAC" w14:textId="453C9270" w:rsidR="00480BB6" w:rsidRPr="006474AA" w:rsidRDefault="002C1418"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w:t>
            </w:r>
            <w:r w:rsidR="00AB3F81">
              <w:rPr>
                <w:rFonts w:ascii="Arial" w:hAnsi="Arial" w:cs="Arial"/>
                <w:sz w:val="18"/>
                <w:szCs w:val="18"/>
                <w:lang w:val="en-CA"/>
              </w:rPr>
              <w:t>gsml4-lite/</w:t>
            </w:r>
            <w:r w:rsidR="00480BB6" w:rsidRPr="00B464F3">
              <w:rPr>
                <w:rFonts w:ascii="Arial" w:hAnsi="Arial" w:cs="Arial"/>
                <w:sz w:val="18"/>
                <w:szCs w:val="18"/>
                <w:lang w:val="en-CA"/>
              </w:rPr>
              <w:t>siteobservationview-symbolRotation</w:t>
            </w:r>
          </w:p>
        </w:tc>
      </w:tr>
      <w:tr w:rsidR="00480BB6" w:rsidRPr="00DE63EA" w14:paraId="2EC56C0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62ED79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12C03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0649C1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symbol rotation is the range [0,360[</w:t>
            </w:r>
          </w:p>
        </w:tc>
      </w:tr>
      <w:tr w:rsidR="00480BB6" w:rsidRPr="00DE63EA" w14:paraId="1A6318F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CE5FE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641DF7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827653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mechanism to ensure that the rotation is in the range [0,360[</w:t>
            </w:r>
          </w:p>
        </w:tc>
      </w:tr>
      <w:tr w:rsidR="00480BB6" w:rsidRPr="00DE63EA" w14:paraId="54973D2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C2A7A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A6BAA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B52DA8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491294AE" w14:textId="77777777" w:rsidR="00480BB6" w:rsidRDefault="00480BB6" w:rsidP="00480BB6">
      <w:pPr>
        <w:spacing w:after="0"/>
        <w:rPr>
          <w:lang w:val="en-CA"/>
        </w:rPr>
      </w:pPr>
    </w:p>
    <w:p w14:paraId="68DEACED" w14:textId="77777777" w:rsidR="00480BB6" w:rsidRDefault="00480BB6" w:rsidP="00480BB6">
      <w:pPr>
        <w:rPr>
          <w:lang w:val="en-CA"/>
        </w:rPr>
      </w:pPr>
      <w:r>
        <w:rPr>
          <w:lang w:val="en-CA"/>
        </w:rPr>
        <w:br w:type="page"/>
      </w:r>
    </w:p>
    <w:p w14:paraId="419CF882" w14:textId="16F46E5C" w:rsidR="00480BB6" w:rsidRPr="00B464F3" w:rsidRDefault="00480BB6" w:rsidP="00345D65">
      <w:pPr>
        <w:pStyle w:val="OGCAnnexXX"/>
      </w:pPr>
      <w:bookmarkStart w:id="599" w:name="_Toc456947032"/>
      <w:r w:rsidRPr="00B464F3">
        <w:lastRenderedPageBreak/>
        <w:t>Conformance class: GeoSciML Basic Logical Model</w:t>
      </w:r>
      <w:bookmarkEnd w:id="599"/>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AF0D00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DF66918"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12A9DB4"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gsml4-basic</w:t>
            </w:r>
          </w:p>
        </w:tc>
      </w:tr>
      <w:tr w:rsidR="00480BB6" w:rsidRPr="00DE63EA" w14:paraId="27F98FB4"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13690A30"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3FB89A0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/req/gsml4-basic</w:t>
            </w:r>
          </w:p>
        </w:tc>
      </w:tr>
      <w:tr w:rsidR="00480BB6" w:rsidRPr="00DE63EA" w14:paraId="40B920D5" w14:textId="77777777" w:rsidTr="0024128E">
        <w:tc>
          <w:tcPr>
            <w:tcW w:w="1549" w:type="dxa"/>
            <w:tcBorders>
              <w:top w:val="single" w:sz="12" w:space="0" w:color="auto"/>
              <w:left w:val="single" w:sz="12" w:space="0" w:color="auto"/>
              <w:bottom w:val="single" w:sz="4" w:space="0" w:color="auto"/>
              <w:right w:val="single" w:sz="4" w:space="0" w:color="auto"/>
            </w:tcBorders>
          </w:tcPr>
          <w:p w14:paraId="2C0AB6B9"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21091E1"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/conf/gsml4-core</w:t>
            </w:r>
          </w:p>
        </w:tc>
      </w:tr>
      <w:tr w:rsidR="00480BB6" w:rsidRPr="00DE63EA" w14:paraId="3952B3F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92D58C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BB3BC7B"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422302">
              <w:rPr>
                <w:rFonts w:cs="Arial"/>
                <w:szCs w:val="18"/>
                <w:lang w:val="en-US"/>
              </w:rPr>
              <w:t>geologicfeature-purpose</w:t>
            </w:r>
          </w:p>
        </w:tc>
      </w:tr>
      <w:tr w:rsidR="00480BB6" w:rsidRPr="00DE63EA" w14:paraId="6D6F214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4CFF41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D4B2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2BED1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/req/gsml4-basic/geologicfeature-purpose</w:t>
            </w:r>
          </w:p>
        </w:tc>
      </w:tr>
      <w:tr w:rsidR="00480BB6" w:rsidRPr="00DE63EA" w14:paraId="06CAE92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B5C792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5A004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6CAA28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purpose property to be restricted to the values provided in Table 2 (instance, typicalNorm, definingNorm)</w:t>
            </w:r>
          </w:p>
        </w:tc>
      </w:tr>
      <w:tr w:rsidR="00480BB6" w:rsidRPr="00DE63EA" w14:paraId="620727A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5EF5D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09812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EABDB4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limit the property value to those provided in Table 2</w:t>
            </w:r>
          </w:p>
        </w:tc>
      </w:tr>
      <w:tr w:rsidR="00480BB6" w:rsidRPr="00DE63EA" w14:paraId="5B30D54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88FFB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C8003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CBC9F1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185EEFC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B73ECE5"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9540C0C"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422302">
              <w:rPr>
                <w:rFonts w:cs="Arial"/>
                <w:szCs w:val="18"/>
                <w:lang w:val="en-US"/>
              </w:rPr>
              <w:t>geologicfeature-history</w:t>
            </w:r>
          </w:p>
        </w:tc>
      </w:tr>
      <w:tr w:rsidR="00480BB6" w:rsidRPr="00DE63EA" w14:paraId="0918AA91"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D21100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702CD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2740C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/req/gsml4-basic/geologicfeature-history</w:t>
            </w:r>
          </w:p>
        </w:tc>
      </w:tr>
      <w:tr w:rsidR="00480BB6" w:rsidRPr="00DE63EA" w14:paraId="731C5C3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254273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7209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4ED8ED8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age of a GeologicFeature is described using the geologicHistory property only and through a GeologicRelation to a GeologicEvent</w:t>
            </w:r>
          </w:p>
        </w:tc>
      </w:tr>
      <w:tr w:rsidR="00480BB6" w:rsidRPr="00DE63EA" w14:paraId="43EAC7C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0B32A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2A213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EC919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prevent the usage of a GeologicRelation to a GeologicEvent to describe the age of the GeologicFeature</w:t>
            </w:r>
          </w:p>
        </w:tc>
      </w:tr>
      <w:tr w:rsidR="00480BB6" w:rsidRPr="00DE63EA" w14:paraId="7C55B13B"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FE230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91F32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A29B01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FB5D55F"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E7D11D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F21D35A"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4179FC">
              <w:rPr>
                <w:rFonts w:cs="Arial"/>
                <w:szCs w:val="18"/>
                <w:lang w:val="en-US"/>
              </w:rPr>
              <w:t>compositonPart-proportion</w:t>
            </w:r>
          </w:p>
        </w:tc>
      </w:tr>
      <w:tr w:rsidR="00480BB6" w:rsidRPr="00DE63EA" w14:paraId="79C77CC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DC787C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B00D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EF14A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/req/gsml4-basic/compositonPart-proportion</w:t>
            </w:r>
          </w:p>
        </w:tc>
      </w:tr>
      <w:tr w:rsidR="00480BB6" w:rsidRPr="00DE63EA" w14:paraId="768D8BD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50A32F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52C7D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9C931F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proportion are expressed relative to a whole</w:t>
            </w:r>
          </w:p>
        </w:tc>
      </w:tr>
      <w:tr w:rsidR="00480BB6" w:rsidRPr="00DE63EA" w14:paraId="74811EA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39C3A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613480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CBE88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that restriction the Quantity unit of measure to be relative to a whole (like %)</w:t>
            </w:r>
          </w:p>
        </w:tc>
      </w:tr>
      <w:tr w:rsidR="00480BB6" w:rsidRPr="00DE63EA" w14:paraId="1EC6AE1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81336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9E98C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2576B9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17C05A1"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7123B91"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18409E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784D12">
              <w:rPr>
                <w:rFonts w:cs="Arial"/>
                <w:szCs w:val="18"/>
                <w:lang w:val="en-US"/>
              </w:rPr>
              <w:t>geologicevent-non-null</w:t>
            </w:r>
          </w:p>
        </w:tc>
      </w:tr>
      <w:tr w:rsidR="00480BB6" w:rsidRPr="00DE63EA" w14:paraId="48D73D20"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DF0EC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EA30E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06CCB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/req/gsml4-basic/</w:t>
            </w:r>
            <w:r w:rsidRPr="00784D12">
              <w:rPr>
                <w:rFonts w:ascii="Arial" w:hAnsi="Arial" w:cs="Arial"/>
                <w:sz w:val="18"/>
                <w:szCs w:val="18"/>
                <w:lang w:val="fr-CA"/>
              </w:rPr>
              <w:t>geologicevent-non-null</w:t>
            </w:r>
          </w:p>
        </w:tc>
      </w:tr>
      <w:tr w:rsidR="00480BB6" w:rsidRPr="00DE63EA" w14:paraId="4BB7937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50D72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5AED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7657EA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GeologicEvent instance has either a olderAgeNamedAge or youngerNamedAge as a non-null value</w:t>
            </w:r>
          </w:p>
        </w:tc>
      </w:tr>
      <w:tr w:rsidR="00480BB6" w:rsidRPr="00DE63EA" w14:paraId="71E2313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CA055A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02CE5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CB1F3C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prevent a GeologicEvent to have both </w:t>
            </w:r>
            <w:r w:rsidRPr="00784D12">
              <w:rPr>
                <w:rFonts w:ascii="Arial" w:hAnsi="Arial" w:cs="Arial"/>
                <w:sz w:val="18"/>
                <w:szCs w:val="18"/>
                <w:lang w:val="en-CA"/>
              </w:rPr>
              <w:t>olderAgeNamedAge or youngerNamedAge</w:t>
            </w:r>
            <w:r>
              <w:rPr>
                <w:rFonts w:ascii="Arial" w:hAnsi="Arial" w:cs="Arial"/>
                <w:sz w:val="18"/>
                <w:szCs w:val="18"/>
                <w:lang w:val="en-CA"/>
              </w:rPr>
              <w:t xml:space="preserve"> equals to null.</w:t>
            </w:r>
          </w:p>
        </w:tc>
      </w:tr>
      <w:tr w:rsidR="00480BB6" w:rsidRPr="00DE63EA" w14:paraId="0CFE523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8825D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1F740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0B223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8A9D95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3A5FD2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1EC7DFA"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794CA0">
              <w:rPr>
                <w:rFonts w:cs="Arial"/>
                <w:szCs w:val="18"/>
                <w:lang w:val="en-US"/>
              </w:rPr>
              <w:t>plane-pol-dip-az-not-null</w:t>
            </w:r>
          </w:p>
        </w:tc>
      </w:tr>
      <w:tr w:rsidR="00480BB6" w:rsidRPr="00DE63EA" w14:paraId="11FBBDC2"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704435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9990F5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FED69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/req/gsml4-basic/plane-pol-dip-az-not-null</w:t>
            </w:r>
          </w:p>
        </w:tc>
      </w:tr>
      <w:tr w:rsidR="00480BB6" w:rsidRPr="00DE63EA" w14:paraId="19AFEB3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1AB7FE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B55FB1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C8E49B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GSML_PlanarOrientation instance has either polarity, azimuth or dip as a non-null value</w:t>
            </w:r>
          </w:p>
        </w:tc>
      </w:tr>
      <w:tr w:rsidR="00480BB6" w:rsidRPr="00DE63EA" w14:paraId="28F6825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DEA99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1CEA2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150EF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prevent a </w:t>
            </w:r>
            <w:r w:rsidRPr="00794CA0">
              <w:rPr>
                <w:rFonts w:ascii="Arial" w:hAnsi="Arial" w:cs="Arial"/>
                <w:sz w:val="18"/>
                <w:szCs w:val="18"/>
                <w:lang w:val="en-CA"/>
              </w:rPr>
              <w:t>GSML_PlanarOrientation</w:t>
            </w:r>
            <w:r>
              <w:rPr>
                <w:rFonts w:ascii="Arial" w:hAnsi="Arial" w:cs="Arial"/>
                <w:sz w:val="18"/>
                <w:szCs w:val="18"/>
                <w:lang w:val="en-CA"/>
              </w:rPr>
              <w:t xml:space="preserve"> to have all </w:t>
            </w:r>
            <w:r w:rsidRPr="00794CA0">
              <w:rPr>
                <w:rFonts w:ascii="Arial" w:hAnsi="Arial" w:cs="Arial"/>
                <w:sz w:val="18"/>
                <w:szCs w:val="18"/>
                <w:lang w:val="en-CA"/>
              </w:rPr>
              <w:t xml:space="preserve">polarity, azimuth or dip </w:t>
            </w:r>
            <w:r>
              <w:rPr>
                <w:rFonts w:ascii="Arial" w:hAnsi="Arial" w:cs="Arial"/>
                <w:sz w:val="18"/>
                <w:szCs w:val="18"/>
                <w:lang w:val="en-CA"/>
              </w:rPr>
              <w:t>equal to null.</w:t>
            </w:r>
          </w:p>
        </w:tc>
      </w:tr>
      <w:tr w:rsidR="00480BB6" w:rsidRPr="00DE63EA" w14:paraId="5038964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F2867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1D54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2465BB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263112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5E9063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7A14F1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794CA0">
              <w:rPr>
                <w:rFonts w:cs="Arial"/>
                <w:szCs w:val="18"/>
                <w:lang w:val="en-US"/>
              </w:rPr>
              <w:t>plane-pol-dip-az-range</w:t>
            </w:r>
          </w:p>
        </w:tc>
      </w:tr>
      <w:tr w:rsidR="00480BB6" w:rsidRPr="00DE63EA" w14:paraId="4046798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D95ADB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235B6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1A70A6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/req/gsml4-basic/plane-pol-dip-az-range</w:t>
            </w:r>
          </w:p>
        </w:tc>
      </w:tr>
      <w:tr w:rsidR="00480BB6" w:rsidRPr="00DE63EA" w14:paraId="0E64DB7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AB098F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E917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03DD01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GSML_PlanarOrientation azimuth is a real value in the range [0,360[</w:t>
            </w:r>
          </w:p>
        </w:tc>
      </w:tr>
      <w:tr w:rsidR="00480BB6" w:rsidRPr="00DE63EA" w14:paraId="0588180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E437D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2717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CADE07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constrain a </w:t>
            </w:r>
            <w:r w:rsidRPr="00794CA0">
              <w:rPr>
                <w:rFonts w:ascii="Arial" w:hAnsi="Arial" w:cs="Arial"/>
                <w:sz w:val="18"/>
                <w:szCs w:val="18"/>
                <w:lang w:val="en-CA"/>
              </w:rPr>
              <w:t>GSML_PlanarOrientation</w:t>
            </w:r>
            <w:r>
              <w:rPr>
                <w:rFonts w:ascii="Arial" w:hAnsi="Arial" w:cs="Arial"/>
                <w:sz w:val="18"/>
                <w:szCs w:val="18"/>
                <w:lang w:val="en-CA"/>
              </w:rPr>
              <w:t xml:space="preserve"> azimuth in the range [0,360[</w:t>
            </w:r>
          </w:p>
        </w:tc>
      </w:tr>
      <w:tr w:rsidR="00480BB6" w:rsidRPr="00DE63EA" w14:paraId="081422D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0EC19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E25EA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FA1AA6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2C6730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B6C2C1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FE36C8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E35E1C">
              <w:rPr>
                <w:rFonts w:cs="Arial"/>
                <w:szCs w:val="18"/>
                <w:lang w:val="en-US"/>
              </w:rPr>
              <w:t>plane-dip-range</w:t>
            </w:r>
          </w:p>
        </w:tc>
      </w:tr>
      <w:tr w:rsidR="00480BB6" w:rsidRPr="00DE63EA" w14:paraId="07C3A381"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2375EB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3922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7DF97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/req/gsml4-basic/plane-dip-range</w:t>
            </w:r>
          </w:p>
        </w:tc>
      </w:tr>
      <w:tr w:rsidR="00480BB6" w:rsidRPr="00DE63EA" w14:paraId="76CF033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64407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09DC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156B79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GSML_PlanarOrientation dip is a real value in the range [0,90[</w:t>
            </w:r>
          </w:p>
        </w:tc>
      </w:tr>
      <w:tr w:rsidR="00480BB6" w:rsidRPr="00DE63EA" w14:paraId="459EC67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BB0E2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1AC3C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2D6CDB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constrain a </w:t>
            </w:r>
            <w:r w:rsidRPr="00794CA0">
              <w:rPr>
                <w:rFonts w:ascii="Arial" w:hAnsi="Arial" w:cs="Arial"/>
                <w:sz w:val="18"/>
                <w:szCs w:val="18"/>
                <w:lang w:val="en-CA"/>
              </w:rPr>
              <w:t>GSML_PlanarOrientation</w:t>
            </w:r>
            <w:r>
              <w:rPr>
                <w:rFonts w:ascii="Arial" w:hAnsi="Arial" w:cs="Arial"/>
                <w:sz w:val="18"/>
                <w:szCs w:val="18"/>
                <w:lang w:val="en-CA"/>
              </w:rPr>
              <w:t xml:space="preserve"> dip in the range [0,90[</w:t>
            </w:r>
          </w:p>
        </w:tc>
      </w:tr>
      <w:tr w:rsidR="00480BB6" w:rsidRPr="00DE63EA" w14:paraId="0ED86AC7"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2F922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0799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9A6CB7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46412EC"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F84FFFA"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C5CEFB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/conf/gsml4-basic/linear-trend</w:t>
            </w:r>
            <w:r w:rsidRPr="00E35E1C">
              <w:rPr>
                <w:rFonts w:cs="Arial"/>
                <w:szCs w:val="18"/>
                <w:lang w:val="en-US"/>
              </w:rPr>
              <w:t>-plunge-not-null</w:t>
            </w:r>
          </w:p>
        </w:tc>
      </w:tr>
      <w:tr w:rsidR="00480BB6" w:rsidRPr="00DE63EA" w14:paraId="5B0BCA6B"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E36B55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D86B2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093A4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/req/gsml4-basic/linear-trend-plunge-not-null</w:t>
            </w:r>
          </w:p>
        </w:tc>
      </w:tr>
      <w:tr w:rsidR="00480BB6" w:rsidRPr="00DE63EA" w14:paraId="13B230D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615B9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02845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39C068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GSML_Linear</w:t>
            </w:r>
            <w:r w:rsidRPr="00E35E1C">
              <w:rPr>
                <w:rFonts w:cs="Arial"/>
                <w:szCs w:val="18"/>
                <w:lang w:val="en-CA"/>
              </w:rPr>
              <w:t xml:space="preserve">Orientation instance has either </w:t>
            </w:r>
            <w:r>
              <w:rPr>
                <w:rFonts w:cs="Arial"/>
                <w:szCs w:val="18"/>
                <w:lang w:val="en-CA"/>
              </w:rPr>
              <w:t xml:space="preserve">trend </w:t>
            </w:r>
            <w:r>
              <w:rPr>
                <w:rFonts w:cs="Arial"/>
                <w:szCs w:val="18"/>
                <w:lang w:val="en-CA"/>
              </w:rPr>
              <w:lastRenderedPageBreak/>
              <w:t>or plunge</w:t>
            </w:r>
            <w:r w:rsidRPr="00E35E1C">
              <w:rPr>
                <w:rFonts w:cs="Arial"/>
                <w:szCs w:val="18"/>
                <w:lang w:val="en-CA"/>
              </w:rPr>
              <w:t xml:space="preserve"> as a non-null value</w:t>
            </w:r>
          </w:p>
        </w:tc>
      </w:tr>
      <w:tr w:rsidR="00480BB6" w:rsidRPr="00DE63EA" w14:paraId="233242C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609A2B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B440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00E64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C831C9">
              <w:rPr>
                <w:rFonts w:ascii="Arial" w:hAnsi="Arial" w:cs="Arial"/>
                <w:sz w:val="18"/>
                <w:szCs w:val="18"/>
                <w:lang w:val="en-CA"/>
              </w:rPr>
              <w:t>Visual inspection that the target implementation has a mechanism to prevent a GSML_</w:t>
            </w:r>
            <w:r>
              <w:rPr>
                <w:rFonts w:ascii="Arial" w:hAnsi="Arial" w:cs="Arial"/>
                <w:sz w:val="18"/>
                <w:szCs w:val="18"/>
                <w:lang w:val="en-CA"/>
              </w:rPr>
              <w:t>Linear</w:t>
            </w:r>
            <w:r w:rsidRPr="00C831C9">
              <w:rPr>
                <w:rFonts w:ascii="Arial" w:hAnsi="Arial" w:cs="Arial"/>
                <w:sz w:val="18"/>
                <w:szCs w:val="18"/>
                <w:lang w:val="en-CA"/>
              </w:rPr>
              <w:t xml:space="preserve">Orientation to have </w:t>
            </w:r>
            <w:r>
              <w:rPr>
                <w:rFonts w:ascii="Arial" w:hAnsi="Arial" w:cs="Arial"/>
                <w:sz w:val="18"/>
                <w:szCs w:val="18"/>
                <w:lang w:val="en-CA"/>
              </w:rPr>
              <w:t>both</w:t>
            </w:r>
            <w:r w:rsidRPr="00C831C9">
              <w:rPr>
                <w:rFonts w:ascii="Arial" w:hAnsi="Arial" w:cs="Arial"/>
                <w:sz w:val="18"/>
                <w:szCs w:val="18"/>
                <w:lang w:val="en-CA"/>
              </w:rPr>
              <w:t xml:space="preserve"> </w:t>
            </w:r>
            <w:r>
              <w:rPr>
                <w:rFonts w:ascii="Arial" w:hAnsi="Arial" w:cs="Arial"/>
                <w:sz w:val="18"/>
                <w:szCs w:val="18"/>
                <w:lang w:val="en-CA"/>
              </w:rPr>
              <w:t>trend and plunge</w:t>
            </w:r>
            <w:r w:rsidRPr="00C831C9">
              <w:rPr>
                <w:rFonts w:ascii="Arial" w:hAnsi="Arial" w:cs="Arial"/>
                <w:sz w:val="18"/>
                <w:szCs w:val="18"/>
                <w:lang w:val="en-CA"/>
              </w:rPr>
              <w:t xml:space="preserve"> equal</w:t>
            </w:r>
            <w:r>
              <w:rPr>
                <w:rFonts w:ascii="Arial" w:hAnsi="Arial" w:cs="Arial"/>
                <w:sz w:val="18"/>
                <w:szCs w:val="18"/>
                <w:lang w:val="en-CA"/>
              </w:rPr>
              <w:t>s</w:t>
            </w:r>
            <w:r w:rsidRPr="00C831C9">
              <w:rPr>
                <w:rFonts w:ascii="Arial" w:hAnsi="Arial" w:cs="Arial"/>
                <w:sz w:val="18"/>
                <w:szCs w:val="18"/>
                <w:lang w:val="en-CA"/>
              </w:rPr>
              <w:t xml:space="preserve"> to null.</w:t>
            </w:r>
          </w:p>
        </w:tc>
      </w:tr>
      <w:tr w:rsidR="00480BB6" w:rsidRPr="00DE63EA" w14:paraId="29B9D1E6"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A39136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A93B7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95B2C2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62F42C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8B6367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153C81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4D2C77">
              <w:rPr>
                <w:rFonts w:cs="Arial"/>
                <w:szCs w:val="18"/>
                <w:lang w:val="en-US"/>
              </w:rPr>
              <w:t>linear-plunge-range</w:t>
            </w:r>
          </w:p>
        </w:tc>
      </w:tr>
      <w:tr w:rsidR="00480BB6" w:rsidRPr="00DE63EA" w14:paraId="58329FBC"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E21261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BEB5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73430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/req/gsml4-basic/linear-plunge-range</w:t>
            </w:r>
          </w:p>
        </w:tc>
      </w:tr>
      <w:tr w:rsidR="00480BB6" w:rsidRPr="00DE63EA" w14:paraId="4051E69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26DCD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F3136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23B199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GSML_Linear</w:t>
            </w:r>
            <w:r w:rsidRPr="00E35E1C">
              <w:rPr>
                <w:rFonts w:cs="Arial"/>
                <w:szCs w:val="18"/>
                <w:lang w:val="en-CA"/>
              </w:rPr>
              <w:t xml:space="preserve">Orientation </w:t>
            </w:r>
            <w:r>
              <w:rPr>
                <w:rFonts w:cs="Arial"/>
                <w:szCs w:val="18"/>
                <w:lang w:val="en-CA"/>
              </w:rPr>
              <w:t>plunge is a value in the range [0,360[</w:t>
            </w:r>
          </w:p>
        </w:tc>
      </w:tr>
      <w:tr w:rsidR="00480BB6" w:rsidRPr="00DE63EA" w14:paraId="7BCB210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08DB5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BD29A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989854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4D2C77">
              <w:rPr>
                <w:rFonts w:ascii="Arial" w:hAnsi="Arial" w:cs="Arial"/>
                <w:sz w:val="18"/>
                <w:szCs w:val="18"/>
                <w:lang w:val="en-CA"/>
              </w:rPr>
              <w:t>Visual inspection that the target implementation has a mechanism to constrain a GSML_</w:t>
            </w:r>
            <w:r>
              <w:rPr>
                <w:rFonts w:ascii="Arial" w:hAnsi="Arial" w:cs="Arial"/>
                <w:sz w:val="18"/>
                <w:szCs w:val="18"/>
                <w:lang w:val="en-CA"/>
              </w:rPr>
              <w:t>Linea</w:t>
            </w:r>
            <w:r w:rsidRPr="004D2C77">
              <w:rPr>
                <w:rFonts w:ascii="Arial" w:hAnsi="Arial" w:cs="Arial"/>
                <w:sz w:val="18"/>
                <w:szCs w:val="18"/>
                <w:lang w:val="en-CA"/>
              </w:rPr>
              <w:t xml:space="preserve">rOrientation </w:t>
            </w:r>
            <w:r>
              <w:rPr>
                <w:rFonts w:ascii="Arial" w:hAnsi="Arial" w:cs="Arial"/>
                <w:sz w:val="18"/>
                <w:szCs w:val="18"/>
                <w:lang w:val="en-CA"/>
              </w:rPr>
              <w:t>plunge</w:t>
            </w:r>
            <w:r w:rsidRPr="004D2C77">
              <w:rPr>
                <w:rFonts w:ascii="Arial" w:hAnsi="Arial" w:cs="Arial"/>
                <w:sz w:val="18"/>
                <w:szCs w:val="18"/>
                <w:lang w:val="en-CA"/>
              </w:rPr>
              <w:t xml:space="preserve"> in the range [0,360[</w:t>
            </w:r>
          </w:p>
        </w:tc>
      </w:tr>
      <w:tr w:rsidR="00480BB6" w:rsidRPr="00DE63EA" w14:paraId="1A6798D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ABFE04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0B63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60073C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4BD5F3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720B38C"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C94D50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/conf/gsml4-basic/linear-az</w:t>
            </w:r>
            <w:r w:rsidRPr="00A40893">
              <w:rPr>
                <w:rFonts w:cs="Arial"/>
                <w:szCs w:val="18"/>
                <w:lang w:val="en-US"/>
              </w:rPr>
              <w:t>-range</w:t>
            </w:r>
          </w:p>
        </w:tc>
      </w:tr>
      <w:tr w:rsidR="00480BB6" w:rsidRPr="00DE63EA" w14:paraId="11324525"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1FFA633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BD5B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27F1A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/req/gsml4-basic/linear-az-range</w:t>
            </w:r>
          </w:p>
        </w:tc>
      </w:tr>
      <w:tr w:rsidR="00480BB6" w:rsidRPr="00DE63EA" w14:paraId="49378A0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09346A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D094C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8B880F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GSML_Linear</w:t>
            </w:r>
            <w:r w:rsidRPr="00E35E1C">
              <w:rPr>
                <w:rFonts w:cs="Arial"/>
                <w:szCs w:val="18"/>
                <w:lang w:val="en-CA"/>
              </w:rPr>
              <w:t xml:space="preserve">Orientation </w:t>
            </w:r>
            <w:r>
              <w:rPr>
                <w:rFonts w:cs="Arial"/>
                <w:szCs w:val="18"/>
                <w:lang w:val="en-CA"/>
              </w:rPr>
              <w:t>azimuth is a real value in the range [0,360[</w:t>
            </w:r>
          </w:p>
        </w:tc>
      </w:tr>
      <w:tr w:rsidR="00480BB6" w:rsidRPr="00DE63EA" w14:paraId="28977E3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2B7C8C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F9F1D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62EB30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A40893">
              <w:rPr>
                <w:rFonts w:ascii="Arial" w:hAnsi="Arial" w:cs="Arial"/>
                <w:sz w:val="18"/>
                <w:szCs w:val="18"/>
                <w:lang w:val="en-CA"/>
              </w:rPr>
              <w:t xml:space="preserve">Visual inspection that the target implementation has a mechanism to constrain a GSML_LinearOrientation </w:t>
            </w:r>
            <w:r>
              <w:rPr>
                <w:rFonts w:ascii="Arial" w:hAnsi="Arial" w:cs="Arial"/>
                <w:sz w:val="18"/>
                <w:szCs w:val="18"/>
                <w:lang w:val="en-CA"/>
              </w:rPr>
              <w:t>trend</w:t>
            </w:r>
            <w:r w:rsidRPr="00A40893">
              <w:rPr>
                <w:rFonts w:ascii="Arial" w:hAnsi="Arial" w:cs="Arial"/>
                <w:sz w:val="18"/>
                <w:szCs w:val="18"/>
                <w:lang w:val="en-CA"/>
              </w:rPr>
              <w:t xml:space="preserve"> in the range [0,360[</w:t>
            </w:r>
          </w:p>
        </w:tc>
      </w:tr>
      <w:tr w:rsidR="00480BB6" w:rsidRPr="00DE63EA" w14:paraId="16C8BDF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6D200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61D77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194067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9EF98C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E2CE2E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B08C16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A40893">
              <w:rPr>
                <w:rFonts w:cs="Arial"/>
                <w:szCs w:val="18"/>
                <w:lang w:val="en-US"/>
              </w:rPr>
              <w:t>quantity_range_order</w:t>
            </w:r>
          </w:p>
        </w:tc>
      </w:tr>
      <w:tr w:rsidR="00480BB6" w:rsidRPr="00DE63EA" w14:paraId="71398ACB"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7C5E64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1F60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4C5BE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/req/gsml4-basic/quantity_range_order</w:t>
            </w:r>
          </w:p>
        </w:tc>
      </w:tr>
      <w:tr w:rsidR="00480BB6" w:rsidRPr="00DE63EA" w14:paraId="7C6F6A4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8E76A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6A7D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350C3A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GSML_QuantityRange lowerValue is less or equal to upperValue</w:t>
            </w:r>
          </w:p>
        </w:tc>
      </w:tr>
      <w:tr w:rsidR="00480BB6" w:rsidRPr="00DE63EA" w14:paraId="5C77765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94D536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6856B0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7672E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A40893">
              <w:rPr>
                <w:rFonts w:ascii="Arial" w:hAnsi="Arial" w:cs="Arial"/>
                <w:sz w:val="18"/>
                <w:szCs w:val="18"/>
                <w:lang w:val="en-CA"/>
              </w:rPr>
              <w:t>Visual inspection that the target im</w:t>
            </w:r>
            <w:r>
              <w:rPr>
                <w:rFonts w:ascii="Arial" w:hAnsi="Arial" w:cs="Arial"/>
                <w:sz w:val="18"/>
                <w:szCs w:val="18"/>
                <w:lang w:val="en-CA"/>
              </w:rPr>
              <w:t>plementation has a mechanism to constain lowerValue to be less or equal to upperValue.</w:t>
            </w:r>
          </w:p>
        </w:tc>
      </w:tr>
      <w:tr w:rsidR="00480BB6" w:rsidRPr="00DE63EA" w14:paraId="7CB0F3B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040EB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B49E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83B0EB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6CD22D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83E21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D85885C"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A40893">
              <w:rPr>
                <w:rFonts w:cs="Arial"/>
                <w:szCs w:val="18"/>
                <w:lang w:val="en-US"/>
              </w:rPr>
              <w:t>quantity-range-repeat</w:t>
            </w:r>
          </w:p>
        </w:tc>
      </w:tr>
      <w:tr w:rsidR="00480BB6" w:rsidRPr="00DE63EA" w14:paraId="270B76B5"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6BF52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4C427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41A7BC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/req/gsml4-basic/quantity-range-repeat</w:t>
            </w:r>
          </w:p>
        </w:tc>
      </w:tr>
      <w:tr w:rsidR="00480BB6" w:rsidRPr="00DE63EA" w14:paraId="3EBCDB1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DD5C96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D9D6C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B51DDF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GSML_QuantityRange lowerValue and upperValue matches the quantities in the “value” property</w:t>
            </w:r>
          </w:p>
        </w:tc>
      </w:tr>
      <w:tr w:rsidR="00480BB6" w:rsidRPr="00DE63EA" w14:paraId="2BD65D5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2EE2F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7C5179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F27904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A40893">
              <w:rPr>
                <w:rFonts w:ascii="Arial" w:hAnsi="Arial" w:cs="Arial"/>
                <w:sz w:val="18"/>
                <w:szCs w:val="18"/>
                <w:lang w:val="en-CA"/>
              </w:rPr>
              <w:t>Visual inspection that the target im</w:t>
            </w:r>
            <w:r>
              <w:rPr>
                <w:rFonts w:ascii="Arial" w:hAnsi="Arial" w:cs="Arial"/>
                <w:sz w:val="18"/>
                <w:szCs w:val="18"/>
                <w:lang w:val="en-CA"/>
              </w:rPr>
              <w:t>plementation has a mechanism to constain lowerValue to match value[0] and upperValue to match value[1]</w:t>
            </w:r>
          </w:p>
        </w:tc>
      </w:tr>
      <w:tr w:rsidR="00480BB6" w:rsidRPr="00DE63EA" w14:paraId="3CE147D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9C6B36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6DC90F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6B22FD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298D873A" w14:textId="77777777" w:rsidR="00480BB6" w:rsidRDefault="00480BB6" w:rsidP="00480BB6"/>
    <w:p w14:paraId="35899589" w14:textId="77777777" w:rsidR="00480BB6" w:rsidRDefault="00480BB6" w:rsidP="00480BB6">
      <w:r>
        <w:br w:type="page"/>
      </w:r>
    </w:p>
    <w:p w14:paraId="7A3A7DF6" w14:textId="77777777" w:rsidR="00480BB6" w:rsidRDefault="00480BB6" w:rsidP="00480BB6"/>
    <w:p w14:paraId="30FF345D" w14:textId="29B9EC31" w:rsidR="00480BB6" w:rsidRDefault="00480BB6" w:rsidP="00B464F3">
      <w:pPr>
        <w:pStyle w:val="OGCAnnexXX"/>
      </w:pPr>
      <w:bookmarkStart w:id="600" w:name="_Toc456947033"/>
      <w:r>
        <w:t>Conformance class: GeoSciML Extension Logical Model</w:t>
      </w:r>
      <w:bookmarkEnd w:id="600"/>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B318B2F"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988A023"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19743C14"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gsml4-extension</w:t>
            </w:r>
          </w:p>
        </w:tc>
      </w:tr>
      <w:tr w:rsidR="00480BB6" w:rsidRPr="00DE63EA" w14:paraId="0B3F26F9"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56B53B3A"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01ADFFE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/req/gsml4-extension</w:t>
            </w:r>
          </w:p>
        </w:tc>
      </w:tr>
      <w:tr w:rsidR="00480BB6" w:rsidRPr="00DE63EA" w14:paraId="1E3F7EC4" w14:textId="77777777" w:rsidTr="0024128E">
        <w:tc>
          <w:tcPr>
            <w:tcW w:w="1549" w:type="dxa"/>
            <w:tcBorders>
              <w:top w:val="single" w:sz="12" w:space="0" w:color="auto"/>
              <w:left w:val="single" w:sz="12" w:space="0" w:color="auto"/>
              <w:bottom w:val="single" w:sz="4" w:space="0" w:color="auto"/>
              <w:right w:val="single" w:sz="4" w:space="0" w:color="auto"/>
            </w:tcBorders>
          </w:tcPr>
          <w:p w14:paraId="10C6E113"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8B54C5E"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015588B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04EEE17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B4BADC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185D76">
              <w:rPr>
                <w:rFonts w:cs="Arial"/>
                <w:szCs w:val="18"/>
                <w:lang w:val="en-US"/>
              </w:rPr>
              <w:t>geologicfeature-history</w:t>
            </w:r>
          </w:p>
        </w:tc>
      </w:tr>
      <w:tr w:rsidR="00480BB6" w:rsidRPr="00DE63EA" w14:paraId="33CD2F8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96A0EB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C3A4E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09AF59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/req/gsml4-extension/geologicfeature-history</w:t>
            </w:r>
          </w:p>
        </w:tc>
      </w:tr>
      <w:tr w:rsidR="00480BB6" w:rsidRPr="00DE63EA" w14:paraId="532CFE9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A4F6F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0A2CF3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0F49CB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restricts GeologicEvent describing the age of GeologicUnit to geologicHistory property</w:t>
            </w:r>
          </w:p>
        </w:tc>
      </w:tr>
      <w:tr w:rsidR="00480BB6" w:rsidRPr="00DE63EA" w14:paraId="7FCF288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30704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4F2F5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1D768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limit GeologicEvent describing age of GeologicFeature to geologicHistory.</w:t>
            </w:r>
          </w:p>
        </w:tc>
      </w:tr>
      <w:tr w:rsidR="00480BB6" w:rsidRPr="00DE63EA" w14:paraId="6A6B17A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95346B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ACDD6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5AE4A7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D7E0ED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4184DA4"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367503E"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D87024">
              <w:rPr>
                <w:rFonts w:cs="Arial"/>
                <w:szCs w:val="18"/>
                <w:lang w:val="en-US"/>
              </w:rPr>
              <w:t>contact-chronoboundary</w:t>
            </w:r>
          </w:p>
        </w:tc>
      </w:tr>
      <w:tr w:rsidR="00480BB6" w:rsidRPr="00DE63EA" w14:paraId="04C8FDC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80B864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D2A17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2DAF3D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/req/gsml4-extension/contact-chronoboundary</w:t>
            </w:r>
          </w:p>
        </w:tc>
      </w:tr>
      <w:tr w:rsidR="00480BB6" w:rsidRPr="00DE63EA" w14:paraId="501F723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DBBCAF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66A7F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545C19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target implementation restricts ContactDescription::correlatesWith value to an instance of </w:t>
            </w:r>
            <w:r w:rsidRPr="00D87024">
              <w:rPr>
                <w:rFonts w:cs="Arial"/>
                <w:szCs w:val="18"/>
                <w:lang w:val="en-CA"/>
              </w:rPr>
              <w:t>GeochronologicBondary</w:t>
            </w:r>
            <w:r>
              <w:rPr>
                <w:rFonts w:cs="Arial"/>
                <w:szCs w:val="18"/>
                <w:lang w:val="en-CA"/>
              </w:rPr>
              <w:t xml:space="preserve"> only when </w:t>
            </w:r>
            <w:r w:rsidRPr="00D87024">
              <w:rPr>
                <w:rFonts w:cs="Arial"/>
                <w:szCs w:val="18"/>
                <w:lang w:val="en-CA"/>
              </w:rPr>
              <w:t>Co</w:t>
            </w:r>
            <w:r>
              <w:rPr>
                <w:rFonts w:cs="Arial"/>
                <w:szCs w:val="18"/>
                <w:lang w:val="en-CA"/>
              </w:rPr>
              <w:t xml:space="preserve">ntactDescription::contactType is </w:t>
            </w:r>
            <w:r w:rsidRPr="00D87024">
              <w:rPr>
                <w:rFonts w:cs="Arial"/>
                <w:szCs w:val="18"/>
                <w:lang w:val="en-CA"/>
              </w:rPr>
              <w:t>ChronostratigraphicBoundary</w:t>
            </w:r>
          </w:p>
        </w:tc>
      </w:tr>
      <w:tr w:rsidR="00480BB6" w:rsidRPr="00DE63EA" w14:paraId="3C3974A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6CF3E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BD5DBE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66217D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constrain the value of correlatesWith</w:t>
            </w:r>
          </w:p>
        </w:tc>
      </w:tr>
      <w:tr w:rsidR="00480BB6" w:rsidRPr="00DE63EA" w14:paraId="58025C47"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3D644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53C5B9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793B13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6178CA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D9AECB4"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B779838"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D87024">
              <w:rPr>
                <w:rFonts w:cs="Arial"/>
                <w:szCs w:val="18"/>
                <w:lang w:val="en-US"/>
              </w:rPr>
              <w:t>contact-boundary</w:t>
            </w:r>
          </w:p>
        </w:tc>
      </w:tr>
      <w:tr w:rsidR="00480BB6" w:rsidRPr="00DE63EA" w14:paraId="773166F8"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07C140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1901D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168A93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/req/gsml4-extension/contact-boundary</w:t>
            </w:r>
          </w:p>
        </w:tc>
      </w:tr>
      <w:tr w:rsidR="00480BB6" w:rsidRPr="00DE63EA" w14:paraId="7C0E222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D4821D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46342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74BA53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restricts the number of GeologicRelation to GeologicUnit, representing the two units that share a contact, to 2 and only 2</w:t>
            </w:r>
          </w:p>
        </w:tc>
      </w:tr>
      <w:tr w:rsidR="00480BB6" w:rsidRPr="00DE63EA" w14:paraId="00F25AD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540C64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0252C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12F5C3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constrain the number GeologicRelation to 2 when the target feature is a GeologicUnit and the role is “contact”</w:t>
            </w:r>
          </w:p>
        </w:tc>
      </w:tr>
      <w:tr w:rsidR="00480BB6" w:rsidRPr="00DE63EA" w14:paraId="75B0B45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C94ADC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EDC38F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182101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A02F09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04952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5DBBD89"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FE202B">
              <w:rPr>
                <w:rFonts w:cs="Arial"/>
                <w:szCs w:val="18"/>
                <w:lang w:val="en-US"/>
              </w:rPr>
              <w:t>slipComponents-slip</w:t>
            </w:r>
          </w:p>
        </w:tc>
      </w:tr>
      <w:tr w:rsidR="00480BB6" w:rsidRPr="00DE63EA" w14:paraId="29D738E8"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DD561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FF855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EAC7A2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/req/gsml4-extension/</w:t>
            </w:r>
            <w:r w:rsidRPr="00FE202B">
              <w:rPr>
                <w:rFonts w:ascii="Arial" w:hAnsi="Arial" w:cs="Arial"/>
                <w:sz w:val="18"/>
                <w:szCs w:val="18"/>
                <w:lang w:val="fr-CA"/>
              </w:rPr>
              <w:t>slipComponents-slip</w:t>
            </w:r>
          </w:p>
        </w:tc>
      </w:tr>
      <w:tr w:rsidR="00480BB6" w:rsidRPr="00DE63EA" w14:paraId="444D54D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AEF71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4A334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09D0EC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target implementation constrains either </w:t>
            </w:r>
            <w:r w:rsidRPr="00FE202B">
              <w:rPr>
                <w:rFonts w:cs="Arial"/>
                <w:szCs w:val="18"/>
                <w:lang w:val="en-CA"/>
              </w:rPr>
              <w:t>heave, horizontalSlip or throw</w:t>
            </w:r>
            <w:r>
              <w:rPr>
                <w:rFonts w:cs="Arial"/>
                <w:szCs w:val="18"/>
                <w:lang w:val="en-CA"/>
              </w:rPr>
              <w:t xml:space="preserve"> properties of SlipComponent to bear a non-null value</w:t>
            </w:r>
          </w:p>
        </w:tc>
      </w:tr>
      <w:tr w:rsidR="00480BB6" w:rsidRPr="00DE63EA" w14:paraId="7C89B6F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BCA6C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157F9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70B034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enforce at least one of </w:t>
            </w:r>
            <w:r w:rsidRPr="00FE202B">
              <w:rPr>
                <w:rFonts w:ascii="Arial" w:hAnsi="Arial" w:cs="Arial"/>
                <w:sz w:val="18"/>
                <w:szCs w:val="18"/>
                <w:lang w:val="en-CA"/>
              </w:rPr>
              <w:t>heave, horizontalSlip or throw</w:t>
            </w:r>
            <w:r>
              <w:rPr>
                <w:rFonts w:ascii="Arial" w:hAnsi="Arial" w:cs="Arial"/>
                <w:sz w:val="18"/>
                <w:szCs w:val="18"/>
                <w:lang w:val="en-CA"/>
              </w:rPr>
              <w:t xml:space="preserve"> to have a non-null value.</w:t>
            </w:r>
          </w:p>
        </w:tc>
      </w:tr>
      <w:tr w:rsidR="00480BB6" w:rsidRPr="00DE63EA" w14:paraId="0A07DE0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A3C615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9702BF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F52796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6ADE61B3" w14:textId="77777777" w:rsidR="00480BB6" w:rsidRDefault="00480BB6" w:rsidP="00480BB6"/>
    <w:p w14:paraId="70570D14" w14:textId="77777777" w:rsidR="00480BB6" w:rsidRDefault="00480BB6" w:rsidP="00480BB6">
      <w:r>
        <w:br w:type="page"/>
      </w:r>
    </w:p>
    <w:p w14:paraId="569DBE9C" w14:textId="77777777" w:rsidR="00480BB6" w:rsidRDefault="00480BB6" w:rsidP="00480BB6"/>
    <w:p w14:paraId="7CA65ABB" w14:textId="033B7569" w:rsidR="00480BB6" w:rsidRPr="00B464F3" w:rsidRDefault="00480BB6" w:rsidP="00345D65">
      <w:pPr>
        <w:pStyle w:val="OGCAnnexXX"/>
      </w:pPr>
      <w:bookmarkStart w:id="601" w:name="_Toc456947034"/>
      <w:r w:rsidRPr="00B464F3">
        <w:t>Conformance class: GeoSciML Time-Scale Logical Model</w:t>
      </w:r>
      <w:bookmarkEnd w:id="601"/>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7A217D20"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14F3C600"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66FFB076"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gsml4-timescale</w:t>
            </w:r>
          </w:p>
        </w:tc>
      </w:tr>
      <w:tr w:rsidR="00480BB6" w:rsidRPr="00DE63EA" w14:paraId="1AEA5B0C"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1CA21CB"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727F5B9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/req/gsml4-timescale</w:t>
            </w:r>
          </w:p>
        </w:tc>
      </w:tr>
      <w:tr w:rsidR="00480BB6" w:rsidRPr="00DE63EA" w14:paraId="132FBC80" w14:textId="77777777" w:rsidTr="0024128E">
        <w:tc>
          <w:tcPr>
            <w:tcW w:w="1549" w:type="dxa"/>
            <w:tcBorders>
              <w:top w:val="single" w:sz="12" w:space="0" w:color="auto"/>
              <w:left w:val="single" w:sz="12" w:space="0" w:color="auto"/>
              <w:bottom w:val="single" w:sz="4" w:space="0" w:color="auto"/>
              <w:right w:val="single" w:sz="4" w:space="0" w:color="auto"/>
            </w:tcBorders>
          </w:tcPr>
          <w:p w14:paraId="2BB39A13"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242AA604"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06DB8D1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95F343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46236C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/conf/gsml4-timescale/</w:t>
            </w:r>
            <w:r w:rsidRPr="00FE202B">
              <w:rPr>
                <w:rFonts w:cs="Arial"/>
                <w:szCs w:val="18"/>
                <w:lang w:val="en-US"/>
              </w:rPr>
              <w:t>member-timeordinalera</w:t>
            </w:r>
          </w:p>
        </w:tc>
      </w:tr>
      <w:tr w:rsidR="00480BB6" w:rsidRPr="00DE63EA" w14:paraId="0E15F27C"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FC0725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EE41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350CE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/req/gsml4-timescale/member-timeordinalera</w:t>
            </w:r>
          </w:p>
        </w:tc>
      </w:tr>
      <w:tr w:rsidR="00480BB6" w:rsidRPr="00DE63EA" w14:paraId="65674FE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04298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BA1F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465833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target implementation restricts </w:t>
            </w:r>
          </w:p>
        </w:tc>
      </w:tr>
      <w:tr w:rsidR="00480BB6" w:rsidRPr="00DE63EA" w14:paraId="46869DA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7083D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27DC6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commentRangeStart w:id="602"/>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E2CC4C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w:t>
            </w:r>
            <w:commentRangeEnd w:id="602"/>
            <w:r>
              <w:rPr>
                <w:rStyle w:val="CommentReference"/>
              </w:rPr>
              <w:commentReference w:id="602"/>
            </w:r>
          </w:p>
        </w:tc>
      </w:tr>
      <w:tr w:rsidR="00480BB6" w:rsidRPr="00DE63EA" w14:paraId="50FD94A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59E2F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64B7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6CF7D1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BF158B8"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3C62D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6A9D23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/conf/gsml4-timescale/group</w:t>
            </w:r>
            <w:r w:rsidRPr="00FE202B">
              <w:rPr>
                <w:rFonts w:cs="Arial"/>
                <w:szCs w:val="18"/>
                <w:lang w:val="en-US"/>
              </w:rPr>
              <w:t>-timeordinalera</w:t>
            </w:r>
          </w:p>
        </w:tc>
      </w:tr>
      <w:tr w:rsidR="00480BB6" w:rsidRPr="00DE63EA" w14:paraId="0EF4118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4E5908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5E5F3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1BEC76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/req/gsml4-timescale/group-timeordinalera</w:t>
            </w:r>
          </w:p>
        </w:tc>
      </w:tr>
      <w:tr w:rsidR="00480BB6" w:rsidRPr="00DE63EA" w14:paraId="26FCD81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4507B5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E97FA7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771775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target implementation restricts </w:t>
            </w:r>
          </w:p>
        </w:tc>
      </w:tr>
      <w:tr w:rsidR="00480BB6" w:rsidRPr="00DE63EA" w14:paraId="448DBC2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CFBCC9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2E59B7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commentRangeStart w:id="603"/>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D893A4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w:t>
            </w:r>
            <w:commentRangeEnd w:id="603"/>
            <w:r>
              <w:rPr>
                <w:rStyle w:val="CommentReference"/>
              </w:rPr>
              <w:commentReference w:id="603"/>
            </w:r>
          </w:p>
        </w:tc>
      </w:tr>
      <w:tr w:rsidR="00480BB6" w:rsidRPr="00DE63EA" w14:paraId="6670C957"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777EC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F477F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5061C1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0FE8FBC7" w14:textId="77777777" w:rsidR="00480BB6" w:rsidRDefault="00480BB6" w:rsidP="00480BB6"/>
    <w:p w14:paraId="780FCDB7" w14:textId="77777777" w:rsidR="00480BB6" w:rsidRDefault="00480BB6" w:rsidP="00480BB6">
      <w:r>
        <w:br w:type="page"/>
      </w:r>
    </w:p>
    <w:p w14:paraId="1153F02D" w14:textId="77777777" w:rsidR="00480BB6" w:rsidRDefault="00480BB6" w:rsidP="00480BB6"/>
    <w:p w14:paraId="5C31AA37" w14:textId="4646055A" w:rsidR="00480BB6" w:rsidRPr="00B464F3" w:rsidRDefault="00480BB6" w:rsidP="00B43806">
      <w:pPr>
        <w:pStyle w:val="OGCAnnexXX"/>
      </w:pPr>
      <w:bookmarkStart w:id="604" w:name="_Toc456947035"/>
      <w:r w:rsidRPr="00B464F3">
        <w:t>Conformance class: GeoSciML Borehole Logical Model</w:t>
      </w:r>
      <w:bookmarkEnd w:id="604"/>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FDE538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785BDED6"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7780B64B"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gsml4-borehole</w:t>
            </w:r>
          </w:p>
        </w:tc>
      </w:tr>
      <w:tr w:rsidR="00480BB6" w:rsidRPr="00DE63EA" w14:paraId="016D113F"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F366A3C"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559648A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/req/gsml4-borehole</w:t>
            </w:r>
          </w:p>
        </w:tc>
      </w:tr>
      <w:tr w:rsidR="00480BB6" w:rsidRPr="00DE63EA" w14:paraId="6B652479" w14:textId="77777777" w:rsidTr="0024128E">
        <w:tc>
          <w:tcPr>
            <w:tcW w:w="1549" w:type="dxa"/>
            <w:tcBorders>
              <w:top w:val="single" w:sz="12" w:space="0" w:color="auto"/>
              <w:left w:val="single" w:sz="12" w:space="0" w:color="auto"/>
              <w:bottom w:val="single" w:sz="4" w:space="0" w:color="auto"/>
              <w:right w:val="single" w:sz="4" w:space="0" w:color="auto"/>
            </w:tcBorders>
          </w:tcPr>
          <w:p w14:paraId="503B5FAC"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0D235C3"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1B246E42" w14:textId="77777777" w:rsidTr="0024128E">
        <w:tc>
          <w:tcPr>
            <w:tcW w:w="1549" w:type="dxa"/>
            <w:tcBorders>
              <w:top w:val="single" w:sz="12" w:space="0" w:color="auto"/>
              <w:left w:val="single" w:sz="12" w:space="0" w:color="auto"/>
              <w:bottom w:val="single" w:sz="4" w:space="0" w:color="auto"/>
              <w:right w:val="single" w:sz="4" w:space="0" w:color="auto"/>
            </w:tcBorders>
          </w:tcPr>
          <w:p w14:paraId="22351D5C"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6AB41F5F"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1460C5">
              <w:rPr>
                <w:rFonts w:cs="Arial"/>
                <w:szCs w:val="18"/>
                <w:highlight w:val="yellow"/>
                <w:lang w:val="en-US"/>
              </w:rPr>
              <w:t>(add depency to O&amp;M conf classes)</w:t>
            </w:r>
          </w:p>
        </w:tc>
      </w:tr>
      <w:tr w:rsidR="00480BB6" w:rsidRPr="00DE63EA" w14:paraId="7DE7F34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B53117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CD120E5"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D5D3A">
              <w:rPr>
                <w:rStyle w:val="requri"/>
                <w:lang w:val="en-CA"/>
              </w:rPr>
              <w:t>value-intervalBegin</w:t>
            </w:r>
          </w:p>
        </w:tc>
      </w:tr>
      <w:tr w:rsidR="00480BB6" w:rsidRPr="00DE63EA" w14:paraId="27EB774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66C5E2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63FD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5018F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/req/gsml4-borehole/value-intervalBegin</w:t>
            </w:r>
          </w:p>
        </w:tc>
      </w:tr>
      <w:tr w:rsidR="00480BB6" w:rsidRPr="00DE63EA" w14:paraId="53DAFE0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F4B746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BC46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DE34BA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DillingDetails::intervalBegin value is less or equal to DillingDetails::intervalEnd</w:t>
            </w:r>
          </w:p>
        </w:tc>
      </w:tr>
      <w:tr w:rsidR="00480BB6" w:rsidRPr="00DE63EA" w14:paraId="1F57F3C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50CFC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E40C33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58DE35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ensure that DillingDetails::intervalBegin is less or equal to .</w:t>
            </w:r>
            <w:r>
              <w:t xml:space="preserve"> </w:t>
            </w:r>
            <w:r w:rsidRPr="004D5D3A">
              <w:rPr>
                <w:rFonts w:ascii="Arial" w:hAnsi="Arial" w:cs="Arial"/>
                <w:sz w:val="18"/>
                <w:szCs w:val="18"/>
                <w:lang w:val="en-CA"/>
              </w:rPr>
              <w:t>DillingDe</w:t>
            </w:r>
            <w:r>
              <w:rPr>
                <w:rFonts w:ascii="Arial" w:hAnsi="Arial" w:cs="Arial"/>
                <w:sz w:val="18"/>
                <w:szCs w:val="18"/>
                <w:lang w:val="en-CA"/>
              </w:rPr>
              <w:t>tails::intervalEnd</w:t>
            </w:r>
          </w:p>
        </w:tc>
      </w:tr>
      <w:tr w:rsidR="00480BB6" w:rsidRPr="00DE63EA" w14:paraId="0CC248B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2ED07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0106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16A0EA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F7022E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6C7BD9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7C01846"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9C5DD5">
              <w:rPr>
                <w:rStyle w:val="requri"/>
                <w:lang w:val="en-CA"/>
              </w:rPr>
              <w:t>drill-interval-1D</w:t>
            </w:r>
          </w:p>
        </w:tc>
      </w:tr>
      <w:tr w:rsidR="00480BB6" w:rsidRPr="00DE63EA" w14:paraId="3CB4D39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BF7B9D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A1DA6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144852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/req/gsml4-borehole/drill-interval-1D</w:t>
            </w:r>
          </w:p>
        </w:tc>
      </w:tr>
      <w:tr w:rsidR="00480BB6" w:rsidRPr="00DE63EA" w14:paraId="19F2606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25A74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8E9A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CBB568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presence a 1D geometry for DrillingDetail::interval</w:t>
            </w:r>
          </w:p>
        </w:tc>
      </w:tr>
      <w:tr w:rsidR="00480BB6" w:rsidRPr="00DE63EA" w14:paraId="6A71982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699C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9CF42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284E99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ensure DrillingDetail::interval is a 1D geometry</w:t>
            </w:r>
          </w:p>
        </w:tc>
      </w:tr>
      <w:tr w:rsidR="00480BB6" w:rsidRPr="00DE63EA" w14:paraId="392C112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E6634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7BC8E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6D80B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D1A3CE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A9A66B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06490F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76D59">
              <w:rPr>
                <w:rStyle w:val="requri"/>
                <w:lang w:val="en-CA"/>
              </w:rPr>
              <w:t>drill-interval-1D-CRS</w:t>
            </w:r>
          </w:p>
        </w:tc>
      </w:tr>
      <w:tr w:rsidR="00480BB6" w:rsidRPr="00DE63EA" w14:paraId="235C216E"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2A051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57EA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6BF48E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/req/gsml4-borehole/drill-interval-1D-CRS</w:t>
            </w:r>
          </w:p>
        </w:tc>
      </w:tr>
      <w:tr w:rsidR="00480BB6" w:rsidRPr="00DE63EA" w14:paraId="287BB22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7B414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383B26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E601E6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DillingDetails::intervalEnd geometries CRS to be a valid vertical datum</w:t>
            </w:r>
          </w:p>
        </w:tc>
      </w:tr>
      <w:tr w:rsidR="00480BB6" w:rsidRPr="00DE63EA" w14:paraId="31C72B3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C6E86B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73300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AAE0A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ensure that DillingDetails::intervalEnd datum is a valid vertical datum.</w:t>
            </w:r>
          </w:p>
        </w:tc>
      </w:tr>
      <w:tr w:rsidR="00480BB6" w:rsidRPr="00DE63EA" w14:paraId="01495DB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D1C2A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25938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E997C7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EC126B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69DFA71" w14:textId="77777777" w:rsidR="00480BB6" w:rsidRPr="006474AA" w:rsidRDefault="00480BB6" w:rsidP="0024128E">
            <w:pPr>
              <w:pStyle w:val="Tabletext9"/>
              <w:rPr>
                <w:rFonts w:cs="Arial"/>
                <w:b/>
                <w:szCs w:val="18"/>
              </w:rPr>
            </w:pPr>
            <w:r w:rsidRPr="00DE63EA">
              <w:rPr>
                <w:rFonts w:cs="Arial"/>
                <w:b/>
                <w:szCs w:val="18"/>
              </w:rPr>
              <w:lastRenderedPageBreak/>
              <w:t>Test</w:t>
            </w:r>
          </w:p>
        </w:tc>
        <w:tc>
          <w:tcPr>
            <w:tcW w:w="7346" w:type="dxa"/>
            <w:gridSpan w:val="2"/>
            <w:tcBorders>
              <w:top w:val="single" w:sz="12" w:space="0" w:color="auto"/>
              <w:left w:val="single" w:sz="4" w:space="0" w:color="auto"/>
              <w:bottom w:val="single" w:sz="4" w:space="0" w:color="auto"/>
              <w:right w:val="single" w:sz="12" w:space="0" w:color="auto"/>
            </w:tcBorders>
          </w:tcPr>
          <w:p w14:paraId="259DB8A4" w14:textId="228D56EE"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D5D3A">
              <w:rPr>
                <w:rStyle w:val="requri"/>
                <w:lang w:val="en-CA"/>
              </w:rPr>
              <w:t>value-intervalBegin</w:t>
            </w:r>
          </w:p>
        </w:tc>
      </w:tr>
      <w:tr w:rsidR="00480BB6" w:rsidRPr="00DE63EA" w14:paraId="5C531AC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2F6609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E375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127BB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w:t>
            </w:r>
            <w:r>
              <w:t xml:space="preserve"> </w:t>
            </w:r>
            <w:r w:rsidRPr="00B464F3">
              <w:rPr>
                <w:rFonts w:ascii="Arial" w:hAnsi="Arial" w:cs="Arial"/>
                <w:sz w:val="18"/>
                <w:szCs w:val="18"/>
                <w:lang w:val="en-CA"/>
              </w:rPr>
              <w:t>value-intervalBegin</w:t>
            </w:r>
          </w:p>
        </w:tc>
      </w:tr>
      <w:tr w:rsidR="00480BB6" w:rsidRPr="00DE63EA" w14:paraId="6BFCD79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36B0E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2E3C8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4D5DFF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DillingDetails::intervalBegin value is less or equal to DillingDetails::intervalEnd</w:t>
            </w:r>
          </w:p>
        </w:tc>
      </w:tr>
      <w:tr w:rsidR="00480BB6" w:rsidRPr="00DE63EA" w14:paraId="6D949B1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E8DC0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4D0C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2BD6E17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ensure that DillingDetails::intervalBegin is less or equal to .</w:t>
            </w:r>
            <w:r>
              <w:t xml:space="preserve"> </w:t>
            </w:r>
            <w:r w:rsidRPr="004D5D3A">
              <w:rPr>
                <w:rFonts w:ascii="Arial" w:hAnsi="Arial" w:cs="Arial"/>
                <w:sz w:val="18"/>
                <w:szCs w:val="18"/>
                <w:lang w:val="en-CA"/>
              </w:rPr>
              <w:t>DillingDe</w:t>
            </w:r>
            <w:r>
              <w:rPr>
                <w:rFonts w:ascii="Arial" w:hAnsi="Arial" w:cs="Arial"/>
                <w:sz w:val="18"/>
                <w:szCs w:val="18"/>
                <w:lang w:val="en-CA"/>
              </w:rPr>
              <w:t>tails::intervalEnd</w:t>
            </w:r>
          </w:p>
        </w:tc>
      </w:tr>
      <w:tr w:rsidR="00480BB6" w:rsidRPr="00DE63EA" w14:paraId="4BCEFB1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90FEEF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50745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08C275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7B8259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26057A"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8ACC96D"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D5D3A">
              <w:rPr>
                <w:rStyle w:val="requri"/>
                <w:lang w:val="en-CA"/>
              </w:rPr>
              <w:t>value-mappedIntervalBegin</w:t>
            </w:r>
          </w:p>
        </w:tc>
      </w:tr>
      <w:tr w:rsidR="00480BB6" w:rsidRPr="00DE63EA" w14:paraId="30699B1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E8757F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4682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107B9A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/req/gsml4-borehole/value-mappedIntervalBegin</w:t>
            </w:r>
          </w:p>
        </w:tc>
      </w:tr>
      <w:tr w:rsidR="00480BB6" w:rsidRPr="00DE63EA" w14:paraId="283882E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E6F013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8E889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E1B4BD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4D5D3A">
              <w:rPr>
                <w:rFonts w:cs="Arial"/>
                <w:szCs w:val="18"/>
                <w:lang w:val="en-CA"/>
              </w:rPr>
              <w:t xml:space="preserve">Ensure that the target implementation enforces the </w:t>
            </w:r>
            <w:r>
              <w:rPr>
                <w:rFonts w:cs="Arial"/>
                <w:szCs w:val="18"/>
                <w:lang w:val="en-CA"/>
              </w:rPr>
              <w:t>BoreholeInterval</w:t>
            </w:r>
            <w:r w:rsidRPr="004D5D3A">
              <w:rPr>
                <w:rFonts w:cs="Arial"/>
                <w:szCs w:val="18"/>
                <w:lang w:val="en-CA"/>
              </w:rPr>
              <w:t>::</w:t>
            </w:r>
            <w:r>
              <w:rPr>
                <w:rFonts w:cs="Arial"/>
                <w:szCs w:val="18"/>
                <w:lang w:val="en-CA"/>
              </w:rPr>
              <w:t>mappedI</w:t>
            </w:r>
            <w:r w:rsidRPr="004D5D3A">
              <w:rPr>
                <w:rFonts w:cs="Arial"/>
                <w:szCs w:val="18"/>
                <w:lang w:val="en-CA"/>
              </w:rPr>
              <w:t xml:space="preserve">ntervalBegin value is less or equal to </w:t>
            </w:r>
            <w:r>
              <w:rPr>
                <w:rFonts w:cs="Arial"/>
                <w:szCs w:val="18"/>
                <w:lang w:val="en-CA"/>
              </w:rPr>
              <w:t>BoreholeInterval</w:t>
            </w:r>
            <w:r w:rsidRPr="004D5D3A">
              <w:rPr>
                <w:rFonts w:cs="Arial"/>
                <w:szCs w:val="18"/>
                <w:lang w:val="en-CA"/>
              </w:rPr>
              <w:t>::</w:t>
            </w:r>
            <w:r>
              <w:rPr>
                <w:rFonts w:cs="Arial"/>
                <w:szCs w:val="18"/>
                <w:lang w:val="en-CA"/>
              </w:rPr>
              <w:t>mappedI</w:t>
            </w:r>
            <w:r w:rsidRPr="004D5D3A">
              <w:rPr>
                <w:rFonts w:cs="Arial"/>
                <w:szCs w:val="18"/>
                <w:lang w:val="en-CA"/>
              </w:rPr>
              <w:t>ntervalEnd</w:t>
            </w:r>
          </w:p>
        </w:tc>
      </w:tr>
      <w:tr w:rsidR="00480BB6" w:rsidRPr="00DE63EA" w14:paraId="1D7389B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02494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325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67FBC9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4D5D3A">
              <w:rPr>
                <w:rFonts w:ascii="Arial" w:hAnsi="Arial" w:cs="Arial"/>
                <w:sz w:val="18"/>
                <w:szCs w:val="18"/>
                <w:lang w:val="en-CA"/>
              </w:rPr>
              <w:t>Visual inspection that the target implementation has a mechanism to ensure that BoreholeInterval::mappedI</w:t>
            </w:r>
            <w:r>
              <w:rPr>
                <w:rFonts w:ascii="Arial" w:hAnsi="Arial" w:cs="Arial"/>
                <w:sz w:val="18"/>
                <w:szCs w:val="18"/>
                <w:lang w:val="en-CA"/>
              </w:rPr>
              <w:t xml:space="preserve">ntervalBegin is less or equal to </w:t>
            </w:r>
            <w:r w:rsidRPr="004D5D3A">
              <w:rPr>
                <w:rFonts w:ascii="Arial" w:hAnsi="Arial" w:cs="Arial"/>
                <w:sz w:val="18"/>
                <w:szCs w:val="18"/>
                <w:lang w:val="en-CA"/>
              </w:rPr>
              <w:t xml:space="preserve"> BoreholeInterval::mappedIntervalEnd</w:t>
            </w:r>
          </w:p>
        </w:tc>
      </w:tr>
      <w:tr w:rsidR="00480BB6" w:rsidRPr="00DE63EA" w14:paraId="1DA8018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77BBB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68AA0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A4FACE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E3838F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FA5CE6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6EC319D"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946AEC">
              <w:rPr>
                <w:rStyle w:val="requri"/>
                <w:lang w:val="en-CA"/>
              </w:rPr>
              <w:t>interval-1D</w:t>
            </w:r>
          </w:p>
        </w:tc>
      </w:tr>
      <w:tr w:rsidR="00480BB6" w:rsidRPr="00DE63EA" w14:paraId="07A36530"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DEE28E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A429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8DB7E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/req/gsml4-borehole/interval-1D</w:t>
            </w:r>
          </w:p>
        </w:tc>
      </w:tr>
      <w:tr w:rsidR="00480BB6" w:rsidRPr="00DE63EA" w14:paraId="1EA9786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6D9B8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F499F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FC4096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Ensure that the target implementation enforces the presence a</w:t>
            </w:r>
            <w:r>
              <w:rPr>
                <w:rFonts w:cs="Arial"/>
                <w:szCs w:val="18"/>
                <w:lang w:val="en-CA"/>
              </w:rPr>
              <w:t xml:space="preserve"> GM_LineString geometry composed of </w:t>
            </w:r>
            <w:r w:rsidRPr="00946AEC">
              <w:rPr>
                <w:rFonts w:cs="Arial"/>
                <w:szCs w:val="18"/>
                <w:lang w:val="en-CA"/>
              </w:rPr>
              <w:t xml:space="preserve"> </w:t>
            </w:r>
            <w:r>
              <w:rPr>
                <w:rFonts w:cs="Arial"/>
                <w:szCs w:val="18"/>
                <w:lang w:val="en-CA"/>
              </w:rPr>
              <w:t>a pair of 1D coordinates</w:t>
            </w:r>
            <w:r w:rsidRPr="00946AEC">
              <w:rPr>
                <w:rFonts w:cs="Arial"/>
                <w:szCs w:val="18"/>
                <w:lang w:val="en-CA"/>
              </w:rPr>
              <w:t xml:space="preserve"> for </w:t>
            </w:r>
            <w:r>
              <w:rPr>
                <w:rFonts w:cs="Arial"/>
                <w:szCs w:val="18"/>
                <w:lang w:val="en-CA"/>
              </w:rPr>
              <w:t>BoreholeInterval::shape</w:t>
            </w:r>
          </w:p>
        </w:tc>
      </w:tr>
      <w:tr w:rsidR="00480BB6" w:rsidRPr="00DE63EA" w14:paraId="6E14A90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7BF17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EC10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A4181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that the target implementation has a mechanism to ensure </w:t>
            </w:r>
            <w:r>
              <w:rPr>
                <w:rFonts w:ascii="Arial" w:hAnsi="Arial" w:cs="Arial"/>
                <w:sz w:val="18"/>
                <w:szCs w:val="18"/>
                <w:lang w:val="en-CA"/>
              </w:rPr>
              <w:t>BoreholeInterface::shape is a GM_LineString composed of a pair of 1D coordinates.</w:t>
            </w:r>
          </w:p>
        </w:tc>
      </w:tr>
      <w:tr w:rsidR="00480BB6" w:rsidRPr="00DE63EA" w14:paraId="2906E5C8"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A5A6C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FCA2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0F5994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36B042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08A9F616"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B5267F4"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781C9E">
              <w:rPr>
                <w:rStyle w:val="requri"/>
                <w:lang w:val="en-CA"/>
              </w:rPr>
              <w:t>interval-1D-SRS</w:t>
            </w:r>
          </w:p>
        </w:tc>
      </w:tr>
      <w:tr w:rsidR="00480BB6" w:rsidRPr="00DE63EA" w14:paraId="1CBD3401"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B8B70C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F72AB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D23AD5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/req/gsml4-borehole/interval-1D-SRS</w:t>
            </w:r>
          </w:p>
        </w:tc>
      </w:tr>
      <w:tr w:rsidR="00480BB6" w:rsidRPr="00DE63EA" w14:paraId="3F310AD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80BE9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1C717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53A789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 xml:space="preserve">Ensure that the target implementation </w:t>
            </w:r>
            <w:r>
              <w:rPr>
                <w:rFonts w:cs="Arial"/>
                <w:szCs w:val="18"/>
                <w:lang w:val="en-CA"/>
              </w:rPr>
              <w:t>constrain the CRS to a relevant vertical datum</w:t>
            </w:r>
          </w:p>
        </w:tc>
      </w:tr>
      <w:tr w:rsidR="00480BB6" w:rsidRPr="00DE63EA" w14:paraId="1D31DA4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7935E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163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F26C3C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the CRS to a 1D vertical datum.</w:t>
            </w:r>
          </w:p>
        </w:tc>
      </w:tr>
      <w:tr w:rsidR="00480BB6" w:rsidRPr="00DE63EA" w14:paraId="2375759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C8F8A9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C5AB6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F4DB71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9AE02C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C2D47AB" w14:textId="77777777" w:rsidR="00480BB6" w:rsidRPr="006474AA" w:rsidRDefault="00480BB6" w:rsidP="0024128E">
            <w:pPr>
              <w:pStyle w:val="Tabletext9"/>
              <w:rPr>
                <w:rFonts w:cs="Arial"/>
                <w:b/>
                <w:szCs w:val="18"/>
              </w:rPr>
            </w:pPr>
            <w:r w:rsidRPr="00DE63EA">
              <w:rPr>
                <w:rFonts w:cs="Arial"/>
                <w:b/>
                <w:szCs w:val="18"/>
              </w:rPr>
              <w:lastRenderedPageBreak/>
              <w:t>Test</w:t>
            </w:r>
          </w:p>
        </w:tc>
        <w:tc>
          <w:tcPr>
            <w:tcW w:w="7346" w:type="dxa"/>
            <w:gridSpan w:val="2"/>
            <w:tcBorders>
              <w:top w:val="single" w:sz="12" w:space="0" w:color="auto"/>
              <w:left w:val="single" w:sz="4" w:space="0" w:color="auto"/>
              <w:bottom w:val="single" w:sz="4" w:space="0" w:color="auto"/>
              <w:right w:val="single" w:sz="12" w:space="0" w:color="auto"/>
            </w:tcBorders>
          </w:tcPr>
          <w:p w14:paraId="20236A34"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781C9E">
              <w:rPr>
                <w:rStyle w:val="requri"/>
                <w:lang w:val="en-CA"/>
              </w:rPr>
              <w:t>borehole-position-null</w:t>
            </w:r>
          </w:p>
        </w:tc>
      </w:tr>
      <w:tr w:rsidR="00480BB6" w:rsidRPr="00DE63EA" w14:paraId="6866391E"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3ACE3A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A7792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5E0B40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/req/gsml4-borehole/borehole-position-null</w:t>
            </w:r>
          </w:p>
        </w:tc>
      </w:tr>
      <w:tr w:rsidR="00480BB6" w:rsidRPr="00DE63EA" w14:paraId="2B794C0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4AA1AE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D7C69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CE9AC0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 xml:space="preserve">Ensure that the target implementation </w:t>
            </w:r>
            <w:r>
              <w:rPr>
                <w:rFonts w:cs="Arial"/>
                <w:szCs w:val="18"/>
                <w:lang w:val="en-CA"/>
              </w:rPr>
              <w:t>enforce a OGC nil when there are no GM_Point available</w:t>
            </w:r>
          </w:p>
        </w:tc>
      </w:tr>
      <w:tr w:rsidR="00480BB6" w:rsidRPr="00DE63EA" w14:paraId="6E54AAF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6781E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8EEC24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A9FC4F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contrain either a GM_Point or a OGC nil marker.</w:t>
            </w:r>
          </w:p>
        </w:tc>
      </w:tr>
      <w:tr w:rsidR="00480BB6" w:rsidRPr="00DE63EA" w14:paraId="1FA8EB1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12EF6F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5D8C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E19D26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DFFA4E1"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E50BEDB"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AB6B30B"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BE0CC2">
              <w:rPr>
                <w:rStyle w:val="requri"/>
                <w:lang w:val="en-CA"/>
              </w:rPr>
              <w:t>borehole-elevation-dim</w:t>
            </w:r>
          </w:p>
        </w:tc>
      </w:tr>
      <w:tr w:rsidR="00480BB6" w:rsidRPr="00DE63EA" w14:paraId="7329424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3653D8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F7472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2708EF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/req/gsml4-borehole/borehole-elevation-dim</w:t>
            </w:r>
          </w:p>
        </w:tc>
      </w:tr>
      <w:tr w:rsidR="00480BB6" w:rsidRPr="00DE63EA" w14:paraId="3481D61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0E00EC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A4E87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776680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Ensure that the target implementation</w:t>
            </w:r>
            <w:r>
              <w:rPr>
                <w:rFonts w:cs="Arial"/>
                <w:szCs w:val="18"/>
                <w:lang w:val="en-CA"/>
              </w:rPr>
              <w:t xml:space="preserve"> enforces that the OriginPosition::elevation has a dimension of 1</w:t>
            </w:r>
          </w:p>
        </w:tc>
      </w:tr>
      <w:tr w:rsidR="00480BB6" w:rsidRPr="00DE63EA" w14:paraId="119DDC2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FF32B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04A0BD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3B63F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OriginiPosition::elevation coordinate to have a single dimension</w:t>
            </w:r>
          </w:p>
        </w:tc>
      </w:tr>
      <w:tr w:rsidR="00480BB6" w:rsidRPr="00DE63EA" w14:paraId="158823D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0134C0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58D1E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D78920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27BED7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2D2BEA7"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9E8C93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DA519E">
              <w:rPr>
                <w:rStyle w:val="requri"/>
                <w:lang w:val="en-CA"/>
              </w:rPr>
              <w:t>borehole-elevation-CRS</w:t>
            </w:r>
          </w:p>
        </w:tc>
      </w:tr>
      <w:tr w:rsidR="00480BB6" w:rsidRPr="00DE63EA" w14:paraId="2D6CA2F0"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751C7B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766CC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DCDDB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/req/gsml4-borehole/borehole-elevation-CRS</w:t>
            </w:r>
          </w:p>
        </w:tc>
      </w:tr>
      <w:tr w:rsidR="00480BB6" w:rsidRPr="00DE63EA" w14:paraId="4414C44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BB3AE8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3C172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75071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Ensure that the target implementation</w:t>
            </w:r>
            <w:r>
              <w:rPr>
                <w:rFonts w:cs="Arial"/>
                <w:szCs w:val="18"/>
                <w:lang w:val="en-CA"/>
              </w:rPr>
              <w:t xml:space="preserve"> enforces the Origine::elevation geometry CRS to be a valid 1D vertical datum</w:t>
            </w:r>
          </w:p>
        </w:tc>
      </w:tr>
      <w:tr w:rsidR="00480BB6" w:rsidRPr="00DE63EA" w14:paraId="1BD7FD3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BBA4AC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4D2B71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2C6B34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OriginiPosition::elevation CRS to a value in the range EPSG:5600 to EPSG:5799</w:t>
            </w:r>
          </w:p>
        </w:tc>
      </w:tr>
      <w:tr w:rsidR="00480BB6" w:rsidRPr="00DE63EA" w14:paraId="03D68D9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1AD6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98F0A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E54BCA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75F51EE0" w14:textId="77777777" w:rsidR="00480BB6" w:rsidRDefault="00480BB6" w:rsidP="00480BB6"/>
    <w:p w14:paraId="57AE79F9" w14:textId="77777777" w:rsidR="00480BB6" w:rsidRDefault="00480BB6" w:rsidP="00480BB6">
      <w:pPr>
        <w:spacing w:after="200" w:line="276" w:lineRule="auto"/>
      </w:pPr>
      <w:r>
        <w:br w:type="page"/>
      </w:r>
    </w:p>
    <w:p w14:paraId="5B8A365F" w14:textId="77777777" w:rsidR="00480BB6" w:rsidRDefault="00480BB6" w:rsidP="00480BB6"/>
    <w:p w14:paraId="6054D072" w14:textId="6677F2CF" w:rsidR="00480BB6" w:rsidRPr="0027787F" w:rsidRDefault="00480BB6" w:rsidP="00B464F3">
      <w:pPr>
        <w:pStyle w:val="OGCAnnexXX"/>
      </w:pPr>
      <w:bookmarkStart w:id="605" w:name="_Toc456947036"/>
      <w:r w:rsidRPr="0027787F">
        <w:t>Conformance class: GeoSciML Lab Analysis Logical Model</w:t>
      </w:r>
      <w:bookmarkEnd w:id="605"/>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7B28D66"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0CDA1DF"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5BC7B689"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DA519E">
              <w:rPr>
                <w:rFonts w:cs="Arial"/>
                <w:szCs w:val="18"/>
                <w:lang w:val="fr-CA"/>
              </w:rPr>
              <w:t>gsml4-lab-analysis</w:t>
            </w:r>
          </w:p>
        </w:tc>
      </w:tr>
      <w:tr w:rsidR="00480BB6" w:rsidRPr="00DE63EA" w14:paraId="1CC93EF5"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37E73D8C"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3D31063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Pr="00DA519E">
              <w:rPr>
                <w:rFonts w:cs="Arial"/>
                <w:szCs w:val="18"/>
                <w:lang w:val="en-US"/>
              </w:rPr>
              <w:t>gsml4-lab-analysis</w:t>
            </w:r>
          </w:p>
        </w:tc>
      </w:tr>
      <w:tr w:rsidR="00480BB6" w:rsidRPr="00DE63EA" w14:paraId="16E65AE7" w14:textId="77777777" w:rsidTr="0024128E">
        <w:tc>
          <w:tcPr>
            <w:tcW w:w="1549" w:type="dxa"/>
            <w:tcBorders>
              <w:top w:val="single" w:sz="12" w:space="0" w:color="auto"/>
              <w:left w:val="single" w:sz="12" w:space="0" w:color="auto"/>
              <w:bottom w:val="single" w:sz="4" w:space="0" w:color="auto"/>
              <w:right w:val="single" w:sz="4" w:space="0" w:color="auto"/>
            </w:tcBorders>
          </w:tcPr>
          <w:p w14:paraId="6F810CF3"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44DABF36"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6EBA3B52" w14:textId="77777777" w:rsidTr="0024128E">
        <w:tc>
          <w:tcPr>
            <w:tcW w:w="1549" w:type="dxa"/>
            <w:tcBorders>
              <w:top w:val="single" w:sz="12" w:space="0" w:color="auto"/>
              <w:left w:val="single" w:sz="12" w:space="0" w:color="auto"/>
              <w:bottom w:val="single" w:sz="4" w:space="0" w:color="auto"/>
              <w:right w:val="single" w:sz="4" w:space="0" w:color="auto"/>
            </w:tcBorders>
          </w:tcPr>
          <w:p w14:paraId="1E3A130E"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4F9D056"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1460C5">
              <w:rPr>
                <w:rFonts w:cs="Arial"/>
                <w:szCs w:val="18"/>
                <w:highlight w:val="yellow"/>
                <w:lang w:val="en-US"/>
              </w:rPr>
              <w:t>(add depency to O&amp;M conf classes)</w:t>
            </w:r>
          </w:p>
        </w:tc>
      </w:tr>
      <w:tr w:rsidR="00480BB6" w:rsidRPr="00DE63EA" w14:paraId="02B4C4E8"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982AEF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57E8B5A"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DA519E">
              <w:rPr>
                <w:rFonts w:cs="Arial"/>
                <w:szCs w:val="18"/>
                <w:highlight w:val="yellow"/>
                <w:lang w:val="en-US"/>
              </w:rPr>
              <w:t>/conf/ gsml4-lab-analysis/sampledFeature</w:t>
            </w:r>
          </w:p>
        </w:tc>
      </w:tr>
      <w:tr w:rsidR="00480BB6" w:rsidRPr="00DE63EA" w14:paraId="297876ED"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BF2972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9D86B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A45F94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/req/gsml4-lab-analysis/sampledFeature</w:t>
            </w:r>
          </w:p>
        </w:tc>
      </w:tr>
      <w:tr w:rsidR="00480BB6" w:rsidRPr="00DE63EA" w14:paraId="3BA49CB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77380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ADBE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17549FF" w14:textId="77777777" w:rsidR="00480BB6" w:rsidRPr="008056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8056EA">
              <w:rPr>
                <w:rFonts w:cs="Arial"/>
                <w:szCs w:val="18"/>
                <w:lang w:eastAsia="en-US"/>
              </w:rPr>
              <w:t>Ensure that the SF_SamplingFeature::sampledFeature is not an instance of SF_SamplingFeature</w:t>
            </w:r>
          </w:p>
        </w:tc>
      </w:tr>
      <w:tr w:rsidR="00480BB6" w:rsidRPr="00DE63EA" w14:paraId="6908081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1E0E7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1D1B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0A3DAA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Verify that the target implementation has a mechanism to prevent sampledFeature target to be an instance of SF_SamplingFeature or any of its subtypes.</w:t>
            </w:r>
          </w:p>
        </w:tc>
      </w:tr>
      <w:tr w:rsidR="00480BB6" w:rsidRPr="00DE63EA" w14:paraId="4748C88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2B48D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9790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0819BF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6CCEBC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E423B5C"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DEC2178"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A519E">
              <w:rPr>
                <w:rFonts w:cs="Arial"/>
                <w:szCs w:val="18"/>
                <w:lang w:val="en-US"/>
              </w:rPr>
              <w:t>/conf/</w:t>
            </w:r>
            <w:r w:rsidRPr="00DA519E">
              <w:t xml:space="preserve"> </w:t>
            </w:r>
            <w:r w:rsidRPr="00DA519E">
              <w:rPr>
                <w:rFonts w:cs="Arial"/>
                <w:szCs w:val="18"/>
                <w:lang w:val="en-US"/>
              </w:rPr>
              <w:t>gsml4-lab-analysis/</w:t>
            </w:r>
            <w:r w:rsidRPr="00B725A3">
              <w:rPr>
                <w:rFonts w:cs="Arial"/>
                <w:szCs w:val="18"/>
                <w:lang w:val="en-US"/>
              </w:rPr>
              <w:t>accuracy-measure</w:t>
            </w:r>
          </w:p>
        </w:tc>
      </w:tr>
      <w:tr w:rsidR="00480BB6" w:rsidRPr="00DE63EA" w14:paraId="03F31F0B"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E7D52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8CA881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CD2F44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/req/gsml4-lab-analysis/accuracy-measure</w:t>
            </w:r>
          </w:p>
        </w:tc>
      </w:tr>
      <w:tr w:rsidR="00480BB6" w:rsidRPr="00DE63EA" w14:paraId="0AA72BE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FAA02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DE794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6E00184" w14:textId="77777777" w:rsidR="00480BB6" w:rsidRPr="004D6F9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4D6F90">
              <w:rPr>
                <w:rFonts w:cs="Arial"/>
                <w:szCs w:val="18"/>
                <w:lang w:eastAsia="en-US"/>
              </w:rPr>
              <w:t>Ensure that DQ_Element::nameOfMeasure and ::result are not null</w:t>
            </w:r>
          </w:p>
        </w:tc>
      </w:tr>
      <w:tr w:rsidR="00480BB6" w:rsidRPr="00DE63EA" w14:paraId="6394C3C4" w14:textId="77777777" w:rsidTr="0024128E">
        <w:trPr>
          <w:trHeight w:val="645"/>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A4BF5A3" w14:textId="77777777" w:rsidR="00480BB6" w:rsidRPr="006474AA" w:rsidRDefault="00480BB6" w:rsidP="0024128E">
            <w:pPr>
              <w:spacing w:after="0"/>
              <w:rPr>
                <w:rFonts w:ascii="Arial" w:eastAsia="MS Mincho" w:hAnsi="Arial" w:cs="Arial"/>
                <w:b/>
                <w:sz w:val="18"/>
                <w:szCs w:val="18"/>
              </w:rPr>
            </w:pPr>
            <w:r>
              <w:rPr>
                <w:rFonts w:ascii="Arial" w:eastAsia="MS Mincho" w:hAnsi="Arial" w:cs="Arial"/>
                <w:b/>
                <w:sz w:val="18"/>
                <w:szCs w:val="18"/>
              </w:rPr>
              <w:t>er</w:t>
            </w:r>
          </w:p>
        </w:tc>
        <w:tc>
          <w:tcPr>
            <w:tcW w:w="1678" w:type="dxa"/>
            <w:tcBorders>
              <w:top w:val="single" w:sz="4" w:space="0" w:color="auto"/>
              <w:left w:val="single" w:sz="4" w:space="0" w:color="auto"/>
              <w:bottom w:val="single" w:sz="4" w:space="0" w:color="auto"/>
              <w:right w:val="nil"/>
            </w:tcBorders>
            <w:hideMark/>
          </w:tcPr>
          <w:p w14:paraId="5F1B5B4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78AD18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 xml:space="preserve">Verify that the target implementation has a mechanism to enforce a non-null value for </w:t>
            </w:r>
            <w:r w:rsidRPr="004D6F90">
              <w:rPr>
                <w:rFonts w:ascii="Arial" w:eastAsia="MS Mincho" w:hAnsi="Arial" w:cs="Arial"/>
                <w:sz w:val="18"/>
                <w:szCs w:val="18"/>
              </w:rPr>
              <w:t>DQ_Element::nameOfMeasure</w:t>
            </w:r>
            <w:r>
              <w:rPr>
                <w:rFonts w:ascii="Arial" w:eastAsia="MS Mincho" w:hAnsi="Arial" w:cs="Arial"/>
                <w:sz w:val="18"/>
                <w:szCs w:val="18"/>
              </w:rPr>
              <w:t xml:space="preserve"> and DQ_Element::result</w:t>
            </w:r>
          </w:p>
        </w:tc>
      </w:tr>
      <w:tr w:rsidR="00480BB6" w:rsidRPr="00DE63EA" w14:paraId="4723594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2717F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CFF9F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8B51CE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11FB19B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22601CB"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71F9745"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A519E">
              <w:rPr>
                <w:rFonts w:cs="Arial"/>
                <w:szCs w:val="18"/>
                <w:lang w:val="en-US"/>
              </w:rPr>
              <w:t>/conf/</w:t>
            </w:r>
            <w:r w:rsidRPr="00DA519E">
              <w:t xml:space="preserve"> </w:t>
            </w:r>
            <w:r w:rsidRPr="00DA519E">
              <w:rPr>
                <w:rFonts w:cs="Arial"/>
                <w:szCs w:val="18"/>
                <w:lang w:val="en-US"/>
              </w:rPr>
              <w:t>gsml4-lab-analysis/</w:t>
            </w:r>
            <w:r w:rsidRPr="00B725A3">
              <w:rPr>
                <w:rFonts w:cs="Arial"/>
                <w:szCs w:val="18"/>
                <w:lang w:val="en-US"/>
              </w:rPr>
              <w:t>image-url</w:t>
            </w:r>
          </w:p>
        </w:tc>
      </w:tr>
      <w:tr w:rsidR="00480BB6" w:rsidRPr="00DE63EA" w14:paraId="47FA7B47"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9157D3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7229C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EB9C65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w:t>
            </w:r>
            <w:r w:rsidRPr="00DA519E">
              <w:rPr>
                <w:rFonts w:ascii="Arial" w:hAnsi="Arial" w:cs="Arial"/>
                <w:sz w:val="18"/>
                <w:szCs w:val="18"/>
                <w:lang w:val="fr-CA"/>
              </w:rPr>
              <w:t>lab-analysis</w:t>
            </w:r>
            <w:r>
              <w:rPr>
                <w:rFonts w:ascii="Arial" w:hAnsi="Arial" w:cs="Arial"/>
                <w:sz w:val="18"/>
                <w:szCs w:val="18"/>
                <w:lang w:val="fr-CA"/>
              </w:rPr>
              <w:t>/</w:t>
            </w:r>
            <w:r w:rsidRPr="00B725A3">
              <w:rPr>
                <w:rFonts w:ascii="Arial" w:hAnsi="Arial" w:cs="Arial"/>
                <w:sz w:val="18"/>
                <w:szCs w:val="18"/>
                <w:lang w:val="fr-CA"/>
              </w:rPr>
              <w:t>image-url</w:t>
            </w:r>
          </w:p>
        </w:tc>
      </w:tr>
      <w:tr w:rsidR="00480BB6" w:rsidRPr="00DE63EA" w14:paraId="1F19904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5828C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227B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9DA19B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p>
        </w:tc>
      </w:tr>
      <w:tr w:rsidR="00480BB6" w:rsidRPr="00DE63EA" w14:paraId="4938A48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C16F0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D3A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95B938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p>
        </w:tc>
      </w:tr>
      <w:tr w:rsidR="00480BB6" w:rsidRPr="00DE63EA" w14:paraId="581B060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D0C7EC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6840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17D89C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D234F8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FC44FD5"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93764D0"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A519E">
              <w:rPr>
                <w:rFonts w:cs="Arial"/>
                <w:szCs w:val="18"/>
                <w:lang w:val="en-US"/>
              </w:rPr>
              <w:t>/conf/</w:t>
            </w:r>
            <w:r w:rsidRPr="00DA519E">
              <w:t xml:space="preserve"> </w:t>
            </w:r>
            <w:r w:rsidRPr="00DA519E">
              <w:rPr>
                <w:rFonts w:cs="Arial"/>
                <w:szCs w:val="18"/>
                <w:lang w:val="en-US"/>
              </w:rPr>
              <w:t>gsml4-lab-analysis/</w:t>
            </w:r>
            <w:r>
              <w:t>i</w:t>
            </w:r>
            <w:r w:rsidRPr="00B725A3">
              <w:rPr>
                <w:rFonts w:cs="Arial"/>
                <w:szCs w:val="18"/>
                <w:lang w:val="en-US"/>
              </w:rPr>
              <w:t>mage-process</w:t>
            </w:r>
          </w:p>
        </w:tc>
      </w:tr>
      <w:tr w:rsidR="00480BB6" w:rsidRPr="00DE63EA" w14:paraId="109C9007"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EAE272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21302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64217E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w:t>
            </w:r>
            <w:r w:rsidRPr="00DA519E">
              <w:rPr>
                <w:rFonts w:ascii="Arial" w:hAnsi="Arial" w:cs="Arial"/>
                <w:sz w:val="18"/>
                <w:szCs w:val="18"/>
                <w:lang w:val="fr-CA"/>
              </w:rPr>
              <w:t>lab-analysis</w:t>
            </w:r>
            <w:r>
              <w:rPr>
                <w:rFonts w:ascii="Arial" w:hAnsi="Arial" w:cs="Arial"/>
                <w:sz w:val="18"/>
                <w:szCs w:val="18"/>
                <w:lang w:val="fr-CA"/>
              </w:rPr>
              <w:t>/</w:t>
            </w:r>
            <w:r w:rsidRPr="00B725A3">
              <w:rPr>
                <w:rFonts w:ascii="Arial" w:hAnsi="Arial" w:cs="Arial"/>
                <w:sz w:val="18"/>
                <w:szCs w:val="18"/>
                <w:lang w:val="fr-CA"/>
              </w:rPr>
              <w:t>image-process</w:t>
            </w:r>
          </w:p>
        </w:tc>
      </w:tr>
      <w:tr w:rsidR="00480BB6" w:rsidRPr="00DE63EA" w14:paraId="31A4832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4E277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4D190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EC54994" w14:textId="77777777" w:rsidR="00480BB6" w:rsidRPr="004D6F9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4D6F90">
              <w:rPr>
                <w:rFonts w:cs="Arial"/>
                <w:szCs w:val="18"/>
                <w:lang w:eastAsia="en-US"/>
              </w:rPr>
              <w:t>Ensure that the identifier of Image is a HTTP URI referencing an online image</w:t>
            </w:r>
          </w:p>
        </w:tc>
      </w:tr>
      <w:tr w:rsidR="00480BB6" w:rsidRPr="00DE63EA" w14:paraId="01F375C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F48B8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D2435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46E99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Verify that the target implementation has a mechanism to check if the ifdentifier is a HTTP URI and it resolves to a common file format (image/jpeg, image/png,image/gif, etc.)</w:t>
            </w:r>
          </w:p>
        </w:tc>
      </w:tr>
      <w:tr w:rsidR="00480BB6" w:rsidRPr="00DE63EA" w14:paraId="29C657A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F906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3731FE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29C85D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391E5CE4" w14:textId="77777777" w:rsidR="00480BB6" w:rsidRDefault="00480BB6" w:rsidP="00480BB6"/>
    <w:p w14:paraId="5CDE76E2" w14:textId="77777777" w:rsidR="00480BB6" w:rsidRDefault="00480BB6" w:rsidP="00480BB6">
      <w:r>
        <w:br w:type="page"/>
      </w:r>
    </w:p>
    <w:p w14:paraId="5D83B70F" w14:textId="77777777" w:rsidR="00480BB6" w:rsidRDefault="00480BB6" w:rsidP="00480BB6"/>
    <w:p w14:paraId="21129710" w14:textId="185CD971" w:rsidR="00480BB6" w:rsidRPr="00B464F3" w:rsidRDefault="00480BB6" w:rsidP="00B43806">
      <w:pPr>
        <w:pStyle w:val="OGCAnnexXX"/>
      </w:pPr>
      <w:bookmarkStart w:id="606" w:name="_Toc456947037"/>
      <w:r w:rsidRPr="00B464F3">
        <w:t>Conformance class: GeoSciML XML Encoding Abstract Core</w:t>
      </w:r>
      <w:bookmarkEnd w:id="606"/>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A69888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613A07C5"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0A48EAEF"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p>
        </w:tc>
      </w:tr>
      <w:tr w:rsidR="00480BB6" w:rsidRPr="00DE63EA" w14:paraId="4B916930"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DA845C4"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2B89410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Pr="009E45CC">
              <w:rPr>
                <w:rFonts w:cs="Arial"/>
                <w:szCs w:val="18"/>
                <w:lang w:val="en-US"/>
              </w:rPr>
              <w:t>gsml4xsd</w:t>
            </w:r>
          </w:p>
        </w:tc>
      </w:tr>
      <w:tr w:rsidR="00480BB6" w:rsidRPr="00DE63EA" w14:paraId="1BAF3A67" w14:textId="77777777" w:rsidTr="0024128E">
        <w:tc>
          <w:tcPr>
            <w:tcW w:w="1549" w:type="dxa"/>
            <w:tcBorders>
              <w:top w:val="single" w:sz="12" w:space="0" w:color="auto"/>
              <w:left w:val="single" w:sz="12" w:space="0" w:color="auto"/>
              <w:bottom w:val="single" w:sz="4" w:space="0" w:color="auto"/>
              <w:right w:val="single" w:sz="4" w:space="0" w:color="auto"/>
            </w:tcBorders>
          </w:tcPr>
          <w:p w14:paraId="247D2BA2"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70FFAD7B"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1460C5">
              <w:rPr>
                <w:rFonts w:cs="Arial"/>
                <w:szCs w:val="18"/>
                <w:highlight w:val="yellow"/>
                <w:lang w:val="en-US"/>
              </w:rPr>
              <w:t>(add depency to O&amp;M</w:t>
            </w:r>
            <w:r>
              <w:rPr>
                <w:rFonts w:cs="Arial"/>
                <w:szCs w:val="18"/>
                <w:highlight w:val="yellow"/>
                <w:lang w:val="en-US"/>
              </w:rPr>
              <w:t>XML</w:t>
            </w:r>
            <w:r w:rsidRPr="001460C5">
              <w:rPr>
                <w:rFonts w:cs="Arial"/>
                <w:szCs w:val="18"/>
                <w:highlight w:val="yellow"/>
                <w:lang w:val="en-US"/>
              </w:rPr>
              <w:t xml:space="preserve"> conf classes)</w:t>
            </w:r>
          </w:p>
        </w:tc>
      </w:tr>
      <w:tr w:rsidR="00480BB6" w:rsidRPr="00DE63EA" w14:paraId="517A006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C60387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26400A9" w14:textId="77777777" w:rsidR="00480BB6" w:rsidRPr="002A1C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2A1C87">
              <w:rPr>
                <w:rFonts w:cs="Arial"/>
                <w:szCs w:val="18"/>
                <w:highlight w:val="yellow"/>
                <w:lang w:val="en-US"/>
              </w:rPr>
              <w:t>/conf/gsml4xsd/xsd</w:t>
            </w:r>
          </w:p>
        </w:tc>
      </w:tr>
      <w:tr w:rsidR="00480BB6" w:rsidRPr="00DE63EA" w14:paraId="7580467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06F35C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70195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88A1CD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/xsd</w:t>
            </w:r>
          </w:p>
        </w:tc>
      </w:tr>
      <w:tr w:rsidR="00480BB6" w:rsidRPr="00DE63EA" w14:paraId="5F0FE55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51BC9C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6179D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2F29375" w14:textId="77777777" w:rsidR="00480BB6" w:rsidRPr="000E1B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0E1B87">
              <w:rPr>
                <w:rFonts w:cs="Arial"/>
                <w:szCs w:val="18"/>
                <w:lang w:eastAsia="en-US"/>
              </w:rPr>
              <w:t>Ensure that GeoSciML XML documents are valid</w:t>
            </w:r>
          </w:p>
        </w:tc>
      </w:tr>
      <w:tr w:rsidR="00480BB6" w:rsidRPr="00DE63EA" w14:paraId="5F810BB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DF165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692DF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A1480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33A0A1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AC91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B642E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D593B0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E349ABC"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4A1843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335B3CB4"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E45CC">
              <w:rPr>
                <w:rFonts w:cs="Arial"/>
                <w:szCs w:val="18"/>
                <w:lang w:val="en-US"/>
              </w:rPr>
              <w:t>/conf/</w:t>
            </w:r>
            <w:r>
              <w:rPr>
                <w:rFonts w:cs="Arial"/>
                <w:szCs w:val="18"/>
                <w:lang w:val="en-US"/>
              </w:rPr>
              <w:t>gsml4xsd/sch</w:t>
            </w:r>
          </w:p>
        </w:tc>
      </w:tr>
      <w:tr w:rsidR="00480BB6" w:rsidRPr="00DE63EA" w14:paraId="248890BA"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320F3D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2384FC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558A3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/sch</w:t>
            </w:r>
          </w:p>
        </w:tc>
      </w:tr>
      <w:tr w:rsidR="00480BB6" w:rsidRPr="00DE63EA" w14:paraId="4E39D4A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625043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207BB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A37EADB" w14:textId="77777777" w:rsidR="00480BB6" w:rsidRPr="000E1B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0E1B87">
              <w:rPr>
                <w:rFonts w:cs="Arial"/>
                <w:szCs w:val="18"/>
                <w:lang w:eastAsia="en-US"/>
              </w:rPr>
              <w:t>Ensure that encoding rules defined in the specification are met</w:t>
            </w:r>
          </w:p>
        </w:tc>
      </w:tr>
      <w:tr w:rsidR="00480BB6" w:rsidRPr="00DE63EA" w14:paraId="36740E9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A0300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B5F9E8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E51E2B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1CEBC3E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D610EA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7BD4F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CA4E4D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322AD51"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DE8376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0A132B1"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E45CC">
              <w:rPr>
                <w:rFonts w:cs="Arial"/>
                <w:szCs w:val="18"/>
                <w:lang w:val="en-US"/>
              </w:rPr>
              <w:t>/conf/</w:t>
            </w:r>
            <w:r>
              <w:rPr>
                <w:rFonts w:cs="Arial"/>
                <w:szCs w:val="18"/>
                <w:lang w:val="en-US"/>
              </w:rPr>
              <w:t>gsml4xsd/codelist</w:t>
            </w:r>
          </w:p>
        </w:tc>
      </w:tr>
      <w:tr w:rsidR="00480BB6" w:rsidRPr="00DE63EA" w14:paraId="1036CFA0"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145FEBF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EED5AF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2C6D0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/codelist</w:t>
            </w:r>
          </w:p>
        </w:tc>
      </w:tr>
      <w:tr w:rsidR="00480BB6" w:rsidRPr="00DE63EA" w14:paraId="21C260D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C7E16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1FE43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E822496" w14:textId="77777777" w:rsidR="00480BB6" w:rsidRPr="0010006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10006B">
              <w:rPr>
                <w:rFonts w:cs="Arial"/>
                <w:szCs w:val="18"/>
                <w:lang w:eastAsia="en-US"/>
              </w:rPr>
              <w:t>Ensure that vocabulary xlink:href contain an absolute http URI and this URL resolves to relevant content</w:t>
            </w:r>
          </w:p>
        </w:tc>
      </w:tr>
      <w:tr w:rsidR="00480BB6" w:rsidRPr="00DE63EA" w14:paraId="7E518E3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909E37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68DB8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0BB58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10006B">
              <w:rPr>
                <w:rFonts w:ascii="Arial" w:eastAsia="MS Mincho" w:hAnsi="Arial" w:cs="Arial"/>
                <w:sz w:val="18"/>
                <w:szCs w:val="18"/>
              </w:rPr>
              <w:t xml:space="preserve">Test the URI on the web.  If the URI does not resolve or return a 4xx error, the test fails.  </w:t>
            </w:r>
          </w:p>
        </w:tc>
      </w:tr>
      <w:tr w:rsidR="00480BB6" w:rsidRPr="00DE63EA" w14:paraId="3D995619"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C8D50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A2391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2756B1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D9926EF"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431FE8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CFD5455"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E45CC">
              <w:rPr>
                <w:rFonts w:cs="Arial"/>
                <w:szCs w:val="18"/>
                <w:lang w:val="en-US"/>
              </w:rPr>
              <w:t>/conf/</w:t>
            </w:r>
            <w:r>
              <w:rPr>
                <w:rFonts w:cs="Arial"/>
                <w:szCs w:val="18"/>
                <w:lang w:val="en-US"/>
              </w:rPr>
              <w:t>gsml4xsd/</w:t>
            </w:r>
            <w:r w:rsidRPr="00792A5B">
              <w:rPr>
                <w:rFonts w:cs="Arial"/>
                <w:szCs w:val="18"/>
                <w:lang w:val="en-US"/>
              </w:rPr>
              <w:t>time-zone</w:t>
            </w:r>
          </w:p>
        </w:tc>
      </w:tr>
      <w:tr w:rsidR="00480BB6" w:rsidRPr="00DE63EA" w14:paraId="1F7C4811"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777616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E1CB8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64992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792A5B">
              <w:rPr>
                <w:rFonts w:ascii="Arial" w:hAnsi="Arial" w:cs="Arial"/>
                <w:sz w:val="18"/>
                <w:szCs w:val="18"/>
                <w:lang w:val="fr-CA"/>
              </w:rPr>
              <w:t>time-zone</w:t>
            </w:r>
          </w:p>
        </w:tc>
      </w:tr>
      <w:tr w:rsidR="00480BB6" w:rsidRPr="00DE63EA" w14:paraId="5EFE233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DE56B1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54A7D6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5B940F6" w14:textId="77777777" w:rsidR="00480BB6" w:rsidRPr="00581FAD"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581FAD">
              <w:rPr>
                <w:rFonts w:cs="Arial"/>
                <w:szCs w:val="18"/>
                <w:lang w:eastAsia="en-US"/>
              </w:rPr>
              <w:t>Ensure that time zone are expressed explicitly</w:t>
            </w:r>
          </w:p>
        </w:tc>
      </w:tr>
      <w:tr w:rsidR="00480BB6" w:rsidRPr="00DE63EA" w14:paraId="080F499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698D20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BD944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6EF5EA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Visually inspect instance to validate the presence of time zone indicators.</w:t>
            </w:r>
          </w:p>
        </w:tc>
      </w:tr>
      <w:tr w:rsidR="00480BB6" w:rsidRPr="00DE63EA" w14:paraId="2DC7E01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D86272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E98D71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880519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67EC5C9E" w14:textId="77777777" w:rsidR="00480BB6" w:rsidRDefault="00480BB6" w:rsidP="00480BB6"/>
    <w:p w14:paraId="71AA152D" w14:textId="77777777" w:rsidR="00480BB6" w:rsidRDefault="00480BB6" w:rsidP="00480BB6">
      <w:r>
        <w:br w:type="page"/>
      </w:r>
    </w:p>
    <w:p w14:paraId="24FB6240" w14:textId="77777777" w:rsidR="00480BB6" w:rsidRDefault="00480BB6" w:rsidP="00480BB6"/>
    <w:p w14:paraId="5AF4F150" w14:textId="25F014D9" w:rsidR="00480BB6" w:rsidRPr="00B464F3" w:rsidRDefault="00480BB6" w:rsidP="00B464F3">
      <w:pPr>
        <w:pStyle w:val="OGCAnnexXX"/>
      </w:pPr>
      <w:bookmarkStart w:id="607" w:name="_Toc456947038"/>
      <w:r w:rsidRPr="00B464F3">
        <w:t xml:space="preserve">Conformance class: GeoSciML </w:t>
      </w:r>
      <w:r w:rsidR="004832DE">
        <w:t>Lite</w:t>
      </w:r>
      <w:r w:rsidR="004832DE" w:rsidRPr="00B464F3">
        <w:t xml:space="preserve"> </w:t>
      </w:r>
      <w:r w:rsidRPr="00B464F3">
        <w:t>XML</w:t>
      </w:r>
      <w:r w:rsidR="0027787F">
        <w:t xml:space="preserve"> Abstract</w:t>
      </w:r>
      <w:r w:rsidRPr="00B464F3">
        <w:t xml:space="preserve"> Encoding</w:t>
      </w:r>
      <w:bookmarkEnd w:id="607"/>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5709A54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01DA6F85"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3F4F28C" w14:textId="26E59FAE"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004832DE">
              <w:rPr>
                <w:rFonts w:cs="Arial"/>
                <w:szCs w:val="18"/>
                <w:lang w:val="fr-CA"/>
              </w:rPr>
              <w:t>gsml4xsd-lite</w:t>
            </w:r>
          </w:p>
        </w:tc>
      </w:tr>
      <w:tr w:rsidR="00480BB6" w:rsidRPr="00DE63EA" w14:paraId="184594CB"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8174D8C"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2106ADC8" w14:textId="6FE88195"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004832DE">
              <w:rPr>
                <w:rFonts w:cs="Arial"/>
                <w:szCs w:val="18"/>
                <w:lang w:val="en-US"/>
              </w:rPr>
              <w:t>gsml4xsd-lite</w:t>
            </w:r>
          </w:p>
        </w:tc>
      </w:tr>
      <w:tr w:rsidR="00480BB6" w:rsidRPr="00DE63EA" w14:paraId="23DEDFA5" w14:textId="77777777" w:rsidTr="0024128E">
        <w:tc>
          <w:tcPr>
            <w:tcW w:w="1549" w:type="dxa"/>
            <w:tcBorders>
              <w:top w:val="single" w:sz="12" w:space="0" w:color="auto"/>
              <w:left w:val="single" w:sz="12" w:space="0" w:color="auto"/>
              <w:bottom w:val="single" w:sz="4" w:space="0" w:color="auto"/>
              <w:right w:val="single" w:sz="4" w:space="0" w:color="auto"/>
            </w:tcBorders>
          </w:tcPr>
          <w:p w14:paraId="4069FFFF"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D8EA1B8" w14:textId="77777777" w:rsidR="00480BB6" w:rsidRPr="001460C5"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C5063D">
              <w:rPr>
                <w:rFonts w:cs="Arial"/>
                <w:szCs w:val="18"/>
                <w:lang w:val="en-US"/>
              </w:rPr>
              <w:t>OGC 05-033r9</w:t>
            </w:r>
            <w:r>
              <w:rPr>
                <w:rFonts w:cs="Arial"/>
                <w:szCs w:val="18"/>
                <w:lang w:val="en-US"/>
              </w:rPr>
              <w:t xml:space="preserve"> : Annex A</w:t>
            </w:r>
          </w:p>
        </w:tc>
      </w:tr>
      <w:tr w:rsidR="00480BB6" w:rsidRPr="00DE63EA" w14:paraId="456388D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8368194"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E15CCEE" w14:textId="45C02F3C" w:rsidR="00480BB6" w:rsidRPr="00792A5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792A5B">
              <w:rPr>
                <w:rFonts w:cs="Arial"/>
                <w:szCs w:val="18"/>
                <w:lang w:val="en-US"/>
              </w:rPr>
              <w:t>/conf/</w:t>
            </w:r>
            <w:r w:rsidR="004832DE">
              <w:rPr>
                <w:rFonts w:cs="Arial"/>
                <w:szCs w:val="18"/>
                <w:lang w:val="en-US"/>
              </w:rPr>
              <w:t>gsml4xsd-lite</w:t>
            </w:r>
            <w:r w:rsidRPr="00792A5B">
              <w:rPr>
                <w:rFonts w:cs="Arial"/>
                <w:szCs w:val="18"/>
                <w:lang w:val="en-US"/>
              </w:rPr>
              <w:t>/SF-1</w:t>
            </w:r>
          </w:p>
        </w:tc>
      </w:tr>
      <w:tr w:rsidR="00480BB6" w:rsidRPr="00DE63EA" w14:paraId="29A1D611"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1685C42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C1CA8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98475A4" w14:textId="65E1548B"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004832DE">
              <w:rPr>
                <w:rFonts w:ascii="Arial" w:hAnsi="Arial" w:cs="Arial"/>
                <w:sz w:val="18"/>
                <w:szCs w:val="18"/>
                <w:lang w:val="fr-CA"/>
              </w:rPr>
              <w:t>gsml4xsd-lite</w:t>
            </w:r>
            <w:r>
              <w:rPr>
                <w:rFonts w:ascii="Arial" w:hAnsi="Arial" w:cs="Arial"/>
                <w:sz w:val="18"/>
                <w:szCs w:val="18"/>
                <w:lang w:val="fr-CA"/>
              </w:rPr>
              <w:t>/SF-1</w:t>
            </w:r>
          </w:p>
        </w:tc>
      </w:tr>
      <w:tr w:rsidR="00480BB6" w:rsidRPr="00DE63EA" w14:paraId="6523962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9E1A9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6E4F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EE9A9CA" w14:textId="77777777" w:rsidR="00480BB6" w:rsidRPr="00C5063D"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C5063D">
              <w:rPr>
                <w:rFonts w:cs="Arial"/>
                <w:szCs w:val="18"/>
                <w:lang w:eastAsia="en-US"/>
              </w:rPr>
              <w:t>Ensure that XML instance is compliant to OGC Simple Feature SF-1</w:t>
            </w:r>
          </w:p>
        </w:tc>
      </w:tr>
      <w:tr w:rsidR="00480BB6" w:rsidRPr="00DE63EA" w14:paraId="284F416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43517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E994E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A65392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the test in OGC 05-033r9 Annex A</w:t>
            </w:r>
          </w:p>
        </w:tc>
      </w:tr>
      <w:tr w:rsidR="00480BB6" w:rsidRPr="00DE63EA" w14:paraId="1E7C8E08"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8DB06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B5A6B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CCA0DB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5238FF8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618214"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6C80372" w14:textId="7CF049B4" w:rsidR="00480BB6" w:rsidRPr="00792A5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792A5B">
              <w:rPr>
                <w:rFonts w:cs="Arial"/>
                <w:szCs w:val="18"/>
                <w:lang w:val="en-US"/>
              </w:rPr>
              <w:t>/conf/</w:t>
            </w:r>
            <w:r w:rsidR="004832DE">
              <w:rPr>
                <w:rFonts w:cs="Arial"/>
                <w:szCs w:val="18"/>
                <w:lang w:val="en-US"/>
              </w:rPr>
              <w:t>gsml4xsd-lite</w:t>
            </w:r>
            <w:r>
              <w:rPr>
                <w:rFonts w:cs="Arial"/>
                <w:szCs w:val="18"/>
                <w:lang w:val="en-US"/>
              </w:rPr>
              <w:t>/</w:t>
            </w:r>
            <w:r w:rsidRPr="00792A5B">
              <w:rPr>
                <w:rFonts w:cs="Arial"/>
                <w:szCs w:val="18"/>
                <w:lang w:val="en-US"/>
              </w:rPr>
              <w:t>SF-1-simpletype</w:t>
            </w:r>
          </w:p>
        </w:tc>
      </w:tr>
      <w:tr w:rsidR="00480BB6" w:rsidRPr="00DE63EA" w14:paraId="5E7DB96C"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FAF08E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F638C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8EBF0B3" w14:textId="29486678"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gsml4xsd-lite</w:t>
            </w:r>
            <w:r w:rsidRPr="00B464F3">
              <w:rPr>
                <w:rFonts w:ascii="Arial" w:hAnsi="Arial" w:cs="Arial"/>
                <w:sz w:val="18"/>
                <w:szCs w:val="18"/>
                <w:lang w:val="en-CA"/>
              </w:rPr>
              <w:t>/SF-1-simpletype</w:t>
            </w:r>
          </w:p>
        </w:tc>
      </w:tr>
      <w:tr w:rsidR="00480BB6" w:rsidRPr="00DE63EA" w14:paraId="0485046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3F5F7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3F36E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E29CC0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color w:val="FF0000"/>
                <w:szCs w:val="18"/>
                <w:lang w:eastAsia="en-US"/>
              </w:rPr>
              <w:t>Ensure that user defined types are compliant to SF-1</w:t>
            </w:r>
          </w:p>
        </w:tc>
      </w:tr>
      <w:tr w:rsidR="00480BB6" w:rsidRPr="00DE63EA" w14:paraId="351765A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06D7C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790F0D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E754C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the test in OGC 05-033r9, Annex A.8</w:t>
            </w:r>
          </w:p>
        </w:tc>
      </w:tr>
      <w:tr w:rsidR="00480BB6" w:rsidRPr="00DE63EA" w14:paraId="439230A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A430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DA27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23CDA5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5A621F3C" w14:textId="77777777" w:rsidR="00480BB6" w:rsidRDefault="00480BB6" w:rsidP="00480BB6"/>
    <w:p w14:paraId="01551818" w14:textId="598FC89B" w:rsidR="00480BB6" w:rsidRPr="00B464F3" w:rsidRDefault="00480BB6" w:rsidP="00B43806">
      <w:pPr>
        <w:pStyle w:val="OGCAnnexXX"/>
      </w:pPr>
      <w:bookmarkStart w:id="608" w:name="_Toc456947039"/>
      <w:r w:rsidRPr="00B464F3">
        <w:t xml:space="preserve">Conformance class: GeoSciML </w:t>
      </w:r>
      <w:r w:rsidR="004832DE">
        <w:t>Lite</w:t>
      </w:r>
      <w:r w:rsidR="004832DE" w:rsidRPr="00B464F3">
        <w:t xml:space="preserve"> </w:t>
      </w:r>
      <w:r w:rsidRPr="00B464F3">
        <w:t>XML Encoding for GML 3.1</w:t>
      </w:r>
      <w:bookmarkEnd w:id="608"/>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01DC7D5C"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889F549"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1F93BD93" w14:textId="070FFD2C"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004832DE">
              <w:rPr>
                <w:rFonts w:cs="Arial"/>
                <w:szCs w:val="18"/>
                <w:lang w:val="fr-CA"/>
              </w:rPr>
              <w:t>gsml4xsd-lite</w:t>
            </w:r>
            <w:r>
              <w:rPr>
                <w:rFonts w:cs="Arial"/>
                <w:szCs w:val="18"/>
                <w:lang w:val="fr-CA"/>
              </w:rPr>
              <w:t>-31</w:t>
            </w:r>
          </w:p>
        </w:tc>
      </w:tr>
      <w:tr w:rsidR="00480BB6" w:rsidRPr="00DE63EA" w14:paraId="4D5092EF"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02C1D472"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60FFB85C" w14:textId="6BC45716"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004832DE">
              <w:rPr>
                <w:rFonts w:cs="Arial"/>
                <w:szCs w:val="18"/>
                <w:lang w:val="en-US"/>
              </w:rPr>
              <w:t>gsml4xsd-lite</w:t>
            </w:r>
            <w:r>
              <w:rPr>
                <w:rFonts w:cs="Arial"/>
                <w:szCs w:val="18"/>
                <w:lang w:val="fr-CA"/>
              </w:rPr>
              <w:t>-31</w:t>
            </w:r>
          </w:p>
        </w:tc>
      </w:tr>
      <w:tr w:rsidR="00480BB6" w:rsidRPr="00DE63EA" w14:paraId="0A96031F" w14:textId="77777777" w:rsidTr="0024128E">
        <w:tc>
          <w:tcPr>
            <w:tcW w:w="1549" w:type="dxa"/>
            <w:tcBorders>
              <w:top w:val="single" w:sz="12" w:space="0" w:color="auto"/>
              <w:left w:val="single" w:sz="12" w:space="0" w:color="auto"/>
              <w:bottom w:val="single" w:sz="4" w:space="0" w:color="auto"/>
              <w:right w:val="single" w:sz="4" w:space="0" w:color="auto"/>
            </w:tcBorders>
          </w:tcPr>
          <w:p w14:paraId="2721B424"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3089056" w14:textId="549D0711"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/req/</w:t>
            </w:r>
            <w:r w:rsidR="004832DE">
              <w:rPr>
                <w:rFonts w:cs="Arial"/>
                <w:szCs w:val="18"/>
                <w:lang w:val="en-US"/>
              </w:rPr>
              <w:t>gsml4xsd-lite</w:t>
            </w:r>
          </w:p>
        </w:tc>
      </w:tr>
      <w:tr w:rsidR="00480BB6" w:rsidRPr="00DE63EA" w14:paraId="52FD3A0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802618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E634FE7" w14:textId="2724FB48" w:rsidR="00480BB6" w:rsidRPr="00BA2FA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BA2FAB">
              <w:rPr>
                <w:rFonts w:cs="Arial"/>
                <w:szCs w:val="18"/>
                <w:lang w:val="en-US"/>
              </w:rPr>
              <w:t>/conf/</w:t>
            </w:r>
            <w:r w:rsidR="004832DE">
              <w:rPr>
                <w:rFonts w:cs="Arial"/>
                <w:szCs w:val="18"/>
                <w:lang w:val="en-US"/>
              </w:rPr>
              <w:t>gsml4xsd-lite</w:t>
            </w:r>
            <w:r w:rsidRPr="00BA2FAB">
              <w:rPr>
                <w:rFonts w:cs="Arial"/>
                <w:szCs w:val="18"/>
                <w:lang w:val="en-US"/>
              </w:rPr>
              <w:t>-31/xsd</w:t>
            </w:r>
          </w:p>
        </w:tc>
      </w:tr>
      <w:tr w:rsidR="00480BB6" w:rsidRPr="00DE63EA" w14:paraId="6EA3E45A"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7A88BC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06BAE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53C8AC1" w14:textId="41706809"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004832DE">
              <w:rPr>
                <w:rFonts w:ascii="Arial" w:hAnsi="Arial" w:cs="Arial"/>
                <w:sz w:val="18"/>
                <w:szCs w:val="18"/>
                <w:lang w:val="fr-CA"/>
              </w:rPr>
              <w:t>gsml4xsd-lite</w:t>
            </w:r>
            <w:r>
              <w:rPr>
                <w:rFonts w:ascii="Arial" w:hAnsi="Arial" w:cs="Arial"/>
                <w:sz w:val="18"/>
                <w:szCs w:val="18"/>
                <w:lang w:val="fr-CA"/>
              </w:rPr>
              <w:t>-31/xsd</w:t>
            </w:r>
          </w:p>
        </w:tc>
      </w:tr>
      <w:tr w:rsidR="00480BB6" w:rsidRPr="00DE63EA" w14:paraId="00CF773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7C538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9CF4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C6459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Portrayal</w:t>
            </w:r>
            <w:r w:rsidRPr="000E1B87">
              <w:rPr>
                <w:rFonts w:cs="Arial"/>
                <w:szCs w:val="18"/>
                <w:lang w:eastAsia="en-US"/>
              </w:rPr>
              <w:t xml:space="preserve"> XML documents are valid</w:t>
            </w:r>
          </w:p>
        </w:tc>
      </w:tr>
      <w:tr w:rsidR="00480BB6" w:rsidRPr="00DE63EA" w14:paraId="6EF7AAB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1C566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2AE7A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D061F9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528D74A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5D9E2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88A00E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150C47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EC8F01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BFF9D7"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3AE06D2B" w14:textId="1053FC76"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w:t>
            </w:r>
            <w:r w:rsidR="004832DE">
              <w:rPr>
                <w:rFonts w:cs="Arial"/>
                <w:szCs w:val="18"/>
                <w:lang w:val="en-US"/>
              </w:rPr>
              <w:t>gsml4xsd-lite</w:t>
            </w:r>
            <w:r>
              <w:rPr>
                <w:rFonts w:cs="Arial"/>
                <w:szCs w:val="18"/>
                <w:lang w:val="en-US"/>
              </w:rPr>
              <w:t>-31/sch</w:t>
            </w:r>
          </w:p>
        </w:tc>
      </w:tr>
      <w:tr w:rsidR="00480BB6" w:rsidRPr="00DE63EA" w14:paraId="2364B33B"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DAEE07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8E7289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70C7156" w14:textId="4EFFD3E4"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004832DE">
              <w:rPr>
                <w:rFonts w:ascii="Arial" w:hAnsi="Arial" w:cs="Arial"/>
                <w:sz w:val="18"/>
                <w:szCs w:val="18"/>
                <w:lang w:val="fr-CA"/>
              </w:rPr>
              <w:t>gsml4xsd-lite</w:t>
            </w:r>
            <w:r>
              <w:rPr>
                <w:rFonts w:ascii="Arial" w:hAnsi="Arial" w:cs="Arial"/>
                <w:sz w:val="18"/>
                <w:szCs w:val="18"/>
                <w:lang w:val="fr-CA"/>
              </w:rPr>
              <w:t>-31/sch</w:t>
            </w:r>
          </w:p>
        </w:tc>
      </w:tr>
      <w:tr w:rsidR="00480BB6" w:rsidRPr="00DE63EA" w14:paraId="726B254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93CA0B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EF8F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269082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6ED5352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82BFF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A0BE54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56716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0366CA0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662C2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EB7E8F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070688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19603C5E" w14:textId="77777777" w:rsidR="00480BB6" w:rsidRDefault="00480BB6" w:rsidP="00480BB6"/>
    <w:p w14:paraId="1BF897E0" w14:textId="77777777" w:rsidR="00480BB6" w:rsidRDefault="00480BB6" w:rsidP="00480BB6">
      <w:r>
        <w:br w:type="page"/>
      </w:r>
    </w:p>
    <w:p w14:paraId="2AE728EB" w14:textId="77777777" w:rsidR="00480BB6" w:rsidRDefault="00480BB6" w:rsidP="00480BB6"/>
    <w:p w14:paraId="01199039" w14:textId="112D7A47" w:rsidR="00480BB6" w:rsidRPr="00B464F3" w:rsidRDefault="00480BB6" w:rsidP="00B43806">
      <w:pPr>
        <w:pStyle w:val="OGCAnnexXX"/>
      </w:pPr>
      <w:bookmarkStart w:id="609" w:name="_Toc456947040"/>
      <w:r w:rsidRPr="00B464F3">
        <w:t>Conformance class: GeoSciML Basic XML Encoding</w:t>
      </w:r>
      <w:bookmarkEnd w:id="609"/>
      <w:r w:rsidRPr="00B464F3">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F1BDCCA"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CBE8DCF"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45531365"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-basic</w:t>
            </w:r>
          </w:p>
        </w:tc>
      </w:tr>
      <w:tr w:rsidR="00480BB6" w:rsidRPr="00DE63EA" w14:paraId="7BBEBB01"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0AF1F5B9"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7F6C607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/req/gsml4xsd-basic</w:t>
            </w:r>
          </w:p>
        </w:tc>
      </w:tr>
      <w:tr w:rsidR="00480BB6" w:rsidRPr="00DE63EA" w14:paraId="2ECA127F" w14:textId="77777777" w:rsidTr="0024128E">
        <w:tc>
          <w:tcPr>
            <w:tcW w:w="1549" w:type="dxa"/>
            <w:tcBorders>
              <w:top w:val="single" w:sz="12" w:space="0" w:color="auto"/>
              <w:left w:val="single" w:sz="12" w:space="0" w:color="auto"/>
              <w:bottom w:val="single" w:sz="4" w:space="0" w:color="auto"/>
              <w:right w:val="single" w:sz="4" w:space="0" w:color="auto"/>
            </w:tcBorders>
          </w:tcPr>
          <w:p w14:paraId="5F191185"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FC1F468" w14:textId="77777777" w:rsidR="00480BB6" w:rsidRPr="001460C5"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B464F3">
              <w:rPr>
                <w:rFonts w:cs="Arial"/>
                <w:szCs w:val="18"/>
                <w:lang w:val="en-US"/>
              </w:rPr>
              <w:t>/conf/gsml4xsd/core</w:t>
            </w:r>
          </w:p>
        </w:tc>
      </w:tr>
      <w:tr w:rsidR="00480BB6" w:rsidRPr="00DE63EA" w14:paraId="1CE3E07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926ADF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BECF79C"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/conf/gsml4xsd-basic/xsd</w:t>
            </w:r>
          </w:p>
        </w:tc>
      </w:tr>
      <w:tr w:rsidR="00480BB6" w:rsidRPr="00DE63EA" w14:paraId="618B0CF5"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D26B89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184CC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EA4562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-basic/xsd</w:t>
            </w:r>
          </w:p>
        </w:tc>
      </w:tr>
      <w:tr w:rsidR="00480BB6" w:rsidRPr="00DE63EA" w14:paraId="62BD65A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7D0E0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9052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1C738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Basic</w:t>
            </w:r>
            <w:r w:rsidRPr="000E1B87">
              <w:rPr>
                <w:rFonts w:cs="Arial"/>
                <w:szCs w:val="18"/>
                <w:lang w:eastAsia="en-US"/>
              </w:rPr>
              <w:t xml:space="preserve"> XML documents are valid</w:t>
            </w:r>
          </w:p>
        </w:tc>
      </w:tr>
      <w:tr w:rsidR="00480BB6" w:rsidRPr="00DE63EA" w14:paraId="1F66801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F1438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0B7A08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F962DC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FEA0E2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A4BA0B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26110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0CC7D2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CAA6C3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12C9AA5"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7358E8C"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-basic/sch</w:t>
            </w:r>
          </w:p>
        </w:tc>
      </w:tr>
      <w:tr w:rsidR="00480BB6" w:rsidRPr="00DE63EA" w14:paraId="34D7231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105A41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75C03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05C6D3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-basic/sch</w:t>
            </w:r>
          </w:p>
        </w:tc>
      </w:tr>
      <w:tr w:rsidR="00480BB6" w:rsidRPr="00DE63EA" w14:paraId="4CBE0CE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C69E0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4CB03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B47CE3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33066B6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01273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14994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2EE5700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356AC86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53C3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77921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62BB27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5C975908" w14:textId="77777777" w:rsidR="00480BB6" w:rsidRDefault="00480BB6" w:rsidP="00480BB6"/>
    <w:p w14:paraId="353F6F88" w14:textId="77777777" w:rsidR="00480BB6" w:rsidRDefault="00480BB6" w:rsidP="00480BB6">
      <w:r>
        <w:br w:type="page"/>
      </w:r>
    </w:p>
    <w:p w14:paraId="5DA69643" w14:textId="77777777" w:rsidR="00480BB6" w:rsidRDefault="00480BB6" w:rsidP="00480BB6"/>
    <w:p w14:paraId="5ADF6AB8" w14:textId="54645851" w:rsidR="00480BB6" w:rsidRDefault="00480BB6" w:rsidP="00B464F3">
      <w:pPr>
        <w:pStyle w:val="OGCAnnexXX"/>
      </w:pPr>
      <w:bookmarkStart w:id="610" w:name="_Toc456947041"/>
      <w:r>
        <w:t>Conformance class: GeoSciML Extension XML Encoding</w:t>
      </w:r>
      <w:bookmarkEnd w:id="610"/>
      <w: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D23CD9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80E01A4"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5C61C086"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-extension</w:t>
            </w:r>
          </w:p>
        </w:tc>
      </w:tr>
      <w:tr w:rsidR="00480BB6" w:rsidRPr="00DE63EA" w14:paraId="048C905A"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5193E051"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31116CE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/req/gsml4xsd-extension</w:t>
            </w:r>
          </w:p>
        </w:tc>
      </w:tr>
      <w:tr w:rsidR="00480BB6" w:rsidRPr="00DE63EA" w14:paraId="3FD7A355" w14:textId="77777777" w:rsidTr="0024128E">
        <w:tc>
          <w:tcPr>
            <w:tcW w:w="1549" w:type="dxa"/>
            <w:tcBorders>
              <w:top w:val="single" w:sz="12" w:space="0" w:color="auto"/>
              <w:left w:val="single" w:sz="12" w:space="0" w:color="auto"/>
              <w:bottom w:val="single" w:sz="4" w:space="0" w:color="auto"/>
              <w:right w:val="single" w:sz="4" w:space="0" w:color="auto"/>
            </w:tcBorders>
          </w:tcPr>
          <w:p w14:paraId="1F8A6E6A"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CBAA84F" w14:textId="17F2892E"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w:t>
            </w:r>
            <w:r w:rsidR="00CE2547">
              <w:rPr>
                <w:rFonts w:cs="Arial"/>
                <w:szCs w:val="18"/>
                <w:lang w:val="en-US"/>
              </w:rPr>
              <w:t>basic</w:t>
            </w:r>
          </w:p>
        </w:tc>
      </w:tr>
      <w:tr w:rsidR="00480BB6" w:rsidRPr="00DE63EA" w14:paraId="7595C21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D2367E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2572E3D"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-extension</w:t>
            </w:r>
            <w:r w:rsidRPr="00D80351">
              <w:rPr>
                <w:rFonts w:cs="Arial"/>
                <w:szCs w:val="18"/>
                <w:lang w:val="en-US"/>
              </w:rPr>
              <w:t>/xsd</w:t>
            </w:r>
          </w:p>
        </w:tc>
      </w:tr>
      <w:tr w:rsidR="00480BB6" w:rsidRPr="00DE63EA" w14:paraId="39166C12"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D439D5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F8A45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EC4A5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-extension/xsd</w:t>
            </w:r>
          </w:p>
        </w:tc>
      </w:tr>
      <w:tr w:rsidR="00480BB6" w:rsidRPr="00DE63EA" w14:paraId="2949BA6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C3CBB6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EEB9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146EEF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Extension</w:t>
            </w:r>
            <w:r w:rsidRPr="000E1B87">
              <w:rPr>
                <w:rFonts w:cs="Arial"/>
                <w:szCs w:val="18"/>
                <w:lang w:eastAsia="en-US"/>
              </w:rPr>
              <w:t xml:space="preserve"> XML documents are valid</w:t>
            </w:r>
          </w:p>
        </w:tc>
      </w:tr>
      <w:tr w:rsidR="00480BB6" w:rsidRPr="00DE63EA" w14:paraId="3CAAB0A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81620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9B7B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9F08F0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5256985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48566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2795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6AA67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B44305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F1FA11D"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B74CF5E"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-extension/sch</w:t>
            </w:r>
          </w:p>
        </w:tc>
      </w:tr>
      <w:tr w:rsidR="00480BB6" w:rsidRPr="00DE63EA" w14:paraId="0F0149CE"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1FEBE8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E16F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76E56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-extension/sch</w:t>
            </w:r>
          </w:p>
        </w:tc>
      </w:tr>
      <w:tr w:rsidR="00480BB6" w:rsidRPr="00DE63EA" w14:paraId="275D487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79147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12EEA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85A32D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40BD1BF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B18EF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C75B9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912C93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6A9E6739"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6B14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2C46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F9BE49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59EAF023" w14:textId="77777777" w:rsidR="00480BB6" w:rsidRDefault="00480BB6" w:rsidP="00480BB6"/>
    <w:p w14:paraId="250B6747" w14:textId="77777777" w:rsidR="00480BB6" w:rsidRDefault="00480BB6" w:rsidP="00480BB6">
      <w:r>
        <w:br w:type="page"/>
      </w:r>
    </w:p>
    <w:p w14:paraId="4185CC3C" w14:textId="77777777" w:rsidR="00480BB6" w:rsidRPr="002E3AD0" w:rsidRDefault="00480BB6" w:rsidP="00480BB6"/>
    <w:p w14:paraId="44F8F18A" w14:textId="47011990" w:rsidR="00480BB6" w:rsidRPr="00B464F3" w:rsidRDefault="00480BB6" w:rsidP="00B43806">
      <w:pPr>
        <w:pStyle w:val="OGCAnnexXX"/>
        <w:rPr>
          <w:lang w:val="en-CA"/>
        </w:rPr>
      </w:pPr>
      <w:bookmarkStart w:id="611" w:name="_Toc456947042"/>
      <w:r w:rsidRPr="00B464F3">
        <w:rPr>
          <w:lang w:val="en-CA"/>
        </w:rPr>
        <w:t>Conformance class: GeoSciML Geologic Time XML Encoding</w:t>
      </w:r>
      <w:bookmarkEnd w:id="611"/>
      <w:r w:rsidRPr="00B464F3">
        <w:rPr>
          <w:lang w:val="en-CA"/>
        </w:rP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461901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1D570983"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2F1499EB"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-geologictime</w:t>
            </w:r>
          </w:p>
        </w:tc>
      </w:tr>
      <w:tr w:rsidR="00480BB6" w:rsidRPr="00DE63EA" w14:paraId="2F813ED7"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6DE23D70"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1B5BE58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w:t>
            </w:r>
            <w:r>
              <w:rPr>
                <w:rFonts w:cs="Arial"/>
                <w:szCs w:val="18"/>
                <w:lang w:val="fr-CA"/>
              </w:rPr>
              <w:t>geologictime</w:t>
            </w:r>
          </w:p>
        </w:tc>
      </w:tr>
      <w:tr w:rsidR="00480BB6" w:rsidRPr="00DE63EA" w14:paraId="3D8CB5F4" w14:textId="77777777" w:rsidTr="0024128E">
        <w:tc>
          <w:tcPr>
            <w:tcW w:w="1549" w:type="dxa"/>
            <w:tcBorders>
              <w:top w:val="single" w:sz="12" w:space="0" w:color="auto"/>
              <w:left w:val="single" w:sz="12" w:space="0" w:color="auto"/>
              <w:bottom w:val="single" w:sz="4" w:space="0" w:color="auto"/>
              <w:right w:val="single" w:sz="4" w:space="0" w:color="auto"/>
            </w:tcBorders>
          </w:tcPr>
          <w:p w14:paraId="0C548CEF"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22AF6399"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/conf/gsml4xsd/core</w:t>
            </w:r>
          </w:p>
        </w:tc>
      </w:tr>
      <w:tr w:rsidR="00480BB6" w:rsidRPr="00DE63EA" w14:paraId="333C8F5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75A282D"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8C40690"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w:t>
            </w:r>
            <w:r>
              <w:rPr>
                <w:rFonts w:cs="Arial"/>
                <w:szCs w:val="18"/>
                <w:lang w:val="fr-CA"/>
              </w:rPr>
              <w:t>geologictime</w:t>
            </w:r>
            <w:r w:rsidRPr="00D80351">
              <w:rPr>
                <w:rFonts w:cs="Arial"/>
                <w:szCs w:val="18"/>
                <w:lang w:val="en-US"/>
              </w:rPr>
              <w:t>/xsd</w:t>
            </w:r>
          </w:p>
        </w:tc>
      </w:tr>
      <w:tr w:rsidR="00480BB6" w:rsidRPr="00DE63EA" w14:paraId="2A939F8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553CBF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C4373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4862D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geologictime</w:t>
            </w:r>
            <w:r>
              <w:rPr>
                <w:rFonts w:ascii="Arial" w:hAnsi="Arial" w:cs="Arial"/>
                <w:sz w:val="18"/>
                <w:szCs w:val="18"/>
                <w:lang w:val="fr-CA"/>
              </w:rPr>
              <w:t>/xsd</w:t>
            </w:r>
          </w:p>
        </w:tc>
      </w:tr>
      <w:tr w:rsidR="00480BB6" w:rsidRPr="00DE63EA" w14:paraId="0E0F18C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C5B57F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74B078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46CD40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Geologic Time</w:t>
            </w:r>
            <w:r w:rsidRPr="000E1B87">
              <w:rPr>
                <w:rFonts w:cs="Arial"/>
                <w:szCs w:val="18"/>
                <w:lang w:eastAsia="en-US"/>
              </w:rPr>
              <w:t xml:space="preserve"> XML documents are valid</w:t>
            </w:r>
          </w:p>
        </w:tc>
      </w:tr>
      <w:tr w:rsidR="00480BB6" w:rsidRPr="00DE63EA" w14:paraId="4EF7D81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35D3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FF4F8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3E04D0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DE080E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52AB0D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CE2B6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D64C4D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44438E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8BE60C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A94A9D5"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w:t>
            </w:r>
            <w:r w:rsidRPr="00937CDA">
              <w:rPr>
                <w:rFonts w:cs="Arial"/>
                <w:szCs w:val="18"/>
                <w:lang w:val="en-US"/>
              </w:rPr>
              <w:t>geologictime</w:t>
            </w:r>
            <w:r>
              <w:rPr>
                <w:rFonts w:cs="Arial"/>
                <w:szCs w:val="18"/>
                <w:lang w:val="en-US"/>
              </w:rPr>
              <w:t>/sch</w:t>
            </w:r>
          </w:p>
        </w:tc>
      </w:tr>
      <w:tr w:rsidR="00480BB6" w:rsidRPr="00DE63EA" w14:paraId="7F1C32BC"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847DEA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361D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F13366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geologictime</w:t>
            </w:r>
            <w:r>
              <w:rPr>
                <w:rFonts w:ascii="Arial" w:hAnsi="Arial" w:cs="Arial"/>
                <w:sz w:val="18"/>
                <w:szCs w:val="18"/>
                <w:lang w:val="fr-CA"/>
              </w:rPr>
              <w:t>/sch</w:t>
            </w:r>
          </w:p>
        </w:tc>
      </w:tr>
      <w:tr w:rsidR="00480BB6" w:rsidRPr="00DE63EA" w14:paraId="7D2361E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D3648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C3C5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88F510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3117C35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6F291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88394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50A8E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681FD703"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AD178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6D523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AF8DC1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28886F93" w14:textId="77777777" w:rsidR="00480BB6" w:rsidRPr="002E3AD0" w:rsidRDefault="00480BB6" w:rsidP="00480BB6"/>
    <w:p w14:paraId="152D19F2" w14:textId="77777777" w:rsidR="00480BB6" w:rsidRPr="002E3AD0" w:rsidRDefault="00480BB6" w:rsidP="00480BB6"/>
    <w:p w14:paraId="7E490D96" w14:textId="77777777" w:rsidR="00480BB6" w:rsidRDefault="00480BB6" w:rsidP="00480BB6">
      <w:pPr>
        <w:spacing w:after="200" w:line="276" w:lineRule="auto"/>
      </w:pPr>
      <w:r>
        <w:br w:type="page"/>
      </w:r>
    </w:p>
    <w:p w14:paraId="539B27EE" w14:textId="77777777" w:rsidR="00480BB6" w:rsidRPr="002E3AD0" w:rsidRDefault="00480BB6" w:rsidP="00480BB6"/>
    <w:p w14:paraId="0257B9A5" w14:textId="41B0D0CB" w:rsidR="00480BB6" w:rsidRPr="00B464F3" w:rsidRDefault="00480BB6" w:rsidP="00B43806">
      <w:pPr>
        <w:pStyle w:val="OGCAnnexXX"/>
        <w:rPr>
          <w:lang w:val="en-CA"/>
        </w:rPr>
      </w:pPr>
      <w:bookmarkStart w:id="612" w:name="_Toc456947043"/>
      <w:r w:rsidRPr="00B464F3">
        <w:rPr>
          <w:lang w:val="en-CA"/>
        </w:rPr>
        <w:t>Conformance class: GeoSciML Borehole XML Encoding</w:t>
      </w:r>
      <w:bookmarkEnd w:id="612"/>
      <w:r w:rsidRPr="00B464F3">
        <w:rPr>
          <w:lang w:val="en-CA"/>
        </w:rP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272231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7A799CCB"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26811E3F"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-borehole</w:t>
            </w:r>
          </w:p>
        </w:tc>
      </w:tr>
      <w:tr w:rsidR="00480BB6" w:rsidRPr="00DE63EA" w14:paraId="61867A54"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FB8F8C8"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662CD8C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w:t>
            </w:r>
            <w:r w:rsidRPr="00937CDA">
              <w:rPr>
                <w:rFonts w:cs="Arial"/>
                <w:szCs w:val="18"/>
                <w:lang w:val="fr-CA"/>
              </w:rPr>
              <w:t>borehole</w:t>
            </w:r>
          </w:p>
        </w:tc>
      </w:tr>
      <w:tr w:rsidR="00480BB6" w:rsidRPr="00DE63EA" w14:paraId="78724E4C" w14:textId="77777777" w:rsidTr="0024128E">
        <w:tc>
          <w:tcPr>
            <w:tcW w:w="1549" w:type="dxa"/>
            <w:tcBorders>
              <w:top w:val="single" w:sz="12" w:space="0" w:color="auto"/>
              <w:left w:val="single" w:sz="12" w:space="0" w:color="auto"/>
              <w:bottom w:val="single" w:sz="4" w:space="0" w:color="auto"/>
              <w:right w:val="single" w:sz="4" w:space="0" w:color="auto"/>
            </w:tcBorders>
          </w:tcPr>
          <w:p w14:paraId="7F0FCF63"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C94183B"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/conf/gsml4xsd/core</w:t>
            </w:r>
          </w:p>
        </w:tc>
      </w:tr>
      <w:tr w:rsidR="00480BB6" w:rsidRPr="00DE63EA" w14:paraId="7C0930F8" w14:textId="77777777" w:rsidTr="0024128E">
        <w:tc>
          <w:tcPr>
            <w:tcW w:w="1549" w:type="dxa"/>
            <w:tcBorders>
              <w:top w:val="single" w:sz="12" w:space="0" w:color="auto"/>
              <w:left w:val="single" w:sz="12" w:space="0" w:color="auto"/>
              <w:bottom w:val="single" w:sz="4" w:space="0" w:color="auto"/>
              <w:right w:val="single" w:sz="4" w:space="0" w:color="auto"/>
            </w:tcBorders>
          </w:tcPr>
          <w:p w14:paraId="5432A2A8"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596FA32" w14:textId="034D856B" w:rsidR="00480BB6" w:rsidRPr="00CE2547" w:rsidRDefault="00CE2547" w:rsidP="00CE2547">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CE2547">
              <w:rPr>
                <w:rFonts w:cs="Arial"/>
                <w:szCs w:val="18"/>
                <w:lang w:val="en-US"/>
              </w:rPr>
              <w:t xml:space="preserve">OGC 10-025r1  OMXML </w:t>
            </w:r>
          </w:p>
        </w:tc>
      </w:tr>
      <w:tr w:rsidR="00480BB6" w:rsidRPr="00DE63EA" w14:paraId="48BAD85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07A88E0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85CBC90"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w:t>
            </w:r>
            <w:r w:rsidRPr="00937CDA">
              <w:rPr>
                <w:rFonts w:cs="Arial"/>
                <w:szCs w:val="18"/>
                <w:lang w:val="fr-CA"/>
              </w:rPr>
              <w:t>borehole</w:t>
            </w:r>
            <w:r w:rsidRPr="00D80351">
              <w:rPr>
                <w:rFonts w:cs="Arial"/>
                <w:szCs w:val="18"/>
                <w:lang w:val="en-US"/>
              </w:rPr>
              <w:t>/xsd</w:t>
            </w:r>
          </w:p>
        </w:tc>
      </w:tr>
      <w:tr w:rsidR="00480BB6" w:rsidRPr="00DE63EA" w14:paraId="113F033F"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30AA7B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AD1327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68898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borehole</w:t>
            </w:r>
            <w:r>
              <w:rPr>
                <w:rFonts w:ascii="Arial" w:hAnsi="Arial" w:cs="Arial"/>
                <w:sz w:val="18"/>
                <w:szCs w:val="18"/>
                <w:lang w:val="fr-CA"/>
              </w:rPr>
              <w:t>/xsd</w:t>
            </w:r>
          </w:p>
        </w:tc>
      </w:tr>
      <w:tr w:rsidR="00480BB6" w:rsidRPr="00DE63EA" w14:paraId="03577F7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96C426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93C644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CE0B39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Borehole</w:t>
            </w:r>
            <w:r w:rsidRPr="000E1B87">
              <w:rPr>
                <w:rFonts w:cs="Arial"/>
                <w:szCs w:val="18"/>
                <w:lang w:eastAsia="en-US"/>
              </w:rPr>
              <w:t xml:space="preserve"> XML documents are valid</w:t>
            </w:r>
          </w:p>
        </w:tc>
      </w:tr>
      <w:tr w:rsidR="00480BB6" w:rsidRPr="00DE63EA" w14:paraId="19643DC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EC2454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DE9C75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C8FF2D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7ED6DAB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A3F2E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AA9D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573998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30295D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39086A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A8B748A"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w:t>
            </w:r>
            <w:r w:rsidRPr="00937CDA">
              <w:rPr>
                <w:rFonts w:cs="Arial"/>
                <w:szCs w:val="18"/>
                <w:lang w:val="en-US"/>
              </w:rPr>
              <w:t>borehole</w:t>
            </w:r>
            <w:r>
              <w:rPr>
                <w:rFonts w:cs="Arial"/>
                <w:szCs w:val="18"/>
                <w:lang w:val="en-US"/>
              </w:rPr>
              <w:t>/sch</w:t>
            </w:r>
          </w:p>
        </w:tc>
      </w:tr>
      <w:tr w:rsidR="00480BB6" w:rsidRPr="00DE63EA" w14:paraId="18FBB622"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53C47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8762A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8DFB3A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borehole</w:t>
            </w:r>
            <w:r>
              <w:rPr>
                <w:rFonts w:ascii="Arial" w:hAnsi="Arial" w:cs="Arial"/>
                <w:sz w:val="18"/>
                <w:szCs w:val="18"/>
                <w:lang w:val="fr-CA"/>
              </w:rPr>
              <w:t>/sch</w:t>
            </w:r>
          </w:p>
        </w:tc>
      </w:tr>
      <w:tr w:rsidR="00480BB6" w:rsidRPr="00DE63EA" w14:paraId="315735A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B86ED2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43B5F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AA9DB8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32DB806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9B2850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A59E2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CB124B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423514F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DA31D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2B78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5A0BB0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09719AB4" w14:textId="77777777" w:rsidR="00480BB6" w:rsidRPr="002E3AD0" w:rsidRDefault="00480BB6" w:rsidP="00480BB6"/>
    <w:p w14:paraId="6648987F" w14:textId="77777777" w:rsidR="00480BB6" w:rsidRPr="002E3AD0" w:rsidRDefault="00480BB6" w:rsidP="00480BB6"/>
    <w:p w14:paraId="0A0F2751" w14:textId="77777777" w:rsidR="00480BB6" w:rsidRDefault="00480BB6" w:rsidP="00480BB6">
      <w:pPr>
        <w:spacing w:after="200" w:line="276" w:lineRule="auto"/>
      </w:pPr>
      <w:r>
        <w:br w:type="page"/>
      </w:r>
    </w:p>
    <w:p w14:paraId="0264067A" w14:textId="77777777" w:rsidR="00480BB6" w:rsidRPr="002E3AD0" w:rsidRDefault="00480BB6" w:rsidP="00480BB6"/>
    <w:p w14:paraId="525924B3" w14:textId="65CB2221" w:rsidR="00480BB6" w:rsidRPr="00B464F3" w:rsidRDefault="00480BB6" w:rsidP="00B43806">
      <w:pPr>
        <w:pStyle w:val="OGCAnnexXX"/>
        <w:rPr>
          <w:lang w:val="en-CA"/>
        </w:rPr>
      </w:pPr>
      <w:bookmarkStart w:id="613" w:name="_Toc456947044"/>
      <w:r w:rsidRPr="00B464F3">
        <w:rPr>
          <w:lang w:val="en-CA"/>
        </w:rPr>
        <w:t>Conformance class: GeoSciML Laboratory and Analysis XML Encoding</w:t>
      </w:r>
      <w:bookmarkEnd w:id="613"/>
      <w:r w:rsidRPr="00B464F3">
        <w:rPr>
          <w:lang w:val="en-CA"/>
        </w:rP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0E39718"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0E1D194"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231F07C"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-lab</w:t>
            </w:r>
          </w:p>
        </w:tc>
      </w:tr>
      <w:tr w:rsidR="00480BB6" w:rsidRPr="00DE63EA" w14:paraId="30D91906"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6284995"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029BDF7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w:t>
            </w:r>
            <w:r>
              <w:rPr>
                <w:rFonts w:cs="Arial"/>
                <w:szCs w:val="18"/>
                <w:lang w:val="fr-CA"/>
              </w:rPr>
              <w:t>lab</w:t>
            </w:r>
          </w:p>
        </w:tc>
      </w:tr>
      <w:tr w:rsidR="00480BB6" w:rsidRPr="00DE63EA" w14:paraId="6965B4D9" w14:textId="77777777" w:rsidTr="0024128E">
        <w:tc>
          <w:tcPr>
            <w:tcW w:w="1549" w:type="dxa"/>
            <w:tcBorders>
              <w:top w:val="single" w:sz="12" w:space="0" w:color="auto"/>
              <w:left w:val="single" w:sz="12" w:space="0" w:color="auto"/>
              <w:bottom w:val="single" w:sz="4" w:space="0" w:color="auto"/>
              <w:right w:val="single" w:sz="4" w:space="0" w:color="auto"/>
            </w:tcBorders>
          </w:tcPr>
          <w:p w14:paraId="13A1BC86"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ECA13C8"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/conf/gsml4xsd/core</w:t>
            </w:r>
          </w:p>
        </w:tc>
      </w:tr>
      <w:tr w:rsidR="00480BB6" w:rsidRPr="00DE63EA" w14:paraId="6946A695" w14:textId="77777777" w:rsidTr="0024128E">
        <w:tc>
          <w:tcPr>
            <w:tcW w:w="1549" w:type="dxa"/>
            <w:tcBorders>
              <w:top w:val="single" w:sz="12" w:space="0" w:color="auto"/>
              <w:left w:val="single" w:sz="12" w:space="0" w:color="auto"/>
              <w:bottom w:val="single" w:sz="4" w:space="0" w:color="auto"/>
              <w:right w:val="single" w:sz="4" w:space="0" w:color="auto"/>
            </w:tcBorders>
          </w:tcPr>
          <w:p w14:paraId="7DD7D6D3"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C594F5E" w14:textId="1CDA5C17" w:rsidR="00480BB6" w:rsidRDefault="00CE2547"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CE2547">
              <w:rPr>
                <w:rFonts w:cs="Arial"/>
                <w:szCs w:val="18"/>
                <w:lang w:val="en-US"/>
              </w:rPr>
              <w:t>OGC 10-025r1  OMXML</w:t>
            </w:r>
          </w:p>
        </w:tc>
      </w:tr>
      <w:tr w:rsidR="00480BB6" w:rsidRPr="00DE63EA" w14:paraId="64BA1C46"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6718F6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D962945"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w:t>
            </w:r>
            <w:r>
              <w:rPr>
                <w:rFonts w:cs="Arial"/>
                <w:szCs w:val="18"/>
                <w:lang w:val="fr-CA"/>
              </w:rPr>
              <w:t>lab</w:t>
            </w:r>
            <w:r w:rsidRPr="00D80351">
              <w:rPr>
                <w:rFonts w:cs="Arial"/>
                <w:szCs w:val="18"/>
                <w:lang w:val="en-US"/>
              </w:rPr>
              <w:t>/xsd</w:t>
            </w:r>
          </w:p>
        </w:tc>
      </w:tr>
      <w:tr w:rsidR="00480BB6" w:rsidRPr="00DE63EA" w14:paraId="5F780B78"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2DB8BF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9530B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57B8A5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-lab/xsd</w:t>
            </w:r>
          </w:p>
        </w:tc>
      </w:tr>
      <w:tr w:rsidR="00480BB6" w:rsidRPr="00DE63EA" w14:paraId="160E982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5CD3D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337790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22AFBE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Laboratory and Analysis</w:t>
            </w:r>
            <w:r w:rsidRPr="000E1B87">
              <w:rPr>
                <w:rFonts w:cs="Arial"/>
                <w:szCs w:val="18"/>
                <w:lang w:eastAsia="en-US"/>
              </w:rPr>
              <w:t xml:space="preserve"> XML documents are valid</w:t>
            </w:r>
          </w:p>
        </w:tc>
      </w:tr>
      <w:tr w:rsidR="00480BB6" w:rsidRPr="00DE63EA" w14:paraId="641E742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EFAB5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D8E0C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D82F5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2A449D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59D7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4BA931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4A9015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5DAB828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3B230B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6030A36"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-lab/sch</w:t>
            </w:r>
          </w:p>
        </w:tc>
      </w:tr>
      <w:tr w:rsidR="00480BB6" w:rsidRPr="00DE63EA" w14:paraId="68DDA2D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17BB1E6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8A39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1CAB70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-lab/sch</w:t>
            </w:r>
          </w:p>
        </w:tc>
      </w:tr>
      <w:tr w:rsidR="00480BB6" w:rsidRPr="00DE63EA" w14:paraId="00A349B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BC5EE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92A7F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74301A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2EBB311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5000D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F3C3E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5281B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19F326A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E57066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9CE54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D156C9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201FD4E7" w14:textId="77777777" w:rsidR="00480BB6" w:rsidRDefault="00480BB6" w:rsidP="00480BB6"/>
    <w:p w14:paraId="7723B021" w14:textId="2F28C81E" w:rsidR="00B61014" w:rsidRPr="002E3AD0" w:rsidRDefault="00B61014" w:rsidP="00480BB6">
      <w:r>
        <w:br w:type="page"/>
      </w:r>
    </w:p>
    <w:p w14:paraId="352A00F8" w14:textId="2CAA55B9" w:rsidR="009A7B37" w:rsidRPr="00D12552" w:rsidRDefault="009A7B37" w:rsidP="00B464F3">
      <w:pPr>
        <w:pStyle w:val="OGCAnnexX"/>
        <w:rPr>
          <w:lang w:val="en-CA"/>
        </w:rPr>
      </w:pPr>
      <w:bookmarkStart w:id="614" w:name="_Toc165888231"/>
      <w:bookmarkStart w:id="615" w:name="_Toc456947045"/>
      <w:r w:rsidRPr="00D12552">
        <w:rPr>
          <w:lang w:val="en-CA"/>
        </w:rPr>
        <w:lastRenderedPageBreak/>
        <w:t>Revision history</w:t>
      </w:r>
      <w:bookmarkEnd w:id="614"/>
      <w:bookmarkEnd w:id="615"/>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B464F3">
            <w:pPr>
              <w:pStyle w:val="OGCtabletext"/>
            </w:pPr>
            <w: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B464F3">
            <w:pPr>
              <w:pStyle w:val="OGCtabletext"/>
            </w:pPr>
            <w: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B464F3">
            <w:pPr>
              <w:pStyle w:val="OGCtabletext"/>
            </w:pPr>
            <w: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B464F3">
            <w:pPr>
              <w:pStyle w:val="OGCtabletext"/>
            </w:pPr>
            <w: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B464F3">
            <w:pPr>
              <w:pStyle w:val="OGCtabletext"/>
            </w:pPr>
            <w:r>
              <w:t>Moved text into standard OGC template</w:t>
            </w:r>
          </w:p>
        </w:tc>
      </w:tr>
      <w:tr w:rsidR="00195C7D" w:rsidRPr="00D12552" w14:paraId="554F5B68" w14:textId="77777777">
        <w:tc>
          <w:tcPr>
            <w:tcW w:w="1095" w:type="dxa"/>
            <w:tcBorders>
              <w:top w:val="single" w:sz="4" w:space="0" w:color="auto"/>
              <w:left w:val="single" w:sz="4" w:space="0" w:color="auto"/>
              <w:bottom w:val="single" w:sz="4" w:space="0" w:color="auto"/>
              <w:right w:val="single" w:sz="4" w:space="0" w:color="auto"/>
            </w:tcBorders>
          </w:tcPr>
          <w:p w14:paraId="4E293851" w14:textId="2C34C7AB" w:rsidR="00195C7D" w:rsidRDefault="00195C7D" w:rsidP="00B464F3">
            <w:pPr>
              <w:pStyle w:val="OGCtabletext"/>
            </w:pPr>
            <w:r>
              <w:t>2015-10-</w:t>
            </w:r>
          </w:p>
        </w:tc>
        <w:tc>
          <w:tcPr>
            <w:tcW w:w="990" w:type="dxa"/>
            <w:tcBorders>
              <w:top w:val="single" w:sz="4" w:space="0" w:color="auto"/>
              <w:left w:val="single" w:sz="4" w:space="0" w:color="auto"/>
              <w:bottom w:val="single" w:sz="4" w:space="0" w:color="auto"/>
              <w:right w:val="single" w:sz="4" w:space="0" w:color="auto"/>
            </w:tcBorders>
          </w:tcPr>
          <w:p w14:paraId="1E6252DF" w14:textId="3FC51066" w:rsidR="00195C7D" w:rsidRDefault="00401781" w:rsidP="00B464F3">
            <w:pPr>
              <w:pStyle w:val="OGCtabletext"/>
            </w:pPr>
            <w:r>
              <w:t>1.0.0</w:t>
            </w:r>
          </w:p>
        </w:tc>
        <w:tc>
          <w:tcPr>
            <w:tcW w:w="990" w:type="dxa"/>
            <w:tcBorders>
              <w:top w:val="single" w:sz="4" w:space="0" w:color="auto"/>
              <w:left w:val="single" w:sz="4" w:space="0" w:color="auto"/>
              <w:bottom w:val="single" w:sz="4" w:space="0" w:color="auto"/>
              <w:right w:val="single" w:sz="4" w:space="0" w:color="auto"/>
            </w:tcBorders>
          </w:tcPr>
          <w:p w14:paraId="3D11E784" w14:textId="5046C807" w:rsidR="00195C7D" w:rsidRDefault="00195C7D" w:rsidP="00B464F3">
            <w:pPr>
              <w:pStyle w:val="OGCtabletext"/>
            </w:pPr>
            <w:r>
              <w:t>Eric Boisvert</w:t>
            </w:r>
          </w:p>
        </w:tc>
        <w:tc>
          <w:tcPr>
            <w:tcW w:w="2130" w:type="dxa"/>
            <w:tcBorders>
              <w:top w:val="single" w:sz="4" w:space="0" w:color="auto"/>
              <w:left w:val="single" w:sz="4" w:space="0" w:color="auto"/>
              <w:bottom w:val="single" w:sz="4" w:space="0" w:color="auto"/>
              <w:right w:val="single" w:sz="4" w:space="0" w:color="auto"/>
            </w:tcBorders>
          </w:tcPr>
          <w:p w14:paraId="72EB76C3" w14:textId="1E00F859" w:rsidR="00195C7D" w:rsidRDefault="00195C7D" w:rsidP="00B464F3">
            <w:pPr>
              <w:pStyle w:val="OGCtabletext"/>
            </w:pPr>
            <w:r>
              <w:t>Portrayal and basic</w:t>
            </w:r>
          </w:p>
        </w:tc>
        <w:tc>
          <w:tcPr>
            <w:tcW w:w="3345" w:type="dxa"/>
            <w:tcBorders>
              <w:top w:val="single" w:sz="4" w:space="0" w:color="auto"/>
              <w:left w:val="single" w:sz="4" w:space="0" w:color="auto"/>
              <w:bottom w:val="single" w:sz="4" w:space="0" w:color="auto"/>
              <w:right w:val="single" w:sz="4" w:space="0" w:color="auto"/>
            </w:tcBorders>
          </w:tcPr>
          <w:p w14:paraId="4E37FF70" w14:textId="264428A1" w:rsidR="00195C7D" w:rsidRDefault="00195C7D" w:rsidP="00B464F3">
            <w:pPr>
              <w:pStyle w:val="OGCtabletext"/>
            </w:pPr>
            <w:r>
              <w:t>Group review of some clauses at Ispra meeting.</w:t>
            </w:r>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56DB0AA9" w:rsidR="009A7B37" w:rsidRPr="00D12552" w:rsidRDefault="00195C7D" w:rsidP="00B464F3">
            <w:pPr>
              <w:pStyle w:val="OGCtabletext"/>
            </w:pPr>
            <w:r>
              <w:t>2016-01-05</w:t>
            </w:r>
          </w:p>
        </w:tc>
        <w:tc>
          <w:tcPr>
            <w:tcW w:w="990" w:type="dxa"/>
            <w:tcBorders>
              <w:top w:val="single" w:sz="4" w:space="0" w:color="auto"/>
              <w:left w:val="single" w:sz="4" w:space="0" w:color="auto"/>
              <w:bottom w:val="single" w:sz="4" w:space="0" w:color="auto"/>
              <w:right w:val="single" w:sz="4" w:space="0" w:color="auto"/>
            </w:tcBorders>
          </w:tcPr>
          <w:p w14:paraId="5BFB4DDC" w14:textId="7349664C" w:rsidR="009A7B37" w:rsidRPr="00D12552" w:rsidRDefault="00401781" w:rsidP="00B464F3">
            <w:pPr>
              <w:pStyle w:val="OGCtabletext"/>
            </w:pPr>
            <w:r>
              <w:t>1.0</w:t>
            </w:r>
            <w:r w:rsidR="00195C7D">
              <w:t>.0</w:t>
            </w:r>
          </w:p>
        </w:tc>
        <w:tc>
          <w:tcPr>
            <w:tcW w:w="990" w:type="dxa"/>
            <w:tcBorders>
              <w:top w:val="single" w:sz="4" w:space="0" w:color="auto"/>
              <w:left w:val="single" w:sz="4" w:space="0" w:color="auto"/>
              <w:bottom w:val="single" w:sz="4" w:space="0" w:color="auto"/>
              <w:right w:val="single" w:sz="4" w:space="0" w:color="auto"/>
            </w:tcBorders>
          </w:tcPr>
          <w:p w14:paraId="52E6D879" w14:textId="36584A99" w:rsidR="009A7B37" w:rsidRPr="00D12552" w:rsidRDefault="00195C7D" w:rsidP="00B464F3">
            <w:pPr>
              <w:pStyle w:val="OGCtabletext"/>
            </w:pPr>
            <w:r>
              <w:t>Eric Boisvert</w:t>
            </w:r>
          </w:p>
        </w:tc>
        <w:tc>
          <w:tcPr>
            <w:tcW w:w="2130" w:type="dxa"/>
            <w:tcBorders>
              <w:top w:val="single" w:sz="4" w:space="0" w:color="auto"/>
              <w:left w:val="single" w:sz="4" w:space="0" w:color="auto"/>
              <w:bottom w:val="single" w:sz="4" w:space="0" w:color="auto"/>
              <w:right w:val="single" w:sz="4" w:space="0" w:color="auto"/>
            </w:tcBorders>
          </w:tcPr>
          <w:p w14:paraId="7D0B74D7" w14:textId="74328EF8" w:rsidR="009A7B37" w:rsidRPr="00D12552" w:rsidRDefault="00195C7D" w:rsidP="00B464F3">
            <w:pPr>
              <w:pStyle w:val="OGCtabletext"/>
            </w:pPr>
            <w:r>
              <w:t>All</w:t>
            </w:r>
          </w:p>
        </w:tc>
        <w:tc>
          <w:tcPr>
            <w:tcW w:w="3345" w:type="dxa"/>
            <w:tcBorders>
              <w:top w:val="single" w:sz="4" w:space="0" w:color="auto"/>
              <w:left w:val="single" w:sz="4" w:space="0" w:color="auto"/>
              <w:bottom w:val="single" w:sz="4" w:space="0" w:color="auto"/>
              <w:right w:val="single" w:sz="4" w:space="0" w:color="auto"/>
            </w:tcBorders>
          </w:tcPr>
          <w:p w14:paraId="3B8E68F9" w14:textId="25C18F74" w:rsidR="009A7B37" w:rsidRPr="00D12552" w:rsidRDefault="00195C7D" w:rsidP="00B464F3">
            <w:pPr>
              <w:pStyle w:val="OGCtabletext"/>
            </w:pPr>
            <w:r>
              <w:t xml:space="preserve">Global review of text for first draft </w:t>
            </w:r>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8817960" w:rsidR="009A7B37" w:rsidRPr="00D12552" w:rsidRDefault="00227147" w:rsidP="00B43806">
            <w:pPr>
              <w:pStyle w:val="ListBullet"/>
            </w:pPr>
            <w:r>
              <w:t>2016-02-03</w:t>
            </w:r>
          </w:p>
        </w:tc>
        <w:tc>
          <w:tcPr>
            <w:tcW w:w="990" w:type="dxa"/>
            <w:tcBorders>
              <w:top w:val="single" w:sz="4" w:space="0" w:color="auto"/>
              <w:left w:val="single" w:sz="4" w:space="0" w:color="auto"/>
              <w:bottom w:val="single" w:sz="4" w:space="0" w:color="auto"/>
              <w:right w:val="single" w:sz="4" w:space="0" w:color="auto"/>
            </w:tcBorders>
          </w:tcPr>
          <w:p w14:paraId="2E90B369" w14:textId="61E65D34" w:rsidR="009A7B37" w:rsidRPr="00D12552" w:rsidRDefault="00401781" w:rsidP="00B43806">
            <w:pPr>
              <w:pStyle w:val="ListBullet"/>
            </w:pPr>
            <w:r>
              <w:t>1.0.0</w:t>
            </w:r>
          </w:p>
        </w:tc>
        <w:tc>
          <w:tcPr>
            <w:tcW w:w="990" w:type="dxa"/>
            <w:tcBorders>
              <w:top w:val="single" w:sz="4" w:space="0" w:color="auto"/>
              <w:left w:val="single" w:sz="4" w:space="0" w:color="auto"/>
              <w:bottom w:val="single" w:sz="4" w:space="0" w:color="auto"/>
              <w:right w:val="single" w:sz="4" w:space="0" w:color="auto"/>
            </w:tcBorders>
          </w:tcPr>
          <w:p w14:paraId="003FA18F" w14:textId="1A1A5D7A" w:rsidR="009A7B37" w:rsidRPr="00D12552" w:rsidRDefault="00227147" w:rsidP="00B43806">
            <w:pPr>
              <w:pStyle w:val="ListBullet"/>
            </w:pPr>
            <w:r>
              <w:t>Ollie Raymond</w:t>
            </w:r>
          </w:p>
        </w:tc>
        <w:tc>
          <w:tcPr>
            <w:tcW w:w="2130" w:type="dxa"/>
            <w:tcBorders>
              <w:top w:val="single" w:sz="4" w:space="0" w:color="auto"/>
              <w:left w:val="single" w:sz="4" w:space="0" w:color="auto"/>
              <w:bottom w:val="single" w:sz="4" w:space="0" w:color="auto"/>
              <w:right w:val="single" w:sz="4" w:space="0" w:color="auto"/>
            </w:tcBorders>
          </w:tcPr>
          <w:p w14:paraId="24259955" w14:textId="2CD3D5C0" w:rsidR="009A7B37" w:rsidRPr="00D12552" w:rsidRDefault="00227147" w:rsidP="00B43806">
            <w:pPr>
              <w:pStyle w:val="ListBullet"/>
            </w:pPr>
            <w:r>
              <w:t>Many</w:t>
            </w:r>
          </w:p>
        </w:tc>
        <w:tc>
          <w:tcPr>
            <w:tcW w:w="3345" w:type="dxa"/>
            <w:tcBorders>
              <w:top w:val="single" w:sz="4" w:space="0" w:color="auto"/>
              <w:left w:val="single" w:sz="4" w:space="0" w:color="auto"/>
              <w:bottom w:val="single" w:sz="4" w:space="0" w:color="auto"/>
              <w:right w:val="single" w:sz="4" w:space="0" w:color="auto"/>
            </w:tcBorders>
          </w:tcPr>
          <w:p w14:paraId="51781610" w14:textId="734B5A4B" w:rsidR="009A7B37" w:rsidRPr="00D12552" w:rsidRDefault="00227147" w:rsidP="00B43806">
            <w:pPr>
              <w:pStyle w:val="ListBullet"/>
            </w:pPr>
            <w:r>
              <w:t>General review</w:t>
            </w:r>
          </w:p>
        </w:tc>
      </w:tr>
      <w:tr w:rsidR="00401781" w:rsidRPr="00D12552" w14:paraId="50AF4230" w14:textId="77777777">
        <w:tc>
          <w:tcPr>
            <w:tcW w:w="1095" w:type="dxa"/>
            <w:tcBorders>
              <w:top w:val="single" w:sz="4" w:space="0" w:color="auto"/>
              <w:left w:val="single" w:sz="4" w:space="0" w:color="auto"/>
              <w:bottom w:val="single" w:sz="4" w:space="0" w:color="auto"/>
              <w:right w:val="single" w:sz="4" w:space="0" w:color="auto"/>
            </w:tcBorders>
          </w:tcPr>
          <w:p w14:paraId="306FE973" w14:textId="6E8B0845" w:rsidR="00401781" w:rsidRDefault="00401781" w:rsidP="00B464F3">
            <w:pPr>
              <w:pStyle w:val="ListBullet"/>
            </w:pPr>
            <w:r>
              <w:t>2016-04-02</w:t>
            </w:r>
          </w:p>
        </w:tc>
        <w:tc>
          <w:tcPr>
            <w:tcW w:w="990" w:type="dxa"/>
            <w:tcBorders>
              <w:top w:val="single" w:sz="4" w:space="0" w:color="auto"/>
              <w:left w:val="single" w:sz="4" w:space="0" w:color="auto"/>
              <w:bottom w:val="single" w:sz="4" w:space="0" w:color="auto"/>
              <w:right w:val="single" w:sz="4" w:space="0" w:color="auto"/>
            </w:tcBorders>
          </w:tcPr>
          <w:p w14:paraId="505B9B72" w14:textId="4C0DCCE7" w:rsidR="00401781" w:rsidRPr="00D12552" w:rsidRDefault="00401781" w:rsidP="00B464F3">
            <w:pPr>
              <w:pStyle w:val="ListBullet"/>
            </w:pPr>
            <w:r>
              <w:t>1.0.0</w:t>
            </w:r>
          </w:p>
        </w:tc>
        <w:tc>
          <w:tcPr>
            <w:tcW w:w="990" w:type="dxa"/>
            <w:tcBorders>
              <w:top w:val="single" w:sz="4" w:space="0" w:color="auto"/>
              <w:left w:val="single" w:sz="4" w:space="0" w:color="auto"/>
              <w:bottom w:val="single" w:sz="4" w:space="0" w:color="auto"/>
              <w:right w:val="single" w:sz="4" w:space="0" w:color="auto"/>
            </w:tcBorders>
          </w:tcPr>
          <w:p w14:paraId="656746DE" w14:textId="51DAA865" w:rsidR="00401781" w:rsidRDefault="00401781" w:rsidP="00B464F3">
            <w:pPr>
              <w:pStyle w:val="ListBullet"/>
            </w:pPr>
            <w:r>
              <w:t>Eric Boisvert</w:t>
            </w:r>
          </w:p>
        </w:tc>
        <w:tc>
          <w:tcPr>
            <w:tcW w:w="2130" w:type="dxa"/>
            <w:tcBorders>
              <w:top w:val="single" w:sz="4" w:space="0" w:color="auto"/>
              <w:left w:val="single" w:sz="4" w:space="0" w:color="auto"/>
              <w:bottom w:val="single" w:sz="4" w:space="0" w:color="auto"/>
              <w:right w:val="single" w:sz="4" w:space="0" w:color="auto"/>
            </w:tcBorders>
          </w:tcPr>
          <w:p w14:paraId="4616A66A" w14:textId="487A8F09" w:rsidR="00401781" w:rsidRDefault="00401781" w:rsidP="00B464F3">
            <w:pPr>
              <w:pStyle w:val="ListBullet"/>
            </w:pPr>
            <w:r>
              <w:t>All</w:t>
            </w:r>
          </w:p>
        </w:tc>
        <w:tc>
          <w:tcPr>
            <w:tcW w:w="3345" w:type="dxa"/>
            <w:tcBorders>
              <w:top w:val="single" w:sz="4" w:space="0" w:color="auto"/>
              <w:left w:val="single" w:sz="4" w:space="0" w:color="auto"/>
              <w:bottom w:val="single" w:sz="4" w:space="0" w:color="auto"/>
              <w:right w:val="single" w:sz="4" w:space="0" w:color="auto"/>
            </w:tcBorders>
          </w:tcPr>
          <w:p w14:paraId="6DFAFC55" w14:textId="3447C471" w:rsidR="00401781" w:rsidRDefault="00401781" w:rsidP="00B464F3">
            <w:pPr>
              <w:pStyle w:val="ListBullet"/>
            </w:pPr>
            <w:r>
              <w:t>Review, document structure</w:t>
            </w:r>
            <w:r w:rsidR="006C3FF2">
              <w:t>, Bibliography</w:t>
            </w:r>
          </w:p>
        </w:tc>
      </w:tr>
      <w:tr w:rsidR="00F22884" w:rsidRPr="00D12552" w14:paraId="433DAA04" w14:textId="77777777">
        <w:tc>
          <w:tcPr>
            <w:tcW w:w="1095" w:type="dxa"/>
            <w:tcBorders>
              <w:top w:val="single" w:sz="4" w:space="0" w:color="auto"/>
              <w:left w:val="single" w:sz="4" w:space="0" w:color="auto"/>
              <w:bottom w:val="single" w:sz="4" w:space="0" w:color="auto"/>
              <w:right w:val="single" w:sz="4" w:space="0" w:color="auto"/>
            </w:tcBorders>
          </w:tcPr>
          <w:p w14:paraId="18953B48" w14:textId="3A7439F0" w:rsidR="00F22884" w:rsidRDefault="00F22884" w:rsidP="00B464F3">
            <w:pPr>
              <w:pStyle w:val="ListBullet"/>
            </w:pPr>
            <w:r>
              <w:t>2016-05-04</w:t>
            </w:r>
          </w:p>
        </w:tc>
        <w:tc>
          <w:tcPr>
            <w:tcW w:w="990" w:type="dxa"/>
            <w:tcBorders>
              <w:top w:val="single" w:sz="4" w:space="0" w:color="auto"/>
              <w:left w:val="single" w:sz="4" w:space="0" w:color="auto"/>
              <w:bottom w:val="single" w:sz="4" w:space="0" w:color="auto"/>
              <w:right w:val="single" w:sz="4" w:space="0" w:color="auto"/>
            </w:tcBorders>
          </w:tcPr>
          <w:p w14:paraId="300FF39A" w14:textId="0F83904B" w:rsidR="00F22884" w:rsidRDefault="00F22884" w:rsidP="00B464F3">
            <w:pPr>
              <w:pStyle w:val="ListBullet"/>
            </w:pPr>
            <w:r>
              <w:t>1.0.0</w:t>
            </w:r>
          </w:p>
        </w:tc>
        <w:tc>
          <w:tcPr>
            <w:tcW w:w="990" w:type="dxa"/>
            <w:tcBorders>
              <w:top w:val="single" w:sz="4" w:space="0" w:color="auto"/>
              <w:left w:val="single" w:sz="4" w:space="0" w:color="auto"/>
              <w:bottom w:val="single" w:sz="4" w:space="0" w:color="auto"/>
              <w:right w:val="single" w:sz="4" w:space="0" w:color="auto"/>
            </w:tcBorders>
          </w:tcPr>
          <w:p w14:paraId="6F01287E" w14:textId="0AB1188D" w:rsidR="00F22884" w:rsidRDefault="00F22884" w:rsidP="00B464F3">
            <w:pPr>
              <w:pStyle w:val="ListBullet"/>
            </w:pPr>
            <w:r>
              <w:t>Marcus Sen</w:t>
            </w:r>
          </w:p>
        </w:tc>
        <w:tc>
          <w:tcPr>
            <w:tcW w:w="2130" w:type="dxa"/>
            <w:tcBorders>
              <w:top w:val="single" w:sz="4" w:space="0" w:color="auto"/>
              <w:left w:val="single" w:sz="4" w:space="0" w:color="auto"/>
              <w:bottom w:val="single" w:sz="4" w:space="0" w:color="auto"/>
              <w:right w:val="single" w:sz="4" w:space="0" w:color="auto"/>
            </w:tcBorders>
          </w:tcPr>
          <w:p w14:paraId="1A7B69E7" w14:textId="69DF0633" w:rsidR="00F22884" w:rsidRDefault="00F22884" w:rsidP="00B464F3">
            <w:pPr>
              <w:pStyle w:val="ListBullet"/>
            </w:pPr>
            <w:r>
              <w:t>All</w:t>
            </w:r>
          </w:p>
        </w:tc>
        <w:tc>
          <w:tcPr>
            <w:tcW w:w="3345" w:type="dxa"/>
            <w:tcBorders>
              <w:top w:val="single" w:sz="4" w:space="0" w:color="auto"/>
              <w:left w:val="single" w:sz="4" w:space="0" w:color="auto"/>
              <w:bottom w:val="single" w:sz="4" w:space="0" w:color="auto"/>
              <w:right w:val="single" w:sz="4" w:space="0" w:color="auto"/>
            </w:tcBorders>
          </w:tcPr>
          <w:p w14:paraId="0B9A8DC6" w14:textId="7BD75F9E" w:rsidR="00F22884" w:rsidRDefault="00F22884" w:rsidP="00B464F3">
            <w:pPr>
              <w:pStyle w:val="ListBullet"/>
            </w:pPr>
            <w:r>
              <w:t>Editorial changes, removed all tracks</w:t>
            </w:r>
          </w:p>
        </w:tc>
      </w:tr>
      <w:tr w:rsidR="004832DE" w:rsidRPr="00D12552" w14:paraId="587E3303" w14:textId="77777777">
        <w:tc>
          <w:tcPr>
            <w:tcW w:w="1095" w:type="dxa"/>
            <w:tcBorders>
              <w:top w:val="single" w:sz="4" w:space="0" w:color="auto"/>
              <w:left w:val="single" w:sz="4" w:space="0" w:color="auto"/>
              <w:bottom w:val="single" w:sz="4" w:space="0" w:color="auto"/>
              <w:right w:val="single" w:sz="4" w:space="0" w:color="auto"/>
            </w:tcBorders>
          </w:tcPr>
          <w:p w14:paraId="5450CE45" w14:textId="72980BA0" w:rsidR="004832DE" w:rsidRDefault="004832DE" w:rsidP="00B464F3">
            <w:pPr>
              <w:pStyle w:val="ListBullet"/>
            </w:pPr>
            <w:r>
              <w:t>2016-05-26</w:t>
            </w:r>
          </w:p>
        </w:tc>
        <w:tc>
          <w:tcPr>
            <w:tcW w:w="990" w:type="dxa"/>
            <w:tcBorders>
              <w:top w:val="single" w:sz="4" w:space="0" w:color="auto"/>
              <w:left w:val="single" w:sz="4" w:space="0" w:color="auto"/>
              <w:bottom w:val="single" w:sz="4" w:space="0" w:color="auto"/>
              <w:right w:val="single" w:sz="4" w:space="0" w:color="auto"/>
            </w:tcBorders>
          </w:tcPr>
          <w:p w14:paraId="3B0616F1" w14:textId="4E02EF36" w:rsidR="004832DE" w:rsidRDefault="004832DE" w:rsidP="00B464F3">
            <w:pPr>
              <w:pStyle w:val="ListBullet"/>
            </w:pPr>
            <w:r>
              <w:t>1.1.0</w:t>
            </w:r>
          </w:p>
        </w:tc>
        <w:tc>
          <w:tcPr>
            <w:tcW w:w="990" w:type="dxa"/>
            <w:tcBorders>
              <w:top w:val="single" w:sz="4" w:space="0" w:color="auto"/>
              <w:left w:val="single" w:sz="4" w:space="0" w:color="auto"/>
              <w:bottom w:val="single" w:sz="4" w:space="0" w:color="auto"/>
              <w:right w:val="single" w:sz="4" w:space="0" w:color="auto"/>
            </w:tcBorders>
          </w:tcPr>
          <w:p w14:paraId="73AAE846" w14:textId="619FCEA5" w:rsidR="004832DE" w:rsidRDefault="004832DE" w:rsidP="00B464F3">
            <w:pPr>
              <w:pStyle w:val="ListBullet"/>
            </w:pPr>
            <w:r>
              <w:t>Eric Boisvert</w:t>
            </w:r>
          </w:p>
        </w:tc>
        <w:tc>
          <w:tcPr>
            <w:tcW w:w="2130" w:type="dxa"/>
            <w:tcBorders>
              <w:top w:val="single" w:sz="4" w:space="0" w:color="auto"/>
              <w:left w:val="single" w:sz="4" w:space="0" w:color="auto"/>
              <w:bottom w:val="single" w:sz="4" w:space="0" w:color="auto"/>
              <w:right w:val="single" w:sz="4" w:space="0" w:color="auto"/>
            </w:tcBorders>
          </w:tcPr>
          <w:p w14:paraId="7E9DC5A1" w14:textId="2232E317" w:rsidR="004832DE" w:rsidRDefault="000F4A5C" w:rsidP="00B464F3">
            <w:pPr>
              <w:pStyle w:val="ListBullet"/>
            </w:pPr>
            <w:r>
              <w:t>Lite (previously Portrayal)</w:t>
            </w:r>
          </w:p>
        </w:tc>
        <w:tc>
          <w:tcPr>
            <w:tcW w:w="3345" w:type="dxa"/>
            <w:tcBorders>
              <w:top w:val="single" w:sz="4" w:space="0" w:color="auto"/>
              <w:left w:val="single" w:sz="4" w:space="0" w:color="auto"/>
              <w:bottom w:val="single" w:sz="4" w:space="0" w:color="auto"/>
              <w:right w:val="single" w:sz="4" w:space="0" w:color="auto"/>
            </w:tcBorders>
          </w:tcPr>
          <w:p w14:paraId="05B3A99A" w14:textId="7CC3DA02" w:rsidR="004832DE" w:rsidRDefault="000F4A5C" w:rsidP="00B464F3">
            <w:pPr>
              <w:pStyle w:val="ListBullet"/>
            </w:pPr>
            <w:r>
              <w:t>Portrayal -&gt; Lite (Req and Conformance)</w:t>
            </w:r>
          </w:p>
        </w:tc>
      </w:tr>
      <w:tr w:rsidR="000F4A5C" w:rsidRPr="00D12552" w14:paraId="16846308" w14:textId="77777777">
        <w:tc>
          <w:tcPr>
            <w:tcW w:w="1095" w:type="dxa"/>
            <w:tcBorders>
              <w:top w:val="single" w:sz="4" w:space="0" w:color="auto"/>
              <w:left w:val="single" w:sz="4" w:space="0" w:color="auto"/>
              <w:bottom w:val="single" w:sz="4" w:space="0" w:color="auto"/>
              <w:right w:val="single" w:sz="4" w:space="0" w:color="auto"/>
            </w:tcBorders>
          </w:tcPr>
          <w:p w14:paraId="52856E0D" w14:textId="5B2F2BEB" w:rsidR="000F4A5C" w:rsidRDefault="000F4A5C" w:rsidP="00B464F3">
            <w:pPr>
              <w:pStyle w:val="ListBullet"/>
            </w:pPr>
            <w:r>
              <w:t>2016-06-02</w:t>
            </w:r>
          </w:p>
        </w:tc>
        <w:tc>
          <w:tcPr>
            <w:tcW w:w="990" w:type="dxa"/>
            <w:tcBorders>
              <w:top w:val="single" w:sz="4" w:space="0" w:color="auto"/>
              <w:left w:val="single" w:sz="4" w:space="0" w:color="auto"/>
              <w:bottom w:val="single" w:sz="4" w:space="0" w:color="auto"/>
              <w:right w:val="single" w:sz="4" w:space="0" w:color="auto"/>
            </w:tcBorders>
          </w:tcPr>
          <w:p w14:paraId="63DBC81B" w14:textId="6F874992" w:rsidR="000F4A5C" w:rsidRDefault="000F4A5C" w:rsidP="00B464F3">
            <w:pPr>
              <w:pStyle w:val="ListBullet"/>
            </w:pPr>
            <w:r>
              <w:t>1.1.1</w:t>
            </w:r>
          </w:p>
        </w:tc>
        <w:tc>
          <w:tcPr>
            <w:tcW w:w="990" w:type="dxa"/>
            <w:tcBorders>
              <w:top w:val="single" w:sz="4" w:space="0" w:color="auto"/>
              <w:left w:val="single" w:sz="4" w:space="0" w:color="auto"/>
              <w:bottom w:val="single" w:sz="4" w:space="0" w:color="auto"/>
              <w:right w:val="single" w:sz="4" w:space="0" w:color="auto"/>
            </w:tcBorders>
          </w:tcPr>
          <w:p w14:paraId="0198966B" w14:textId="678B1DD8" w:rsidR="000F4A5C" w:rsidRDefault="000F4A5C" w:rsidP="00B464F3">
            <w:pPr>
              <w:pStyle w:val="ListBullet"/>
            </w:pPr>
            <w:r>
              <w:t>Eric Boisvert</w:t>
            </w:r>
          </w:p>
        </w:tc>
        <w:tc>
          <w:tcPr>
            <w:tcW w:w="2130" w:type="dxa"/>
            <w:tcBorders>
              <w:top w:val="single" w:sz="4" w:space="0" w:color="auto"/>
              <w:left w:val="single" w:sz="4" w:space="0" w:color="auto"/>
              <w:bottom w:val="single" w:sz="4" w:space="0" w:color="auto"/>
              <w:right w:val="single" w:sz="4" w:space="0" w:color="auto"/>
            </w:tcBorders>
          </w:tcPr>
          <w:p w14:paraId="6626CF82" w14:textId="77777777" w:rsidR="000F4A5C" w:rsidRDefault="000F4A5C" w:rsidP="00B464F3">
            <w:pPr>
              <w:pStyle w:val="ListBullet"/>
            </w:pPr>
            <w:r>
              <w:t>Lite (previously Portrayal)</w:t>
            </w:r>
          </w:p>
          <w:p w14:paraId="55CF3BD8" w14:textId="035F475D" w:rsidR="000F4A5C" w:rsidRDefault="000F4A5C" w:rsidP="00B464F3">
            <w:pPr>
              <w:pStyle w:val="ListBullet"/>
            </w:pPr>
            <w:r>
              <w:t>Conceptual</w:t>
            </w:r>
          </w:p>
        </w:tc>
        <w:tc>
          <w:tcPr>
            <w:tcW w:w="3345" w:type="dxa"/>
            <w:tcBorders>
              <w:top w:val="single" w:sz="4" w:space="0" w:color="auto"/>
              <w:left w:val="single" w:sz="4" w:space="0" w:color="auto"/>
              <w:bottom w:val="single" w:sz="4" w:space="0" w:color="auto"/>
              <w:right w:val="single" w:sz="4" w:space="0" w:color="auto"/>
            </w:tcBorders>
          </w:tcPr>
          <w:p w14:paraId="46A940C6" w14:textId="77777777" w:rsidR="000F4A5C" w:rsidRDefault="000F4A5C" w:rsidP="00B464F3">
            <w:pPr>
              <w:pStyle w:val="ListBullet"/>
            </w:pPr>
            <w:r>
              <w:t>Added mapping table for lite-&gt;GeoSciML</w:t>
            </w:r>
          </w:p>
          <w:p w14:paraId="0A37B76C" w14:textId="4907E068" w:rsidR="000F4A5C" w:rsidRDefault="000F4A5C" w:rsidP="000F4A5C">
            <w:pPr>
              <w:pStyle w:val="ListBullet"/>
            </w:pPr>
            <w:r>
              <w:t xml:space="preserve">Added a small text for conceptual model + requirement class + conformance class </w:t>
            </w:r>
          </w:p>
        </w:tc>
      </w:tr>
      <w:tr w:rsidR="003A0587" w:rsidRPr="00D12552" w14:paraId="4669B9E5" w14:textId="77777777">
        <w:tc>
          <w:tcPr>
            <w:tcW w:w="1095" w:type="dxa"/>
            <w:tcBorders>
              <w:top w:val="single" w:sz="4" w:space="0" w:color="auto"/>
              <w:left w:val="single" w:sz="4" w:space="0" w:color="auto"/>
              <w:bottom w:val="single" w:sz="4" w:space="0" w:color="auto"/>
              <w:right w:val="single" w:sz="4" w:space="0" w:color="auto"/>
            </w:tcBorders>
          </w:tcPr>
          <w:p w14:paraId="24E84969" w14:textId="4375FF49" w:rsidR="003A0587" w:rsidRDefault="003A0587" w:rsidP="00B464F3">
            <w:pPr>
              <w:pStyle w:val="ListBullet"/>
            </w:pPr>
            <w:r>
              <w:t>2016-06-25</w:t>
            </w:r>
          </w:p>
        </w:tc>
        <w:tc>
          <w:tcPr>
            <w:tcW w:w="990" w:type="dxa"/>
            <w:tcBorders>
              <w:top w:val="single" w:sz="4" w:space="0" w:color="auto"/>
              <w:left w:val="single" w:sz="4" w:space="0" w:color="auto"/>
              <w:bottom w:val="single" w:sz="4" w:space="0" w:color="auto"/>
              <w:right w:val="single" w:sz="4" w:space="0" w:color="auto"/>
            </w:tcBorders>
          </w:tcPr>
          <w:p w14:paraId="7E550C12" w14:textId="20CF7B4C" w:rsidR="003A0587" w:rsidRDefault="003A0587" w:rsidP="00B464F3">
            <w:pPr>
              <w:pStyle w:val="ListBullet"/>
            </w:pPr>
            <w:r>
              <w:t>1.2</w:t>
            </w:r>
          </w:p>
        </w:tc>
        <w:tc>
          <w:tcPr>
            <w:tcW w:w="990" w:type="dxa"/>
            <w:tcBorders>
              <w:top w:val="single" w:sz="4" w:space="0" w:color="auto"/>
              <w:left w:val="single" w:sz="4" w:space="0" w:color="auto"/>
              <w:bottom w:val="single" w:sz="4" w:space="0" w:color="auto"/>
              <w:right w:val="single" w:sz="4" w:space="0" w:color="auto"/>
            </w:tcBorders>
          </w:tcPr>
          <w:p w14:paraId="1FBD00F5" w14:textId="69020C5E" w:rsidR="003A0587" w:rsidRDefault="003A0587" w:rsidP="00B464F3">
            <w:pPr>
              <w:pStyle w:val="ListBullet"/>
            </w:pPr>
            <w:r>
              <w:t>Eric Boisvert</w:t>
            </w:r>
            <w:r w:rsidR="005C6E68">
              <w:t>, Oliver Raymond, Carlo Cip</w:t>
            </w:r>
            <w:r>
              <w:t>ol</w:t>
            </w:r>
            <w:r w:rsidR="005C6E68">
              <w:t>l</w:t>
            </w:r>
            <w:r>
              <w:t>oni</w:t>
            </w:r>
          </w:p>
        </w:tc>
        <w:tc>
          <w:tcPr>
            <w:tcW w:w="2130" w:type="dxa"/>
            <w:tcBorders>
              <w:top w:val="single" w:sz="4" w:space="0" w:color="auto"/>
              <w:left w:val="single" w:sz="4" w:space="0" w:color="auto"/>
              <w:bottom w:val="single" w:sz="4" w:space="0" w:color="auto"/>
              <w:right w:val="single" w:sz="4" w:space="0" w:color="auto"/>
            </w:tcBorders>
          </w:tcPr>
          <w:p w14:paraId="30DA7891" w14:textId="3F3B45C6" w:rsidR="003A0587" w:rsidRDefault="003A0587" w:rsidP="00B464F3">
            <w:pPr>
              <w:pStyle w:val="ListBullet"/>
            </w:pPr>
            <w:r>
              <w:t>All</w:t>
            </w:r>
          </w:p>
        </w:tc>
        <w:tc>
          <w:tcPr>
            <w:tcW w:w="3345" w:type="dxa"/>
            <w:tcBorders>
              <w:top w:val="single" w:sz="4" w:space="0" w:color="auto"/>
              <w:left w:val="single" w:sz="4" w:space="0" w:color="auto"/>
              <w:bottom w:val="single" w:sz="4" w:space="0" w:color="auto"/>
              <w:right w:val="single" w:sz="4" w:space="0" w:color="auto"/>
            </w:tcBorders>
          </w:tcPr>
          <w:p w14:paraId="5FF0841C" w14:textId="77777777" w:rsidR="003A0587" w:rsidRDefault="003A0587" w:rsidP="00B464F3">
            <w:pPr>
              <w:pStyle w:val="ListBullet"/>
            </w:pPr>
            <w:r>
              <w:t>Updated Etna example</w:t>
            </w:r>
          </w:p>
          <w:p w14:paraId="48502A0B" w14:textId="76CF12F5" w:rsidR="003A0587" w:rsidRDefault="003A0587" w:rsidP="00B464F3">
            <w:pPr>
              <w:pStyle w:val="ListBullet"/>
            </w:pPr>
            <w:r>
              <w:t>Addressed OGC OAB issues</w:t>
            </w:r>
          </w:p>
        </w:tc>
      </w:tr>
      <w:tr w:rsidR="00BF7C66" w:rsidRPr="00D12552" w14:paraId="7F43FBD2" w14:textId="77777777">
        <w:tc>
          <w:tcPr>
            <w:tcW w:w="1095" w:type="dxa"/>
            <w:tcBorders>
              <w:top w:val="single" w:sz="4" w:space="0" w:color="auto"/>
              <w:left w:val="single" w:sz="4" w:space="0" w:color="auto"/>
              <w:bottom w:val="single" w:sz="4" w:space="0" w:color="auto"/>
              <w:right w:val="single" w:sz="4" w:space="0" w:color="auto"/>
            </w:tcBorders>
          </w:tcPr>
          <w:p w14:paraId="58BD8854" w14:textId="6E20AA43" w:rsidR="00BF7C66" w:rsidRDefault="00BF7C66" w:rsidP="00B464F3">
            <w:pPr>
              <w:pStyle w:val="ListBullet"/>
            </w:pPr>
            <w:r>
              <w:t>2016-07-02</w:t>
            </w:r>
          </w:p>
        </w:tc>
        <w:tc>
          <w:tcPr>
            <w:tcW w:w="990" w:type="dxa"/>
            <w:tcBorders>
              <w:top w:val="single" w:sz="4" w:space="0" w:color="auto"/>
              <w:left w:val="single" w:sz="4" w:space="0" w:color="auto"/>
              <w:bottom w:val="single" w:sz="4" w:space="0" w:color="auto"/>
              <w:right w:val="single" w:sz="4" w:space="0" w:color="auto"/>
            </w:tcBorders>
          </w:tcPr>
          <w:p w14:paraId="7A23D175" w14:textId="7630B9A8" w:rsidR="00BF7C66" w:rsidRDefault="00BF7C66" w:rsidP="00B464F3">
            <w:pPr>
              <w:pStyle w:val="ListBullet"/>
            </w:pPr>
            <w:r>
              <w:t>1.2</w:t>
            </w:r>
          </w:p>
        </w:tc>
        <w:tc>
          <w:tcPr>
            <w:tcW w:w="990" w:type="dxa"/>
            <w:tcBorders>
              <w:top w:val="single" w:sz="4" w:space="0" w:color="auto"/>
              <w:left w:val="single" w:sz="4" w:space="0" w:color="auto"/>
              <w:bottom w:val="single" w:sz="4" w:space="0" w:color="auto"/>
              <w:right w:val="single" w:sz="4" w:space="0" w:color="auto"/>
            </w:tcBorders>
          </w:tcPr>
          <w:p w14:paraId="4B2778A1" w14:textId="464F62D5" w:rsidR="00BF7C66" w:rsidRDefault="00BF7C66" w:rsidP="00B464F3">
            <w:pPr>
              <w:pStyle w:val="ListBullet"/>
            </w:pPr>
            <w:r>
              <w:t>Eric Boisvert</w:t>
            </w:r>
          </w:p>
        </w:tc>
        <w:tc>
          <w:tcPr>
            <w:tcW w:w="2130" w:type="dxa"/>
            <w:tcBorders>
              <w:top w:val="single" w:sz="4" w:space="0" w:color="auto"/>
              <w:left w:val="single" w:sz="4" w:space="0" w:color="auto"/>
              <w:bottom w:val="single" w:sz="4" w:space="0" w:color="auto"/>
              <w:right w:val="single" w:sz="4" w:space="0" w:color="auto"/>
            </w:tcBorders>
          </w:tcPr>
          <w:p w14:paraId="444B8D88" w14:textId="6E8F6882" w:rsidR="00BF7C66" w:rsidRDefault="00BF7C66" w:rsidP="00B464F3">
            <w:pPr>
              <w:pStyle w:val="ListBullet"/>
            </w:pPr>
            <w:r>
              <w:t>All</w:t>
            </w:r>
          </w:p>
        </w:tc>
        <w:tc>
          <w:tcPr>
            <w:tcW w:w="3345" w:type="dxa"/>
            <w:tcBorders>
              <w:top w:val="single" w:sz="4" w:space="0" w:color="auto"/>
              <w:left w:val="single" w:sz="4" w:space="0" w:color="auto"/>
              <w:bottom w:val="single" w:sz="4" w:space="0" w:color="auto"/>
              <w:right w:val="single" w:sz="4" w:space="0" w:color="auto"/>
            </w:tcBorders>
          </w:tcPr>
          <w:p w14:paraId="0EA928FC" w14:textId="77777777" w:rsidR="00BF7C66" w:rsidRDefault="00BF7C66" w:rsidP="00B464F3">
            <w:pPr>
              <w:pStyle w:val="ListBullet"/>
            </w:pPr>
            <w:r>
              <w:t xml:space="preserve">Added discussion on Conceptual model. </w:t>
            </w:r>
          </w:p>
          <w:p w14:paraId="21817A77" w14:textId="35827094" w:rsidR="00BF7C66" w:rsidRDefault="00BF7C66" w:rsidP="00B464F3">
            <w:pPr>
              <w:pStyle w:val="ListBullet"/>
            </w:pPr>
            <w:r>
              <w:t>Move Lite (old Portrayal) after other package to enforce the fact that Lite is a transformation of the other packages.</w:t>
            </w:r>
          </w:p>
        </w:tc>
      </w:tr>
    </w:tbl>
    <w:p w14:paraId="4068151C" w14:textId="0A95F270" w:rsidR="009A7B37" w:rsidRPr="00D12552" w:rsidRDefault="009A7B37">
      <w:pPr>
        <w:rPr>
          <w:lang w:val="en-CA"/>
        </w:rPr>
      </w:pPr>
    </w:p>
    <w:p w14:paraId="73FEB699" w14:textId="6AB84779" w:rsidR="009A7B37" w:rsidRPr="00D12552" w:rsidRDefault="009A7B37" w:rsidP="003C54F8">
      <w:pPr>
        <w:pStyle w:val="OGCAnnexX"/>
        <w:rPr>
          <w:lang w:val="en-CA"/>
        </w:rPr>
      </w:pPr>
      <w:r w:rsidRPr="00D12552">
        <w:rPr>
          <w:lang w:val="en-CA"/>
        </w:rPr>
        <w:br w:type="page"/>
      </w:r>
      <w:commentRangeStart w:id="616"/>
      <w:r w:rsidRPr="00D12552">
        <w:rPr>
          <w:lang w:val="en-CA"/>
        </w:rPr>
        <w:lastRenderedPageBreak/>
        <w:t xml:space="preserve"> </w:t>
      </w:r>
      <w:bookmarkStart w:id="617" w:name="_Toc456947046"/>
      <w:r w:rsidRPr="00D12552">
        <w:rPr>
          <w:lang w:val="en-CA"/>
        </w:rPr>
        <w:t>Bibliography</w:t>
      </w:r>
      <w:bookmarkEnd w:id="617"/>
      <w:commentRangeEnd w:id="616"/>
      <w:r w:rsidR="00EA6BB5">
        <w:rPr>
          <w:rStyle w:val="CommentReference"/>
          <w:rFonts w:cs="Times New Roman"/>
          <w:b w:val="0"/>
          <w:bCs w:val="0"/>
          <w:iCs w:val="0"/>
        </w:rPr>
        <w:commentReference w:id="616"/>
      </w:r>
    </w:p>
    <w:p w14:paraId="22CB196E" w14:textId="77777777" w:rsidR="003C54F8" w:rsidRDefault="003C54F8" w:rsidP="00C01850">
      <w:pPr>
        <w:pStyle w:val="OGCtableheader"/>
        <w:rPr>
          <w:lang w:val="en-CA"/>
        </w:rPr>
      </w:pPr>
    </w:p>
    <w:p w14:paraId="22F932DB" w14:textId="76575126" w:rsidR="00695488" w:rsidRDefault="00695488" w:rsidP="003C54F8">
      <w:r w:rsidRPr="006C3FF2">
        <w:rPr>
          <w:lang w:val="en-CA" w:eastAsia="en-CA"/>
        </w:rPr>
        <w:t>Cox, S. J. D., and S. M. Richard, 2005, A formal model for the geologic time scale and global stratotype section and point, compatible with geospatial information transfer standards: Geosphere, v. 1, p. 119.</w:t>
      </w:r>
      <w:r w:rsidR="00CA59AF" w:rsidRPr="006C3FF2">
        <w:rPr>
          <w:lang w:val="en-CA" w:eastAsia="en-CA"/>
        </w:rPr>
        <w:t xml:space="preserve"> &lt;</w:t>
      </w:r>
      <w:hyperlink r:id="rId158" w:history="1">
        <w:r w:rsidR="00CA59AF" w:rsidRPr="006C3FF2">
          <w:rPr>
            <w:rStyle w:val="Hyperlink"/>
          </w:rPr>
          <w:t>http://www.chronos.org/pdfs/publications/geosphere2005.pdf</w:t>
        </w:r>
      </w:hyperlink>
      <w:r w:rsidR="00CA59AF" w:rsidRPr="006C3FF2">
        <w:t>&gt;</w:t>
      </w:r>
    </w:p>
    <w:p w14:paraId="7D6940D5" w14:textId="424B141A" w:rsidR="003A0587" w:rsidRPr="006C3FF2" w:rsidRDefault="00D3223F" w:rsidP="003C54F8">
      <w:r w:rsidRPr="00D3223F">
        <w:t>D’Orefice, M., Graciotti, R., Eds, 2009, Carte Geomorfologica d’Italia alla scalla 1:50 000, foglio 316-317-328-329, ISOLA D’ELBA, Servizio Geologico d’Italia (ISPRA).</w:t>
      </w:r>
    </w:p>
    <w:p w14:paraId="0DB00D36" w14:textId="38FFFAA6" w:rsidR="004A5507" w:rsidRDefault="00E32A61" w:rsidP="003C54F8">
      <w:pPr>
        <w:rPr>
          <w:lang w:val="en-CA"/>
        </w:rPr>
      </w:pPr>
      <w:r w:rsidRPr="006C3FF2">
        <w:rPr>
          <w:lang w:val="en-CA"/>
        </w:rPr>
        <w:t>Drewes, H,</w:t>
      </w:r>
      <w:r w:rsidR="006F2329" w:rsidRPr="006C3FF2">
        <w:rPr>
          <w:lang w:val="en-CA"/>
        </w:rPr>
        <w:t xml:space="preserve"> 1998, ARIZONA. Geologic map of the Bartlett Mountain Quadrangle, Pima and Santa Cruz counties, Arizona, I-2624. Lat 31 deg 22'30" to 31 deg 30', long 111 deg 15' to 111 deg 22'30". Scale 1:24,000 (1 inch = 2,000 feet). Sheet 43 by 39 1/2 inches.</w:t>
      </w:r>
    </w:p>
    <w:p w14:paraId="301F9BE9" w14:textId="4781083B" w:rsidR="000A6EE8" w:rsidRDefault="00EA6BB5" w:rsidP="003C54F8">
      <w:pPr>
        <w:rPr>
          <w:lang w:val="en-CA"/>
        </w:rPr>
      </w:pPr>
      <w:r w:rsidRPr="00EA6BB5">
        <w:t xml:space="preserve">Dunham, R.J. (1962). "Classification of carbonate rocks according to depositional texture". </w:t>
      </w:r>
      <w:proofErr w:type="gramStart"/>
      <w:r w:rsidRPr="00EA6BB5">
        <w:t>In Ham, W.E. Classification of carbonate rocks.</w:t>
      </w:r>
      <w:proofErr w:type="gramEnd"/>
      <w:r w:rsidRPr="00EA6BB5">
        <w:t xml:space="preserve"> </w:t>
      </w:r>
      <w:proofErr w:type="gramStart"/>
      <w:r w:rsidRPr="00EA6BB5">
        <w:t>American Association of Petroleum Geologists Memoir.</w:t>
      </w:r>
      <w:proofErr w:type="gramEnd"/>
      <w:r w:rsidRPr="00EA6BB5">
        <w:t xml:space="preserve"> 1. pp. 108–121.</w:t>
      </w:r>
      <w:r w:rsidR="00AC23CF" w:rsidRPr="006C3FF2">
        <w:rPr>
          <w:lang w:val="en-CA"/>
        </w:rPr>
        <w:t>Folk</w:t>
      </w:r>
      <w:proofErr w:type="gramStart"/>
      <w:r w:rsidR="000A6EE8">
        <w:rPr>
          <w:lang w:val="en-CA"/>
        </w:rPr>
        <w:t>,R.L</w:t>
      </w:r>
      <w:proofErr w:type="gramEnd"/>
      <w:r w:rsidR="000A6EE8">
        <w:rPr>
          <w:lang w:val="en-CA"/>
        </w:rPr>
        <w:t xml:space="preserve">. </w:t>
      </w:r>
      <w:r w:rsidR="000A6EE8" w:rsidRPr="000A6EE8">
        <w:rPr>
          <w:lang w:val="en-CA"/>
        </w:rPr>
        <w:t>1968. Petrology of sedimentary rocks. Hemphill’s. Austin, Texas. 170 pp.</w:t>
      </w:r>
      <w:r w:rsidR="00AC23CF" w:rsidRPr="000A6EE8">
        <w:rPr>
          <w:lang w:val="en-CA"/>
        </w:rPr>
        <w:t xml:space="preserve"> </w:t>
      </w:r>
    </w:p>
    <w:p w14:paraId="7B058887" w14:textId="1123E463" w:rsidR="00F20F81" w:rsidRPr="000A6EE8" w:rsidRDefault="000A6EE8" w:rsidP="003C54F8">
      <w:pPr>
        <w:rPr>
          <w:lang w:val="en-CA"/>
        </w:rPr>
      </w:pPr>
      <w:r>
        <w:rPr>
          <w:lang w:val="en-CA"/>
        </w:rPr>
        <w:t>Folk, R.L.</w:t>
      </w:r>
      <w:r w:rsidRPr="000A6EE8">
        <w:t xml:space="preserve"> </w:t>
      </w:r>
      <w:r w:rsidRPr="000A6EE8">
        <w:rPr>
          <w:lang w:val="en-CA"/>
        </w:rPr>
        <w:t>1974. Petrology of Sedimentary Rocks.Hemphill Publishing Company, Austin, Texas, 183 pp.</w:t>
      </w:r>
    </w:p>
    <w:p w14:paraId="55C3EC29" w14:textId="30E99ED4" w:rsidR="000A6EE8" w:rsidRDefault="000A6EE8" w:rsidP="003C54F8">
      <w:pPr>
        <w:rPr>
          <w:lang w:val="en-CA"/>
        </w:rPr>
      </w:pPr>
      <w:r w:rsidRPr="000A6EE8">
        <w:rPr>
          <w:lang w:val="en-CA"/>
        </w:rPr>
        <w:t>Hobbs, B. E., Means, W. D., &amp; Williams, P. F. 1976. An outline of structural geology. New York: Wiley</w:t>
      </w:r>
    </w:p>
    <w:p w14:paraId="5D372C8C" w14:textId="4FE7064D" w:rsidR="006C3FF2" w:rsidRDefault="006C3FF2" w:rsidP="003C54F8">
      <w:pPr>
        <w:rPr>
          <w:lang w:val="en-CA"/>
        </w:rPr>
      </w:pPr>
      <w:r w:rsidRPr="00365790">
        <w:rPr>
          <w:lang w:val="en-AU"/>
        </w:rPr>
        <w:t>INSPIRE</w:t>
      </w:r>
      <w:r>
        <w:rPr>
          <w:lang w:val="en-AU"/>
        </w:rPr>
        <w:t xml:space="preserve">, </w:t>
      </w:r>
      <w:r w:rsidRPr="00365790">
        <w:rPr>
          <w:lang w:val="en-AU"/>
        </w:rPr>
        <w:t>2013</w:t>
      </w:r>
      <w:r>
        <w:rPr>
          <w:lang w:val="en-AU"/>
        </w:rPr>
        <w:t>.</w:t>
      </w:r>
      <w:r w:rsidRPr="00365790">
        <w:rPr>
          <w:lang w:val="en-AU"/>
        </w:rPr>
        <w:t xml:space="preserve"> D2.8.II.4 Data Specification on Geology –</w:t>
      </w:r>
      <w:r>
        <w:rPr>
          <w:lang w:val="en-AU"/>
        </w:rPr>
        <w:t xml:space="preserve"> </w:t>
      </w:r>
      <w:r w:rsidRPr="00365790">
        <w:rPr>
          <w:lang w:val="en-AU"/>
        </w:rPr>
        <w:t>Technical Guidelines. D2.8.II.4_v3.0. European Commission, Thematic Working Group Geology</w:t>
      </w:r>
      <w:r>
        <w:rPr>
          <w:lang w:val="en-AU"/>
        </w:rPr>
        <w:t>,</w:t>
      </w:r>
      <w:r w:rsidRPr="00365790">
        <w:rPr>
          <w:lang w:val="en-AU"/>
        </w:rPr>
        <w:t xml:space="preserve"> 36</w:t>
      </w:r>
      <w:r>
        <w:rPr>
          <w:lang w:val="en-AU"/>
        </w:rPr>
        <w:t>2</w:t>
      </w:r>
      <w:r w:rsidRPr="00365790">
        <w:rPr>
          <w:lang w:val="en-AU"/>
        </w:rPr>
        <w:t xml:space="preserve"> pp.</w:t>
      </w:r>
      <w:r>
        <w:rPr>
          <w:lang w:val="en-AU"/>
        </w:rPr>
        <w:t xml:space="preserve">, </w:t>
      </w:r>
      <w:hyperlink r:id="rId159" w:history="1">
        <w:r w:rsidRPr="00DD6F7E">
          <w:rPr>
            <w:rStyle w:val="Hyperlink"/>
            <w:lang w:val="en-AU"/>
          </w:rPr>
          <w:t>http://inspire.jrc.ec.europa.eu/documents/Data_Specifications/INSPIRE_DataSpecification_GE_v3.0.pdf</w:t>
        </w:r>
      </w:hyperlink>
    </w:p>
    <w:p w14:paraId="0108A78C" w14:textId="77777777" w:rsidR="000A6EE8" w:rsidRDefault="000A6EE8" w:rsidP="003C54F8">
      <w:pPr>
        <w:rPr>
          <w:lang w:val="en-CA"/>
        </w:rPr>
      </w:pPr>
      <w:r w:rsidRPr="000A6EE8">
        <w:rPr>
          <w:lang w:val="en-CA"/>
        </w:rPr>
        <w:t>Jackson, J.A., 1997, Glossary of geology, 4th ed.:  Alexandria, Virginia, American Geological Institute, 769 p.</w:t>
      </w:r>
    </w:p>
    <w:p w14:paraId="45EE3B6D" w14:textId="77777777" w:rsidR="000A6EE8" w:rsidRDefault="003D7505" w:rsidP="003C54F8">
      <w:pPr>
        <w:rPr>
          <w:lang w:val="en-CA"/>
        </w:rPr>
      </w:pPr>
      <w:r w:rsidRPr="006C3FF2">
        <w:rPr>
          <w:lang w:val="en-CA"/>
        </w:rPr>
        <w:t>NADM, 2004, NADM Conceptual Model 1.0, A Conceptual Model for Geologic Map Information, co published as U.S. Geological Survey Open-File Report 2004-1334 and Geological Survey of Canada Open File 4737. &lt;</w:t>
      </w:r>
      <w:hyperlink r:id="rId160" w:history="1">
        <w:r w:rsidRPr="006C3FF2">
          <w:rPr>
            <w:rStyle w:val="Hyperlink"/>
            <w:lang w:val="en-CA"/>
          </w:rPr>
          <w:t>http://pubs.usgs.gov/of/2004/1334/2004-1334.pdf</w:t>
        </w:r>
      </w:hyperlink>
      <w:r w:rsidR="003C54F8" w:rsidRPr="006C3FF2">
        <w:rPr>
          <w:lang w:val="en-CA"/>
        </w:rPr>
        <w:t>&gt;</w:t>
      </w:r>
    </w:p>
    <w:p w14:paraId="60B32082" w14:textId="5F6A9944" w:rsidR="004A04F6" w:rsidRPr="006C3FF2" w:rsidRDefault="004A04F6" w:rsidP="003C54F8">
      <w:pPr>
        <w:rPr>
          <w:lang w:val="en-CA"/>
        </w:rPr>
      </w:pPr>
      <w:r w:rsidRPr="000A6EE8">
        <w:rPr>
          <w:lang w:val="en-CA"/>
        </w:rPr>
        <w:t>Passchier, C.W. &amp; Trouw, R.A.J., 1998: Microtectonics, Springer, ISBN 3-540-58713-6</w:t>
      </w:r>
    </w:p>
    <w:p w14:paraId="4B1BE626" w14:textId="7F2637DE" w:rsidR="00681BCD" w:rsidRDefault="00681BCD" w:rsidP="00681BCD">
      <w:r>
        <w:t>Sneed E.D, Folk R.L. 1958. Pebbles in the lower Colorado River, Texas, a study of particle morphogenesis. Journal of Geology 66(2): 114–150</w:t>
      </w:r>
    </w:p>
    <w:p w14:paraId="1E53A14D" w14:textId="08592F74" w:rsidR="00F20F81" w:rsidRPr="006C3FF2" w:rsidRDefault="00F20F81" w:rsidP="003C54F8">
      <w:pPr>
        <w:rPr>
          <w:lang w:val="en-CA"/>
        </w:rPr>
      </w:pPr>
      <w:r w:rsidRPr="006C3FF2">
        <w:rPr>
          <w:lang w:val="en-CA"/>
        </w:rPr>
        <w:t>Steno, Nicolaus, 1669, The Prodromus of Nicolaus Steno’s Dissertation Concerning a Solid Body Enclosed by Process of Nature Within a Solid.</w:t>
      </w:r>
    </w:p>
    <w:p w14:paraId="33459CDA" w14:textId="34872F77" w:rsidR="003968C9" w:rsidRPr="006C3FF2" w:rsidRDefault="003968C9" w:rsidP="003C54F8">
      <w:pPr>
        <w:rPr>
          <w:color w:val="1F1E1F"/>
        </w:rPr>
      </w:pPr>
      <w:r w:rsidRPr="006C3FF2">
        <w:rPr>
          <w:color w:val="1F1E1F"/>
        </w:rPr>
        <w:lastRenderedPageBreak/>
        <w:t>TÚNYI, I, et al (2005) ,Magnetostratigraphy of Badenian evaporite deposits (East Slovak Basin), GEOLOGICA CARPATHICA, JUNE 2005, 56, 3, 273–284 &lt;</w:t>
      </w:r>
      <w:hyperlink r:id="rId161" w:history="1">
        <w:r w:rsidRPr="006C3FF2">
          <w:rPr>
            <w:rStyle w:val="Hyperlink"/>
          </w:rPr>
          <w:t>http://www.geologicacarpathica.com/GeolCarp_Vol56_No3_273_284.html</w:t>
        </w:r>
      </w:hyperlink>
      <w:r w:rsidRPr="006C3FF2">
        <w:rPr>
          <w:color w:val="1F1E1F"/>
        </w:rPr>
        <w:t xml:space="preserve">&gt; </w:t>
      </w:r>
    </w:p>
    <w:p w14:paraId="47400B5A" w14:textId="3049D2DD" w:rsidR="004A04F6" w:rsidRDefault="004A04F6" w:rsidP="003C54F8">
      <w:pPr>
        <w:rPr>
          <w:lang w:val="en-CA"/>
        </w:rPr>
      </w:pPr>
      <w:r w:rsidRPr="00CF72C7">
        <w:rPr>
          <w:lang w:val="en-CA"/>
        </w:rPr>
        <w:t xml:space="preserve">Turner,F.J, </w:t>
      </w:r>
      <w:r w:rsidRPr="000A6EE8">
        <w:rPr>
          <w:lang w:val="en-CA"/>
        </w:rPr>
        <w:t>Weiss, L.E.,  Structural Analysis of Metamorphic Tectonites. McGraw-Hill, New York, N.Y (1963), p. 545.</w:t>
      </w:r>
    </w:p>
    <w:p w14:paraId="22AF632D" w14:textId="2D4404C3" w:rsidR="000A6EE8" w:rsidRPr="000A6EE8" w:rsidRDefault="000A6EE8" w:rsidP="003C54F8">
      <w:pPr>
        <w:rPr>
          <w:lang w:val="en-CA"/>
        </w:rPr>
      </w:pPr>
      <w:r w:rsidRPr="000A6EE8">
        <w:rPr>
          <w:lang w:val="en-CA"/>
        </w:rPr>
        <w:t>van der Plicht</w:t>
      </w:r>
      <w:r>
        <w:rPr>
          <w:lang w:val="en-CA"/>
        </w:rPr>
        <w:t>, J.</w:t>
      </w:r>
      <w:r w:rsidRPr="000A6EE8">
        <w:rPr>
          <w:lang w:val="en-CA"/>
        </w:rPr>
        <w:t>, A. Hogg</w:t>
      </w:r>
      <w:r>
        <w:rPr>
          <w:lang w:val="en-CA"/>
        </w:rPr>
        <w:t>, A.</w:t>
      </w:r>
      <w:r w:rsidRPr="000A6EE8">
        <w:rPr>
          <w:lang w:val="en-CA"/>
        </w:rPr>
        <w:t xml:space="preserve"> (2006). "A note on reporting radiocarbon". Quaternary Geochronology 1 (4): 237–240. do</w:t>
      </w:r>
      <w:r w:rsidR="00F02ED9">
        <w:rPr>
          <w:lang w:val="en-CA"/>
        </w:rPr>
        <w:t>i:10.1016/j.quageo.2006.07.001.</w:t>
      </w:r>
    </w:p>
    <w:p w14:paraId="5F21EA29" w14:textId="4C8E7A8C" w:rsidR="00C01850" w:rsidRPr="006C3FF2" w:rsidRDefault="001111B0" w:rsidP="003C54F8">
      <w:pPr>
        <w:rPr>
          <w:lang w:val="en-CA"/>
        </w:rPr>
      </w:pPr>
      <w:r w:rsidRPr="000A6EE8">
        <w:rPr>
          <w:lang w:val="en-CA"/>
        </w:rPr>
        <w:t>Ventouras, S, Lawrence, BN and Cox, Simon (2009) MOLES-v3 Information Model. In: EGU General Assembly Vienna 2010.</w:t>
      </w:r>
    </w:p>
    <w:p w14:paraId="34AA78F2" w14:textId="268302BD" w:rsidR="006C3FF2" w:rsidRDefault="006C3FF2" w:rsidP="006C3FF2">
      <w:r>
        <w:t>Wadell, H., 1932, Volume, shape, and roundness of rock particles. Journal of Geology 40:443-51.</w:t>
      </w:r>
    </w:p>
    <w:p w14:paraId="001A4034" w14:textId="0B0CDB30" w:rsidR="005D5B95" w:rsidRPr="006C3FF2" w:rsidRDefault="005D5B95" w:rsidP="003C54F8">
      <w:r w:rsidRPr="006C3FF2">
        <w:t>Walshe, S.L. Gradstein, F.M. &amp; Ogg, J.G. 2004 06 15. History, philosophy, and application of the Global Stratotype Section and Point (GSSP), Lethaia, Vol. 37, pp. 201-218. Oslo, ISSN 0024-1164</w:t>
      </w:r>
      <w:r w:rsidR="006C3FF2">
        <w:t xml:space="preserve"> &lt;</w:t>
      </w:r>
      <w:r w:rsidR="006C3FF2" w:rsidRPr="006C3FF2">
        <w:rPr>
          <w:lang w:val="en-CA"/>
        </w:rPr>
        <w:t xml:space="preserve"> </w:t>
      </w:r>
      <w:hyperlink r:id="rId162" w:history="1">
        <w:r w:rsidR="006C3FF2" w:rsidRPr="006C3FF2">
          <w:rPr>
            <w:rStyle w:val="Hyperlink"/>
            <w:lang w:val="en-CA"/>
          </w:rPr>
          <w:t>http://precambrian.stratigraphy.org/Walsh_et_al_2004.pdf</w:t>
        </w:r>
      </w:hyperlink>
      <w:r w:rsidR="006C3FF2">
        <w:rPr>
          <w:rStyle w:val="Hyperlink"/>
          <w:lang w:val="en-CA"/>
        </w:rPr>
        <w:t>&gt;</w:t>
      </w:r>
    </w:p>
    <w:p w14:paraId="1723E3C4" w14:textId="3B6FBC33" w:rsidR="00E32A61" w:rsidRPr="00D12552" w:rsidRDefault="006C3FF2" w:rsidP="006C3FF2">
      <w:pPr>
        <w:rPr>
          <w:lang w:val="en-CA"/>
        </w:rPr>
      </w:pPr>
      <w:r w:rsidRPr="006C3FF2">
        <w:t>Zingg, T., 1935, Beiträge zur Schotteranalyze:  Schweiz. Mineralog. Petrog. Mitt, v. 15, p. 39-140.</w:t>
      </w:r>
    </w:p>
    <w:sectPr w:rsidR="00E32A61" w:rsidRPr="00D12552" w:rsidSect="00F27D5A">
      <w:footerReference w:type="default" r:id="rId163"/>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0" w:author="Eric Boisvert" w:date="2016-08-01T18:10:00Z" w:initials="EB/L">
    <w:p w14:paraId="014949B6" w14:textId="4C0DDE47" w:rsidR="00C33812" w:rsidRDefault="00C33812">
      <w:pPr>
        <w:pStyle w:val="CommentText"/>
      </w:pPr>
      <w:r>
        <w:rPr>
          <w:rStyle w:val="CommentReference"/>
        </w:rPr>
        <w:annotationRef/>
      </w:r>
      <w:r>
        <w:t>Harmonise in the document. Must revise the rest of document</w:t>
      </w:r>
    </w:p>
  </w:comment>
  <w:comment w:id="58" w:author="Eric Boisvert" w:date="2016-08-01T18:14:00Z" w:initials="EB/L">
    <w:p w14:paraId="630EE378" w14:textId="1DF28F7A" w:rsidR="00C33812" w:rsidRDefault="00C33812">
      <w:pPr>
        <w:pStyle w:val="CommentText"/>
      </w:pPr>
      <w:r>
        <w:rPr>
          <w:rStyle w:val="CommentReference"/>
        </w:rPr>
        <w:annotationRef/>
      </w:r>
      <w:r>
        <w:t>I’m still not happy with this figure</w:t>
      </w:r>
      <w:r w:rsidR="001403D1">
        <w:t>.  Some links should be implementation, the others are dependencies.</w:t>
      </w:r>
    </w:p>
    <w:p w14:paraId="7D76F2FD" w14:textId="77777777" w:rsidR="001403D1" w:rsidRDefault="001403D1">
      <w:pPr>
        <w:pStyle w:val="CommentText"/>
      </w:pPr>
    </w:p>
    <w:p w14:paraId="5754D28A" w14:textId="4EEA90AE" w:rsidR="001403D1" w:rsidRDefault="001403D1">
      <w:pPr>
        <w:pStyle w:val="CommentText"/>
      </w:pPr>
      <w:r>
        <w:t>Merge Basic and Extension.</w:t>
      </w:r>
    </w:p>
    <w:p w14:paraId="6C1DD112" w14:textId="17BD47D8" w:rsidR="001403D1" w:rsidRDefault="001403D1">
      <w:pPr>
        <w:pStyle w:val="CommentText"/>
      </w:pPr>
      <w:r>
        <w:t>Remove Lite.</w:t>
      </w:r>
    </w:p>
  </w:comment>
  <w:comment w:id="59" w:author="Eric Boisvert" w:date="2016-07-28T08:30:00Z" w:initials="EB/L">
    <w:p w14:paraId="512D4383" w14:textId="725CED4F" w:rsidR="00C33812" w:rsidRDefault="00C33812">
      <w:pPr>
        <w:pStyle w:val="CommentText"/>
      </w:pPr>
      <w:r>
        <w:rPr>
          <w:rStyle w:val="CommentReference"/>
        </w:rPr>
        <w:annotationRef/>
      </w:r>
      <w:r>
        <w:t>Darn. Just realized all figures have 4.0.0</w:t>
      </w:r>
    </w:p>
  </w:comment>
  <w:comment w:id="109" w:author="Eric Boisvert" w:date="2016-08-01T18:20:00Z" w:initials="EB/L">
    <w:p w14:paraId="285ACA1A" w14:textId="04CAA557" w:rsidR="00C33812" w:rsidRDefault="00C33812">
      <w:pPr>
        <w:pStyle w:val="CommentText"/>
      </w:pPr>
      <w:r>
        <w:rPr>
          <w:rStyle w:val="CommentReference"/>
        </w:rPr>
        <w:annotationRef/>
      </w:r>
      <w:r>
        <w:t>Move to own requirements class</w:t>
      </w:r>
      <w:r w:rsidR="001403D1">
        <w:t>. OK</w:t>
      </w:r>
    </w:p>
  </w:comment>
  <w:comment w:id="381" w:author="Eric Boisvert" w:date="2016-07-02T15:37:00Z" w:initials="EB/L">
    <w:p w14:paraId="2825455C" w14:textId="17477529" w:rsidR="00C33812" w:rsidRDefault="00C33812">
      <w:pPr>
        <w:pStyle w:val="CommentText"/>
      </w:pPr>
      <w:r>
        <w:rPr>
          <w:rStyle w:val="CommentReference"/>
        </w:rPr>
        <w:annotationRef/>
      </w:r>
      <w:r>
        <w:t>Don’t forget to add a dependency to GeologicAge in the requirement class list</w:t>
      </w:r>
    </w:p>
  </w:comment>
  <w:comment w:id="457" w:author="SSO Standard Desktop" w:date="2016-08-01T19:17:00Z" w:initials="SSD">
    <w:p w14:paraId="3837AE09" w14:textId="17A82DF8" w:rsidR="00747A08" w:rsidRDefault="00747A08">
      <w:pPr>
        <w:pStyle w:val="CommentText"/>
      </w:pPr>
      <w:r>
        <w:rPr>
          <w:rStyle w:val="CommentReference"/>
        </w:rPr>
        <w:annotationRef/>
      </w:r>
      <w:r>
        <w:t>Add reference to ICS chart online.</w:t>
      </w:r>
      <w:r w:rsidR="00626BF7">
        <w:t xml:space="preserve"> </w:t>
      </w:r>
      <w:hyperlink r:id="rId1" w:tgtFrame="_blank" w:history="1">
        <w:r w:rsidR="00626BF7">
          <w:rPr>
            <w:rStyle w:val="Hyperlink"/>
            <w:rFonts w:ascii="Helvetica" w:hAnsi="Helvetica"/>
            <w:color w:val="309DDC"/>
            <w:shd w:val="clear" w:color="auto" w:fill="FFFFFF"/>
          </w:rPr>
          <w:t>http://www.stratigraphy.org/index.php/ics-chart-timescale</w:t>
        </w:r>
      </w:hyperlink>
    </w:p>
  </w:comment>
  <w:comment w:id="461" w:author="Eric Boisvert" w:date="2016-08-01T19:17:00Z" w:initials="EB/L">
    <w:p w14:paraId="62D93B8C" w14:textId="2A00A411" w:rsidR="00C33812" w:rsidRDefault="00C33812">
      <w:pPr>
        <w:pStyle w:val="CommentText"/>
      </w:pPr>
      <w:r>
        <w:rPr>
          <w:rStyle w:val="CommentReference"/>
        </w:rPr>
        <w:annotationRef/>
      </w:r>
      <w:r w:rsidR="008605F3">
        <w:t>Add link to strat chart</w:t>
      </w:r>
      <w:r w:rsidR="00626BF7">
        <w:t xml:space="preserve"> </w:t>
      </w:r>
      <w:hyperlink r:id="rId2" w:tgtFrame="_blank" w:history="1">
        <w:r w:rsidR="00626BF7">
          <w:rPr>
            <w:rStyle w:val="Hyperlink"/>
            <w:rFonts w:ascii="Helvetica" w:hAnsi="Helvetica"/>
            <w:color w:val="309DDC"/>
            <w:shd w:val="clear" w:color="auto" w:fill="FFFFFF"/>
          </w:rPr>
          <w:t>http://www.stratigraphy.org/index.php/ics-chart-timescale</w:t>
        </w:r>
      </w:hyperlink>
    </w:p>
  </w:comment>
  <w:comment w:id="467" w:author="Boisvert, Eric" w:date="2016-07-02T15:37:00Z" w:initials="BE">
    <w:p w14:paraId="21B89F9C" w14:textId="3B667400" w:rsidR="00C33812" w:rsidRDefault="00C33812">
      <w:pPr>
        <w:pStyle w:val="CommentText"/>
      </w:pPr>
      <w:r>
        <w:rPr>
          <w:rStyle w:val="CommentReference"/>
        </w:rPr>
        <w:annotationRef/>
      </w:r>
      <w:r>
        <w:t>Already covered in Core (7.2.5)</w:t>
      </w:r>
    </w:p>
  </w:comment>
  <w:comment w:id="469" w:author="Boisvert, Eric" w:date="2016-07-02T15:37:00Z" w:initials="BE">
    <w:p w14:paraId="0C3F4C70" w14:textId="61A7041F" w:rsidR="00C33812" w:rsidRDefault="00C33812">
      <w:pPr>
        <w:pStyle w:val="CommentText"/>
      </w:pPr>
      <w:r>
        <w:rPr>
          <w:rStyle w:val="CommentReference"/>
        </w:rPr>
        <w:annotationRef/>
      </w:r>
      <w:r>
        <w:t>Already covered in core (7.2.5)</w:t>
      </w:r>
    </w:p>
  </w:comment>
  <w:comment w:id="494" w:author="Sen, Marcus A." w:date="2016-07-02T15:37:00Z" w:initials="SMA">
    <w:p w14:paraId="31598466" w14:textId="748C9A4A" w:rsidR="00C33812" w:rsidRDefault="00C33812">
      <w:pPr>
        <w:pStyle w:val="CommentText"/>
      </w:pPr>
      <w:r>
        <w:rPr>
          <w:rStyle w:val="CommentReference"/>
        </w:rPr>
        <w:annotationRef/>
      </w:r>
      <w:r>
        <w:t>This can't be the correct clause number; check.</w:t>
      </w:r>
    </w:p>
  </w:comment>
  <w:comment w:id="495" w:author="Boisvert, Eric" w:date="2016-08-01T19:11:00Z" w:initials="BE">
    <w:p w14:paraId="1D73A3B9" w14:textId="68791E37" w:rsidR="00C33812" w:rsidRDefault="00C33812">
      <w:pPr>
        <w:pStyle w:val="CommentText"/>
      </w:pPr>
      <w:r>
        <w:rPr>
          <w:rStyle w:val="CommentReference"/>
        </w:rPr>
        <w:annotationRef/>
      </w:r>
      <w:r>
        <w:t>This labAnalysis-&gt;samplgFeature is redundant since its already include with basic</w:t>
      </w:r>
      <w:r w:rsidR="008605F3">
        <w:t>.  Need to remove double imports</w:t>
      </w:r>
    </w:p>
  </w:comment>
  <w:comment w:id="497" w:author="SSO Standard Desktop" w:date="2016-08-01T19:13:00Z" w:initials="SSD">
    <w:p w14:paraId="33FB1366" w14:textId="7BF2A3FB" w:rsidR="00626BF7" w:rsidRDefault="00626BF7">
      <w:pPr>
        <w:pStyle w:val="CommentText"/>
      </w:pPr>
      <w:r>
        <w:rPr>
          <w:rStyle w:val="CommentReference"/>
        </w:rPr>
        <w:annotationRef/>
      </w:r>
      <w:r>
        <w:t>Turn the attributes off</w:t>
      </w:r>
    </w:p>
  </w:comment>
  <w:comment w:id="533" w:author="Eric Boisvert" w:date="2016-07-02T15:37:00Z" w:initials="EB/L">
    <w:p w14:paraId="690B865E" w14:textId="77777777" w:rsidR="00C33812" w:rsidRDefault="00C33812" w:rsidP="002C1116">
      <w:pPr>
        <w:pStyle w:val="CommentText"/>
      </w:pPr>
      <w:r>
        <w:rPr>
          <w:rStyle w:val="CommentReference"/>
        </w:rPr>
        <w:annotationRef/>
      </w:r>
      <w:r>
        <w:t>Change in UML scope notes and remove observation_URI</w:t>
      </w:r>
    </w:p>
  </w:comment>
  <w:comment w:id="537" w:author="Eric Boisvert" w:date="2016-07-02T15:37:00Z" w:initials="EB/L">
    <w:p w14:paraId="454E6B84" w14:textId="77777777" w:rsidR="00C33812" w:rsidRDefault="00C33812" w:rsidP="002C1116">
      <w:pPr>
        <w:pStyle w:val="CommentText"/>
      </w:pPr>
      <w:r>
        <w:rPr>
          <w:rStyle w:val="CommentReference"/>
        </w:rPr>
        <w:annotationRef/>
      </w:r>
      <w:r>
        <w:t xml:space="preserve">Check, eg. </w:t>
      </w:r>
    </w:p>
  </w:comment>
  <w:comment w:id="538" w:author="SSO Standard Desktop" w:date="2016-08-01T19:28:00Z" w:initials="SSD">
    <w:p w14:paraId="29952E5D" w14:textId="4B62E56B" w:rsidR="00C33812" w:rsidRDefault="00C33812">
      <w:pPr>
        <w:pStyle w:val="CommentText"/>
      </w:pPr>
      <w:r>
        <w:rPr>
          <w:rStyle w:val="CommentReference"/>
        </w:rPr>
        <w:annotationRef/>
      </w:r>
      <w:r w:rsidR="000B31E6">
        <w:t>Find blurb in the basic section and reuse.</w:t>
      </w:r>
    </w:p>
  </w:comment>
  <w:comment w:id="541" w:author="Eric Boisvert" w:date="2016-07-02T15:37:00Z" w:initials="EB/L">
    <w:p w14:paraId="73FDEC16" w14:textId="77777777" w:rsidR="00C33812" w:rsidRDefault="00C33812" w:rsidP="002C1116">
      <w:pPr>
        <w:pStyle w:val="CommentText"/>
      </w:pPr>
      <w:r>
        <w:rPr>
          <w:rStyle w:val="CommentReference"/>
        </w:rPr>
        <w:annotationRef/>
      </w:r>
      <w:r>
        <w:t xml:space="preserve">Check, eg. </w:t>
      </w:r>
    </w:p>
  </w:comment>
  <w:comment w:id="543" w:author="Eric Boisvert" w:date="2016-07-02T15:37:00Z" w:initials="EB/L">
    <w:p w14:paraId="5AC5943C" w14:textId="77777777" w:rsidR="00C33812" w:rsidRDefault="00C33812" w:rsidP="002C1116">
      <w:pPr>
        <w:pStyle w:val="CommentText"/>
      </w:pPr>
      <w:r>
        <w:rPr>
          <w:rStyle w:val="CommentReference"/>
        </w:rPr>
        <w:annotationRef/>
      </w:r>
      <w:r>
        <w:t xml:space="preserve">Check, eg. </w:t>
      </w:r>
    </w:p>
  </w:comment>
  <w:comment w:id="544" w:author="SSO Standard Desktop" w:date="2016-08-01T19:37:00Z" w:initials="SSD">
    <w:p w14:paraId="459FAB0E" w14:textId="12870F5E" w:rsidR="00353E0B" w:rsidRDefault="00353E0B">
      <w:pPr>
        <w:pStyle w:val="CommentText"/>
      </w:pPr>
      <w:r>
        <w:rPr>
          <w:rStyle w:val="CommentReference"/>
        </w:rPr>
        <w:annotationRef/>
      </w:r>
      <w:r>
        <w:t>Check Ollie email and use ogc def example that actually resolves</w:t>
      </w:r>
    </w:p>
  </w:comment>
  <w:comment w:id="546" w:author="Eric Boisvert" w:date="2016-07-02T15:37:00Z" w:initials="EB/L">
    <w:p w14:paraId="0EADBC15" w14:textId="77777777" w:rsidR="00C33812" w:rsidRDefault="00C33812" w:rsidP="002C1116">
      <w:pPr>
        <w:pStyle w:val="CommentText"/>
      </w:pPr>
      <w:r>
        <w:rPr>
          <w:rStyle w:val="CommentReference"/>
        </w:rPr>
        <w:annotationRef/>
      </w:r>
      <w:r>
        <w:t xml:space="preserve">Check, eg. </w:t>
      </w:r>
    </w:p>
  </w:comment>
  <w:comment w:id="548" w:author="Eric Boisvert" w:date="2016-07-02T15:37:00Z" w:initials="EB/L">
    <w:p w14:paraId="3A15190B" w14:textId="77777777" w:rsidR="00C33812" w:rsidRDefault="00C33812" w:rsidP="002C1116">
      <w:pPr>
        <w:pStyle w:val="CommentText"/>
      </w:pPr>
      <w:r>
        <w:rPr>
          <w:rStyle w:val="CommentReference"/>
        </w:rPr>
        <w:annotationRef/>
      </w:r>
      <w:r>
        <w:t xml:space="preserve">Check, eg. </w:t>
      </w:r>
    </w:p>
  </w:comment>
  <w:comment w:id="550" w:author="Eric Boisvert" w:date="2016-08-01T19:39:00Z" w:initials="EB/L">
    <w:p w14:paraId="54F13B26" w14:textId="62653953" w:rsidR="00C33812" w:rsidRDefault="00C33812">
      <w:pPr>
        <w:pStyle w:val="CommentText"/>
      </w:pPr>
      <w:r>
        <w:rPr>
          <w:rStyle w:val="CommentReference"/>
        </w:rPr>
        <w:annotationRef/>
      </w:r>
      <w:r>
        <w:t>Still awaiting Carlo input before proceeding</w:t>
      </w:r>
      <w:r w:rsidR="00353E0B">
        <w:t xml:space="preserve"> Proceed</w:t>
      </w:r>
    </w:p>
  </w:comment>
  <w:comment w:id="551" w:author="Eric Boisvert" w:date="2016-07-02T15:37:00Z" w:initials="EB/L">
    <w:p w14:paraId="566E834D" w14:textId="77777777" w:rsidR="00C33812" w:rsidRDefault="00C33812" w:rsidP="002C1116">
      <w:pPr>
        <w:pStyle w:val="CommentText"/>
      </w:pPr>
      <w:r>
        <w:rPr>
          <w:rStyle w:val="CommentReference"/>
        </w:rPr>
        <w:annotationRef/>
      </w:r>
      <w:r>
        <w:t xml:space="preserve">Check, eg. </w:t>
      </w:r>
    </w:p>
  </w:comment>
  <w:comment w:id="553" w:author="Eric Boisvert" w:date="2016-07-02T15:37:00Z" w:initials="EB/L">
    <w:p w14:paraId="68B005AD" w14:textId="77777777" w:rsidR="00C33812" w:rsidRDefault="00C33812" w:rsidP="002C1116">
      <w:pPr>
        <w:pStyle w:val="CommentText"/>
      </w:pPr>
      <w:r>
        <w:rPr>
          <w:rStyle w:val="CommentReference"/>
        </w:rPr>
        <w:annotationRef/>
      </w:r>
      <w:r>
        <w:t xml:space="preserve">Check, eg. </w:t>
      </w:r>
    </w:p>
  </w:comment>
  <w:comment w:id="554" w:author="SSO Standard Desktop" w:date="2016-07-31T18:25:00Z" w:initials="SSD">
    <w:p w14:paraId="26958D8B" w14:textId="59535217" w:rsidR="00C33812" w:rsidRDefault="00C33812">
      <w:pPr>
        <w:pStyle w:val="CommentText"/>
      </w:pPr>
      <w:r>
        <w:rPr>
          <w:rStyle w:val="CommentReference"/>
        </w:rPr>
        <w:annotationRef/>
      </w:r>
      <w:r>
        <w:t xml:space="preserve">Is </w:t>
      </w:r>
      <w:proofErr w:type="gramStart"/>
      <w:r>
        <w:t>it ?</w:t>
      </w:r>
      <w:proofErr w:type="gramEnd"/>
    </w:p>
  </w:comment>
  <w:comment w:id="556" w:author="Eric Boisvert" w:date="2016-07-02T15:37:00Z" w:initials="EB/L">
    <w:p w14:paraId="43D69C7B" w14:textId="77777777" w:rsidR="00C33812" w:rsidRDefault="00C33812" w:rsidP="002C1116">
      <w:pPr>
        <w:pStyle w:val="CommentText"/>
      </w:pPr>
      <w:r>
        <w:rPr>
          <w:rStyle w:val="CommentReference"/>
        </w:rPr>
        <w:annotationRef/>
      </w:r>
      <w:r>
        <w:t xml:space="preserve">Check, eg. </w:t>
      </w:r>
    </w:p>
  </w:comment>
  <w:comment w:id="561" w:author="Eric Boisvert" w:date="2016-08-01T19:43:00Z" w:initials="EB/L">
    <w:p w14:paraId="7795B763" w14:textId="4AF050FD" w:rsidR="00C33812" w:rsidRDefault="00C33812">
      <w:pPr>
        <w:pStyle w:val="CommentText"/>
      </w:pPr>
      <w:r>
        <w:rPr>
          <w:rStyle w:val="CommentReference"/>
        </w:rPr>
        <w:annotationRef/>
      </w:r>
      <w:r>
        <w:t xml:space="preserve">Is this still how http URI </w:t>
      </w:r>
      <w:proofErr w:type="gramStart"/>
      <w:r>
        <w:t>flagged ?</w:t>
      </w:r>
      <w:r w:rsidR="00A00FE7">
        <w:t>.</w:t>
      </w:r>
      <w:proofErr w:type="gramEnd"/>
      <w:r w:rsidR="00A00FE7">
        <w:t xml:space="preserve">  SHOULD </w:t>
      </w:r>
    </w:p>
  </w:comment>
  <w:comment w:id="565" w:author="Eric Boisvert" w:date="2016-07-02T15:37:00Z" w:initials="EB/L">
    <w:p w14:paraId="05E20B47" w14:textId="2CC7B3E4" w:rsidR="00C33812" w:rsidRDefault="00C33812">
      <w:pPr>
        <w:pStyle w:val="CommentText"/>
      </w:pPr>
      <w:r>
        <w:rPr>
          <w:rStyle w:val="CommentReference"/>
        </w:rPr>
        <w:annotationRef/>
      </w:r>
      <w:r>
        <w:t>Gml</w:t>
      </w:r>
      <w:proofErr w:type="gramStart"/>
      <w:r>
        <w:t>:id</w:t>
      </w:r>
      <w:proofErr w:type="gramEnd"/>
      <w:r>
        <w:t xml:space="preserve"> != name !</w:t>
      </w:r>
    </w:p>
  </w:comment>
  <w:comment w:id="587" w:author="Eric Boisvert" w:date="2016-07-02T15:38:00Z" w:initials="EB/L">
    <w:p w14:paraId="1552B49B" w14:textId="77777777" w:rsidR="00C33812" w:rsidRDefault="00C33812" w:rsidP="003C3333">
      <w:pPr>
        <w:pStyle w:val="CommentText"/>
      </w:pPr>
      <w:r>
        <w:rPr>
          <w:rStyle w:val="CommentReference"/>
        </w:rPr>
        <w:annotationRef/>
      </w:r>
      <w:r>
        <w:t>Check.  Are we SF1 or SF0</w:t>
      </w:r>
    </w:p>
  </w:comment>
  <w:comment w:id="597" w:author="Eric Boisvert" w:date="2016-07-02T15:37:00Z" w:initials="EB/L">
    <w:p w14:paraId="656303FA" w14:textId="77777777" w:rsidR="00C33812" w:rsidRDefault="00C33812" w:rsidP="00480BB6">
      <w:pPr>
        <w:pStyle w:val="CommentText"/>
      </w:pPr>
      <w:r>
        <w:rPr>
          <w:rStyle w:val="CommentReference"/>
        </w:rPr>
        <w:annotationRef/>
      </w:r>
      <w:r>
        <w:t>This is bad.</w:t>
      </w:r>
    </w:p>
  </w:comment>
  <w:comment w:id="602" w:author="Eric Boisvert" w:date="2016-07-02T15:37:00Z" w:initials="EB/L">
    <w:p w14:paraId="229C7586" w14:textId="77777777" w:rsidR="00C33812" w:rsidRDefault="00C33812" w:rsidP="00480BB6">
      <w:pPr>
        <w:pStyle w:val="CommentText"/>
      </w:pPr>
      <w:r>
        <w:rPr>
          <w:rStyle w:val="CommentReference"/>
        </w:rPr>
        <w:annotationRef/>
      </w:r>
      <w:r>
        <w:t>Could not figure a good way to craft a rule (see requirements)</w:t>
      </w:r>
    </w:p>
  </w:comment>
  <w:comment w:id="603" w:author="Eric Boisvert" w:date="2016-07-02T15:37:00Z" w:initials="EB/L">
    <w:p w14:paraId="67555824" w14:textId="77777777" w:rsidR="00C33812" w:rsidRDefault="00C33812" w:rsidP="00480BB6">
      <w:pPr>
        <w:pStyle w:val="CommentText"/>
      </w:pPr>
      <w:r>
        <w:rPr>
          <w:rStyle w:val="CommentReference"/>
        </w:rPr>
        <w:annotationRef/>
      </w:r>
      <w:r>
        <w:t>Could not figure a good way to craft a rule (see requirements)</w:t>
      </w:r>
    </w:p>
  </w:comment>
  <w:comment w:id="616" w:author="SSO Standard Desktop" w:date="2016-08-01T18:49:00Z" w:initials="SSD">
    <w:p w14:paraId="07483D32" w14:textId="7F8522A1" w:rsidR="00EA6BB5" w:rsidRDefault="00EA6BB5">
      <w:pPr>
        <w:pStyle w:val="CommentText"/>
      </w:pPr>
      <w:r>
        <w:rPr>
          <w:rStyle w:val="CommentReference"/>
        </w:rPr>
        <w:annotationRef/>
      </w:r>
      <w:r>
        <w:t>Check Scott email about reference format.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2D76448" w15:done="0"/>
  <w15:commentEx w15:paraId="235D7807" w15:done="0"/>
  <w15:commentEx w15:paraId="285ACA1A" w15:done="0"/>
  <w15:commentEx w15:paraId="20D344E6" w15:done="0"/>
  <w15:commentEx w15:paraId="543EE89F" w15:done="0"/>
  <w15:commentEx w15:paraId="61064CC3" w15:done="0"/>
  <w15:commentEx w15:paraId="1FAED83F" w15:done="0"/>
  <w15:commentEx w15:paraId="54872106" w15:done="0"/>
  <w15:commentEx w15:paraId="4F7034E4" w15:done="0"/>
  <w15:commentEx w15:paraId="6F736F16" w15:done="0"/>
  <w15:commentEx w15:paraId="23F0E68C" w15:done="0"/>
  <w15:commentEx w15:paraId="6D70419C" w15:done="0"/>
  <w15:commentEx w15:paraId="7ED5E424" w15:done="0"/>
  <w15:commentEx w15:paraId="65E74C2D" w15:done="0"/>
  <w15:commentEx w15:paraId="1AAB0499" w15:done="0"/>
  <w15:commentEx w15:paraId="2DDC24B9" w15:done="0"/>
  <w15:commentEx w15:paraId="71798E18" w15:done="0"/>
  <w15:commentEx w15:paraId="021DDEA1" w15:done="0"/>
  <w15:commentEx w15:paraId="27DD889E" w15:done="0"/>
  <w15:commentEx w15:paraId="5B647355" w15:done="0"/>
  <w15:commentEx w15:paraId="2AF7AF0C" w15:done="0"/>
  <w15:commentEx w15:paraId="5396C471" w15:done="0"/>
  <w15:commentEx w15:paraId="52CEAD5D" w15:done="0"/>
  <w15:commentEx w15:paraId="1AA086B4" w15:done="0"/>
  <w15:commentEx w15:paraId="58D17B83" w15:done="0"/>
  <w15:commentEx w15:paraId="3F27E355" w15:done="0"/>
  <w15:commentEx w15:paraId="3916DEFC" w15:done="0"/>
  <w15:commentEx w15:paraId="246F852D" w15:done="0"/>
  <w15:commentEx w15:paraId="1361859C" w15:done="0"/>
  <w15:commentEx w15:paraId="084DAD59" w15:done="0"/>
  <w15:commentEx w15:paraId="4602724B" w15:done="0"/>
  <w15:commentEx w15:paraId="6B5921D4" w15:done="0"/>
  <w15:commentEx w15:paraId="49D40484" w15:done="0"/>
  <w15:commentEx w15:paraId="18B6C9FA" w15:done="0"/>
  <w15:commentEx w15:paraId="29FF579F" w15:done="0"/>
  <w15:commentEx w15:paraId="2A96457B" w15:done="0"/>
  <w15:commentEx w15:paraId="53080A5A" w15:done="0"/>
  <w15:commentEx w15:paraId="08690EA4" w15:done="0"/>
  <w15:commentEx w15:paraId="5C743AC9" w15:done="0"/>
  <w15:commentEx w15:paraId="720006F6" w15:done="0"/>
  <w15:commentEx w15:paraId="5B19BE13" w15:done="0"/>
  <w15:commentEx w15:paraId="7766A12B" w15:done="0"/>
  <w15:commentEx w15:paraId="1022502B" w15:done="0"/>
  <w15:commentEx w15:paraId="07C6E8F7" w15:done="0"/>
  <w15:commentEx w15:paraId="411F64B9" w15:done="0"/>
  <w15:commentEx w15:paraId="141CBB56" w15:done="0"/>
  <w15:commentEx w15:paraId="58301678" w15:done="0"/>
  <w15:commentEx w15:paraId="10B4786D" w15:done="0"/>
  <w15:commentEx w15:paraId="7145605A" w15:done="0"/>
  <w15:commentEx w15:paraId="41B1F482" w15:done="0"/>
  <w15:commentEx w15:paraId="1D69B5C2" w15:done="0"/>
  <w15:commentEx w15:paraId="6ED4705C" w15:done="0"/>
  <w15:commentEx w15:paraId="5485F6AC" w15:done="0"/>
  <w15:commentEx w15:paraId="0B5605F6" w15:done="0"/>
  <w15:commentEx w15:paraId="66B47F31" w15:done="0"/>
  <w15:commentEx w15:paraId="418FC66E" w15:done="0"/>
  <w15:commentEx w15:paraId="3B2EDD2B" w15:done="0"/>
  <w15:commentEx w15:paraId="301A2117" w15:done="0"/>
  <w15:commentEx w15:paraId="05D4B33C" w15:done="0"/>
  <w15:commentEx w15:paraId="5F904FE1" w15:done="0"/>
  <w15:commentEx w15:paraId="39A3506E" w15:done="0"/>
  <w15:commentEx w15:paraId="2825455C" w15:done="0"/>
  <w15:commentEx w15:paraId="1C808EF5" w15:done="0"/>
  <w15:commentEx w15:paraId="46DD4A60" w15:done="0"/>
  <w15:commentEx w15:paraId="42C21903" w15:done="0"/>
  <w15:commentEx w15:paraId="34ACD43E" w15:done="0"/>
  <w15:commentEx w15:paraId="5ADFBBDF" w15:done="0"/>
  <w15:commentEx w15:paraId="400E408F" w15:done="0"/>
  <w15:commentEx w15:paraId="0435CE0A" w15:done="0"/>
  <w15:commentEx w15:paraId="5768A9DC" w15:done="0"/>
  <w15:commentEx w15:paraId="7247A767" w15:done="0"/>
  <w15:commentEx w15:paraId="21B89F9C" w15:done="0"/>
  <w15:commentEx w15:paraId="0C3F4C70" w15:done="0"/>
  <w15:commentEx w15:paraId="6BE94171" w15:done="0"/>
  <w15:commentEx w15:paraId="14328BAF" w15:done="0"/>
  <w15:commentEx w15:paraId="31598466" w15:done="0"/>
  <w15:commentEx w15:paraId="1D73A3B9" w15:done="0"/>
  <w15:commentEx w15:paraId="261F51AD" w15:done="0"/>
  <w15:commentEx w15:paraId="185EFEF7" w15:done="0"/>
  <w15:commentEx w15:paraId="7795B763" w15:done="0"/>
  <w15:commentEx w15:paraId="7F452530" w15:done="0"/>
  <w15:commentEx w15:paraId="05E20B47" w15:done="0"/>
  <w15:commentEx w15:paraId="18EE763B" w15:done="0"/>
  <w15:commentEx w15:paraId="45CD9209" w15:done="0"/>
  <w15:commentEx w15:paraId="285C7AC8" w15:done="0"/>
  <w15:commentEx w15:paraId="60ACA5C2" w15:done="0"/>
  <w15:commentEx w15:paraId="30B4C703" w15:done="0"/>
  <w15:commentEx w15:paraId="004591F4" w15:done="0"/>
  <w15:commentEx w15:paraId="42B015B6" w15:done="0"/>
  <w15:commentEx w15:paraId="656303FA" w15:done="0"/>
  <w15:commentEx w15:paraId="229C7586" w15:done="0"/>
  <w15:commentEx w15:paraId="6755582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8A7F4E7" w14:textId="77777777" w:rsidR="007D6F81" w:rsidRDefault="007D6F81">
      <w:pPr>
        <w:spacing w:after="0"/>
      </w:pPr>
      <w:r>
        <w:separator/>
      </w:r>
    </w:p>
  </w:endnote>
  <w:endnote w:type="continuationSeparator" w:id="0">
    <w:p w14:paraId="56FEE4C0" w14:textId="77777777" w:rsidR="007D6F81" w:rsidRDefault="007D6F8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Segoe UI">
    <w:altName w:val="Calibri"/>
    <w:panose1 w:val="020B0502040204020203"/>
    <w:charset w:val="00"/>
    <w:family w:val="swiss"/>
    <w:pitch w:val="variable"/>
    <w:sig w:usb0="E10022FF" w:usb1="C000E47F" w:usb2="00000029" w:usb3="00000000" w:csb0="000001DF"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76CE8" w14:textId="049633AB" w:rsidR="00C33812" w:rsidRDefault="00C33812">
    <w:pPr>
      <w:pStyle w:val="Footer"/>
      <w:jc w:val="center"/>
    </w:pPr>
    <w:r>
      <w:fldChar w:fldCharType="begin"/>
    </w:r>
    <w:r>
      <w:instrText xml:space="preserve"> PAGE   \* MERGEFORMAT </w:instrText>
    </w:r>
    <w:r>
      <w:fldChar w:fldCharType="separate"/>
    </w:r>
    <w:r w:rsidR="00A23124">
      <w:rPr>
        <w:noProof/>
      </w:rPr>
      <w:t>55</w:t>
    </w:r>
    <w:r>
      <w:rPr>
        <w:noProof/>
      </w:rPr>
      <w:fldChar w:fldCharType="end"/>
    </w:r>
  </w:p>
  <w:p w14:paraId="5299F2EC" w14:textId="6ACF2E1F" w:rsidR="00C33812" w:rsidRPr="0079517D" w:rsidRDefault="00C33812" w:rsidP="0079517D">
    <w:pPr>
      <w:pStyle w:val="Footer"/>
      <w:jc w:val="right"/>
      <w:rPr>
        <w:sz w:val="16"/>
        <w:szCs w:val="16"/>
      </w:rPr>
    </w:pPr>
    <w:r w:rsidRPr="0079517D">
      <w:rPr>
        <w:sz w:val="16"/>
        <w:szCs w:val="16"/>
      </w:rPr>
      <w:t xml:space="preserve">Copyright © </w:t>
    </w:r>
    <w:r w:rsidRPr="009B3BBD">
      <w:rPr>
        <w:sz w:val="16"/>
        <w:szCs w:val="16"/>
      </w:rPr>
      <w:t>201</w:t>
    </w:r>
    <w:r>
      <w:rPr>
        <w:sz w:val="16"/>
        <w:szCs w:val="16"/>
      </w:rPr>
      <w:t>6</w:t>
    </w:r>
    <w:r w:rsidRPr="009B3BBD">
      <w:rPr>
        <w:sz w:val="16"/>
        <w:szCs w:val="16"/>
      </w:rPr>
      <w:t xml:space="preserve">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B296F4B" w14:textId="77777777" w:rsidR="007D6F81" w:rsidRDefault="007D6F81">
      <w:pPr>
        <w:spacing w:after="0"/>
      </w:pPr>
      <w:r>
        <w:separator/>
      </w:r>
    </w:p>
  </w:footnote>
  <w:footnote w:type="continuationSeparator" w:id="0">
    <w:p w14:paraId="126D9777" w14:textId="77777777" w:rsidR="007D6F81" w:rsidRDefault="007D6F81">
      <w:pPr>
        <w:spacing w:after="0"/>
      </w:pPr>
      <w:r>
        <w:continuationSeparator/>
      </w:r>
    </w:p>
  </w:footnote>
  <w:footnote w:id="1">
    <w:p w14:paraId="015C3D42" w14:textId="77777777" w:rsidR="00C33812" w:rsidRDefault="00C33812">
      <w:pPr>
        <w:pStyle w:val="FootnoteText"/>
      </w:pPr>
      <w:r>
        <w:footnoteRef/>
      </w:r>
      <w:r>
        <w:t xml:space="preserve"> </w:t>
      </w:r>
      <w:hyperlink r:id="rId1" w:history="1">
        <w:r>
          <w:rPr>
            <w:rStyle w:val="Hyperlink"/>
          </w:rPr>
          <w:t>www.opengeospatial.org/cite</w:t>
        </w:r>
      </w:hyperlink>
      <w:r>
        <w:t xml:space="preserve"> </w:t>
      </w:r>
    </w:p>
  </w:footnote>
  <w:footnote w:id="2">
    <w:p w14:paraId="5FE713CD" w14:textId="7D3BA1BA" w:rsidR="00C33812" w:rsidRPr="00674005" w:rsidRDefault="00C33812">
      <w:pPr>
        <w:pStyle w:val="FootnoteText"/>
        <w:rPr>
          <w:lang w:val="en-CA"/>
        </w:rPr>
      </w:pPr>
      <w:r>
        <w:rPr>
          <w:rStyle w:val="FootnoteReference"/>
        </w:rPr>
        <w:footnoteRef/>
      </w:r>
      <w:r>
        <w:t xml:space="preserve"> </w:t>
      </w:r>
      <w:hyperlink r:id="rId2" w:history="1">
        <w:r w:rsidRPr="00A634B6">
          <w:rPr>
            <w:rStyle w:val="Hyperlink"/>
          </w:rPr>
          <w:t>https://www.w3.org/2001/tag/doc/httpRange-14/2007-05-31/HttpRange-14</w:t>
        </w:r>
      </w:hyperlink>
      <w:r>
        <w:t xml:space="preserve"> Clause 2</w:t>
      </w:r>
    </w:p>
  </w:footnote>
  <w:footnote w:id="3">
    <w:p w14:paraId="3254F8DB" w14:textId="76AC5ABD" w:rsidR="00C33812" w:rsidRPr="006F2ACD" w:rsidRDefault="00C33812" w:rsidP="00657E64">
      <w:pPr>
        <w:pStyle w:val="FootnoteText"/>
        <w:rPr>
          <w:lang w:val="en-CA"/>
        </w:rPr>
      </w:pPr>
      <w:r>
        <w:rPr>
          <w:rStyle w:val="FootnoteReference"/>
        </w:rPr>
        <w:footnoteRef/>
      </w:r>
      <w:r>
        <w:t xml:space="preserve"> </w:t>
      </w:r>
      <w:r w:rsidRPr="00DC32F6">
        <w:rPr>
          <w:rStyle w:val="Entity"/>
        </w:rPr>
        <w:t>SWE RealPair</w:t>
      </w:r>
      <w:r>
        <w:rPr>
          <w:lang w:val="en-CA"/>
        </w:rPr>
        <w:t xml:space="preserve"> is encoded as space delimited lists (</w:t>
      </w:r>
      <w:r w:rsidRPr="00DC32F6">
        <w:rPr>
          <w:rStyle w:val="xmlChar"/>
        </w:rPr>
        <w:t>&lt;swe</w:t>
      </w:r>
      <w:proofErr w:type="gramStart"/>
      <w:r w:rsidRPr="00DC32F6">
        <w:rPr>
          <w:rStyle w:val="xmlChar"/>
        </w:rPr>
        <w:t>:value</w:t>
      </w:r>
      <w:proofErr w:type="gramEnd"/>
      <w:r w:rsidRPr="00DC32F6">
        <w:rPr>
          <w:rStyle w:val="xmlChar"/>
        </w:rPr>
        <w:t>&gt;10 300&lt;/swe:value&gt;</w:t>
      </w:r>
      <w:r>
        <w:rPr>
          <w:lang w:val="en-CA"/>
        </w:rPr>
        <w:t xml:space="preserve"> in XML) , which demands that clients parse the string to extract each token.  To build a WFS/FES query that tests the first element, it requires parsing the string either using </w:t>
      </w:r>
      <w:r w:rsidRPr="00DC32F6">
        <w:rPr>
          <w:rStyle w:val="xmlChar"/>
        </w:rPr>
        <w:t>string-</w:t>
      </w:r>
      <w:proofErr w:type="gramStart"/>
      <w:r w:rsidRPr="00DC32F6">
        <w:rPr>
          <w:rStyle w:val="xmlChar"/>
        </w:rPr>
        <w:t>before(</w:t>
      </w:r>
      <w:proofErr w:type="gramEnd"/>
      <w:r w:rsidRPr="00DC32F6">
        <w:rPr>
          <w:rStyle w:val="xmlChar"/>
        </w:rPr>
        <w:t>swe:value,</w:t>
      </w:r>
      <w:r>
        <w:rPr>
          <w:rStyle w:val="xmlChar"/>
        </w:rPr>
        <w:t>' '</w:t>
      </w:r>
      <w:r w:rsidRPr="00DC32F6">
        <w:rPr>
          <w:rStyle w:val="xmlChar"/>
        </w:rPr>
        <w:t xml:space="preserve">) </w:t>
      </w:r>
      <w:r>
        <w:rPr>
          <w:lang w:val="en-CA"/>
        </w:rPr>
        <w:t xml:space="preserve"> or </w:t>
      </w:r>
      <w:r w:rsidRPr="00DC32F6">
        <w:rPr>
          <w:rStyle w:val="xmlChar"/>
        </w:rPr>
        <w:t>tokenize(swe:value,' ')</w:t>
      </w:r>
      <w:r>
        <w:rPr>
          <w:lang w:val="en-CA"/>
        </w:rPr>
        <w:t xml:space="preserve">.  This is cumbersome at best, or not even supported by the server at worst.  </w:t>
      </w:r>
      <w:r w:rsidRPr="000209D6">
        <w:rPr>
          <w:lang w:val="en-CA"/>
        </w:rPr>
        <w:t>09-026r2</w:t>
      </w:r>
      <w:r>
        <w:rPr>
          <w:lang w:val="en-CA"/>
        </w:rPr>
        <w:t xml:space="preserve"> Clause 7.4.4 describes the minimal XPath supports and string parsing is not present.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1">
    <w:nsid w:val="02BC160C"/>
    <w:multiLevelType w:val="hybridMultilevel"/>
    <w:tmpl w:val="0C6035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1F05601"/>
    <w:multiLevelType w:val="hybridMultilevel"/>
    <w:tmpl w:val="0C8E0FC8"/>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13EA2DB2"/>
    <w:multiLevelType w:val="hybridMultilevel"/>
    <w:tmpl w:val="117895EA"/>
    <w:lvl w:ilvl="0" w:tplc="10090017">
      <w:start w:val="1"/>
      <w:numFmt w:val="lowerLetter"/>
      <w:lvlText w:val="%1)"/>
      <w:lvlJc w:val="left"/>
      <w:pPr>
        <w:ind w:left="720" w:hanging="360"/>
      </w:pPr>
    </w:lvl>
    <w:lvl w:ilvl="1" w:tplc="DABAC076">
      <w:start w:val="1"/>
      <w:numFmt w:val="decimal"/>
      <w:lvlText w:val="%2)"/>
      <w:lvlJc w:val="left"/>
      <w:pPr>
        <w:ind w:left="1440" w:hanging="360"/>
      </w:pPr>
      <w:rPr>
        <w:rFonts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149551D5"/>
    <w:multiLevelType w:val="hybridMultilevel"/>
    <w:tmpl w:val="54546E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87A2B68"/>
    <w:multiLevelType w:val="hybridMultilevel"/>
    <w:tmpl w:val="E3C6A5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0">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1">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2">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3FC7968"/>
    <w:multiLevelType w:val="hybridMultilevel"/>
    <w:tmpl w:val="C5D4DF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15">
    <w:nsid w:val="364116AD"/>
    <w:multiLevelType w:val="hybridMultilevel"/>
    <w:tmpl w:val="2F9CBE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nsid w:val="3E9E7A02"/>
    <w:multiLevelType w:val="hybridMultilevel"/>
    <w:tmpl w:val="BF746166"/>
    <w:lvl w:ilvl="0" w:tplc="1009000F">
      <w:start w:val="1"/>
      <w:numFmt w:val="decimal"/>
      <w:lvlText w:val="%1."/>
      <w:lvlJc w:val="left"/>
      <w:pPr>
        <w:ind w:left="785" w:hanging="360"/>
      </w:pPr>
    </w:lvl>
    <w:lvl w:ilvl="1" w:tplc="10090019" w:tentative="1">
      <w:start w:val="1"/>
      <w:numFmt w:val="lowerLetter"/>
      <w:lvlText w:val="%2."/>
      <w:lvlJc w:val="left"/>
      <w:pPr>
        <w:ind w:left="1505" w:hanging="360"/>
      </w:pPr>
    </w:lvl>
    <w:lvl w:ilvl="2" w:tplc="1009001B" w:tentative="1">
      <w:start w:val="1"/>
      <w:numFmt w:val="lowerRoman"/>
      <w:lvlText w:val="%3."/>
      <w:lvlJc w:val="right"/>
      <w:pPr>
        <w:ind w:left="2225" w:hanging="180"/>
      </w:pPr>
    </w:lvl>
    <w:lvl w:ilvl="3" w:tplc="1009000F" w:tentative="1">
      <w:start w:val="1"/>
      <w:numFmt w:val="decimal"/>
      <w:lvlText w:val="%4."/>
      <w:lvlJc w:val="left"/>
      <w:pPr>
        <w:ind w:left="2945" w:hanging="360"/>
      </w:pPr>
    </w:lvl>
    <w:lvl w:ilvl="4" w:tplc="10090019" w:tentative="1">
      <w:start w:val="1"/>
      <w:numFmt w:val="lowerLetter"/>
      <w:lvlText w:val="%5."/>
      <w:lvlJc w:val="left"/>
      <w:pPr>
        <w:ind w:left="3665" w:hanging="360"/>
      </w:pPr>
    </w:lvl>
    <w:lvl w:ilvl="5" w:tplc="1009001B" w:tentative="1">
      <w:start w:val="1"/>
      <w:numFmt w:val="lowerRoman"/>
      <w:lvlText w:val="%6."/>
      <w:lvlJc w:val="right"/>
      <w:pPr>
        <w:ind w:left="4385" w:hanging="180"/>
      </w:pPr>
    </w:lvl>
    <w:lvl w:ilvl="6" w:tplc="1009000F" w:tentative="1">
      <w:start w:val="1"/>
      <w:numFmt w:val="decimal"/>
      <w:lvlText w:val="%7."/>
      <w:lvlJc w:val="left"/>
      <w:pPr>
        <w:ind w:left="5105" w:hanging="360"/>
      </w:pPr>
    </w:lvl>
    <w:lvl w:ilvl="7" w:tplc="10090019" w:tentative="1">
      <w:start w:val="1"/>
      <w:numFmt w:val="lowerLetter"/>
      <w:lvlText w:val="%8."/>
      <w:lvlJc w:val="left"/>
      <w:pPr>
        <w:ind w:left="5825" w:hanging="360"/>
      </w:pPr>
    </w:lvl>
    <w:lvl w:ilvl="8" w:tplc="1009001B" w:tentative="1">
      <w:start w:val="1"/>
      <w:numFmt w:val="lowerRoman"/>
      <w:lvlText w:val="%9."/>
      <w:lvlJc w:val="right"/>
      <w:pPr>
        <w:ind w:left="6545" w:hanging="180"/>
      </w:pPr>
    </w:lvl>
  </w:abstractNum>
  <w:abstractNum w:abstractNumId="19">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479158A7"/>
    <w:multiLevelType w:val="hybridMultilevel"/>
    <w:tmpl w:val="88603AA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4B670583"/>
    <w:multiLevelType w:val="hybridMultilevel"/>
    <w:tmpl w:val="4CC45F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nsid w:val="552F3098"/>
    <w:multiLevelType w:val="hybridMultilevel"/>
    <w:tmpl w:val="03F08B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nsid w:val="58021C8E"/>
    <w:multiLevelType w:val="hybridMultilevel"/>
    <w:tmpl w:val="46F8F7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26">
    <w:nsid w:val="61204266"/>
    <w:multiLevelType w:val="hybridMultilevel"/>
    <w:tmpl w:val="FD80D8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nsid w:val="658B5AE3"/>
    <w:multiLevelType w:val="hybridMultilevel"/>
    <w:tmpl w:val="EEDE670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nsid w:val="6DFB7860"/>
    <w:multiLevelType w:val="hybridMultilevel"/>
    <w:tmpl w:val="76FE50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nsid w:val="7A0E4A2A"/>
    <w:multiLevelType w:val="multilevel"/>
    <w:tmpl w:val="551C8DDC"/>
    <w:lvl w:ilvl="0">
      <w:start w:val="1"/>
      <w:numFmt w:val="upperLetter"/>
      <w:pStyle w:val="OGCAnnexX"/>
      <w:lvlText w:val="Annex %1."/>
      <w:lvlJc w:val="left"/>
      <w:pPr>
        <w:ind w:left="720" w:hanging="360"/>
      </w:pPr>
      <w:rPr>
        <w:rFonts w:hint="default"/>
      </w:rPr>
    </w:lvl>
    <w:lvl w:ilvl="1">
      <w:start w:val="1"/>
      <w:numFmt w:val="decimal"/>
      <w:pStyle w:val="OGCAnnexXX"/>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nsid w:val="7AE74056"/>
    <w:multiLevelType w:val="multilevel"/>
    <w:tmpl w:val="6CCAFF64"/>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lang w:bidi="x-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32">
    <w:nsid w:val="7F6A5E42"/>
    <w:multiLevelType w:val="hybridMultilevel"/>
    <w:tmpl w:val="A7F63D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1"/>
  </w:num>
  <w:num w:numId="2">
    <w:abstractNumId w:val="0"/>
  </w:num>
  <w:num w:numId="3">
    <w:abstractNumId w:val="9"/>
  </w:num>
  <w:num w:numId="4">
    <w:abstractNumId w:val="12"/>
  </w:num>
  <w:num w:numId="5">
    <w:abstractNumId w:val="11"/>
  </w:num>
  <w:num w:numId="6">
    <w:abstractNumId w:val="10"/>
  </w:num>
  <w:num w:numId="7">
    <w:abstractNumId w:val="14"/>
  </w:num>
  <w:num w:numId="8">
    <w:abstractNumId w:val="6"/>
  </w:num>
  <w:num w:numId="9">
    <w:abstractNumId w:val="25"/>
  </w:num>
  <w:num w:numId="10">
    <w:abstractNumId w:val="19"/>
  </w:num>
  <w:num w:numId="11">
    <w:abstractNumId w:val="3"/>
  </w:num>
  <w:num w:numId="12">
    <w:abstractNumId w:val="17"/>
  </w:num>
  <w:num w:numId="13">
    <w:abstractNumId w:val="5"/>
  </w:num>
  <w:num w:numId="14">
    <w:abstractNumId w:val="21"/>
  </w:num>
  <w:num w:numId="15">
    <w:abstractNumId w:val="16"/>
  </w:num>
  <w:num w:numId="16">
    <w:abstractNumId w:val="29"/>
  </w:num>
  <w:num w:numId="17">
    <w:abstractNumId w:val="2"/>
  </w:num>
  <w:num w:numId="18">
    <w:abstractNumId w:val="8"/>
  </w:num>
  <w:num w:numId="19">
    <w:abstractNumId w:val="1"/>
  </w:num>
  <w:num w:numId="20">
    <w:abstractNumId w:val="28"/>
  </w:num>
  <w:num w:numId="21">
    <w:abstractNumId w:val="32"/>
  </w:num>
  <w:num w:numId="22">
    <w:abstractNumId w:val="4"/>
  </w:num>
  <w:num w:numId="23">
    <w:abstractNumId w:val="15"/>
  </w:num>
  <w:num w:numId="24">
    <w:abstractNumId w:val="22"/>
  </w:num>
  <w:num w:numId="25">
    <w:abstractNumId w:val="27"/>
  </w:num>
  <w:num w:numId="26">
    <w:abstractNumId w:val="23"/>
  </w:num>
  <w:num w:numId="27">
    <w:abstractNumId w:val="30"/>
  </w:num>
  <w:num w:numId="28">
    <w:abstractNumId w:val="13"/>
  </w:num>
  <w:num w:numId="29">
    <w:abstractNumId w:val="20"/>
  </w:num>
  <w:num w:numId="30">
    <w:abstractNumId w:val="18"/>
  </w:num>
  <w:num w:numId="31">
    <w:abstractNumId w:val="26"/>
  </w:num>
  <w:num w:numId="32">
    <w:abstractNumId w:val="24"/>
  </w:num>
  <w:num w:numId="33">
    <w:abstractNumId w:val="7"/>
  </w:num>
  <w:numIdMacAtCleanup w:val="3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en, Marcus A.">
    <w15:presenceInfo w15:providerId="AD" w15:userId="S-1-5-21-806336098-328524925-2139088911-42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16"/>
  <w:hideSpellingErrors/>
  <w:proofState w:grammar="clean"/>
  <w:attachedTemplate r:id="rId1"/>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7E74"/>
    <w:rsid w:val="000009F5"/>
    <w:rsid w:val="00004359"/>
    <w:rsid w:val="00004AA5"/>
    <w:rsid w:val="000056AB"/>
    <w:rsid w:val="00005D4F"/>
    <w:rsid w:val="00006FB0"/>
    <w:rsid w:val="000077DC"/>
    <w:rsid w:val="00011F66"/>
    <w:rsid w:val="000209D6"/>
    <w:rsid w:val="00020BE9"/>
    <w:rsid w:val="00024B9A"/>
    <w:rsid w:val="0002555A"/>
    <w:rsid w:val="00026A2F"/>
    <w:rsid w:val="0002750B"/>
    <w:rsid w:val="00031808"/>
    <w:rsid w:val="0003221C"/>
    <w:rsid w:val="00033D7C"/>
    <w:rsid w:val="00034618"/>
    <w:rsid w:val="00035A95"/>
    <w:rsid w:val="000366C7"/>
    <w:rsid w:val="00037BE7"/>
    <w:rsid w:val="000419EF"/>
    <w:rsid w:val="000427E6"/>
    <w:rsid w:val="00043700"/>
    <w:rsid w:val="00043E8E"/>
    <w:rsid w:val="00044F45"/>
    <w:rsid w:val="000466A0"/>
    <w:rsid w:val="000467D3"/>
    <w:rsid w:val="00047986"/>
    <w:rsid w:val="000500CD"/>
    <w:rsid w:val="00050DA2"/>
    <w:rsid w:val="00052694"/>
    <w:rsid w:val="00053794"/>
    <w:rsid w:val="00057138"/>
    <w:rsid w:val="000578C2"/>
    <w:rsid w:val="00065E14"/>
    <w:rsid w:val="00072862"/>
    <w:rsid w:val="00073EB9"/>
    <w:rsid w:val="00074FA2"/>
    <w:rsid w:val="00075F5E"/>
    <w:rsid w:val="00077991"/>
    <w:rsid w:val="00083053"/>
    <w:rsid w:val="000841A4"/>
    <w:rsid w:val="000843E1"/>
    <w:rsid w:val="00084AC2"/>
    <w:rsid w:val="00090DCF"/>
    <w:rsid w:val="00091990"/>
    <w:rsid w:val="00093E54"/>
    <w:rsid w:val="000944A6"/>
    <w:rsid w:val="00094557"/>
    <w:rsid w:val="00094B6D"/>
    <w:rsid w:val="000A04A2"/>
    <w:rsid w:val="000A1C4C"/>
    <w:rsid w:val="000A5304"/>
    <w:rsid w:val="000A6EE8"/>
    <w:rsid w:val="000A73AD"/>
    <w:rsid w:val="000A793F"/>
    <w:rsid w:val="000B0CDD"/>
    <w:rsid w:val="000B1244"/>
    <w:rsid w:val="000B31E6"/>
    <w:rsid w:val="000B4649"/>
    <w:rsid w:val="000B4F44"/>
    <w:rsid w:val="000B5803"/>
    <w:rsid w:val="000B617A"/>
    <w:rsid w:val="000B752C"/>
    <w:rsid w:val="000C3459"/>
    <w:rsid w:val="000C4224"/>
    <w:rsid w:val="000C4BA0"/>
    <w:rsid w:val="000C65F3"/>
    <w:rsid w:val="000C73AB"/>
    <w:rsid w:val="000D14BE"/>
    <w:rsid w:val="000D1B66"/>
    <w:rsid w:val="000D2673"/>
    <w:rsid w:val="000D2F14"/>
    <w:rsid w:val="000D36D8"/>
    <w:rsid w:val="000D4260"/>
    <w:rsid w:val="000D7633"/>
    <w:rsid w:val="000E100B"/>
    <w:rsid w:val="000E3769"/>
    <w:rsid w:val="000E3D9B"/>
    <w:rsid w:val="000E3F24"/>
    <w:rsid w:val="000E58BB"/>
    <w:rsid w:val="000E5F9D"/>
    <w:rsid w:val="000E6DBE"/>
    <w:rsid w:val="000F075C"/>
    <w:rsid w:val="000F2E6A"/>
    <w:rsid w:val="000F4A5C"/>
    <w:rsid w:val="000F4D17"/>
    <w:rsid w:val="000F58DA"/>
    <w:rsid w:val="0010071D"/>
    <w:rsid w:val="001050D1"/>
    <w:rsid w:val="00106124"/>
    <w:rsid w:val="001111B0"/>
    <w:rsid w:val="00112001"/>
    <w:rsid w:val="001123AF"/>
    <w:rsid w:val="00112EA6"/>
    <w:rsid w:val="001133B5"/>
    <w:rsid w:val="00113872"/>
    <w:rsid w:val="00114CF0"/>
    <w:rsid w:val="001150E2"/>
    <w:rsid w:val="00120FA8"/>
    <w:rsid w:val="00122E1A"/>
    <w:rsid w:val="001235BF"/>
    <w:rsid w:val="0012746F"/>
    <w:rsid w:val="0013283D"/>
    <w:rsid w:val="001339F9"/>
    <w:rsid w:val="001341B0"/>
    <w:rsid w:val="00137FD9"/>
    <w:rsid w:val="001403D1"/>
    <w:rsid w:val="0014245D"/>
    <w:rsid w:val="00143221"/>
    <w:rsid w:val="001441EF"/>
    <w:rsid w:val="001453F6"/>
    <w:rsid w:val="00145620"/>
    <w:rsid w:val="00147062"/>
    <w:rsid w:val="001517B8"/>
    <w:rsid w:val="00153787"/>
    <w:rsid w:val="001540B1"/>
    <w:rsid w:val="00154114"/>
    <w:rsid w:val="001544F0"/>
    <w:rsid w:val="00155303"/>
    <w:rsid w:val="001563D9"/>
    <w:rsid w:val="00156903"/>
    <w:rsid w:val="001571AE"/>
    <w:rsid w:val="00157A85"/>
    <w:rsid w:val="00157E57"/>
    <w:rsid w:val="00160943"/>
    <w:rsid w:val="00160C8B"/>
    <w:rsid w:val="00163799"/>
    <w:rsid w:val="0016408B"/>
    <w:rsid w:val="0016580A"/>
    <w:rsid w:val="00165E04"/>
    <w:rsid w:val="00166583"/>
    <w:rsid w:val="00166987"/>
    <w:rsid w:val="00170AE4"/>
    <w:rsid w:val="00170B70"/>
    <w:rsid w:val="00172574"/>
    <w:rsid w:val="00174304"/>
    <w:rsid w:val="00174A58"/>
    <w:rsid w:val="001759FE"/>
    <w:rsid w:val="00175FF2"/>
    <w:rsid w:val="00176E9E"/>
    <w:rsid w:val="00180077"/>
    <w:rsid w:val="001810D7"/>
    <w:rsid w:val="001811FA"/>
    <w:rsid w:val="001822D9"/>
    <w:rsid w:val="00185884"/>
    <w:rsid w:val="00192D06"/>
    <w:rsid w:val="0019576D"/>
    <w:rsid w:val="00195C7D"/>
    <w:rsid w:val="00195EBB"/>
    <w:rsid w:val="001A08DE"/>
    <w:rsid w:val="001A0D52"/>
    <w:rsid w:val="001A1E76"/>
    <w:rsid w:val="001A2D7E"/>
    <w:rsid w:val="001A44F0"/>
    <w:rsid w:val="001A4D2E"/>
    <w:rsid w:val="001A50D4"/>
    <w:rsid w:val="001A53ED"/>
    <w:rsid w:val="001A5E53"/>
    <w:rsid w:val="001A7658"/>
    <w:rsid w:val="001A7909"/>
    <w:rsid w:val="001B130F"/>
    <w:rsid w:val="001B3235"/>
    <w:rsid w:val="001B3A36"/>
    <w:rsid w:val="001B4102"/>
    <w:rsid w:val="001C1463"/>
    <w:rsid w:val="001C232D"/>
    <w:rsid w:val="001C367F"/>
    <w:rsid w:val="001C3AE8"/>
    <w:rsid w:val="001C5A0E"/>
    <w:rsid w:val="001C6A17"/>
    <w:rsid w:val="001C6DEB"/>
    <w:rsid w:val="001D1B97"/>
    <w:rsid w:val="001D1F28"/>
    <w:rsid w:val="001D519F"/>
    <w:rsid w:val="001D79AD"/>
    <w:rsid w:val="001E2A9F"/>
    <w:rsid w:val="001E3746"/>
    <w:rsid w:val="001E5387"/>
    <w:rsid w:val="001E6E27"/>
    <w:rsid w:val="001E7109"/>
    <w:rsid w:val="001E7133"/>
    <w:rsid w:val="001F06F0"/>
    <w:rsid w:val="001F16B2"/>
    <w:rsid w:val="001F2343"/>
    <w:rsid w:val="001F413D"/>
    <w:rsid w:val="001F5FCD"/>
    <w:rsid w:val="001F7CD1"/>
    <w:rsid w:val="002004D2"/>
    <w:rsid w:val="00200950"/>
    <w:rsid w:val="00201C6A"/>
    <w:rsid w:val="00203D99"/>
    <w:rsid w:val="002050B2"/>
    <w:rsid w:val="00205A37"/>
    <w:rsid w:val="0020685A"/>
    <w:rsid w:val="00211657"/>
    <w:rsid w:val="002116B6"/>
    <w:rsid w:val="0021254A"/>
    <w:rsid w:val="002140B7"/>
    <w:rsid w:val="002151F2"/>
    <w:rsid w:val="00221C2A"/>
    <w:rsid w:val="0022247C"/>
    <w:rsid w:val="00222A3C"/>
    <w:rsid w:val="00224214"/>
    <w:rsid w:val="0022435C"/>
    <w:rsid w:val="00224DF5"/>
    <w:rsid w:val="00225333"/>
    <w:rsid w:val="00227147"/>
    <w:rsid w:val="00230024"/>
    <w:rsid w:val="00230CDE"/>
    <w:rsid w:val="00231114"/>
    <w:rsid w:val="00233723"/>
    <w:rsid w:val="00233F14"/>
    <w:rsid w:val="002404CF"/>
    <w:rsid w:val="0024128E"/>
    <w:rsid w:val="00241C7C"/>
    <w:rsid w:val="00242105"/>
    <w:rsid w:val="00245451"/>
    <w:rsid w:val="00245E6E"/>
    <w:rsid w:val="00247547"/>
    <w:rsid w:val="00253146"/>
    <w:rsid w:val="002536B1"/>
    <w:rsid w:val="002546ED"/>
    <w:rsid w:val="002570EB"/>
    <w:rsid w:val="00263362"/>
    <w:rsid w:val="00263FE6"/>
    <w:rsid w:val="0026586A"/>
    <w:rsid w:val="002670FA"/>
    <w:rsid w:val="00267D2C"/>
    <w:rsid w:val="00270EDD"/>
    <w:rsid w:val="00274AAD"/>
    <w:rsid w:val="00276AD3"/>
    <w:rsid w:val="00276D9C"/>
    <w:rsid w:val="0027787F"/>
    <w:rsid w:val="00281AAC"/>
    <w:rsid w:val="00283487"/>
    <w:rsid w:val="00284510"/>
    <w:rsid w:val="00284971"/>
    <w:rsid w:val="00284E39"/>
    <w:rsid w:val="00287240"/>
    <w:rsid w:val="0028745C"/>
    <w:rsid w:val="00290617"/>
    <w:rsid w:val="00291871"/>
    <w:rsid w:val="00292781"/>
    <w:rsid w:val="00293652"/>
    <w:rsid w:val="00295FF9"/>
    <w:rsid w:val="00297011"/>
    <w:rsid w:val="00297264"/>
    <w:rsid w:val="002A0C3E"/>
    <w:rsid w:val="002A2662"/>
    <w:rsid w:val="002A2C89"/>
    <w:rsid w:val="002A2EF0"/>
    <w:rsid w:val="002A3D49"/>
    <w:rsid w:val="002A494E"/>
    <w:rsid w:val="002A58E0"/>
    <w:rsid w:val="002A660E"/>
    <w:rsid w:val="002A6766"/>
    <w:rsid w:val="002B0E1F"/>
    <w:rsid w:val="002B3C3F"/>
    <w:rsid w:val="002B5149"/>
    <w:rsid w:val="002B564B"/>
    <w:rsid w:val="002B6140"/>
    <w:rsid w:val="002C0B9E"/>
    <w:rsid w:val="002C1116"/>
    <w:rsid w:val="002C1262"/>
    <w:rsid w:val="002C1418"/>
    <w:rsid w:val="002C1CE4"/>
    <w:rsid w:val="002C2D58"/>
    <w:rsid w:val="002C78A2"/>
    <w:rsid w:val="002D071B"/>
    <w:rsid w:val="002D131D"/>
    <w:rsid w:val="002D16CD"/>
    <w:rsid w:val="002D30FE"/>
    <w:rsid w:val="002D4285"/>
    <w:rsid w:val="002D4310"/>
    <w:rsid w:val="002D68FE"/>
    <w:rsid w:val="002D769B"/>
    <w:rsid w:val="002D77EE"/>
    <w:rsid w:val="002E1163"/>
    <w:rsid w:val="002E4FD9"/>
    <w:rsid w:val="002E694E"/>
    <w:rsid w:val="002E6CBA"/>
    <w:rsid w:val="002E6F45"/>
    <w:rsid w:val="002E715F"/>
    <w:rsid w:val="002F11EC"/>
    <w:rsid w:val="002F2882"/>
    <w:rsid w:val="002F5463"/>
    <w:rsid w:val="00300910"/>
    <w:rsid w:val="00301315"/>
    <w:rsid w:val="00302FB5"/>
    <w:rsid w:val="0030364E"/>
    <w:rsid w:val="0031113D"/>
    <w:rsid w:val="00314722"/>
    <w:rsid w:val="00315E3F"/>
    <w:rsid w:val="003166D5"/>
    <w:rsid w:val="0032066B"/>
    <w:rsid w:val="0032243C"/>
    <w:rsid w:val="00322A93"/>
    <w:rsid w:val="00324EFC"/>
    <w:rsid w:val="00325D59"/>
    <w:rsid w:val="003266F1"/>
    <w:rsid w:val="00326F3E"/>
    <w:rsid w:val="0032727A"/>
    <w:rsid w:val="0032785D"/>
    <w:rsid w:val="00330E0C"/>
    <w:rsid w:val="00333BAC"/>
    <w:rsid w:val="003343DC"/>
    <w:rsid w:val="00334B16"/>
    <w:rsid w:val="00334B85"/>
    <w:rsid w:val="00336ECD"/>
    <w:rsid w:val="00337EC6"/>
    <w:rsid w:val="003424E5"/>
    <w:rsid w:val="0034278D"/>
    <w:rsid w:val="00344CE7"/>
    <w:rsid w:val="0034517D"/>
    <w:rsid w:val="0034572C"/>
    <w:rsid w:val="00345D65"/>
    <w:rsid w:val="00347A75"/>
    <w:rsid w:val="00353645"/>
    <w:rsid w:val="00353E0B"/>
    <w:rsid w:val="00355CAB"/>
    <w:rsid w:val="0035723F"/>
    <w:rsid w:val="00357B2C"/>
    <w:rsid w:val="003607F6"/>
    <w:rsid w:val="00360C10"/>
    <w:rsid w:val="00364200"/>
    <w:rsid w:val="003653BC"/>
    <w:rsid w:val="003666A1"/>
    <w:rsid w:val="00367389"/>
    <w:rsid w:val="00370329"/>
    <w:rsid w:val="00370D0D"/>
    <w:rsid w:val="0037299F"/>
    <w:rsid w:val="00372D01"/>
    <w:rsid w:val="00373E5D"/>
    <w:rsid w:val="00375CAA"/>
    <w:rsid w:val="00377235"/>
    <w:rsid w:val="003804FE"/>
    <w:rsid w:val="00380908"/>
    <w:rsid w:val="003811C7"/>
    <w:rsid w:val="00382702"/>
    <w:rsid w:val="003842F3"/>
    <w:rsid w:val="00384CB6"/>
    <w:rsid w:val="00385662"/>
    <w:rsid w:val="00385692"/>
    <w:rsid w:val="00385792"/>
    <w:rsid w:val="00385D07"/>
    <w:rsid w:val="00386910"/>
    <w:rsid w:val="00390DF7"/>
    <w:rsid w:val="003921A3"/>
    <w:rsid w:val="003924D0"/>
    <w:rsid w:val="00393486"/>
    <w:rsid w:val="003954CF"/>
    <w:rsid w:val="00395D5A"/>
    <w:rsid w:val="003965EF"/>
    <w:rsid w:val="00396863"/>
    <w:rsid w:val="003968C9"/>
    <w:rsid w:val="003A0587"/>
    <w:rsid w:val="003A21E3"/>
    <w:rsid w:val="003A3448"/>
    <w:rsid w:val="003A3838"/>
    <w:rsid w:val="003A479F"/>
    <w:rsid w:val="003A580A"/>
    <w:rsid w:val="003A6526"/>
    <w:rsid w:val="003A73F1"/>
    <w:rsid w:val="003B0AAB"/>
    <w:rsid w:val="003B391B"/>
    <w:rsid w:val="003B49DD"/>
    <w:rsid w:val="003B5141"/>
    <w:rsid w:val="003B5D4E"/>
    <w:rsid w:val="003B691E"/>
    <w:rsid w:val="003C0FEA"/>
    <w:rsid w:val="003C190E"/>
    <w:rsid w:val="003C3333"/>
    <w:rsid w:val="003C3877"/>
    <w:rsid w:val="003C405C"/>
    <w:rsid w:val="003C54F8"/>
    <w:rsid w:val="003C6266"/>
    <w:rsid w:val="003D0B50"/>
    <w:rsid w:val="003D0C21"/>
    <w:rsid w:val="003D39A1"/>
    <w:rsid w:val="003D6337"/>
    <w:rsid w:val="003D7333"/>
    <w:rsid w:val="003D7505"/>
    <w:rsid w:val="003E00FD"/>
    <w:rsid w:val="003E0843"/>
    <w:rsid w:val="003E0DCA"/>
    <w:rsid w:val="003E16A4"/>
    <w:rsid w:val="003E1755"/>
    <w:rsid w:val="003E17BA"/>
    <w:rsid w:val="003E5A36"/>
    <w:rsid w:val="003E6590"/>
    <w:rsid w:val="003E7F91"/>
    <w:rsid w:val="003F0D05"/>
    <w:rsid w:val="003F157A"/>
    <w:rsid w:val="003F569A"/>
    <w:rsid w:val="003F5AA4"/>
    <w:rsid w:val="00401781"/>
    <w:rsid w:val="00401D4D"/>
    <w:rsid w:val="0040205C"/>
    <w:rsid w:val="00402937"/>
    <w:rsid w:val="00405A82"/>
    <w:rsid w:val="00406683"/>
    <w:rsid w:val="004111ED"/>
    <w:rsid w:val="00412007"/>
    <w:rsid w:val="00413E49"/>
    <w:rsid w:val="00414DC9"/>
    <w:rsid w:val="00415CBF"/>
    <w:rsid w:val="00415E41"/>
    <w:rsid w:val="00416512"/>
    <w:rsid w:val="00416BC2"/>
    <w:rsid w:val="004175F5"/>
    <w:rsid w:val="004203F0"/>
    <w:rsid w:val="00421012"/>
    <w:rsid w:val="0042253D"/>
    <w:rsid w:val="0042527D"/>
    <w:rsid w:val="00426AB3"/>
    <w:rsid w:val="004274B7"/>
    <w:rsid w:val="00431395"/>
    <w:rsid w:val="00432BE6"/>
    <w:rsid w:val="00432FFC"/>
    <w:rsid w:val="00433281"/>
    <w:rsid w:val="0043553C"/>
    <w:rsid w:val="0043586C"/>
    <w:rsid w:val="0043688E"/>
    <w:rsid w:val="00437ED0"/>
    <w:rsid w:val="0044096A"/>
    <w:rsid w:val="00440B00"/>
    <w:rsid w:val="00441E20"/>
    <w:rsid w:val="0044487B"/>
    <w:rsid w:val="004449FA"/>
    <w:rsid w:val="0044586A"/>
    <w:rsid w:val="004470C4"/>
    <w:rsid w:val="0044777B"/>
    <w:rsid w:val="00447C82"/>
    <w:rsid w:val="00450B23"/>
    <w:rsid w:val="00450B27"/>
    <w:rsid w:val="00457AE6"/>
    <w:rsid w:val="004631F8"/>
    <w:rsid w:val="004635D8"/>
    <w:rsid w:val="00463AE7"/>
    <w:rsid w:val="0046445D"/>
    <w:rsid w:val="0046711E"/>
    <w:rsid w:val="004725FE"/>
    <w:rsid w:val="0047383A"/>
    <w:rsid w:val="00476D1D"/>
    <w:rsid w:val="00480BB6"/>
    <w:rsid w:val="004818C8"/>
    <w:rsid w:val="00481976"/>
    <w:rsid w:val="00481AF6"/>
    <w:rsid w:val="004832DE"/>
    <w:rsid w:val="00483791"/>
    <w:rsid w:val="00484FB5"/>
    <w:rsid w:val="00486E2A"/>
    <w:rsid w:val="0048717F"/>
    <w:rsid w:val="004879BF"/>
    <w:rsid w:val="00491ED2"/>
    <w:rsid w:val="00495F38"/>
    <w:rsid w:val="00496C22"/>
    <w:rsid w:val="00497A3A"/>
    <w:rsid w:val="004A04F6"/>
    <w:rsid w:val="004A18C3"/>
    <w:rsid w:val="004A2055"/>
    <w:rsid w:val="004A5507"/>
    <w:rsid w:val="004A5E5F"/>
    <w:rsid w:val="004A7DAE"/>
    <w:rsid w:val="004A7E4D"/>
    <w:rsid w:val="004B1BCF"/>
    <w:rsid w:val="004C0141"/>
    <w:rsid w:val="004C0E7B"/>
    <w:rsid w:val="004C22C2"/>
    <w:rsid w:val="004C43DA"/>
    <w:rsid w:val="004D1FB3"/>
    <w:rsid w:val="004D2792"/>
    <w:rsid w:val="004D2ACB"/>
    <w:rsid w:val="004D34D6"/>
    <w:rsid w:val="004D38A0"/>
    <w:rsid w:val="004D3EF3"/>
    <w:rsid w:val="004D58A7"/>
    <w:rsid w:val="004D7F25"/>
    <w:rsid w:val="004E0CFB"/>
    <w:rsid w:val="004E1387"/>
    <w:rsid w:val="004E325F"/>
    <w:rsid w:val="004E3912"/>
    <w:rsid w:val="004E3A57"/>
    <w:rsid w:val="004E478A"/>
    <w:rsid w:val="004E5F43"/>
    <w:rsid w:val="004E6F80"/>
    <w:rsid w:val="004F0435"/>
    <w:rsid w:val="004F09EE"/>
    <w:rsid w:val="004F0DC1"/>
    <w:rsid w:val="004F288E"/>
    <w:rsid w:val="004F3456"/>
    <w:rsid w:val="004F46E7"/>
    <w:rsid w:val="004F51E1"/>
    <w:rsid w:val="005036D9"/>
    <w:rsid w:val="00504099"/>
    <w:rsid w:val="0050472F"/>
    <w:rsid w:val="005061CC"/>
    <w:rsid w:val="00507476"/>
    <w:rsid w:val="00507C93"/>
    <w:rsid w:val="00507F3E"/>
    <w:rsid w:val="00510B4F"/>
    <w:rsid w:val="00510FBF"/>
    <w:rsid w:val="00513361"/>
    <w:rsid w:val="00513449"/>
    <w:rsid w:val="00513A7E"/>
    <w:rsid w:val="00515E43"/>
    <w:rsid w:val="005163F2"/>
    <w:rsid w:val="005166DF"/>
    <w:rsid w:val="005171DA"/>
    <w:rsid w:val="00522D6C"/>
    <w:rsid w:val="00523B00"/>
    <w:rsid w:val="00524C50"/>
    <w:rsid w:val="00527465"/>
    <w:rsid w:val="005279F1"/>
    <w:rsid w:val="00530B79"/>
    <w:rsid w:val="00531DC8"/>
    <w:rsid w:val="005372A3"/>
    <w:rsid w:val="005375F0"/>
    <w:rsid w:val="00540089"/>
    <w:rsid w:val="005413FE"/>
    <w:rsid w:val="005424AC"/>
    <w:rsid w:val="00542F0B"/>
    <w:rsid w:val="0054365B"/>
    <w:rsid w:val="00543F99"/>
    <w:rsid w:val="00543FE8"/>
    <w:rsid w:val="005448FE"/>
    <w:rsid w:val="00545E09"/>
    <w:rsid w:val="00551A94"/>
    <w:rsid w:val="005603F4"/>
    <w:rsid w:val="0056286F"/>
    <w:rsid w:val="0056591F"/>
    <w:rsid w:val="005660F2"/>
    <w:rsid w:val="0056717B"/>
    <w:rsid w:val="005679BA"/>
    <w:rsid w:val="00573AD2"/>
    <w:rsid w:val="0057403B"/>
    <w:rsid w:val="0057428A"/>
    <w:rsid w:val="00577E74"/>
    <w:rsid w:val="005802CB"/>
    <w:rsid w:val="0058466D"/>
    <w:rsid w:val="00590D50"/>
    <w:rsid w:val="0059102D"/>
    <w:rsid w:val="00592027"/>
    <w:rsid w:val="005941A0"/>
    <w:rsid w:val="00595C96"/>
    <w:rsid w:val="005960FA"/>
    <w:rsid w:val="005A0586"/>
    <w:rsid w:val="005A0B38"/>
    <w:rsid w:val="005A0C30"/>
    <w:rsid w:val="005A21B8"/>
    <w:rsid w:val="005A3B48"/>
    <w:rsid w:val="005A3CD1"/>
    <w:rsid w:val="005A42FB"/>
    <w:rsid w:val="005A53D9"/>
    <w:rsid w:val="005A5C41"/>
    <w:rsid w:val="005A74B6"/>
    <w:rsid w:val="005A7580"/>
    <w:rsid w:val="005A7585"/>
    <w:rsid w:val="005B40C3"/>
    <w:rsid w:val="005B4369"/>
    <w:rsid w:val="005B5ECF"/>
    <w:rsid w:val="005B623A"/>
    <w:rsid w:val="005B676D"/>
    <w:rsid w:val="005B773C"/>
    <w:rsid w:val="005C137B"/>
    <w:rsid w:val="005C1C53"/>
    <w:rsid w:val="005C6E68"/>
    <w:rsid w:val="005D0298"/>
    <w:rsid w:val="005D2552"/>
    <w:rsid w:val="005D2CCE"/>
    <w:rsid w:val="005D4DF4"/>
    <w:rsid w:val="005D5B95"/>
    <w:rsid w:val="005D5B97"/>
    <w:rsid w:val="005D5CE5"/>
    <w:rsid w:val="005D6D19"/>
    <w:rsid w:val="005E33CD"/>
    <w:rsid w:val="005E40C6"/>
    <w:rsid w:val="005E4220"/>
    <w:rsid w:val="005E4970"/>
    <w:rsid w:val="005E4BA5"/>
    <w:rsid w:val="005E6E39"/>
    <w:rsid w:val="005F1086"/>
    <w:rsid w:val="005F3FAD"/>
    <w:rsid w:val="005F410E"/>
    <w:rsid w:val="005F5C63"/>
    <w:rsid w:val="0060248E"/>
    <w:rsid w:val="006029C0"/>
    <w:rsid w:val="006045F2"/>
    <w:rsid w:val="00604E1E"/>
    <w:rsid w:val="006064ED"/>
    <w:rsid w:val="00606F7E"/>
    <w:rsid w:val="00610E7E"/>
    <w:rsid w:val="00611A7A"/>
    <w:rsid w:val="0061478E"/>
    <w:rsid w:val="00617DFF"/>
    <w:rsid w:val="00617E36"/>
    <w:rsid w:val="006209EF"/>
    <w:rsid w:val="00621DF4"/>
    <w:rsid w:val="00624F7C"/>
    <w:rsid w:val="00626BF7"/>
    <w:rsid w:val="00626E7A"/>
    <w:rsid w:val="0063099F"/>
    <w:rsid w:val="00633964"/>
    <w:rsid w:val="00634C52"/>
    <w:rsid w:val="00637CC9"/>
    <w:rsid w:val="0064023A"/>
    <w:rsid w:val="00640771"/>
    <w:rsid w:val="0064111E"/>
    <w:rsid w:val="00641AE8"/>
    <w:rsid w:val="00642DAC"/>
    <w:rsid w:val="00644EF0"/>
    <w:rsid w:val="00645C24"/>
    <w:rsid w:val="00645C92"/>
    <w:rsid w:val="0065022D"/>
    <w:rsid w:val="00650516"/>
    <w:rsid w:val="00650658"/>
    <w:rsid w:val="00650C18"/>
    <w:rsid w:val="00651FD5"/>
    <w:rsid w:val="00652185"/>
    <w:rsid w:val="006521AB"/>
    <w:rsid w:val="00652E95"/>
    <w:rsid w:val="006559DD"/>
    <w:rsid w:val="00655CEE"/>
    <w:rsid w:val="00656751"/>
    <w:rsid w:val="00657E64"/>
    <w:rsid w:val="006619B2"/>
    <w:rsid w:val="00670D2F"/>
    <w:rsid w:val="00672D0D"/>
    <w:rsid w:val="00673C75"/>
    <w:rsid w:val="00673E83"/>
    <w:rsid w:val="00674005"/>
    <w:rsid w:val="006754DF"/>
    <w:rsid w:val="00675648"/>
    <w:rsid w:val="0067785F"/>
    <w:rsid w:val="006808A7"/>
    <w:rsid w:val="00681747"/>
    <w:rsid w:val="00681BCD"/>
    <w:rsid w:val="0068203A"/>
    <w:rsid w:val="0068258B"/>
    <w:rsid w:val="0068411B"/>
    <w:rsid w:val="006844F1"/>
    <w:rsid w:val="00684C85"/>
    <w:rsid w:val="0069087E"/>
    <w:rsid w:val="00690C3D"/>
    <w:rsid w:val="00695378"/>
    <w:rsid w:val="00695488"/>
    <w:rsid w:val="0069784E"/>
    <w:rsid w:val="006A003D"/>
    <w:rsid w:val="006A1F12"/>
    <w:rsid w:val="006A54E8"/>
    <w:rsid w:val="006A6D5E"/>
    <w:rsid w:val="006A7DD0"/>
    <w:rsid w:val="006B03E3"/>
    <w:rsid w:val="006B052C"/>
    <w:rsid w:val="006B39A1"/>
    <w:rsid w:val="006B3AC6"/>
    <w:rsid w:val="006B5B2B"/>
    <w:rsid w:val="006C01C8"/>
    <w:rsid w:val="006C3FF2"/>
    <w:rsid w:val="006C4C24"/>
    <w:rsid w:val="006C6173"/>
    <w:rsid w:val="006C769C"/>
    <w:rsid w:val="006D377E"/>
    <w:rsid w:val="006D55AA"/>
    <w:rsid w:val="006D6AC1"/>
    <w:rsid w:val="006D719B"/>
    <w:rsid w:val="006D73F0"/>
    <w:rsid w:val="006E5E12"/>
    <w:rsid w:val="006E671E"/>
    <w:rsid w:val="006E7B21"/>
    <w:rsid w:val="006E7F3A"/>
    <w:rsid w:val="006F111F"/>
    <w:rsid w:val="006F1EE4"/>
    <w:rsid w:val="006F2329"/>
    <w:rsid w:val="006F2ACD"/>
    <w:rsid w:val="006F54EF"/>
    <w:rsid w:val="00700408"/>
    <w:rsid w:val="007004CC"/>
    <w:rsid w:val="0070194D"/>
    <w:rsid w:val="00702848"/>
    <w:rsid w:val="00702EC2"/>
    <w:rsid w:val="00704C86"/>
    <w:rsid w:val="00707C33"/>
    <w:rsid w:val="0071071E"/>
    <w:rsid w:val="007138DA"/>
    <w:rsid w:val="00715186"/>
    <w:rsid w:val="00720E32"/>
    <w:rsid w:val="0073072D"/>
    <w:rsid w:val="0073219F"/>
    <w:rsid w:val="00732681"/>
    <w:rsid w:val="00733354"/>
    <w:rsid w:val="00733724"/>
    <w:rsid w:val="00734129"/>
    <w:rsid w:val="007347EF"/>
    <w:rsid w:val="007353E7"/>
    <w:rsid w:val="0073628E"/>
    <w:rsid w:val="00736C68"/>
    <w:rsid w:val="0074008D"/>
    <w:rsid w:val="00740F77"/>
    <w:rsid w:val="00742E4D"/>
    <w:rsid w:val="007433DB"/>
    <w:rsid w:val="00745739"/>
    <w:rsid w:val="00746B77"/>
    <w:rsid w:val="00746E7F"/>
    <w:rsid w:val="00747A08"/>
    <w:rsid w:val="007502C8"/>
    <w:rsid w:val="00753624"/>
    <w:rsid w:val="00753A5A"/>
    <w:rsid w:val="00753B5D"/>
    <w:rsid w:val="00755FE5"/>
    <w:rsid w:val="00757C20"/>
    <w:rsid w:val="00757EBF"/>
    <w:rsid w:val="00761F44"/>
    <w:rsid w:val="00762332"/>
    <w:rsid w:val="00765E48"/>
    <w:rsid w:val="00773E1B"/>
    <w:rsid w:val="00775DD7"/>
    <w:rsid w:val="00775F72"/>
    <w:rsid w:val="00777507"/>
    <w:rsid w:val="00777586"/>
    <w:rsid w:val="00783367"/>
    <w:rsid w:val="0078533A"/>
    <w:rsid w:val="00785A96"/>
    <w:rsid w:val="00786781"/>
    <w:rsid w:val="00791B66"/>
    <w:rsid w:val="007927D6"/>
    <w:rsid w:val="00792D31"/>
    <w:rsid w:val="00793913"/>
    <w:rsid w:val="00793B54"/>
    <w:rsid w:val="0079517D"/>
    <w:rsid w:val="00796977"/>
    <w:rsid w:val="00796E2C"/>
    <w:rsid w:val="00797CDE"/>
    <w:rsid w:val="007A1979"/>
    <w:rsid w:val="007A23C6"/>
    <w:rsid w:val="007A315C"/>
    <w:rsid w:val="007A4792"/>
    <w:rsid w:val="007A60C8"/>
    <w:rsid w:val="007A7721"/>
    <w:rsid w:val="007B3482"/>
    <w:rsid w:val="007B5B87"/>
    <w:rsid w:val="007B6B21"/>
    <w:rsid w:val="007B7B05"/>
    <w:rsid w:val="007C49F8"/>
    <w:rsid w:val="007C4BEF"/>
    <w:rsid w:val="007C5519"/>
    <w:rsid w:val="007C5528"/>
    <w:rsid w:val="007C69FE"/>
    <w:rsid w:val="007D01E7"/>
    <w:rsid w:val="007D03CF"/>
    <w:rsid w:val="007D0BE0"/>
    <w:rsid w:val="007D2867"/>
    <w:rsid w:val="007D6F81"/>
    <w:rsid w:val="007E2C10"/>
    <w:rsid w:val="007E59BE"/>
    <w:rsid w:val="007E67EB"/>
    <w:rsid w:val="007E7F7B"/>
    <w:rsid w:val="007F03F0"/>
    <w:rsid w:val="007F062E"/>
    <w:rsid w:val="007F0841"/>
    <w:rsid w:val="007F17CE"/>
    <w:rsid w:val="007F26AE"/>
    <w:rsid w:val="007F63DD"/>
    <w:rsid w:val="007F6680"/>
    <w:rsid w:val="007F7DE0"/>
    <w:rsid w:val="008009B1"/>
    <w:rsid w:val="00800C11"/>
    <w:rsid w:val="008023AC"/>
    <w:rsid w:val="008037F7"/>
    <w:rsid w:val="0080448F"/>
    <w:rsid w:val="00804C60"/>
    <w:rsid w:val="00805839"/>
    <w:rsid w:val="00806192"/>
    <w:rsid w:val="00806CF9"/>
    <w:rsid w:val="0081048A"/>
    <w:rsid w:val="00811785"/>
    <w:rsid w:val="008132F4"/>
    <w:rsid w:val="008152AF"/>
    <w:rsid w:val="00816648"/>
    <w:rsid w:val="00816874"/>
    <w:rsid w:val="008168C1"/>
    <w:rsid w:val="00821F1F"/>
    <w:rsid w:val="008246C7"/>
    <w:rsid w:val="00825468"/>
    <w:rsid w:val="008279FB"/>
    <w:rsid w:val="0083280E"/>
    <w:rsid w:val="008338EF"/>
    <w:rsid w:val="008341E8"/>
    <w:rsid w:val="00835A3D"/>
    <w:rsid w:val="0084053A"/>
    <w:rsid w:val="0084272F"/>
    <w:rsid w:val="00842AFF"/>
    <w:rsid w:val="00843770"/>
    <w:rsid w:val="00844E6B"/>
    <w:rsid w:val="00845595"/>
    <w:rsid w:val="008465E6"/>
    <w:rsid w:val="00846883"/>
    <w:rsid w:val="0085037B"/>
    <w:rsid w:val="008520EC"/>
    <w:rsid w:val="00853941"/>
    <w:rsid w:val="0085617E"/>
    <w:rsid w:val="00856F51"/>
    <w:rsid w:val="008571A2"/>
    <w:rsid w:val="008571C4"/>
    <w:rsid w:val="0085775A"/>
    <w:rsid w:val="008605F3"/>
    <w:rsid w:val="00861954"/>
    <w:rsid w:val="00863E82"/>
    <w:rsid w:val="00864A36"/>
    <w:rsid w:val="00865F5F"/>
    <w:rsid w:val="00866F77"/>
    <w:rsid w:val="008765D9"/>
    <w:rsid w:val="00876E21"/>
    <w:rsid w:val="00880920"/>
    <w:rsid w:val="008816FC"/>
    <w:rsid w:val="00884FA7"/>
    <w:rsid w:val="0088629E"/>
    <w:rsid w:val="00891F7B"/>
    <w:rsid w:val="00894DAA"/>
    <w:rsid w:val="00895888"/>
    <w:rsid w:val="008A0D27"/>
    <w:rsid w:val="008A1AF4"/>
    <w:rsid w:val="008A279B"/>
    <w:rsid w:val="008A4869"/>
    <w:rsid w:val="008A4A86"/>
    <w:rsid w:val="008A53EB"/>
    <w:rsid w:val="008A6B29"/>
    <w:rsid w:val="008B01F3"/>
    <w:rsid w:val="008B0EF5"/>
    <w:rsid w:val="008B1551"/>
    <w:rsid w:val="008B1DC6"/>
    <w:rsid w:val="008B2187"/>
    <w:rsid w:val="008B246E"/>
    <w:rsid w:val="008B42C0"/>
    <w:rsid w:val="008B472E"/>
    <w:rsid w:val="008B4986"/>
    <w:rsid w:val="008B4BF7"/>
    <w:rsid w:val="008B5A54"/>
    <w:rsid w:val="008B64C1"/>
    <w:rsid w:val="008B7091"/>
    <w:rsid w:val="008B7992"/>
    <w:rsid w:val="008B7A31"/>
    <w:rsid w:val="008B7B0C"/>
    <w:rsid w:val="008C1955"/>
    <w:rsid w:val="008C388F"/>
    <w:rsid w:val="008C3A1A"/>
    <w:rsid w:val="008C4F74"/>
    <w:rsid w:val="008C6C76"/>
    <w:rsid w:val="008D1584"/>
    <w:rsid w:val="008D2309"/>
    <w:rsid w:val="008D422E"/>
    <w:rsid w:val="008D60B2"/>
    <w:rsid w:val="008D6449"/>
    <w:rsid w:val="008D755A"/>
    <w:rsid w:val="008E070D"/>
    <w:rsid w:val="008E0A02"/>
    <w:rsid w:val="008E24DF"/>
    <w:rsid w:val="008E39D7"/>
    <w:rsid w:val="008E4068"/>
    <w:rsid w:val="008E5B1A"/>
    <w:rsid w:val="008E711C"/>
    <w:rsid w:val="008F08D6"/>
    <w:rsid w:val="008F254A"/>
    <w:rsid w:val="008F3406"/>
    <w:rsid w:val="008F3D1C"/>
    <w:rsid w:val="008F4539"/>
    <w:rsid w:val="008F4593"/>
    <w:rsid w:val="008F4E9C"/>
    <w:rsid w:val="008F5521"/>
    <w:rsid w:val="00901AA6"/>
    <w:rsid w:val="009021BE"/>
    <w:rsid w:val="00902321"/>
    <w:rsid w:val="009024EB"/>
    <w:rsid w:val="00904777"/>
    <w:rsid w:val="00906350"/>
    <w:rsid w:val="00906BF5"/>
    <w:rsid w:val="00911F72"/>
    <w:rsid w:val="009146E4"/>
    <w:rsid w:val="009248F6"/>
    <w:rsid w:val="00924939"/>
    <w:rsid w:val="00926101"/>
    <w:rsid w:val="00932216"/>
    <w:rsid w:val="009328CD"/>
    <w:rsid w:val="00934665"/>
    <w:rsid w:val="00934F22"/>
    <w:rsid w:val="00935765"/>
    <w:rsid w:val="00935ECA"/>
    <w:rsid w:val="009367C4"/>
    <w:rsid w:val="009367D1"/>
    <w:rsid w:val="009412CB"/>
    <w:rsid w:val="009459BF"/>
    <w:rsid w:val="00946727"/>
    <w:rsid w:val="009546FC"/>
    <w:rsid w:val="009547B5"/>
    <w:rsid w:val="00954EEB"/>
    <w:rsid w:val="00965167"/>
    <w:rsid w:val="009725C6"/>
    <w:rsid w:val="009726DD"/>
    <w:rsid w:val="009734BE"/>
    <w:rsid w:val="00974714"/>
    <w:rsid w:val="00975F19"/>
    <w:rsid w:val="00976BC4"/>
    <w:rsid w:val="00980C8A"/>
    <w:rsid w:val="00981FD1"/>
    <w:rsid w:val="009823FE"/>
    <w:rsid w:val="00983833"/>
    <w:rsid w:val="0098452A"/>
    <w:rsid w:val="00984F9B"/>
    <w:rsid w:val="00990E7C"/>
    <w:rsid w:val="009914F1"/>
    <w:rsid w:val="00991FFF"/>
    <w:rsid w:val="0099305B"/>
    <w:rsid w:val="00994C33"/>
    <w:rsid w:val="009950E0"/>
    <w:rsid w:val="009958CE"/>
    <w:rsid w:val="00996BEA"/>
    <w:rsid w:val="009A0449"/>
    <w:rsid w:val="009A0D4B"/>
    <w:rsid w:val="009A7B37"/>
    <w:rsid w:val="009B3BBD"/>
    <w:rsid w:val="009B560C"/>
    <w:rsid w:val="009B64F8"/>
    <w:rsid w:val="009C163F"/>
    <w:rsid w:val="009C2685"/>
    <w:rsid w:val="009C2925"/>
    <w:rsid w:val="009C2973"/>
    <w:rsid w:val="009C2E04"/>
    <w:rsid w:val="009C2E9A"/>
    <w:rsid w:val="009C2FC1"/>
    <w:rsid w:val="009C3567"/>
    <w:rsid w:val="009C372C"/>
    <w:rsid w:val="009C4735"/>
    <w:rsid w:val="009C64B2"/>
    <w:rsid w:val="009C6C9E"/>
    <w:rsid w:val="009D3533"/>
    <w:rsid w:val="009D45F3"/>
    <w:rsid w:val="009D587E"/>
    <w:rsid w:val="009D64DE"/>
    <w:rsid w:val="009D650C"/>
    <w:rsid w:val="009E106A"/>
    <w:rsid w:val="009E28CA"/>
    <w:rsid w:val="009E36A6"/>
    <w:rsid w:val="009E50F8"/>
    <w:rsid w:val="009E67D9"/>
    <w:rsid w:val="009E76CF"/>
    <w:rsid w:val="009F09E7"/>
    <w:rsid w:val="009F0ABE"/>
    <w:rsid w:val="009F2573"/>
    <w:rsid w:val="009F2680"/>
    <w:rsid w:val="009F2754"/>
    <w:rsid w:val="009F41B1"/>
    <w:rsid w:val="009F4AF5"/>
    <w:rsid w:val="009F6B2F"/>
    <w:rsid w:val="00A00D3D"/>
    <w:rsid w:val="00A00FE7"/>
    <w:rsid w:val="00A02014"/>
    <w:rsid w:val="00A0310B"/>
    <w:rsid w:val="00A0337C"/>
    <w:rsid w:val="00A0347F"/>
    <w:rsid w:val="00A0556F"/>
    <w:rsid w:val="00A05D5D"/>
    <w:rsid w:val="00A07C65"/>
    <w:rsid w:val="00A1060B"/>
    <w:rsid w:val="00A10684"/>
    <w:rsid w:val="00A1185A"/>
    <w:rsid w:val="00A12606"/>
    <w:rsid w:val="00A1351F"/>
    <w:rsid w:val="00A13A17"/>
    <w:rsid w:val="00A14461"/>
    <w:rsid w:val="00A14FB0"/>
    <w:rsid w:val="00A16A53"/>
    <w:rsid w:val="00A173A4"/>
    <w:rsid w:val="00A17543"/>
    <w:rsid w:val="00A1785C"/>
    <w:rsid w:val="00A203EF"/>
    <w:rsid w:val="00A22FE0"/>
    <w:rsid w:val="00A23124"/>
    <w:rsid w:val="00A25212"/>
    <w:rsid w:val="00A3015F"/>
    <w:rsid w:val="00A3190F"/>
    <w:rsid w:val="00A34A4C"/>
    <w:rsid w:val="00A35280"/>
    <w:rsid w:val="00A37EDC"/>
    <w:rsid w:val="00A401F2"/>
    <w:rsid w:val="00A41036"/>
    <w:rsid w:val="00A41623"/>
    <w:rsid w:val="00A41BE8"/>
    <w:rsid w:val="00A42248"/>
    <w:rsid w:val="00A43288"/>
    <w:rsid w:val="00A44A07"/>
    <w:rsid w:val="00A458A9"/>
    <w:rsid w:val="00A4612F"/>
    <w:rsid w:val="00A46E70"/>
    <w:rsid w:val="00A471F0"/>
    <w:rsid w:val="00A47566"/>
    <w:rsid w:val="00A50A73"/>
    <w:rsid w:val="00A55052"/>
    <w:rsid w:val="00A568F4"/>
    <w:rsid w:val="00A56B9D"/>
    <w:rsid w:val="00A63650"/>
    <w:rsid w:val="00A6445A"/>
    <w:rsid w:val="00A65B96"/>
    <w:rsid w:val="00A672E5"/>
    <w:rsid w:val="00A67C10"/>
    <w:rsid w:val="00A70CD0"/>
    <w:rsid w:val="00A7382E"/>
    <w:rsid w:val="00A75711"/>
    <w:rsid w:val="00A7757F"/>
    <w:rsid w:val="00A779F2"/>
    <w:rsid w:val="00A80B68"/>
    <w:rsid w:val="00A8510C"/>
    <w:rsid w:val="00A90399"/>
    <w:rsid w:val="00A9072E"/>
    <w:rsid w:val="00A937B2"/>
    <w:rsid w:val="00A9470D"/>
    <w:rsid w:val="00A94DEF"/>
    <w:rsid w:val="00A96A3A"/>
    <w:rsid w:val="00AA08C5"/>
    <w:rsid w:val="00AA18A0"/>
    <w:rsid w:val="00AA18BE"/>
    <w:rsid w:val="00AA21C4"/>
    <w:rsid w:val="00AA535D"/>
    <w:rsid w:val="00AA6130"/>
    <w:rsid w:val="00AA7108"/>
    <w:rsid w:val="00AB10FC"/>
    <w:rsid w:val="00AB2B38"/>
    <w:rsid w:val="00AB3F81"/>
    <w:rsid w:val="00AB423B"/>
    <w:rsid w:val="00AB4325"/>
    <w:rsid w:val="00AB51A6"/>
    <w:rsid w:val="00AC23CF"/>
    <w:rsid w:val="00AC2E40"/>
    <w:rsid w:val="00AC3B61"/>
    <w:rsid w:val="00AC496E"/>
    <w:rsid w:val="00AC5088"/>
    <w:rsid w:val="00AD16D5"/>
    <w:rsid w:val="00AD3B07"/>
    <w:rsid w:val="00AD7448"/>
    <w:rsid w:val="00AD7649"/>
    <w:rsid w:val="00AE0777"/>
    <w:rsid w:val="00AE357E"/>
    <w:rsid w:val="00AE3B9C"/>
    <w:rsid w:val="00AE504B"/>
    <w:rsid w:val="00AE53C0"/>
    <w:rsid w:val="00AE59F3"/>
    <w:rsid w:val="00AE70BC"/>
    <w:rsid w:val="00AE70CD"/>
    <w:rsid w:val="00AE77BC"/>
    <w:rsid w:val="00AF0657"/>
    <w:rsid w:val="00AF6A26"/>
    <w:rsid w:val="00AF7E7A"/>
    <w:rsid w:val="00B00590"/>
    <w:rsid w:val="00B020FC"/>
    <w:rsid w:val="00B04DBC"/>
    <w:rsid w:val="00B0615B"/>
    <w:rsid w:val="00B103E0"/>
    <w:rsid w:val="00B109F3"/>
    <w:rsid w:val="00B11874"/>
    <w:rsid w:val="00B123AA"/>
    <w:rsid w:val="00B12ECA"/>
    <w:rsid w:val="00B12EEC"/>
    <w:rsid w:val="00B14110"/>
    <w:rsid w:val="00B14995"/>
    <w:rsid w:val="00B16B13"/>
    <w:rsid w:val="00B17686"/>
    <w:rsid w:val="00B21787"/>
    <w:rsid w:val="00B2217A"/>
    <w:rsid w:val="00B228FF"/>
    <w:rsid w:val="00B251E5"/>
    <w:rsid w:val="00B258C5"/>
    <w:rsid w:val="00B26FBA"/>
    <w:rsid w:val="00B27556"/>
    <w:rsid w:val="00B27AED"/>
    <w:rsid w:val="00B30B68"/>
    <w:rsid w:val="00B31486"/>
    <w:rsid w:val="00B3199C"/>
    <w:rsid w:val="00B33100"/>
    <w:rsid w:val="00B3403C"/>
    <w:rsid w:val="00B3415C"/>
    <w:rsid w:val="00B40027"/>
    <w:rsid w:val="00B42641"/>
    <w:rsid w:val="00B43806"/>
    <w:rsid w:val="00B43D07"/>
    <w:rsid w:val="00B45030"/>
    <w:rsid w:val="00B458C6"/>
    <w:rsid w:val="00B464F3"/>
    <w:rsid w:val="00B506A1"/>
    <w:rsid w:val="00B51AB4"/>
    <w:rsid w:val="00B520F7"/>
    <w:rsid w:val="00B537EA"/>
    <w:rsid w:val="00B538DE"/>
    <w:rsid w:val="00B53CD6"/>
    <w:rsid w:val="00B61014"/>
    <w:rsid w:val="00B62995"/>
    <w:rsid w:val="00B62A72"/>
    <w:rsid w:val="00B63214"/>
    <w:rsid w:val="00B66D7C"/>
    <w:rsid w:val="00B6764B"/>
    <w:rsid w:val="00B7146B"/>
    <w:rsid w:val="00B770B7"/>
    <w:rsid w:val="00B820B6"/>
    <w:rsid w:val="00B8253A"/>
    <w:rsid w:val="00B8418B"/>
    <w:rsid w:val="00B9320B"/>
    <w:rsid w:val="00B933BD"/>
    <w:rsid w:val="00B95BD4"/>
    <w:rsid w:val="00B95F74"/>
    <w:rsid w:val="00BA190F"/>
    <w:rsid w:val="00BA1D9C"/>
    <w:rsid w:val="00BA23FE"/>
    <w:rsid w:val="00BA27D0"/>
    <w:rsid w:val="00BA319C"/>
    <w:rsid w:val="00BA4AE5"/>
    <w:rsid w:val="00BA576A"/>
    <w:rsid w:val="00BA5AB0"/>
    <w:rsid w:val="00BA6B31"/>
    <w:rsid w:val="00BA7E64"/>
    <w:rsid w:val="00BB5207"/>
    <w:rsid w:val="00BB6F37"/>
    <w:rsid w:val="00BB76F4"/>
    <w:rsid w:val="00BC33BD"/>
    <w:rsid w:val="00BC51DB"/>
    <w:rsid w:val="00BC55A0"/>
    <w:rsid w:val="00BC7F45"/>
    <w:rsid w:val="00BD7744"/>
    <w:rsid w:val="00BD78E8"/>
    <w:rsid w:val="00BD7B2A"/>
    <w:rsid w:val="00BE13EB"/>
    <w:rsid w:val="00BE1D5C"/>
    <w:rsid w:val="00BE2485"/>
    <w:rsid w:val="00BE718C"/>
    <w:rsid w:val="00BF1341"/>
    <w:rsid w:val="00BF1958"/>
    <w:rsid w:val="00BF2A41"/>
    <w:rsid w:val="00BF2C82"/>
    <w:rsid w:val="00BF4178"/>
    <w:rsid w:val="00BF4FFB"/>
    <w:rsid w:val="00BF6A2E"/>
    <w:rsid w:val="00BF7C66"/>
    <w:rsid w:val="00C00719"/>
    <w:rsid w:val="00C007EE"/>
    <w:rsid w:val="00C009EA"/>
    <w:rsid w:val="00C00D3F"/>
    <w:rsid w:val="00C0171C"/>
    <w:rsid w:val="00C01850"/>
    <w:rsid w:val="00C02200"/>
    <w:rsid w:val="00C034E3"/>
    <w:rsid w:val="00C1314B"/>
    <w:rsid w:val="00C13B9B"/>
    <w:rsid w:val="00C15E87"/>
    <w:rsid w:val="00C17A19"/>
    <w:rsid w:val="00C17E97"/>
    <w:rsid w:val="00C20DC4"/>
    <w:rsid w:val="00C2184E"/>
    <w:rsid w:val="00C246C0"/>
    <w:rsid w:val="00C256F3"/>
    <w:rsid w:val="00C2740E"/>
    <w:rsid w:val="00C330C2"/>
    <w:rsid w:val="00C33812"/>
    <w:rsid w:val="00C343CA"/>
    <w:rsid w:val="00C3605D"/>
    <w:rsid w:val="00C44305"/>
    <w:rsid w:val="00C446E1"/>
    <w:rsid w:val="00C447A2"/>
    <w:rsid w:val="00C44904"/>
    <w:rsid w:val="00C45032"/>
    <w:rsid w:val="00C45EEC"/>
    <w:rsid w:val="00C47395"/>
    <w:rsid w:val="00C50276"/>
    <w:rsid w:val="00C5081E"/>
    <w:rsid w:val="00C560A2"/>
    <w:rsid w:val="00C57DC7"/>
    <w:rsid w:val="00C60169"/>
    <w:rsid w:val="00C61E47"/>
    <w:rsid w:val="00C6419D"/>
    <w:rsid w:val="00C648D4"/>
    <w:rsid w:val="00C65F2A"/>
    <w:rsid w:val="00C6749B"/>
    <w:rsid w:val="00C67B89"/>
    <w:rsid w:val="00C67C22"/>
    <w:rsid w:val="00C70FFE"/>
    <w:rsid w:val="00C71FFD"/>
    <w:rsid w:val="00C74871"/>
    <w:rsid w:val="00C800D0"/>
    <w:rsid w:val="00C80D4B"/>
    <w:rsid w:val="00C822F3"/>
    <w:rsid w:val="00C859E9"/>
    <w:rsid w:val="00C9272B"/>
    <w:rsid w:val="00C95407"/>
    <w:rsid w:val="00C9582A"/>
    <w:rsid w:val="00C97318"/>
    <w:rsid w:val="00C9768E"/>
    <w:rsid w:val="00CA3AC5"/>
    <w:rsid w:val="00CA59AF"/>
    <w:rsid w:val="00CB122C"/>
    <w:rsid w:val="00CB339F"/>
    <w:rsid w:val="00CC07DC"/>
    <w:rsid w:val="00CC0988"/>
    <w:rsid w:val="00CD10AF"/>
    <w:rsid w:val="00CD1A35"/>
    <w:rsid w:val="00CD22DC"/>
    <w:rsid w:val="00CD3651"/>
    <w:rsid w:val="00CD3A99"/>
    <w:rsid w:val="00CD43E1"/>
    <w:rsid w:val="00CD4906"/>
    <w:rsid w:val="00CD524C"/>
    <w:rsid w:val="00CD5521"/>
    <w:rsid w:val="00CD6CE1"/>
    <w:rsid w:val="00CD7325"/>
    <w:rsid w:val="00CE0562"/>
    <w:rsid w:val="00CE2547"/>
    <w:rsid w:val="00CE526C"/>
    <w:rsid w:val="00CE5B49"/>
    <w:rsid w:val="00CE7808"/>
    <w:rsid w:val="00CE7929"/>
    <w:rsid w:val="00CF02AC"/>
    <w:rsid w:val="00CF0A2E"/>
    <w:rsid w:val="00CF12E6"/>
    <w:rsid w:val="00CF2507"/>
    <w:rsid w:val="00CF2518"/>
    <w:rsid w:val="00CF56DA"/>
    <w:rsid w:val="00CF6174"/>
    <w:rsid w:val="00CF6FB4"/>
    <w:rsid w:val="00CF72C7"/>
    <w:rsid w:val="00CF75B4"/>
    <w:rsid w:val="00D0034E"/>
    <w:rsid w:val="00D00A6C"/>
    <w:rsid w:val="00D01493"/>
    <w:rsid w:val="00D01D0C"/>
    <w:rsid w:val="00D04723"/>
    <w:rsid w:val="00D04A87"/>
    <w:rsid w:val="00D04AF0"/>
    <w:rsid w:val="00D050CC"/>
    <w:rsid w:val="00D05564"/>
    <w:rsid w:val="00D06F70"/>
    <w:rsid w:val="00D0700F"/>
    <w:rsid w:val="00D10719"/>
    <w:rsid w:val="00D12552"/>
    <w:rsid w:val="00D14AF0"/>
    <w:rsid w:val="00D16D48"/>
    <w:rsid w:val="00D1762E"/>
    <w:rsid w:val="00D20646"/>
    <w:rsid w:val="00D24007"/>
    <w:rsid w:val="00D27756"/>
    <w:rsid w:val="00D27BC3"/>
    <w:rsid w:val="00D27E3C"/>
    <w:rsid w:val="00D30B51"/>
    <w:rsid w:val="00D318C0"/>
    <w:rsid w:val="00D3219D"/>
    <w:rsid w:val="00D3223F"/>
    <w:rsid w:val="00D331B1"/>
    <w:rsid w:val="00D33949"/>
    <w:rsid w:val="00D33E64"/>
    <w:rsid w:val="00D35608"/>
    <w:rsid w:val="00D35A1F"/>
    <w:rsid w:val="00D404D2"/>
    <w:rsid w:val="00D41C9A"/>
    <w:rsid w:val="00D4373F"/>
    <w:rsid w:val="00D43BE2"/>
    <w:rsid w:val="00D44162"/>
    <w:rsid w:val="00D458B7"/>
    <w:rsid w:val="00D470D6"/>
    <w:rsid w:val="00D50D28"/>
    <w:rsid w:val="00D518D8"/>
    <w:rsid w:val="00D5712A"/>
    <w:rsid w:val="00D632F9"/>
    <w:rsid w:val="00D63684"/>
    <w:rsid w:val="00D64537"/>
    <w:rsid w:val="00D6680F"/>
    <w:rsid w:val="00D70F03"/>
    <w:rsid w:val="00D71D82"/>
    <w:rsid w:val="00D73AA6"/>
    <w:rsid w:val="00D77BFA"/>
    <w:rsid w:val="00D806CC"/>
    <w:rsid w:val="00D81309"/>
    <w:rsid w:val="00D81A7B"/>
    <w:rsid w:val="00D82B9F"/>
    <w:rsid w:val="00D87A01"/>
    <w:rsid w:val="00D91F8B"/>
    <w:rsid w:val="00D9216E"/>
    <w:rsid w:val="00D96958"/>
    <w:rsid w:val="00D970E9"/>
    <w:rsid w:val="00D97666"/>
    <w:rsid w:val="00DA0CE3"/>
    <w:rsid w:val="00DA196D"/>
    <w:rsid w:val="00DA2A5D"/>
    <w:rsid w:val="00DA2FDF"/>
    <w:rsid w:val="00DA41F8"/>
    <w:rsid w:val="00DA45AF"/>
    <w:rsid w:val="00DA5B06"/>
    <w:rsid w:val="00DA608A"/>
    <w:rsid w:val="00DA711E"/>
    <w:rsid w:val="00DA7E9A"/>
    <w:rsid w:val="00DB1F99"/>
    <w:rsid w:val="00DB2D3A"/>
    <w:rsid w:val="00DB4939"/>
    <w:rsid w:val="00DB594D"/>
    <w:rsid w:val="00DC00B9"/>
    <w:rsid w:val="00DC2FB9"/>
    <w:rsid w:val="00DC32F6"/>
    <w:rsid w:val="00DD26B8"/>
    <w:rsid w:val="00DD288D"/>
    <w:rsid w:val="00DD326E"/>
    <w:rsid w:val="00DD3C2B"/>
    <w:rsid w:val="00DD569C"/>
    <w:rsid w:val="00DD5974"/>
    <w:rsid w:val="00DD6CCE"/>
    <w:rsid w:val="00DD7912"/>
    <w:rsid w:val="00DE0FD0"/>
    <w:rsid w:val="00DE1068"/>
    <w:rsid w:val="00DE2E15"/>
    <w:rsid w:val="00DE367C"/>
    <w:rsid w:val="00DE3D18"/>
    <w:rsid w:val="00DE425D"/>
    <w:rsid w:val="00DE441D"/>
    <w:rsid w:val="00DE657E"/>
    <w:rsid w:val="00DE7A41"/>
    <w:rsid w:val="00DF2103"/>
    <w:rsid w:val="00DF2985"/>
    <w:rsid w:val="00DF2D0D"/>
    <w:rsid w:val="00DF50C1"/>
    <w:rsid w:val="00DF516F"/>
    <w:rsid w:val="00DF5883"/>
    <w:rsid w:val="00DF5C09"/>
    <w:rsid w:val="00DF6CF9"/>
    <w:rsid w:val="00E00E31"/>
    <w:rsid w:val="00E01612"/>
    <w:rsid w:val="00E01A7D"/>
    <w:rsid w:val="00E01CFE"/>
    <w:rsid w:val="00E026FC"/>
    <w:rsid w:val="00E041CF"/>
    <w:rsid w:val="00E105E6"/>
    <w:rsid w:val="00E11331"/>
    <w:rsid w:val="00E12ECA"/>
    <w:rsid w:val="00E13215"/>
    <w:rsid w:val="00E13DE0"/>
    <w:rsid w:val="00E1402F"/>
    <w:rsid w:val="00E1534F"/>
    <w:rsid w:val="00E15963"/>
    <w:rsid w:val="00E205D6"/>
    <w:rsid w:val="00E20E2E"/>
    <w:rsid w:val="00E21C96"/>
    <w:rsid w:val="00E21DD0"/>
    <w:rsid w:val="00E231D7"/>
    <w:rsid w:val="00E25BD7"/>
    <w:rsid w:val="00E25DC2"/>
    <w:rsid w:val="00E30DA0"/>
    <w:rsid w:val="00E32A61"/>
    <w:rsid w:val="00E3407C"/>
    <w:rsid w:val="00E341D3"/>
    <w:rsid w:val="00E34798"/>
    <w:rsid w:val="00E37232"/>
    <w:rsid w:val="00E4205B"/>
    <w:rsid w:val="00E426FD"/>
    <w:rsid w:val="00E42D7C"/>
    <w:rsid w:val="00E44A26"/>
    <w:rsid w:val="00E46A13"/>
    <w:rsid w:val="00E471CF"/>
    <w:rsid w:val="00E50724"/>
    <w:rsid w:val="00E50D76"/>
    <w:rsid w:val="00E52A0E"/>
    <w:rsid w:val="00E535AA"/>
    <w:rsid w:val="00E54155"/>
    <w:rsid w:val="00E54192"/>
    <w:rsid w:val="00E60632"/>
    <w:rsid w:val="00E62168"/>
    <w:rsid w:val="00E621D8"/>
    <w:rsid w:val="00E62D87"/>
    <w:rsid w:val="00E62F4E"/>
    <w:rsid w:val="00E64D6C"/>
    <w:rsid w:val="00E6505F"/>
    <w:rsid w:val="00E66A9E"/>
    <w:rsid w:val="00E70397"/>
    <w:rsid w:val="00E70658"/>
    <w:rsid w:val="00E70882"/>
    <w:rsid w:val="00E71F84"/>
    <w:rsid w:val="00E72E0A"/>
    <w:rsid w:val="00E74EC0"/>
    <w:rsid w:val="00E80BF4"/>
    <w:rsid w:val="00E81614"/>
    <w:rsid w:val="00E82FCF"/>
    <w:rsid w:val="00E86FD1"/>
    <w:rsid w:val="00E8704C"/>
    <w:rsid w:val="00E87427"/>
    <w:rsid w:val="00E915AD"/>
    <w:rsid w:val="00E94FC1"/>
    <w:rsid w:val="00E95D3E"/>
    <w:rsid w:val="00E966AA"/>
    <w:rsid w:val="00E97193"/>
    <w:rsid w:val="00E97666"/>
    <w:rsid w:val="00EA0FA3"/>
    <w:rsid w:val="00EA1FD5"/>
    <w:rsid w:val="00EA3198"/>
    <w:rsid w:val="00EA3CAB"/>
    <w:rsid w:val="00EA4029"/>
    <w:rsid w:val="00EA488D"/>
    <w:rsid w:val="00EA50E7"/>
    <w:rsid w:val="00EA6BB5"/>
    <w:rsid w:val="00EA73D1"/>
    <w:rsid w:val="00EA7BCE"/>
    <w:rsid w:val="00EB059B"/>
    <w:rsid w:val="00EB296B"/>
    <w:rsid w:val="00EB3249"/>
    <w:rsid w:val="00EB32C6"/>
    <w:rsid w:val="00EB7A36"/>
    <w:rsid w:val="00EB7E1F"/>
    <w:rsid w:val="00EC0310"/>
    <w:rsid w:val="00EC332D"/>
    <w:rsid w:val="00EC59A6"/>
    <w:rsid w:val="00EC5AC4"/>
    <w:rsid w:val="00EC644A"/>
    <w:rsid w:val="00EC73A8"/>
    <w:rsid w:val="00ED1DE6"/>
    <w:rsid w:val="00ED2525"/>
    <w:rsid w:val="00ED4EA5"/>
    <w:rsid w:val="00ED5267"/>
    <w:rsid w:val="00EE0227"/>
    <w:rsid w:val="00EE36E7"/>
    <w:rsid w:val="00EE3AFB"/>
    <w:rsid w:val="00EE4494"/>
    <w:rsid w:val="00EE5F46"/>
    <w:rsid w:val="00EE73F2"/>
    <w:rsid w:val="00EF110E"/>
    <w:rsid w:val="00EF48A6"/>
    <w:rsid w:val="00EF5FC1"/>
    <w:rsid w:val="00EF6424"/>
    <w:rsid w:val="00F011FC"/>
    <w:rsid w:val="00F0123D"/>
    <w:rsid w:val="00F0235F"/>
    <w:rsid w:val="00F02ED9"/>
    <w:rsid w:val="00F05019"/>
    <w:rsid w:val="00F071D4"/>
    <w:rsid w:val="00F13D40"/>
    <w:rsid w:val="00F1490F"/>
    <w:rsid w:val="00F16431"/>
    <w:rsid w:val="00F20F81"/>
    <w:rsid w:val="00F21FA6"/>
    <w:rsid w:val="00F22884"/>
    <w:rsid w:val="00F23489"/>
    <w:rsid w:val="00F242E5"/>
    <w:rsid w:val="00F24B15"/>
    <w:rsid w:val="00F25A29"/>
    <w:rsid w:val="00F25F3B"/>
    <w:rsid w:val="00F27D5A"/>
    <w:rsid w:val="00F3223D"/>
    <w:rsid w:val="00F41497"/>
    <w:rsid w:val="00F42894"/>
    <w:rsid w:val="00F42A3E"/>
    <w:rsid w:val="00F442B6"/>
    <w:rsid w:val="00F46BB7"/>
    <w:rsid w:val="00F4750B"/>
    <w:rsid w:val="00F47ED7"/>
    <w:rsid w:val="00F526FC"/>
    <w:rsid w:val="00F5322E"/>
    <w:rsid w:val="00F5432E"/>
    <w:rsid w:val="00F54A29"/>
    <w:rsid w:val="00F56BE1"/>
    <w:rsid w:val="00F57C63"/>
    <w:rsid w:val="00F6046E"/>
    <w:rsid w:val="00F60CB2"/>
    <w:rsid w:val="00F60EBC"/>
    <w:rsid w:val="00F613F1"/>
    <w:rsid w:val="00F62F6E"/>
    <w:rsid w:val="00F658C5"/>
    <w:rsid w:val="00F66B1D"/>
    <w:rsid w:val="00F67178"/>
    <w:rsid w:val="00F701C7"/>
    <w:rsid w:val="00F8013C"/>
    <w:rsid w:val="00F8032B"/>
    <w:rsid w:val="00F813AA"/>
    <w:rsid w:val="00F829B5"/>
    <w:rsid w:val="00F84286"/>
    <w:rsid w:val="00F85F80"/>
    <w:rsid w:val="00F8603E"/>
    <w:rsid w:val="00F91B65"/>
    <w:rsid w:val="00F92942"/>
    <w:rsid w:val="00F9640E"/>
    <w:rsid w:val="00F96D1E"/>
    <w:rsid w:val="00F97733"/>
    <w:rsid w:val="00FA03D9"/>
    <w:rsid w:val="00FA21EA"/>
    <w:rsid w:val="00FA31AE"/>
    <w:rsid w:val="00FA3C67"/>
    <w:rsid w:val="00FA3D28"/>
    <w:rsid w:val="00FA7812"/>
    <w:rsid w:val="00FB057B"/>
    <w:rsid w:val="00FB1957"/>
    <w:rsid w:val="00FB2691"/>
    <w:rsid w:val="00FB4793"/>
    <w:rsid w:val="00FB508F"/>
    <w:rsid w:val="00FB5641"/>
    <w:rsid w:val="00FB57BC"/>
    <w:rsid w:val="00FB5E7B"/>
    <w:rsid w:val="00FB7664"/>
    <w:rsid w:val="00FB7A26"/>
    <w:rsid w:val="00FB7B77"/>
    <w:rsid w:val="00FC044E"/>
    <w:rsid w:val="00FC2886"/>
    <w:rsid w:val="00FC45B9"/>
    <w:rsid w:val="00FC626E"/>
    <w:rsid w:val="00FC76BB"/>
    <w:rsid w:val="00FD3D73"/>
    <w:rsid w:val="00FD56B7"/>
    <w:rsid w:val="00FD6399"/>
    <w:rsid w:val="00FD7CA9"/>
    <w:rsid w:val="00FE0219"/>
    <w:rsid w:val="00FE38C3"/>
    <w:rsid w:val="00FE3B55"/>
    <w:rsid w:val="00FE43AC"/>
    <w:rsid w:val="00FE4C9E"/>
    <w:rsid w:val="00FE640E"/>
    <w:rsid w:val="00FE70C2"/>
    <w:rsid w:val="00FE753A"/>
    <w:rsid w:val="00FF0DC1"/>
    <w:rsid w:val="00FF63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613F1"/>
    <w:pPr>
      <w:spacing w:after="240"/>
    </w:pPr>
    <w:rPr>
      <w:sz w:val="24"/>
      <w:szCs w:val="24"/>
      <w:lang w:val="en-US" w:eastAsia="en-US"/>
    </w:rPr>
  </w:style>
  <w:style w:type="paragraph" w:styleId="Heading1">
    <w:name w:val="heading 1"/>
    <w:aliases w:val="OGC Header Level 1,numbered"/>
    <w:basedOn w:val="Normal"/>
    <w:next w:val="Normal"/>
    <w:link w:val="Heading1Char"/>
    <w:uiPriority w:val="9"/>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link w:val="Heading3Char"/>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qFormat/>
    <w:rsid w:val="00965167"/>
    <w:pPr>
      <w:numPr>
        <w:ilvl w:val="4"/>
        <w:numId w:val="1"/>
      </w:numPr>
      <w:spacing w:before="240" w:after="60"/>
      <w:outlineLvl w:val="4"/>
    </w:pPr>
    <w:rPr>
      <w:b/>
      <w:bCs/>
      <w:i/>
      <w:iCs/>
      <w:sz w:val="22"/>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B464F3"/>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4"/>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5"/>
      </w:numPr>
      <w:spacing w:after="0"/>
    </w:pPr>
    <w:rPr>
      <w:b/>
      <w:szCs w:val="20"/>
      <w:lang w:val="en-GB"/>
    </w:rPr>
  </w:style>
  <w:style w:type="paragraph" w:customStyle="1" w:styleId="Requirement">
    <w:name w:val="Requirement"/>
    <w:basedOn w:val="Normal"/>
    <w:next w:val="Normal"/>
    <w:qFormat/>
    <w:rsid w:val="00F27D5A"/>
    <w:pPr>
      <w:numPr>
        <w:numId w:val="6"/>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7"/>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lang w:val="en-US" w:eastAsia="en-US"/>
    </w:rPr>
  </w:style>
  <w:style w:type="paragraph" w:customStyle="1" w:styleId="AnnexLevel2">
    <w:name w:val="Annex Level 2"/>
    <w:basedOn w:val="Heading2"/>
    <w:link w:val="AnnexLevel2Char"/>
    <w:rsid w:val="00F27D5A"/>
    <w:pPr>
      <w:numPr>
        <w:numId w:val="7"/>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B464F3"/>
    <w:pPr>
      <w:keepLines/>
      <w:spacing w:after="120"/>
      <w:ind w:left="0" w:firstLine="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link w:val="Heading2"/>
    <w:rsid w:val="004A5507"/>
    <w:rPr>
      <w:rFonts w:cs="Arial"/>
      <w:b/>
      <w:bCs/>
      <w:iCs/>
      <w:sz w:val="24"/>
      <w:szCs w:val="28"/>
      <w:lang w:val="en-US" w:eastAsia="en-US"/>
    </w:rPr>
  </w:style>
  <w:style w:type="character" w:customStyle="1" w:styleId="AnnexLevel2Char">
    <w:name w:val="Annex Level 2 Char"/>
    <w:link w:val="AnnexLevel2"/>
    <w:rsid w:val="004A5507"/>
    <w:rPr>
      <w:b/>
      <w:sz w:val="22"/>
      <w:lang w:val="en-AU" w:eastAsia="en-AU"/>
    </w:rPr>
  </w:style>
  <w:style w:type="character" w:customStyle="1" w:styleId="AnnexNumberedChar">
    <w:name w:val="Annex Numbered Char"/>
    <w:link w:val="AnnexNumbered"/>
    <w:rsid w:val="004A5507"/>
    <w:rPr>
      <w:b/>
      <w:sz w:val="22"/>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uiPriority w:val="99"/>
    <w:semiHidden/>
    <w:unhideWhenUsed/>
    <w:rsid w:val="004111ED"/>
    <w:rPr>
      <w:color w:val="800080"/>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sz w:val="18"/>
      <w:szCs w:val="18"/>
    </w:rPr>
  </w:style>
  <w:style w:type="table" w:styleId="TableColumns4">
    <w:name w:val="Table Columns 4"/>
    <w:basedOn w:val="TableNormal"/>
    <w:rsid w:val="00380908"/>
    <w:pPr>
      <w:spacing w:before="120" w:after="120"/>
      <w:jc w:val="both"/>
    </w:pPr>
    <w:rPr>
      <w:sz w:val="24"/>
      <w:szCs w:val="24"/>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
    <w:name w:val="Light Shading"/>
    <w:basedOn w:val="Table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uiPriority w:val="99"/>
    <w:semiHidden/>
    <w:unhideWhenUsed/>
    <w:rsid w:val="006F2ACD"/>
    <w:rPr>
      <w:vertAlign w:val="superscript"/>
    </w:rPr>
  </w:style>
  <w:style w:type="character" w:customStyle="1" w:styleId="apple-converted-space">
    <w:name w:val="apple-converted-space"/>
    <w:basedOn w:val="DefaultParagraphFont"/>
    <w:rsid w:val="00740F77"/>
  </w:style>
  <w:style w:type="paragraph" w:styleId="TOC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OC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OC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OC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OC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OC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LightShading-Accent4">
    <w:name w:val="Light Shading Accent 4"/>
    <w:basedOn w:val="Table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customStyle="1" w:styleId="xml">
    <w:name w:val="xml"/>
    <w:basedOn w:val="Normal"/>
    <w:next w:val="NormalIndent"/>
    <w:link w:val="xmlChar"/>
    <w:qFormat/>
    <w:rsid w:val="00C9582A"/>
    <w:rPr>
      <w:rFonts w:ascii="Consolas" w:hAnsi="Consolas" w:cs="Consolas"/>
      <w:sz w:val="18"/>
      <w:szCs w:val="20"/>
      <w:lang w:val="en-CA"/>
    </w:rPr>
  </w:style>
  <w:style w:type="character" w:customStyle="1" w:styleId="xmlChar">
    <w:name w:val="xml Char"/>
    <w:link w:val="xml"/>
    <w:rsid w:val="00C9582A"/>
    <w:rPr>
      <w:rFonts w:ascii="Consolas" w:hAnsi="Consolas" w:cs="Consolas"/>
      <w:sz w:val="18"/>
      <w:lang w:eastAsia="en-US"/>
    </w:rPr>
  </w:style>
  <w:style w:type="paragraph" w:styleId="HTMLPreformatted">
    <w:name w:val="HTML Preformatted"/>
    <w:basedOn w:val="Normal"/>
    <w:link w:val="HTMLPreformattedChar"/>
    <w:uiPriority w:val="99"/>
    <w:semiHidden/>
    <w:unhideWhenUsed/>
    <w:rsid w:val="00145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CA" w:eastAsia="en-CA"/>
    </w:rPr>
  </w:style>
  <w:style w:type="paragraph" w:styleId="NormalIndent">
    <w:name w:val="Normal Indent"/>
    <w:basedOn w:val="Normal"/>
    <w:uiPriority w:val="99"/>
    <w:semiHidden/>
    <w:unhideWhenUsed/>
    <w:rsid w:val="00C9582A"/>
    <w:pPr>
      <w:ind w:left="720"/>
    </w:pPr>
  </w:style>
  <w:style w:type="character" w:customStyle="1" w:styleId="HTMLPreformattedChar">
    <w:name w:val="HTML Preformatted Char"/>
    <w:link w:val="HTMLPreformatted"/>
    <w:uiPriority w:val="99"/>
    <w:semiHidden/>
    <w:rsid w:val="00145620"/>
    <w:rPr>
      <w:rFonts w:ascii="Courier New" w:hAnsi="Courier New" w:cs="Courier New"/>
    </w:rPr>
  </w:style>
  <w:style w:type="character" w:customStyle="1" w:styleId="tag">
    <w:name w:val="tag"/>
    <w:rsid w:val="00145620"/>
  </w:style>
  <w:style w:type="character" w:customStyle="1" w:styleId="pln">
    <w:name w:val="pln"/>
    <w:rsid w:val="00145620"/>
  </w:style>
  <w:style w:type="character" w:customStyle="1" w:styleId="atn">
    <w:name w:val="atn"/>
    <w:rsid w:val="00145620"/>
  </w:style>
  <w:style w:type="character" w:customStyle="1" w:styleId="pun">
    <w:name w:val="pun"/>
    <w:rsid w:val="00145620"/>
  </w:style>
  <w:style w:type="character" w:customStyle="1" w:styleId="atv">
    <w:name w:val="atv"/>
    <w:rsid w:val="00145620"/>
  </w:style>
  <w:style w:type="paragraph" w:styleId="Revision">
    <w:name w:val="Revision"/>
    <w:hidden/>
    <w:uiPriority w:val="99"/>
    <w:semiHidden/>
    <w:rsid w:val="00610E7E"/>
    <w:rPr>
      <w:sz w:val="24"/>
      <w:szCs w:val="24"/>
      <w:lang w:val="en-US" w:eastAsia="en-US"/>
    </w:rPr>
  </w:style>
  <w:style w:type="table" w:styleId="MediumList1">
    <w:name w:val="Medium List 1"/>
    <w:basedOn w:val="TableNormal"/>
    <w:uiPriority w:val="65"/>
    <w:rsid w:val="00853941"/>
    <w:rPr>
      <w:color w:val="000000"/>
    </w:rPr>
    <w:tblPr>
      <w:tblStyleRowBandSize w:val="1"/>
      <w:tblStyleColBandSize w:val="1"/>
      <w:tblBorders>
        <w:top w:val="single" w:sz="8" w:space="0" w:color="000000"/>
        <w:bottom w:val="single" w:sz="8" w:space="0" w:color="000000"/>
      </w:tblBorders>
    </w:tblPr>
    <w:tblStylePr w:type="firstRow">
      <w:rPr>
        <w:rFonts w:ascii="Cambria" w:eastAsia="MS Gothic"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character" w:customStyle="1" w:styleId="Heading3Char">
    <w:name w:val="Heading 3 Char"/>
    <w:aliases w:val="OGC Heading 3 Char"/>
    <w:link w:val="Heading3"/>
    <w:rsid w:val="00480BB6"/>
    <w:rPr>
      <w:rFonts w:cs="Arial"/>
      <w:b/>
      <w:bCs/>
      <w:sz w:val="24"/>
      <w:szCs w:val="26"/>
      <w:lang w:val="en-US" w:eastAsia="en-US"/>
    </w:rPr>
  </w:style>
  <w:style w:type="paragraph" w:customStyle="1" w:styleId="Tabletext9">
    <w:name w:val="Table text (9)"/>
    <w:basedOn w:val="Normal"/>
    <w:link w:val="Tabletext9Char"/>
    <w:rsid w:val="00480BB6"/>
    <w:pPr>
      <w:spacing w:before="60" w:after="60" w:line="210" w:lineRule="atLeast"/>
      <w:jc w:val="both"/>
    </w:pPr>
    <w:rPr>
      <w:rFonts w:ascii="Arial" w:eastAsia="MS Mincho" w:hAnsi="Arial"/>
      <w:sz w:val="18"/>
      <w:lang w:val="de-DE" w:eastAsia="ja-JP"/>
    </w:rPr>
  </w:style>
  <w:style w:type="character" w:customStyle="1" w:styleId="Tabletext9Char">
    <w:name w:val="Table text (9) Char"/>
    <w:link w:val="Tabletext9"/>
    <w:locked/>
    <w:rsid w:val="00480BB6"/>
    <w:rPr>
      <w:rFonts w:ascii="Arial" w:eastAsia="MS Mincho" w:hAnsi="Arial"/>
      <w:sz w:val="18"/>
      <w:szCs w:val="24"/>
      <w:lang w:val="de-DE" w:eastAsia="ja-JP"/>
    </w:rPr>
  </w:style>
  <w:style w:type="character" w:customStyle="1" w:styleId="Heading1Char">
    <w:name w:val="Heading 1 Char"/>
    <w:aliases w:val="OGC Header Level 1 Char,numbered Char"/>
    <w:link w:val="Heading1"/>
    <w:uiPriority w:val="9"/>
    <w:rsid w:val="00480BB6"/>
    <w:rPr>
      <w:b/>
      <w:bCs/>
      <w:sz w:val="28"/>
      <w:szCs w:val="24"/>
      <w:lang w:val="en-US" w:eastAsia="en-US"/>
    </w:rPr>
  </w:style>
  <w:style w:type="paragraph" w:customStyle="1" w:styleId="Annexlevel4">
    <w:name w:val="Annex level 4"/>
    <w:basedOn w:val="Heading4"/>
    <w:qFormat/>
    <w:rsid w:val="00B61014"/>
    <w:pPr>
      <w:numPr>
        <w:ilvl w:val="0"/>
        <w:numId w:val="0"/>
      </w:numPr>
      <w:ind w:left="720" w:hanging="720"/>
    </w:pPr>
    <w:rPr>
      <w:lang w:val="fr-CA"/>
    </w:rPr>
  </w:style>
  <w:style w:type="paragraph" w:customStyle="1" w:styleId="OGCAnnexX">
    <w:name w:val="OGC Annex X"/>
    <w:basedOn w:val="Heading2"/>
    <w:qFormat/>
    <w:rsid w:val="0027787F"/>
    <w:pPr>
      <w:numPr>
        <w:ilvl w:val="0"/>
        <w:numId w:val="27"/>
      </w:numPr>
    </w:pPr>
  </w:style>
  <w:style w:type="paragraph" w:customStyle="1" w:styleId="OGCAnnexXX">
    <w:name w:val="OGC Annex XX"/>
    <w:basedOn w:val="OGCAnnexX"/>
    <w:qFormat/>
    <w:rsid w:val="003C54F8"/>
    <w:pPr>
      <w:numPr>
        <w:ilvl w:val="1"/>
      </w:numPr>
    </w:pPr>
  </w:style>
  <w:style w:type="character" w:customStyle="1" w:styleId="Entity">
    <w:name w:val="Entity"/>
    <w:basedOn w:val="DefaultParagraphFont"/>
    <w:uiPriority w:val="1"/>
    <w:qFormat/>
    <w:rsid w:val="008B472E"/>
    <w:rPr>
      <w:rFonts w:ascii="Consolas" w:hAnsi="Consolas" w:cs="Consolas"/>
      <w:b w:val="0"/>
      <w:color w:val="4F81BD" w:themeColor="accent1"/>
      <w:sz w:val="20"/>
      <w:lang w:val="en-C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613F1"/>
    <w:pPr>
      <w:spacing w:after="240"/>
    </w:pPr>
    <w:rPr>
      <w:sz w:val="24"/>
      <w:szCs w:val="24"/>
      <w:lang w:val="en-US" w:eastAsia="en-US"/>
    </w:rPr>
  </w:style>
  <w:style w:type="paragraph" w:styleId="Heading1">
    <w:name w:val="heading 1"/>
    <w:aliases w:val="OGC Header Level 1,numbered"/>
    <w:basedOn w:val="Normal"/>
    <w:next w:val="Normal"/>
    <w:link w:val="Heading1Char"/>
    <w:uiPriority w:val="9"/>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link w:val="Heading3Char"/>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qFormat/>
    <w:rsid w:val="00965167"/>
    <w:pPr>
      <w:numPr>
        <w:ilvl w:val="4"/>
        <w:numId w:val="1"/>
      </w:numPr>
      <w:spacing w:before="240" w:after="60"/>
      <w:outlineLvl w:val="4"/>
    </w:pPr>
    <w:rPr>
      <w:b/>
      <w:bCs/>
      <w:i/>
      <w:iCs/>
      <w:sz w:val="22"/>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B464F3"/>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4"/>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5"/>
      </w:numPr>
      <w:spacing w:after="0"/>
    </w:pPr>
    <w:rPr>
      <w:b/>
      <w:szCs w:val="20"/>
      <w:lang w:val="en-GB"/>
    </w:rPr>
  </w:style>
  <w:style w:type="paragraph" w:customStyle="1" w:styleId="Requirement">
    <w:name w:val="Requirement"/>
    <w:basedOn w:val="Normal"/>
    <w:next w:val="Normal"/>
    <w:qFormat/>
    <w:rsid w:val="00F27D5A"/>
    <w:pPr>
      <w:numPr>
        <w:numId w:val="6"/>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7"/>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lang w:val="en-US" w:eastAsia="en-US"/>
    </w:rPr>
  </w:style>
  <w:style w:type="paragraph" w:customStyle="1" w:styleId="AnnexLevel2">
    <w:name w:val="Annex Level 2"/>
    <w:basedOn w:val="Heading2"/>
    <w:link w:val="AnnexLevel2Char"/>
    <w:rsid w:val="00F27D5A"/>
    <w:pPr>
      <w:numPr>
        <w:numId w:val="7"/>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B464F3"/>
    <w:pPr>
      <w:keepLines/>
      <w:spacing w:after="120"/>
      <w:ind w:left="0" w:firstLine="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link w:val="Heading2"/>
    <w:rsid w:val="004A5507"/>
    <w:rPr>
      <w:rFonts w:cs="Arial"/>
      <w:b/>
      <w:bCs/>
      <w:iCs/>
      <w:sz w:val="24"/>
      <w:szCs w:val="28"/>
      <w:lang w:val="en-US" w:eastAsia="en-US"/>
    </w:rPr>
  </w:style>
  <w:style w:type="character" w:customStyle="1" w:styleId="AnnexLevel2Char">
    <w:name w:val="Annex Level 2 Char"/>
    <w:link w:val="AnnexLevel2"/>
    <w:rsid w:val="004A5507"/>
    <w:rPr>
      <w:b/>
      <w:sz w:val="22"/>
      <w:lang w:val="en-AU" w:eastAsia="en-AU"/>
    </w:rPr>
  </w:style>
  <w:style w:type="character" w:customStyle="1" w:styleId="AnnexNumberedChar">
    <w:name w:val="Annex Numbered Char"/>
    <w:link w:val="AnnexNumbered"/>
    <w:rsid w:val="004A5507"/>
    <w:rPr>
      <w:b/>
      <w:sz w:val="22"/>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uiPriority w:val="99"/>
    <w:semiHidden/>
    <w:unhideWhenUsed/>
    <w:rsid w:val="004111ED"/>
    <w:rPr>
      <w:color w:val="800080"/>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sz w:val="18"/>
      <w:szCs w:val="18"/>
    </w:rPr>
  </w:style>
  <w:style w:type="table" w:styleId="TableColumns4">
    <w:name w:val="Table Columns 4"/>
    <w:basedOn w:val="TableNormal"/>
    <w:rsid w:val="00380908"/>
    <w:pPr>
      <w:spacing w:before="120" w:after="120"/>
      <w:jc w:val="both"/>
    </w:pPr>
    <w:rPr>
      <w:sz w:val="24"/>
      <w:szCs w:val="24"/>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
    <w:name w:val="Light Shading"/>
    <w:basedOn w:val="Table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uiPriority w:val="99"/>
    <w:semiHidden/>
    <w:unhideWhenUsed/>
    <w:rsid w:val="006F2ACD"/>
    <w:rPr>
      <w:vertAlign w:val="superscript"/>
    </w:rPr>
  </w:style>
  <w:style w:type="character" w:customStyle="1" w:styleId="apple-converted-space">
    <w:name w:val="apple-converted-space"/>
    <w:basedOn w:val="DefaultParagraphFont"/>
    <w:rsid w:val="00740F77"/>
  </w:style>
  <w:style w:type="paragraph" w:styleId="TOC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OC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OC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OC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OC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OC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LightShading-Accent4">
    <w:name w:val="Light Shading Accent 4"/>
    <w:basedOn w:val="Table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customStyle="1" w:styleId="xml">
    <w:name w:val="xml"/>
    <w:basedOn w:val="Normal"/>
    <w:next w:val="NormalIndent"/>
    <w:link w:val="xmlChar"/>
    <w:qFormat/>
    <w:rsid w:val="00C9582A"/>
    <w:rPr>
      <w:rFonts w:ascii="Consolas" w:hAnsi="Consolas" w:cs="Consolas"/>
      <w:sz w:val="18"/>
      <w:szCs w:val="20"/>
      <w:lang w:val="en-CA"/>
    </w:rPr>
  </w:style>
  <w:style w:type="character" w:customStyle="1" w:styleId="xmlChar">
    <w:name w:val="xml Char"/>
    <w:link w:val="xml"/>
    <w:rsid w:val="00C9582A"/>
    <w:rPr>
      <w:rFonts w:ascii="Consolas" w:hAnsi="Consolas" w:cs="Consolas"/>
      <w:sz w:val="18"/>
      <w:lang w:eastAsia="en-US"/>
    </w:rPr>
  </w:style>
  <w:style w:type="paragraph" w:styleId="HTMLPreformatted">
    <w:name w:val="HTML Preformatted"/>
    <w:basedOn w:val="Normal"/>
    <w:link w:val="HTMLPreformattedChar"/>
    <w:uiPriority w:val="99"/>
    <w:semiHidden/>
    <w:unhideWhenUsed/>
    <w:rsid w:val="00145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CA" w:eastAsia="en-CA"/>
    </w:rPr>
  </w:style>
  <w:style w:type="paragraph" w:styleId="NormalIndent">
    <w:name w:val="Normal Indent"/>
    <w:basedOn w:val="Normal"/>
    <w:uiPriority w:val="99"/>
    <w:semiHidden/>
    <w:unhideWhenUsed/>
    <w:rsid w:val="00C9582A"/>
    <w:pPr>
      <w:ind w:left="720"/>
    </w:pPr>
  </w:style>
  <w:style w:type="character" w:customStyle="1" w:styleId="HTMLPreformattedChar">
    <w:name w:val="HTML Preformatted Char"/>
    <w:link w:val="HTMLPreformatted"/>
    <w:uiPriority w:val="99"/>
    <w:semiHidden/>
    <w:rsid w:val="00145620"/>
    <w:rPr>
      <w:rFonts w:ascii="Courier New" w:hAnsi="Courier New" w:cs="Courier New"/>
    </w:rPr>
  </w:style>
  <w:style w:type="character" w:customStyle="1" w:styleId="tag">
    <w:name w:val="tag"/>
    <w:rsid w:val="00145620"/>
  </w:style>
  <w:style w:type="character" w:customStyle="1" w:styleId="pln">
    <w:name w:val="pln"/>
    <w:rsid w:val="00145620"/>
  </w:style>
  <w:style w:type="character" w:customStyle="1" w:styleId="atn">
    <w:name w:val="atn"/>
    <w:rsid w:val="00145620"/>
  </w:style>
  <w:style w:type="character" w:customStyle="1" w:styleId="pun">
    <w:name w:val="pun"/>
    <w:rsid w:val="00145620"/>
  </w:style>
  <w:style w:type="character" w:customStyle="1" w:styleId="atv">
    <w:name w:val="atv"/>
    <w:rsid w:val="00145620"/>
  </w:style>
  <w:style w:type="paragraph" w:styleId="Revision">
    <w:name w:val="Revision"/>
    <w:hidden/>
    <w:uiPriority w:val="99"/>
    <w:semiHidden/>
    <w:rsid w:val="00610E7E"/>
    <w:rPr>
      <w:sz w:val="24"/>
      <w:szCs w:val="24"/>
      <w:lang w:val="en-US" w:eastAsia="en-US"/>
    </w:rPr>
  </w:style>
  <w:style w:type="table" w:styleId="MediumList1">
    <w:name w:val="Medium List 1"/>
    <w:basedOn w:val="TableNormal"/>
    <w:uiPriority w:val="65"/>
    <w:rsid w:val="00853941"/>
    <w:rPr>
      <w:color w:val="000000"/>
    </w:rPr>
    <w:tblPr>
      <w:tblStyleRowBandSize w:val="1"/>
      <w:tblStyleColBandSize w:val="1"/>
      <w:tblBorders>
        <w:top w:val="single" w:sz="8" w:space="0" w:color="000000"/>
        <w:bottom w:val="single" w:sz="8" w:space="0" w:color="000000"/>
      </w:tblBorders>
    </w:tblPr>
    <w:tblStylePr w:type="firstRow">
      <w:rPr>
        <w:rFonts w:ascii="Cambria" w:eastAsia="MS Gothic"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character" w:customStyle="1" w:styleId="Heading3Char">
    <w:name w:val="Heading 3 Char"/>
    <w:aliases w:val="OGC Heading 3 Char"/>
    <w:link w:val="Heading3"/>
    <w:rsid w:val="00480BB6"/>
    <w:rPr>
      <w:rFonts w:cs="Arial"/>
      <w:b/>
      <w:bCs/>
      <w:sz w:val="24"/>
      <w:szCs w:val="26"/>
      <w:lang w:val="en-US" w:eastAsia="en-US"/>
    </w:rPr>
  </w:style>
  <w:style w:type="paragraph" w:customStyle="1" w:styleId="Tabletext9">
    <w:name w:val="Table text (9)"/>
    <w:basedOn w:val="Normal"/>
    <w:link w:val="Tabletext9Char"/>
    <w:rsid w:val="00480BB6"/>
    <w:pPr>
      <w:spacing w:before="60" w:after="60" w:line="210" w:lineRule="atLeast"/>
      <w:jc w:val="both"/>
    </w:pPr>
    <w:rPr>
      <w:rFonts w:ascii="Arial" w:eastAsia="MS Mincho" w:hAnsi="Arial"/>
      <w:sz w:val="18"/>
      <w:lang w:val="de-DE" w:eastAsia="ja-JP"/>
    </w:rPr>
  </w:style>
  <w:style w:type="character" w:customStyle="1" w:styleId="Tabletext9Char">
    <w:name w:val="Table text (9) Char"/>
    <w:link w:val="Tabletext9"/>
    <w:locked/>
    <w:rsid w:val="00480BB6"/>
    <w:rPr>
      <w:rFonts w:ascii="Arial" w:eastAsia="MS Mincho" w:hAnsi="Arial"/>
      <w:sz w:val="18"/>
      <w:szCs w:val="24"/>
      <w:lang w:val="de-DE" w:eastAsia="ja-JP"/>
    </w:rPr>
  </w:style>
  <w:style w:type="character" w:customStyle="1" w:styleId="Heading1Char">
    <w:name w:val="Heading 1 Char"/>
    <w:aliases w:val="OGC Header Level 1 Char,numbered Char"/>
    <w:link w:val="Heading1"/>
    <w:uiPriority w:val="9"/>
    <w:rsid w:val="00480BB6"/>
    <w:rPr>
      <w:b/>
      <w:bCs/>
      <w:sz w:val="28"/>
      <w:szCs w:val="24"/>
      <w:lang w:val="en-US" w:eastAsia="en-US"/>
    </w:rPr>
  </w:style>
  <w:style w:type="paragraph" w:customStyle="1" w:styleId="Annexlevel4">
    <w:name w:val="Annex level 4"/>
    <w:basedOn w:val="Heading4"/>
    <w:qFormat/>
    <w:rsid w:val="00B61014"/>
    <w:pPr>
      <w:numPr>
        <w:ilvl w:val="0"/>
        <w:numId w:val="0"/>
      </w:numPr>
      <w:ind w:left="720" w:hanging="720"/>
    </w:pPr>
    <w:rPr>
      <w:lang w:val="fr-CA"/>
    </w:rPr>
  </w:style>
  <w:style w:type="paragraph" w:customStyle="1" w:styleId="OGCAnnexX">
    <w:name w:val="OGC Annex X"/>
    <w:basedOn w:val="Heading2"/>
    <w:qFormat/>
    <w:rsid w:val="0027787F"/>
    <w:pPr>
      <w:numPr>
        <w:ilvl w:val="0"/>
        <w:numId w:val="27"/>
      </w:numPr>
    </w:pPr>
  </w:style>
  <w:style w:type="paragraph" w:customStyle="1" w:styleId="OGCAnnexXX">
    <w:name w:val="OGC Annex XX"/>
    <w:basedOn w:val="OGCAnnexX"/>
    <w:qFormat/>
    <w:rsid w:val="003C54F8"/>
    <w:pPr>
      <w:numPr>
        <w:ilvl w:val="1"/>
      </w:numPr>
    </w:pPr>
  </w:style>
  <w:style w:type="character" w:customStyle="1" w:styleId="Entity">
    <w:name w:val="Entity"/>
    <w:basedOn w:val="DefaultParagraphFont"/>
    <w:uiPriority w:val="1"/>
    <w:qFormat/>
    <w:rsid w:val="008B472E"/>
    <w:rPr>
      <w:rFonts w:ascii="Consolas" w:hAnsi="Consolas" w:cs="Consolas"/>
      <w:b w:val="0"/>
      <w:color w:val="4F81BD" w:themeColor="accent1"/>
      <w:sz w:val="20"/>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10213">
      <w:bodyDiv w:val="1"/>
      <w:marLeft w:val="0"/>
      <w:marRight w:val="0"/>
      <w:marTop w:val="0"/>
      <w:marBottom w:val="0"/>
      <w:divBdr>
        <w:top w:val="none" w:sz="0" w:space="0" w:color="auto"/>
        <w:left w:val="none" w:sz="0" w:space="0" w:color="auto"/>
        <w:bottom w:val="none" w:sz="0" w:space="0" w:color="auto"/>
        <w:right w:val="none" w:sz="0" w:space="0" w:color="auto"/>
      </w:divBdr>
    </w:div>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302931834">
      <w:bodyDiv w:val="1"/>
      <w:marLeft w:val="0"/>
      <w:marRight w:val="0"/>
      <w:marTop w:val="0"/>
      <w:marBottom w:val="0"/>
      <w:divBdr>
        <w:top w:val="none" w:sz="0" w:space="0" w:color="auto"/>
        <w:left w:val="none" w:sz="0" w:space="0" w:color="auto"/>
        <w:bottom w:val="none" w:sz="0" w:space="0" w:color="auto"/>
        <w:right w:val="none" w:sz="0" w:space="0" w:color="auto"/>
      </w:divBdr>
    </w:div>
    <w:div w:id="344402041">
      <w:bodyDiv w:val="1"/>
      <w:marLeft w:val="0"/>
      <w:marRight w:val="0"/>
      <w:marTop w:val="0"/>
      <w:marBottom w:val="0"/>
      <w:divBdr>
        <w:top w:val="none" w:sz="0" w:space="0" w:color="auto"/>
        <w:left w:val="none" w:sz="0" w:space="0" w:color="auto"/>
        <w:bottom w:val="none" w:sz="0" w:space="0" w:color="auto"/>
        <w:right w:val="none" w:sz="0" w:space="0" w:color="auto"/>
      </w:divBdr>
    </w:div>
    <w:div w:id="363554628">
      <w:bodyDiv w:val="1"/>
      <w:marLeft w:val="0"/>
      <w:marRight w:val="0"/>
      <w:marTop w:val="0"/>
      <w:marBottom w:val="0"/>
      <w:divBdr>
        <w:top w:val="none" w:sz="0" w:space="0" w:color="auto"/>
        <w:left w:val="none" w:sz="0" w:space="0" w:color="auto"/>
        <w:bottom w:val="none" w:sz="0" w:space="0" w:color="auto"/>
        <w:right w:val="none" w:sz="0" w:space="0" w:color="auto"/>
      </w:divBdr>
    </w:div>
    <w:div w:id="383870499">
      <w:bodyDiv w:val="1"/>
      <w:marLeft w:val="0"/>
      <w:marRight w:val="0"/>
      <w:marTop w:val="0"/>
      <w:marBottom w:val="0"/>
      <w:divBdr>
        <w:top w:val="none" w:sz="0" w:space="0" w:color="auto"/>
        <w:left w:val="none" w:sz="0" w:space="0" w:color="auto"/>
        <w:bottom w:val="none" w:sz="0" w:space="0" w:color="auto"/>
        <w:right w:val="none" w:sz="0" w:space="0" w:color="auto"/>
      </w:divBdr>
    </w:div>
    <w:div w:id="569658937">
      <w:bodyDiv w:val="1"/>
      <w:marLeft w:val="0"/>
      <w:marRight w:val="0"/>
      <w:marTop w:val="0"/>
      <w:marBottom w:val="0"/>
      <w:divBdr>
        <w:top w:val="none" w:sz="0" w:space="0" w:color="auto"/>
        <w:left w:val="none" w:sz="0" w:space="0" w:color="auto"/>
        <w:bottom w:val="none" w:sz="0" w:space="0" w:color="auto"/>
        <w:right w:val="none" w:sz="0" w:space="0" w:color="auto"/>
      </w:divBdr>
    </w:div>
    <w:div w:id="631137576">
      <w:bodyDiv w:val="1"/>
      <w:marLeft w:val="0"/>
      <w:marRight w:val="0"/>
      <w:marTop w:val="0"/>
      <w:marBottom w:val="0"/>
      <w:divBdr>
        <w:top w:val="none" w:sz="0" w:space="0" w:color="auto"/>
        <w:left w:val="none" w:sz="0" w:space="0" w:color="auto"/>
        <w:bottom w:val="none" w:sz="0" w:space="0" w:color="auto"/>
        <w:right w:val="none" w:sz="0" w:space="0" w:color="auto"/>
      </w:divBdr>
    </w:div>
    <w:div w:id="778841953">
      <w:bodyDiv w:val="1"/>
      <w:marLeft w:val="0"/>
      <w:marRight w:val="0"/>
      <w:marTop w:val="0"/>
      <w:marBottom w:val="0"/>
      <w:divBdr>
        <w:top w:val="none" w:sz="0" w:space="0" w:color="auto"/>
        <w:left w:val="none" w:sz="0" w:space="0" w:color="auto"/>
        <w:bottom w:val="none" w:sz="0" w:space="0" w:color="auto"/>
        <w:right w:val="none" w:sz="0" w:space="0" w:color="auto"/>
      </w:divBdr>
    </w:div>
    <w:div w:id="1050768881">
      <w:bodyDiv w:val="1"/>
      <w:marLeft w:val="0"/>
      <w:marRight w:val="0"/>
      <w:marTop w:val="0"/>
      <w:marBottom w:val="0"/>
      <w:divBdr>
        <w:top w:val="none" w:sz="0" w:space="0" w:color="auto"/>
        <w:left w:val="none" w:sz="0" w:space="0" w:color="auto"/>
        <w:bottom w:val="none" w:sz="0" w:space="0" w:color="auto"/>
        <w:right w:val="none" w:sz="0" w:space="0" w:color="auto"/>
      </w:divBdr>
    </w:div>
    <w:div w:id="1177766950">
      <w:bodyDiv w:val="1"/>
      <w:marLeft w:val="0"/>
      <w:marRight w:val="0"/>
      <w:marTop w:val="0"/>
      <w:marBottom w:val="0"/>
      <w:divBdr>
        <w:top w:val="none" w:sz="0" w:space="0" w:color="auto"/>
        <w:left w:val="none" w:sz="0" w:space="0" w:color="auto"/>
        <w:bottom w:val="none" w:sz="0" w:space="0" w:color="auto"/>
        <w:right w:val="none" w:sz="0" w:space="0" w:color="auto"/>
      </w:divBdr>
    </w:div>
    <w:div w:id="1900940187">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www.stratigraphy.org/index.php/ics-chart-timescale" TargetMode="External"/><Relationship Id="rId1" Type="http://schemas.openxmlformats.org/officeDocument/2006/relationships/hyperlink" Target="http://www.stratigraphy.org/index.php/ics-chart-timescale"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117" Type="http://schemas.openxmlformats.org/officeDocument/2006/relationships/image" Target="media/image99.emf"/><Relationship Id="rId21" Type="http://schemas.openxmlformats.org/officeDocument/2006/relationships/hyperlink" Target="http://www.opengis.net/spec/waterml/2.0/req/xsd-xml-rules" TargetMode="External"/><Relationship Id="rId42" Type="http://schemas.openxmlformats.org/officeDocument/2006/relationships/image" Target="media/image26.emf"/><Relationship Id="rId47" Type="http://schemas.openxmlformats.org/officeDocument/2006/relationships/image" Target="media/image30.png"/><Relationship Id="rId63" Type="http://schemas.openxmlformats.org/officeDocument/2006/relationships/image" Target="media/image46.emf"/><Relationship Id="rId68" Type="http://schemas.openxmlformats.org/officeDocument/2006/relationships/image" Target="media/image51.emf"/><Relationship Id="rId84" Type="http://schemas.openxmlformats.org/officeDocument/2006/relationships/image" Target="media/image67.emf"/><Relationship Id="rId89" Type="http://schemas.openxmlformats.org/officeDocument/2006/relationships/image" Target="media/image72.emf"/><Relationship Id="rId112" Type="http://schemas.openxmlformats.org/officeDocument/2006/relationships/image" Target="media/image95.emf"/><Relationship Id="rId133" Type="http://schemas.openxmlformats.org/officeDocument/2006/relationships/hyperlink" Target="http://xmlns.geosciml.org/GeoSciML-Basic/4.1" TargetMode="External"/><Relationship Id="rId138" Type="http://schemas.openxmlformats.org/officeDocument/2006/relationships/hyperlink" Target="http://xmlns.geosciml.org/geosciml-lite/4.1" TargetMode="External"/><Relationship Id="rId154" Type="http://schemas.openxmlformats.org/officeDocument/2006/relationships/hyperlink" Target="http://schemas.opengis.net/gsml/4.0/geologictime.sch" TargetMode="External"/><Relationship Id="rId159" Type="http://schemas.openxmlformats.org/officeDocument/2006/relationships/hyperlink" Target="http://inspire.jrc.ec.europa.eu/documents/Data_Specifications/INSPIRE_DataSpecification_GE_v3.0.pdf" TargetMode="External"/><Relationship Id="rId16" Type="http://schemas.openxmlformats.org/officeDocument/2006/relationships/image" Target="media/image3.png"/><Relationship Id="rId107" Type="http://schemas.openxmlformats.org/officeDocument/2006/relationships/image" Target="media/image90.emf"/><Relationship Id="rId11" Type="http://schemas.openxmlformats.org/officeDocument/2006/relationships/hyperlink" Target="mailto:oliver.raymond@ga.gov.au" TargetMode="External"/><Relationship Id="rId32" Type="http://schemas.openxmlformats.org/officeDocument/2006/relationships/image" Target="media/image16.emf"/><Relationship Id="rId37" Type="http://schemas.openxmlformats.org/officeDocument/2006/relationships/image" Target="media/image21.emf"/><Relationship Id="rId53" Type="http://schemas.openxmlformats.org/officeDocument/2006/relationships/image" Target="media/image36.emf"/><Relationship Id="rId58" Type="http://schemas.openxmlformats.org/officeDocument/2006/relationships/image" Target="media/image41.emf"/><Relationship Id="rId74" Type="http://schemas.openxmlformats.org/officeDocument/2006/relationships/image" Target="media/image57.emf"/><Relationship Id="rId79" Type="http://schemas.openxmlformats.org/officeDocument/2006/relationships/image" Target="media/image62.emf"/><Relationship Id="rId102" Type="http://schemas.openxmlformats.org/officeDocument/2006/relationships/image" Target="media/image85.emf"/><Relationship Id="rId123" Type="http://schemas.openxmlformats.org/officeDocument/2006/relationships/image" Target="media/image105.png"/><Relationship Id="rId128" Type="http://schemas.openxmlformats.org/officeDocument/2006/relationships/hyperlink" Target="http://www.isotc211.org/2005/gco" TargetMode="External"/><Relationship Id="rId144" Type="http://schemas.openxmlformats.org/officeDocument/2006/relationships/hyperlink" Target="http://www.opengis.net/swe/2.0" TargetMode="External"/><Relationship Id="rId149" Type="http://schemas.openxmlformats.org/officeDocument/2006/relationships/hyperlink" Target="http://data.geoscience.gov.xx/feature/asc/geologicunit/stratno/25947%3c/gml:identifier" TargetMode="External"/><Relationship Id="rId5" Type="http://schemas.openxmlformats.org/officeDocument/2006/relationships/settings" Target="settings.xml"/><Relationship Id="rId90" Type="http://schemas.openxmlformats.org/officeDocument/2006/relationships/image" Target="media/image73.emf"/><Relationship Id="rId95" Type="http://schemas.openxmlformats.org/officeDocument/2006/relationships/image" Target="media/image78.emf"/><Relationship Id="rId160" Type="http://schemas.openxmlformats.org/officeDocument/2006/relationships/hyperlink" Target="http://pubs.usgs.gov/of/2004/1334/2004-1334.pdf" TargetMode="External"/><Relationship Id="rId165" Type="http://schemas.openxmlformats.org/officeDocument/2006/relationships/theme" Target="theme/theme1.xml"/><Relationship Id="rId22" Type="http://schemas.openxmlformats.org/officeDocument/2006/relationships/image" Target="media/image8.emf"/><Relationship Id="rId27" Type="http://schemas.openxmlformats.org/officeDocument/2006/relationships/image" Target="media/image11.emf"/><Relationship Id="rId43" Type="http://schemas.openxmlformats.org/officeDocument/2006/relationships/image" Target="media/image27.emf"/><Relationship Id="rId48" Type="http://schemas.openxmlformats.org/officeDocument/2006/relationships/image" Target="media/image31.png"/><Relationship Id="rId64" Type="http://schemas.openxmlformats.org/officeDocument/2006/relationships/image" Target="media/image47.emf"/><Relationship Id="rId69" Type="http://schemas.openxmlformats.org/officeDocument/2006/relationships/image" Target="media/image52.emf"/><Relationship Id="rId113" Type="http://schemas.openxmlformats.org/officeDocument/2006/relationships/image" Target="media/image96.emf"/><Relationship Id="rId118" Type="http://schemas.openxmlformats.org/officeDocument/2006/relationships/image" Target="media/image100.png"/><Relationship Id="rId134" Type="http://schemas.openxmlformats.org/officeDocument/2006/relationships/hyperlink" Target="http://xmlns.geosciml.org/Borehole/4.1" TargetMode="External"/><Relationship Id="rId139" Type="http://schemas.openxmlformats.org/officeDocument/2006/relationships/hyperlink" Target="http://standards.iso.org/iso/19115/-3/mrl/1.0" TargetMode="External"/><Relationship Id="rId80" Type="http://schemas.openxmlformats.org/officeDocument/2006/relationships/image" Target="media/image63.emf"/><Relationship Id="rId85" Type="http://schemas.openxmlformats.org/officeDocument/2006/relationships/image" Target="media/image68.emf"/><Relationship Id="rId150" Type="http://schemas.openxmlformats.org/officeDocument/2006/relationships/hyperlink" Target="http://data.geoscience.gov.xx/feature/asc/geologicunit/stratno/25947" TargetMode="External"/><Relationship Id="rId155" Type="http://schemas.openxmlformats.org/officeDocument/2006/relationships/hyperlink" Target="http://schemas.opengis.net/gsml/4.0/geosciml-lite.sch" TargetMode="External"/><Relationship Id="rId12" Type="http://schemas.openxmlformats.org/officeDocument/2006/relationships/comments" Target="comments.xml"/><Relationship Id="rId17" Type="http://schemas.openxmlformats.org/officeDocument/2006/relationships/image" Target="media/image4.emf"/><Relationship Id="rId33" Type="http://schemas.openxmlformats.org/officeDocument/2006/relationships/image" Target="media/image17.emf"/><Relationship Id="rId38" Type="http://schemas.openxmlformats.org/officeDocument/2006/relationships/image" Target="media/image22.emf"/><Relationship Id="rId59" Type="http://schemas.openxmlformats.org/officeDocument/2006/relationships/image" Target="media/image42.emf"/><Relationship Id="rId103" Type="http://schemas.openxmlformats.org/officeDocument/2006/relationships/image" Target="media/image86.emf"/><Relationship Id="rId108" Type="http://schemas.openxmlformats.org/officeDocument/2006/relationships/image" Target="media/image91.emf"/><Relationship Id="rId124" Type="http://schemas.openxmlformats.org/officeDocument/2006/relationships/image" Target="media/image106.png"/><Relationship Id="rId129" Type="http://schemas.openxmlformats.org/officeDocument/2006/relationships/hyperlink" Target="http://www.isotc211.org/2005/gmd" TargetMode="External"/><Relationship Id="rId54" Type="http://schemas.openxmlformats.org/officeDocument/2006/relationships/image" Target="media/image37.emf"/><Relationship Id="rId70" Type="http://schemas.openxmlformats.org/officeDocument/2006/relationships/image" Target="media/image53.emf"/><Relationship Id="rId75" Type="http://schemas.openxmlformats.org/officeDocument/2006/relationships/image" Target="media/image58.emf"/><Relationship Id="rId91" Type="http://schemas.openxmlformats.org/officeDocument/2006/relationships/image" Target="media/image74.emf"/><Relationship Id="rId96" Type="http://schemas.openxmlformats.org/officeDocument/2006/relationships/image" Target="media/image79.emf"/><Relationship Id="rId140" Type="http://schemas.openxmlformats.org/officeDocument/2006/relationships/hyperlink" Target="http://www.opengis.net/om/2.0" TargetMode="External"/><Relationship Id="rId145" Type="http://schemas.openxmlformats.org/officeDocument/2006/relationships/hyperlink" Target="http://www.opengis.net/wfs/2.0" TargetMode="External"/><Relationship Id="rId161" Type="http://schemas.openxmlformats.org/officeDocument/2006/relationships/hyperlink" Target="http://www.geologicacarpathica.com/GeolCarp_Vol56_No3_273_284.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hyperlink" Target="http://www.cgi-iugs.org/tech_collaboration/geoscience_terminology_working_group.html" TargetMode="External"/><Relationship Id="rId28" Type="http://schemas.openxmlformats.org/officeDocument/2006/relationships/image" Target="media/image12.emf"/><Relationship Id="rId36" Type="http://schemas.openxmlformats.org/officeDocument/2006/relationships/image" Target="media/image20.emf"/><Relationship Id="rId49" Type="http://schemas.openxmlformats.org/officeDocument/2006/relationships/image" Target="media/image32.emf"/><Relationship Id="rId57" Type="http://schemas.openxmlformats.org/officeDocument/2006/relationships/image" Target="media/image40.emf"/><Relationship Id="rId106" Type="http://schemas.openxmlformats.org/officeDocument/2006/relationships/image" Target="media/image89.emf"/><Relationship Id="rId114" Type="http://schemas.openxmlformats.org/officeDocument/2006/relationships/image" Target="media/image97.png"/><Relationship Id="rId119" Type="http://schemas.openxmlformats.org/officeDocument/2006/relationships/image" Target="media/image101.png"/><Relationship Id="rId127" Type="http://schemas.openxmlformats.org/officeDocument/2006/relationships/hyperlink" Target="http://www.opengis.net/cv/0.2/gml32" TargetMode="External"/><Relationship Id="rId10" Type="http://schemas.openxmlformats.org/officeDocument/2006/relationships/hyperlink" Target="http://www.opengeospatial.org/legal/" TargetMode="External"/><Relationship Id="rId31" Type="http://schemas.openxmlformats.org/officeDocument/2006/relationships/image" Target="media/image15.emf"/><Relationship Id="rId44" Type="http://schemas.openxmlformats.org/officeDocument/2006/relationships/image" Target="media/image28.png"/><Relationship Id="rId52" Type="http://schemas.openxmlformats.org/officeDocument/2006/relationships/image" Target="media/image35.emf"/><Relationship Id="rId60" Type="http://schemas.openxmlformats.org/officeDocument/2006/relationships/image" Target="media/image43.emf"/><Relationship Id="rId65" Type="http://schemas.openxmlformats.org/officeDocument/2006/relationships/image" Target="media/image48.emf"/><Relationship Id="rId73" Type="http://schemas.openxmlformats.org/officeDocument/2006/relationships/image" Target="media/image56.emf"/><Relationship Id="rId78" Type="http://schemas.openxmlformats.org/officeDocument/2006/relationships/image" Target="media/image61.emf"/><Relationship Id="rId81" Type="http://schemas.openxmlformats.org/officeDocument/2006/relationships/image" Target="media/image64.emf"/><Relationship Id="rId86" Type="http://schemas.openxmlformats.org/officeDocument/2006/relationships/image" Target="media/image69.emf"/><Relationship Id="rId94" Type="http://schemas.openxmlformats.org/officeDocument/2006/relationships/image" Target="media/image77.emf"/><Relationship Id="rId99" Type="http://schemas.openxmlformats.org/officeDocument/2006/relationships/image" Target="media/image82.emf"/><Relationship Id="rId101" Type="http://schemas.openxmlformats.org/officeDocument/2006/relationships/image" Target="media/image84.emf"/><Relationship Id="rId122" Type="http://schemas.openxmlformats.org/officeDocument/2006/relationships/image" Target="media/image104.png"/><Relationship Id="rId130" Type="http://schemas.openxmlformats.org/officeDocument/2006/relationships/hyperlink" Target="http://www.opengis.net/gml/3.2" TargetMode="External"/><Relationship Id="rId135" Type="http://schemas.openxmlformats.org/officeDocument/2006/relationships/hyperlink" Target="http://xmlns.geosciml.org/GeoSciML-Extension/4.1" TargetMode="External"/><Relationship Id="rId143" Type="http://schemas.openxmlformats.org/officeDocument/2006/relationships/hyperlink" Target="http://www.opengis.net/samplingSpecimen/2.0" TargetMode="External"/><Relationship Id="rId148" Type="http://schemas.openxmlformats.org/officeDocument/2006/relationships/hyperlink" Target="http://www.ietf.org/rfc/rfc2616" TargetMode="External"/><Relationship Id="rId151" Type="http://schemas.openxmlformats.org/officeDocument/2006/relationships/hyperlink" Target="http://data.geoscience.gov.xx/feature/asc/geologicunit/stratno/25947%3c/gml:identifier" TargetMode="External"/><Relationship Id="rId156" Type="http://schemas.openxmlformats.org/officeDocument/2006/relationships/hyperlink" Target="http://www.geosciml.org" TargetMode="External"/><Relationship Id="rId164" Type="http://schemas.openxmlformats.org/officeDocument/2006/relationships/fontTable" Target="fontTable.xml"/><Relationship Id="rId169"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hyperlink" Target="http://www.opengis.net/doc/geosciml/" TargetMode="External"/><Relationship Id="rId13" Type="http://schemas.openxmlformats.org/officeDocument/2006/relationships/hyperlink" Target="http://standards.iso.org/ittf/PubliclyAvailableStandards/c040833_ISO_IEC_19757-3_2006(E).zip" TargetMode="External"/><Relationship Id="rId18" Type="http://schemas.openxmlformats.org/officeDocument/2006/relationships/image" Target="media/image5.emf"/><Relationship Id="rId39" Type="http://schemas.openxmlformats.org/officeDocument/2006/relationships/image" Target="media/image23.emf"/><Relationship Id="rId109" Type="http://schemas.openxmlformats.org/officeDocument/2006/relationships/image" Target="media/image92.emf"/><Relationship Id="rId34" Type="http://schemas.openxmlformats.org/officeDocument/2006/relationships/image" Target="media/image18.emf"/><Relationship Id="rId50" Type="http://schemas.openxmlformats.org/officeDocument/2006/relationships/image" Target="media/image33.emf"/><Relationship Id="rId55" Type="http://schemas.openxmlformats.org/officeDocument/2006/relationships/image" Target="media/image38.png"/><Relationship Id="rId76" Type="http://schemas.openxmlformats.org/officeDocument/2006/relationships/image" Target="media/image59.emf"/><Relationship Id="rId97" Type="http://schemas.openxmlformats.org/officeDocument/2006/relationships/image" Target="media/image80.emf"/><Relationship Id="rId104" Type="http://schemas.openxmlformats.org/officeDocument/2006/relationships/image" Target="media/image87.emf"/><Relationship Id="rId120" Type="http://schemas.openxmlformats.org/officeDocument/2006/relationships/image" Target="media/image102.png"/><Relationship Id="rId125" Type="http://schemas.openxmlformats.org/officeDocument/2006/relationships/image" Target="media/image107.emf"/><Relationship Id="rId141" Type="http://schemas.openxmlformats.org/officeDocument/2006/relationships/hyperlink" Target="http://www.opengis.net/sampling/2.0" TargetMode="External"/><Relationship Id="rId146" Type="http://schemas.openxmlformats.org/officeDocument/2006/relationships/hyperlink" Target="http://www.w3.org/1999/xlink" TargetMode="External"/><Relationship Id="rId7" Type="http://schemas.openxmlformats.org/officeDocument/2006/relationships/footnotes" Target="footnotes.xml"/><Relationship Id="rId71" Type="http://schemas.openxmlformats.org/officeDocument/2006/relationships/image" Target="media/image54.emf"/><Relationship Id="rId92" Type="http://schemas.openxmlformats.org/officeDocument/2006/relationships/image" Target="media/image75.emf"/><Relationship Id="rId162" Type="http://schemas.openxmlformats.org/officeDocument/2006/relationships/hyperlink" Target="http://precambrian.stratigraphy.org/Walsh_et_al_2004.pdf" TargetMode="External"/><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hyperlink" Target="http://resource.geosciml.org" TargetMode="External"/><Relationship Id="rId40" Type="http://schemas.openxmlformats.org/officeDocument/2006/relationships/image" Target="media/image24.png"/><Relationship Id="rId45" Type="http://schemas.openxmlformats.org/officeDocument/2006/relationships/hyperlink" Target="http://ngmdb.usgs.gov/www-nadm/dmdt/" TargetMode="External"/><Relationship Id="rId66" Type="http://schemas.openxmlformats.org/officeDocument/2006/relationships/image" Target="media/image49.emf"/><Relationship Id="rId87" Type="http://schemas.openxmlformats.org/officeDocument/2006/relationships/image" Target="media/image70.emf"/><Relationship Id="rId110" Type="http://schemas.openxmlformats.org/officeDocument/2006/relationships/image" Target="media/image93.emf"/><Relationship Id="rId115" Type="http://schemas.openxmlformats.org/officeDocument/2006/relationships/hyperlink" Target="http://resource.geosciml.org/classifier/cgi/lithology/" TargetMode="External"/><Relationship Id="rId131" Type="http://schemas.openxmlformats.org/officeDocument/2006/relationships/hyperlink" Target="http://www.opengis.net/gml/3.3/lr" TargetMode="External"/><Relationship Id="rId136" Type="http://schemas.openxmlformats.org/officeDocument/2006/relationships/hyperlink" Target="http://xmlns.geosciml.org/GeologicTime/4.1" TargetMode="External"/><Relationship Id="rId157" Type="http://schemas.openxmlformats.org/officeDocument/2006/relationships/hyperlink" Target="http://unitsofmeasure.org/ucum.html" TargetMode="External"/><Relationship Id="rId61" Type="http://schemas.openxmlformats.org/officeDocument/2006/relationships/image" Target="media/image44.emf"/><Relationship Id="rId82" Type="http://schemas.openxmlformats.org/officeDocument/2006/relationships/image" Target="media/image65.emf"/><Relationship Id="rId152" Type="http://schemas.openxmlformats.org/officeDocument/2006/relationships/hyperlink" Target="http://www.opengis.net/def/nil/OGC/0/%7bnilReason%7d" TargetMode="External"/><Relationship Id="rId19" Type="http://schemas.openxmlformats.org/officeDocument/2006/relationships/image" Target="media/image6.emf"/><Relationship Id="rId14" Type="http://schemas.openxmlformats.org/officeDocument/2006/relationships/image" Target="media/image1.emf"/><Relationship Id="rId30" Type="http://schemas.openxmlformats.org/officeDocument/2006/relationships/image" Target="media/image14.emf"/><Relationship Id="rId35" Type="http://schemas.openxmlformats.org/officeDocument/2006/relationships/image" Target="media/image19.emf"/><Relationship Id="rId56" Type="http://schemas.openxmlformats.org/officeDocument/2006/relationships/image" Target="media/image39.emf"/><Relationship Id="rId77" Type="http://schemas.openxmlformats.org/officeDocument/2006/relationships/image" Target="media/image60.emf"/><Relationship Id="rId100" Type="http://schemas.openxmlformats.org/officeDocument/2006/relationships/image" Target="media/image83.png"/><Relationship Id="rId105" Type="http://schemas.openxmlformats.org/officeDocument/2006/relationships/image" Target="media/image88.emf"/><Relationship Id="rId126" Type="http://schemas.openxmlformats.org/officeDocument/2006/relationships/hyperlink" Target="http://standards.iso.org/iso/19115/-3/cit/1.0" TargetMode="External"/><Relationship Id="rId147" Type="http://schemas.openxmlformats.org/officeDocument/2006/relationships/hyperlink" Target="http://www.w3.org/TR/xlink11/" TargetMode="External"/><Relationship Id="rId168" Type="http://schemas.microsoft.com/office/2011/relationships/people" Target="people.xml"/><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image" Target="media/image55.emf"/><Relationship Id="rId93" Type="http://schemas.openxmlformats.org/officeDocument/2006/relationships/image" Target="media/image76.emf"/><Relationship Id="rId98" Type="http://schemas.openxmlformats.org/officeDocument/2006/relationships/image" Target="media/image81.emf"/><Relationship Id="rId121" Type="http://schemas.openxmlformats.org/officeDocument/2006/relationships/image" Target="media/image103.png"/><Relationship Id="rId142" Type="http://schemas.openxmlformats.org/officeDocument/2006/relationships/hyperlink" Target="http://www.opengis.net/samplingSpatial/2.0" TargetMode="External"/><Relationship Id="rId163" Type="http://schemas.openxmlformats.org/officeDocument/2006/relationships/footer" Target="footer1.xml"/><Relationship Id="rId3" Type="http://schemas.openxmlformats.org/officeDocument/2006/relationships/styles" Target="styles.xml"/><Relationship Id="rId25" Type="http://schemas.openxmlformats.org/officeDocument/2006/relationships/image" Target="media/image9.emf"/><Relationship Id="rId46" Type="http://schemas.openxmlformats.org/officeDocument/2006/relationships/image" Target="media/image29.png"/><Relationship Id="rId67" Type="http://schemas.openxmlformats.org/officeDocument/2006/relationships/image" Target="media/image50.emf"/><Relationship Id="rId116" Type="http://schemas.openxmlformats.org/officeDocument/2006/relationships/image" Target="media/image98.jpeg"/><Relationship Id="rId137" Type="http://schemas.openxmlformats.org/officeDocument/2006/relationships/hyperlink" Target="http://xmlns.geosciml.org/LaboratoryAnalysis-Specimen/4.1" TargetMode="External"/><Relationship Id="rId158" Type="http://schemas.openxmlformats.org/officeDocument/2006/relationships/hyperlink" Target="http://www.chronos.org/pdfs/publications/geosphere2005.pdf" TargetMode="External"/><Relationship Id="rId20" Type="http://schemas.openxmlformats.org/officeDocument/2006/relationships/image" Target="media/image7.png"/><Relationship Id="rId41" Type="http://schemas.openxmlformats.org/officeDocument/2006/relationships/image" Target="media/image25.png"/><Relationship Id="rId62" Type="http://schemas.openxmlformats.org/officeDocument/2006/relationships/image" Target="media/image45.emf"/><Relationship Id="rId83" Type="http://schemas.openxmlformats.org/officeDocument/2006/relationships/image" Target="media/image66.emf"/><Relationship Id="rId88" Type="http://schemas.openxmlformats.org/officeDocument/2006/relationships/image" Target="media/image71.emf"/><Relationship Id="rId111" Type="http://schemas.openxmlformats.org/officeDocument/2006/relationships/image" Target="media/image94.emf"/><Relationship Id="rId132" Type="http://schemas.openxmlformats.org/officeDocument/2006/relationships/hyperlink" Target="http://www.opengis.net/gml/3.3/exr" TargetMode="External"/><Relationship Id="rId153" Type="http://schemas.openxmlformats.org/officeDocument/2006/relationships/hyperlink" Target="http://schemas.opengis.net/gsml/4.0/geoSciMLBasic.sch"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w3.org/2001/tag/doc/httpRange-14/2007-05-31/HttpRange-14" TargetMode="External"/><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0846F1-C2C1-4FD1-A321-5BCE7B9B39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85</TotalTime>
  <Pages>252</Pages>
  <Words>47092</Words>
  <Characters>268429</Characters>
  <Application>Microsoft Office Word</Application>
  <DocSecurity>0</DocSecurity>
  <Lines>2236</Lines>
  <Paragraphs>629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314892</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SSO Standard Desktop</cp:lastModifiedBy>
  <cp:revision>5</cp:revision>
  <cp:lastPrinted>2016-06-02T18:06:00Z</cp:lastPrinted>
  <dcterms:created xsi:type="dcterms:W3CDTF">2016-08-01T22:41:00Z</dcterms:created>
  <dcterms:modified xsi:type="dcterms:W3CDTF">2016-08-01T23:56:00Z</dcterms:modified>
</cp:coreProperties>
</file>