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8DE4D73"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del w:id="1" w:author="Eric Boisvert" w:date="2016-04-02T13:44:00Z">
        <w:r w:rsidR="001133B5" w:rsidRPr="00D12552" w:rsidDel="00163799">
          <w:rPr>
            <w:sz w:val="20"/>
            <w:szCs w:val="20"/>
            <w:lang w:val="en-CA"/>
          </w:rPr>
          <w:delText>Abstract specification</w:delText>
        </w:r>
      </w:del>
      <w:ins w:id="2" w:author="Eric Boisvert" w:date="2016-04-02T13:44:00Z">
        <w:r w:rsidR="00163799">
          <w:rPr>
            <w:sz w:val="20"/>
            <w:szCs w:val="20"/>
            <w:lang w:val="en-CA"/>
          </w:rPr>
          <w:t>Implementation Standard</w:t>
        </w:r>
      </w:ins>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3"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4" w:name="_Toc165888228"/>
    </w:p>
    <w:p w14:paraId="04A82434" w14:textId="380F5FCD" w:rsidR="007F6680" w:rsidRPr="00D12552" w:rsidRDefault="00D63684" w:rsidP="00F60CB2">
      <w:pPr>
        <w:rPr>
          <w:lang w:val="en-CA"/>
        </w:rPr>
      </w:pPr>
      <w:ins w:id="5" w:author="Ollie Raymond" w:date="2016-02-09T13:34:00Z">
        <w:del w:id="6" w:author="Eric Boisvert" w:date="2016-04-02T11:19:00Z">
          <w:r w:rsidDel="003F157A">
            <w:rPr>
              <w:lang w:val="en-CA"/>
            </w:rPr>
            <w:lastRenderedPageBreak/>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7" w:author="Eric Boisvert" w:date="2016-01-04T09:41:00Z"/>
          <w:sz w:val="16"/>
          <w:szCs w:val="16"/>
          <w:lang w:val="en-CA"/>
        </w:rPr>
        <w:pPrChange w:id="8" w:author="Eric Boisvert" w:date="2016-04-02T11:19:00Z">
          <w:pPr>
            <w:spacing w:after="0"/>
          </w:pPr>
        </w:pPrChange>
      </w:pPr>
      <w:del w:id="9"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0" w:author="Ollie Raymond" w:date="2016-02-03T09:44:00Z"/>
          <w:lang w:val="en-CA"/>
        </w:rPr>
      </w:pPr>
      <w:r w:rsidRPr="00D12552">
        <w:rPr>
          <w:lang w:val="en-CA"/>
        </w:rPr>
        <w:t>Contents</w:t>
      </w:r>
    </w:p>
    <w:p w14:paraId="5E8037A3" w14:textId="77777777" w:rsidR="008765D9" w:rsidRPr="008765D9" w:rsidRDefault="008765D9">
      <w:pPr>
        <w:rPr>
          <w:lang w:val="en-CA"/>
        </w:rPr>
        <w:pPrChange w:id="11" w:author="Ollie Raymond" w:date="2016-02-03T09:44:00Z">
          <w:pPr>
            <w:pStyle w:val="TOCHeading"/>
          </w:pPr>
        </w:pPrChange>
      </w:pPr>
    </w:p>
    <w:p w14:paraId="042E9706" w14:textId="77777777" w:rsidR="00D33949" w:rsidRPr="009958CE" w:rsidRDefault="00F27D5A">
      <w:pPr>
        <w:pStyle w:val="TOC1"/>
        <w:tabs>
          <w:tab w:val="left" w:pos="480"/>
          <w:tab w:val="right" w:leader="dot" w:pos="8630"/>
        </w:tabs>
        <w:rPr>
          <w:ins w:id="12" w:author="Sen, Marcus A." w:date="2016-04-13T16:56:00Z"/>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3" w:author="Sen, Marcus A." w:date="2016-04-13T16:56:00Z">
        <w:r w:rsidR="00D33949" w:rsidRPr="00151237">
          <w:rPr>
            <w:rStyle w:val="Hyperlink"/>
            <w:noProof/>
          </w:rPr>
          <w:fldChar w:fldCharType="begin"/>
        </w:r>
        <w:r w:rsidR="00D33949" w:rsidRPr="00151237">
          <w:rPr>
            <w:rStyle w:val="Hyperlink"/>
            <w:noProof/>
          </w:rPr>
          <w:instrText xml:space="preserve"> </w:instrText>
        </w:r>
        <w:r w:rsidR="00D33949">
          <w:rPr>
            <w:noProof/>
          </w:rPr>
          <w:instrText>HYPERLINK \l "_Toc448329911"</w:instrText>
        </w:r>
        <w:r w:rsidR="00D33949" w:rsidRPr="00151237">
          <w:rPr>
            <w:rStyle w:val="Hyperlink"/>
            <w:noProof/>
          </w:rPr>
          <w:instrText xml:space="preserve"> </w:instrText>
        </w:r>
        <w:r w:rsidR="00D33949" w:rsidRPr="00151237">
          <w:rPr>
            <w:rStyle w:val="Hyperlink"/>
            <w:noProof/>
          </w:rPr>
          <w:fldChar w:fldCharType="separate"/>
        </w:r>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ins>
      <w:r w:rsidR="00D33949">
        <w:rPr>
          <w:noProof/>
          <w:webHidden/>
        </w:rPr>
      </w:r>
      <w:r w:rsidR="00D33949">
        <w:rPr>
          <w:noProof/>
          <w:webHidden/>
        </w:rPr>
        <w:fldChar w:fldCharType="separate"/>
      </w:r>
      <w:ins w:id="14" w:author="Sen, Marcus A." w:date="2016-04-13T16:56:00Z">
        <w:r w:rsidR="00D33949">
          <w:rPr>
            <w:noProof/>
            <w:webHidden/>
          </w:rPr>
          <w:t>9</w:t>
        </w:r>
        <w:r w:rsidR="00D33949">
          <w:rPr>
            <w:noProof/>
            <w:webHidden/>
          </w:rPr>
          <w:fldChar w:fldCharType="end"/>
        </w:r>
        <w:r w:rsidR="00D33949" w:rsidRPr="00151237">
          <w:rPr>
            <w:rStyle w:val="Hyperlink"/>
            <w:noProof/>
          </w:rPr>
          <w:fldChar w:fldCharType="end"/>
        </w:r>
      </w:ins>
    </w:p>
    <w:p w14:paraId="0A648418" w14:textId="77777777" w:rsidR="00D33949" w:rsidRPr="009958CE" w:rsidRDefault="00D33949">
      <w:pPr>
        <w:pStyle w:val="TOC1"/>
        <w:tabs>
          <w:tab w:val="left" w:pos="480"/>
          <w:tab w:val="right" w:leader="dot" w:pos="8630"/>
        </w:tabs>
        <w:rPr>
          <w:ins w:id="15" w:author="Sen, Marcus A." w:date="2016-04-13T16:56:00Z"/>
          <w:rFonts w:ascii="Calibri" w:eastAsia="MS Mincho" w:hAnsi="Calibri"/>
          <w:noProof/>
          <w:sz w:val="22"/>
          <w:szCs w:val="22"/>
          <w:lang w:val="en-GB" w:eastAsia="ja-JP"/>
        </w:rPr>
      </w:pPr>
      <w:ins w:id="1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"_Toc448329912"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2.</w:t>
        </w:r>
        <w:r w:rsidRPr="009958CE">
          <w:rPr>
            <w:rFonts w:ascii="Calibri" w:eastAsia="MS Mincho" w:hAnsi="Calibri"/>
            <w:noProof/>
            <w:sz w:val="22"/>
            <w:szCs w:val="22"/>
            <w:lang w:val="en-GB" w:eastAsia="ja-JP"/>
          </w:rPr>
          <w:tab/>
        </w:r>
        <w:r w:rsidRPr="00151237">
          <w:rPr>
            <w:rStyle w:val="Hyperlink"/>
            <w:noProof/>
            <w:lang w:val="en-CA"/>
          </w:rPr>
          <w:t>Conformance</w:t>
        </w:r>
        <w:r>
          <w:rPr>
            <w:noProof/>
            <w:webHidden/>
          </w:rPr>
          <w:tab/>
        </w:r>
        <w:r>
          <w:rPr>
            <w:noProof/>
            <w:webHidden/>
          </w:rPr>
          <w:fldChar w:fldCharType="begin"/>
        </w:r>
        <w:r>
          <w:rPr>
            <w:noProof/>
            <w:webHidden/>
          </w:rPr>
          <w:instrText xml:space="preserve"> PAGEREF _Toc448329912 \h </w:instrText>
        </w:r>
      </w:ins>
      <w:r>
        <w:rPr>
          <w:noProof/>
          <w:webHidden/>
        </w:rPr>
      </w:r>
      <w:r>
        <w:rPr>
          <w:noProof/>
          <w:webHidden/>
        </w:rPr>
        <w:fldChar w:fldCharType="separate"/>
      </w:r>
      <w:ins w:id="17" w:author="Sen, Marcus A." w:date="2016-04-13T16:56:00Z">
        <w:r>
          <w:rPr>
            <w:noProof/>
            <w:webHidden/>
          </w:rPr>
          <w:t>9</w:t>
        </w:r>
        <w:r>
          <w:rPr>
            <w:noProof/>
            <w:webHidden/>
          </w:rPr>
          <w:fldChar w:fldCharType="end"/>
        </w:r>
        <w:r w:rsidRPr="00151237">
          <w:rPr>
            <w:rStyle w:val="Hyperlink"/>
            <w:noProof/>
          </w:rPr>
          <w:fldChar w:fldCharType="end"/>
        </w:r>
      </w:ins>
    </w:p>
    <w:p w14:paraId="4D2C4810" w14:textId="77777777" w:rsidR="00D33949" w:rsidRPr="009958CE" w:rsidRDefault="00D33949">
      <w:pPr>
        <w:pStyle w:val="TOC1"/>
        <w:tabs>
          <w:tab w:val="left" w:pos="480"/>
          <w:tab w:val="right" w:leader="dot" w:pos="8630"/>
        </w:tabs>
        <w:rPr>
          <w:ins w:id="18" w:author="Sen, Marcus A." w:date="2016-04-13T16:56:00Z"/>
          <w:rFonts w:ascii="Calibri" w:eastAsia="MS Mincho" w:hAnsi="Calibri"/>
          <w:noProof/>
          <w:sz w:val="22"/>
          <w:szCs w:val="22"/>
          <w:lang w:val="en-GB" w:eastAsia="ja-JP"/>
        </w:rPr>
      </w:pPr>
      <w:ins w:id="1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"_Toc448329913"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3.</w:t>
        </w:r>
        <w:r w:rsidRPr="009958CE">
          <w:rPr>
            <w:rFonts w:ascii="Calibri" w:eastAsia="MS Mincho" w:hAnsi="Calibri"/>
            <w:noProof/>
            <w:sz w:val="22"/>
            <w:szCs w:val="22"/>
            <w:lang w:val="en-GB" w:eastAsia="ja-JP"/>
          </w:rPr>
          <w:tab/>
        </w:r>
        <w:r w:rsidRPr="00151237">
          <w:rPr>
            <w:rStyle w:val="Hyperlink"/>
            <w:noProof/>
            <w:lang w:val="en-CA"/>
          </w:rPr>
          <w:t>References</w:t>
        </w:r>
        <w:r>
          <w:rPr>
            <w:noProof/>
            <w:webHidden/>
          </w:rPr>
          <w:tab/>
        </w:r>
        <w:r>
          <w:rPr>
            <w:noProof/>
            <w:webHidden/>
          </w:rPr>
          <w:fldChar w:fldCharType="begin"/>
        </w:r>
        <w:r>
          <w:rPr>
            <w:noProof/>
            <w:webHidden/>
          </w:rPr>
          <w:instrText xml:space="preserve"> PAGEREF _Toc448329913 \h </w:instrText>
        </w:r>
      </w:ins>
      <w:r>
        <w:rPr>
          <w:noProof/>
          <w:webHidden/>
        </w:rPr>
      </w:r>
      <w:r>
        <w:rPr>
          <w:noProof/>
          <w:webHidden/>
        </w:rPr>
        <w:fldChar w:fldCharType="separate"/>
      </w:r>
      <w:ins w:id="20" w:author="Sen, Marcus A." w:date="2016-04-13T16:56:00Z">
        <w:r>
          <w:rPr>
            <w:noProof/>
            <w:webHidden/>
          </w:rPr>
          <w:t>10</w:t>
        </w:r>
        <w:r>
          <w:rPr>
            <w:noProof/>
            <w:webHidden/>
          </w:rPr>
          <w:fldChar w:fldCharType="end"/>
        </w:r>
        <w:r w:rsidRPr="00151237">
          <w:rPr>
            <w:rStyle w:val="Hyperlink"/>
            <w:noProof/>
          </w:rPr>
          <w:fldChar w:fldCharType="end"/>
        </w:r>
      </w:ins>
    </w:p>
    <w:p w14:paraId="36D56242" w14:textId="77777777" w:rsidR="00D33949" w:rsidRPr="009958CE" w:rsidRDefault="00D33949">
      <w:pPr>
        <w:pStyle w:val="TOC1"/>
        <w:tabs>
          <w:tab w:val="left" w:pos="480"/>
          <w:tab w:val="right" w:leader="dot" w:pos="8630"/>
        </w:tabs>
        <w:rPr>
          <w:ins w:id="21" w:author="Sen, Marcus A." w:date="2016-04-13T16:56:00Z"/>
          <w:rFonts w:ascii="Calibri" w:eastAsia="MS Mincho" w:hAnsi="Calibri"/>
          <w:noProof/>
          <w:sz w:val="22"/>
          <w:szCs w:val="22"/>
          <w:lang w:val="en-GB" w:eastAsia="ja-JP"/>
        </w:rPr>
      </w:pPr>
      <w:ins w:id="2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"_Toc448329914"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w:t>
        </w:r>
        <w:r w:rsidRPr="009958CE">
          <w:rPr>
            <w:rFonts w:ascii="Calibri" w:eastAsia="MS Mincho" w:hAnsi="Calibri"/>
            <w:noProof/>
            <w:sz w:val="22"/>
            <w:szCs w:val="22"/>
            <w:lang w:val="en-GB" w:eastAsia="ja-JP"/>
          </w:rPr>
          <w:tab/>
        </w:r>
        <w:r w:rsidRPr="00151237">
          <w:rPr>
            <w:rStyle w:val="Hyperlink"/>
            <w:noProof/>
            <w:lang w:val="en-CA"/>
          </w:rPr>
          <w:t>Terms and Definitions</w:t>
        </w:r>
        <w:r>
          <w:rPr>
            <w:noProof/>
            <w:webHidden/>
          </w:rPr>
          <w:tab/>
        </w:r>
        <w:r>
          <w:rPr>
            <w:noProof/>
            <w:webHidden/>
          </w:rPr>
          <w:fldChar w:fldCharType="begin"/>
        </w:r>
        <w:r>
          <w:rPr>
            <w:noProof/>
            <w:webHidden/>
          </w:rPr>
          <w:instrText xml:space="preserve"> PAGEREF _Toc448329914 \h </w:instrText>
        </w:r>
      </w:ins>
      <w:r>
        <w:rPr>
          <w:noProof/>
          <w:webHidden/>
        </w:rPr>
      </w:r>
      <w:r>
        <w:rPr>
          <w:noProof/>
          <w:webHidden/>
        </w:rPr>
        <w:fldChar w:fldCharType="separate"/>
      </w:r>
      <w:ins w:id="23" w:author="Sen, Marcus A." w:date="2016-04-13T16:56:00Z">
        <w:r>
          <w:rPr>
            <w:noProof/>
            <w:webHidden/>
          </w:rPr>
          <w:t>11</w:t>
        </w:r>
        <w:r>
          <w:rPr>
            <w:noProof/>
            <w:webHidden/>
          </w:rPr>
          <w:fldChar w:fldCharType="end"/>
        </w:r>
        <w:r w:rsidRPr="00151237">
          <w:rPr>
            <w:rStyle w:val="Hyperlink"/>
            <w:noProof/>
          </w:rPr>
          <w:fldChar w:fldCharType="end"/>
        </w:r>
      </w:ins>
    </w:p>
    <w:p w14:paraId="33274CA7" w14:textId="77777777" w:rsidR="00D33949" w:rsidRPr="009958CE" w:rsidRDefault="00D33949">
      <w:pPr>
        <w:pStyle w:val="TOC2"/>
        <w:tabs>
          <w:tab w:val="left" w:pos="880"/>
          <w:tab w:val="right" w:leader="dot" w:pos="8630"/>
        </w:tabs>
        <w:rPr>
          <w:ins w:id="24" w:author="Sen, Marcus A." w:date="2016-04-13T16:56:00Z"/>
          <w:rFonts w:ascii="Calibri" w:eastAsia="MS Mincho" w:hAnsi="Calibri"/>
          <w:noProof/>
          <w:sz w:val="22"/>
          <w:szCs w:val="22"/>
          <w:lang w:val="en-GB" w:eastAsia="ja-JP"/>
        </w:rPr>
      </w:pPr>
      <w:ins w:id="2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"_Toc448329915"</w:instrText>
        </w:r>
        <w:r w:rsidRPr="00151237">
          <w:rPr>
            <w:rStyle w:val="Hyperlink"/>
            <w:noProof/>
          </w:rPr>
          <w:instrText xml:space="preserve"> </w:instrText>
        </w:r>
        <w:r w:rsidRPr="00151237">
          <w:rPr>
            <w:rStyle w:val="Hyperlink"/>
            <w:noProof/>
          </w:rPr>
          <w:fldChar w:fldCharType="separate"/>
        </w:r>
        <w:r w:rsidRPr="00151237">
          <w:rPr>
            <w:rStyle w:val="Hyperlink"/>
            <w:noProof/>
          </w:rPr>
          <w:t>4.1</w:t>
        </w:r>
        <w:r w:rsidRPr="009958CE">
          <w:rPr>
            <w:rFonts w:ascii="Calibri" w:eastAsia="MS Mincho" w:hAnsi="Calibri"/>
            <w:noProof/>
            <w:sz w:val="22"/>
            <w:szCs w:val="22"/>
            <w:lang w:val="en-GB" w:eastAsia="ja-JP"/>
          </w:rPr>
          <w:tab/>
        </w:r>
        <w:r w:rsidRPr="00151237">
          <w:rPr>
            <w:rStyle w:val="Hyperlink"/>
            <w:noProof/>
            <w:lang w:val="en-CA"/>
          </w:rPr>
          <w:t>classifier</w:t>
        </w:r>
        <w:r>
          <w:rPr>
            <w:noProof/>
            <w:webHidden/>
          </w:rPr>
          <w:tab/>
        </w:r>
        <w:r>
          <w:rPr>
            <w:noProof/>
            <w:webHidden/>
          </w:rPr>
          <w:fldChar w:fldCharType="begin"/>
        </w:r>
        <w:r>
          <w:rPr>
            <w:noProof/>
            <w:webHidden/>
          </w:rPr>
          <w:instrText xml:space="preserve"> PAGEREF _Toc448329915 \h </w:instrText>
        </w:r>
      </w:ins>
      <w:r>
        <w:rPr>
          <w:noProof/>
          <w:webHidden/>
        </w:rPr>
      </w:r>
      <w:r>
        <w:rPr>
          <w:noProof/>
          <w:webHidden/>
        </w:rPr>
        <w:fldChar w:fldCharType="separate"/>
      </w:r>
      <w:ins w:id="26" w:author="Sen, Marcus A." w:date="2016-04-13T16:56:00Z">
        <w:r>
          <w:rPr>
            <w:noProof/>
            <w:webHidden/>
          </w:rPr>
          <w:t>11</w:t>
        </w:r>
        <w:r>
          <w:rPr>
            <w:noProof/>
            <w:webHidden/>
          </w:rPr>
          <w:fldChar w:fldCharType="end"/>
        </w:r>
        <w:r w:rsidRPr="00151237">
          <w:rPr>
            <w:rStyle w:val="Hyperlink"/>
            <w:noProof/>
          </w:rPr>
          <w:fldChar w:fldCharType="end"/>
        </w:r>
      </w:ins>
    </w:p>
    <w:p w14:paraId="05B471DF" w14:textId="77777777" w:rsidR="00D33949" w:rsidRPr="009958CE" w:rsidRDefault="00D33949">
      <w:pPr>
        <w:pStyle w:val="TOC2"/>
        <w:tabs>
          <w:tab w:val="left" w:pos="880"/>
          <w:tab w:val="right" w:leader="dot" w:pos="8630"/>
        </w:tabs>
        <w:rPr>
          <w:ins w:id="27" w:author="Sen, Marcus A." w:date="2016-04-13T16:56:00Z"/>
          <w:rFonts w:ascii="Calibri" w:eastAsia="MS Mincho" w:hAnsi="Calibri"/>
          <w:noProof/>
          <w:sz w:val="22"/>
          <w:szCs w:val="22"/>
          <w:lang w:val="en-GB" w:eastAsia="ja-JP"/>
        </w:rPr>
      </w:pPr>
      <w:ins w:id="2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"_Toc448329919"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4.2</w:t>
        </w:r>
        <w:r w:rsidRPr="009958CE">
          <w:rPr>
            <w:rFonts w:ascii="Calibri" w:eastAsia="MS Mincho" w:hAnsi="Calibri"/>
            <w:noProof/>
            <w:sz w:val="22"/>
            <w:szCs w:val="22"/>
            <w:lang w:val="en-GB" w:eastAsia="ja-JP"/>
          </w:rPr>
          <w:tab/>
        </w:r>
        <w:r w:rsidRPr="00151237">
          <w:rPr>
            <w:rStyle w:val="Hyperlink"/>
            <w:noProof/>
            <w:lang w:val="en-CA"/>
          </w:rPr>
          <w:t>domain feature</w:t>
        </w:r>
        <w:r>
          <w:rPr>
            <w:noProof/>
            <w:webHidden/>
          </w:rPr>
          <w:tab/>
        </w:r>
        <w:r>
          <w:rPr>
            <w:noProof/>
            <w:webHidden/>
          </w:rPr>
          <w:fldChar w:fldCharType="begin"/>
        </w:r>
        <w:r>
          <w:rPr>
            <w:noProof/>
            <w:webHidden/>
          </w:rPr>
          <w:instrText xml:space="preserve"> PAGEREF _Toc448329919 \h </w:instrText>
        </w:r>
      </w:ins>
      <w:r>
        <w:rPr>
          <w:noProof/>
          <w:webHidden/>
        </w:rPr>
      </w:r>
      <w:r>
        <w:rPr>
          <w:noProof/>
          <w:webHidden/>
        </w:rPr>
        <w:fldChar w:fldCharType="separate"/>
      </w:r>
      <w:ins w:id="29" w:author="Sen, Marcus A." w:date="2016-04-13T16:56:00Z">
        <w:r>
          <w:rPr>
            <w:noProof/>
            <w:webHidden/>
          </w:rPr>
          <w:t>11</w:t>
        </w:r>
        <w:r>
          <w:rPr>
            <w:noProof/>
            <w:webHidden/>
          </w:rPr>
          <w:fldChar w:fldCharType="end"/>
        </w:r>
        <w:r w:rsidRPr="00151237">
          <w:rPr>
            <w:rStyle w:val="Hyperlink"/>
            <w:noProof/>
          </w:rPr>
          <w:fldChar w:fldCharType="end"/>
        </w:r>
      </w:ins>
    </w:p>
    <w:p w14:paraId="76812B42" w14:textId="77777777" w:rsidR="00D33949" w:rsidRPr="009958CE" w:rsidRDefault="00D33949">
      <w:pPr>
        <w:pStyle w:val="TOC2"/>
        <w:tabs>
          <w:tab w:val="left" w:pos="880"/>
          <w:tab w:val="right" w:leader="dot" w:pos="8630"/>
        </w:tabs>
        <w:rPr>
          <w:ins w:id="30" w:author="Sen, Marcus A." w:date="2016-04-13T16:56:00Z"/>
          <w:rFonts w:ascii="Calibri" w:eastAsia="MS Mincho" w:hAnsi="Calibri"/>
          <w:noProof/>
          <w:sz w:val="22"/>
          <w:szCs w:val="22"/>
          <w:lang w:val="en-GB" w:eastAsia="ja-JP"/>
        </w:rPr>
      </w:pPr>
      <w:ins w:id="3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4.3</w:t>
        </w:r>
        <w:r w:rsidRPr="009958CE">
          <w:rPr>
            <w:rFonts w:ascii="Calibri" w:eastAsia="MS Mincho" w:hAnsi="Calibri"/>
            <w:noProof/>
            <w:sz w:val="22"/>
            <w:szCs w:val="22"/>
            <w:lang w:val="en-GB" w:eastAsia="ja-JP"/>
          </w:rPr>
          <w:tab/>
        </w:r>
        <w:r w:rsidRPr="00151237">
          <w:rPr>
            <w:rStyle w:val="Hyperlink"/>
            <w:noProof/>
            <w:lang w:val="en-CA"/>
          </w:rPr>
          <w:t>element &lt;XML&gt;</w:t>
        </w:r>
        <w:r>
          <w:rPr>
            <w:noProof/>
            <w:webHidden/>
          </w:rPr>
          <w:tab/>
        </w:r>
        <w:r>
          <w:rPr>
            <w:noProof/>
            <w:webHidden/>
          </w:rPr>
          <w:fldChar w:fldCharType="begin"/>
        </w:r>
        <w:r>
          <w:rPr>
            <w:noProof/>
            <w:webHidden/>
          </w:rPr>
          <w:instrText xml:space="preserve"> PAGEREF _Toc448329920 \h </w:instrText>
        </w:r>
      </w:ins>
      <w:r>
        <w:rPr>
          <w:noProof/>
          <w:webHidden/>
        </w:rPr>
      </w:r>
      <w:r>
        <w:rPr>
          <w:noProof/>
          <w:webHidden/>
        </w:rPr>
        <w:fldChar w:fldCharType="separate"/>
      </w:r>
      <w:ins w:id="32" w:author="Sen, Marcus A." w:date="2016-04-13T16:56:00Z">
        <w:r>
          <w:rPr>
            <w:noProof/>
            <w:webHidden/>
          </w:rPr>
          <w:t>12</w:t>
        </w:r>
        <w:r>
          <w:rPr>
            <w:noProof/>
            <w:webHidden/>
          </w:rPr>
          <w:fldChar w:fldCharType="end"/>
        </w:r>
        <w:r w:rsidRPr="00151237">
          <w:rPr>
            <w:rStyle w:val="Hyperlink"/>
            <w:noProof/>
          </w:rPr>
          <w:fldChar w:fldCharType="end"/>
        </w:r>
      </w:ins>
    </w:p>
    <w:p w14:paraId="54658C78" w14:textId="77777777" w:rsidR="00D33949" w:rsidRPr="009958CE" w:rsidRDefault="00D33949">
      <w:pPr>
        <w:pStyle w:val="TOC2"/>
        <w:tabs>
          <w:tab w:val="left" w:pos="880"/>
          <w:tab w:val="right" w:leader="dot" w:pos="8630"/>
        </w:tabs>
        <w:rPr>
          <w:ins w:id="33" w:author="Sen, Marcus A." w:date="2016-04-13T16:56:00Z"/>
          <w:rFonts w:ascii="Calibri" w:eastAsia="MS Mincho" w:hAnsi="Calibri"/>
          <w:noProof/>
          <w:sz w:val="22"/>
          <w:szCs w:val="22"/>
          <w:lang w:val="en-GB" w:eastAsia="ja-JP"/>
        </w:rPr>
      </w:pPr>
      <w:ins w:id="3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4.4</w:t>
        </w:r>
        <w:r w:rsidRPr="009958CE">
          <w:rPr>
            <w:rFonts w:ascii="Calibri" w:eastAsia="MS Mincho" w:hAnsi="Calibri"/>
            <w:noProof/>
            <w:sz w:val="22"/>
            <w:szCs w:val="22"/>
            <w:lang w:val="en-GB" w:eastAsia="ja-JP"/>
          </w:rPr>
          <w:tab/>
        </w:r>
        <w:r w:rsidRPr="00151237">
          <w:rPr>
            <w:rStyle w:val="Hyperlink"/>
            <w:noProof/>
            <w:lang w:val="en-CA"/>
          </w:rPr>
          <w:t>feature</w:t>
        </w:r>
        <w:r>
          <w:rPr>
            <w:noProof/>
            <w:webHidden/>
          </w:rPr>
          <w:tab/>
        </w:r>
        <w:r>
          <w:rPr>
            <w:noProof/>
            <w:webHidden/>
          </w:rPr>
          <w:fldChar w:fldCharType="begin"/>
        </w:r>
        <w:r>
          <w:rPr>
            <w:noProof/>
            <w:webHidden/>
          </w:rPr>
          <w:instrText xml:space="preserve"> PAGEREF _Toc448329921 \h </w:instrText>
        </w:r>
      </w:ins>
      <w:r>
        <w:rPr>
          <w:noProof/>
          <w:webHidden/>
        </w:rPr>
      </w:r>
      <w:r>
        <w:rPr>
          <w:noProof/>
          <w:webHidden/>
        </w:rPr>
        <w:fldChar w:fldCharType="separate"/>
      </w:r>
      <w:ins w:id="35" w:author="Sen, Marcus A." w:date="2016-04-13T16:56:00Z">
        <w:r>
          <w:rPr>
            <w:noProof/>
            <w:webHidden/>
          </w:rPr>
          <w:t>12</w:t>
        </w:r>
        <w:r>
          <w:rPr>
            <w:noProof/>
            <w:webHidden/>
          </w:rPr>
          <w:fldChar w:fldCharType="end"/>
        </w:r>
        <w:r w:rsidRPr="00151237">
          <w:rPr>
            <w:rStyle w:val="Hyperlink"/>
            <w:noProof/>
          </w:rPr>
          <w:fldChar w:fldCharType="end"/>
        </w:r>
      </w:ins>
    </w:p>
    <w:p w14:paraId="56CABD6C" w14:textId="77777777" w:rsidR="00D33949" w:rsidRPr="009958CE" w:rsidRDefault="00D33949">
      <w:pPr>
        <w:pStyle w:val="TOC2"/>
        <w:tabs>
          <w:tab w:val="left" w:pos="880"/>
          <w:tab w:val="right" w:leader="dot" w:pos="8630"/>
        </w:tabs>
        <w:rPr>
          <w:ins w:id="36" w:author="Sen, Marcus A." w:date="2016-04-13T16:56:00Z"/>
          <w:rFonts w:ascii="Calibri" w:eastAsia="MS Mincho" w:hAnsi="Calibri"/>
          <w:noProof/>
          <w:sz w:val="22"/>
          <w:szCs w:val="22"/>
          <w:lang w:val="en-GB" w:eastAsia="ja-JP"/>
        </w:rPr>
      </w:pPr>
      <w:ins w:id="3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4.5</w:t>
        </w:r>
        <w:r w:rsidRPr="009958CE">
          <w:rPr>
            <w:rFonts w:ascii="Calibri" w:eastAsia="MS Mincho" w:hAnsi="Calibri"/>
            <w:noProof/>
            <w:sz w:val="22"/>
            <w:szCs w:val="22"/>
            <w:lang w:val="en-GB" w:eastAsia="ja-JP"/>
          </w:rPr>
          <w:tab/>
        </w:r>
        <w:r w:rsidRPr="00151237">
          <w:rPr>
            <w:rStyle w:val="Hyperlink"/>
            <w:noProof/>
            <w:lang w:val="en-CA"/>
          </w:rPr>
          <w:t>GML application schema</w:t>
        </w:r>
        <w:r>
          <w:rPr>
            <w:noProof/>
            <w:webHidden/>
          </w:rPr>
          <w:tab/>
        </w:r>
        <w:r>
          <w:rPr>
            <w:noProof/>
            <w:webHidden/>
          </w:rPr>
          <w:fldChar w:fldCharType="begin"/>
        </w:r>
        <w:r>
          <w:rPr>
            <w:noProof/>
            <w:webHidden/>
          </w:rPr>
          <w:instrText xml:space="preserve"> PAGEREF _Toc448329922 \h </w:instrText>
        </w:r>
      </w:ins>
      <w:r>
        <w:rPr>
          <w:noProof/>
          <w:webHidden/>
        </w:rPr>
      </w:r>
      <w:r>
        <w:rPr>
          <w:noProof/>
          <w:webHidden/>
        </w:rPr>
        <w:fldChar w:fldCharType="separate"/>
      </w:r>
      <w:ins w:id="38" w:author="Sen, Marcus A." w:date="2016-04-13T16:56:00Z">
        <w:r>
          <w:rPr>
            <w:noProof/>
            <w:webHidden/>
          </w:rPr>
          <w:t>12</w:t>
        </w:r>
        <w:r>
          <w:rPr>
            <w:noProof/>
            <w:webHidden/>
          </w:rPr>
          <w:fldChar w:fldCharType="end"/>
        </w:r>
        <w:r w:rsidRPr="00151237">
          <w:rPr>
            <w:rStyle w:val="Hyperlink"/>
            <w:noProof/>
          </w:rPr>
          <w:fldChar w:fldCharType="end"/>
        </w:r>
      </w:ins>
    </w:p>
    <w:p w14:paraId="3AD1AC4E" w14:textId="77777777" w:rsidR="00D33949" w:rsidRPr="009958CE" w:rsidRDefault="00D33949">
      <w:pPr>
        <w:pStyle w:val="TOC2"/>
        <w:tabs>
          <w:tab w:val="left" w:pos="880"/>
          <w:tab w:val="right" w:leader="dot" w:pos="8630"/>
        </w:tabs>
        <w:rPr>
          <w:ins w:id="39" w:author="Sen, Marcus A." w:date="2016-04-13T16:56:00Z"/>
          <w:rFonts w:ascii="Calibri" w:eastAsia="MS Mincho" w:hAnsi="Calibri"/>
          <w:noProof/>
          <w:sz w:val="22"/>
          <w:szCs w:val="22"/>
          <w:lang w:val="en-GB" w:eastAsia="ja-JP"/>
        </w:rPr>
      </w:pPr>
      <w:ins w:id="4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4.6</w:t>
        </w:r>
        <w:r w:rsidRPr="009958CE">
          <w:rPr>
            <w:rFonts w:ascii="Calibri" w:eastAsia="MS Mincho" w:hAnsi="Calibri"/>
            <w:noProof/>
            <w:sz w:val="22"/>
            <w:szCs w:val="22"/>
            <w:lang w:val="en-GB" w:eastAsia="ja-JP"/>
          </w:rPr>
          <w:tab/>
        </w:r>
        <w:r w:rsidRPr="00151237">
          <w:rPr>
            <w:rStyle w:val="Hyperlink"/>
            <w:noProof/>
            <w:lang w:val="en-CA"/>
          </w:rPr>
          <w:t>GML document</w:t>
        </w:r>
        <w:r>
          <w:rPr>
            <w:noProof/>
            <w:webHidden/>
          </w:rPr>
          <w:tab/>
        </w:r>
        <w:r>
          <w:rPr>
            <w:noProof/>
            <w:webHidden/>
          </w:rPr>
          <w:fldChar w:fldCharType="begin"/>
        </w:r>
        <w:r>
          <w:rPr>
            <w:noProof/>
            <w:webHidden/>
          </w:rPr>
          <w:instrText xml:space="preserve"> PAGEREF _Toc448329923 \h </w:instrText>
        </w:r>
      </w:ins>
      <w:r>
        <w:rPr>
          <w:noProof/>
          <w:webHidden/>
        </w:rPr>
      </w:r>
      <w:r>
        <w:rPr>
          <w:noProof/>
          <w:webHidden/>
        </w:rPr>
        <w:fldChar w:fldCharType="separate"/>
      </w:r>
      <w:ins w:id="41" w:author="Sen, Marcus A." w:date="2016-04-13T16:56:00Z">
        <w:r>
          <w:rPr>
            <w:noProof/>
            <w:webHidden/>
          </w:rPr>
          <w:t>12</w:t>
        </w:r>
        <w:r>
          <w:rPr>
            <w:noProof/>
            <w:webHidden/>
          </w:rPr>
          <w:fldChar w:fldCharType="end"/>
        </w:r>
        <w:r w:rsidRPr="00151237">
          <w:rPr>
            <w:rStyle w:val="Hyperlink"/>
            <w:noProof/>
          </w:rPr>
          <w:fldChar w:fldCharType="end"/>
        </w:r>
      </w:ins>
    </w:p>
    <w:p w14:paraId="18CBFE89" w14:textId="77777777" w:rsidR="00D33949" w:rsidRPr="009958CE" w:rsidRDefault="00D33949">
      <w:pPr>
        <w:pStyle w:val="TOC2"/>
        <w:tabs>
          <w:tab w:val="left" w:pos="880"/>
          <w:tab w:val="right" w:leader="dot" w:pos="8630"/>
        </w:tabs>
        <w:rPr>
          <w:ins w:id="42" w:author="Sen, Marcus A." w:date="2016-04-13T16:56:00Z"/>
          <w:rFonts w:ascii="Calibri" w:eastAsia="MS Mincho" w:hAnsi="Calibri"/>
          <w:noProof/>
          <w:sz w:val="22"/>
          <w:szCs w:val="22"/>
          <w:lang w:val="en-GB" w:eastAsia="ja-JP"/>
        </w:rPr>
      </w:pPr>
      <w:ins w:id="4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4.7</w:t>
        </w:r>
        <w:r w:rsidRPr="009958CE">
          <w:rPr>
            <w:rFonts w:ascii="Calibri" w:eastAsia="MS Mincho" w:hAnsi="Calibri"/>
            <w:noProof/>
            <w:sz w:val="22"/>
            <w:szCs w:val="22"/>
            <w:lang w:val="en-GB" w:eastAsia="ja-JP"/>
          </w:rPr>
          <w:tab/>
        </w:r>
        <w:r w:rsidRPr="00151237">
          <w:rPr>
            <w:rStyle w:val="Hyperlink"/>
            <w:noProof/>
            <w:lang w:val="en-CA"/>
          </w:rPr>
          <w:t>GML schema</w:t>
        </w:r>
        <w:r>
          <w:rPr>
            <w:noProof/>
            <w:webHidden/>
          </w:rPr>
          <w:tab/>
        </w:r>
        <w:r>
          <w:rPr>
            <w:noProof/>
            <w:webHidden/>
          </w:rPr>
          <w:fldChar w:fldCharType="begin"/>
        </w:r>
        <w:r>
          <w:rPr>
            <w:noProof/>
            <w:webHidden/>
          </w:rPr>
          <w:instrText xml:space="preserve"> PAGEREF _Toc448329924 \h </w:instrText>
        </w:r>
      </w:ins>
      <w:r>
        <w:rPr>
          <w:noProof/>
          <w:webHidden/>
        </w:rPr>
      </w:r>
      <w:r>
        <w:rPr>
          <w:noProof/>
          <w:webHidden/>
        </w:rPr>
        <w:fldChar w:fldCharType="separate"/>
      </w:r>
      <w:ins w:id="44" w:author="Sen, Marcus A." w:date="2016-04-13T16:56:00Z">
        <w:r>
          <w:rPr>
            <w:noProof/>
            <w:webHidden/>
          </w:rPr>
          <w:t>12</w:t>
        </w:r>
        <w:r>
          <w:rPr>
            <w:noProof/>
            <w:webHidden/>
          </w:rPr>
          <w:fldChar w:fldCharType="end"/>
        </w:r>
        <w:r w:rsidRPr="00151237">
          <w:rPr>
            <w:rStyle w:val="Hyperlink"/>
            <w:noProof/>
          </w:rPr>
          <w:fldChar w:fldCharType="end"/>
        </w:r>
      </w:ins>
    </w:p>
    <w:p w14:paraId="64F08B35" w14:textId="77777777" w:rsidR="00D33949" w:rsidRPr="009958CE" w:rsidRDefault="00D33949">
      <w:pPr>
        <w:pStyle w:val="TOC2"/>
        <w:tabs>
          <w:tab w:val="left" w:pos="880"/>
          <w:tab w:val="right" w:leader="dot" w:pos="8630"/>
        </w:tabs>
        <w:rPr>
          <w:ins w:id="45" w:author="Sen, Marcus A." w:date="2016-04-13T16:56:00Z"/>
          <w:rFonts w:ascii="Calibri" w:eastAsia="MS Mincho" w:hAnsi="Calibri"/>
          <w:noProof/>
          <w:sz w:val="22"/>
          <w:szCs w:val="22"/>
          <w:lang w:val="en-GB" w:eastAsia="ja-JP"/>
        </w:rPr>
      </w:pPr>
      <w:ins w:id="4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"_Toc448329925"</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4.8</w:t>
        </w:r>
        <w:r w:rsidRPr="009958CE">
          <w:rPr>
            <w:rFonts w:ascii="Calibri" w:eastAsia="MS Mincho" w:hAnsi="Calibri"/>
            <w:noProof/>
            <w:sz w:val="22"/>
            <w:szCs w:val="22"/>
            <w:lang w:val="en-GB" w:eastAsia="ja-JP"/>
          </w:rPr>
          <w:tab/>
        </w:r>
        <w:r w:rsidRPr="00151237">
          <w:rPr>
            <w:rStyle w:val="Hyperlink"/>
            <w:noProof/>
            <w:lang w:val="en-CA"/>
          </w:rPr>
          <w:t>measurement</w:t>
        </w:r>
        <w:r>
          <w:rPr>
            <w:noProof/>
            <w:webHidden/>
          </w:rPr>
          <w:tab/>
        </w:r>
        <w:r>
          <w:rPr>
            <w:noProof/>
            <w:webHidden/>
          </w:rPr>
          <w:fldChar w:fldCharType="begin"/>
        </w:r>
        <w:r>
          <w:rPr>
            <w:noProof/>
            <w:webHidden/>
          </w:rPr>
          <w:instrText xml:space="preserve"> PAGEREF _Toc448329925 \h </w:instrText>
        </w:r>
      </w:ins>
      <w:r>
        <w:rPr>
          <w:noProof/>
          <w:webHidden/>
        </w:rPr>
      </w:r>
      <w:r>
        <w:rPr>
          <w:noProof/>
          <w:webHidden/>
        </w:rPr>
        <w:fldChar w:fldCharType="separate"/>
      </w:r>
      <w:ins w:id="47" w:author="Sen, Marcus A." w:date="2016-04-13T16:56:00Z">
        <w:r>
          <w:rPr>
            <w:noProof/>
            <w:webHidden/>
          </w:rPr>
          <w:t>12</w:t>
        </w:r>
        <w:r>
          <w:rPr>
            <w:noProof/>
            <w:webHidden/>
          </w:rPr>
          <w:fldChar w:fldCharType="end"/>
        </w:r>
        <w:r w:rsidRPr="00151237">
          <w:rPr>
            <w:rStyle w:val="Hyperlink"/>
            <w:noProof/>
          </w:rPr>
          <w:fldChar w:fldCharType="end"/>
        </w:r>
      </w:ins>
    </w:p>
    <w:p w14:paraId="7B196E5B" w14:textId="77777777" w:rsidR="00D33949" w:rsidRPr="009958CE" w:rsidRDefault="00D33949">
      <w:pPr>
        <w:pStyle w:val="TOC2"/>
        <w:tabs>
          <w:tab w:val="left" w:pos="880"/>
          <w:tab w:val="right" w:leader="dot" w:pos="8630"/>
        </w:tabs>
        <w:rPr>
          <w:ins w:id="48" w:author="Sen, Marcus A." w:date="2016-04-13T16:56:00Z"/>
          <w:rFonts w:ascii="Calibri" w:eastAsia="MS Mincho" w:hAnsi="Calibri"/>
          <w:noProof/>
          <w:sz w:val="22"/>
          <w:szCs w:val="22"/>
          <w:lang w:val="en-GB" w:eastAsia="ja-JP"/>
        </w:rPr>
      </w:pPr>
      <w:ins w:id="4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4.9</w:t>
        </w:r>
        <w:r w:rsidRPr="009958CE">
          <w:rPr>
            <w:rFonts w:ascii="Calibri" w:eastAsia="MS Mincho" w:hAnsi="Calibri"/>
            <w:noProof/>
            <w:sz w:val="22"/>
            <w:szCs w:val="22"/>
            <w:lang w:val="en-GB" w:eastAsia="ja-JP"/>
          </w:rPr>
          <w:tab/>
        </w:r>
        <w:r w:rsidRPr="00151237">
          <w:rPr>
            <w:rStyle w:val="Hyperlink"/>
            <w:noProof/>
            <w:lang w:val="en-CA"/>
          </w:rPr>
          <w:t>observation</w:t>
        </w:r>
        <w:r>
          <w:rPr>
            <w:noProof/>
            <w:webHidden/>
          </w:rPr>
          <w:tab/>
        </w:r>
        <w:r>
          <w:rPr>
            <w:noProof/>
            <w:webHidden/>
          </w:rPr>
          <w:fldChar w:fldCharType="begin"/>
        </w:r>
        <w:r>
          <w:rPr>
            <w:noProof/>
            <w:webHidden/>
          </w:rPr>
          <w:instrText xml:space="preserve"> PAGEREF _Toc448329926 \h </w:instrText>
        </w:r>
      </w:ins>
      <w:r>
        <w:rPr>
          <w:noProof/>
          <w:webHidden/>
        </w:rPr>
      </w:r>
      <w:r>
        <w:rPr>
          <w:noProof/>
          <w:webHidden/>
        </w:rPr>
        <w:fldChar w:fldCharType="separate"/>
      </w:r>
      <w:ins w:id="50" w:author="Sen, Marcus A." w:date="2016-04-13T16:56:00Z">
        <w:r>
          <w:rPr>
            <w:noProof/>
            <w:webHidden/>
          </w:rPr>
          <w:t>12</w:t>
        </w:r>
        <w:r>
          <w:rPr>
            <w:noProof/>
            <w:webHidden/>
          </w:rPr>
          <w:fldChar w:fldCharType="end"/>
        </w:r>
        <w:r w:rsidRPr="00151237">
          <w:rPr>
            <w:rStyle w:val="Hyperlink"/>
            <w:noProof/>
          </w:rPr>
          <w:fldChar w:fldCharType="end"/>
        </w:r>
      </w:ins>
    </w:p>
    <w:p w14:paraId="19AB8DCD" w14:textId="77777777" w:rsidR="00D33949" w:rsidRPr="009958CE" w:rsidRDefault="00D33949">
      <w:pPr>
        <w:pStyle w:val="TOC2"/>
        <w:tabs>
          <w:tab w:val="left" w:pos="1100"/>
          <w:tab w:val="right" w:leader="dot" w:pos="8630"/>
        </w:tabs>
        <w:rPr>
          <w:ins w:id="51" w:author="Sen, Marcus A." w:date="2016-04-13T16:56:00Z"/>
          <w:rFonts w:ascii="Calibri" w:eastAsia="MS Mincho" w:hAnsi="Calibri"/>
          <w:noProof/>
          <w:sz w:val="22"/>
          <w:szCs w:val="22"/>
          <w:lang w:val="en-GB" w:eastAsia="ja-JP"/>
        </w:rPr>
      </w:pPr>
      <w:ins w:id="5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4.10</w:t>
        </w:r>
        <w:r w:rsidRPr="009958CE">
          <w:rPr>
            <w:rFonts w:ascii="Calibri" w:eastAsia="MS Mincho" w:hAnsi="Calibri"/>
            <w:noProof/>
            <w:sz w:val="22"/>
            <w:szCs w:val="22"/>
            <w:lang w:val="en-GB" w:eastAsia="ja-JP"/>
          </w:rPr>
          <w:tab/>
        </w:r>
        <w:r w:rsidRPr="00151237">
          <w:rPr>
            <w:rStyle w:val="Hyperlink"/>
            <w:noProof/>
            <w:lang w:val="en-CA"/>
          </w:rPr>
          <w:t>observation procedure</w:t>
        </w:r>
        <w:r>
          <w:rPr>
            <w:noProof/>
            <w:webHidden/>
          </w:rPr>
          <w:tab/>
        </w:r>
        <w:r>
          <w:rPr>
            <w:noProof/>
            <w:webHidden/>
          </w:rPr>
          <w:fldChar w:fldCharType="begin"/>
        </w:r>
        <w:r>
          <w:rPr>
            <w:noProof/>
            <w:webHidden/>
          </w:rPr>
          <w:instrText xml:space="preserve"> PAGEREF _Toc448329927 \h </w:instrText>
        </w:r>
      </w:ins>
      <w:r>
        <w:rPr>
          <w:noProof/>
          <w:webHidden/>
        </w:rPr>
      </w:r>
      <w:r>
        <w:rPr>
          <w:noProof/>
          <w:webHidden/>
        </w:rPr>
        <w:fldChar w:fldCharType="separate"/>
      </w:r>
      <w:ins w:id="53" w:author="Sen, Marcus A." w:date="2016-04-13T16:56:00Z">
        <w:r>
          <w:rPr>
            <w:noProof/>
            <w:webHidden/>
          </w:rPr>
          <w:t>13</w:t>
        </w:r>
        <w:r>
          <w:rPr>
            <w:noProof/>
            <w:webHidden/>
          </w:rPr>
          <w:fldChar w:fldCharType="end"/>
        </w:r>
        <w:r w:rsidRPr="00151237">
          <w:rPr>
            <w:rStyle w:val="Hyperlink"/>
            <w:noProof/>
          </w:rPr>
          <w:fldChar w:fldCharType="end"/>
        </w:r>
      </w:ins>
    </w:p>
    <w:p w14:paraId="656BA4F2" w14:textId="77777777" w:rsidR="00D33949" w:rsidRPr="009958CE" w:rsidRDefault="00D33949">
      <w:pPr>
        <w:pStyle w:val="TOC2"/>
        <w:tabs>
          <w:tab w:val="left" w:pos="1100"/>
          <w:tab w:val="right" w:leader="dot" w:pos="8630"/>
        </w:tabs>
        <w:rPr>
          <w:ins w:id="54" w:author="Sen, Marcus A." w:date="2016-04-13T16:56:00Z"/>
          <w:rFonts w:ascii="Calibri" w:eastAsia="MS Mincho" w:hAnsi="Calibri"/>
          <w:noProof/>
          <w:sz w:val="22"/>
          <w:szCs w:val="22"/>
          <w:lang w:val="en-GB" w:eastAsia="ja-JP"/>
        </w:rPr>
      </w:pPr>
      <w:ins w:id="5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4.11</w:t>
        </w:r>
        <w:r w:rsidRPr="009958CE">
          <w:rPr>
            <w:rFonts w:ascii="Calibri" w:eastAsia="MS Mincho" w:hAnsi="Calibri"/>
            <w:noProof/>
            <w:sz w:val="22"/>
            <w:szCs w:val="22"/>
            <w:lang w:val="en-GB" w:eastAsia="ja-JP"/>
          </w:rPr>
          <w:tab/>
        </w:r>
        <w:r w:rsidRPr="00151237">
          <w:rPr>
            <w:rStyle w:val="Hyperlink"/>
            <w:noProof/>
            <w:lang w:val="en-CA"/>
          </w:rPr>
          <w:t>observation result</w:t>
        </w:r>
        <w:r>
          <w:rPr>
            <w:noProof/>
            <w:webHidden/>
          </w:rPr>
          <w:tab/>
        </w:r>
        <w:r>
          <w:rPr>
            <w:noProof/>
            <w:webHidden/>
          </w:rPr>
          <w:fldChar w:fldCharType="begin"/>
        </w:r>
        <w:r>
          <w:rPr>
            <w:noProof/>
            <w:webHidden/>
          </w:rPr>
          <w:instrText xml:space="preserve"> PAGEREF _Toc448329928 \h </w:instrText>
        </w:r>
      </w:ins>
      <w:r>
        <w:rPr>
          <w:noProof/>
          <w:webHidden/>
        </w:rPr>
      </w:r>
      <w:r>
        <w:rPr>
          <w:noProof/>
          <w:webHidden/>
        </w:rPr>
        <w:fldChar w:fldCharType="separate"/>
      </w:r>
      <w:ins w:id="56" w:author="Sen, Marcus A." w:date="2016-04-13T16:56:00Z">
        <w:r>
          <w:rPr>
            <w:noProof/>
            <w:webHidden/>
          </w:rPr>
          <w:t>13</w:t>
        </w:r>
        <w:r>
          <w:rPr>
            <w:noProof/>
            <w:webHidden/>
          </w:rPr>
          <w:fldChar w:fldCharType="end"/>
        </w:r>
        <w:r w:rsidRPr="00151237">
          <w:rPr>
            <w:rStyle w:val="Hyperlink"/>
            <w:noProof/>
          </w:rPr>
          <w:fldChar w:fldCharType="end"/>
        </w:r>
      </w:ins>
    </w:p>
    <w:p w14:paraId="6DA3CFF2" w14:textId="77777777" w:rsidR="00D33949" w:rsidRPr="009958CE" w:rsidRDefault="00D33949">
      <w:pPr>
        <w:pStyle w:val="TOC2"/>
        <w:tabs>
          <w:tab w:val="left" w:pos="1100"/>
          <w:tab w:val="right" w:leader="dot" w:pos="8630"/>
        </w:tabs>
        <w:rPr>
          <w:ins w:id="57" w:author="Sen, Marcus A." w:date="2016-04-13T16:56:00Z"/>
          <w:rFonts w:ascii="Calibri" w:eastAsia="MS Mincho" w:hAnsi="Calibri"/>
          <w:noProof/>
          <w:sz w:val="22"/>
          <w:szCs w:val="22"/>
          <w:lang w:val="en-GB" w:eastAsia="ja-JP"/>
        </w:rPr>
      </w:pPr>
      <w:ins w:id="5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"_Toc448329929"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4.12</w:t>
        </w:r>
        <w:r w:rsidRPr="009958CE">
          <w:rPr>
            <w:rFonts w:ascii="Calibri" w:eastAsia="MS Mincho" w:hAnsi="Calibri"/>
            <w:noProof/>
            <w:sz w:val="22"/>
            <w:szCs w:val="22"/>
            <w:lang w:val="en-GB" w:eastAsia="ja-JP"/>
          </w:rPr>
          <w:tab/>
        </w:r>
        <w:r w:rsidRPr="00151237">
          <w:rPr>
            <w:rStyle w:val="Hyperlink"/>
            <w:noProof/>
            <w:lang w:val="en-CA"/>
          </w:rPr>
          <w:t>property &lt;General Feature Model&gt;</w:t>
        </w:r>
        <w:r>
          <w:rPr>
            <w:noProof/>
            <w:webHidden/>
          </w:rPr>
          <w:tab/>
        </w:r>
        <w:r>
          <w:rPr>
            <w:noProof/>
            <w:webHidden/>
          </w:rPr>
          <w:fldChar w:fldCharType="begin"/>
        </w:r>
        <w:r>
          <w:rPr>
            <w:noProof/>
            <w:webHidden/>
          </w:rPr>
          <w:instrText xml:space="preserve"> PAGEREF _Toc448329929 \h </w:instrText>
        </w:r>
      </w:ins>
      <w:r>
        <w:rPr>
          <w:noProof/>
          <w:webHidden/>
        </w:rPr>
      </w:r>
      <w:r>
        <w:rPr>
          <w:noProof/>
          <w:webHidden/>
        </w:rPr>
        <w:fldChar w:fldCharType="separate"/>
      </w:r>
      <w:ins w:id="59" w:author="Sen, Marcus A." w:date="2016-04-13T16:56:00Z">
        <w:r>
          <w:rPr>
            <w:noProof/>
            <w:webHidden/>
          </w:rPr>
          <w:t>13</w:t>
        </w:r>
        <w:r>
          <w:rPr>
            <w:noProof/>
            <w:webHidden/>
          </w:rPr>
          <w:fldChar w:fldCharType="end"/>
        </w:r>
        <w:r w:rsidRPr="00151237">
          <w:rPr>
            <w:rStyle w:val="Hyperlink"/>
            <w:noProof/>
          </w:rPr>
          <w:fldChar w:fldCharType="end"/>
        </w:r>
      </w:ins>
    </w:p>
    <w:p w14:paraId="406D76AB" w14:textId="77777777" w:rsidR="00D33949" w:rsidRPr="009958CE" w:rsidRDefault="00D33949">
      <w:pPr>
        <w:pStyle w:val="TOC2"/>
        <w:tabs>
          <w:tab w:val="left" w:pos="1100"/>
          <w:tab w:val="right" w:leader="dot" w:pos="8630"/>
        </w:tabs>
        <w:rPr>
          <w:ins w:id="60" w:author="Sen, Marcus A." w:date="2016-04-13T16:56:00Z"/>
          <w:rFonts w:ascii="Calibri" w:eastAsia="MS Mincho" w:hAnsi="Calibri"/>
          <w:noProof/>
          <w:sz w:val="22"/>
          <w:szCs w:val="22"/>
          <w:lang w:val="en-GB" w:eastAsia="ja-JP"/>
        </w:rPr>
      </w:pPr>
      <w:ins w:id="6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4.13</w:t>
        </w:r>
        <w:r w:rsidRPr="009958CE">
          <w:rPr>
            <w:rFonts w:ascii="Calibri" w:eastAsia="MS Mincho" w:hAnsi="Calibri"/>
            <w:noProof/>
            <w:sz w:val="22"/>
            <w:szCs w:val="22"/>
            <w:lang w:val="en-GB" w:eastAsia="ja-JP"/>
          </w:rPr>
          <w:tab/>
        </w:r>
        <w:r w:rsidRPr="00151237">
          <w:rPr>
            <w:rStyle w:val="Hyperlink"/>
            <w:noProof/>
            <w:lang w:val="en-CA"/>
          </w:rPr>
          <w:t>sampled feature</w:t>
        </w:r>
        <w:r>
          <w:rPr>
            <w:noProof/>
            <w:webHidden/>
          </w:rPr>
          <w:tab/>
        </w:r>
        <w:r>
          <w:rPr>
            <w:noProof/>
            <w:webHidden/>
          </w:rPr>
          <w:fldChar w:fldCharType="begin"/>
        </w:r>
        <w:r>
          <w:rPr>
            <w:noProof/>
            <w:webHidden/>
          </w:rPr>
          <w:instrText xml:space="preserve"> PAGEREF _Toc448329930 \h </w:instrText>
        </w:r>
      </w:ins>
      <w:r>
        <w:rPr>
          <w:noProof/>
          <w:webHidden/>
        </w:rPr>
      </w:r>
      <w:r>
        <w:rPr>
          <w:noProof/>
          <w:webHidden/>
        </w:rPr>
        <w:fldChar w:fldCharType="separate"/>
      </w:r>
      <w:ins w:id="62" w:author="Sen, Marcus A." w:date="2016-04-13T16:56:00Z">
        <w:r>
          <w:rPr>
            <w:noProof/>
            <w:webHidden/>
          </w:rPr>
          <w:t>13</w:t>
        </w:r>
        <w:r>
          <w:rPr>
            <w:noProof/>
            <w:webHidden/>
          </w:rPr>
          <w:fldChar w:fldCharType="end"/>
        </w:r>
        <w:r w:rsidRPr="00151237">
          <w:rPr>
            <w:rStyle w:val="Hyperlink"/>
            <w:noProof/>
          </w:rPr>
          <w:fldChar w:fldCharType="end"/>
        </w:r>
      </w:ins>
    </w:p>
    <w:p w14:paraId="426E4C6C" w14:textId="77777777" w:rsidR="00D33949" w:rsidRPr="009958CE" w:rsidRDefault="00D33949">
      <w:pPr>
        <w:pStyle w:val="TOC2"/>
        <w:tabs>
          <w:tab w:val="left" w:pos="1100"/>
          <w:tab w:val="right" w:leader="dot" w:pos="8630"/>
        </w:tabs>
        <w:rPr>
          <w:ins w:id="63" w:author="Sen, Marcus A." w:date="2016-04-13T16:56:00Z"/>
          <w:rFonts w:ascii="Calibri" w:eastAsia="MS Mincho" w:hAnsi="Calibri"/>
          <w:noProof/>
          <w:sz w:val="22"/>
          <w:szCs w:val="22"/>
          <w:lang w:val="en-GB" w:eastAsia="ja-JP"/>
        </w:rPr>
      </w:pPr>
      <w:ins w:id="6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4.14</w:t>
        </w:r>
        <w:r w:rsidRPr="009958CE">
          <w:rPr>
            <w:rFonts w:ascii="Calibri" w:eastAsia="MS Mincho" w:hAnsi="Calibri"/>
            <w:noProof/>
            <w:sz w:val="22"/>
            <w:szCs w:val="22"/>
            <w:lang w:val="en-GB" w:eastAsia="ja-JP"/>
          </w:rPr>
          <w:tab/>
        </w:r>
        <w:r w:rsidRPr="00151237">
          <w:rPr>
            <w:rStyle w:val="Hyperlink"/>
            <w:noProof/>
            <w:lang w:val="en-CA"/>
          </w:rPr>
          <w:t>sampling feature</w:t>
        </w:r>
        <w:r>
          <w:rPr>
            <w:noProof/>
            <w:webHidden/>
          </w:rPr>
          <w:tab/>
        </w:r>
        <w:r>
          <w:rPr>
            <w:noProof/>
            <w:webHidden/>
          </w:rPr>
          <w:fldChar w:fldCharType="begin"/>
        </w:r>
        <w:r>
          <w:rPr>
            <w:noProof/>
            <w:webHidden/>
          </w:rPr>
          <w:instrText xml:space="preserve"> PAGEREF _Toc448329931 \h </w:instrText>
        </w:r>
      </w:ins>
      <w:r>
        <w:rPr>
          <w:noProof/>
          <w:webHidden/>
        </w:rPr>
      </w:r>
      <w:r>
        <w:rPr>
          <w:noProof/>
          <w:webHidden/>
        </w:rPr>
        <w:fldChar w:fldCharType="separate"/>
      </w:r>
      <w:ins w:id="65" w:author="Sen, Marcus A." w:date="2016-04-13T16:56:00Z">
        <w:r>
          <w:rPr>
            <w:noProof/>
            <w:webHidden/>
          </w:rPr>
          <w:t>13</w:t>
        </w:r>
        <w:r>
          <w:rPr>
            <w:noProof/>
            <w:webHidden/>
          </w:rPr>
          <w:fldChar w:fldCharType="end"/>
        </w:r>
        <w:r w:rsidRPr="00151237">
          <w:rPr>
            <w:rStyle w:val="Hyperlink"/>
            <w:noProof/>
          </w:rPr>
          <w:fldChar w:fldCharType="end"/>
        </w:r>
      </w:ins>
    </w:p>
    <w:p w14:paraId="1C769DF5" w14:textId="77777777" w:rsidR="00D33949" w:rsidRPr="009958CE" w:rsidRDefault="00D33949">
      <w:pPr>
        <w:pStyle w:val="TOC2"/>
        <w:tabs>
          <w:tab w:val="left" w:pos="1100"/>
          <w:tab w:val="right" w:leader="dot" w:pos="8630"/>
        </w:tabs>
        <w:rPr>
          <w:ins w:id="66" w:author="Sen, Marcus A." w:date="2016-04-13T16:56:00Z"/>
          <w:rFonts w:ascii="Calibri" w:eastAsia="MS Mincho" w:hAnsi="Calibri"/>
          <w:noProof/>
          <w:sz w:val="22"/>
          <w:szCs w:val="22"/>
          <w:lang w:val="en-GB" w:eastAsia="ja-JP"/>
        </w:rPr>
      </w:pPr>
      <w:ins w:id="6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4.15</w:t>
        </w:r>
        <w:r w:rsidRPr="009958CE">
          <w:rPr>
            <w:rFonts w:ascii="Calibri" w:eastAsia="MS Mincho" w:hAnsi="Calibri"/>
            <w:noProof/>
            <w:sz w:val="22"/>
            <w:szCs w:val="22"/>
            <w:lang w:val="en-GB" w:eastAsia="ja-JP"/>
          </w:rPr>
          <w:tab/>
        </w:r>
        <w:r w:rsidRPr="00151237">
          <w:rPr>
            <w:rStyle w:val="Hyperlink"/>
            <w:noProof/>
            <w:lang w:val="en-CA"/>
          </w:rPr>
          <w:t>schema &lt;XML Schema&gt;</w:t>
        </w:r>
        <w:r>
          <w:rPr>
            <w:noProof/>
            <w:webHidden/>
          </w:rPr>
          <w:tab/>
        </w:r>
        <w:r>
          <w:rPr>
            <w:noProof/>
            <w:webHidden/>
          </w:rPr>
          <w:fldChar w:fldCharType="begin"/>
        </w:r>
        <w:r>
          <w:rPr>
            <w:noProof/>
            <w:webHidden/>
          </w:rPr>
          <w:instrText xml:space="preserve"> PAGEREF _Toc448329932 \h </w:instrText>
        </w:r>
      </w:ins>
      <w:r>
        <w:rPr>
          <w:noProof/>
          <w:webHidden/>
        </w:rPr>
      </w:r>
      <w:r>
        <w:rPr>
          <w:noProof/>
          <w:webHidden/>
        </w:rPr>
        <w:fldChar w:fldCharType="separate"/>
      </w:r>
      <w:ins w:id="68" w:author="Sen, Marcus A." w:date="2016-04-13T16:56:00Z">
        <w:r>
          <w:rPr>
            <w:noProof/>
            <w:webHidden/>
          </w:rPr>
          <w:t>13</w:t>
        </w:r>
        <w:r>
          <w:rPr>
            <w:noProof/>
            <w:webHidden/>
          </w:rPr>
          <w:fldChar w:fldCharType="end"/>
        </w:r>
        <w:r w:rsidRPr="00151237">
          <w:rPr>
            <w:rStyle w:val="Hyperlink"/>
            <w:noProof/>
          </w:rPr>
          <w:fldChar w:fldCharType="end"/>
        </w:r>
      </w:ins>
    </w:p>
    <w:p w14:paraId="0D9687DD" w14:textId="77777777" w:rsidR="00D33949" w:rsidRPr="009958CE" w:rsidRDefault="00D33949">
      <w:pPr>
        <w:pStyle w:val="TOC1"/>
        <w:tabs>
          <w:tab w:val="left" w:pos="480"/>
          <w:tab w:val="right" w:leader="dot" w:pos="8630"/>
        </w:tabs>
        <w:rPr>
          <w:ins w:id="69" w:author="Sen, Marcus A." w:date="2016-04-13T16:56:00Z"/>
          <w:rFonts w:ascii="Calibri" w:eastAsia="MS Mincho" w:hAnsi="Calibri"/>
          <w:noProof/>
          <w:sz w:val="22"/>
          <w:szCs w:val="22"/>
          <w:lang w:val="en-GB" w:eastAsia="ja-JP"/>
        </w:rPr>
      </w:pPr>
      <w:ins w:id="7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5.</w:t>
        </w:r>
        <w:r w:rsidRPr="009958CE">
          <w:rPr>
            <w:rFonts w:ascii="Calibri" w:eastAsia="MS Mincho" w:hAnsi="Calibri"/>
            <w:noProof/>
            <w:sz w:val="22"/>
            <w:szCs w:val="22"/>
            <w:lang w:val="en-GB" w:eastAsia="ja-JP"/>
          </w:rPr>
          <w:tab/>
        </w:r>
        <w:r w:rsidRPr="00151237">
          <w:rPr>
            <w:rStyle w:val="Hyperlink"/>
            <w:noProof/>
            <w:lang w:val="en-CA"/>
          </w:rPr>
          <w:t>GeoSciML Models</w:t>
        </w:r>
        <w:r>
          <w:rPr>
            <w:noProof/>
            <w:webHidden/>
          </w:rPr>
          <w:tab/>
        </w:r>
        <w:r>
          <w:rPr>
            <w:noProof/>
            <w:webHidden/>
          </w:rPr>
          <w:fldChar w:fldCharType="begin"/>
        </w:r>
        <w:r>
          <w:rPr>
            <w:noProof/>
            <w:webHidden/>
          </w:rPr>
          <w:instrText xml:space="preserve"> PAGEREF _Toc448329933 \h </w:instrText>
        </w:r>
      </w:ins>
      <w:r>
        <w:rPr>
          <w:noProof/>
          <w:webHidden/>
        </w:rPr>
      </w:r>
      <w:r>
        <w:rPr>
          <w:noProof/>
          <w:webHidden/>
        </w:rPr>
        <w:fldChar w:fldCharType="separate"/>
      </w:r>
      <w:ins w:id="71" w:author="Sen, Marcus A." w:date="2016-04-13T16:56:00Z">
        <w:r>
          <w:rPr>
            <w:noProof/>
            <w:webHidden/>
          </w:rPr>
          <w:t>14</w:t>
        </w:r>
        <w:r>
          <w:rPr>
            <w:noProof/>
            <w:webHidden/>
          </w:rPr>
          <w:fldChar w:fldCharType="end"/>
        </w:r>
        <w:r w:rsidRPr="00151237">
          <w:rPr>
            <w:rStyle w:val="Hyperlink"/>
            <w:noProof/>
          </w:rPr>
          <w:fldChar w:fldCharType="end"/>
        </w:r>
      </w:ins>
    </w:p>
    <w:p w14:paraId="62E6E42D" w14:textId="77777777" w:rsidR="00D33949" w:rsidRPr="009958CE" w:rsidRDefault="00D33949">
      <w:pPr>
        <w:pStyle w:val="TOC2"/>
        <w:tabs>
          <w:tab w:val="left" w:pos="880"/>
          <w:tab w:val="right" w:leader="dot" w:pos="8630"/>
        </w:tabs>
        <w:rPr>
          <w:ins w:id="72" w:author="Sen, Marcus A." w:date="2016-04-13T16:56:00Z"/>
          <w:rFonts w:ascii="Calibri" w:eastAsia="MS Mincho" w:hAnsi="Calibri"/>
          <w:noProof/>
          <w:sz w:val="22"/>
          <w:szCs w:val="22"/>
          <w:lang w:val="en-GB" w:eastAsia="ja-JP"/>
        </w:rPr>
      </w:pPr>
      <w:ins w:id="7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5.1</w:t>
        </w:r>
        <w:r w:rsidRPr="009958CE">
          <w:rPr>
            <w:rFonts w:ascii="Calibri" w:eastAsia="MS Mincho" w:hAnsi="Calibri"/>
            <w:noProof/>
            <w:sz w:val="22"/>
            <w:szCs w:val="22"/>
            <w:lang w:val="en-GB" w:eastAsia="ja-JP"/>
          </w:rPr>
          <w:tab/>
        </w:r>
        <w:r w:rsidRPr="00151237">
          <w:rPr>
            <w:rStyle w:val="Hyperlink"/>
            <w:noProof/>
            <w:lang w:val="en-CA"/>
          </w:rPr>
          <w:t>GeoSciML Portrayal</w:t>
        </w:r>
        <w:r>
          <w:rPr>
            <w:noProof/>
            <w:webHidden/>
          </w:rPr>
          <w:tab/>
        </w:r>
        <w:r>
          <w:rPr>
            <w:noProof/>
            <w:webHidden/>
          </w:rPr>
          <w:fldChar w:fldCharType="begin"/>
        </w:r>
        <w:r>
          <w:rPr>
            <w:noProof/>
            <w:webHidden/>
          </w:rPr>
          <w:instrText xml:space="preserve"> PAGEREF _Toc448329934 \h </w:instrText>
        </w:r>
      </w:ins>
      <w:r>
        <w:rPr>
          <w:noProof/>
          <w:webHidden/>
        </w:rPr>
      </w:r>
      <w:r>
        <w:rPr>
          <w:noProof/>
          <w:webHidden/>
        </w:rPr>
        <w:fldChar w:fldCharType="separate"/>
      </w:r>
      <w:ins w:id="74" w:author="Sen, Marcus A." w:date="2016-04-13T16:56:00Z">
        <w:r>
          <w:rPr>
            <w:noProof/>
            <w:webHidden/>
          </w:rPr>
          <w:t>15</w:t>
        </w:r>
        <w:r>
          <w:rPr>
            <w:noProof/>
            <w:webHidden/>
          </w:rPr>
          <w:fldChar w:fldCharType="end"/>
        </w:r>
        <w:r w:rsidRPr="00151237">
          <w:rPr>
            <w:rStyle w:val="Hyperlink"/>
            <w:noProof/>
          </w:rPr>
          <w:fldChar w:fldCharType="end"/>
        </w:r>
      </w:ins>
    </w:p>
    <w:p w14:paraId="4ECC89B5" w14:textId="77777777" w:rsidR="00D33949" w:rsidRPr="009958CE" w:rsidRDefault="00D33949">
      <w:pPr>
        <w:pStyle w:val="TOC2"/>
        <w:tabs>
          <w:tab w:val="left" w:pos="880"/>
          <w:tab w:val="right" w:leader="dot" w:pos="8630"/>
        </w:tabs>
        <w:rPr>
          <w:ins w:id="75" w:author="Sen, Marcus A." w:date="2016-04-13T16:56:00Z"/>
          <w:rFonts w:ascii="Calibri" w:eastAsia="MS Mincho" w:hAnsi="Calibri"/>
          <w:noProof/>
          <w:sz w:val="22"/>
          <w:szCs w:val="22"/>
          <w:lang w:val="en-GB" w:eastAsia="ja-JP"/>
        </w:rPr>
      </w:pPr>
      <w:ins w:id="7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"_Toc448329935"</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5.2</w:t>
        </w:r>
        <w:r w:rsidRPr="009958CE">
          <w:rPr>
            <w:rFonts w:ascii="Calibri" w:eastAsia="MS Mincho" w:hAnsi="Calibri"/>
            <w:noProof/>
            <w:sz w:val="22"/>
            <w:szCs w:val="22"/>
            <w:lang w:val="en-GB" w:eastAsia="ja-JP"/>
          </w:rPr>
          <w:tab/>
        </w:r>
        <w:r w:rsidRPr="00151237">
          <w:rPr>
            <w:rStyle w:val="Hyperlink"/>
            <w:noProof/>
            <w:lang w:val="en-CA"/>
          </w:rPr>
          <w:t>GeoSciML Basic and Extension</w:t>
        </w:r>
        <w:r>
          <w:rPr>
            <w:noProof/>
            <w:webHidden/>
          </w:rPr>
          <w:tab/>
        </w:r>
        <w:r>
          <w:rPr>
            <w:noProof/>
            <w:webHidden/>
          </w:rPr>
          <w:fldChar w:fldCharType="begin"/>
        </w:r>
        <w:r>
          <w:rPr>
            <w:noProof/>
            <w:webHidden/>
          </w:rPr>
          <w:instrText xml:space="preserve"> PAGEREF _Toc448329935 \h </w:instrText>
        </w:r>
      </w:ins>
      <w:r>
        <w:rPr>
          <w:noProof/>
          <w:webHidden/>
        </w:rPr>
      </w:r>
      <w:r>
        <w:rPr>
          <w:noProof/>
          <w:webHidden/>
        </w:rPr>
        <w:fldChar w:fldCharType="separate"/>
      </w:r>
      <w:ins w:id="77" w:author="Sen, Marcus A." w:date="2016-04-13T16:56:00Z">
        <w:r>
          <w:rPr>
            <w:noProof/>
            <w:webHidden/>
          </w:rPr>
          <w:t>16</w:t>
        </w:r>
        <w:r>
          <w:rPr>
            <w:noProof/>
            <w:webHidden/>
          </w:rPr>
          <w:fldChar w:fldCharType="end"/>
        </w:r>
        <w:r w:rsidRPr="00151237">
          <w:rPr>
            <w:rStyle w:val="Hyperlink"/>
            <w:noProof/>
          </w:rPr>
          <w:fldChar w:fldCharType="end"/>
        </w:r>
      </w:ins>
    </w:p>
    <w:p w14:paraId="17CBCC28" w14:textId="77777777" w:rsidR="00D33949" w:rsidRPr="009958CE" w:rsidRDefault="00D33949">
      <w:pPr>
        <w:pStyle w:val="TOC3"/>
        <w:tabs>
          <w:tab w:val="left" w:pos="1320"/>
          <w:tab w:val="right" w:leader="dot" w:pos="8630"/>
        </w:tabs>
        <w:rPr>
          <w:ins w:id="78" w:author="Sen, Marcus A." w:date="2016-04-13T16:56:00Z"/>
          <w:rFonts w:ascii="Calibri" w:eastAsia="MS Mincho" w:hAnsi="Calibri"/>
          <w:noProof/>
          <w:sz w:val="22"/>
          <w:szCs w:val="22"/>
          <w:lang w:val="en-GB" w:eastAsia="ja-JP"/>
        </w:rPr>
      </w:pPr>
      <w:ins w:id="79" w:author="Sen, Marcus A." w:date="2016-04-13T16:56:00Z">
        <w:r w:rsidRPr="00151237">
          <w:rPr>
            <w:rStyle w:val="Hyperlink"/>
            <w:noProof/>
          </w:rPr>
          <w:lastRenderedPageBreak/>
          <w:fldChar w:fldCharType="begin"/>
        </w:r>
        <w:r w:rsidRPr="00151237">
          <w:rPr>
            <w:rStyle w:val="Hyperlink"/>
            <w:noProof/>
          </w:rPr>
          <w:instrText xml:space="preserve"> </w:instrText>
        </w:r>
        <w:r>
          <w:rPr>
            <w:noProof/>
          </w:rPr>
          <w:instrText>HYPERLINK \l "_Toc448329936"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5.2.1</w:t>
        </w:r>
        <w:r w:rsidRPr="009958CE">
          <w:rPr>
            <w:rFonts w:ascii="Calibri" w:eastAsia="MS Mincho" w:hAnsi="Calibri"/>
            <w:noProof/>
            <w:sz w:val="22"/>
            <w:szCs w:val="22"/>
            <w:lang w:val="en-GB" w:eastAsia="ja-JP"/>
          </w:rPr>
          <w:tab/>
        </w:r>
        <w:r w:rsidRPr="00151237">
          <w:rPr>
            <w:rStyle w:val="Hyperlink"/>
            <w:noProof/>
            <w:lang w:val="en-CA"/>
          </w:rPr>
          <w:t>AbstractDescription classes</w:t>
        </w:r>
        <w:r>
          <w:rPr>
            <w:noProof/>
            <w:webHidden/>
          </w:rPr>
          <w:tab/>
        </w:r>
        <w:r>
          <w:rPr>
            <w:noProof/>
            <w:webHidden/>
          </w:rPr>
          <w:fldChar w:fldCharType="begin"/>
        </w:r>
        <w:r>
          <w:rPr>
            <w:noProof/>
            <w:webHidden/>
          </w:rPr>
          <w:instrText xml:space="preserve"> PAGEREF _Toc448329936 \h </w:instrText>
        </w:r>
      </w:ins>
      <w:r>
        <w:rPr>
          <w:noProof/>
          <w:webHidden/>
        </w:rPr>
      </w:r>
      <w:r>
        <w:rPr>
          <w:noProof/>
          <w:webHidden/>
        </w:rPr>
        <w:fldChar w:fldCharType="separate"/>
      </w:r>
      <w:ins w:id="80" w:author="Sen, Marcus A." w:date="2016-04-13T16:56:00Z">
        <w:r>
          <w:rPr>
            <w:noProof/>
            <w:webHidden/>
          </w:rPr>
          <w:t>18</w:t>
        </w:r>
        <w:r>
          <w:rPr>
            <w:noProof/>
            <w:webHidden/>
          </w:rPr>
          <w:fldChar w:fldCharType="end"/>
        </w:r>
        <w:r w:rsidRPr="00151237">
          <w:rPr>
            <w:rStyle w:val="Hyperlink"/>
            <w:noProof/>
          </w:rPr>
          <w:fldChar w:fldCharType="end"/>
        </w:r>
      </w:ins>
    </w:p>
    <w:p w14:paraId="0063E77D" w14:textId="77777777" w:rsidR="00D33949" w:rsidRPr="009958CE" w:rsidRDefault="00D33949">
      <w:pPr>
        <w:pStyle w:val="TOC1"/>
        <w:tabs>
          <w:tab w:val="left" w:pos="480"/>
          <w:tab w:val="right" w:leader="dot" w:pos="8630"/>
        </w:tabs>
        <w:rPr>
          <w:ins w:id="81" w:author="Sen, Marcus A." w:date="2016-04-13T16:56:00Z"/>
          <w:rFonts w:ascii="Calibri" w:eastAsia="MS Mincho" w:hAnsi="Calibri"/>
          <w:noProof/>
          <w:sz w:val="22"/>
          <w:szCs w:val="22"/>
          <w:lang w:val="en-GB" w:eastAsia="ja-JP"/>
        </w:rPr>
      </w:pPr>
      <w:ins w:id="8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w:t>
        </w:r>
        <w:r w:rsidRPr="009958CE">
          <w:rPr>
            <w:rFonts w:ascii="Calibri" w:eastAsia="MS Mincho" w:hAnsi="Calibri"/>
            <w:noProof/>
            <w:sz w:val="22"/>
            <w:szCs w:val="22"/>
            <w:lang w:val="en-GB" w:eastAsia="ja-JP"/>
          </w:rPr>
          <w:tab/>
        </w:r>
        <w:r w:rsidRPr="00151237">
          <w:rPr>
            <w:rStyle w:val="Hyperlink"/>
            <w:noProof/>
            <w:lang w:val="en-CA"/>
          </w:rPr>
          <w:t>Conventions</w:t>
        </w:r>
        <w:r>
          <w:rPr>
            <w:noProof/>
            <w:webHidden/>
          </w:rPr>
          <w:tab/>
        </w:r>
        <w:r>
          <w:rPr>
            <w:noProof/>
            <w:webHidden/>
          </w:rPr>
          <w:fldChar w:fldCharType="begin"/>
        </w:r>
        <w:r>
          <w:rPr>
            <w:noProof/>
            <w:webHidden/>
          </w:rPr>
          <w:instrText xml:space="preserve"> PAGEREF _Toc448329937 \h </w:instrText>
        </w:r>
      </w:ins>
      <w:r>
        <w:rPr>
          <w:noProof/>
          <w:webHidden/>
        </w:rPr>
      </w:r>
      <w:r>
        <w:rPr>
          <w:noProof/>
          <w:webHidden/>
        </w:rPr>
        <w:fldChar w:fldCharType="separate"/>
      </w:r>
      <w:ins w:id="83" w:author="Sen, Marcus A." w:date="2016-04-13T16:56:00Z">
        <w:r>
          <w:rPr>
            <w:noProof/>
            <w:webHidden/>
          </w:rPr>
          <w:t>21</w:t>
        </w:r>
        <w:r>
          <w:rPr>
            <w:noProof/>
            <w:webHidden/>
          </w:rPr>
          <w:fldChar w:fldCharType="end"/>
        </w:r>
        <w:r w:rsidRPr="00151237">
          <w:rPr>
            <w:rStyle w:val="Hyperlink"/>
            <w:noProof/>
          </w:rPr>
          <w:fldChar w:fldCharType="end"/>
        </w:r>
      </w:ins>
    </w:p>
    <w:p w14:paraId="13B4486E" w14:textId="77777777" w:rsidR="00D33949" w:rsidRPr="009958CE" w:rsidRDefault="00D33949">
      <w:pPr>
        <w:pStyle w:val="TOC2"/>
        <w:tabs>
          <w:tab w:val="left" w:pos="880"/>
          <w:tab w:val="right" w:leader="dot" w:pos="8630"/>
        </w:tabs>
        <w:rPr>
          <w:ins w:id="84" w:author="Sen, Marcus A." w:date="2016-04-13T16:56:00Z"/>
          <w:rFonts w:ascii="Calibri" w:eastAsia="MS Mincho" w:hAnsi="Calibri"/>
          <w:noProof/>
          <w:sz w:val="22"/>
          <w:szCs w:val="22"/>
          <w:lang w:val="en-GB" w:eastAsia="ja-JP"/>
        </w:rPr>
      </w:pPr>
      <w:ins w:id="8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6.1</w:t>
        </w:r>
        <w:r w:rsidRPr="009958CE">
          <w:rPr>
            <w:rFonts w:ascii="Calibri" w:eastAsia="MS Mincho" w:hAnsi="Calibri"/>
            <w:noProof/>
            <w:sz w:val="22"/>
            <w:szCs w:val="22"/>
            <w:lang w:val="en-GB" w:eastAsia="ja-JP"/>
          </w:rPr>
          <w:tab/>
        </w:r>
        <w:r w:rsidRPr="00151237">
          <w:rPr>
            <w:rStyle w:val="Hyperlink"/>
            <w:noProof/>
            <w:lang w:val="en-CA"/>
          </w:rPr>
          <w:t>Requirement class</w:t>
        </w:r>
        <w:r>
          <w:rPr>
            <w:noProof/>
            <w:webHidden/>
          </w:rPr>
          <w:tab/>
        </w:r>
        <w:r>
          <w:rPr>
            <w:noProof/>
            <w:webHidden/>
          </w:rPr>
          <w:fldChar w:fldCharType="begin"/>
        </w:r>
        <w:r>
          <w:rPr>
            <w:noProof/>
            <w:webHidden/>
          </w:rPr>
          <w:instrText xml:space="preserve"> PAGEREF _Toc448329938 \h </w:instrText>
        </w:r>
      </w:ins>
      <w:r>
        <w:rPr>
          <w:noProof/>
          <w:webHidden/>
        </w:rPr>
      </w:r>
      <w:r>
        <w:rPr>
          <w:noProof/>
          <w:webHidden/>
        </w:rPr>
        <w:fldChar w:fldCharType="separate"/>
      </w:r>
      <w:ins w:id="86" w:author="Sen, Marcus A." w:date="2016-04-13T16:56:00Z">
        <w:r>
          <w:rPr>
            <w:noProof/>
            <w:webHidden/>
          </w:rPr>
          <w:t>21</w:t>
        </w:r>
        <w:r>
          <w:rPr>
            <w:noProof/>
            <w:webHidden/>
          </w:rPr>
          <w:fldChar w:fldCharType="end"/>
        </w:r>
        <w:r w:rsidRPr="00151237">
          <w:rPr>
            <w:rStyle w:val="Hyperlink"/>
            <w:noProof/>
          </w:rPr>
          <w:fldChar w:fldCharType="end"/>
        </w:r>
      </w:ins>
    </w:p>
    <w:p w14:paraId="064B6946" w14:textId="77777777" w:rsidR="00D33949" w:rsidRPr="009958CE" w:rsidRDefault="00D33949">
      <w:pPr>
        <w:pStyle w:val="TOC2"/>
        <w:tabs>
          <w:tab w:val="left" w:pos="880"/>
          <w:tab w:val="right" w:leader="dot" w:pos="8630"/>
        </w:tabs>
        <w:rPr>
          <w:ins w:id="87" w:author="Sen, Marcus A." w:date="2016-04-13T16:56:00Z"/>
          <w:rFonts w:ascii="Calibri" w:eastAsia="MS Mincho" w:hAnsi="Calibri"/>
          <w:noProof/>
          <w:sz w:val="22"/>
          <w:szCs w:val="22"/>
          <w:lang w:val="en-GB" w:eastAsia="ja-JP"/>
        </w:rPr>
      </w:pPr>
      <w:ins w:id="8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"_Toc448329939"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6.2</w:t>
        </w:r>
        <w:r w:rsidRPr="009958CE">
          <w:rPr>
            <w:rFonts w:ascii="Calibri" w:eastAsia="MS Mincho" w:hAnsi="Calibri"/>
            <w:noProof/>
            <w:sz w:val="22"/>
            <w:szCs w:val="22"/>
            <w:lang w:val="en-GB" w:eastAsia="ja-JP"/>
          </w:rPr>
          <w:tab/>
        </w:r>
        <w:r w:rsidRPr="00151237">
          <w:rPr>
            <w:rStyle w:val="Hyperlink"/>
            <w:noProof/>
            <w:lang w:val="en-CA"/>
          </w:rPr>
          <w:t>Requirement</w:t>
        </w:r>
        <w:r>
          <w:rPr>
            <w:noProof/>
            <w:webHidden/>
          </w:rPr>
          <w:tab/>
        </w:r>
        <w:r>
          <w:rPr>
            <w:noProof/>
            <w:webHidden/>
          </w:rPr>
          <w:fldChar w:fldCharType="begin"/>
        </w:r>
        <w:r>
          <w:rPr>
            <w:noProof/>
            <w:webHidden/>
          </w:rPr>
          <w:instrText xml:space="preserve"> PAGEREF _Toc448329939 \h </w:instrText>
        </w:r>
      </w:ins>
      <w:r>
        <w:rPr>
          <w:noProof/>
          <w:webHidden/>
        </w:rPr>
      </w:r>
      <w:r>
        <w:rPr>
          <w:noProof/>
          <w:webHidden/>
        </w:rPr>
        <w:fldChar w:fldCharType="separate"/>
      </w:r>
      <w:ins w:id="89" w:author="Sen, Marcus A." w:date="2016-04-13T16:56:00Z">
        <w:r>
          <w:rPr>
            <w:noProof/>
            <w:webHidden/>
          </w:rPr>
          <w:t>22</w:t>
        </w:r>
        <w:r>
          <w:rPr>
            <w:noProof/>
            <w:webHidden/>
          </w:rPr>
          <w:fldChar w:fldCharType="end"/>
        </w:r>
        <w:r w:rsidRPr="00151237">
          <w:rPr>
            <w:rStyle w:val="Hyperlink"/>
            <w:noProof/>
          </w:rPr>
          <w:fldChar w:fldCharType="end"/>
        </w:r>
      </w:ins>
    </w:p>
    <w:p w14:paraId="161264F3" w14:textId="77777777" w:rsidR="00D33949" w:rsidRPr="009958CE" w:rsidRDefault="00D33949">
      <w:pPr>
        <w:pStyle w:val="TOC2"/>
        <w:tabs>
          <w:tab w:val="left" w:pos="880"/>
          <w:tab w:val="right" w:leader="dot" w:pos="8630"/>
        </w:tabs>
        <w:rPr>
          <w:ins w:id="90" w:author="Sen, Marcus A." w:date="2016-04-13T16:56:00Z"/>
          <w:rFonts w:ascii="Calibri" w:eastAsia="MS Mincho" w:hAnsi="Calibri"/>
          <w:noProof/>
          <w:sz w:val="22"/>
          <w:szCs w:val="22"/>
          <w:lang w:val="en-GB" w:eastAsia="ja-JP"/>
        </w:rPr>
      </w:pPr>
      <w:ins w:id="9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"_Toc448329940"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6.3</w:t>
        </w:r>
        <w:r w:rsidRPr="009958CE">
          <w:rPr>
            <w:rFonts w:ascii="Calibri" w:eastAsia="MS Mincho" w:hAnsi="Calibri"/>
            <w:noProof/>
            <w:sz w:val="22"/>
            <w:szCs w:val="22"/>
            <w:lang w:val="en-GB" w:eastAsia="ja-JP"/>
          </w:rPr>
          <w:tab/>
        </w:r>
        <w:r w:rsidRPr="00151237">
          <w:rPr>
            <w:rStyle w:val="Hyperlink"/>
            <w:noProof/>
            <w:lang w:val="en-CA"/>
          </w:rPr>
          <w:t>Conformance class</w:t>
        </w:r>
        <w:r>
          <w:rPr>
            <w:noProof/>
            <w:webHidden/>
          </w:rPr>
          <w:tab/>
        </w:r>
        <w:r>
          <w:rPr>
            <w:noProof/>
            <w:webHidden/>
          </w:rPr>
          <w:fldChar w:fldCharType="begin"/>
        </w:r>
        <w:r>
          <w:rPr>
            <w:noProof/>
            <w:webHidden/>
          </w:rPr>
          <w:instrText xml:space="preserve"> PAGEREF _Toc448329940 \h </w:instrText>
        </w:r>
      </w:ins>
      <w:r>
        <w:rPr>
          <w:noProof/>
          <w:webHidden/>
        </w:rPr>
      </w:r>
      <w:r>
        <w:rPr>
          <w:noProof/>
          <w:webHidden/>
        </w:rPr>
        <w:fldChar w:fldCharType="separate"/>
      </w:r>
      <w:ins w:id="92" w:author="Sen, Marcus A." w:date="2016-04-13T16:56:00Z">
        <w:r>
          <w:rPr>
            <w:noProof/>
            <w:webHidden/>
          </w:rPr>
          <w:t>22</w:t>
        </w:r>
        <w:r>
          <w:rPr>
            <w:noProof/>
            <w:webHidden/>
          </w:rPr>
          <w:fldChar w:fldCharType="end"/>
        </w:r>
        <w:r w:rsidRPr="00151237">
          <w:rPr>
            <w:rStyle w:val="Hyperlink"/>
            <w:noProof/>
          </w:rPr>
          <w:fldChar w:fldCharType="end"/>
        </w:r>
      </w:ins>
    </w:p>
    <w:p w14:paraId="5AB784FD" w14:textId="77777777" w:rsidR="00D33949" w:rsidRPr="009958CE" w:rsidRDefault="00D33949">
      <w:pPr>
        <w:pStyle w:val="TOC2"/>
        <w:tabs>
          <w:tab w:val="left" w:pos="880"/>
          <w:tab w:val="right" w:leader="dot" w:pos="8630"/>
        </w:tabs>
        <w:rPr>
          <w:ins w:id="93" w:author="Sen, Marcus A." w:date="2016-04-13T16:56:00Z"/>
          <w:rFonts w:ascii="Calibri" w:eastAsia="MS Mincho" w:hAnsi="Calibri"/>
          <w:noProof/>
          <w:sz w:val="22"/>
          <w:szCs w:val="22"/>
          <w:lang w:val="en-GB" w:eastAsia="ja-JP"/>
        </w:rPr>
      </w:pPr>
      <w:ins w:id="9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"_Toc448329941"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6.4</w:t>
        </w:r>
        <w:r w:rsidRPr="009958CE">
          <w:rPr>
            <w:rFonts w:ascii="Calibri" w:eastAsia="MS Mincho" w:hAnsi="Calibri"/>
            <w:noProof/>
            <w:sz w:val="22"/>
            <w:szCs w:val="22"/>
            <w:lang w:val="en-GB" w:eastAsia="ja-JP"/>
          </w:rPr>
          <w:tab/>
        </w:r>
        <w:r w:rsidRPr="00151237">
          <w:rPr>
            <w:rStyle w:val="Hyperlink"/>
            <w:noProof/>
            <w:lang w:val="en-CA"/>
          </w:rPr>
          <w:t>Identifiers</w:t>
        </w:r>
        <w:r>
          <w:rPr>
            <w:noProof/>
            <w:webHidden/>
          </w:rPr>
          <w:tab/>
        </w:r>
        <w:r>
          <w:rPr>
            <w:noProof/>
            <w:webHidden/>
          </w:rPr>
          <w:fldChar w:fldCharType="begin"/>
        </w:r>
        <w:r>
          <w:rPr>
            <w:noProof/>
            <w:webHidden/>
          </w:rPr>
          <w:instrText xml:space="preserve"> PAGEREF _Toc448329941 \h </w:instrText>
        </w:r>
      </w:ins>
      <w:r>
        <w:rPr>
          <w:noProof/>
          <w:webHidden/>
        </w:rPr>
      </w:r>
      <w:r>
        <w:rPr>
          <w:noProof/>
          <w:webHidden/>
        </w:rPr>
        <w:fldChar w:fldCharType="separate"/>
      </w:r>
      <w:ins w:id="95" w:author="Sen, Marcus A." w:date="2016-04-13T16:56:00Z">
        <w:r>
          <w:rPr>
            <w:noProof/>
            <w:webHidden/>
          </w:rPr>
          <w:t>23</w:t>
        </w:r>
        <w:r>
          <w:rPr>
            <w:noProof/>
            <w:webHidden/>
          </w:rPr>
          <w:fldChar w:fldCharType="end"/>
        </w:r>
        <w:r w:rsidRPr="00151237">
          <w:rPr>
            <w:rStyle w:val="Hyperlink"/>
            <w:noProof/>
          </w:rPr>
          <w:fldChar w:fldCharType="end"/>
        </w:r>
      </w:ins>
    </w:p>
    <w:p w14:paraId="4D75D195" w14:textId="77777777" w:rsidR="00D33949" w:rsidRPr="009958CE" w:rsidRDefault="00D33949">
      <w:pPr>
        <w:pStyle w:val="TOC2"/>
        <w:tabs>
          <w:tab w:val="left" w:pos="880"/>
          <w:tab w:val="right" w:leader="dot" w:pos="8630"/>
        </w:tabs>
        <w:rPr>
          <w:ins w:id="96" w:author="Sen, Marcus A." w:date="2016-04-13T16:56:00Z"/>
          <w:rFonts w:ascii="Calibri" w:eastAsia="MS Mincho" w:hAnsi="Calibri"/>
          <w:noProof/>
          <w:sz w:val="22"/>
          <w:szCs w:val="22"/>
          <w:lang w:val="en-GB" w:eastAsia="ja-JP"/>
        </w:rPr>
      </w:pPr>
      <w:ins w:id="9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"_Toc448329942"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6.5</w:t>
        </w:r>
        <w:r w:rsidRPr="009958CE">
          <w:rPr>
            <w:rFonts w:ascii="Calibri" w:eastAsia="MS Mincho" w:hAnsi="Calibri"/>
            <w:noProof/>
            <w:sz w:val="22"/>
            <w:szCs w:val="22"/>
            <w:lang w:val="en-GB" w:eastAsia="ja-JP"/>
          </w:rPr>
          <w:tab/>
        </w:r>
        <w:r w:rsidRPr="00151237">
          <w:rPr>
            <w:rStyle w:val="Hyperlink"/>
            <w:noProof/>
            <w:lang w:val="en-CA"/>
          </w:rPr>
          <w:t>Classifiers</w:t>
        </w:r>
        <w:r>
          <w:rPr>
            <w:noProof/>
            <w:webHidden/>
          </w:rPr>
          <w:tab/>
        </w:r>
        <w:r>
          <w:rPr>
            <w:noProof/>
            <w:webHidden/>
          </w:rPr>
          <w:fldChar w:fldCharType="begin"/>
        </w:r>
        <w:r>
          <w:rPr>
            <w:noProof/>
            <w:webHidden/>
          </w:rPr>
          <w:instrText xml:space="preserve"> PAGEREF _Toc448329942 \h </w:instrText>
        </w:r>
      </w:ins>
      <w:r>
        <w:rPr>
          <w:noProof/>
          <w:webHidden/>
        </w:rPr>
      </w:r>
      <w:r>
        <w:rPr>
          <w:noProof/>
          <w:webHidden/>
        </w:rPr>
        <w:fldChar w:fldCharType="separate"/>
      </w:r>
      <w:ins w:id="98" w:author="Sen, Marcus A." w:date="2016-04-13T16:56:00Z">
        <w:r>
          <w:rPr>
            <w:noProof/>
            <w:webHidden/>
          </w:rPr>
          <w:t>23</w:t>
        </w:r>
        <w:r>
          <w:rPr>
            <w:noProof/>
            <w:webHidden/>
          </w:rPr>
          <w:fldChar w:fldCharType="end"/>
        </w:r>
        <w:r w:rsidRPr="00151237">
          <w:rPr>
            <w:rStyle w:val="Hyperlink"/>
            <w:noProof/>
          </w:rPr>
          <w:fldChar w:fldCharType="end"/>
        </w:r>
      </w:ins>
    </w:p>
    <w:p w14:paraId="3BF60DDB" w14:textId="77777777" w:rsidR="00D33949" w:rsidRPr="009958CE" w:rsidRDefault="00D33949">
      <w:pPr>
        <w:pStyle w:val="TOC1"/>
        <w:tabs>
          <w:tab w:val="left" w:pos="480"/>
          <w:tab w:val="right" w:leader="dot" w:pos="8630"/>
        </w:tabs>
        <w:rPr>
          <w:ins w:id="99" w:author="Sen, Marcus A." w:date="2016-04-13T16:56:00Z"/>
          <w:rFonts w:ascii="Calibri" w:eastAsia="MS Mincho" w:hAnsi="Calibri"/>
          <w:noProof/>
          <w:sz w:val="22"/>
          <w:szCs w:val="22"/>
          <w:lang w:val="en-GB" w:eastAsia="ja-JP"/>
        </w:rPr>
      </w:pPr>
      <w:ins w:id="10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"_Toc448329943"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w:t>
        </w:r>
        <w:r w:rsidRPr="009958CE">
          <w:rPr>
            <w:rFonts w:ascii="Calibri" w:eastAsia="MS Mincho" w:hAnsi="Calibri"/>
            <w:noProof/>
            <w:sz w:val="22"/>
            <w:szCs w:val="22"/>
            <w:lang w:val="en-GB" w:eastAsia="ja-JP"/>
          </w:rPr>
          <w:tab/>
        </w:r>
        <w:r w:rsidRPr="00151237">
          <w:rPr>
            <w:rStyle w:val="Hyperlink"/>
            <w:noProof/>
            <w:lang w:val="en-CA"/>
          </w:rPr>
          <w:t>Logical Model</w:t>
        </w:r>
        <w:r>
          <w:rPr>
            <w:noProof/>
            <w:webHidden/>
          </w:rPr>
          <w:tab/>
        </w:r>
        <w:r>
          <w:rPr>
            <w:noProof/>
            <w:webHidden/>
          </w:rPr>
          <w:fldChar w:fldCharType="begin"/>
        </w:r>
        <w:r>
          <w:rPr>
            <w:noProof/>
            <w:webHidden/>
          </w:rPr>
          <w:instrText xml:space="preserve"> PAGEREF _Toc448329943 \h </w:instrText>
        </w:r>
      </w:ins>
      <w:r>
        <w:rPr>
          <w:noProof/>
          <w:webHidden/>
        </w:rPr>
      </w:r>
      <w:r>
        <w:rPr>
          <w:noProof/>
          <w:webHidden/>
        </w:rPr>
        <w:fldChar w:fldCharType="separate"/>
      </w:r>
      <w:ins w:id="101" w:author="Sen, Marcus A." w:date="2016-04-13T16:56:00Z">
        <w:r>
          <w:rPr>
            <w:noProof/>
            <w:webHidden/>
          </w:rPr>
          <w:t>25</w:t>
        </w:r>
        <w:r>
          <w:rPr>
            <w:noProof/>
            <w:webHidden/>
          </w:rPr>
          <w:fldChar w:fldCharType="end"/>
        </w:r>
        <w:r w:rsidRPr="00151237">
          <w:rPr>
            <w:rStyle w:val="Hyperlink"/>
            <w:noProof/>
          </w:rPr>
          <w:fldChar w:fldCharType="end"/>
        </w:r>
      </w:ins>
    </w:p>
    <w:p w14:paraId="697E6465" w14:textId="77777777" w:rsidR="00D33949" w:rsidRPr="009958CE" w:rsidRDefault="00D33949">
      <w:pPr>
        <w:pStyle w:val="TOC3"/>
        <w:tabs>
          <w:tab w:val="left" w:pos="1320"/>
          <w:tab w:val="right" w:leader="dot" w:pos="8630"/>
        </w:tabs>
        <w:rPr>
          <w:ins w:id="102" w:author="Sen, Marcus A." w:date="2016-04-13T16:56:00Z"/>
          <w:rFonts w:ascii="Calibri" w:eastAsia="MS Mincho" w:hAnsi="Calibri"/>
          <w:noProof/>
          <w:sz w:val="22"/>
          <w:szCs w:val="22"/>
          <w:lang w:val="en-GB" w:eastAsia="ja-JP"/>
        </w:rPr>
      </w:pPr>
      <w:ins w:id="10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"_Toc448329944"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7.1.1</w:t>
        </w:r>
        <w:r w:rsidRPr="009958CE">
          <w:rPr>
            <w:rFonts w:ascii="Calibri" w:eastAsia="MS Mincho" w:hAnsi="Calibri"/>
            <w:noProof/>
            <w:sz w:val="22"/>
            <w:szCs w:val="22"/>
            <w:lang w:val="en-GB" w:eastAsia="ja-JP"/>
          </w:rPr>
          <w:tab/>
        </w:r>
        <w:r w:rsidRPr="00151237">
          <w:rPr>
            <w:rStyle w:val="Hyperlink"/>
            <w:noProof/>
            <w:lang w:val="en-CA"/>
          </w:rPr>
          <w:t>Property cardinality</w:t>
        </w:r>
        <w:r>
          <w:rPr>
            <w:noProof/>
            <w:webHidden/>
          </w:rPr>
          <w:tab/>
        </w:r>
        <w:r>
          <w:rPr>
            <w:noProof/>
            <w:webHidden/>
          </w:rPr>
          <w:fldChar w:fldCharType="begin"/>
        </w:r>
        <w:r>
          <w:rPr>
            <w:noProof/>
            <w:webHidden/>
          </w:rPr>
          <w:instrText xml:space="preserve"> PAGEREF _Toc448329944 \h </w:instrText>
        </w:r>
      </w:ins>
      <w:r>
        <w:rPr>
          <w:noProof/>
          <w:webHidden/>
        </w:rPr>
      </w:r>
      <w:r>
        <w:rPr>
          <w:noProof/>
          <w:webHidden/>
        </w:rPr>
        <w:fldChar w:fldCharType="separate"/>
      </w:r>
      <w:ins w:id="104" w:author="Sen, Marcus A." w:date="2016-04-13T16:56:00Z">
        <w:r>
          <w:rPr>
            <w:noProof/>
            <w:webHidden/>
          </w:rPr>
          <w:t>26</w:t>
        </w:r>
        <w:r>
          <w:rPr>
            <w:noProof/>
            <w:webHidden/>
          </w:rPr>
          <w:fldChar w:fldCharType="end"/>
        </w:r>
        <w:r w:rsidRPr="00151237">
          <w:rPr>
            <w:rStyle w:val="Hyperlink"/>
            <w:noProof/>
          </w:rPr>
          <w:fldChar w:fldCharType="end"/>
        </w:r>
      </w:ins>
    </w:p>
    <w:p w14:paraId="30DE6EBA" w14:textId="77777777" w:rsidR="00D33949" w:rsidRPr="009958CE" w:rsidRDefault="00D33949">
      <w:pPr>
        <w:pStyle w:val="TOC3"/>
        <w:tabs>
          <w:tab w:val="left" w:pos="1320"/>
          <w:tab w:val="right" w:leader="dot" w:pos="8630"/>
        </w:tabs>
        <w:rPr>
          <w:ins w:id="105" w:author="Sen, Marcus A." w:date="2016-04-13T16:56:00Z"/>
          <w:rFonts w:ascii="Calibri" w:eastAsia="MS Mincho" w:hAnsi="Calibri"/>
          <w:noProof/>
          <w:sz w:val="22"/>
          <w:szCs w:val="22"/>
          <w:lang w:val="en-GB" w:eastAsia="ja-JP"/>
        </w:rPr>
      </w:pPr>
      <w:ins w:id="10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7.1.2</w:t>
        </w:r>
        <w:r w:rsidRPr="009958CE">
          <w:rPr>
            <w:rFonts w:ascii="Calibri" w:eastAsia="MS Mincho" w:hAnsi="Calibri"/>
            <w:noProof/>
            <w:sz w:val="22"/>
            <w:szCs w:val="22"/>
            <w:lang w:val="en-GB" w:eastAsia="ja-JP"/>
          </w:rPr>
          <w:tab/>
        </w:r>
        <w:r w:rsidRPr="00151237">
          <w:rPr>
            <w:rStyle w:val="Hyperlink"/>
            <w:noProof/>
            <w:lang w:val="en-CA"/>
          </w:rPr>
          <w:t>Package shortcuts</w:t>
        </w:r>
        <w:r>
          <w:rPr>
            <w:noProof/>
            <w:webHidden/>
          </w:rPr>
          <w:tab/>
        </w:r>
        <w:r>
          <w:rPr>
            <w:noProof/>
            <w:webHidden/>
          </w:rPr>
          <w:fldChar w:fldCharType="begin"/>
        </w:r>
        <w:r>
          <w:rPr>
            <w:noProof/>
            <w:webHidden/>
          </w:rPr>
          <w:instrText xml:space="preserve"> PAGEREF _Toc448329951 \h </w:instrText>
        </w:r>
      </w:ins>
      <w:r>
        <w:rPr>
          <w:noProof/>
          <w:webHidden/>
        </w:rPr>
      </w:r>
      <w:r>
        <w:rPr>
          <w:noProof/>
          <w:webHidden/>
        </w:rPr>
        <w:fldChar w:fldCharType="separate"/>
      </w:r>
      <w:ins w:id="107" w:author="Sen, Marcus A." w:date="2016-04-13T16:56:00Z">
        <w:r>
          <w:rPr>
            <w:noProof/>
            <w:webHidden/>
          </w:rPr>
          <w:t>27</w:t>
        </w:r>
        <w:r>
          <w:rPr>
            <w:noProof/>
            <w:webHidden/>
          </w:rPr>
          <w:fldChar w:fldCharType="end"/>
        </w:r>
        <w:r w:rsidRPr="00151237">
          <w:rPr>
            <w:rStyle w:val="Hyperlink"/>
            <w:noProof/>
          </w:rPr>
          <w:fldChar w:fldCharType="end"/>
        </w:r>
      </w:ins>
    </w:p>
    <w:p w14:paraId="604AAEF5" w14:textId="77777777" w:rsidR="00D33949" w:rsidRPr="009958CE" w:rsidRDefault="00D33949">
      <w:pPr>
        <w:pStyle w:val="TOC2"/>
        <w:tabs>
          <w:tab w:val="left" w:pos="880"/>
          <w:tab w:val="right" w:leader="dot" w:pos="8630"/>
        </w:tabs>
        <w:rPr>
          <w:ins w:id="108" w:author="Sen, Marcus A." w:date="2016-04-13T16:56:00Z"/>
          <w:rFonts w:ascii="Calibri" w:eastAsia="MS Mincho" w:hAnsi="Calibri"/>
          <w:noProof/>
          <w:sz w:val="22"/>
          <w:szCs w:val="22"/>
          <w:lang w:val="en-GB" w:eastAsia="ja-JP"/>
        </w:rPr>
      </w:pPr>
      <w:ins w:id="10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7.2</w:t>
        </w:r>
        <w:r w:rsidRPr="009958CE">
          <w:rPr>
            <w:rFonts w:ascii="Calibri" w:eastAsia="MS Mincho" w:hAnsi="Calibri"/>
            <w:noProof/>
            <w:sz w:val="22"/>
            <w:szCs w:val="22"/>
            <w:lang w:val="en-GB" w:eastAsia="ja-JP"/>
          </w:rPr>
          <w:tab/>
        </w:r>
        <w:r w:rsidRPr="00151237">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_Toc448329952 \h </w:instrText>
        </w:r>
      </w:ins>
      <w:r>
        <w:rPr>
          <w:noProof/>
          <w:webHidden/>
        </w:rPr>
      </w:r>
      <w:r>
        <w:rPr>
          <w:noProof/>
          <w:webHidden/>
        </w:rPr>
        <w:fldChar w:fldCharType="separate"/>
      </w:r>
      <w:ins w:id="110" w:author="Sen, Marcus A." w:date="2016-04-13T16:56:00Z">
        <w:r>
          <w:rPr>
            <w:noProof/>
            <w:webHidden/>
          </w:rPr>
          <w:t>27</w:t>
        </w:r>
        <w:r>
          <w:rPr>
            <w:noProof/>
            <w:webHidden/>
          </w:rPr>
          <w:fldChar w:fldCharType="end"/>
        </w:r>
        <w:r w:rsidRPr="00151237">
          <w:rPr>
            <w:rStyle w:val="Hyperlink"/>
            <w:noProof/>
          </w:rPr>
          <w:fldChar w:fldCharType="end"/>
        </w:r>
      </w:ins>
    </w:p>
    <w:p w14:paraId="2C26E198" w14:textId="77777777" w:rsidR="00D33949" w:rsidRPr="009958CE" w:rsidRDefault="00D33949">
      <w:pPr>
        <w:pStyle w:val="TOC3"/>
        <w:tabs>
          <w:tab w:val="left" w:pos="1320"/>
          <w:tab w:val="right" w:leader="dot" w:pos="8630"/>
        </w:tabs>
        <w:rPr>
          <w:ins w:id="111" w:author="Sen, Marcus A." w:date="2016-04-13T16:56:00Z"/>
          <w:rFonts w:ascii="Calibri" w:eastAsia="MS Mincho" w:hAnsi="Calibri"/>
          <w:noProof/>
          <w:sz w:val="22"/>
          <w:szCs w:val="22"/>
          <w:lang w:val="en-GB" w:eastAsia="ja-JP"/>
        </w:rPr>
      </w:pPr>
      <w:ins w:id="11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7.2.1</w:t>
        </w:r>
        <w:r w:rsidRPr="009958CE">
          <w:rPr>
            <w:rFonts w:ascii="Calibri" w:eastAsia="MS Mincho" w:hAnsi="Calibri"/>
            <w:noProof/>
            <w:sz w:val="22"/>
            <w:szCs w:val="22"/>
            <w:lang w:val="en-GB" w:eastAsia="ja-JP"/>
          </w:rPr>
          <w:tab/>
        </w:r>
        <w:r w:rsidRPr="00151237">
          <w:rPr>
            <w:rStyle w:val="Hyperlink"/>
            <w:noProof/>
            <w:lang w:val="en-CA"/>
          </w:rPr>
          <w:t>Naming of entities</w:t>
        </w:r>
        <w:r>
          <w:rPr>
            <w:noProof/>
            <w:webHidden/>
          </w:rPr>
          <w:tab/>
        </w:r>
        <w:r>
          <w:rPr>
            <w:noProof/>
            <w:webHidden/>
          </w:rPr>
          <w:fldChar w:fldCharType="begin"/>
        </w:r>
        <w:r>
          <w:rPr>
            <w:noProof/>
            <w:webHidden/>
          </w:rPr>
          <w:instrText xml:space="preserve"> PAGEREF _Toc448329953 \h </w:instrText>
        </w:r>
      </w:ins>
      <w:r>
        <w:rPr>
          <w:noProof/>
          <w:webHidden/>
        </w:rPr>
      </w:r>
      <w:r>
        <w:rPr>
          <w:noProof/>
          <w:webHidden/>
        </w:rPr>
        <w:fldChar w:fldCharType="separate"/>
      </w:r>
      <w:ins w:id="113" w:author="Sen, Marcus A." w:date="2016-04-13T16:56:00Z">
        <w:r>
          <w:rPr>
            <w:noProof/>
            <w:webHidden/>
          </w:rPr>
          <w:t>28</w:t>
        </w:r>
        <w:r>
          <w:rPr>
            <w:noProof/>
            <w:webHidden/>
          </w:rPr>
          <w:fldChar w:fldCharType="end"/>
        </w:r>
        <w:r w:rsidRPr="00151237">
          <w:rPr>
            <w:rStyle w:val="Hyperlink"/>
            <w:noProof/>
          </w:rPr>
          <w:fldChar w:fldCharType="end"/>
        </w:r>
      </w:ins>
    </w:p>
    <w:p w14:paraId="6AA94FF8" w14:textId="77777777" w:rsidR="00D33949" w:rsidRPr="009958CE" w:rsidRDefault="00D33949">
      <w:pPr>
        <w:pStyle w:val="TOC3"/>
        <w:tabs>
          <w:tab w:val="left" w:pos="1320"/>
          <w:tab w:val="right" w:leader="dot" w:pos="8630"/>
        </w:tabs>
        <w:rPr>
          <w:ins w:id="114" w:author="Sen, Marcus A." w:date="2016-04-13T16:56:00Z"/>
          <w:rFonts w:ascii="Calibri" w:eastAsia="MS Mincho" w:hAnsi="Calibri"/>
          <w:noProof/>
          <w:sz w:val="22"/>
          <w:szCs w:val="22"/>
          <w:lang w:val="en-GB" w:eastAsia="ja-JP"/>
        </w:rPr>
      </w:pPr>
      <w:ins w:id="11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7.2.2</w:t>
        </w:r>
        <w:r w:rsidRPr="009958CE">
          <w:rPr>
            <w:rFonts w:ascii="Calibri" w:eastAsia="MS Mincho" w:hAnsi="Calibri"/>
            <w:noProof/>
            <w:sz w:val="22"/>
            <w:szCs w:val="22"/>
            <w:lang w:val="en-GB" w:eastAsia="ja-JP"/>
          </w:rPr>
          <w:tab/>
        </w:r>
        <w:r w:rsidRPr="00151237">
          <w:rPr>
            <w:rStyle w:val="Hyperlink"/>
            <w:noProof/>
            <w:lang w:val="en-CA"/>
          </w:rPr>
          <w:t>Cardinality</w:t>
        </w:r>
        <w:r>
          <w:rPr>
            <w:noProof/>
            <w:webHidden/>
          </w:rPr>
          <w:tab/>
        </w:r>
        <w:r>
          <w:rPr>
            <w:noProof/>
            <w:webHidden/>
          </w:rPr>
          <w:fldChar w:fldCharType="begin"/>
        </w:r>
        <w:r>
          <w:rPr>
            <w:noProof/>
            <w:webHidden/>
          </w:rPr>
          <w:instrText xml:space="preserve"> PAGEREF _Toc448329954 \h </w:instrText>
        </w:r>
      </w:ins>
      <w:r>
        <w:rPr>
          <w:noProof/>
          <w:webHidden/>
        </w:rPr>
      </w:r>
      <w:r>
        <w:rPr>
          <w:noProof/>
          <w:webHidden/>
        </w:rPr>
        <w:fldChar w:fldCharType="separate"/>
      </w:r>
      <w:ins w:id="116" w:author="Sen, Marcus A." w:date="2016-04-13T16:56:00Z">
        <w:r>
          <w:rPr>
            <w:noProof/>
            <w:webHidden/>
          </w:rPr>
          <w:t>28</w:t>
        </w:r>
        <w:r>
          <w:rPr>
            <w:noProof/>
            <w:webHidden/>
          </w:rPr>
          <w:fldChar w:fldCharType="end"/>
        </w:r>
        <w:r w:rsidRPr="00151237">
          <w:rPr>
            <w:rStyle w:val="Hyperlink"/>
            <w:noProof/>
          </w:rPr>
          <w:fldChar w:fldCharType="end"/>
        </w:r>
      </w:ins>
    </w:p>
    <w:p w14:paraId="7C6DCF6E" w14:textId="77777777" w:rsidR="00D33949" w:rsidRPr="009958CE" w:rsidRDefault="00D33949">
      <w:pPr>
        <w:pStyle w:val="TOC3"/>
        <w:tabs>
          <w:tab w:val="left" w:pos="1320"/>
          <w:tab w:val="right" w:leader="dot" w:pos="8630"/>
        </w:tabs>
        <w:rPr>
          <w:ins w:id="117" w:author="Sen, Marcus A." w:date="2016-04-13T16:56:00Z"/>
          <w:rFonts w:ascii="Calibri" w:eastAsia="MS Mincho" w:hAnsi="Calibri"/>
          <w:noProof/>
          <w:sz w:val="22"/>
          <w:szCs w:val="22"/>
          <w:lang w:val="en-GB" w:eastAsia="ja-JP"/>
        </w:rPr>
      </w:pPr>
      <w:ins w:id="11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"_Toc448329955"</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7.2.3</w:t>
        </w:r>
        <w:r w:rsidRPr="009958CE">
          <w:rPr>
            <w:rFonts w:ascii="Calibri" w:eastAsia="MS Mincho" w:hAnsi="Calibri"/>
            <w:noProof/>
            <w:sz w:val="22"/>
            <w:szCs w:val="22"/>
            <w:lang w:val="en-GB" w:eastAsia="ja-JP"/>
          </w:rPr>
          <w:tab/>
        </w:r>
        <w:r w:rsidRPr="00151237">
          <w:rPr>
            <w:rStyle w:val="Hyperlink"/>
            <w:noProof/>
            <w:lang w:val="en-CA"/>
          </w:rPr>
          <w:t>Abstract classes</w:t>
        </w:r>
        <w:r>
          <w:rPr>
            <w:noProof/>
            <w:webHidden/>
          </w:rPr>
          <w:tab/>
        </w:r>
        <w:r>
          <w:rPr>
            <w:noProof/>
            <w:webHidden/>
          </w:rPr>
          <w:fldChar w:fldCharType="begin"/>
        </w:r>
        <w:r>
          <w:rPr>
            <w:noProof/>
            <w:webHidden/>
          </w:rPr>
          <w:instrText xml:space="preserve"> PAGEREF _Toc448329955 \h </w:instrText>
        </w:r>
      </w:ins>
      <w:r>
        <w:rPr>
          <w:noProof/>
          <w:webHidden/>
        </w:rPr>
      </w:r>
      <w:r>
        <w:rPr>
          <w:noProof/>
          <w:webHidden/>
        </w:rPr>
        <w:fldChar w:fldCharType="separate"/>
      </w:r>
      <w:ins w:id="119" w:author="Sen, Marcus A." w:date="2016-04-13T16:56:00Z">
        <w:r>
          <w:rPr>
            <w:noProof/>
            <w:webHidden/>
          </w:rPr>
          <w:t>29</w:t>
        </w:r>
        <w:r>
          <w:rPr>
            <w:noProof/>
            <w:webHidden/>
          </w:rPr>
          <w:fldChar w:fldCharType="end"/>
        </w:r>
        <w:r w:rsidRPr="00151237">
          <w:rPr>
            <w:rStyle w:val="Hyperlink"/>
            <w:noProof/>
          </w:rPr>
          <w:fldChar w:fldCharType="end"/>
        </w:r>
      </w:ins>
    </w:p>
    <w:p w14:paraId="1BBBB636" w14:textId="77777777" w:rsidR="00D33949" w:rsidRPr="009958CE" w:rsidRDefault="00D33949">
      <w:pPr>
        <w:pStyle w:val="TOC3"/>
        <w:tabs>
          <w:tab w:val="left" w:pos="1320"/>
          <w:tab w:val="right" w:leader="dot" w:pos="8630"/>
        </w:tabs>
        <w:rPr>
          <w:ins w:id="120" w:author="Sen, Marcus A." w:date="2016-04-13T16:56:00Z"/>
          <w:rFonts w:ascii="Calibri" w:eastAsia="MS Mincho" w:hAnsi="Calibri"/>
          <w:noProof/>
          <w:sz w:val="22"/>
          <w:szCs w:val="22"/>
          <w:lang w:val="en-GB" w:eastAsia="ja-JP"/>
        </w:rPr>
      </w:pPr>
      <w:ins w:id="12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7.2.4</w:t>
        </w:r>
        <w:r w:rsidRPr="009958CE">
          <w:rPr>
            <w:rFonts w:ascii="Calibri" w:eastAsia="MS Mincho" w:hAnsi="Calibri"/>
            <w:noProof/>
            <w:sz w:val="22"/>
            <w:szCs w:val="22"/>
            <w:lang w:val="en-GB" w:eastAsia="ja-JP"/>
          </w:rPr>
          <w:tab/>
        </w:r>
        <w:r w:rsidRPr="00151237">
          <w:rPr>
            <w:rStyle w:val="Hyperlink"/>
            <w:noProof/>
            <w:lang w:val="en-CA"/>
          </w:rPr>
          <w:t>Polymorphism</w:t>
        </w:r>
        <w:r>
          <w:rPr>
            <w:noProof/>
            <w:webHidden/>
          </w:rPr>
          <w:tab/>
        </w:r>
        <w:r>
          <w:rPr>
            <w:noProof/>
            <w:webHidden/>
          </w:rPr>
          <w:fldChar w:fldCharType="begin"/>
        </w:r>
        <w:r>
          <w:rPr>
            <w:noProof/>
            <w:webHidden/>
          </w:rPr>
          <w:instrText xml:space="preserve"> PAGEREF _Toc448329956 \h </w:instrText>
        </w:r>
      </w:ins>
      <w:r>
        <w:rPr>
          <w:noProof/>
          <w:webHidden/>
        </w:rPr>
      </w:r>
      <w:r>
        <w:rPr>
          <w:noProof/>
          <w:webHidden/>
        </w:rPr>
        <w:fldChar w:fldCharType="separate"/>
      </w:r>
      <w:ins w:id="122" w:author="Sen, Marcus A." w:date="2016-04-13T16:56:00Z">
        <w:r>
          <w:rPr>
            <w:noProof/>
            <w:webHidden/>
          </w:rPr>
          <w:t>29</w:t>
        </w:r>
        <w:r>
          <w:rPr>
            <w:noProof/>
            <w:webHidden/>
          </w:rPr>
          <w:fldChar w:fldCharType="end"/>
        </w:r>
        <w:r w:rsidRPr="00151237">
          <w:rPr>
            <w:rStyle w:val="Hyperlink"/>
            <w:noProof/>
          </w:rPr>
          <w:fldChar w:fldCharType="end"/>
        </w:r>
      </w:ins>
    </w:p>
    <w:p w14:paraId="0B49E3DA" w14:textId="77777777" w:rsidR="00D33949" w:rsidRPr="009958CE" w:rsidRDefault="00D33949">
      <w:pPr>
        <w:pStyle w:val="TOC3"/>
        <w:tabs>
          <w:tab w:val="left" w:pos="1320"/>
          <w:tab w:val="right" w:leader="dot" w:pos="8630"/>
        </w:tabs>
        <w:rPr>
          <w:ins w:id="123" w:author="Sen, Marcus A." w:date="2016-04-13T16:56:00Z"/>
          <w:rFonts w:ascii="Calibri" w:eastAsia="MS Mincho" w:hAnsi="Calibri"/>
          <w:noProof/>
          <w:sz w:val="22"/>
          <w:szCs w:val="22"/>
          <w:lang w:val="en-GB" w:eastAsia="ja-JP"/>
        </w:rPr>
      </w:pPr>
      <w:ins w:id="12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7.2.5</w:t>
        </w:r>
        <w:r w:rsidRPr="009958CE">
          <w:rPr>
            <w:rFonts w:ascii="Calibri" w:eastAsia="MS Mincho" w:hAnsi="Calibri"/>
            <w:noProof/>
            <w:sz w:val="22"/>
            <w:szCs w:val="22"/>
            <w:lang w:val="en-GB" w:eastAsia="ja-JP"/>
          </w:rPr>
          <w:tab/>
        </w:r>
        <w:r w:rsidRPr="00151237">
          <w:rPr>
            <w:rStyle w:val="Hyperlink"/>
            <w:noProof/>
            <w:lang w:val="en-CA"/>
          </w:rPr>
          <w:t>Quantities</w:t>
        </w:r>
        <w:r>
          <w:rPr>
            <w:noProof/>
            <w:webHidden/>
          </w:rPr>
          <w:tab/>
        </w:r>
        <w:r>
          <w:rPr>
            <w:noProof/>
            <w:webHidden/>
          </w:rPr>
          <w:fldChar w:fldCharType="begin"/>
        </w:r>
        <w:r>
          <w:rPr>
            <w:noProof/>
            <w:webHidden/>
          </w:rPr>
          <w:instrText xml:space="preserve"> PAGEREF _Toc448329957 \h </w:instrText>
        </w:r>
      </w:ins>
      <w:r>
        <w:rPr>
          <w:noProof/>
          <w:webHidden/>
        </w:rPr>
      </w:r>
      <w:r>
        <w:rPr>
          <w:noProof/>
          <w:webHidden/>
        </w:rPr>
        <w:fldChar w:fldCharType="separate"/>
      </w:r>
      <w:ins w:id="125" w:author="Sen, Marcus A." w:date="2016-04-13T16:56:00Z">
        <w:r>
          <w:rPr>
            <w:noProof/>
            <w:webHidden/>
          </w:rPr>
          <w:t>29</w:t>
        </w:r>
        <w:r>
          <w:rPr>
            <w:noProof/>
            <w:webHidden/>
          </w:rPr>
          <w:fldChar w:fldCharType="end"/>
        </w:r>
        <w:r w:rsidRPr="00151237">
          <w:rPr>
            <w:rStyle w:val="Hyperlink"/>
            <w:noProof/>
          </w:rPr>
          <w:fldChar w:fldCharType="end"/>
        </w:r>
      </w:ins>
    </w:p>
    <w:p w14:paraId="2CB6D872" w14:textId="77777777" w:rsidR="00D33949" w:rsidRPr="009958CE" w:rsidRDefault="00D33949">
      <w:pPr>
        <w:pStyle w:val="TOC3"/>
        <w:tabs>
          <w:tab w:val="left" w:pos="1320"/>
          <w:tab w:val="right" w:leader="dot" w:pos="8630"/>
        </w:tabs>
        <w:rPr>
          <w:ins w:id="126" w:author="Sen, Marcus A." w:date="2016-04-13T16:56:00Z"/>
          <w:rFonts w:ascii="Calibri" w:eastAsia="MS Mincho" w:hAnsi="Calibri"/>
          <w:noProof/>
          <w:sz w:val="22"/>
          <w:szCs w:val="22"/>
          <w:lang w:val="en-GB" w:eastAsia="ja-JP"/>
        </w:rPr>
      </w:pPr>
      <w:ins w:id="12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"_Toc448329958"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7.2.6</w:t>
        </w:r>
        <w:r w:rsidRPr="009958CE">
          <w:rPr>
            <w:rFonts w:ascii="Calibri" w:eastAsia="MS Mincho" w:hAnsi="Calibri"/>
            <w:noProof/>
            <w:sz w:val="22"/>
            <w:szCs w:val="22"/>
            <w:lang w:val="en-GB" w:eastAsia="ja-JP"/>
          </w:rPr>
          <w:tab/>
        </w:r>
        <w:r w:rsidRPr="00151237">
          <w:rPr>
            <w:rStyle w:val="Hyperlink"/>
            <w:noProof/>
            <w:lang w:val="en-CA"/>
          </w:rPr>
          <w:t>Code lists</w:t>
        </w:r>
        <w:r>
          <w:rPr>
            <w:noProof/>
            <w:webHidden/>
          </w:rPr>
          <w:tab/>
        </w:r>
        <w:r>
          <w:rPr>
            <w:noProof/>
            <w:webHidden/>
          </w:rPr>
          <w:fldChar w:fldCharType="begin"/>
        </w:r>
        <w:r>
          <w:rPr>
            <w:noProof/>
            <w:webHidden/>
          </w:rPr>
          <w:instrText xml:space="preserve"> PAGEREF _Toc448329958 \h </w:instrText>
        </w:r>
      </w:ins>
      <w:r>
        <w:rPr>
          <w:noProof/>
          <w:webHidden/>
        </w:rPr>
      </w:r>
      <w:r>
        <w:rPr>
          <w:noProof/>
          <w:webHidden/>
        </w:rPr>
        <w:fldChar w:fldCharType="separate"/>
      </w:r>
      <w:ins w:id="128" w:author="Sen, Marcus A." w:date="2016-04-13T16:56:00Z">
        <w:r>
          <w:rPr>
            <w:noProof/>
            <w:webHidden/>
          </w:rPr>
          <w:t>29</w:t>
        </w:r>
        <w:r>
          <w:rPr>
            <w:noProof/>
            <w:webHidden/>
          </w:rPr>
          <w:fldChar w:fldCharType="end"/>
        </w:r>
        <w:r w:rsidRPr="00151237">
          <w:rPr>
            <w:rStyle w:val="Hyperlink"/>
            <w:noProof/>
          </w:rPr>
          <w:fldChar w:fldCharType="end"/>
        </w:r>
      </w:ins>
    </w:p>
    <w:p w14:paraId="7D9A545E" w14:textId="77777777" w:rsidR="00D33949" w:rsidRPr="009958CE" w:rsidRDefault="00D33949">
      <w:pPr>
        <w:pStyle w:val="TOC3"/>
        <w:tabs>
          <w:tab w:val="left" w:pos="1320"/>
          <w:tab w:val="right" w:leader="dot" w:pos="8630"/>
        </w:tabs>
        <w:rPr>
          <w:ins w:id="129" w:author="Sen, Marcus A." w:date="2016-04-13T16:56:00Z"/>
          <w:rFonts w:ascii="Calibri" w:eastAsia="MS Mincho" w:hAnsi="Calibri"/>
          <w:noProof/>
          <w:sz w:val="22"/>
          <w:szCs w:val="22"/>
          <w:lang w:val="en-GB" w:eastAsia="ja-JP"/>
        </w:rPr>
      </w:pPr>
      <w:ins w:id="13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7.2.7</w:t>
        </w:r>
        <w:r w:rsidRPr="009958CE">
          <w:rPr>
            <w:rFonts w:ascii="Calibri" w:eastAsia="MS Mincho" w:hAnsi="Calibri"/>
            <w:noProof/>
            <w:sz w:val="22"/>
            <w:szCs w:val="22"/>
            <w:lang w:val="en-GB" w:eastAsia="ja-JP"/>
          </w:rPr>
          <w:tab/>
        </w:r>
        <w:r w:rsidRPr="00151237">
          <w:rPr>
            <w:rStyle w:val="Hyperlink"/>
            <w:noProof/>
            <w:lang w:val="en-CA"/>
          </w:rPr>
          <w:t>Code lists URI</w:t>
        </w:r>
        <w:r>
          <w:rPr>
            <w:noProof/>
            <w:webHidden/>
          </w:rPr>
          <w:tab/>
        </w:r>
        <w:r>
          <w:rPr>
            <w:noProof/>
            <w:webHidden/>
          </w:rPr>
          <w:fldChar w:fldCharType="begin"/>
        </w:r>
        <w:r>
          <w:rPr>
            <w:noProof/>
            <w:webHidden/>
          </w:rPr>
          <w:instrText xml:space="preserve"> PAGEREF _Toc448329961 \h </w:instrText>
        </w:r>
      </w:ins>
      <w:r>
        <w:rPr>
          <w:noProof/>
          <w:webHidden/>
        </w:rPr>
      </w:r>
      <w:r>
        <w:rPr>
          <w:noProof/>
          <w:webHidden/>
        </w:rPr>
        <w:fldChar w:fldCharType="separate"/>
      </w:r>
      <w:ins w:id="131" w:author="Sen, Marcus A." w:date="2016-04-13T16:56:00Z">
        <w:r>
          <w:rPr>
            <w:noProof/>
            <w:webHidden/>
          </w:rPr>
          <w:t>30</w:t>
        </w:r>
        <w:r>
          <w:rPr>
            <w:noProof/>
            <w:webHidden/>
          </w:rPr>
          <w:fldChar w:fldCharType="end"/>
        </w:r>
        <w:r w:rsidRPr="00151237">
          <w:rPr>
            <w:rStyle w:val="Hyperlink"/>
            <w:noProof/>
          </w:rPr>
          <w:fldChar w:fldCharType="end"/>
        </w:r>
      </w:ins>
    </w:p>
    <w:p w14:paraId="24A39AE1" w14:textId="77777777" w:rsidR="00D33949" w:rsidRPr="009958CE" w:rsidRDefault="00D33949">
      <w:pPr>
        <w:pStyle w:val="TOC3"/>
        <w:tabs>
          <w:tab w:val="left" w:pos="1320"/>
          <w:tab w:val="right" w:leader="dot" w:pos="8630"/>
        </w:tabs>
        <w:rPr>
          <w:ins w:id="132" w:author="Sen, Marcus A." w:date="2016-04-13T16:56:00Z"/>
          <w:rFonts w:ascii="Calibri" w:eastAsia="MS Mincho" w:hAnsi="Calibri"/>
          <w:noProof/>
          <w:sz w:val="22"/>
          <w:szCs w:val="22"/>
          <w:lang w:val="en-GB" w:eastAsia="ja-JP"/>
        </w:rPr>
      </w:pPr>
      <w:ins w:id="13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7.2.8</w:t>
        </w:r>
        <w:r w:rsidRPr="009958CE">
          <w:rPr>
            <w:rFonts w:ascii="Calibri" w:eastAsia="MS Mincho" w:hAnsi="Calibri"/>
            <w:noProof/>
            <w:sz w:val="22"/>
            <w:szCs w:val="22"/>
            <w:lang w:val="en-GB" w:eastAsia="ja-JP"/>
          </w:rPr>
          <w:tab/>
        </w:r>
        <w:r w:rsidRPr="00151237">
          <w:rPr>
            <w:rStyle w:val="Hyperlink"/>
            <w:noProof/>
            <w:lang w:val="en-CA"/>
          </w:rPr>
          <w:t>Identifier</w:t>
        </w:r>
        <w:r>
          <w:rPr>
            <w:noProof/>
            <w:webHidden/>
          </w:rPr>
          <w:tab/>
        </w:r>
        <w:r>
          <w:rPr>
            <w:noProof/>
            <w:webHidden/>
          </w:rPr>
          <w:fldChar w:fldCharType="begin"/>
        </w:r>
        <w:r>
          <w:rPr>
            <w:noProof/>
            <w:webHidden/>
          </w:rPr>
          <w:instrText xml:space="preserve"> PAGEREF _Toc448329962 \h </w:instrText>
        </w:r>
      </w:ins>
      <w:r>
        <w:rPr>
          <w:noProof/>
          <w:webHidden/>
        </w:rPr>
      </w:r>
      <w:r>
        <w:rPr>
          <w:noProof/>
          <w:webHidden/>
        </w:rPr>
        <w:fldChar w:fldCharType="separate"/>
      </w:r>
      <w:ins w:id="134" w:author="Sen, Marcus A." w:date="2016-04-13T16:56:00Z">
        <w:r>
          <w:rPr>
            <w:noProof/>
            <w:webHidden/>
          </w:rPr>
          <w:t>30</w:t>
        </w:r>
        <w:r>
          <w:rPr>
            <w:noProof/>
            <w:webHidden/>
          </w:rPr>
          <w:fldChar w:fldCharType="end"/>
        </w:r>
        <w:r w:rsidRPr="00151237">
          <w:rPr>
            <w:rStyle w:val="Hyperlink"/>
            <w:noProof/>
          </w:rPr>
          <w:fldChar w:fldCharType="end"/>
        </w:r>
      </w:ins>
    </w:p>
    <w:p w14:paraId="33795F9D" w14:textId="77777777" w:rsidR="00D33949" w:rsidRPr="009958CE" w:rsidRDefault="00D33949">
      <w:pPr>
        <w:pStyle w:val="TOC2"/>
        <w:tabs>
          <w:tab w:val="left" w:pos="880"/>
          <w:tab w:val="right" w:leader="dot" w:pos="8630"/>
        </w:tabs>
        <w:rPr>
          <w:ins w:id="135" w:author="Sen, Marcus A." w:date="2016-04-13T16:56:00Z"/>
          <w:rFonts w:ascii="Calibri" w:eastAsia="MS Mincho" w:hAnsi="Calibri"/>
          <w:noProof/>
          <w:sz w:val="22"/>
          <w:szCs w:val="22"/>
          <w:lang w:val="en-GB" w:eastAsia="ja-JP"/>
        </w:rPr>
      </w:pPr>
      <w:ins w:id="13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7.3</w:t>
        </w:r>
        <w:r w:rsidRPr="009958CE">
          <w:rPr>
            <w:rFonts w:ascii="Calibri" w:eastAsia="MS Mincho" w:hAnsi="Calibri"/>
            <w:noProof/>
            <w:sz w:val="22"/>
            <w:szCs w:val="22"/>
            <w:lang w:val="en-GB" w:eastAsia="ja-JP"/>
          </w:rPr>
          <w:tab/>
        </w:r>
        <w:r w:rsidRPr="00151237">
          <w:rPr>
            <w:rStyle w:val="Hyperlink"/>
            <w:noProof/>
            <w:lang w:val="en-CA"/>
          </w:rPr>
          <w:t xml:space="preserve">GeoSciML Portrayal Requirements Class </w:t>
        </w:r>
        <w:r w:rsidRPr="00151237">
          <w:rPr>
            <w:rStyle w:val="Hyperlink"/>
            <w:noProof/>
          </w:rPr>
          <w:t xml:space="preserve"> (Normative)</w:t>
        </w:r>
        <w:r>
          <w:rPr>
            <w:noProof/>
            <w:webHidden/>
          </w:rPr>
          <w:tab/>
        </w:r>
        <w:r>
          <w:rPr>
            <w:noProof/>
            <w:webHidden/>
          </w:rPr>
          <w:fldChar w:fldCharType="begin"/>
        </w:r>
        <w:r>
          <w:rPr>
            <w:noProof/>
            <w:webHidden/>
          </w:rPr>
          <w:instrText xml:space="preserve"> PAGEREF _Toc448329963 \h </w:instrText>
        </w:r>
      </w:ins>
      <w:r>
        <w:rPr>
          <w:noProof/>
          <w:webHidden/>
        </w:rPr>
      </w:r>
      <w:r>
        <w:rPr>
          <w:noProof/>
          <w:webHidden/>
        </w:rPr>
        <w:fldChar w:fldCharType="separate"/>
      </w:r>
      <w:ins w:id="137" w:author="Sen, Marcus A." w:date="2016-04-13T16:56:00Z">
        <w:r>
          <w:rPr>
            <w:noProof/>
            <w:webHidden/>
          </w:rPr>
          <w:t>30</w:t>
        </w:r>
        <w:r>
          <w:rPr>
            <w:noProof/>
            <w:webHidden/>
          </w:rPr>
          <w:fldChar w:fldCharType="end"/>
        </w:r>
        <w:r w:rsidRPr="00151237">
          <w:rPr>
            <w:rStyle w:val="Hyperlink"/>
            <w:noProof/>
          </w:rPr>
          <w:fldChar w:fldCharType="end"/>
        </w:r>
      </w:ins>
    </w:p>
    <w:p w14:paraId="5255D483" w14:textId="77777777" w:rsidR="00D33949" w:rsidRPr="009958CE" w:rsidRDefault="00D33949">
      <w:pPr>
        <w:pStyle w:val="TOC3"/>
        <w:tabs>
          <w:tab w:val="left" w:pos="1320"/>
          <w:tab w:val="right" w:leader="dot" w:pos="8630"/>
        </w:tabs>
        <w:rPr>
          <w:ins w:id="138" w:author="Sen, Marcus A." w:date="2016-04-13T16:56:00Z"/>
          <w:rFonts w:ascii="Calibri" w:eastAsia="MS Mincho" w:hAnsi="Calibri"/>
          <w:noProof/>
          <w:sz w:val="22"/>
          <w:szCs w:val="22"/>
          <w:lang w:val="en-GB" w:eastAsia="ja-JP"/>
        </w:rPr>
      </w:pPr>
      <w:ins w:id="13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7.3.1</w:t>
        </w:r>
        <w:r w:rsidRPr="009958CE">
          <w:rPr>
            <w:rFonts w:ascii="Calibri" w:eastAsia="MS Mincho" w:hAnsi="Calibri"/>
            <w:noProof/>
            <w:sz w:val="22"/>
            <w:szCs w:val="22"/>
            <w:lang w:val="en-GB" w:eastAsia="ja-JP"/>
          </w:rPr>
          <w:tab/>
        </w:r>
        <w:r w:rsidRPr="00151237">
          <w:rPr>
            <w:rStyle w:val="Hyperlink"/>
            <w:noProof/>
            <w:lang w:val="en-CA"/>
          </w:rPr>
          <w:t>Portrayal views</w:t>
        </w:r>
        <w:r>
          <w:rPr>
            <w:noProof/>
            <w:webHidden/>
          </w:rPr>
          <w:tab/>
        </w:r>
        <w:r>
          <w:rPr>
            <w:noProof/>
            <w:webHidden/>
          </w:rPr>
          <w:fldChar w:fldCharType="begin"/>
        </w:r>
        <w:r>
          <w:rPr>
            <w:noProof/>
            <w:webHidden/>
          </w:rPr>
          <w:instrText xml:space="preserve"> PAGEREF _Toc448329964 \h </w:instrText>
        </w:r>
      </w:ins>
      <w:r>
        <w:rPr>
          <w:noProof/>
          <w:webHidden/>
        </w:rPr>
      </w:r>
      <w:r>
        <w:rPr>
          <w:noProof/>
          <w:webHidden/>
        </w:rPr>
        <w:fldChar w:fldCharType="separate"/>
      </w:r>
      <w:ins w:id="140" w:author="Sen, Marcus A." w:date="2016-04-13T16:56:00Z">
        <w:r>
          <w:rPr>
            <w:noProof/>
            <w:webHidden/>
          </w:rPr>
          <w:t>34</w:t>
        </w:r>
        <w:r>
          <w:rPr>
            <w:noProof/>
            <w:webHidden/>
          </w:rPr>
          <w:fldChar w:fldCharType="end"/>
        </w:r>
        <w:r w:rsidRPr="00151237">
          <w:rPr>
            <w:rStyle w:val="Hyperlink"/>
            <w:noProof/>
          </w:rPr>
          <w:fldChar w:fldCharType="end"/>
        </w:r>
      </w:ins>
    </w:p>
    <w:p w14:paraId="41C6948F" w14:textId="77777777" w:rsidR="00D33949" w:rsidRPr="009958CE" w:rsidRDefault="00D33949">
      <w:pPr>
        <w:pStyle w:val="TOC3"/>
        <w:tabs>
          <w:tab w:val="left" w:pos="1320"/>
          <w:tab w:val="right" w:leader="dot" w:pos="8630"/>
        </w:tabs>
        <w:rPr>
          <w:ins w:id="141" w:author="Sen, Marcus A." w:date="2016-04-13T16:56:00Z"/>
          <w:rFonts w:ascii="Calibri" w:eastAsia="MS Mincho" w:hAnsi="Calibri"/>
          <w:noProof/>
          <w:sz w:val="22"/>
          <w:szCs w:val="22"/>
          <w:lang w:val="en-GB" w:eastAsia="ja-JP"/>
        </w:rPr>
      </w:pPr>
      <w:ins w:id="14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"_Toc448329965"</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7.3.2</w:t>
        </w:r>
        <w:r w:rsidRPr="009958CE">
          <w:rPr>
            <w:rFonts w:ascii="Calibri" w:eastAsia="MS Mincho" w:hAnsi="Calibri"/>
            <w:noProof/>
            <w:sz w:val="22"/>
            <w:szCs w:val="22"/>
            <w:lang w:val="en-GB" w:eastAsia="ja-JP"/>
          </w:rPr>
          <w:tab/>
        </w:r>
        <w:r w:rsidRPr="00151237">
          <w:rPr>
            <w:rStyle w:val="Hyperlink"/>
            <w:noProof/>
          </w:rPr>
          <w:t>GeologicUnitView</w:t>
        </w:r>
        <w:r>
          <w:rPr>
            <w:noProof/>
            <w:webHidden/>
          </w:rPr>
          <w:tab/>
        </w:r>
        <w:r>
          <w:rPr>
            <w:noProof/>
            <w:webHidden/>
          </w:rPr>
          <w:fldChar w:fldCharType="begin"/>
        </w:r>
        <w:r>
          <w:rPr>
            <w:noProof/>
            <w:webHidden/>
          </w:rPr>
          <w:instrText xml:space="preserve"> PAGEREF _Toc448329965 \h </w:instrText>
        </w:r>
      </w:ins>
      <w:r>
        <w:rPr>
          <w:noProof/>
          <w:webHidden/>
        </w:rPr>
      </w:r>
      <w:r>
        <w:rPr>
          <w:noProof/>
          <w:webHidden/>
        </w:rPr>
        <w:fldChar w:fldCharType="separate"/>
      </w:r>
      <w:ins w:id="143" w:author="Sen, Marcus A." w:date="2016-04-13T16:56:00Z">
        <w:r>
          <w:rPr>
            <w:noProof/>
            <w:webHidden/>
          </w:rPr>
          <w:t>37</w:t>
        </w:r>
        <w:r>
          <w:rPr>
            <w:noProof/>
            <w:webHidden/>
          </w:rPr>
          <w:fldChar w:fldCharType="end"/>
        </w:r>
        <w:r w:rsidRPr="00151237">
          <w:rPr>
            <w:rStyle w:val="Hyperlink"/>
            <w:noProof/>
          </w:rPr>
          <w:fldChar w:fldCharType="end"/>
        </w:r>
      </w:ins>
    </w:p>
    <w:p w14:paraId="7A3E0C29" w14:textId="77777777" w:rsidR="00D33949" w:rsidRPr="009958CE" w:rsidRDefault="00D33949">
      <w:pPr>
        <w:pStyle w:val="TOC3"/>
        <w:tabs>
          <w:tab w:val="left" w:pos="1320"/>
          <w:tab w:val="right" w:leader="dot" w:pos="8630"/>
        </w:tabs>
        <w:rPr>
          <w:ins w:id="144" w:author="Sen, Marcus A." w:date="2016-04-13T16:56:00Z"/>
          <w:rFonts w:ascii="Calibri" w:eastAsia="MS Mincho" w:hAnsi="Calibri"/>
          <w:noProof/>
          <w:sz w:val="22"/>
          <w:szCs w:val="22"/>
          <w:lang w:val="en-GB" w:eastAsia="ja-JP"/>
        </w:rPr>
      </w:pPr>
      <w:ins w:id="14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7.3.3</w:t>
        </w:r>
        <w:r w:rsidRPr="009958CE">
          <w:rPr>
            <w:rFonts w:ascii="Calibri" w:eastAsia="MS Mincho" w:hAnsi="Calibri"/>
            <w:noProof/>
            <w:sz w:val="22"/>
            <w:szCs w:val="22"/>
            <w:lang w:val="en-GB" w:eastAsia="ja-JP"/>
          </w:rPr>
          <w:tab/>
        </w:r>
        <w:r w:rsidRPr="00151237">
          <w:rPr>
            <w:rStyle w:val="Hyperlink"/>
            <w:noProof/>
            <w:lang w:val="en-CA"/>
          </w:rPr>
          <w:t>BoreholeView</w:t>
        </w:r>
        <w:r>
          <w:rPr>
            <w:noProof/>
            <w:webHidden/>
          </w:rPr>
          <w:tab/>
        </w:r>
        <w:r>
          <w:rPr>
            <w:noProof/>
            <w:webHidden/>
          </w:rPr>
          <w:fldChar w:fldCharType="begin"/>
        </w:r>
        <w:r>
          <w:rPr>
            <w:noProof/>
            <w:webHidden/>
          </w:rPr>
          <w:instrText xml:space="preserve"> PAGEREF _Toc448329966 \h </w:instrText>
        </w:r>
      </w:ins>
      <w:r>
        <w:rPr>
          <w:noProof/>
          <w:webHidden/>
        </w:rPr>
      </w:r>
      <w:r>
        <w:rPr>
          <w:noProof/>
          <w:webHidden/>
        </w:rPr>
        <w:fldChar w:fldCharType="separate"/>
      </w:r>
      <w:ins w:id="146" w:author="Sen, Marcus A." w:date="2016-04-13T16:56:00Z">
        <w:r>
          <w:rPr>
            <w:noProof/>
            <w:webHidden/>
          </w:rPr>
          <w:t>42</w:t>
        </w:r>
        <w:r>
          <w:rPr>
            <w:noProof/>
            <w:webHidden/>
          </w:rPr>
          <w:fldChar w:fldCharType="end"/>
        </w:r>
        <w:r w:rsidRPr="00151237">
          <w:rPr>
            <w:rStyle w:val="Hyperlink"/>
            <w:noProof/>
          </w:rPr>
          <w:fldChar w:fldCharType="end"/>
        </w:r>
      </w:ins>
    </w:p>
    <w:p w14:paraId="39657569" w14:textId="77777777" w:rsidR="00D33949" w:rsidRPr="009958CE" w:rsidRDefault="00D33949">
      <w:pPr>
        <w:pStyle w:val="TOC3"/>
        <w:tabs>
          <w:tab w:val="left" w:pos="1320"/>
          <w:tab w:val="right" w:leader="dot" w:pos="8630"/>
        </w:tabs>
        <w:rPr>
          <w:ins w:id="147" w:author="Sen, Marcus A." w:date="2016-04-13T16:56:00Z"/>
          <w:rFonts w:ascii="Calibri" w:eastAsia="MS Mincho" w:hAnsi="Calibri"/>
          <w:noProof/>
          <w:sz w:val="22"/>
          <w:szCs w:val="22"/>
          <w:lang w:val="en-GB" w:eastAsia="ja-JP"/>
        </w:rPr>
      </w:pPr>
      <w:ins w:id="14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7.3.4</w:t>
        </w:r>
        <w:r w:rsidRPr="009958CE">
          <w:rPr>
            <w:rFonts w:ascii="Calibri" w:eastAsia="MS Mincho" w:hAnsi="Calibri"/>
            <w:noProof/>
            <w:sz w:val="22"/>
            <w:szCs w:val="22"/>
            <w:lang w:val="en-GB" w:eastAsia="ja-JP"/>
          </w:rPr>
          <w:tab/>
        </w:r>
        <w:r w:rsidRPr="00151237">
          <w:rPr>
            <w:rStyle w:val="Hyperlink"/>
            <w:noProof/>
            <w:lang w:val="en-CA"/>
          </w:rPr>
          <w:t>ContactView</w:t>
        </w:r>
        <w:r>
          <w:rPr>
            <w:noProof/>
            <w:webHidden/>
          </w:rPr>
          <w:tab/>
        </w:r>
        <w:r>
          <w:rPr>
            <w:noProof/>
            <w:webHidden/>
          </w:rPr>
          <w:fldChar w:fldCharType="begin"/>
        </w:r>
        <w:r>
          <w:rPr>
            <w:noProof/>
            <w:webHidden/>
          </w:rPr>
          <w:instrText xml:space="preserve"> PAGEREF _Toc448329967 \h </w:instrText>
        </w:r>
      </w:ins>
      <w:r>
        <w:rPr>
          <w:noProof/>
          <w:webHidden/>
        </w:rPr>
      </w:r>
      <w:r>
        <w:rPr>
          <w:noProof/>
          <w:webHidden/>
        </w:rPr>
        <w:fldChar w:fldCharType="separate"/>
      </w:r>
      <w:ins w:id="149" w:author="Sen, Marcus A." w:date="2016-04-13T16:56:00Z">
        <w:r>
          <w:rPr>
            <w:noProof/>
            <w:webHidden/>
          </w:rPr>
          <w:t>47</w:t>
        </w:r>
        <w:r>
          <w:rPr>
            <w:noProof/>
            <w:webHidden/>
          </w:rPr>
          <w:fldChar w:fldCharType="end"/>
        </w:r>
        <w:r w:rsidRPr="00151237">
          <w:rPr>
            <w:rStyle w:val="Hyperlink"/>
            <w:noProof/>
          </w:rPr>
          <w:fldChar w:fldCharType="end"/>
        </w:r>
      </w:ins>
    </w:p>
    <w:p w14:paraId="04560202" w14:textId="77777777" w:rsidR="00D33949" w:rsidRPr="009958CE" w:rsidRDefault="00D33949">
      <w:pPr>
        <w:pStyle w:val="TOC3"/>
        <w:tabs>
          <w:tab w:val="left" w:pos="1320"/>
          <w:tab w:val="right" w:leader="dot" w:pos="8630"/>
        </w:tabs>
        <w:rPr>
          <w:ins w:id="150" w:author="Sen, Marcus A." w:date="2016-04-13T16:56:00Z"/>
          <w:rFonts w:ascii="Calibri" w:eastAsia="MS Mincho" w:hAnsi="Calibri"/>
          <w:noProof/>
          <w:sz w:val="22"/>
          <w:szCs w:val="22"/>
          <w:lang w:val="en-GB" w:eastAsia="ja-JP"/>
        </w:rPr>
      </w:pPr>
      <w:ins w:id="15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"_Toc448329968"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7.3.5</w:t>
        </w:r>
        <w:r w:rsidRPr="009958CE">
          <w:rPr>
            <w:rFonts w:ascii="Calibri" w:eastAsia="MS Mincho" w:hAnsi="Calibri"/>
            <w:noProof/>
            <w:sz w:val="22"/>
            <w:szCs w:val="22"/>
            <w:lang w:val="en-GB" w:eastAsia="ja-JP"/>
          </w:rPr>
          <w:tab/>
        </w:r>
        <w:r w:rsidRPr="00151237">
          <w:rPr>
            <w:rStyle w:val="Hyperlink"/>
            <w:noProof/>
            <w:lang w:val="en-CA"/>
          </w:rPr>
          <w:t>GeologicSpecimenView</w:t>
        </w:r>
        <w:r>
          <w:rPr>
            <w:noProof/>
            <w:webHidden/>
          </w:rPr>
          <w:tab/>
        </w:r>
        <w:r>
          <w:rPr>
            <w:noProof/>
            <w:webHidden/>
          </w:rPr>
          <w:fldChar w:fldCharType="begin"/>
        </w:r>
        <w:r>
          <w:rPr>
            <w:noProof/>
            <w:webHidden/>
          </w:rPr>
          <w:instrText xml:space="preserve"> PAGEREF _Toc448329968 \h </w:instrText>
        </w:r>
      </w:ins>
      <w:r>
        <w:rPr>
          <w:noProof/>
          <w:webHidden/>
        </w:rPr>
      </w:r>
      <w:r>
        <w:rPr>
          <w:noProof/>
          <w:webHidden/>
        </w:rPr>
        <w:fldChar w:fldCharType="separate"/>
      </w:r>
      <w:ins w:id="152" w:author="Sen, Marcus A." w:date="2016-04-13T16:56:00Z">
        <w:r>
          <w:rPr>
            <w:noProof/>
            <w:webHidden/>
          </w:rPr>
          <w:t>49</w:t>
        </w:r>
        <w:r>
          <w:rPr>
            <w:noProof/>
            <w:webHidden/>
          </w:rPr>
          <w:fldChar w:fldCharType="end"/>
        </w:r>
        <w:r w:rsidRPr="00151237">
          <w:rPr>
            <w:rStyle w:val="Hyperlink"/>
            <w:noProof/>
          </w:rPr>
          <w:fldChar w:fldCharType="end"/>
        </w:r>
      </w:ins>
    </w:p>
    <w:p w14:paraId="7297B76D" w14:textId="77777777" w:rsidR="00D33949" w:rsidRPr="009958CE" w:rsidRDefault="00D33949">
      <w:pPr>
        <w:pStyle w:val="TOC3"/>
        <w:tabs>
          <w:tab w:val="left" w:pos="1320"/>
          <w:tab w:val="right" w:leader="dot" w:pos="8630"/>
        </w:tabs>
        <w:rPr>
          <w:ins w:id="153" w:author="Sen, Marcus A." w:date="2016-04-13T16:56:00Z"/>
          <w:rFonts w:ascii="Calibri" w:eastAsia="MS Mincho" w:hAnsi="Calibri"/>
          <w:noProof/>
          <w:sz w:val="22"/>
          <w:szCs w:val="22"/>
          <w:lang w:val="en-GB" w:eastAsia="ja-JP"/>
        </w:rPr>
      </w:pPr>
      <w:ins w:id="154" w:author="Sen, Marcus A." w:date="2016-04-13T16:56:00Z">
        <w:r w:rsidRPr="00151237">
          <w:rPr>
            <w:rStyle w:val="Hyperlink"/>
            <w:noProof/>
          </w:rPr>
          <w:lastRenderedPageBreak/>
          <w:fldChar w:fldCharType="begin"/>
        </w:r>
        <w:r w:rsidRPr="00151237">
          <w:rPr>
            <w:rStyle w:val="Hyperlink"/>
            <w:noProof/>
          </w:rPr>
          <w:instrText xml:space="preserve"> </w:instrText>
        </w:r>
        <w:r>
          <w:rPr>
            <w:noProof/>
          </w:rPr>
          <w:instrText>HYPERLINK \l "_Toc448329969"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7.3.6</w:t>
        </w:r>
        <w:r w:rsidRPr="009958CE">
          <w:rPr>
            <w:rFonts w:ascii="Calibri" w:eastAsia="MS Mincho" w:hAnsi="Calibri"/>
            <w:noProof/>
            <w:sz w:val="22"/>
            <w:szCs w:val="22"/>
            <w:lang w:val="en-GB" w:eastAsia="ja-JP"/>
          </w:rPr>
          <w:tab/>
        </w:r>
        <w:r w:rsidRPr="00151237">
          <w:rPr>
            <w:rStyle w:val="Hyperlink"/>
            <w:noProof/>
            <w:lang w:val="en-CA"/>
          </w:rPr>
          <w:t>GeomorphologicUnitView</w:t>
        </w:r>
        <w:r>
          <w:rPr>
            <w:noProof/>
            <w:webHidden/>
          </w:rPr>
          <w:tab/>
        </w:r>
        <w:r>
          <w:rPr>
            <w:noProof/>
            <w:webHidden/>
          </w:rPr>
          <w:fldChar w:fldCharType="begin"/>
        </w:r>
        <w:r>
          <w:rPr>
            <w:noProof/>
            <w:webHidden/>
          </w:rPr>
          <w:instrText xml:space="preserve"> PAGEREF _Toc448329969 \h </w:instrText>
        </w:r>
      </w:ins>
      <w:r>
        <w:rPr>
          <w:noProof/>
          <w:webHidden/>
        </w:rPr>
      </w:r>
      <w:r>
        <w:rPr>
          <w:noProof/>
          <w:webHidden/>
        </w:rPr>
        <w:fldChar w:fldCharType="separate"/>
      </w:r>
      <w:ins w:id="155" w:author="Sen, Marcus A." w:date="2016-04-13T16:56:00Z">
        <w:r>
          <w:rPr>
            <w:noProof/>
            <w:webHidden/>
          </w:rPr>
          <w:t>53</w:t>
        </w:r>
        <w:r>
          <w:rPr>
            <w:noProof/>
            <w:webHidden/>
          </w:rPr>
          <w:fldChar w:fldCharType="end"/>
        </w:r>
        <w:r w:rsidRPr="00151237">
          <w:rPr>
            <w:rStyle w:val="Hyperlink"/>
            <w:noProof/>
          </w:rPr>
          <w:fldChar w:fldCharType="end"/>
        </w:r>
      </w:ins>
    </w:p>
    <w:p w14:paraId="4164D359" w14:textId="77777777" w:rsidR="00D33949" w:rsidRPr="009958CE" w:rsidRDefault="00D33949">
      <w:pPr>
        <w:pStyle w:val="TOC3"/>
        <w:tabs>
          <w:tab w:val="left" w:pos="1320"/>
          <w:tab w:val="right" w:leader="dot" w:pos="8630"/>
        </w:tabs>
        <w:rPr>
          <w:ins w:id="156" w:author="Sen, Marcus A." w:date="2016-04-13T16:56:00Z"/>
          <w:rFonts w:ascii="Calibri" w:eastAsia="MS Mincho" w:hAnsi="Calibri"/>
          <w:noProof/>
          <w:sz w:val="22"/>
          <w:szCs w:val="22"/>
          <w:lang w:val="en-GB" w:eastAsia="ja-JP"/>
        </w:rPr>
      </w:pPr>
      <w:ins w:id="15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7.3.7</w:t>
        </w:r>
        <w:r w:rsidRPr="009958CE">
          <w:rPr>
            <w:rFonts w:ascii="Calibri" w:eastAsia="MS Mincho" w:hAnsi="Calibri"/>
            <w:noProof/>
            <w:sz w:val="22"/>
            <w:szCs w:val="22"/>
            <w:lang w:val="en-GB" w:eastAsia="ja-JP"/>
          </w:rPr>
          <w:tab/>
        </w:r>
        <w:r w:rsidRPr="00151237">
          <w:rPr>
            <w:rStyle w:val="Hyperlink"/>
            <w:noProof/>
            <w:lang w:val="en-CA"/>
          </w:rPr>
          <w:t>ShearDisplacementStructureView</w:t>
        </w:r>
        <w:r>
          <w:rPr>
            <w:noProof/>
            <w:webHidden/>
          </w:rPr>
          <w:tab/>
        </w:r>
        <w:r>
          <w:rPr>
            <w:noProof/>
            <w:webHidden/>
          </w:rPr>
          <w:fldChar w:fldCharType="begin"/>
        </w:r>
        <w:r>
          <w:rPr>
            <w:noProof/>
            <w:webHidden/>
          </w:rPr>
          <w:instrText xml:space="preserve"> PAGEREF _Toc448329970 \h </w:instrText>
        </w:r>
      </w:ins>
      <w:r>
        <w:rPr>
          <w:noProof/>
          <w:webHidden/>
        </w:rPr>
      </w:r>
      <w:r>
        <w:rPr>
          <w:noProof/>
          <w:webHidden/>
        </w:rPr>
        <w:fldChar w:fldCharType="separate"/>
      </w:r>
      <w:ins w:id="158" w:author="Sen, Marcus A." w:date="2016-04-13T16:56:00Z">
        <w:r>
          <w:rPr>
            <w:noProof/>
            <w:webHidden/>
          </w:rPr>
          <w:t>57</w:t>
        </w:r>
        <w:r>
          <w:rPr>
            <w:noProof/>
            <w:webHidden/>
          </w:rPr>
          <w:fldChar w:fldCharType="end"/>
        </w:r>
        <w:r w:rsidRPr="00151237">
          <w:rPr>
            <w:rStyle w:val="Hyperlink"/>
            <w:noProof/>
          </w:rPr>
          <w:fldChar w:fldCharType="end"/>
        </w:r>
      </w:ins>
    </w:p>
    <w:p w14:paraId="540CD5D2" w14:textId="77777777" w:rsidR="00D33949" w:rsidRPr="009958CE" w:rsidRDefault="00D33949">
      <w:pPr>
        <w:pStyle w:val="TOC3"/>
        <w:tabs>
          <w:tab w:val="left" w:pos="1320"/>
          <w:tab w:val="right" w:leader="dot" w:pos="8630"/>
        </w:tabs>
        <w:rPr>
          <w:ins w:id="159" w:author="Sen, Marcus A." w:date="2016-04-13T16:56:00Z"/>
          <w:rFonts w:ascii="Calibri" w:eastAsia="MS Mincho" w:hAnsi="Calibri"/>
          <w:noProof/>
          <w:sz w:val="22"/>
          <w:szCs w:val="22"/>
          <w:lang w:val="en-GB" w:eastAsia="ja-JP"/>
        </w:rPr>
      </w:pPr>
      <w:ins w:id="16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7.3.8</w:t>
        </w:r>
        <w:r w:rsidRPr="009958CE">
          <w:rPr>
            <w:rFonts w:ascii="Calibri" w:eastAsia="MS Mincho" w:hAnsi="Calibri"/>
            <w:noProof/>
            <w:sz w:val="22"/>
            <w:szCs w:val="22"/>
            <w:lang w:val="en-GB" w:eastAsia="ja-JP"/>
          </w:rPr>
          <w:tab/>
        </w:r>
        <w:r w:rsidRPr="00151237">
          <w:rPr>
            <w:rStyle w:val="Hyperlink"/>
            <w:noProof/>
            <w:lang w:val="en-CA"/>
          </w:rPr>
          <w:t>SiteObservationView</w:t>
        </w:r>
        <w:r>
          <w:rPr>
            <w:noProof/>
            <w:webHidden/>
          </w:rPr>
          <w:tab/>
        </w:r>
        <w:r>
          <w:rPr>
            <w:noProof/>
            <w:webHidden/>
          </w:rPr>
          <w:fldChar w:fldCharType="begin"/>
        </w:r>
        <w:r>
          <w:rPr>
            <w:noProof/>
            <w:webHidden/>
          </w:rPr>
          <w:instrText xml:space="preserve"> PAGEREF _Toc448329971 \h </w:instrText>
        </w:r>
      </w:ins>
      <w:r>
        <w:rPr>
          <w:noProof/>
          <w:webHidden/>
        </w:rPr>
      </w:r>
      <w:r>
        <w:rPr>
          <w:noProof/>
          <w:webHidden/>
        </w:rPr>
        <w:fldChar w:fldCharType="separate"/>
      </w:r>
      <w:ins w:id="161" w:author="Sen, Marcus A." w:date="2016-04-13T16:56:00Z">
        <w:r>
          <w:rPr>
            <w:noProof/>
            <w:webHidden/>
          </w:rPr>
          <w:t>62</w:t>
        </w:r>
        <w:r>
          <w:rPr>
            <w:noProof/>
            <w:webHidden/>
          </w:rPr>
          <w:fldChar w:fldCharType="end"/>
        </w:r>
        <w:r w:rsidRPr="00151237">
          <w:rPr>
            <w:rStyle w:val="Hyperlink"/>
            <w:noProof/>
          </w:rPr>
          <w:fldChar w:fldCharType="end"/>
        </w:r>
      </w:ins>
    </w:p>
    <w:p w14:paraId="0B73C6FD" w14:textId="77777777" w:rsidR="00D33949" w:rsidRPr="009958CE" w:rsidRDefault="00D33949">
      <w:pPr>
        <w:pStyle w:val="TOC2"/>
        <w:tabs>
          <w:tab w:val="left" w:pos="880"/>
          <w:tab w:val="right" w:leader="dot" w:pos="8630"/>
        </w:tabs>
        <w:rPr>
          <w:ins w:id="162" w:author="Sen, Marcus A." w:date="2016-04-13T16:56:00Z"/>
          <w:rFonts w:ascii="Calibri" w:eastAsia="MS Mincho" w:hAnsi="Calibri"/>
          <w:noProof/>
          <w:sz w:val="22"/>
          <w:szCs w:val="22"/>
          <w:lang w:val="en-GB" w:eastAsia="ja-JP"/>
        </w:rPr>
      </w:pPr>
      <w:ins w:id="16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7.4</w:t>
        </w:r>
        <w:r w:rsidRPr="009958CE">
          <w:rPr>
            <w:rFonts w:ascii="Calibri" w:eastAsia="MS Mincho" w:hAnsi="Calibri"/>
            <w:noProof/>
            <w:sz w:val="22"/>
            <w:szCs w:val="22"/>
            <w:lang w:val="en-GB" w:eastAsia="ja-JP"/>
          </w:rPr>
          <w:tab/>
        </w:r>
        <w:r w:rsidRPr="00151237">
          <w:rPr>
            <w:rStyle w:val="Hyperlink"/>
            <w:noProof/>
            <w:lang w:val="en-CA"/>
          </w:rPr>
          <w:t xml:space="preserve">GeoSciML Basic Abstract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_Toc448329972 \h </w:instrText>
        </w:r>
      </w:ins>
      <w:r>
        <w:rPr>
          <w:noProof/>
          <w:webHidden/>
        </w:rPr>
      </w:r>
      <w:r>
        <w:rPr>
          <w:noProof/>
          <w:webHidden/>
        </w:rPr>
        <w:fldChar w:fldCharType="separate"/>
      </w:r>
      <w:ins w:id="164" w:author="Sen, Marcus A." w:date="2016-04-13T16:56:00Z">
        <w:r>
          <w:rPr>
            <w:noProof/>
            <w:webHidden/>
          </w:rPr>
          <w:t>67</w:t>
        </w:r>
        <w:r>
          <w:rPr>
            <w:noProof/>
            <w:webHidden/>
          </w:rPr>
          <w:fldChar w:fldCharType="end"/>
        </w:r>
        <w:r w:rsidRPr="00151237">
          <w:rPr>
            <w:rStyle w:val="Hyperlink"/>
            <w:noProof/>
          </w:rPr>
          <w:fldChar w:fldCharType="end"/>
        </w:r>
      </w:ins>
    </w:p>
    <w:p w14:paraId="73A58863" w14:textId="77777777" w:rsidR="00D33949" w:rsidRPr="009958CE" w:rsidRDefault="00D33949">
      <w:pPr>
        <w:pStyle w:val="TOC3"/>
        <w:tabs>
          <w:tab w:val="left" w:pos="1320"/>
          <w:tab w:val="right" w:leader="dot" w:pos="8630"/>
        </w:tabs>
        <w:rPr>
          <w:ins w:id="165" w:author="Sen, Marcus A." w:date="2016-04-13T16:56:00Z"/>
          <w:rFonts w:ascii="Calibri" w:eastAsia="MS Mincho" w:hAnsi="Calibri"/>
          <w:noProof/>
          <w:sz w:val="22"/>
          <w:szCs w:val="22"/>
          <w:lang w:val="en-GB" w:eastAsia="ja-JP"/>
        </w:rPr>
      </w:pPr>
      <w:ins w:id="16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7.4.1</w:t>
        </w:r>
        <w:r w:rsidRPr="009958CE">
          <w:rPr>
            <w:rFonts w:ascii="Calibri" w:eastAsia="MS Mincho" w:hAnsi="Calibri"/>
            <w:noProof/>
            <w:sz w:val="22"/>
            <w:szCs w:val="22"/>
            <w:lang w:val="en-GB" w:eastAsia="ja-JP"/>
          </w:rPr>
          <w:tab/>
        </w:r>
        <w:r w:rsidRPr="00151237">
          <w:rPr>
            <w:rStyle w:val="Hyperlink"/>
            <w:noProof/>
            <w:lang w:val="en-CA"/>
          </w:rPr>
          <w:t>Geology Basic</w:t>
        </w:r>
        <w:r>
          <w:rPr>
            <w:noProof/>
            <w:webHidden/>
          </w:rPr>
          <w:tab/>
        </w:r>
        <w:r>
          <w:rPr>
            <w:noProof/>
            <w:webHidden/>
          </w:rPr>
          <w:fldChar w:fldCharType="begin"/>
        </w:r>
        <w:r>
          <w:rPr>
            <w:noProof/>
            <w:webHidden/>
          </w:rPr>
          <w:instrText xml:space="preserve"> PAGEREF _Toc448329973 \h </w:instrText>
        </w:r>
      </w:ins>
      <w:r>
        <w:rPr>
          <w:noProof/>
          <w:webHidden/>
        </w:rPr>
      </w:r>
      <w:r>
        <w:rPr>
          <w:noProof/>
          <w:webHidden/>
        </w:rPr>
        <w:fldChar w:fldCharType="separate"/>
      </w:r>
      <w:ins w:id="167" w:author="Sen, Marcus A." w:date="2016-04-13T16:56:00Z">
        <w:r>
          <w:rPr>
            <w:noProof/>
            <w:webHidden/>
          </w:rPr>
          <w:t>68</w:t>
        </w:r>
        <w:r>
          <w:rPr>
            <w:noProof/>
            <w:webHidden/>
          </w:rPr>
          <w:fldChar w:fldCharType="end"/>
        </w:r>
        <w:r w:rsidRPr="00151237">
          <w:rPr>
            <w:rStyle w:val="Hyperlink"/>
            <w:noProof/>
          </w:rPr>
          <w:fldChar w:fldCharType="end"/>
        </w:r>
      </w:ins>
    </w:p>
    <w:p w14:paraId="306E2BD0" w14:textId="77777777" w:rsidR="00D33949" w:rsidRPr="009958CE" w:rsidRDefault="00D33949">
      <w:pPr>
        <w:pStyle w:val="TOC3"/>
        <w:tabs>
          <w:tab w:val="left" w:pos="1320"/>
          <w:tab w:val="right" w:leader="dot" w:pos="8630"/>
        </w:tabs>
        <w:rPr>
          <w:ins w:id="168" w:author="Sen, Marcus A." w:date="2016-04-13T16:56:00Z"/>
          <w:rFonts w:ascii="Calibri" w:eastAsia="MS Mincho" w:hAnsi="Calibri"/>
          <w:noProof/>
          <w:sz w:val="22"/>
          <w:szCs w:val="22"/>
          <w:lang w:val="en-GB" w:eastAsia="ja-JP"/>
        </w:rPr>
      </w:pPr>
      <w:ins w:id="16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"_Toc448329974"</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7.4.2</w:t>
        </w:r>
        <w:r w:rsidRPr="009958CE">
          <w:rPr>
            <w:rFonts w:ascii="Calibri" w:eastAsia="MS Mincho" w:hAnsi="Calibri"/>
            <w:noProof/>
            <w:sz w:val="22"/>
            <w:szCs w:val="22"/>
            <w:lang w:val="en-GB" w:eastAsia="ja-JP"/>
          </w:rPr>
          <w:tab/>
        </w:r>
        <w:r w:rsidRPr="00151237">
          <w:rPr>
            <w:rStyle w:val="Hyperlink"/>
            <w:noProof/>
          </w:rPr>
          <w:t>Geologic Event</w:t>
        </w:r>
        <w:r>
          <w:rPr>
            <w:noProof/>
            <w:webHidden/>
          </w:rPr>
          <w:tab/>
        </w:r>
        <w:r>
          <w:rPr>
            <w:noProof/>
            <w:webHidden/>
          </w:rPr>
          <w:fldChar w:fldCharType="begin"/>
        </w:r>
        <w:r>
          <w:rPr>
            <w:noProof/>
            <w:webHidden/>
          </w:rPr>
          <w:instrText xml:space="preserve"> PAGEREF _Toc448329974 \h </w:instrText>
        </w:r>
      </w:ins>
      <w:r>
        <w:rPr>
          <w:noProof/>
          <w:webHidden/>
        </w:rPr>
      </w:r>
      <w:r>
        <w:rPr>
          <w:noProof/>
          <w:webHidden/>
        </w:rPr>
        <w:fldChar w:fldCharType="separate"/>
      </w:r>
      <w:ins w:id="170" w:author="Sen, Marcus A." w:date="2016-04-13T16:56:00Z">
        <w:r>
          <w:rPr>
            <w:noProof/>
            <w:webHidden/>
          </w:rPr>
          <w:t>80</w:t>
        </w:r>
        <w:r>
          <w:rPr>
            <w:noProof/>
            <w:webHidden/>
          </w:rPr>
          <w:fldChar w:fldCharType="end"/>
        </w:r>
        <w:r w:rsidRPr="00151237">
          <w:rPr>
            <w:rStyle w:val="Hyperlink"/>
            <w:noProof/>
          </w:rPr>
          <w:fldChar w:fldCharType="end"/>
        </w:r>
      </w:ins>
    </w:p>
    <w:p w14:paraId="0D938922" w14:textId="77777777" w:rsidR="00D33949" w:rsidRPr="009958CE" w:rsidRDefault="00D33949">
      <w:pPr>
        <w:pStyle w:val="TOC3"/>
        <w:tabs>
          <w:tab w:val="left" w:pos="1320"/>
          <w:tab w:val="right" w:leader="dot" w:pos="8630"/>
        </w:tabs>
        <w:rPr>
          <w:ins w:id="171" w:author="Sen, Marcus A." w:date="2016-04-13T16:56:00Z"/>
          <w:rFonts w:ascii="Calibri" w:eastAsia="MS Mincho" w:hAnsi="Calibri"/>
          <w:noProof/>
          <w:sz w:val="22"/>
          <w:szCs w:val="22"/>
          <w:lang w:val="en-GB" w:eastAsia="ja-JP"/>
        </w:rPr>
      </w:pPr>
      <w:ins w:id="17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"_Toc448329975"</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7.4.3</w:t>
        </w:r>
        <w:r w:rsidRPr="009958CE">
          <w:rPr>
            <w:rFonts w:ascii="Calibri" w:eastAsia="MS Mincho" w:hAnsi="Calibri"/>
            <w:noProof/>
            <w:sz w:val="22"/>
            <w:szCs w:val="22"/>
            <w:lang w:val="en-GB" w:eastAsia="ja-JP"/>
          </w:rPr>
          <w:tab/>
        </w:r>
        <w:r w:rsidRPr="00151237">
          <w:rPr>
            <w:rStyle w:val="Hyperlink"/>
            <w:noProof/>
          </w:rPr>
          <w:t>Geologic Structure</w:t>
        </w:r>
        <w:r>
          <w:rPr>
            <w:noProof/>
            <w:webHidden/>
          </w:rPr>
          <w:tab/>
        </w:r>
        <w:r>
          <w:rPr>
            <w:noProof/>
            <w:webHidden/>
          </w:rPr>
          <w:fldChar w:fldCharType="begin"/>
        </w:r>
        <w:r>
          <w:rPr>
            <w:noProof/>
            <w:webHidden/>
          </w:rPr>
          <w:instrText xml:space="preserve"> PAGEREF _Toc448329975 \h </w:instrText>
        </w:r>
      </w:ins>
      <w:r>
        <w:rPr>
          <w:noProof/>
          <w:webHidden/>
        </w:rPr>
      </w:r>
      <w:r>
        <w:rPr>
          <w:noProof/>
          <w:webHidden/>
        </w:rPr>
        <w:fldChar w:fldCharType="separate"/>
      </w:r>
      <w:ins w:id="173" w:author="Sen, Marcus A." w:date="2016-04-13T16:56:00Z">
        <w:r>
          <w:rPr>
            <w:noProof/>
            <w:webHidden/>
          </w:rPr>
          <w:t>83</w:t>
        </w:r>
        <w:r>
          <w:rPr>
            <w:noProof/>
            <w:webHidden/>
          </w:rPr>
          <w:fldChar w:fldCharType="end"/>
        </w:r>
        <w:r w:rsidRPr="00151237">
          <w:rPr>
            <w:rStyle w:val="Hyperlink"/>
            <w:noProof/>
          </w:rPr>
          <w:fldChar w:fldCharType="end"/>
        </w:r>
      </w:ins>
    </w:p>
    <w:p w14:paraId="70008429" w14:textId="77777777" w:rsidR="00D33949" w:rsidRPr="009958CE" w:rsidRDefault="00D33949">
      <w:pPr>
        <w:pStyle w:val="TOC3"/>
        <w:tabs>
          <w:tab w:val="left" w:pos="1320"/>
          <w:tab w:val="right" w:leader="dot" w:pos="8630"/>
        </w:tabs>
        <w:rPr>
          <w:ins w:id="174" w:author="Sen, Marcus A." w:date="2016-04-13T16:56:00Z"/>
          <w:rFonts w:ascii="Calibri" w:eastAsia="MS Mincho" w:hAnsi="Calibri"/>
          <w:noProof/>
          <w:sz w:val="22"/>
          <w:szCs w:val="22"/>
          <w:lang w:val="en-GB" w:eastAsia="ja-JP"/>
        </w:rPr>
      </w:pPr>
      <w:ins w:id="17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"_Toc448329976"</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7.4.4</w:t>
        </w:r>
        <w:r w:rsidRPr="009958CE">
          <w:rPr>
            <w:rFonts w:ascii="Calibri" w:eastAsia="MS Mincho" w:hAnsi="Calibri"/>
            <w:noProof/>
            <w:sz w:val="22"/>
            <w:szCs w:val="22"/>
            <w:lang w:val="en-GB" w:eastAsia="ja-JP"/>
          </w:rPr>
          <w:tab/>
        </w:r>
        <w:r w:rsidRPr="00151237">
          <w:rPr>
            <w:rStyle w:val="Hyperlink"/>
            <w:noProof/>
          </w:rPr>
          <w:t>Geomorphology</w:t>
        </w:r>
        <w:r>
          <w:rPr>
            <w:noProof/>
            <w:webHidden/>
          </w:rPr>
          <w:tab/>
        </w:r>
        <w:r>
          <w:rPr>
            <w:noProof/>
            <w:webHidden/>
          </w:rPr>
          <w:fldChar w:fldCharType="begin"/>
        </w:r>
        <w:r>
          <w:rPr>
            <w:noProof/>
            <w:webHidden/>
          </w:rPr>
          <w:instrText xml:space="preserve"> PAGEREF _Toc448329976 \h </w:instrText>
        </w:r>
      </w:ins>
      <w:r>
        <w:rPr>
          <w:noProof/>
          <w:webHidden/>
        </w:rPr>
      </w:r>
      <w:r>
        <w:rPr>
          <w:noProof/>
          <w:webHidden/>
        </w:rPr>
        <w:fldChar w:fldCharType="separate"/>
      </w:r>
      <w:ins w:id="176" w:author="Sen, Marcus A." w:date="2016-04-13T16:56:00Z">
        <w:r>
          <w:rPr>
            <w:noProof/>
            <w:webHidden/>
          </w:rPr>
          <w:t>90</w:t>
        </w:r>
        <w:r>
          <w:rPr>
            <w:noProof/>
            <w:webHidden/>
          </w:rPr>
          <w:fldChar w:fldCharType="end"/>
        </w:r>
        <w:r w:rsidRPr="00151237">
          <w:rPr>
            <w:rStyle w:val="Hyperlink"/>
            <w:noProof/>
          </w:rPr>
          <w:fldChar w:fldCharType="end"/>
        </w:r>
      </w:ins>
    </w:p>
    <w:p w14:paraId="5EDB1C8B" w14:textId="77777777" w:rsidR="00D33949" w:rsidRPr="009958CE" w:rsidRDefault="00D33949">
      <w:pPr>
        <w:pStyle w:val="TOC3"/>
        <w:tabs>
          <w:tab w:val="left" w:pos="1320"/>
          <w:tab w:val="right" w:leader="dot" w:pos="8630"/>
        </w:tabs>
        <w:rPr>
          <w:ins w:id="177" w:author="Sen, Marcus A." w:date="2016-04-13T16:56:00Z"/>
          <w:rFonts w:ascii="Calibri" w:eastAsia="MS Mincho" w:hAnsi="Calibri"/>
          <w:noProof/>
          <w:sz w:val="22"/>
          <w:szCs w:val="22"/>
          <w:lang w:val="en-GB" w:eastAsia="ja-JP"/>
        </w:rPr>
      </w:pPr>
      <w:ins w:id="17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7.4.5</w:t>
        </w:r>
        <w:r w:rsidRPr="009958CE">
          <w:rPr>
            <w:rFonts w:ascii="Calibri" w:eastAsia="MS Mincho" w:hAnsi="Calibri"/>
            <w:noProof/>
            <w:sz w:val="22"/>
            <w:szCs w:val="22"/>
            <w:lang w:val="en-GB" w:eastAsia="ja-JP"/>
          </w:rPr>
          <w:tab/>
        </w:r>
        <w:r w:rsidRPr="00151237">
          <w:rPr>
            <w:rStyle w:val="Hyperlink"/>
            <w:noProof/>
            <w:lang w:val="en-CA"/>
          </w:rPr>
          <w:t>Collection</w:t>
        </w:r>
        <w:r>
          <w:rPr>
            <w:noProof/>
            <w:webHidden/>
          </w:rPr>
          <w:tab/>
        </w:r>
        <w:r>
          <w:rPr>
            <w:noProof/>
            <w:webHidden/>
          </w:rPr>
          <w:fldChar w:fldCharType="begin"/>
        </w:r>
        <w:r>
          <w:rPr>
            <w:noProof/>
            <w:webHidden/>
          </w:rPr>
          <w:instrText xml:space="preserve"> PAGEREF _Toc448329977 \h </w:instrText>
        </w:r>
      </w:ins>
      <w:r>
        <w:rPr>
          <w:noProof/>
          <w:webHidden/>
        </w:rPr>
      </w:r>
      <w:r>
        <w:rPr>
          <w:noProof/>
          <w:webHidden/>
        </w:rPr>
        <w:fldChar w:fldCharType="separate"/>
      </w:r>
      <w:ins w:id="179" w:author="Sen, Marcus A." w:date="2016-04-13T16:56:00Z">
        <w:r>
          <w:rPr>
            <w:noProof/>
            <w:webHidden/>
          </w:rPr>
          <w:t>92</w:t>
        </w:r>
        <w:r>
          <w:rPr>
            <w:noProof/>
            <w:webHidden/>
          </w:rPr>
          <w:fldChar w:fldCharType="end"/>
        </w:r>
        <w:r w:rsidRPr="00151237">
          <w:rPr>
            <w:rStyle w:val="Hyperlink"/>
            <w:noProof/>
          </w:rPr>
          <w:fldChar w:fldCharType="end"/>
        </w:r>
      </w:ins>
    </w:p>
    <w:p w14:paraId="16E2DFE2" w14:textId="77777777" w:rsidR="00D33949" w:rsidRPr="009958CE" w:rsidRDefault="00D33949">
      <w:pPr>
        <w:pStyle w:val="TOC3"/>
        <w:tabs>
          <w:tab w:val="left" w:pos="1320"/>
          <w:tab w:val="right" w:leader="dot" w:pos="8630"/>
        </w:tabs>
        <w:rPr>
          <w:ins w:id="180" w:author="Sen, Marcus A." w:date="2016-04-13T16:56:00Z"/>
          <w:rFonts w:ascii="Calibri" w:eastAsia="MS Mincho" w:hAnsi="Calibri"/>
          <w:noProof/>
          <w:sz w:val="22"/>
          <w:szCs w:val="22"/>
          <w:lang w:val="en-GB" w:eastAsia="ja-JP"/>
        </w:rPr>
      </w:pPr>
      <w:ins w:id="18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7.4.6</w:t>
        </w:r>
        <w:r w:rsidRPr="009958CE">
          <w:rPr>
            <w:rFonts w:ascii="Calibri" w:eastAsia="MS Mincho" w:hAnsi="Calibri"/>
            <w:noProof/>
            <w:sz w:val="22"/>
            <w:szCs w:val="22"/>
            <w:lang w:val="en-GB" w:eastAsia="ja-JP"/>
          </w:rPr>
          <w:tab/>
        </w:r>
        <w:r w:rsidRPr="00151237">
          <w:rPr>
            <w:rStyle w:val="Hyperlink"/>
            <w:noProof/>
            <w:lang w:val="en-CA"/>
          </w:rPr>
          <w:t>GeoSciML Data Types</w:t>
        </w:r>
        <w:r>
          <w:rPr>
            <w:noProof/>
            <w:webHidden/>
          </w:rPr>
          <w:tab/>
        </w:r>
        <w:r>
          <w:rPr>
            <w:noProof/>
            <w:webHidden/>
          </w:rPr>
          <w:fldChar w:fldCharType="begin"/>
        </w:r>
        <w:r>
          <w:rPr>
            <w:noProof/>
            <w:webHidden/>
          </w:rPr>
          <w:instrText xml:space="preserve"> PAGEREF _Toc448329978 \h </w:instrText>
        </w:r>
      </w:ins>
      <w:r>
        <w:rPr>
          <w:noProof/>
          <w:webHidden/>
        </w:rPr>
      </w:r>
      <w:r>
        <w:rPr>
          <w:noProof/>
          <w:webHidden/>
        </w:rPr>
        <w:fldChar w:fldCharType="separate"/>
      </w:r>
      <w:ins w:id="182" w:author="Sen, Marcus A." w:date="2016-04-13T16:56:00Z">
        <w:r>
          <w:rPr>
            <w:noProof/>
            <w:webHidden/>
          </w:rPr>
          <w:t>95</w:t>
        </w:r>
        <w:r>
          <w:rPr>
            <w:noProof/>
            <w:webHidden/>
          </w:rPr>
          <w:fldChar w:fldCharType="end"/>
        </w:r>
        <w:r w:rsidRPr="00151237">
          <w:rPr>
            <w:rStyle w:val="Hyperlink"/>
            <w:noProof/>
          </w:rPr>
          <w:fldChar w:fldCharType="end"/>
        </w:r>
      </w:ins>
    </w:p>
    <w:p w14:paraId="18B39D59" w14:textId="77777777" w:rsidR="00D33949" w:rsidRPr="009958CE" w:rsidRDefault="00D33949">
      <w:pPr>
        <w:pStyle w:val="TOC3"/>
        <w:tabs>
          <w:tab w:val="left" w:pos="1320"/>
          <w:tab w:val="right" w:leader="dot" w:pos="8630"/>
        </w:tabs>
        <w:rPr>
          <w:ins w:id="183" w:author="Sen, Marcus A." w:date="2016-04-13T16:56:00Z"/>
          <w:rFonts w:ascii="Calibri" w:eastAsia="MS Mincho" w:hAnsi="Calibri"/>
          <w:noProof/>
          <w:sz w:val="22"/>
          <w:szCs w:val="22"/>
          <w:lang w:val="en-GB" w:eastAsia="ja-JP"/>
        </w:rPr>
      </w:pPr>
      <w:ins w:id="18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"_Toc448329979"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7.4.7</w:t>
        </w:r>
        <w:r w:rsidRPr="009958CE">
          <w:rPr>
            <w:rFonts w:ascii="Calibri" w:eastAsia="MS Mincho" w:hAnsi="Calibri"/>
            <w:noProof/>
            <w:sz w:val="22"/>
            <w:szCs w:val="22"/>
            <w:lang w:val="en-GB" w:eastAsia="ja-JP"/>
          </w:rPr>
          <w:tab/>
        </w:r>
        <w:r w:rsidRPr="00151237">
          <w:rPr>
            <w:rStyle w:val="Hyperlink"/>
            <w:noProof/>
            <w:lang w:val="en-CA"/>
          </w:rPr>
          <w:t>GeoSciML basic vocabularies</w:t>
        </w:r>
        <w:r>
          <w:rPr>
            <w:noProof/>
            <w:webHidden/>
          </w:rPr>
          <w:tab/>
        </w:r>
        <w:r>
          <w:rPr>
            <w:noProof/>
            <w:webHidden/>
          </w:rPr>
          <w:fldChar w:fldCharType="begin"/>
        </w:r>
        <w:r>
          <w:rPr>
            <w:noProof/>
            <w:webHidden/>
          </w:rPr>
          <w:instrText xml:space="preserve"> PAGEREF _Toc448329979 \h </w:instrText>
        </w:r>
      </w:ins>
      <w:r>
        <w:rPr>
          <w:noProof/>
          <w:webHidden/>
        </w:rPr>
      </w:r>
      <w:r>
        <w:rPr>
          <w:noProof/>
          <w:webHidden/>
        </w:rPr>
        <w:fldChar w:fldCharType="separate"/>
      </w:r>
      <w:ins w:id="185" w:author="Sen, Marcus A." w:date="2016-04-13T16:56:00Z">
        <w:r>
          <w:rPr>
            <w:noProof/>
            <w:webHidden/>
          </w:rPr>
          <w:t>101</w:t>
        </w:r>
        <w:r>
          <w:rPr>
            <w:noProof/>
            <w:webHidden/>
          </w:rPr>
          <w:fldChar w:fldCharType="end"/>
        </w:r>
        <w:r w:rsidRPr="00151237">
          <w:rPr>
            <w:rStyle w:val="Hyperlink"/>
            <w:noProof/>
          </w:rPr>
          <w:fldChar w:fldCharType="end"/>
        </w:r>
      </w:ins>
    </w:p>
    <w:p w14:paraId="3DA8144F" w14:textId="77777777" w:rsidR="00D33949" w:rsidRPr="009958CE" w:rsidRDefault="00D33949">
      <w:pPr>
        <w:pStyle w:val="TOC3"/>
        <w:tabs>
          <w:tab w:val="left" w:pos="1320"/>
          <w:tab w:val="right" w:leader="dot" w:pos="8630"/>
        </w:tabs>
        <w:rPr>
          <w:ins w:id="186" w:author="Sen, Marcus A." w:date="2016-04-13T16:56:00Z"/>
          <w:rFonts w:ascii="Calibri" w:eastAsia="MS Mincho" w:hAnsi="Calibri"/>
          <w:noProof/>
          <w:sz w:val="22"/>
          <w:szCs w:val="22"/>
          <w:lang w:val="en-GB" w:eastAsia="ja-JP"/>
        </w:rPr>
      </w:pPr>
      <w:ins w:id="18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7.4.8</w:t>
        </w:r>
        <w:r w:rsidRPr="009958CE">
          <w:rPr>
            <w:rFonts w:ascii="Calibri" w:eastAsia="MS Mincho" w:hAnsi="Calibri"/>
            <w:noProof/>
            <w:sz w:val="22"/>
            <w:szCs w:val="22"/>
            <w:lang w:val="en-GB" w:eastAsia="ja-JP"/>
          </w:rPr>
          <w:tab/>
        </w:r>
        <w:r w:rsidRPr="00151237">
          <w:rPr>
            <w:rStyle w:val="Hyperlink"/>
            <w:noProof/>
            <w:lang w:val="en-CA"/>
          </w:rPr>
          <w:t>Instance example</w:t>
        </w:r>
        <w:r>
          <w:rPr>
            <w:noProof/>
            <w:webHidden/>
          </w:rPr>
          <w:tab/>
        </w:r>
        <w:r>
          <w:rPr>
            <w:noProof/>
            <w:webHidden/>
          </w:rPr>
          <w:fldChar w:fldCharType="begin"/>
        </w:r>
        <w:r>
          <w:rPr>
            <w:noProof/>
            <w:webHidden/>
          </w:rPr>
          <w:instrText xml:space="preserve"> PAGEREF _Toc448329980 \h </w:instrText>
        </w:r>
      </w:ins>
      <w:r>
        <w:rPr>
          <w:noProof/>
          <w:webHidden/>
        </w:rPr>
      </w:r>
      <w:r>
        <w:rPr>
          <w:noProof/>
          <w:webHidden/>
        </w:rPr>
        <w:fldChar w:fldCharType="separate"/>
      </w:r>
      <w:ins w:id="188" w:author="Sen, Marcus A." w:date="2016-04-13T16:56:00Z">
        <w:r>
          <w:rPr>
            <w:noProof/>
            <w:webHidden/>
          </w:rPr>
          <w:t>103</w:t>
        </w:r>
        <w:r>
          <w:rPr>
            <w:noProof/>
            <w:webHidden/>
          </w:rPr>
          <w:fldChar w:fldCharType="end"/>
        </w:r>
        <w:r w:rsidRPr="00151237">
          <w:rPr>
            <w:rStyle w:val="Hyperlink"/>
            <w:noProof/>
          </w:rPr>
          <w:fldChar w:fldCharType="end"/>
        </w:r>
      </w:ins>
    </w:p>
    <w:p w14:paraId="741FDE48" w14:textId="77777777" w:rsidR="00D33949" w:rsidRPr="009958CE" w:rsidRDefault="00D33949">
      <w:pPr>
        <w:pStyle w:val="TOC2"/>
        <w:tabs>
          <w:tab w:val="left" w:pos="880"/>
          <w:tab w:val="right" w:leader="dot" w:pos="8630"/>
        </w:tabs>
        <w:rPr>
          <w:ins w:id="189" w:author="Sen, Marcus A." w:date="2016-04-13T16:56:00Z"/>
          <w:rFonts w:ascii="Calibri" w:eastAsia="MS Mincho" w:hAnsi="Calibri"/>
          <w:noProof/>
          <w:sz w:val="22"/>
          <w:szCs w:val="22"/>
          <w:lang w:val="en-GB" w:eastAsia="ja-JP"/>
        </w:rPr>
      </w:pPr>
      <w:ins w:id="19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7.5</w:t>
        </w:r>
        <w:r w:rsidRPr="009958CE">
          <w:rPr>
            <w:rFonts w:ascii="Calibri" w:eastAsia="MS Mincho" w:hAnsi="Calibri"/>
            <w:noProof/>
            <w:sz w:val="22"/>
            <w:szCs w:val="22"/>
            <w:lang w:val="en-GB" w:eastAsia="ja-JP"/>
          </w:rPr>
          <w:tab/>
        </w:r>
        <w:r w:rsidRPr="00151237">
          <w:rPr>
            <w:rStyle w:val="Hyperlink"/>
            <w:noProof/>
            <w:lang w:val="en-CA"/>
          </w:rPr>
          <w:t xml:space="preserve">GeoSciML Extension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_Toc448329981 \h </w:instrText>
        </w:r>
      </w:ins>
      <w:r>
        <w:rPr>
          <w:noProof/>
          <w:webHidden/>
        </w:rPr>
      </w:r>
      <w:r>
        <w:rPr>
          <w:noProof/>
          <w:webHidden/>
        </w:rPr>
        <w:fldChar w:fldCharType="separate"/>
      </w:r>
      <w:ins w:id="191" w:author="Sen, Marcus A." w:date="2016-04-13T16:56:00Z">
        <w:r>
          <w:rPr>
            <w:noProof/>
            <w:webHidden/>
          </w:rPr>
          <w:t>106</w:t>
        </w:r>
        <w:r>
          <w:rPr>
            <w:noProof/>
            <w:webHidden/>
          </w:rPr>
          <w:fldChar w:fldCharType="end"/>
        </w:r>
        <w:r w:rsidRPr="00151237">
          <w:rPr>
            <w:rStyle w:val="Hyperlink"/>
            <w:noProof/>
          </w:rPr>
          <w:fldChar w:fldCharType="end"/>
        </w:r>
      </w:ins>
    </w:p>
    <w:p w14:paraId="059F6A38" w14:textId="77777777" w:rsidR="00D33949" w:rsidRPr="009958CE" w:rsidRDefault="00D33949">
      <w:pPr>
        <w:pStyle w:val="TOC3"/>
        <w:tabs>
          <w:tab w:val="left" w:pos="1320"/>
          <w:tab w:val="right" w:leader="dot" w:pos="8630"/>
        </w:tabs>
        <w:rPr>
          <w:ins w:id="192" w:author="Sen, Marcus A." w:date="2016-04-13T16:56:00Z"/>
          <w:rFonts w:ascii="Calibri" w:eastAsia="MS Mincho" w:hAnsi="Calibri"/>
          <w:noProof/>
          <w:sz w:val="22"/>
          <w:szCs w:val="22"/>
          <w:lang w:val="en-GB" w:eastAsia="ja-JP"/>
        </w:rPr>
      </w:pPr>
      <w:ins w:id="19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7.5.1</w:t>
        </w:r>
        <w:r w:rsidRPr="009958CE">
          <w:rPr>
            <w:rFonts w:ascii="Calibri" w:eastAsia="MS Mincho" w:hAnsi="Calibri"/>
            <w:noProof/>
            <w:sz w:val="22"/>
            <w:szCs w:val="22"/>
            <w:lang w:val="en-GB" w:eastAsia="ja-JP"/>
          </w:rPr>
          <w:tab/>
        </w:r>
        <w:r w:rsidRPr="00151237">
          <w:rPr>
            <w:rStyle w:val="Hyperlink"/>
            <w:noProof/>
            <w:lang w:val="en-CA"/>
          </w:rPr>
          <w:t>Geologic Relations</w:t>
        </w:r>
        <w:r>
          <w:rPr>
            <w:noProof/>
            <w:webHidden/>
          </w:rPr>
          <w:tab/>
        </w:r>
        <w:r>
          <w:rPr>
            <w:noProof/>
            <w:webHidden/>
          </w:rPr>
          <w:fldChar w:fldCharType="begin"/>
        </w:r>
        <w:r>
          <w:rPr>
            <w:noProof/>
            <w:webHidden/>
          </w:rPr>
          <w:instrText xml:space="preserve"> PAGEREF _Toc448329982 \h </w:instrText>
        </w:r>
      </w:ins>
      <w:r>
        <w:rPr>
          <w:noProof/>
          <w:webHidden/>
        </w:rPr>
      </w:r>
      <w:r>
        <w:rPr>
          <w:noProof/>
          <w:webHidden/>
        </w:rPr>
        <w:fldChar w:fldCharType="separate"/>
      </w:r>
      <w:ins w:id="194" w:author="Sen, Marcus A." w:date="2016-04-13T16:56:00Z">
        <w:r>
          <w:rPr>
            <w:noProof/>
            <w:webHidden/>
          </w:rPr>
          <w:t>107</w:t>
        </w:r>
        <w:r>
          <w:rPr>
            <w:noProof/>
            <w:webHidden/>
          </w:rPr>
          <w:fldChar w:fldCharType="end"/>
        </w:r>
        <w:r w:rsidRPr="00151237">
          <w:rPr>
            <w:rStyle w:val="Hyperlink"/>
            <w:noProof/>
          </w:rPr>
          <w:fldChar w:fldCharType="end"/>
        </w:r>
      </w:ins>
    </w:p>
    <w:p w14:paraId="4FBA95C6" w14:textId="77777777" w:rsidR="00D33949" w:rsidRPr="009958CE" w:rsidRDefault="00D33949">
      <w:pPr>
        <w:pStyle w:val="TOC3"/>
        <w:tabs>
          <w:tab w:val="left" w:pos="1320"/>
          <w:tab w:val="right" w:leader="dot" w:pos="8630"/>
        </w:tabs>
        <w:rPr>
          <w:ins w:id="195" w:author="Sen, Marcus A." w:date="2016-04-13T16:56:00Z"/>
          <w:rFonts w:ascii="Calibri" w:eastAsia="MS Mincho" w:hAnsi="Calibri"/>
          <w:noProof/>
          <w:sz w:val="22"/>
          <w:szCs w:val="22"/>
          <w:lang w:val="en-GB" w:eastAsia="ja-JP"/>
        </w:rPr>
      </w:pPr>
      <w:ins w:id="19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7.5.2</w:t>
        </w:r>
        <w:r w:rsidRPr="009958CE">
          <w:rPr>
            <w:rFonts w:ascii="Calibri" w:eastAsia="MS Mincho" w:hAnsi="Calibri"/>
            <w:noProof/>
            <w:sz w:val="22"/>
            <w:szCs w:val="22"/>
            <w:lang w:val="en-GB" w:eastAsia="ja-JP"/>
          </w:rPr>
          <w:tab/>
        </w:r>
        <w:r w:rsidRPr="00151237">
          <w:rPr>
            <w:rStyle w:val="Hyperlink"/>
            <w:noProof/>
            <w:lang w:val="en-CA"/>
          </w:rPr>
          <w:t>Earth material details</w:t>
        </w:r>
        <w:r>
          <w:rPr>
            <w:noProof/>
            <w:webHidden/>
          </w:rPr>
          <w:tab/>
        </w:r>
        <w:r>
          <w:rPr>
            <w:noProof/>
            <w:webHidden/>
          </w:rPr>
          <w:fldChar w:fldCharType="begin"/>
        </w:r>
        <w:r>
          <w:rPr>
            <w:noProof/>
            <w:webHidden/>
          </w:rPr>
          <w:instrText xml:space="preserve"> PAGEREF _Toc448329983 \h </w:instrText>
        </w:r>
      </w:ins>
      <w:r>
        <w:rPr>
          <w:noProof/>
          <w:webHidden/>
        </w:rPr>
      </w:r>
      <w:r>
        <w:rPr>
          <w:noProof/>
          <w:webHidden/>
        </w:rPr>
        <w:fldChar w:fldCharType="separate"/>
      </w:r>
      <w:ins w:id="197" w:author="Sen, Marcus A." w:date="2016-04-13T16:56:00Z">
        <w:r>
          <w:rPr>
            <w:noProof/>
            <w:webHidden/>
          </w:rPr>
          <w:t>112</w:t>
        </w:r>
        <w:r>
          <w:rPr>
            <w:noProof/>
            <w:webHidden/>
          </w:rPr>
          <w:fldChar w:fldCharType="end"/>
        </w:r>
        <w:r w:rsidRPr="00151237">
          <w:rPr>
            <w:rStyle w:val="Hyperlink"/>
            <w:noProof/>
          </w:rPr>
          <w:fldChar w:fldCharType="end"/>
        </w:r>
      </w:ins>
    </w:p>
    <w:p w14:paraId="4410A5F2" w14:textId="77777777" w:rsidR="00D33949" w:rsidRPr="009958CE" w:rsidRDefault="00D33949">
      <w:pPr>
        <w:pStyle w:val="TOC3"/>
        <w:tabs>
          <w:tab w:val="left" w:pos="1320"/>
          <w:tab w:val="right" w:leader="dot" w:pos="8630"/>
        </w:tabs>
        <w:rPr>
          <w:ins w:id="198" w:author="Sen, Marcus A." w:date="2016-04-13T16:56:00Z"/>
          <w:rFonts w:ascii="Calibri" w:eastAsia="MS Mincho" w:hAnsi="Calibri"/>
          <w:noProof/>
          <w:sz w:val="22"/>
          <w:szCs w:val="22"/>
          <w:lang w:val="en-GB" w:eastAsia="ja-JP"/>
        </w:rPr>
      </w:pPr>
      <w:ins w:id="19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"_Toc448329984"</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7.5.3</w:t>
        </w:r>
        <w:r w:rsidRPr="009958CE">
          <w:rPr>
            <w:rFonts w:ascii="Calibri" w:eastAsia="MS Mincho" w:hAnsi="Calibri"/>
            <w:noProof/>
            <w:sz w:val="22"/>
            <w:szCs w:val="22"/>
            <w:lang w:val="en-GB" w:eastAsia="ja-JP"/>
          </w:rPr>
          <w:tab/>
        </w:r>
        <w:r w:rsidRPr="00151237">
          <w:rPr>
            <w:rStyle w:val="Hyperlink"/>
            <w:noProof/>
          </w:rPr>
          <w:t>GeologicAgeDetails</w:t>
        </w:r>
        <w:r>
          <w:rPr>
            <w:noProof/>
            <w:webHidden/>
          </w:rPr>
          <w:tab/>
        </w:r>
        <w:r>
          <w:rPr>
            <w:noProof/>
            <w:webHidden/>
          </w:rPr>
          <w:fldChar w:fldCharType="begin"/>
        </w:r>
        <w:r>
          <w:rPr>
            <w:noProof/>
            <w:webHidden/>
          </w:rPr>
          <w:instrText xml:space="preserve"> PAGEREF _Toc448329984 \h </w:instrText>
        </w:r>
      </w:ins>
      <w:r>
        <w:rPr>
          <w:noProof/>
          <w:webHidden/>
        </w:rPr>
      </w:r>
      <w:r>
        <w:rPr>
          <w:noProof/>
          <w:webHidden/>
        </w:rPr>
        <w:fldChar w:fldCharType="separate"/>
      </w:r>
      <w:ins w:id="200" w:author="Sen, Marcus A." w:date="2016-04-13T16:56:00Z">
        <w:r>
          <w:rPr>
            <w:noProof/>
            <w:webHidden/>
          </w:rPr>
          <w:t>130</w:t>
        </w:r>
        <w:r>
          <w:rPr>
            <w:noProof/>
            <w:webHidden/>
          </w:rPr>
          <w:fldChar w:fldCharType="end"/>
        </w:r>
        <w:r w:rsidRPr="00151237">
          <w:rPr>
            <w:rStyle w:val="Hyperlink"/>
            <w:noProof/>
          </w:rPr>
          <w:fldChar w:fldCharType="end"/>
        </w:r>
      </w:ins>
    </w:p>
    <w:p w14:paraId="4DBB06A9" w14:textId="77777777" w:rsidR="00D33949" w:rsidRPr="009958CE" w:rsidRDefault="00D33949">
      <w:pPr>
        <w:pStyle w:val="TOC3"/>
        <w:tabs>
          <w:tab w:val="left" w:pos="1320"/>
          <w:tab w:val="right" w:leader="dot" w:pos="8630"/>
        </w:tabs>
        <w:rPr>
          <w:ins w:id="201" w:author="Sen, Marcus A." w:date="2016-04-13T16:56:00Z"/>
          <w:rFonts w:ascii="Calibri" w:eastAsia="MS Mincho" w:hAnsi="Calibri"/>
          <w:noProof/>
          <w:sz w:val="22"/>
          <w:szCs w:val="22"/>
          <w:lang w:val="en-GB" w:eastAsia="ja-JP"/>
        </w:rPr>
      </w:pPr>
      <w:ins w:id="20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"_Toc448329985"</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7.5.4</w:t>
        </w:r>
        <w:r w:rsidRPr="009958CE">
          <w:rPr>
            <w:rFonts w:ascii="Calibri" w:eastAsia="MS Mincho" w:hAnsi="Calibri"/>
            <w:noProof/>
            <w:sz w:val="22"/>
            <w:szCs w:val="22"/>
            <w:lang w:val="en-GB" w:eastAsia="ja-JP"/>
          </w:rPr>
          <w:tab/>
        </w:r>
        <w:r w:rsidRPr="00151237">
          <w:rPr>
            <w:rStyle w:val="Hyperlink"/>
            <w:noProof/>
          </w:rPr>
          <w:t>Geologic Structure Details</w:t>
        </w:r>
        <w:r>
          <w:rPr>
            <w:noProof/>
            <w:webHidden/>
          </w:rPr>
          <w:tab/>
        </w:r>
        <w:r>
          <w:rPr>
            <w:noProof/>
            <w:webHidden/>
          </w:rPr>
          <w:fldChar w:fldCharType="begin"/>
        </w:r>
        <w:r>
          <w:rPr>
            <w:noProof/>
            <w:webHidden/>
          </w:rPr>
          <w:instrText xml:space="preserve"> PAGEREF _Toc448329985 \h </w:instrText>
        </w:r>
      </w:ins>
      <w:r>
        <w:rPr>
          <w:noProof/>
          <w:webHidden/>
        </w:rPr>
      </w:r>
      <w:r>
        <w:rPr>
          <w:noProof/>
          <w:webHidden/>
        </w:rPr>
        <w:fldChar w:fldCharType="separate"/>
      </w:r>
      <w:ins w:id="203" w:author="Sen, Marcus A." w:date="2016-04-13T16:56:00Z">
        <w:r>
          <w:rPr>
            <w:noProof/>
            <w:webHidden/>
          </w:rPr>
          <w:t>132</w:t>
        </w:r>
        <w:r>
          <w:rPr>
            <w:noProof/>
            <w:webHidden/>
          </w:rPr>
          <w:fldChar w:fldCharType="end"/>
        </w:r>
        <w:r w:rsidRPr="00151237">
          <w:rPr>
            <w:rStyle w:val="Hyperlink"/>
            <w:noProof/>
          </w:rPr>
          <w:fldChar w:fldCharType="end"/>
        </w:r>
      </w:ins>
    </w:p>
    <w:p w14:paraId="1AFB61C1" w14:textId="77777777" w:rsidR="00D33949" w:rsidRPr="009958CE" w:rsidRDefault="00D33949">
      <w:pPr>
        <w:pStyle w:val="TOC3"/>
        <w:tabs>
          <w:tab w:val="left" w:pos="1320"/>
          <w:tab w:val="right" w:leader="dot" w:pos="8630"/>
        </w:tabs>
        <w:rPr>
          <w:ins w:id="204" w:author="Sen, Marcus A." w:date="2016-04-13T16:56:00Z"/>
          <w:rFonts w:ascii="Calibri" w:eastAsia="MS Mincho" w:hAnsi="Calibri"/>
          <w:noProof/>
          <w:sz w:val="22"/>
          <w:szCs w:val="22"/>
          <w:lang w:val="en-GB" w:eastAsia="ja-JP"/>
        </w:rPr>
      </w:pPr>
      <w:ins w:id="20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"_Toc448329986"</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7.5.5</w:t>
        </w:r>
        <w:r w:rsidRPr="009958CE">
          <w:rPr>
            <w:rFonts w:ascii="Calibri" w:eastAsia="MS Mincho" w:hAnsi="Calibri"/>
            <w:noProof/>
            <w:sz w:val="22"/>
            <w:szCs w:val="22"/>
            <w:lang w:val="en-GB" w:eastAsia="ja-JP"/>
          </w:rPr>
          <w:tab/>
        </w:r>
        <w:r w:rsidRPr="00151237">
          <w:rPr>
            <w:rStyle w:val="Hyperlink"/>
            <w:noProof/>
          </w:rPr>
          <w:t>Geologic Unit Details</w:t>
        </w:r>
        <w:r>
          <w:rPr>
            <w:noProof/>
            <w:webHidden/>
          </w:rPr>
          <w:tab/>
        </w:r>
        <w:r>
          <w:rPr>
            <w:noProof/>
            <w:webHidden/>
          </w:rPr>
          <w:fldChar w:fldCharType="begin"/>
        </w:r>
        <w:r>
          <w:rPr>
            <w:noProof/>
            <w:webHidden/>
          </w:rPr>
          <w:instrText xml:space="preserve"> PAGEREF _Toc448329986 \h </w:instrText>
        </w:r>
      </w:ins>
      <w:r>
        <w:rPr>
          <w:noProof/>
          <w:webHidden/>
        </w:rPr>
      </w:r>
      <w:r>
        <w:rPr>
          <w:noProof/>
          <w:webHidden/>
        </w:rPr>
        <w:fldChar w:fldCharType="separate"/>
      </w:r>
      <w:ins w:id="206" w:author="Sen, Marcus A." w:date="2016-04-13T16:56:00Z">
        <w:r>
          <w:rPr>
            <w:noProof/>
            <w:webHidden/>
          </w:rPr>
          <w:t>147</w:t>
        </w:r>
        <w:r>
          <w:rPr>
            <w:noProof/>
            <w:webHidden/>
          </w:rPr>
          <w:fldChar w:fldCharType="end"/>
        </w:r>
        <w:r w:rsidRPr="00151237">
          <w:rPr>
            <w:rStyle w:val="Hyperlink"/>
            <w:noProof/>
          </w:rPr>
          <w:fldChar w:fldCharType="end"/>
        </w:r>
      </w:ins>
    </w:p>
    <w:p w14:paraId="38E1F338" w14:textId="77777777" w:rsidR="00D33949" w:rsidRPr="009958CE" w:rsidRDefault="00D33949">
      <w:pPr>
        <w:pStyle w:val="TOC3"/>
        <w:tabs>
          <w:tab w:val="left" w:pos="1320"/>
          <w:tab w:val="right" w:leader="dot" w:pos="8630"/>
        </w:tabs>
        <w:rPr>
          <w:ins w:id="207" w:author="Sen, Marcus A." w:date="2016-04-13T16:56:00Z"/>
          <w:rFonts w:ascii="Calibri" w:eastAsia="MS Mincho" w:hAnsi="Calibri"/>
          <w:noProof/>
          <w:sz w:val="22"/>
          <w:szCs w:val="22"/>
          <w:lang w:val="en-GB" w:eastAsia="ja-JP"/>
        </w:rPr>
      </w:pPr>
      <w:ins w:id="20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"_Toc448329987"</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7.5.6</w:t>
        </w:r>
        <w:r w:rsidRPr="009958CE">
          <w:rPr>
            <w:rFonts w:ascii="Calibri" w:eastAsia="MS Mincho" w:hAnsi="Calibri"/>
            <w:noProof/>
            <w:sz w:val="22"/>
            <w:szCs w:val="22"/>
            <w:lang w:val="en-GB" w:eastAsia="ja-JP"/>
          </w:rPr>
          <w:tab/>
        </w:r>
        <w:r w:rsidRPr="00151237">
          <w:rPr>
            <w:rStyle w:val="Hyperlink"/>
            <w:noProof/>
          </w:rPr>
          <w:t>GeoSciML extension vocabularies</w:t>
        </w:r>
        <w:r>
          <w:rPr>
            <w:noProof/>
            <w:webHidden/>
          </w:rPr>
          <w:tab/>
        </w:r>
        <w:r>
          <w:rPr>
            <w:noProof/>
            <w:webHidden/>
          </w:rPr>
          <w:fldChar w:fldCharType="begin"/>
        </w:r>
        <w:r>
          <w:rPr>
            <w:noProof/>
            <w:webHidden/>
          </w:rPr>
          <w:instrText xml:space="preserve"> PAGEREF _Toc448329987 \h </w:instrText>
        </w:r>
      </w:ins>
      <w:r>
        <w:rPr>
          <w:noProof/>
          <w:webHidden/>
        </w:rPr>
      </w:r>
      <w:r>
        <w:rPr>
          <w:noProof/>
          <w:webHidden/>
        </w:rPr>
        <w:fldChar w:fldCharType="separate"/>
      </w:r>
      <w:ins w:id="209" w:author="Sen, Marcus A." w:date="2016-04-13T16:56:00Z">
        <w:r>
          <w:rPr>
            <w:noProof/>
            <w:webHidden/>
          </w:rPr>
          <w:t>150</w:t>
        </w:r>
        <w:r>
          <w:rPr>
            <w:noProof/>
            <w:webHidden/>
          </w:rPr>
          <w:fldChar w:fldCharType="end"/>
        </w:r>
        <w:r w:rsidRPr="00151237">
          <w:rPr>
            <w:rStyle w:val="Hyperlink"/>
            <w:noProof/>
          </w:rPr>
          <w:fldChar w:fldCharType="end"/>
        </w:r>
      </w:ins>
    </w:p>
    <w:p w14:paraId="4F3C7778" w14:textId="77777777" w:rsidR="00D33949" w:rsidRPr="009958CE" w:rsidRDefault="00D33949">
      <w:pPr>
        <w:pStyle w:val="TOC2"/>
        <w:tabs>
          <w:tab w:val="left" w:pos="880"/>
          <w:tab w:val="right" w:leader="dot" w:pos="8630"/>
        </w:tabs>
        <w:rPr>
          <w:ins w:id="210" w:author="Sen, Marcus A." w:date="2016-04-13T16:56:00Z"/>
          <w:rFonts w:ascii="Calibri" w:eastAsia="MS Mincho" w:hAnsi="Calibri"/>
          <w:noProof/>
          <w:sz w:val="22"/>
          <w:szCs w:val="22"/>
          <w:lang w:val="en-GB" w:eastAsia="ja-JP"/>
        </w:rPr>
      </w:pPr>
      <w:ins w:id="21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7.6</w:t>
        </w:r>
        <w:r w:rsidRPr="009958CE">
          <w:rPr>
            <w:rFonts w:ascii="Calibri" w:eastAsia="MS Mincho" w:hAnsi="Calibri"/>
            <w:noProof/>
            <w:sz w:val="22"/>
            <w:szCs w:val="22"/>
            <w:lang w:val="en-GB" w:eastAsia="ja-JP"/>
          </w:rPr>
          <w:tab/>
        </w:r>
        <w:r w:rsidRPr="00151237">
          <w:rPr>
            <w:rStyle w:val="Hyperlink"/>
            <w:noProof/>
            <w:lang w:val="en-CA"/>
          </w:rPr>
          <w:t xml:space="preserve">GeoSciML GeologicTime Abstract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_Toc448329988 \h </w:instrText>
        </w:r>
      </w:ins>
      <w:r>
        <w:rPr>
          <w:noProof/>
          <w:webHidden/>
        </w:rPr>
      </w:r>
      <w:r>
        <w:rPr>
          <w:noProof/>
          <w:webHidden/>
        </w:rPr>
        <w:fldChar w:fldCharType="separate"/>
      </w:r>
      <w:ins w:id="212" w:author="Sen, Marcus A." w:date="2016-04-13T16:56:00Z">
        <w:r>
          <w:rPr>
            <w:noProof/>
            <w:webHidden/>
          </w:rPr>
          <w:t>152</w:t>
        </w:r>
        <w:r>
          <w:rPr>
            <w:noProof/>
            <w:webHidden/>
          </w:rPr>
          <w:fldChar w:fldCharType="end"/>
        </w:r>
        <w:r w:rsidRPr="00151237">
          <w:rPr>
            <w:rStyle w:val="Hyperlink"/>
            <w:noProof/>
          </w:rPr>
          <w:fldChar w:fldCharType="end"/>
        </w:r>
      </w:ins>
    </w:p>
    <w:p w14:paraId="5DC02569" w14:textId="77777777" w:rsidR="00D33949" w:rsidRPr="009958CE" w:rsidRDefault="00D33949">
      <w:pPr>
        <w:pStyle w:val="TOC3"/>
        <w:tabs>
          <w:tab w:val="left" w:pos="1320"/>
          <w:tab w:val="right" w:leader="dot" w:pos="8630"/>
        </w:tabs>
        <w:rPr>
          <w:ins w:id="213" w:author="Sen, Marcus A." w:date="2016-04-13T16:56:00Z"/>
          <w:rFonts w:ascii="Calibri" w:eastAsia="MS Mincho" w:hAnsi="Calibri"/>
          <w:noProof/>
          <w:sz w:val="22"/>
          <w:szCs w:val="22"/>
          <w:lang w:val="en-GB" w:eastAsia="ja-JP"/>
        </w:rPr>
      </w:pPr>
      <w:ins w:id="21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"_Toc448329989"</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7.6.1</w:t>
        </w:r>
        <w:r w:rsidRPr="009958CE">
          <w:rPr>
            <w:rFonts w:ascii="Calibri" w:eastAsia="MS Mincho" w:hAnsi="Calibri"/>
            <w:noProof/>
            <w:sz w:val="22"/>
            <w:szCs w:val="22"/>
            <w:lang w:val="en-GB" w:eastAsia="ja-JP"/>
          </w:rPr>
          <w:tab/>
        </w:r>
        <w:r w:rsidRPr="00151237">
          <w:rPr>
            <w:rStyle w:val="Hyperlink"/>
            <w:noProof/>
          </w:rPr>
          <w:t>Global Boundary Stratotype Sections and Points</w:t>
        </w:r>
        <w:r>
          <w:rPr>
            <w:noProof/>
            <w:webHidden/>
          </w:rPr>
          <w:tab/>
        </w:r>
        <w:r>
          <w:rPr>
            <w:noProof/>
            <w:webHidden/>
          </w:rPr>
          <w:fldChar w:fldCharType="begin"/>
        </w:r>
        <w:r>
          <w:rPr>
            <w:noProof/>
            <w:webHidden/>
          </w:rPr>
          <w:instrText xml:space="preserve"> PAGEREF _Toc448329989 \h </w:instrText>
        </w:r>
      </w:ins>
      <w:r>
        <w:rPr>
          <w:noProof/>
          <w:webHidden/>
        </w:rPr>
      </w:r>
      <w:r>
        <w:rPr>
          <w:noProof/>
          <w:webHidden/>
        </w:rPr>
        <w:fldChar w:fldCharType="separate"/>
      </w:r>
      <w:ins w:id="215" w:author="Sen, Marcus A." w:date="2016-04-13T16:56:00Z">
        <w:r>
          <w:rPr>
            <w:noProof/>
            <w:webHidden/>
          </w:rPr>
          <w:t>154</w:t>
        </w:r>
        <w:r>
          <w:rPr>
            <w:noProof/>
            <w:webHidden/>
          </w:rPr>
          <w:fldChar w:fldCharType="end"/>
        </w:r>
        <w:r w:rsidRPr="00151237">
          <w:rPr>
            <w:rStyle w:val="Hyperlink"/>
            <w:noProof/>
          </w:rPr>
          <w:fldChar w:fldCharType="end"/>
        </w:r>
      </w:ins>
    </w:p>
    <w:p w14:paraId="2F681FC9" w14:textId="77777777" w:rsidR="00D33949" w:rsidRPr="009958CE" w:rsidRDefault="00D33949">
      <w:pPr>
        <w:pStyle w:val="TOC3"/>
        <w:tabs>
          <w:tab w:val="left" w:pos="1320"/>
          <w:tab w:val="right" w:leader="dot" w:pos="8630"/>
        </w:tabs>
        <w:rPr>
          <w:ins w:id="216" w:author="Sen, Marcus A." w:date="2016-04-13T16:56:00Z"/>
          <w:rFonts w:ascii="Calibri" w:eastAsia="MS Mincho" w:hAnsi="Calibri"/>
          <w:noProof/>
          <w:sz w:val="22"/>
          <w:szCs w:val="22"/>
          <w:lang w:val="en-GB" w:eastAsia="ja-JP"/>
        </w:rPr>
      </w:pPr>
      <w:ins w:id="21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"_Toc448329990"</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7.6.2</w:t>
        </w:r>
        <w:r w:rsidRPr="009958CE">
          <w:rPr>
            <w:rFonts w:ascii="Calibri" w:eastAsia="MS Mincho" w:hAnsi="Calibri"/>
            <w:noProof/>
            <w:sz w:val="22"/>
            <w:szCs w:val="22"/>
            <w:lang w:val="en-GB" w:eastAsia="ja-JP"/>
          </w:rPr>
          <w:tab/>
        </w:r>
        <w:r w:rsidRPr="00151237">
          <w:rPr>
            <w:rStyle w:val="Hyperlink"/>
            <w:noProof/>
          </w:rPr>
          <w:t>Temporal Reference System</w:t>
        </w:r>
        <w:r>
          <w:rPr>
            <w:noProof/>
            <w:webHidden/>
          </w:rPr>
          <w:tab/>
        </w:r>
        <w:r>
          <w:rPr>
            <w:noProof/>
            <w:webHidden/>
          </w:rPr>
          <w:fldChar w:fldCharType="begin"/>
        </w:r>
        <w:r>
          <w:rPr>
            <w:noProof/>
            <w:webHidden/>
          </w:rPr>
          <w:instrText xml:space="preserve"> PAGEREF _Toc448329990 \h </w:instrText>
        </w:r>
      </w:ins>
      <w:r>
        <w:rPr>
          <w:noProof/>
          <w:webHidden/>
        </w:rPr>
      </w:r>
      <w:r>
        <w:rPr>
          <w:noProof/>
          <w:webHidden/>
        </w:rPr>
        <w:fldChar w:fldCharType="separate"/>
      </w:r>
      <w:ins w:id="218" w:author="Sen, Marcus A." w:date="2016-04-13T16:56:00Z">
        <w:r>
          <w:rPr>
            <w:noProof/>
            <w:webHidden/>
          </w:rPr>
          <w:t>158</w:t>
        </w:r>
        <w:r>
          <w:rPr>
            <w:noProof/>
            <w:webHidden/>
          </w:rPr>
          <w:fldChar w:fldCharType="end"/>
        </w:r>
        <w:r w:rsidRPr="00151237">
          <w:rPr>
            <w:rStyle w:val="Hyperlink"/>
            <w:noProof/>
          </w:rPr>
          <w:fldChar w:fldCharType="end"/>
        </w:r>
      </w:ins>
    </w:p>
    <w:p w14:paraId="48983869" w14:textId="77777777" w:rsidR="00D33949" w:rsidRPr="009958CE" w:rsidRDefault="00D33949">
      <w:pPr>
        <w:pStyle w:val="TOC3"/>
        <w:tabs>
          <w:tab w:val="left" w:pos="1320"/>
          <w:tab w:val="right" w:leader="dot" w:pos="8630"/>
        </w:tabs>
        <w:rPr>
          <w:ins w:id="219" w:author="Sen, Marcus A." w:date="2016-04-13T16:56:00Z"/>
          <w:rFonts w:ascii="Calibri" w:eastAsia="MS Mincho" w:hAnsi="Calibri"/>
          <w:noProof/>
          <w:sz w:val="22"/>
          <w:szCs w:val="22"/>
          <w:lang w:val="en-GB" w:eastAsia="ja-JP"/>
        </w:rPr>
      </w:pPr>
      <w:ins w:id="22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"_Toc448329991"</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7.6.3</w:t>
        </w:r>
        <w:r w:rsidRPr="009958CE">
          <w:rPr>
            <w:rFonts w:ascii="Calibri" w:eastAsia="MS Mincho" w:hAnsi="Calibri"/>
            <w:noProof/>
            <w:sz w:val="22"/>
            <w:szCs w:val="22"/>
            <w:lang w:val="en-GB" w:eastAsia="ja-JP"/>
          </w:rPr>
          <w:tab/>
        </w:r>
        <w:r w:rsidRPr="00151237">
          <w:rPr>
            <w:rStyle w:val="Hyperlink"/>
            <w:noProof/>
          </w:rPr>
          <w:t>Time scale</w:t>
        </w:r>
        <w:r>
          <w:rPr>
            <w:noProof/>
            <w:webHidden/>
          </w:rPr>
          <w:tab/>
        </w:r>
        <w:r>
          <w:rPr>
            <w:noProof/>
            <w:webHidden/>
          </w:rPr>
          <w:fldChar w:fldCharType="begin"/>
        </w:r>
        <w:r>
          <w:rPr>
            <w:noProof/>
            <w:webHidden/>
          </w:rPr>
          <w:instrText xml:space="preserve"> PAGEREF _Toc448329991 \h </w:instrText>
        </w:r>
      </w:ins>
      <w:r>
        <w:rPr>
          <w:noProof/>
          <w:webHidden/>
        </w:rPr>
      </w:r>
      <w:r>
        <w:rPr>
          <w:noProof/>
          <w:webHidden/>
        </w:rPr>
        <w:fldChar w:fldCharType="separate"/>
      </w:r>
      <w:ins w:id="221" w:author="Sen, Marcus A." w:date="2016-04-13T16:56:00Z">
        <w:r>
          <w:rPr>
            <w:noProof/>
            <w:webHidden/>
          </w:rPr>
          <w:t>162</w:t>
        </w:r>
        <w:r>
          <w:rPr>
            <w:noProof/>
            <w:webHidden/>
          </w:rPr>
          <w:fldChar w:fldCharType="end"/>
        </w:r>
        <w:r w:rsidRPr="00151237">
          <w:rPr>
            <w:rStyle w:val="Hyperlink"/>
            <w:noProof/>
          </w:rPr>
          <w:fldChar w:fldCharType="end"/>
        </w:r>
      </w:ins>
    </w:p>
    <w:p w14:paraId="12B8FE8C" w14:textId="77777777" w:rsidR="00D33949" w:rsidRPr="009958CE" w:rsidRDefault="00D33949">
      <w:pPr>
        <w:pStyle w:val="TOC3"/>
        <w:tabs>
          <w:tab w:val="left" w:pos="1320"/>
          <w:tab w:val="right" w:leader="dot" w:pos="8630"/>
        </w:tabs>
        <w:rPr>
          <w:ins w:id="222" w:author="Sen, Marcus A." w:date="2016-04-13T16:56:00Z"/>
          <w:rFonts w:ascii="Calibri" w:eastAsia="MS Mincho" w:hAnsi="Calibri"/>
          <w:noProof/>
          <w:sz w:val="22"/>
          <w:szCs w:val="22"/>
          <w:lang w:val="en-GB" w:eastAsia="ja-JP"/>
        </w:rPr>
      </w:pPr>
      <w:ins w:id="22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"_Toc448329992"</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7.6.4</w:t>
        </w:r>
        <w:r w:rsidRPr="009958CE">
          <w:rPr>
            <w:rFonts w:ascii="Calibri" w:eastAsia="MS Mincho" w:hAnsi="Calibri"/>
            <w:noProof/>
            <w:sz w:val="22"/>
            <w:szCs w:val="22"/>
            <w:lang w:val="en-GB" w:eastAsia="ja-JP"/>
          </w:rPr>
          <w:tab/>
        </w:r>
        <w:r w:rsidRPr="00151237">
          <w:rPr>
            <w:rStyle w:val="Hyperlink"/>
            <w:noProof/>
          </w:rPr>
          <w:t>Geologic time vocabularies</w:t>
        </w:r>
        <w:r>
          <w:rPr>
            <w:noProof/>
            <w:webHidden/>
          </w:rPr>
          <w:tab/>
        </w:r>
        <w:r>
          <w:rPr>
            <w:noProof/>
            <w:webHidden/>
          </w:rPr>
          <w:fldChar w:fldCharType="begin"/>
        </w:r>
        <w:r>
          <w:rPr>
            <w:noProof/>
            <w:webHidden/>
          </w:rPr>
          <w:instrText xml:space="preserve"> PAGEREF _Toc448329992 \h </w:instrText>
        </w:r>
      </w:ins>
      <w:r>
        <w:rPr>
          <w:noProof/>
          <w:webHidden/>
        </w:rPr>
      </w:r>
      <w:r>
        <w:rPr>
          <w:noProof/>
          <w:webHidden/>
        </w:rPr>
        <w:fldChar w:fldCharType="separate"/>
      </w:r>
      <w:ins w:id="224" w:author="Sen, Marcus A." w:date="2016-04-13T16:56:00Z">
        <w:r>
          <w:rPr>
            <w:noProof/>
            <w:webHidden/>
          </w:rPr>
          <w:t>167</w:t>
        </w:r>
        <w:r>
          <w:rPr>
            <w:noProof/>
            <w:webHidden/>
          </w:rPr>
          <w:fldChar w:fldCharType="end"/>
        </w:r>
        <w:r w:rsidRPr="00151237">
          <w:rPr>
            <w:rStyle w:val="Hyperlink"/>
            <w:noProof/>
          </w:rPr>
          <w:fldChar w:fldCharType="end"/>
        </w:r>
      </w:ins>
    </w:p>
    <w:p w14:paraId="5E09F1A3" w14:textId="77777777" w:rsidR="00D33949" w:rsidRPr="009958CE" w:rsidRDefault="00D33949">
      <w:pPr>
        <w:pStyle w:val="TOC2"/>
        <w:tabs>
          <w:tab w:val="left" w:pos="880"/>
          <w:tab w:val="right" w:leader="dot" w:pos="8630"/>
        </w:tabs>
        <w:rPr>
          <w:ins w:id="225" w:author="Sen, Marcus A." w:date="2016-04-13T16:56:00Z"/>
          <w:rFonts w:ascii="Calibri" w:eastAsia="MS Mincho" w:hAnsi="Calibri"/>
          <w:noProof/>
          <w:sz w:val="22"/>
          <w:szCs w:val="22"/>
          <w:lang w:val="en-GB" w:eastAsia="ja-JP"/>
        </w:rPr>
      </w:pPr>
      <w:ins w:id="22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7.7</w:t>
        </w:r>
        <w:r w:rsidRPr="009958CE">
          <w:rPr>
            <w:rFonts w:ascii="Calibri" w:eastAsia="MS Mincho" w:hAnsi="Calibri"/>
            <w:noProof/>
            <w:sz w:val="22"/>
            <w:szCs w:val="22"/>
            <w:lang w:val="en-GB" w:eastAsia="ja-JP"/>
          </w:rPr>
          <w:tab/>
        </w:r>
        <w:r w:rsidRPr="00151237">
          <w:rPr>
            <w:rStyle w:val="Hyperlink"/>
            <w:noProof/>
            <w:lang w:val="en-CA"/>
          </w:rPr>
          <w:t xml:space="preserve">GeoSciML Borehole Abstract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_Toc448329993 \h </w:instrText>
        </w:r>
      </w:ins>
      <w:r>
        <w:rPr>
          <w:noProof/>
          <w:webHidden/>
        </w:rPr>
      </w:r>
      <w:r>
        <w:rPr>
          <w:noProof/>
          <w:webHidden/>
        </w:rPr>
        <w:fldChar w:fldCharType="separate"/>
      </w:r>
      <w:ins w:id="227" w:author="Sen, Marcus A." w:date="2016-04-13T16:56:00Z">
        <w:r>
          <w:rPr>
            <w:noProof/>
            <w:webHidden/>
          </w:rPr>
          <w:t>169</w:t>
        </w:r>
        <w:r>
          <w:rPr>
            <w:noProof/>
            <w:webHidden/>
          </w:rPr>
          <w:fldChar w:fldCharType="end"/>
        </w:r>
        <w:r w:rsidRPr="00151237">
          <w:rPr>
            <w:rStyle w:val="Hyperlink"/>
            <w:noProof/>
          </w:rPr>
          <w:fldChar w:fldCharType="end"/>
        </w:r>
      </w:ins>
    </w:p>
    <w:p w14:paraId="3E87DD92" w14:textId="77777777" w:rsidR="00D33949" w:rsidRPr="009958CE" w:rsidRDefault="00D33949">
      <w:pPr>
        <w:pStyle w:val="TOC3"/>
        <w:tabs>
          <w:tab w:val="left" w:pos="1320"/>
          <w:tab w:val="right" w:leader="dot" w:pos="8630"/>
        </w:tabs>
        <w:rPr>
          <w:ins w:id="228" w:author="Sen, Marcus A." w:date="2016-04-13T16:56:00Z"/>
          <w:rFonts w:ascii="Calibri" w:eastAsia="MS Mincho" w:hAnsi="Calibri"/>
          <w:noProof/>
          <w:sz w:val="22"/>
          <w:szCs w:val="22"/>
          <w:lang w:val="en-GB" w:eastAsia="ja-JP"/>
        </w:rPr>
      </w:pPr>
      <w:ins w:id="229" w:author="Sen, Marcus A." w:date="2016-04-13T16:56:00Z">
        <w:r w:rsidRPr="00151237">
          <w:rPr>
            <w:rStyle w:val="Hyperlink"/>
            <w:noProof/>
          </w:rPr>
          <w:lastRenderedPageBreak/>
          <w:fldChar w:fldCharType="begin"/>
        </w:r>
        <w:r w:rsidRPr="00151237">
          <w:rPr>
            <w:rStyle w:val="Hyperlink"/>
            <w:noProof/>
          </w:rPr>
          <w:instrText xml:space="preserve"> </w:instrText>
        </w:r>
        <w:r>
          <w:rPr>
            <w:noProof/>
          </w:rPr>
          <w:instrText>HYPERLINK \l "_Toc448329994"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7.7.1</w:t>
        </w:r>
        <w:r w:rsidRPr="009958CE">
          <w:rPr>
            <w:rFonts w:ascii="Calibri" w:eastAsia="MS Mincho" w:hAnsi="Calibri"/>
            <w:noProof/>
            <w:sz w:val="22"/>
            <w:szCs w:val="22"/>
            <w:lang w:val="en-GB" w:eastAsia="ja-JP"/>
          </w:rPr>
          <w:tab/>
        </w:r>
        <w:r w:rsidRPr="00151237">
          <w:rPr>
            <w:rStyle w:val="Hyperlink"/>
            <w:noProof/>
            <w:lang w:val="en-CA"/>
          </w:rPr>
          <w:t>Borehole</w:t>
        </w:r>
        <w:r>
          <w:rPr>
            <w:noProof/>
            <w:webHidden/>
          </w:rPr>
          <w:tab/>
        </w:r>
        <w:r>
          <w:rPr>
            <w:noProof/>
            <w:webHidden/>
          </w:rPr>
          <w:fldChar w:fldCharType="begin"/>
        </w:r>
        <w:r>
          <w:rPr>
            <w:noProof/>
            <w:webHidden/>
          </w:rPr>
          <w:instrText xml:space="preserve"> PAGEREF _Toc448329994 \h </w:instrText>
        </w:r>
      </w:ins>
      <w:r>
        <w:rPr>
          <w:noProof/>
          <w:webHidden/>
        </w:rPr>
      </w:r>
      <w:r>
        <w:rPr>
          <w:noProof/>
          <w:webHidden/>
        </w:rPr>
        <w:fldChar w:fldCharType="separate"/>
      </w:r>
      <w:ins w:id="230" w:author="Sen, Marcus A." w:date="2016-04-13T16:56:00Z">
        <w:r>
          <w:rPr>
            <w:noProof/>
            <w:webHidden/>
          </w:rPr>
          <w:t>172</w:t>
        </w:r>
        <w:r>
          <w:rPr>
            <w:noProof/>
            <w:webHidden/>
          </w:rPr>
          <w:fldChar w:fldCharType="end"/>
        </w:r>
        <w:r w:rsidRPr="00151237">
          <w:rPr>
            <w:rStyle w:val="Hyperlink"/>
            <w:noProof/>
          </w:rPr>
          <w:fldChar w:fldCharType="end"/>
        </w:r>
      </w:ins>
    </w:p>
    <w:p w14:paraId="7D4BFE54" w14:textId="77777777" w:rsidR="00D33949" w:rsidRPr="009958CE" w:rsidRDefault="00D33949">
      <w:pPr>
        <w:pStyle w:val="TOC2"/>
        <w:tabs>
          <w:tab w:val="left" w:pos="880"/>
          <w:tab w:val="right" w:leader="dot" w:pos="8630"/>
        </w:tabs>
        <w:rPr>
          <w:ins w:id="231" w:author="Sen, Marcus A." w:date="2016-04-13T16:56:00Z"/>
          <w:rFonts w:ascii="Calibri" w:eastAsia="MS Mincho" w:hAnsi="Calibri"/>
          <w:noProof/>
          <w:sz w:val="22"/>
          <w:szCs w:val="22"/>
          <w:lang w:val="en-GB" w:eastAsia="ja-JP"/>
        </w:rPr>
      </w:pPr>
      <w:ins w:id="23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"_Toc448329995"</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7.8</w:t>
        </w:r>
        <w:r w:rsidRPr="009958CE">
          <w:rPr>
            <w:rFonts w:ascii="Calibri" w:eastAsia="MS Mincho" w:hAnsi="Calibri"/>
            <w:noProof/>
            <w:sz w:val="22"/>
            <w:szCs w:val="22"/>
            <w:lang w:val="en-GB" w:eastAsia="ja-JP"/>
          </w:rPr>
          <w:tab/>
        </w:r>
        <w:r w:rsidRPr="00151237">
          <w:rPr>
            <w:rStyle w:val="Hyperlink"/>
            <w:noProof/>
            <w:lang w:val="en-CA"/>
          </w:rPr>
          <w:t xml:space="preserve">GeoSciML Laboratory Analysis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_Toc448329995 \h </w:instrText>
        </w:r>
      </w:ins>
      <w:r>
        <w:rPr>
          <w:noProof/>
          <w:webHidden/>
        </w:rPr>
      </w:r>
      <w:r>
        <w:rPr>
          <w:noProof/>
          <w:webHidden/>
        </w:rPr>
        <w:fldChar w:fldCharType="separate"/>
      </w:r>
      <w:ins w:id="233" w:author="Sen, Marcus A." w:date="2016-04-13T16:56:00Z">
        <w:r>
          <w:rPr>
            <w:noProof/>
            <w:webHidden/>
          </w:rPr>
          <w:t>186</w:t>
        </w:r>
        <w:r>
          <w:rPr>
            <w:noProof/>
            <w:webHidden/>
          </w:rPr>
          <w:fldChar w:fldCharType="end"/>
        </w:r>
        <w:r w:rsidRPr="00151237">
          <w:rPr>
            <w:rStyle w:val="Hyperlink"/>
            <w:noProof/>
          </w:rPr>
          <w:fldChar w:fldCharType="end"/>
        </w:r>
      </w:ins>
    </w:p>
    <w:p w14:paraId="6768E9FA" w14:textId="77777777" w:rsidR="00D33949" w:rsidRPr="009958CE" w:rsidRDefault="00D33949">
      <w:pPr>
        <w:pStyle w:val="TOC3"/>
        <w:tabs>
          <w:tab w:val="left" w:pos="1320"/>
          <w:tab w:val="right" w:leader="dot" w:pos="8630"/>
        </w:tabs>
        <w:rPr>
          <w:ins w:id="234" w:author="Sen, Marcus A." w:date="2016-04-13T16:56:00Z"/>
          <w:rFonts w:ascii="Calibri" w:eastAsia="MS Mincho" w:hAnsi="Calibri"/>
          <w:noProof/>
          <w:sz w:val="22"/>
          <w:szCs w:val="22"/>
          <w:lang w:val="en-GB" w:eastAsia="ja-JP"/>
        </w:rPr>
      </w:pPr>
      <w:ins w:id="23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7.8.1</w:t>
        </w:r>
        <w:r w:rsidRPr="009958CE">
          <w:rPr>
            <w:rFonts w:ascii="Calibri" w:eastAsia="MS Mincho" w:hAnsi="Calibri"/>
            <w:noProof/>
            <w:sz w:val="22"/>
            <w:szCs w:val="22"/>
            <w:lang w:val="en-GB" w:eastAsia="ja-JP"/>
          </w:rPr>
          <w:tab/>
        </w:r>
        <w:r w:rsidRPr="00151237">
          <w:rPr>
            <w:rStyle w:val="Hyperlink"/>
            <w:noProof/>
            <w:lang w:val="en-CA"/>
          </w:rPr>
          <w:t>Laboratory Analysis</w:t>
        </w:r>
        <w:r>
          <w:rPr>
            <w:noProof/>
            <w:webHidden/>
          </w:rPr>
          <w:tab/>
        </w:r>
        <w:r>
          <w:rPr>
            <w:noProof/>
            <w:webHidden/>
          </w:rPr>
          <w:fldChar w:fldCharType="begin"/>
        </w:r>
        <w:r>
          <w:rPr>
            <w:noProof/>
            <w:webHidden/>
          </w:rPr>
          <w:instrText xml:space="preserve"> PAGEREF _Toc448329996 \h </w:instrText>
        </w:r>
      </w:ins>
      <w:r>
        <w:rPr>
          <w:noProof/>
          <w:webHidden/>
        </w:rPr>
      </w:r>
      <w:r>
        <w:rPr>
          <w:noProof/>
          <w:webHidden/>
        </w:rPr>
        <w:fldChar w:fldCharType="separate"/>
      </w:r>
      <w:ins w:id="236" w:author="Sen, Marcus A." w:date="2016-04-13T16:56:00Z">
        <w:r>
          <w:rPr>
            <w:noProof/>
            <w:webHidden/>
          </w:rPr>
          <w:t>187</w:t>
        </w:r>
        <w:r>
          <w:rPr>
            <w:noProof/>
            <w:webHidden/>
          </w:rPr>
          <w:fldChar w:fldCharType="end"/>
        </w:r>
        <w:r w:rsidRPr="00151237">
          <w:rPr>
            <w:rStyle w:val="Hyperlink"/>
            <w:noProof/>
          </w:rPr>
          <w:fldChar w:fldCharType="end"/>
        </w:r>
      </w:ins>
    </w:p>
    <w:p w14:paraId="3EE519A0" w14:textId="77777777" w:rsidR="00D33949" w:rsidRPr="009958CE" w:rsidRDefault="00D33949">
      <w:pPr>
        <w:pStyle w:val="TOC3"/>
        <w:tabs>
          <w:tab w:val="left" w:pos="1320"/>
          <w:tab w:val="right" w:leader="dot" w:pos="8630"/>
        </w:tabs>
        <w:rPr>
          <w:ins w:id="237" w:author="Sen, Marcus A." w:date="2016-04-13T16:56:00Z"/>
          <w:rFonts w:ascii="Calibri" w:eastAsia="MS Mincho" w:hAnsi="Calibri"/>
          <w:noProof/>
          <w:sz w:val="22"/>
          <w:szCs w:val="22"/>
          <w:lang w:val="en-GB" w:eastAsia="ja-JP"/>
        </w:rPr>
      </w:pPr>
      <w:ins w:id="23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"_Toc448329997"</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7.8.2</w:t>
        </w:r>
        <w:r w:rsidRPr="009958CE">
          <w:rPr>
            <w:rFonts w:ascii="Calibri" w:eastAsia="MS Mincho" w:hAnsi="Calibri"/>
            <w:noProof/>
            <w:sz w:val="22"/>
            <w:szCs w:val="22"/>
            <w:lang w:val="en-GB" w:eastAsia="ja-JP"/>
          </w:rPr>
          <w:tab/>
        </w:r>
        <w:r w:rsidRPr="00151237">
          <w:rPr>
            <w:rStyle w:val="Hyperlink"/>
            <w:noProof/>
          </w:rPr>
          <w:t>Geochronology</w:t>
        </w:r>
        <w:r>
          <w:rPr>
            <w:noProof/>
            <w:webHidden/>
          </w:rPr>
          <w:tab/>
        </w:r>
        <w:r>
          <w:rPr>
            <w:noProof/>
            <w:webHidden/>
          </w:rPr>
          <w:fldChar w:fldCharType="begin"/>
        </w:r>
        <w:r>
          <w:rPr>
            <w:noProof/>
            <w:webHidden/>
          </w:rPr>
          <w:instrText xml:space="preserve"> PAGEREF _Toc448329997 \h </w:instrText>
        </w:r>
      </w:ins>
      <w:r>
        <w:rPr>
          <w:noProof/>
          <w:webHidden/>
        </w:rPr>
      </w:r>
      <w:r>
        <w:rPr>
          <w:noProof/>
          <w:webHidden/>
        </w:rPr>
        <w:fldChar w:fldCharType="separate"/>
      </w:r>
      <w:ins w:id="239" w:author="Sen, Marcus A." w:date="2016-04-13T16:56:00Z">
        <w:r>
          <w:rPr>
            <w:noProof/>
            <w:webHidden/>
          </w:rPr>
          <w:t>195</w:t>
        </w:r>
        <w:r>
          <w:rPr>
            <w:noProof/>
            <w:webHidden/>
          </w:rPr>
          <w:fldChar w:fldCharType="end"/>
        </w:r>
        <w:r w:rsidRPr="00151237">
          <w:rPr>
            <w:rStyle w:val="Hyperlink"/>
            <w:noProof/>
          </w:rPr>
          <w:fldChar w:fldCharType="end"/>
        </w:r>
      </w:ins>
    </w:p>
    <w:p w14:paraId="7614E7FD" w14:textId="77777777" w:rsidR="00D33949" w:rsidRPr="009958CE" w:rsidRDefault="00D33949">
      <w:pPr>
        <w:pStyle w:val="TOC3"/>
        <w:tabs>
          <w:tab w:val="left" w:pos="1320"/>
          <w:tab w:val="right" w:leader="dot" w:pos="8630"/>
        </w:tabs>
        <w:rPr>
          <w:ins w:id="240" w:author="Sen, Marcus A." w:date="2016-04-13T16:56:00Z"/>
          <w:rFonts w:ascii="Calibri" w:eastAsia="MS Mincho" w:hAnsi="Calibri"/>
          <w:noProof/>
          <w:sz w:val="22"/>
          <w:szCs w:val="22"/>
          <w:lang w:val="en-GB" w:eastAsia="ja-JP"/>
        </w:rPr>
      </w:pPr>
      <w:ins w:id="24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7.8.3</w:t>
        </w:r>
        <w:r w:rsidRPr="009958CE">
          <w:rPr>
            <w:rFonts w:ascii="Calibri" w:eastAsia="MS Mincho" w:hAnsi="Calibri"/>
            <w:noProof/>
            <w:sz w:val="22"/>
            <w:szCs w:val="22"/>
            <w:lang w:val="en-GB" w:eastAsia="ja-JP"/>
          </w:rPr>
          <w:tab/>
        </w:r>
        <w:r w:rsidRPr="00151237">
          <w:rPr>
            <w:rStyle w:val="Hyperlink"/>
            <w:noProof/>
            <w:lang w:val="en-CA"/>
          </w:rPr>
          <w:t>Geologic Specimen</w:t>
        </w:r>
        <w:r>
          <w:rPr>
            <w:noProof/>
            <w:webHidden/>
          </w:rPr>
          <w:tab/>
        </w:r>
        <w:r>
          <w:rPr>
            <w:noProof/>
            <w:webHidden/>
          </w:rPr>
          <w:fldChar w:fldCharType="begin"/>
        </w:r>
        <w:r>
          <w:rPr>
            <w:noProof/>
            <w:webHidden/>
          </w:rPr>
          <w:instrText xml:space="preserve"> PAGEREF _Toc448329998 \h </w:instrText>
        </w:r>
      </w:ins>
      <w:r>
        <w:rPr>
          <w:noProof/>
          <w:webHidden/>
        </w:rPr>
      </w:r>
      <w:r>
        <w:rPr>
          <w:noProof/>
          <w:webHidden/>
        </w:rPr>
        <w:fldChar w:fldCharType="separate"/>
      </w:r>
      <w:ins w:id="242" w:author="Sen, Marcus A." w:date="2016-04-13T16:56:00Z">
        <w:r>
          <w:rPr>
            <w:noProof/>
            <w:webHidden/>
          </w:rPr>
          <w:t>198</w:t>
        </w:r>
        <w:r>
          <w:rPr>
            <w:noProof/>
            <w:webHidden/>
          </w:rPr>
          <w:fldChar w:fldCharType="end"/>
        </w:r>
        <w:r w:rsidRPr="00151237">
          <w:rPr>
            <w:rStyle w:val="Hyperlink"/>
            <w:noProof/>
          </w:rPr>
          <w:fldChar w:fldCharType="end"/>
        </w:r>
      </w:ins>
    </w:p>
    <w:p w14:paraId="1B14BF16" w14:textId="77777777" w:rsidR="00D33949" w:rsidRPr="009958CE" w:rsidRDefault="00D33949">
      <w:pPr>
        <w:pStyle w:val="TOC3"/>
        <w:tabs>
          <w:tab w:val="left" w:pos="1320"/>
          <w:tab w:val="right" w:leader="dot" w:pos="8630"/>
        </w:tabs>
        <w:rPr>
          <w:ins w:id="243" w:author="Sen, Marcus A." w:date="2016-04-13T16:56:00Z"/>
          <w:rFonts w:ascii="Calibri" w:eastAsia="MS Mincho" w:hAnsi="Calibri"/>
          <w:noProof/>
          <w:sz w:val="22"/>
          <w:szCs w:val="22"/>
          <w:lang w:val="en-GB" w:eastAsia="ja-JP"/>
        </w:rPr>
      </w:pPr>
      <w:ins w:id="24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"_Toc448329999"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7.8.4</w:t>
        </w:r>
        <w:r w:rsidRPr="009958CE">
          <w:rPr>
            <w:rFonts w:ascii="Calibri" w:eastAsia="MS Mincho" w:hAnsi="Calibri"/>
            <w:noProof/>
            <w:sz w:val="22"/>
            <w:szCs w:val="22"/>
            <w:lang w:val="en-GB" w:eastAsia="ja-JP"/>
          </w:rPr>
          <w:tab/>
        </w:r>
        <w:r w:rsidRPr="00151237">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_Toc448329999 \h </w:instrText>
        </w:r>
      </w:ins>
      <w:r>
        <w:rPr>
          <w:noProof/>
          <w:webHidden/>
        </w:rPr>
      </w:r>
      <w:r>
        <w:rPr>
          <w:noProof/>
          <w:webHidden/>
        </w:rPr>
        <w:fldChar w:fldCharType="separate"/>
      </w:r>
      <w:ins w:id="245" w:author="Sen, Marcus A." w:date="2016-04-13T16:56:00Z">
        <w:r>
          <w:rPr>
            <w:noProof/>
            <w:webHidden/>
          </w:rPr>
          <w:t>203</w:t>
        </w:r>
        <w:r>
          <w:rPr>
            <w:noProof/>
            <w:webHidden/>
          </w:rPr>
          <w:fldChar w:fldCharType="end"/>
        </w:r>
        <w:r w:rsidRPr="00151237">
          <w:rPr>
            <w:rStyle w:val="Hyperlink"/>
            <w:noProof/>
          </w:rPr>
          <w:fldChar w:fldCharType="end"/>
        </w:r>
      </w:ins>
    </w:p>
    <w:p w14:paraId="05F3714F" w14:textId="77777777" w:rsidR="00D33949" w:rsidRPr="009958CE" w:rsidRDefault="00D33949">
      <w:pPr>
        <w:pStyle w:val="TOC3"/>
        <w:tabs>
          <w:tab w:val="left" w:pos="1320"/>
          <w:tab w:val="right" w:leader="dot" w:pos="8630"/>
        </w:tabs>
        <w:rPr>
          <w:ins w:id="246" w:author="Sen, Marcus A." w:date="2016-04-13T16:56:00Z"/>
          <w:rFonts w:ascii="Calibri" w:eastAsia="MS Mincho" w:hAnsi="Calibri"/>
          <w:noProof/>
          <w:sz w:val="22"/>
          <w:szCs w:val="22"/>
          <w:lang w:val="en-GB" w:eastAsia="ja-JP"/>
        </w:rPr>
      </w:pPr>
      <w:ins w:id="24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7.8.5</w:t>
        </w:r>
        <w:r w:rsidRPr="009958CE">
          <w:rPr>
            <w:rFonts w:ascii="Calibri" w:eastAsia="MS Mincho" w:hAnsi="Calibri"/>
            <w:noProof/>
            <w:sz w:val="22"/>
            <w:szCs w:val="22"/>
            <w:lang w:val="en-GB" w:eastAsia="ja-JP"/>
          </w:rPr>
          <w:tab/>
        </w:r>
        <w:r w:rsidRPr="00151237">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_Toc448330000 \h </w:instrText>
        </w:r>
      </w:ins>
      <w:r>
        <w:rPr>
          <w:noProof/>
          <w:webHidden/>
        </w:rPr>
      </w:r>
      <w:r>
        <w:rPr>
          <w:noProof/>
          <w:webHidden/>
        </w:rPr>
        <w:fldChar w:fldCharType="separate"/>
      </w:r>
      <w:ins w:id="248" w:author="Sen, Marcus A." w:date="2016-04-13T16:56:00Z">
        <w:r>
          <w:rPr>
            <w:noProof/>
            <w:webHidden/>
          </w:rPr>
          <w:t>204</w:t>
        </w:r>
        <w:r>
          <w:rPr>
            <w:noProof/>
            <w:webHidden/>
          </w:rPr>
          <w:fldChar w:fldCharType="end"/>
        </w:r>
        <w:r w:rsidRPr="00151237">
          <w:rPr>
            <w:rStyle w:val="Hyperlink"/>
            <w:noProof/>
          </w:rPr>
          <w:fldChar w:fldCharType="end"/>
        </w:r>
      </w:ins>
    </w:p>
    <w:p w14:paraId="674E8DA8" w14:textId="77777777" w:rsidR="00D33949" w:rsidRPr="009958CE" w:rsidRDefault="00D33949">
      <w:pPr>
        <w:pStyle w:val="TOC1"/>
        <w:tabs>
          <w:tab w:val="left" w:pos="480"/>
          <w:tab w:val="right" w:leader="dot" w:pos="8630"/>
        </w:tabs>
        <w:rPr>
          <w:ins w:id="249" w:author="Sen, Marcus A." w:date="2016-04-13T16:56:00Z"/>
          <w:rFonts w:ascii="Calibri" w:eastAsia="MS Mincho" w:hAnsi="Calibri"/>
          <w:noProof/>
          <w:sz w:val="22"/>
          <w:szCs w:val="22"/>
          <w:lang w:val="en-GB" w:eastAsia="ja-JP"/>
        </w:rPr>
      </w:pPr>
      <w:ins w:id="25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w:t>
        </w:r>
        <w:r w:rsidRPr="009958CE">
          <w:rPr>
            <w:rFonts w:ascii="Calibri" w:eastAsia="MS Mincho" w:hAnsi="Calibri"/>
            <w:noProof/>
            <w:sz w:val="22"/>
            <w:szCs w:val="22"/>
            <w:lang w:val="en-GB" w:eastAsia="ja-JP"/>
          </w:rPr>
          <w:tab/>
        </w:r>
        <w:r w:rsidRPr="00151237">
          <w:rPr>
            <w:rStyle w:val="Hyperlink"/>
            <w:noProof/>
            <w:lang w:val="en-CA"/>
          </w:rPr>
          <w:t>XML Encoding Requirement classes (Normative)</w:t>
        </w:r>
        <w:r>
          <w:rPr>
            <w:noProof/>
            <w:webHidden/>
          </w:rPr>
          <w:tab/>
        </w:r>
        <w:r>
          <w:rPr>
            <w:noProof/>
            <w:webHidden/>
          </w:rPr>
          <w:fldChar w:fldCharType="begin"/>
        </w:r>
        <w:r>
          <w:rPr>
            <w:noProof/>
            <w:webHidden/>
          </w:rPr>
          <w:instrText xml:space="preserve"> PAGEREF _Toc448330001 \h </w:instrText>
        </w:r>
      </w:ins>
      <w:r>
        <w:rPr>
          <w:noProof/>
          <w:webHidden/>
        </w:rPr>
      </w:r>
      <w:r>
        <w:rPr>
          <w:noProof/>
          <w:webHidden/>
        </w:rPr>
        <w:fldChar w:fldCharType="separate"/>
      </w:r>
      <w:ins w:id="251" w:author="Sen, Marcus A." w:date="2016-04-13T16:56:00Z">
        <w:r>
          <w:rPr>
            <w:noProof/>
            <w:webHidden/>
          </w:rPr>
          <w:t>205</w:t>
        </w:r>
        <w:r>
          <w:rPr>
            <w:noProof/>
            <w:webHidden/>
          </w:rPr>
          <w:fldChar w:fldCharType="end"/>
        </w:r>
        <w:r w:rsidRPr="00151237">
          <w:rPr>
            <w:rStyle w:val="Hyperlink"/>
            <w:noProof/>
          </w:rPr>
          <w:fldChar w:fldCharType="end"/>
        </w:r>
      </w:ins>
    </w:p>
    <w:p w14:paraId="4B9D5B72" w14:textId="77777777" w:rsidR="00D33949" w:rsidRPr="009958CE" w:rsidRDefault="00D33949">
      <w:pPr>
        <w:pStyle w:val="TOC2"/>
        <w:tabs>
          <w:tab w:val="left" w:pos="880"/>
          <w:tab w:val="right" w:leader="dot" w:pos="8630"/>
        </w:tabs>
        <w:rPr>
          <w:ins w:id="252" w:author="Sen, Marcus A." w:date="2016-04-13T16:56:00Z"/>
          <w:rFonts w:ascii="Calibri" w:eastAsia="MS Mincho" w:hAnsi="Calibri"/>
          <w:noProof/>
          <w:sz w:val="22"/>
          <w:szCs w:val="22"/>
          <w:lang w:val="en-GB" w:eastAsia="ja-JP"/>
        </w:rPr>
      </w:pPr>
      <w:ins w:id="25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8.1</w:t>
        </w:r>
        <w:r w:rsidRPr="009958CE">
          <w:rPr>
            <w:rFonts w:ascii="Calibri" w:eastAsia="MS Mincho" w:hAnsi="Calibri"/>
            <w:noProof/>
            <w:sz w:val="22"/>
            <w:szCs w:val="22"/>
            <w:lang w:val="en-GB" w:eastAsia="ja-JP"/>
          </w:rPr>
          <w:tab/>
        </w:r>
        <w:r w:rsidRPr="00151237">
          <w:rPr>
            <w:rStyle w:val="Hyperlink"/>
            <w:noProof/>
            <w:lang w:val="en-CA"/>
          </w:rPr>
          <w:t>Prefixes used in examples</w:t>
        </w:r>
        <w:r>
          <w:rPr>
            <w:noProof/>
            <w:webHidden/>
          </w:rPr>
          <w:tab/>
        </w:r>
        <w:r>
          <w:rPr>
            <w:noProof/>
            <w:webHidden/>
          </w:rPr>
          <w:fldChar w:fldCharType="begin"/>
        </w:r>
        <w:r>
          <w:rPr>
            <w:noProof/>
            <w:webHidden/>
          </w:rPr>
          <w:instrText xml:space="preserve"> PAGEREF _Toc448330002 \h </w:instrText>
        </w:r>
      </w:ins>
      <w:r>
        <w:rPr>
          <w:noProof/>
          <w:webHidden/>
        </w:rPr>
      </w:r>
      <w:r>
        <w:rPr>
          <w:noProof/>
          <w:webHidden/>
        </w:rPr>
        <w:fldChar w:fldCharType="separate"/>
      </w:r>
      <w:ins w:id="254" w:author="Sen, Marcus A." w:date="2016-04-13T16:56:00Z">
        <w:r>
          <w:rPr>
            <w:noProof/>
            <w:webHidden/>
          </w:rPr>
          <w:t>205</w:t>
        </w:r>
        <w:r>
          <w:rPr>
            <w:noProof/>
            <w:webHidden/>
          </w:rPr>
          <w:fldChar w:fldCharType="end"/>
        </w:r>
        <w:r w:rsidRPr="00151237">
          <w:rPr>
            <w:rStyle w:val="Hyperlink"/>
            <w:noProof/>
          </w:rPr>
          <w:fldChar w:fldCharType="end"/>
        </w:r>
      </w:ins>
    </w:p>
    <w:p w14:paraId="6EC9F017" w14:textId="77777777" w:rsidR="00D33949" w:rsidRPr="009958CE" w:rsidRDefault="00D33949">
      <w:pPr>
        <w:pStyle w:val="TOC2"/>
        <w:tabs>
          <w:tab w:val="left" w:pos="880"/>
          <w:tab w:val="right" w:leader="dot" w:pos="8630"/>
        </w:tabs>
        <w:rPr>
          <w:ins w:id="255" w:author="Sen, Marcus A." w:date="2016-04-13T16:56:00Z"/>
          <w:rFonts w:ascii="Calibri" w:eastAsia="MS Mincho" w:hAnsi="Calibri"/>
          <w:noProof/>
          <w:sz w:val="22"/>
          <w:szCs w:val="22"/>
          <w:lang w:val="en-GB" w:eastAsia="ja-JP"/>
        </w:rPr>
      </w:pPr>
      <w:ins w:id="25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8.2</w:t>
        </w:r>
        <w:r w:rsidRPr="009958CE">
          <w:rPr>
            <w:rFonts w:ascii="Calibri" w:eastAsia="MS Mincho" w:hAnsi="Calibri"/>
            <w:noProof/>
            <w:sz w:val="22"/>
            <w:szCs w:val="22"/>
            <w:lang w:val="en-GB" w:eastAsia="ja-JP"/>
          </w:rPr>
          <w:tab/>
        </w:r>
        <w:r w:rsidRPr="00151237">
          <w:rPr>
            <w:rStyle w:val="Hyperlink"/>
            <w:noProof/>
            <w:lang w:val="en-CA"/>
          </w:rPr>
          <w:t>GeoSciML Core XML Abstract Requirements Class (Normative)</w:t>
        </w:r>
        <w:r>
          <w:rPr>
            <w:noProof/>
            <w:webHidden/>
          </w:rPr>
          <w:tab/>
        </w:r>
        <w:r>
          <w:rPr>
            <w:noProof/>
            <w:webHidden/>
          </w:rPr>
          <w:fldChar w:fldCharType="begin"/>
        </w:r>
        <w:r>
          <w:rPr>
            <w:noProof/>
            <w:webHidden/>
          </w:rPr>
          <w:instrText xml:space="preserve"> PAGEREF _Toc448330003 \h </w:instrText>
        </w:r>
      </w:ins>
      <w:r>
        <w:rPr>
          <w:noProof/>
          <w:webHidden/>
        </w:rPr>
      </w:r>
      <w:r>
        <w:rPr>
          <w:noProof/>
          <w:webHidden/>
        </w:rPr>
        <w:fldChar w:fldCharType="separate"/>
      </w:r>
      <w:ins w:id="257" w:author="Sen, Marcus A." w:date="2016-04-13T16:56:00Z">
        <w:r>
          <w:rPr>
            <w:noProof/>
            <w:webHidden/>
          </w:rPr>
          <w:t>206</w:t>
        </w:r>
        <w:r>
          <w:rPr>
            <w:noProof/>
            <w:webHidden/>
          </w:rPr>
          <w:fldChar w:fldCharType="end"/>
        </w:r>
        <w:r w:rsidRPr="00151237">
          <w:rPr>
            <w:rStyle w:val="Hyperlink"/>
            <w:noProof/>
          </w:rPr>
          <w:fldChar w:fldCharType="end"/>
        </w:r>
      </w:ins>
    </w:p>
    <w:p w14:paraId="540C8DBA" w14:textId="77777777" w:rsidR="00D33949" w:rsidRPr="009958CE" w:rsidRDefault="00D33949">
      <w:pPr>
        <w:pStyle w:val="TOC3"/>
        <w:tabs>
          <w:tab w:val="left" w:pos="1320"/>
          <w:tab w:val="right" w:leader="dot" w:pos="8630"/>
        </w:tabs>
        <w:rPr>
          <w:ins w:id="258" w:author="Sen, Marcus A." w:date="2016-04-13T16:56:00Z"/>
          <w:rFonts w:ascii="Calibri" w:eastAsia="MS Mincho" w:hAnsi="Calibri"/>
          <w:noProof/>
          <w:sz w:val="22"/>
          <w:szCs w:val="22"/>
          <w:lang w:val="en-GB" w:eastAsia="ja-JP"/>
        </w:rPr>
      </w:pPr>
      <w:ins w:id="25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8.2.1</w:t>
        </w:r>
        <w:r w:rsidRPr="009958CE">
          <w:rPr>
            <w:rFonts w:ascii="Calibri" w:eastAsia="MS Mincho" w:hAnsi="Calibri"/>
            <w:noProof/>
            <w:sz w:val="22"/>
            <w:szCs w:val="22"/>
            <w:lang w:val="en-GB" w:eastAsia="ja-JP"/>
          </w:rPr>
          <w:tab/>
        </w:r>
        <w:r w:rsidRPr="00151237">
          <w:rPr>
            <w:rStyle w:val="Hyperlink"/>
            <w:noProof/>
            <w:lang w:val="en-CA"/>
          </w:rPr>
          <w:t>XML document validation</w:t>
        </w:r>
        <w:r>
          <w:rPr>
            <w:noProof/>
            <w:webHidden/>
          </w:rPr>
          <w:tab/>
        </w:r>
        <w:r>
          <w:rPr>
            <w:noProof/>
            <w:webHidden/>
          </w:rPr>
          <w:fldChar w:fldCharType="begin"/>
        </w:r>
        <w:r>
          <w:rPr>
            <w:noProof/>
            <w:webHidden/>
          </w:rPr>
          <w:instrText xml:space="preserve"> PAGEREF _Toc448330004 \h </w:instrText>
        </w:r>
      </w:ins>
      <w:r>
        <w:rPr>
          <w:noProof/>
          <w:webHidden/>
        </w:rPr>
      </w:r>
      <w:r>
        <w:rPr>
          <w:noProof/>
          <w:webHidden/>
        </w:rPr>
        <w:fldChar w:fldCharType="separate"/>
      </w:r>
      <w:ins w:id="260" w:author="Sen, Marcus A." w:date="2016-04-13T16:56:00Z">
        <w:r>
          <w:rPr>
            <w:noProof/>
            <w:webHidden/>
          </w:rPr>
          <w:t>207</w:t>
        </w:r>
        <w:r>
          <w:rPr>
            <w:noProof/>
            <w:webHidden/>
          </w:rPr>
          <w:fldChar w:fldCharType="end"/>
        </w:r>
        <w:r w:rsidRPr="00151237">
          <w:rPr>
            <w:rStyle w:val="Hyperlink"/>
            <w:noProof/>
          </w:rPr>
          <w:fldChar w:fldCharType="end"/>
        </w:r>
      </w:ins>
    </w:p>
    <w:p w14:paraId="00A5FDA7" w14:textId="77777777" w:rsidR="00D33949" w:rsidRPr="009958CE" w:rsidRDefault="00D33949">
      <w:pPr>
        <w:pStyle w:val="TOC3"/>
        <w:tabs>
          <w:tab w:val="left" w:pos="1320"/>
          <w:tab w:val="right" w:leader="dot" w:pos="8630"/>
        </w:tabs>
        <w:rPr>
          <w:ins w:id="261" w:author="Sen, Marcus A." w:date="2016-04-13T16:56:00Z"/>
          <w:rFonts w:ascii="Calibri" w:eastAsia="MS Mincho" w:hAnsi="Calibri"/>
          <w:noProof/>
          <w:sz w:val="22"/>
          <w:szCs w:val="22"/>
          <w:lang w:val="en-GB" w:eastAsia="ja-JP"/>
        </w:rPr>
      </w:pPr>
      <w:ins w:id="26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"_Toc448330005"</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8.2.2</w:t>
        </w:r>
        <w:r w:rsidRPr="009958CE">
          <w:rPr>
            <w:rFonts w:ascii="Calibri" w:eastAsia="MS Mincho" w:hAnsi="Calibri"/>
            <w:noProof/>
            <w:sz w:val="22"/>
            <w:szCs w:val="22"/>
            <w:lang w:val="en-GB" w:eastAsia="ja-JP"/>
          </w:rPr>
          <w:tab/>
        </w:r>
        <w:r w:rsidRPr="00151237">
          <w:rPr>
            <w:rStyle w:val="Hyperlink"/>
            <w:noProof/>
            <w:lang w:val="en-CA"/>
          </w:rPr>
          <w:t>Reference</w:t>
        </w:r>
        <w:r>
          <w:rPr>
            <w:noProof/>
            <w:webHidden/>
          </w:rPr>
          <w:tab/>
        </w:r>
        <w:r>
          <w:rPr>
            <w:noProof/>
            <w:webHidden/>
          </w:rPr>
          <w:fldChar w:fldCharType="begin"/>
        </w:r>
        <w:r>
          <w:rPr>
            <w:noProof/>
            <w:webHidden/>
          </w:rPr>
          <w:instrText xml:space="preserve"> PAGEREF _Toc448330005 \h </w:instrText>
        </w:r>
      </w:ins>
      <w:r>
        <w:rPr>
          <w:noProof/>
          <w:webHidden/>
        </w:rPr>
      </w:r>
      <w:r>
        <w:rPr>
          <w:noProof/>
          <w:webHidden/>
        </w:rPr>
        <w:fldChar w:fldCharType="separate"/>
      </w:r>
      <w:ins w:id="263" w:author="Sen, Marcus A." w:date="2016-04-13T16:56:00Z">
        <w:r>
          <w:rPr>
            <w:noProof/>
            <w:webHidden/>
          </w:rPr>
          <w:t>208</w:t>
        </w:r>
        <w:r>
          <w:rPr>
            <w:noProof/>
            <w:webHidden/>
          </w:rPr>
          <w:fldChar w:fldCharType="end"/>
        </w:r>
        <w:r w:rsidRPr="00151237">
          <w:rPr>
            <w:rStyle w:val="Hyperlink"/>
            <w:noProof/>
          </w:rPr>
          <w:fldChar w:fldCharType="end"/>
        </w:r>
      </w:ins>
    </w:p>
    <w:p w14:paraId="7B00A46A" w14:textId="77777777" w:rsidR="00D33949" w:rsidRPr="009958CE" w:rsidRDefault="00D33949">
      <w:pPr>
        <w:pStyle w:val="TOC3"/>
        <w:tabs>
          <w:tab w:val="left" w:pos="1320"/>
          <w:tab w:val="right" w:leader="dot" w:pos="8630"/>
        </w:tabs>
        <w:rPr>
          <w:ins w:id="264" w:author="Sen, Marcus A." w:date="2016-04-13T16:56:00Z"/>
          <w:rFonts w:ascii="Calibri" w:eastAsia="MS Mincho" w:hAnsi="Calibri"/>
          <w:noProof/>
          <w:sz w:val="22"/>
          <w:szCs w:val="22"/>
          <w:lang w:val="en-GB" w:eastAsia="ja-JP"/>
        </w:rPr>
      </w:pPr>
      <w:ins w:id="26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"_Toc448330006"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8.2.3</w:t>
        </w:r>
        <w:r w:rsidRPr="009958CE">
          <w:rPr>
            <w:rFonts w:ascii="Calibri" w:eastAsia="MS Mincho" w:hAnsi="Calibri"/>
            <w:noProof/>
            <w:sz w:val="22"/>
            <w:szCs w:val="22"/>
            <w:lang w:val="en-GB" w:eastAsia="ja-JP"/>
          </w:rPr>
          <w:tab/>
        </w:r>
        <w:r w:rsidRPr="00151237">
          <w:rPr>
            <w:rStyle w:val="Hyperlink"/>
            <w:noProof/>
            <w:lang w:val="en-CA"/>
          </w:rPr>
          <w:t>CodeList</w:t>
        </w:r>
        <w:r>
          <w:rPr>
            <w:noProof/>
            <w:webHidden/>
          </w:rPr>
          <w:tab/>
        </w:r>
        <w:r>
          <w:rPr>
            <w:noProof/>
            <w:webHidden/>
          </w:rPr>
          <w:fldChar w:fldCharType="begin"/>
        </w:r>
        <w:r>
          <w:rPr>
            <w:noProof/>
            <w:webHidden/>
          </w:rPr>
          <w:instrText xml:space="preserve"> PAGEREF _Toc448330006 \h </w:instrText>
        </w:r>
      </w:ins>
      <w:r>
        <w:rPr>
          <w:noProof/>
          <w:webHidden/>
        </w:rPr>
      </w:r>
      <w:r>
        <w:rPr>
          <w:noProof/>
          <w:webHidden/>
        </w:rPr>
        <w:fldChar w:fldCharType="separate"/>
      </w:r>
      <w:ins w:id="266" w:author="Sen, Marcus A." w:date="2016-04-13T16:56:00Z">
        <w:r>
          <w:rPr>
            <w:noProof/>
            <w:webHidden/>
          </w:rPr>
          <w:t>209</w:t>
        </w:r>
        <w:r>
          <w:rPr>
            <w:noProof/>
            <w:webHidden/>
          </w:rPr>
          <w:fldChar w:fldCharType="end"/>
        </w:r>
        <w:r w:rsidRPr="00151237">
          <w:rPr>
            <w:rStyle w:val="Hyperlink"/>
            <w:noProof/>
          </w:rPr>
          <w:fldChar w:fldCharType="end"/>
        </w:r>
      </w:ins>
    </w:p>
    <w:p w14:paraId="62B071EA" w14:textId="77777777" w:rsidR="00D33949" w:rsidRPr="009958CE" w:rsidRDefault="00D33949">
      <w:pPr>
        <w:pStyle w:val="TOC3"/>
        <w:tabs>
          <w:tab w:val="left" w:pos="1320"/>
          <w:tab w:val="right" w:leader="dot" w:pos="8630"/>
        </w:tabs>
        <w:rPr>
          <w:ins w:id="267" w:author="Sen, Marcus A." w:date="2016-04-13T16:56:00Z"/>
          <w:rFonts w:ascii="Calibri" w:eastAsia="MS Mincho" w:hAnsi="Calibri"/>
          <w:noProof/>
          <w:sz w:val="22"/>
          <w:szCs w:val="22"/>
          <w:lang w:val="en-GB" w:eastAsia="ja-JP"/>
        </w:rPr>
      </w:pPr>
      <w:ins w:id="26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8.2.4</w:t>
        </w:r>
        <w:r w:rsidRPr="009958CE">
          <w:rPr>
            <w:rFonts w:ascii="Calibri" w:eastAsia="MS Mincho" w:hAnsi="Calibri"/>
            <w:noProof/>
            <w:sz w:val="22"/>
            <w:szCs w:val="22"/>
            <w:lang w:val="en-GB" w:eastAsia="ja-JP"/>
          </w:rPr>
          <w:tab/>
        </w:r>
        <w:r w:rsidRPr="00151237">
          <w:rPr>
            <w:rStyle w:val="Hyperlink"/>
            <w:noProof/>
            <w:lang w:val="en-CA"/>
          </w:rPr>
          <w:t>Identifiers</w:t>
        </w:r>
        <w:r>
          <w:rPr>
            <w:noProof/>
            <w:webHidden/>
          </w:rPr>
          <w:tab/>
        </w:r>
        <w:r>
          <w:rPr>
            <w:noProof/>
            <w:webHidden/>
          </w:rPr>
          <w:fldChar w:fldCharType="begin"/>
        </w:r>
        <w:r>
          <w:rPr>
            <w:noProof/>
            <w:webHidden/>
          </w:rPr>
          <w:instrText xml:space="preserve"> PAGEREF _Toc448330010 \h </w:instrText>
        </w:r>
      </w:ins>
      <w:r>
        <w:rPr>
          <w:noProof/>
          <w:webHidden/>
        </w:rPr>
      </w:r>
      <w:r>
        <w:rPr>
          <w:noProof/>
          <w:webHidden/>
        </w:rPr>
        <w:fldChar w:fldCharType="separate"/>
      </w:r>
      <w:ins w:id="269" w:author="Sen, Marcus A." w:date="2016-04-13T16:56:00Z">
        <w:r>
          <w:rPr>
            <w:noProof/>
            <w:webHidden/>
          </w:rPr>
          <w:t>210</w:t>
        </w:r>
        <w:r>
          <w:rPr>
            <w:noProof/>
            <w:webHidden/>
          </w:rPr>
          <w:fldChar w:fldCharType="end"/>
        </w:r>
        <w:r w:rsidRPr="00151237">
          <w:rPr>
            <w:rStyle w:val="Hyperlink"/>
            <w:noProof/>
          </w:rPr>
          <w:fldChar w:fldCharType="end"/>
        </w:r>
      </w:ins>
    </w:p>
    <w:p w14:paraId="260F09AF" w14:textId="77777777" w:rsidR="00D33949" w:rsidRPr="009958CE" w:rsidRDefault="00D33949">
      <w:pPr>
        <w:pStyle w:val="TOC3"/>
        <w:tabs>
          <w:tab w:val="left" w:pos="1320"/>
          <w:tab w:val="right" w:leader="dot" w:pos="8630"/>
        </w:tabs>
        <w:rPr>
          <w:ins w:id="270" w:author="Sen, Marcus A." w:date="2016-04-13T16:56:00Z"/>
          <w:rFonts w:ascii="Calibri" w:eastAsia="MS Mincho" w:hAnsi="Calibri"/>
          <w:noProof/>
          <w:sz w:val="22"/>
          <w:szCs w:val="22"/>
          <w:lang w:val="en-GB" w:eastAsia="ja-JP"/>
        </w:rPr>
      </w:pPr>
      <w:ins w:id="27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8.2.5</w:t>
        </w:r>
        <w:r w:rsidRPr="009958CE">
          <w:rPr>
            <w:rFonts w:ascii="Calibri" w:eastAsia="MS Mincho" w:hAnsi="Calibri"/>
            <w:noProof/>
            <w:sz w:val="22"/>
            <w:szCs w:val="22"/>
            <w:lang w:val="en-GB" w:eastAsia="ja-JP"/>
          </w:rPr>
          <w:tab/>
        </w:r>
        <w:r w:rsidRPr="00151237">
          <w:rPr>
            <w:rStyle w:val="Hyperlink"/>
            <w:noProof/>
            <w:lang w:val="en-CA"/>
          </w:rPr>
          <w:t>Nillables or Voidables</w:t>
        </w:r>
        <w:r>
          <w:rPr>
            <w:noProof/>
            <w:webHidden/>
          </w:rPr>
          <w:tab/>
        </w:r>
        <w:r>
          <w:rPr>
            <w:noProof/>
            <w:webHidden/>
          </w:rPr>
          <w:fldChar w:fldCharType="begin"/>
        </w:r>
        <w:r>
          <w:rPr>
            <w:noProof/>
            <w:webHidden/>
          </w:rPr>
          <w:instrText xml:space="preserve"> PAGEREF _Toc448330011 \h </w:instrText>
        </w:r>
      </w:ins>
      <w:r>
        <w:rPr>
          <w:noProof/>
          <w:webHidden/>
        </w:rPr>
      </w:r>
      <w:r>
        <w:rPr>
          <w:noProof/>
          <w:webHidden/>
        </w:rPr>
        <w:fldChar w:fldCharType="separate"/>
      </w:r>
      <w:ins w:id="272" w:author="Sen, Marcus A." w:date="2016-04-13T16:56:00Z">
        <w:r>
          <w:rPr>
            <w:noProof/>
            <w:webHidden/>
          </w:rPr>
          <w:t>211</w:t>
        </w:r>
        <w:r>
          <w:rPr>
            <w:noProof/>
            <w:webHidden/>
          </w:rPr>
          <w:fldChar w:fldCharType="end"/>
        </w:r>
        <w:r w:rsidRPr="00151237">
          <w:rPr>
            <w:rStyle w:val="Hyperlink"/>
            <w:noProof/>
          </w:rPr>
          <w:fldChar w:fldCharType="end"/>
        </w:r>
      </w:ins>
    </w:p>
    <w:p w14:paraId="29F332BA" w14:textId="77777777" w:rsidR="00D33949" w:rsidRPr="009958CE" w:rsidRDefault="00D33949">
      <w:pPr>
        <w:pStyle w:val="TOC3"/>
        <w:tabs>
          <w:tab w:val="left" w:pos="1320"/>
          <w:tab w:val="right" w:leader="dot" w:pos="8630"/>
        </w:tabs>
        <w:rPr>
          <w:ins w:id="273" w:author="Sen, Marcus A." w:date="2016-04-13T16:56:00Z"/>
          <w:rFonts w:ascii="Calibri" w:eastAsia="MS Mincho" w:hAnsi="Calibri"/>
          <w:noProof/>
          <w:sz w:val="22"/>
          <w:szCs w:val="22"/>
          <w:lang w:val="en-GB" w:eastAsia="ja-JP"/>
        </w:rPr>
      </w:pPr>
      <w:ins w:id="27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bidi="x-none"/>
          </w:rPr>
          <w:t>8.2.6</w:t>
        </w:r>
        <w:r w:rsidRPr="009958CE">
          <w:rPr>
            <w:rFonts w:ascii="Calibri" w:eastAsia="MS Mincho" w:hAnsi="Calibri"/>
            <w:noProof/>
            <w:sz w:val="22"/>
            <w:szCs w:val="22"/>
            <w:lang w:val="en-GB" w:eastAsia="ja-JP"/>
          </w:rPr>
          <w:tab/>
        </w:r>
        <w:r w:rsidRPr="00151237">
          <w:rPr>
            <w:rStyle w:val="Hyperlink"/>
            <w:noProof/>
            <w:lang w:val="en-CA"/>
          </w:rPr>
          <w:t>Date encoding</w:t>
        </w:r>
        <w:r>
          <w:rPr>
            <w:noProof/>
            <w:webHidden/>
          </w:rPr>
          <w:tab/>
        </w:r>
        <w:r>
          <w:rPr>
            <w:noProof/>
            <w:webHidden/>
          </w:rPr>
          <w:fldChar w:fldCharType="begin"/>
        </w:r>
        <w:r>
          <w:rPr>
            <w:noProof/>
            <w:webHidden/>
          </w:rPr>
          <w:instrText xml:space="preserve"> PAGEREF _Toc448330012 \h </w:instrText>
        </w:r>
      </w:ins>
      <w:r>
        <w:rPr>
          <w:noProof/>
          <w:webHidden/>
        </w:rPr>
      </w:r>
      <w:r>
        <w:rPr>
          <w:noProof/>
          <w:webHidden/>
        </w:rPr>
        <w:fldChar w:fldCharType="separate"/>
      </w:r>
      <w:ins w:id="275" w:author="Sen, Marcus A." w:date="2016-04-13T16:56:00Z">
        <w:r>
          <w:rPr>
            <w:noProof/>
            <w:webHidden/>
          </w:rPr>
          <w:t>211</w:t>
        </w:r>
        <w:r>
          <w:rPr>
            <w:noProof/>
            <w:webHidden/>
          </w:rPr>
          <w:fldChar w:fldCharType="end"/>
        </w:r>
        <w:r w:rsidRPr="00151237">
          <w:rPr>
            <w:rStyle w:val="Hyperlink"/>
            <w:noProof/>
          </w:rPr>
          <w:fldChar w:fldCharType="end"/>
        </w:r>
      </w:ins>
    </w:p>
    <w:p w14:paraId="71EDCD3A" w14:textId="77777777" w:rsidR="00D33949" w:rsidRPr="009958CE" w:rsidRDefault="00D33949">
      <w:pPr>
        <w:pStyle w:val="TOC3"/>
        <w:tabs>
          <w:tab w:val="left" w:pos="1320"/>
          <w:tab w:val="right" w:leader="dot" w:pos="8630"/>
        </w:tabs>
        <w:rPr>
          <w:ins w:id="276" w:author="Sen, Marcus A." w:date="2016-04-13T16:56:00Z"/>
          <w:rFonts w:ascii="Calibri" w:eastAsia="MS Mincho" w:hAnsi="Calibri"/>
          <w:noProof/>
          <w:sz w:val="22"/>
          <w:szCs w:val="22"/>
          <w:lang w:val="en-GB" w:eastAsia="ja-JP"/>
        </w:rPr>
      </w:pPr>
      <w:ins w:id="27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"_Toc448330013"</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8.2.7</w:t>
        </w:r>
        <w:r w:rsidRPr="009958CE">
          <w:rPr>
            <w:rFonts w:ascii="Calibri" w:eastAsia="MS Mincho" w:hAnsi="Calibri"/>
            <w:noProof/>
            <w:sz w:val="22"/>
            <w:szCs w:val="22"/>
            <w:lang w:val="en-GB" w:eastAsia="ja-JP"/>
          </w:rPr>
          <w:tab/>
        </w:r>
        <w:r w:rsidRPr="00151237">
          <w:rPr>
            <w:rStyle w:val="Hyperlink"/>
            <w:noProof/>
          </w:rPr>
          <w:t>Units of Measure</w:t>
        </w:r>
        <w:r>
          <w:rPr>
            <w:noProof/>
            <w:webHidden/>
          </w:rPr>
          <w:tab/>
        </w:r>
        <w:r>
          <w:rPr>
            <w:noProof/>
            <w:webHidden/>
          </w:rPr>
          <w:fldChar w:fldCharType="begin"/>
        </w:r>
        <w:r>
          <w:rPr>
            <w:noProof/>
            <w:webHidden/>
          </w:rPr>
          <w:instrText xml:space="preserve"> PAGEREF _Toc448330013 \h </w:instrText>
        </w:r>
      </w:ins>
      <w:r>
        <w:rPr>
          <w:noProof/>
          <w:webHidden/>
        </w:rPr>
      </w:r>
      <w:r>
        <w:rPr>
          <w:noProof/>
          <w:webHidden/>
        </w:rPr>
        <w:fldChar w:fldCharType="separate"/>
      </w:r>
      <w:ins w:id="278" w:author="Sen, Marcus A." w:date="2016-04-13T16:56:00Z">
        <w:r>
          <w:rPr>
            <w:noProof/>
            <w:webHidden/>
          </w:rPr>
          <w:t>212</w:t>
        </w:r>
        <w:r>
          <w:rPr>
            <w:noProof/>
            <w:webHidden/>
          </w:rPr>
          <w:fldChar w:fldCharType="end"/>
        </w:r>
        <w:r w:rsidRPr="00151237">
          <w:rPr>
            <w:rStyle w:val="Hyperlink"/>
            <w:noProof/>
          </w:rPr>
          <w:fldChar w:fldCharType="end"/>
        </w:r>
      </w:ins>
    </w:p>
    <w:p w14:paraId="4AE72B19" w14:textId="77777777" w:rsidR="00D33949" w:rsidRPr="009958CE" w:rsidRDefault="00D33949">
      <w:pPr>
        <w:pStyle w:val="TOC2"/>
        <w:tabs>
          <w:tab w:val="left" w:pos="880"/>
          <w:tab w:val="right" w:leader="dot" w:pos="8630"/>
        </w:tabs>
        <w:rPr>
          <w:ins w:id="279" w:author="Sen, Marcus A." w:date="2016-04-13T16:56:00Z"/>
          <w:rFonts w:ascii="Calibri" w:eastAsia="MS Mincho" w:hAnsi="Calibri"/>
          <w:noProof/>
          <w:sz w:val="22"/>
          <w:szCs w:val="22"/>
          <w:lang w:val="en-GB" w:eastAsia="ja-JP"/>
        </w:rPr>
      </w:pPr>
      <w:ins w:id="28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"_Toc448330014"</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8.3</w:t>
        </w:r>
        <w:r w:rsidRPr="009958CE">
          <w:rPr>
            <w:rFonts w:ascii="Calibri" w:eastAsia="MS Mincho" w:hAnsi="Calibri"/>
            <w:noProof/>
            <w:sz w:val="22"/>
            <w:szCs w:val="22"/>
            <w:lang w:val="en-GB" w:eastAsia="ja-JP"/>
          </w:rPr>
          <w:tab/>
        </w:r>
        <w:r w:rsidRPr="00151237">
          <w:rPr>
            <w:rStyle w:val="Hyperlink"/>
            <w:noProof/>
            <w:lang w:val="en-CA"/>
          </w:rPr>
          <w:t>Abstract GeoSciML Portrayal XML Requirements Class (Normative)</w:t>
        </w:r>
        <w:r>
          <w:rPr>
            <w:noProof/>
            <w:webHidden/>
          </w:rPr>
          <w:tab/>
        </w:r>
        <w:r>
          <w:rPr>
            <w:noProof/>
            <w:webHidden/>
          </w:rPr>
          <w:fldChar w:fldCharType="begin"/>
        </w:r>
        <w:r>
          <w:rPr>
            <w:noProof/>
            <w:webHidden/>
          </w:rPr>
          <w:instrText xml:space="preserve"> PAGEREF _Toc448330014 \h </w:instrText>
        </w:r>
      </w:ins>
      <w:r>
        <w:rPr>
          <w:noProof/>
          <w:webHidden/>
        </w:rPr>
      </w:r>
      <w:r>
        <w:rPr>
          <w:noProof/>
          <w:webHidden/>
        </w:rPr>
        <w:fldChar w:fldCharType="separate"/>
      </w:r>
      <w:ins w:id="281" w:author="Sen, Marcus A." w:date="2016-04-13T16:56:00Z">
        <w:r>
          <w:rPr>
            <w:noProof/>
            <w:webHidden/>
          </w:rPr>
          <w:t>212</w:t>
        </w:r>
        <w:r>
          <w:rPr>
            <w:noProof/>
            <w:webHidden/>
          </w:rPr>
          <w:fldChar w:fldCharType="end"/>
        </w:r>
        <w:r w:rsidRPr="00151237">
          <w:rPr>
            <w:rStyle w:val="Hyperlink"/>
            <w:noProof/>
          </w:rPr>
          <w:fldChar w:fldCharType="end"/>
        </w:r>
      </w:ins>
    </w:p>
    <w:p w14:paraId="216D2FD5" w14:textId="77777777" w:rsidR="00D33949" w:rsidRPr="009958CE" w:rsidRDefault="00D33949">
      <w:pPr>
        <w:pStyle w:val="TOC2"/>
        <w:tabs>
          <w:tab w:val="left" w:pos="880"/>
          <w:tab w:val="right" w:leader="dot" w:pos="8630"/>
        </w:tabs>
        <w:rPr>
          <w:ins w:id="282" w:author="Sen, Marcus A." w:date="2016-04-13T16:56:00Z"/>
          <w:rFonts w:ascii="Calibri" w:eastAsia="MS Mincho" w:hAnsi="Calibri"/>
          <w:noProof/>
          <w:sz w:val="22"/>
          <w:szCs w:val="22"/>
          <w:lang w:val="en-GB" w:eastAsia="ja-JP"/>
        </w:rPr>
      </w:pPr>
      <w:ins w:id="28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"_Toc448330015"</w:instrText>
        </w:r>
        <w:r w:rsidRPr="00151237">
          <w:rPr>
            <w:rStyle w:val="Hyperlink"/>
            <w:noProof/>
          </w:rPr>
          <w:instrText xml:space="preserve"> </w:instrText>
        </w:r>
        <w:r w:rsidRPr="00151237">
          <w:rPr>
            <w:rStyle w:val="Hyperlink"/>
            <w:noProof/>
          </w:rPr>
          <w:fldChar w:fldCharType="separate"/>
        </w:r>
        <w:r w:rsidRPr="00151237">
          <w:rPr>
            <w:rStyle w:val="Hyperlink"/>
            <w:noProof/>
          </w:rPr>
          <w:t>8.4</w:t>
        </w:r>
        <w:r w:rsidRPr="009958CE">
          <w:rPr>
            <w:rFonts w:ascii="Calibri" w:eastAsia="MS Mincho" w:hAnsi="Calibri"/>
            <w:noProof/>
            <w:sz w:val="22"/>
            <w:szCs w:val="22"/>
            <w:lang w:val="en-GB" w:eastAsia="ja-JP"/>
          </w:rPr>
          <w:tab/>
        </w:r>
        <w:r w:rsidRPr="00151237">
          <w:rPr>
            <w:rStyle w:val="Hyperlink"/>
            <w:noProof/>
          </w:rPr>
          <w:t>GeoSciML Portrayal GML 3.1 profile (Normative)</w:t>
        </w:r>
        <w:r>
          <w:rPr>
            <w:noProof/>
            <w:webHidden/>
          </w:rPr>
          <w:tab/>
        </w:r>
        <w:r>
          <w:rPr>
            <w:noProof/>
            <w:webHidden/>
          </w:rPr>
          <w:fldChar w:fldCharType="begin"/>
        </w:r>
        <w:r>
          <w:rPr>
            <w:noProof/>
            <w:webHidden/>
          </w:rPr>
          <w:instrText xml:space="preserve"> PAGEREF _Toc448330015 \h </w:instrText>
        </w:r>
      </w:ins>
      <w:r>
        <w:rPr>
          <w:noProof/>
          <w:webHidden/>
        </w:rPr>
      </w:r>
      <w:r>
        <w:rPr>
          <w:noProof/>
          <w:webHidden/>
        </w:rPr>
        <w:fldChar w:fldCharType="separate"/>
      </w:r>
      <w:ins w:id="284" w:author="Sen, Marcus A." w:date="2016-04-13T16:56:00Z">
        <w:r>
          <w:rPr>
            <w:noProof/>
            <w:webHidden/>
          </w:rPr>
          <w:t>214</w:t>
        </w:r>
        <w:r>
          <w:rPr>
            <w:noProof/>
            <w:webHidden/>
          </w:rPr>
          <w:fldChar w:fldCharType="end"/>
        </w:r>
        <w:r w:rsidRPr="00151237">
          <w:rPr>
            <w:rStyle w:val="Hyperlink"/>
            <w:noProof/>
          </w:rPr>
          <w:fldChar w:fldCharType="end"/>
        </w:r>
      </w:ins>
    </w:p>
    <w:p w14:paraId="74D0B85F" w14:textId="77777777" w:rsidR="00D33949" w:rsidRPr="009958CE" w:rsidRDefault="00D33949">
      <w:pPr>
        <w:pStyle w:val="TOC2"/>
        <w:tabs>
          <w:tab w:val="left" w:pos="880"/>
          <w:tab w:val="right" w:leader="dot" w:pos="8630"/>
        </w:tabs>
        <w:rPr>
          <w:ins w:id="285" w:author="Sen, Marcus A." w:date="2016-04-13T16:56:00Z"/>
          <w:rFonts w:ascii="Calibri" w:eastAsia="MS Mincho" w:hAnsi="Calibri"/>
          <w:noProof/>
          <w:sz w:val="22"/>
          <w:szCs w:val="22"/>
          <w:lang w:val="en-GB" w:eastAsia="ja-JP"/>
        </w:rPr>
      </w:pPr>
      <w:ins w:id="28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"_Toc448330016"</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8.5</w:t>
        </w:r>
        <w:r w:rsidRPr="009958CE">
          <w:rPr>
            <w:rFonts w:ascii="Calibri" w:eastAsia="MS Mincho" w:hAnsi="Calibri"/>
            <w:noProof/>
            <w:sz w:val="22"/>
            <w:szCs w:val="22"/>
            <w:lang w:val="en-GB" w:eastAsia="ja-JP"/>
          </w:rPr>
          <w:tab/>
        </w:r>
        <w:r w:rsidRPr="00151237">
          <w:rPr>
            <w:rStyle w:val="Hyperlink"/>
            <w:noProof/>
            <w:lang w:val="en-CA"/>
          </w:rPr>
          <w:t xml:space="preserve">GeoSciML Basic XML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_Toc448330016 \h </w:instrText>
        </w:r>
      </w:ins>
      <w:r>
        <w:rPr>
          <w:noProof/>
          <w:webHidden/>
        </w:rPr>
      </w:r>
      <w:r>
        <w:rPr>
          <w:noProof/>
          <w:webHidden/>
        </w:rPr>
        <w:fldChar w:fldCharType="separate"/>
      </w:r>
      <w:ins w:id="287" w:author="Sen, Marcus A." w:date="2016-04-13T16:56:00Z">
        <w:r>
          <w:rPr>
            <w:noProof/>
            <w:webHidden/>
          </w:rPr>
          <w:t>215</w:t>
        </w:r>
        <w:r>
          <w:rPr>
            <w:noProof/>
            <w:webHidden/>
          </w:rPr>
          <w:fldChar w:fldCharType="end"/>
        </w:r>
        <w:r w:rsidRPr="00151237">
          <w:rPr>
            <w:rStyle w:val="Hyperlink"/>
            <w:noProof/>
          </w:rPr>
          <w:fldChar w:fldCharType="end"/>
        </w:r>
      </w:ins>
    </w:p>
    <w:p w14:paraId="063E04FC" w14:textId="77777777" w:rsidR="00D33949" w:rsidRPr="009958CE" w:rsidRDefault="00D33949">
      <w:pPr>
        <w:pStyle w:val="TOC3"/>
        <w:tabs>
          <w:tab w:val="left" w:pos="1320"/>
          <w:tab w:val="right" w:leader="dot" w:pos="8630"/>
        </w:tabs>
        <w:rPr>
          <w:ins w:id="288" w:author="Sen, Marcus A." w:date="2016-04-13T16:56:00Z"/>
          <w:rFonts w:ascii="Calibri" w:eastAsia="MS Mincho" w:hAnsi="Calibri"/>
          <w:noProof/>
          <w:sz w:val="22"/>
          <w:szCs w:val="22"/>
          <w:lang w:val="en-GB" w:eastAsia="ja-JP"/>
        </w:rPr>
      </w:pPr>
      <w:ins w:id="28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"_Toc448330017"</w:instrText>
        </w:r>
        <w:r w:rsidRPr="00151237">
          <w:rPr>
            <w:rStyle w:val="Hyperlink"/>
            <w:noProof/>
          </w:rPr>
          <w:instrText xml:space="preserve"> </w:instrText>
        </w:r>
        <w:r w:rsidRPr="00151237">
          <w:rPr>
            <w:rStyle w:val="Hyperlink"/>
            <w:noProof/>
          </w:rPr>
          <w:fldChar w:fldCharType="separate"/>
        </w:r>
        <w:r w:rsidRPr="00151237">
          <w:rPr>
            <w:rStyle w:val="Hyperlink"/>
            <w:noProof/>
            <w:lang w:bidi="x-none"/>
          </w:rPr>
          <w:t>8.5.1</w:t>
        </w:r>
        <w:r w:rsidRPr="009958CE">
          <w:rPr>
            <w:rFonts w:ascii="Calibri" w:eastAsia="MS Mincho" w:hAnsi="Calibri"/>
            <w:noProof/>
            <w:sz w:val="22"/>
            <w:szCs w:val="22"/>
            <w:lang w:val="en-GB" w:eastAsia="ja-JP"/>
          </w:rPr>
          <w:tab/>
        </w:r>
        <w:r w:rsidRPr="00151237">
          <w:rPr>
            <w:rStyle w:val="Hyperlink"/>
            <w:noProof/>
          </w:rPr>
          <w:t>relatedFeature</w:t>
        </w:r>
        <w:r>
          <w:rPr>
            <w:noProof/>
            <w:webHidden/>
          </w:rPr>
          <w:tab/>
        </w:r>
        <w:r>
          <w:rPr>
            <w:noProof/>
            <w:webHidden/>
          </w:rPr>
          <w:fldChar w:fldCharType="begin"/>
        </w:r>
        <w:r>
          <w:rPr>
            <w:noProof/>
            <w:webHidden/>
          </w:rPr>
          <w:instrText xml:space="preserve"> PAGEREF _Toc448330017 \h </w:instrText>
        </w:r>
      </w:ins>
      <w:r>
        <w:rPr>
          <w:noProof/>
          <w:webHidden/>
        </w:rPr>
      </w:r>
      <w:r>
        <w:rPr>
          <w:noProof/>
          <w:webHidden/>
        </w:rPr>
        <w:fldChar w:fldCharType="separate"/>
      </w:r>
      <w:ins w:id="290" w:author="Sen, Marcus A." w:date="2016-04-13T16:56:00Z">
        <w:r>
          <w:rPr>
            <w:noProof/>
            <w:webHidden/>
          </w:rPr>
          <w:t>216</w:t>
        </w:r>
        <w:r>
          <w:rPr>
            <w:noProof/>
            <w:webHidden/>
          </w:rPr>
          <w:fldChar w:fldCharType="end"/>
        </w:r>
        <w:r w:rsidRPr="00151237">
          <w:rPr>
            <w:rStyle w:val="Hyperlink"/>
            <w:noProof/>
          </w:rPr>
          <w:fldChar w:fldCharType="end"/>
        </w:r>
      </w:ins>
    </w:p>
    <w:p w14:paraId="1451DD63" w14:textId="77777777" w:rsidR="00D33949" w:rsidRPr="009958CE" w:rsidRDefault="00D33949">
      <w:pPr>
        <w:pStyle w:val="TOC2"/>
        <w:tabs>
          <w:tab w:val="left" w:pos="880"/>
          <w:tab w:val="right" w:leader="dot" w:pos="8630"/>
        </w:tabs>
        <w:rPr>
          <w:ins w:id="291" w:author="Sen, Marcus A." w:date="2016-04-13T16:56:00Z"/>
          <w:rFonts w:ascii="Calibri" w:eastAsia="MS Mincho" w:hAnsi="Calibri"/>
          <w:noProof/>
          <w:sz w:val="22"/>
          <w:szCs w:val="22"/>
          <w:lang w:val="en-GB" w:eastAsia="ja-JP"/>
        </w:rPr>
      </w:pPr>
      <w:ins w:id="29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8.6</w:t>
        </w:r>
        <w:r w:rsidRPr="009958CE">
          <w:rPr>
            <w:rFonts w:ascii="Calibri" w:eastAsia="MS Mincho" w:hAnsi="Calibri"/>
            <w:noProof/>
            <w:sz w:val="22"/>
            <w:szCs w:val="22"/>
            <w:lang w:val="en-GB" w:eastAsia="ja-JP"/>
          </w:rPr>
          <w:tab/>
        </w:r>
        <w:r w:rsidRPr="00151237">
          <w:rPr>
            <w:rStyle w:val="Hyperlink"/>
            <w:noProof/>
            <w:lang w:val="en-CA"/>
          </w:rPr>
          <w:t xml:space="preserve">GeoSciML Extension XML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_Toc448330018 \h </w:instrText>
        </w:r>
      </w:ins>
      <w:r>
        <w:rPr>
          <w:noProof/>
          <w:webHidden/>
        </w:rPr>
      </w:r>
      <w:r>
        <w:rPr>
          <w:noProof/>
          <w:webHidden/>
        </w:rPr>
        <w:fldChar w:fldCharType="separate"/>
      </w:r>
      <w:ins w:id="293" w:author="Sen, Marcus A." w:date="2016-04-13T16:56:00Z">
        <w:r>
          <w:rPr>
            <w:noProof/>
            <w:webHidden/>
          </w:rPr>
          <w:t>216</w:t>
        </w:r>
        <w:r>
          <w:rPr>
            <w:noProof/>
            <w:webHidden/>
          </w:rPr>
          <w:fldChar w:fldCharType="end"/>
        </w:r>
        <w:r w:rsidRPr="00151237">
          <w:rPr>
            <w:rStyle w:val="Hyperlink"/>
            <w:noProof/>
          </w:rPr>
          <w:fldChar w:fldCharType="end"/>
        </w:r>
      </w:ins>
    </w:p>
    <w:p w14:paraId="23A6EE64" w14:textId="77777777" w:rsidR="00D33949" w:rsidRPr="009958CE" w:rsidRDefault="00D33949">
      <w:pPr>
        <w:pStyle w:val="TOC2"/>
        <w:tabs>
          <w:tab w:val="left" w:pos="880"/>
          <w:tab w:val="right" w:leader="dot" w:pos="8630"/>
        </w:tabs>
        <w:rPr>
          <w:ins w:id="294" w:author="Sen, Marcus A." w:date="2016-04-13T16:56:00Z"/>
          <w:rFonts w:ascii="Calibri" w:eastAsia="MS Mincho" w:hAnsi="Calibri"/>
          <w:noProof/>
          <w:sz w:val="22"/>
          <w:szCs w:val="22"/>
          <w:lang w:val="en-GB" w:eastAsia="ja-JP"/>
        </w:rPr>
      </w:pPr>
      <w:ins w:id="29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"_Toc448330019"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8.7</w:t>
        </w:r>
        <w:r w:rsidRPr="009958CE">
          <w:rPr>
            <w:rFonts w:ascii="Calibri" w:eastAsia="MS Mincho" w:hAnsi="Calibri"/>
            <w:noProof/>
            <w:sz w:val="22"/>
            <w:szCs w:val="22"/>
            <w:lang w:val="en-GB" w:eastAsia="ja-JP"/>
          </w:rPr>
          <w:tab/>
        </w:r>
        <w:r w:rsidRPr="00151237">
          <w:rPr>
            <w:rStyle w:val="Hyperlink"/>
            <w:noProof/>
            <w:lang w:val="en-CA"/>
          </w:rPr>
          <w:t xml:space="preserve">GeoSciML Geologic Time XML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_Toc448330019 \h </w:instrText>
        </w:r>
      </w:ins>
      <w:r>
        <w:rPr>
          <w:noProof/>
          <w:webHidden/>
        </w:rPr>
      </w:r>
      <w:r>
        <w:rPr>
          <w:noProof/>
          <w:webHidden/>
        </w:rPr>
        <w:fldChar w:fldCharType="separate"/>
      </w:r>
      <w:ins w:id="296" w:author="Sen, Marcus A." w:date="2016-04-13T16:56:00Z">
        <w:r>
          <w:rPr>
            <w:noProof/>
            <w:webHidden/>
          </w:rPr>
          <w:t>217</w:t>
        </w:r>
        <w:r>
          <w:rPr>
            <w:noProof/>
            <w:webHidden/>
          </w:rPr>
          <w:fldChar w:fldCharType="end"/>
        </w:r>
        <w:r w:rsidRPr="00151237">
          <w:rPr>
            <w:rStyle w:val="Hyperlink"/>
            <w:noProof/>
          </w:rPr>
          <w:fldChar w:fldCharType="end"/>
        </w:r>
      </w:ins>
    </w:p>
    <w:p w14:paraId="56143A7C" w14:textId="77777777" w:rsidR="00D33949" w:rsidRPr="009958CE" w:rsidRDefault="00D33949">
      <w:pPr>
        <w:pStyle w:val="TOC2"/>
        <w:tabs>
          <w:tab w:val="left" w:pos="880"/>
          <w:tab w:val="right" w:leader="dot" w:pos="8630"/>
        </w:tabs>
        <w:rPr>
          <w:ins w:id="297" w:author="Sen, Marcus A." w:date="2016-04-13T16:56:00Z"/>
          <w:rFonts w:ascii="Calibri" w:eastAsia="MS Mincho" w:hAnsi="Calibri"/>
          <w:noProof/>
          <w:sz w:val="22"/>
          <w:szCs w:val="22"/>
          <w:lang w:val="en-GB" w:eastAsia="ja-JP"/>
        </w:rPr>
      </w:pPr>
      <w:ins w:id="29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8.8</w:t>
        </w:r>
        <w:r w:rsidRPr="009958CE">
          <w:rPr>
            <w:rFonts w:ascii="Calibri" w:eastAsia="MS Mincho" w:hAnsi="Calibri"/>
            <w:noProof/>
            <w:sz w:val="22"/>
            <w:szCs w:val="22"/>
            <w:lang w:val="en-GB" w:eastAsia="ja-JP"/>
          </w:rPr>
          <w:tab/>
        </w:r>
        <w:r w:rsidRPr="00151237">
          <w:rPr>
            <w:rStyle w:val="Hyperlink"/>
            <w:noProof/>
            <w:lang w:val="en-CA"/>
          </w:rPr>
          <w:t xml:space="preserve">GeoSciML Borehole XML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_Toc448330020 \h </w:instrText>
        </w:r>
      </w:ins>
      <w:r>
        <w:rPr>
          <w:noProof/>
          <w:webHidden/>
        </w:rPr>
      </w:r>
      <w:r>
        <w:rPr>
          <w:noProof/>
          <w:webHidden/>
        </w:rPr>
        <w:fldChar w:fldCharType="separate"/>
      </w:r>
      <w:ins w:id="299" w:author="Sen, Marcus A." w:date="2016-04-13T16:56:00Z">
        <w:r>
          <w:rPr>
            <w:noProof/>
            <w:webHidden/>
          </w:rPr>
          <w:t>218</w:t>
        </w:r>
        <w:r>
          <w:rPr>
            <w:noProof/>
            <w:webHidden/>
          </w:rPr>
          <w:fldChar w:fldCharType="end"/>
        </w:r>
        <w:r w:rsidRPr="00151237">
          <w:rPr>
            <w:rStyle w:val="Hyperlink"/>
            <w:noProof/>
          </w:rPr>
          <w:fldChar w:fldCharType="end"/>
        </w:r>
      </w:ins>
    </w:p>
    <w:p w14:paraId="61147DD0" w14:textId="77777777" w:rsidR="00D33949" w:rsidRPr="009958CE" w:rsidRDefault="00D33949">
      <w:pPr>
        <w:pStyle w:val="TOC2"/>
        <w:tabs>
          <w:tab w:val="left" w:pos="880"/>
          <w:tab w:val="right" w:leader="dot" w:pos="8630"/>
        </w:tabs>
        <w:rPr>
          <w:ins w:id="300" w:author="Sen, Marcus A." w:date="2016-04-13T16:56:00Z"/>
          <w:rFonts w:ascii="Calibri" w:eastAsia="MS Mincho" w:hAnsi="Calibri"/>
          <w:noProof/>
          <w:sz w:val="22"/>
          <w:szCs w:val="22"/>
          <w:lang w:val="en-GB" w:eastAsia="ja-JP"/>
        </w:rPr>
      </w:pPr>
      <w:ins w:id="30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8.9</w:t>
        </w:r>
        <w:r w:rsidRPr="009958CE">
          <w:rPr>
            <w:rFonts w:ascii="Calibri" w:eastAsia="MS Mincho" w:hAnsi="Calibri"/>
            <w:noProof/>
            <w:sz w:val="22"/>
            <w:szCs w:val="22"/>
            <w:lang w:val="en-GB" w:eastAsia="ja-JP"/>
          </w:rPr>
          <w:tab/>
        </w:r>
        <w:r w:rsidRPr="00151237">
          <w:rPr>
            <w:rStyle w:val="Hyperlink"/>
            <w:noProof/>
            <w:lang w:val="en-CA"/>
          </w:rPr>
          <w:t xml:space="preserve">GeoSciML Laboratory XML Analysis Requirements Class </w:t>
        </w:r>
        <w:r w:rsidRPr="00151237">
          <w:rPr>
            <w:rStyle w:val="Hyperlink"/>
            <w:noProof/>
          </w:rPr>
          <w:t>(Normative)</w:t>
        </w:r>
        <w:r>
          <w:rPr>
            <w:noProof/>
            <w:webHidden/>
          </w:rPr>
          <w:tab/>
        </w:r>
        <w:r>
          <w:rPr>
            <w:noProof/>
            <w:webHidden/>
          </w:rPr>
          <w:fldChar w:fldCharType="begin"/>
        </w:r>
        <w:r>
          <w:rPr>
            <w:noProof/>
            <w:webHidden/>
          </w:rPr>
          <w:instrText xml:space="preserve"> PAGEREF _Toc448330021 \h </w:instrText>
        </w:r>
      </w:ins>
      <w:r>
        <w:rPr>
          <w:noProof/>
          <w:webHidden/>
        </w:rPr>
      </w:r>
      <w:r>
        <w:rPr>
          <w:noProof/>
          <w:webHidden/>
        </w:rPr>
        <w:fldChar w:fldCharType="separate"/>
      </w:r>
      <w:ins w:id="302" w:author="Sen, Marcus A." w:date="2016-04-13T16:56:00Z">
        <w:r>
          <w:rPr>
            <w:noProof/>
            <w:webHidden/>
          </w:rPr>
          <w:t>218</w:t>
        </w:r>
        <w:r>
          <w:rPr>
            <w:noProof/>
            <w:webHidden/>
          </w:rPr>
          <w:fldChar w:fldCharType="end"/>
        </w:r>
        <w:r w:rsidRPr="00151237">
          <w:rPr>
            <w:rStyle w:val="Hyperlink"/>
            <w:noProof/>
          </w:rPr>
          <w:fldChar w:fldCharType="end"/>
        </w:r>
      </w:ins>
    </w:p>
    <w:p w14:paraId="6A2B7B70" w14:textId="77777777" w:rsidR="00D33949" w:rsidRPr="009958CE" w:rsidRDefault="00D33949">
      <w:pPr>
        <w:pStyle w:val="TOC1"/>
        <w:tabs>
          <w:tab w:val="left" w:pos="480"/>
          <w:tab w:val="right" w:leader="dot" w:pos="8630"/>
        </w:tabs>
        <w:rPr>
          <w:ins w:id="303" w:author="Sen, Marcus A." w:date="2016-04-13T16:56:00Z"/>
          <w:rFonts w:ascii="Calibri" w:eastAsia="MS Mincho" w:hAnsi="Calibri"/>
          <w:noProof/>
          <w:sz w:val="22"/>
          <w:szCs w:val="22"/>
          <w:lang w:val="en-GB" w:eastAsia="ja-JP"/>
        </w:rPr>
      </w:pPr>
      <w:ins w:id="304" w:author="Sen, Marcus A." w:date="2016-04-13T16:56:00Z">
        <w:r w:rsidRPr="00151237">
          <w:rPr>
            <w:rStyle w:val="Hyperlink"/>
            <w:noProof/>
          </w:rPr>
          <w:lastRenderedPageBreak/>
          <w:fldChar w:fldCharType="begin"/>
        </w:r>
        <w:r w:rsidRPr="00151237">
          <w:rPr>
            <w:rStyle w:val="Hyperlink"/>
            <w:noProof/>
          </w:rPr>
          <w:instrText xml:space="preserve"> </w:instrText>
        </w:r>
        <w:r>
          <w:rPr>
            <w:noProof/>
          </w:rPr>
          <w:instrText>HYPERLINK \l "_Toc448330022"</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9.</w:t>
        </w:r>
        <w:r w:rsidRPr="009958CE">
          <w:rPr>
            <w:rFonts w:ascii="Calibri" w:eastAsia="MS Mincho" w:hAnsi="Calibri"/>
            <w:noProof/>
            <w:sz w:val="22"/>
            <w:szCs w:val="22"/>
            <w:lang w:val="en-GB" w:eastAsia="ja-JP"/>
          </w:rPr>
          <w:tab/>
        </w:r>
        <w:r w:rsidRPr="00151237">
          <w:rPr>
            <w:rStyle w:val="Hyperlink"/>
            <w:noProof/>
            <w:lang w:val="en-CA"/>
          </w:rPr>
          <w:t>Media Types for any data encoding(s)</w:t>
        </w:r>
        <w:r>
          <w:rPr>
            <w:noProof/>
            <w:webHidden/>
          </w:rPr>
          <w:tab/>
        </w:r>
        <w:r>
          <w:rPr>
            <w:noProof/>
            <w:webHidden/>
          </w:rPr>
          <w:fldChar w:fldCharType="begin"/>
        </w:r>
        <w:r>
          <w:rPr>
            <w:noProof/>
            <w:webHidden/>
          </w:rPr>
          <w:instrText xml:space="preserve"> PAGEREF _Toc448330022 \h </w:instrText>
        </w:r>
      </w:ins>
      <w:r>
        <w:rPr>
          <w:noProof/>
          <w:webHidden/>
        </w:rPr>
      </w:r>
      <w:r>
        <w:rPr>
          <w:noProof/>
          <w:webHidden/>
        </w:rPr>
        <w:fldChar w:fldCharType="separate"/>
      </w:r>
      <w:ins w:id="305" w:author="Sen, Marcus A." w:date="2016-04-13T16:56:00Z">
        <w:r>
          <w:rPr>
            <w:noProof/>
            <w:webHidden/>
          </w:rPr>
          <w:t>220</w:t>
        </w:r>
        <w:r>
          <w:rPr>
            <w:noProof/>
            <w:webHidden/>
          </w:rPr>
          <w:fldChar w:fldCharType="end"/>
        </w:r>
        <w:r w:rsidRPr="00151237">
          <w:rPr>
            <w:rStyle w:val="Hyperlink"/>
            <w:noProof/>
          </w:rPr>
          <w:fldChar w:fldCharType="end"/>
        </w:r>
      </w:ins>
    </w:p>
    <w:p w14:paraId="212B6097" w14:textId="77777777" w:rsidR="00D33949" w:rsidRPr="009958CE" w:rsidRDefault="00D33949">
      <w:pPr>
        <w:pStyle w:val="TOC1"/>
        <w:tabs>
          <w:tab w:val="left" w:pos="660"/>
          <w:tab w:val="right" w:leader="dot" w:pos="8630"/>
        </w:tabs>
        <w:rPr>
          <w:ins w:id="306" w:author="Sen, Marcus A." w:date="2016-04-13T16:56:00Z"/>
          <w:rFonts w:ascii="Calibri" w:eastAsia="MS Mincho" w:hAnsi="Calibri"/>
          <w:noProof/>
          <w:sz w:val="22"/>
          <w:szCs w:val="22"/>
          <w:lang w:val="en-GB" w:eastAsia="ja-JP"/>
        </w:rPr>
      </w:pPr>
      <w:ins w:id="30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"_Toc448330023"</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10.</w:t>
        </w:r>
        <w:r w:rsidRPr="009958CE">
          <w:rPr>
            <w:rFonts w:ascii="Calibri" w:eastAsia="MS Mincho" w:hAnsi="Calibri"/>
            <w:noProof/>
            <w:sz w:val="22"/>
            <w:szCs w:val="22"/>
            <w:lang w:val="en-GB" w:eastAsia="ja-JP"/>
          </w:rPr>
          <w:tab/>
        </w:r>
        <w:r w:rsidRPr="00151237">
          <w:rPr>
            <w:rStyle w:val="Hyperlink"/>
            <w:noProof/>
            <w:lang w:val="en-CA"/>
          </w:rPr>
          <w:t>Abbreviations and Acronyms</w:t>
        </w:r>
        <w:r>
          <w:rPr>
            <w:noProof/>
            <w:webHidden/>
          </w:rPr>
          <w:tab/>
        </w:r>
        <w:r>
          <w:rPr>
            <w:noProof/>
            <w:webHidden/>
          </w:rPr>
          <w:fldChar w:fldCharType="begin"/>
        </w:r>
        <w:r>
          <w:rPr>
            <w:noProof/>
            <w:webHidden/>
          </w:rPr>
          <w:instrText xml:space="preserve"> PAGEREF _Toc448330023 \h </w:instrText>
        </w:r>
      </w:ins>
      <w:r>
        <w:rPr>
          <w:noProof/>
          <w:webHidden/>
        </w:rPr>
      </w:r>
      <w:r>
        <w:rPr>
          <w:noProof/>
          <w:webHidden/>
        </w:rPr>
        <w:fldChar w:fldCharType="separate"/>
      </w:r>
      <w:ins w:id="308" w:author="Sen, Marcus A." w:date="2016-04-13T16:56:00Z">
        <w:r>
          <w:rPr>
            <w:noProof/>
            <w:webHidden/>
          </w:rPr>
          <w:t>221</w:t>
        </w:r>
        <w:r>
          <w:rPr>
            <w:noProof/>
            <w:webHidden/>
          </w:rPr>
          <w:fldChar w:fldCharType="end"/>
        </w:r>
        <w:r w:rsidRPr="00151237">
          <w:rPr>
            <w:rStyle w:val="Hyperlink"/>
            <w:noProof/>
          </w:rPr>
          <w:fldChar w:fldCharType="end"/>
        </w:r>
      </w:ins>
    </w:p>
    <w:p w14:paraId="18253FB9" w14:textId="77777777" w:rsidR="00D33949" w:rsidRPr="009958CE" w:rsidRDefault="00D33949">
      <w:pPr>
        <w:pStyle w:val="TOC2"/>
        <w:tabs>
          <w:tab w:val="left" w:pos="1540"/>
          <w:tab w:val="right" w:leader="dot" w:pos="8630"/>
        </w:tabs>
        <w:rPr>
          <w:ins w:id="309" w:author="Sen, Marcus A." w:date="2016-04-13T16:56:00Z"/>
          <w:rFonts w:ascii="Calibri" w:eastAsia="MS Mincho" w:hAnsi="Calibri"/>
          <w:noProof/>
          <w:sz w:val="22"/>
          <w:szCs w:val="22"/>
          <w:lang w:val="en-GB" w:eastAsia="ja-JP"/>
        </w:rPr>
      </w:pPr>
      <w:ins w:id="31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"_Toc448330024"</w:instrText>
        </w:r>
        <w:r w:rsidRPr="00151237">
          <w:rPr>
            <w:rStyle w:val="Hyperlink"/>
            <w:noProof/>
          </w:rPr>
          <w:instrText xml:space="preserve"> </w:instrText>
        </w:r>
        <w:r w:rsidRPr="00151237">
          <w:rPr>
            <w:rStyle w:val="Hyperlink"/>
            <w:noProof/>
          </w:rPr>
          <w:fldChar w:fldCharType="separate"/>
        </w:r>
        <w:r w:rsidRPr="00151237">
          <w:rPr>
            <w:rStyle w:val="Hyperlink"/>
            <w:noProof/>
          </w:rPr>
          <w:t>Annex A.</w:t>
        </w:r>
        <w:r w:rsidRPr="009958CE">
          <w:rPr>
            <w:rFonts w:ascii="Calibri" w:eastAsia="MS Mincho" w:hAnsi="Calibri"/>
            <w:noProof/>
            <w:sz w:val="22"/>
            <w:szCs w:val="22"/>
            <w:lang w:val="en-GB" w:eastAsia="ja-JP"/>
          </w:rPr>
          <w:tab/>
        </w:r>
        <w:r w:rsidRPr="00151237">
          <w:rPr>
            <w:rStyle w:val="Hyperlink"/>
            <w:noProof/>
          </w:rPr>
          <w:t>Conformance classes</w:t>
        </w:r>
        <w:r>
          <w:rPr>
            <w:noProof/>
            <w:webHidden/>
          </w:rPr>
          <w:tab/>
        </w:r>
        <w:r>
          <w:rPr>
            <w:noProof/>
            <w:webHidden/>
          </w:rPr>
          <w:fldChar w:fldCharType="begin"/>
        </w:r>
        <w:r>
          <w:rPr>
            <w:noProof/>
            <w:webHidden/>
          </w:rPr>
          <w:instrText xml:space="preserve"> PAGEREF _Toc448330024 \h </w:instrText>
        </w:r>
      </w:ins>
      <w:r>
        <w:rPr>
          <w:noProof/>
          <w:webHidden/>
        </w:rPr>
      </w:r>
      <w:r>
        <w:rPr>
          <w:noProof/>
          <w:webHidden/>
        </w:rPr>
        <w:fldChar w:fldCharType="separate"/>
      </w:r>
      <w:ins w:id="311" w:author="Sen, Marcus A." w:date="2016-04-13T16:56:00Z">
        <w:r>
          <w:rPr>
            <w:noProof/>
            <w:webHidden/>
          </w:rPr>
          <w:t>222</w:t>
        </w:r>
        <w:r>
          <w:rPr>
            <w:noProof/>
            <w:webHidden/>
          </w:rPr>
          <w:fldChar w:fldCharType="end"/>
        </w:r>
        <w:r w:rsidRPr="00151237">
          <w:rPr>
            <w:rStyle w:val="Hyperlink"/>
            <w:noProof/>
          </w:rPr>
          <w:fldChar w:fldCharType="end"/>
        </w:r>
      </w:ins>
    </w:p>
    <w:p w14:paraId="680A5EE4" w14:textId="77777777" w:rsidR="00D33949" w:rsidRPr="009958CE" w:rsidRDefault="00D33949">
      <w:pPr>
        <w:pStyle w:val="TOC2"/>
        <w:tabs>
          <w:tab w:val="left" w:pos="880"/>
          <w:tab w:val="right" w:leader="dot" w:pos="8630"/>
        </w:tabs>
        <w:rPr>
          <w:ins w:id="312" w:author="Sen, Marcus A." w:date="2016-04-13T16:56:00Z"/>
          <w:rFonts w:ascii="Calibri" w:eastAsia="MS Mincho" w:hAnsi="Calibri"/>
          <w:noProof/>
          <w:sz w:val="22"/>
          <w:szCs w:val="22"/>
          <w:lang w:val="en-GB" w:eastAsia="ja-JP"/>
        </w:rPr>
      </w:pPr>
      <w:ins w:id="31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"_Toc448330025"</w:instrText>
        </w:r>
        <w:r w:rsidRPr="00151237">
          <w:rPr>
            <w:rStyle w:val="Hyperlink"/>
            <w:noProof/>
          </w:rPr>
          <w:instrText xml:space="preserve"> </w:instrText>
        </w:r>
        <w:r w:rsidRPr="00151237">
          <w:rPr>
            <w:rStyle w:val="Hyperlink"/>
            <w:noProof/>
          </w:rPr>
          <w:fldChar w:fldCharType="separate"/>
        </w:r>
        <w:r w:rsidRPr="00151237">
          <w:rPr>
            <w:rStyle w:val="Hyperlink"/>
            <w:noProof/>
          </w:rPr>
          <w:t>A.1.</w:t>
        </w:r>
        <w:r w:rsidRPr="009958CE">
          <w:rPr>
            <w:rFonts w:ascii="Calibri" w:eastAsia="MS Mincho" w:hAnsi="Calibri"/>
            <w:noProof/>
            <w:sz w:val="22"/>
            <w:szCs w:val="22"/>
            <w:lang w:val="en-GB" w:eastAsia="ja-JP"/>
          </w:rPr>
          <w:tab/>
        </w:r>
        <w:r w:rsidRPr="00151237">
          <w:rPr>
            <w:rStyle w:val="Hyperlink"/>
            <w:noProof/>
          </w:rPr>
          <w:t>Conformance class: GeoSciML Core Abstract</w:t>
        </w:r>
        <w:r>
          <w:rPr>
            <w:noProof/>
            <w:webHidden/>
          </w:rPr>
          <w:tab/>
        </w:r>
        <w:r>
          <w:rPr>
            <w:noProof/>
            <w:webHidden/>
          </w:rPr>
          <w:fldChar w:fldCharType="begin"/>
        </w:r>
        <w:r>
          <w:rPr>
            <w:noProof/>
            <w:webHidden/>
          </w:rPr>
          <w:instrText xml:space="preserve"> PAGEREF _Toc448330025 \h </w:instrText>
        </w:r>
      </w:ins>
      <w:r>
        <w:rPr>
          <w:noProof/>
          <w:webHidden/>
        </w:rPr>
      </w:r>
      <w:r>
        <w:rPr>
          <w:noProof/>
          <w:webHidden/>
        </w:rPr>
        <w:fldChar w:fldCharType="separate"/>
      </w:r>
      <w:ins w:id="314" w:author="Sen, Marcus A." w:date="2016-04-13T16:56:00Z">
        <w:r>
          <w:rPr>
            <w:noProof/>
            <w:webHidden/>
          </w:rPr>
          <w:t>222</w:t>
        </w:r>
        <w:r>
          <w:rPr>
            <w:noProof/>
            <w:webHidden/>
          </w:rPr>
          <w:fldChar w:fldCharType="end"/>
        </w:r>
        <w:r w:rsidRPr="00151237">
          <w:rPr>
            <w:rStyle w:val="Hyperlink"/>
            <w:noProof/>
          </w:rPr>
          <w:fldChar w:fldCharType="end"/>
        </w:r>
      </w:ins>
    </w:p>
    <w:p w14:paraId="70E743FE" w14:textId="77777777" w:rsidR="00D33949" w:rsidRPr="009958CE" w:rsidRDefault="00D33949">
      <w:pPr>
        <w:pStyle w:val="TOC2"/>
        <w:tabs>
          <w:tab w:val="left" w:pos="880"/>
          <w:tab w:val="right" w:leader="dot" w:pos="8630"/>
        </w:tabs>
        <w:rPr>
          <w:ins w:id="315" w:author="Sen, Marcus A." w:date="2016-04-13T16:56:00Z"/>
          <w:rFonts w:ascii="Calibri" w:eastAsia="MS Mincho" w:hAnsi="Calibri"/>
          <w:noProof/>
          <w:sz w:val="22"/>
          <w:szCs w:val="22"/>
          <w:lang w:val="en-GB" w:eastAsia="ja-JP"/>
        </w:rPr>
      </w:pPr>
      <w:ins w:id="31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"_Toc448330026"</w:instrText>
        </w:r>
        <w:r w:rsidRPr="00151237">
          <w:rPr>
            <w:rStyle w:val="Hyperlink"/>
            <w:noProof/>
          </w:rPr>
          <w:instrText xml:space="preserve"> </w:instrText>
        </w:r>
        <w:r w:rsidRPr="00151237">
          <w:rPr>
            <w:rStyle w:val="Hyperlink"/>
            <w:noProof/>
          </w:rPr>
          <w:fldChar w:fldCharType="separate"/>
        </w:r>
        <w:r w:rsidRPr="00151237">
          <w:rPr>
            <w:rStyle w:val="Hyperlink"/>
            <w:noProof/>
          </w:rPr>
          <w:t>A.2.</w:t>
        </w:r>
        <w:r w:rsidRPr="009958CE">
          <w:rPr>
            <w:rFonts w:ascii="Calibri" w:eastAsia="MS Mincho" w:hAnsi="Calibri"/>
            <w:noProof/>
            <w:sz w:val="22"/>
            <w:szCs w:val="22"/>
            <w:lang w:val="en-GB" w:eastAsia="ja-JP"/>
          </w:rPr>
          <w:tab/>
        </w:r>
        <w:r w:rsidRPr="00151237">
          <w:rPr>
            <w:rStyle w:val="Hyperlink"/>
            <w:noProof/>
          </w:rPr>
          <w:t>Conformance class: Portrayal  Logical</w:t>
        </w:r>
        <w:r>
          <w:rPr>
            <w:noProof/>
            <w:webHidden/>
          </w:rPr>
          <w:tab/>
        </w:r>
        <w:r>
          <w:rPr>
            <w:noProof/>
            <w:webHidden/>
          </w:rPr>
          <w:fldChar w:fldCharType="begin"/>
        </w:r>
        <w:r>
          <w:rPr>
            <w:noProof/>
            <w:webHidden/>
          </w:rPr>
          <w:instrText xml:space="preserve"> PAGEREF _Toc448330026 \h </w:instrText>
        </w:r>
      </w:ins>
      <w:r>
        <w:rPr>
          <w:noProof/>
          <w:webHidden/>
        </w:rPr>
      </w:r>
      <w:r>
        <w:rPr>
          <w:noProof/>
          <w:webHidden/>
        </w:rPr>
        <w:fldChar w:fldCharType="separate"/>
      </w:r>
      <w:ins w:id="317" w:author="Sen, Marcus A." w:date="2016-04-13T16:56:00Z">
        <w:r>
          <w:rPr>
            <w:noProof/>
            <w:webHidden/>
          </w:rPr>
          <w:t>224</w:t>
        </w:r>
        <w:r>
          <w:rPr>
            <w:noProof/>
            <w:webHidden/>
          </w:rPr>
          <w:fldChar w:fldCharType="end"/>
        </w:r>
        <w:r w:rsidRPr="00151237">
          <w:rPr>
            <w:rStyle w:val="Hyperlink"/>
            <w:noProof/>
          </w:rPr>
          <w:fldChar w:fldCharType="end"/>
        </w:r>
      </w:ins>
    </w:p>
    <w:p w14:paraId="73284814" w14:textId="77777777" w:rsidR="00D33949" w:rsidRPr="009958CE" w:rsidRDefault="00D33949">
      <w:pPr>
        <w:pStyle w:val="TOC2"/>
        <w:tabs>
          <w:tab w:val="left" w:pos="880"/>
          <w:tab w:val="right" w:leader="dot" w:pos="8630"/>
        </w:tabs>
        <w:rPr>
          <w:ins w:id="318" w:author="Sen, Marcus A." w:date="2016-04-13T16:56:00Z"/>
          <w:rFonts w:ascii="Calibri" w:eastAsia="MS Mincho" w:hAnsi="Calibri"/>
          <w:noProof/>
          <w:sz w:val="22"/>
          <w:szCs w:val="22"/>
          <w:lang w:val="en-GB" w:eastAsia="ja-JP"/>
        </w:rPr>
      </w:pPr>
      <w:ins w:id="31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"_Toc448330027"</w:instrText>
        </w:r>
        <w:r w:rsidRPr="00151237">
          <w:rPr>
            <w:rStyle w:val="Hyperlink"/>
            <w:noProof/>
          </w:rPr>
          <w:instrText xml:space="preserve"> </w:instrText>
        </w:r>
        <w:r w:rsidRPr="00151237">
          <w:rPr>
            <w:rStyle w:val="Hyperlink"/>
            <w:noProof/>
          </w:rPr>
          <w:fldChar w:fldCharType="separate"/>
        </w:r>
        <w:r w:rsidRPr="00151237">
          <w:rPr>
            <w:rStyle w:val="Hyperlink"/>
            <w:noProof/>
          </w:rPr>
          <w:t>A.3.</w:t>
        </w:r>
        <w:r w:rsidRPr="009958CE">
          <w:rPr>
            <w:rFonts w:ascii="Calibri" w:eastAsia="MS Mincho" w:hAnsi="Calibri"/>
            <w:noProof/>
            <w:sz w:val="22"/>
            <w:szCs w:val="22"/>
            <w:lang w:val="en-GB" w:eastAsia="ja-JP"/>
          </w:rPr>
          <w:tab/>
        </w:r>
        <w:r w:rsidRPr="00151237">
          <w:rPr>
            <w:rStyle w:val="Hyperlink"/>
            <w:noProof/>
          </w:rPr>
          <w:t>Conformance class: GeoSciML Basic Logical Model</w:t>
        </w:r>
        <w:r>
          <w:rPr>
            <w:noProof/>
            <w:webHidden/>
          </w:rPr>
          <w:tab/>
        </w:r>
        <w:r>
          <w:rPr>
            <w:noProof/>
            <w:webHidden/>
          </w:rPr>
          <w:fldChar w:fldCharType="begin"/>
        </w:r>
        <w:r>
          <w:rPr>
            <w:noProof/>
            <w:webHidden/>
          </w:rPr>
          <w:instrText xml:space="preserve"> PAGEREF _Toc448330027 \h </w:instrText>
        </w:r>
      </w:ins>
      <w:r>
        <w:rPr>
          <w:noProof/>
          <w:webHidden/>
        </w:rPr>
      </w:r>
      <w:r>
        <w:rPr>
          <w:noProof/>
          <w:webHidden/>
        </w:rPr>
        <w:fldChar w:fldCharType="separate"/>
      </w:r>
      <w:ins w:id="320" w:author="Sen, Marcus A." w:date="2016-04-13T16:56:00Z">
        <w:r>
          <w:rPr>
            <w:noProof/>
            <w:webHidden/>
          </w:rPr>
          <w:t>228</w:t>
        </w:r>
        <w:r>
          <w:rPr>
            <w:noProof/>
            <w:webHidden/>
          </w:rPr>
          <w:fldChar w:fldCharType="end"/>
        </w:r>
        <w:r w:rsidRPr="00151237">
          <w:rPr>
            <w:rStyle w:val="Hyperlink"/>
            <w:noProof/>
          </w:rPr>
          <w:fldChar w:fldCharType="end"/>
        </w:r>
      </w:ins>
    </w:p>
    <w:p w14:paraId="6B621B2D" w14:textId="77777777" w:rsidR="00D33949" w:rsidRPr="009958CE" w:rsidRDefault="00D33949">
      <w:pPr>
        <w:pStyle w:val="TOC2"/>
        <w:tabs>
          <w:tab w:val="left" w:pos="880"/>
          <w:tab w:val="right" w:leader="dot" w:pos="8630"/>
        </w:tabs>
        <w:rPr>
          <w:ins w:id="321" w:author="Sen, Marcus A." w:date="2016-04-13T16:56:00Z"/>
          <w:rFonts w:ascii="Calibri" w:eastAsia="MS Mincho" w:hAnsi="Calibri"/>
          <w:noProof/>
          <w:sz w:val="22"/>
          <w:szCs w:val="22"/>
          <w:lang w:val="en-GB" w:eastAsia="ja-JP"/>
        </w:rPr>
      </w:pPr>
      <w:ins w:id="32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"_Toc448330028"</w:instrText>
        </w:r>
        <w:r w:rsidRPr="00151237">
          <w:rPr>
            <w:rStyle w:val="Hyperlink"/>
            <w:noProof/>
          </w:rPr>
          <w:instrText xml:space="preserve"> </w:instrText>
        </w:r>
        <w:r w:rsidRPr="00151237">
          <w:rPr>
            <w:rStyle w:val="Hyperlink"/>
            <w:noProof/>
          </w:rPr>
          <w:fldChar w:fldCharType="separate"/>
        </w:r>
        <w:r w:rsidRPr="00151237">
          <w:rPr>
            <w:rStyle w:val="Hyperlink"/>
            <w:noProof/>
          </w:rPr>
          <w:t>A.4.</w:t>
        </w:r>
        <w:r w:rsidRPr="009958CE">
          <w:rPr>
            <w:rFonts w:ascii="Calibri" w:eastAsia="MS Mincho" w:hAnsi="Calibri"/>
            <w:noProof/>
            <w:sz w:val="22"/>
            <w:szCs w:val="22"/>
            <w:lang w:val="en-GB" w:eastAsia="ja-JP"/>
          </w:rPr>
          <w:tab/>
        </w:r>
        <w:r w:rsidRPr="00151237">
          <w:rPr>
            <w:rStyle w:val="Hyperlink"/>
            <w:noProof/>
          </w:rPr>
          <w:t>Conformance class: GeoSciML Extension Logical Model</w:t>
        </w:r>
        <w:r>
          <w:rPr>
            <w:noProof/>
            <w:webHidden/>
          </w:rPr>
          <w:tab/>
        </w:r>
        <w:r>
          <w:rPr>
            <w:noProof/>
            <w:webHidden/>
          </w:rPr>
          <w:fldChar w:fldCharType="begin"/>
        </w:r>
        <w:r>
          <w:rPr>
            <w:noProof/>
            <w:webHidden/>
          </w:rPr>
          <w:instrText xml:space="preserve"> PAGEREF _Toc448330028 \h </w:instrText>
        </w:r>
      </w:ins>
      <w:r>
        <w:rPr>
          <w:noProof/>
          <w:webHidden/>
        </w:rPr>
      </w:r>
      <w:r>
        <w:rPr>
          <w:noProof/>
          <w:webHidden/>
        </w:rPr>
        <w:fldChar w:fldCharType="separate"/>
      </w:r>
      <w:ins w:id="323" w:author="Sen, Marcus A." w:date="2016-04-13T16:56:00Z">
        <w:r>
          <w:rPr>
            <w:noProof/>
            <w:webHidden/>
          </w:rPr>
          <w:t>232</w:t>
        </w:r>
        <w:r>
          <w:rPr>
            <w:noProof/>
            <w:webHidden/>
          </w:rPr>
          <w:fldChar w:fldCharType="end"/>
        </w:r>
        <w:r w:rsidRPr="00151237">
          <w:rPr>
            <w:rStyle w:val="Hyperlink"/>
            <w:noProof/>
          </w:rPr>
          <w:fldChar w:fldCharType="end"/>
        </w:r>
      </w:ins>
    </w:p>
    <w:p w14:paraId="2DB98D8D" w14:textId="77777777" w:rsidR="00D33949" w:rsidRPr="009958CE" w:rsidRDefault="00D33949">
      <w:pPr>
        <w:pStyle w:val="TOC2"/>
        <w:tabs>
          <w:tab w:val="left" w:pos="880"/>
          <w:tab w:val="right" w:leader="dot" w:pos="8630"/>
        </w:tabs>
        <w:rPr>
          <w:ins w:id="324" w:author="Sen, Marcus A." w:date="2016-04-13T16:56:00Z"/>
          <w:rFonts w:ascii="Calibri" w:eastAsia="MS Mincho" w:hAnsi="Calibri"/>
          <w:noProof/>
          <w:sz w:val="22"/>
          <w:szCs w:val="22"/>
          <w:lang w:val="en-GB" w:eastAsia="ja-JP"/>
        </w:rPr>
      </w:pPr>
      <w:ins w:id="32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"_Toc448330029"</w:instrText>
        </w:r>
        <w:r w:rsidRPr="00151237">
          <w:rPr>
            <w:rStyle w:val="Hyperlink"/>
            <w:noProof/>
          </w:rPr>
          <w:instrText xml:space="preserve"> </w:instrText>
        </w:r>
        <w:r w:rsidRPr="00151237">
          <w:rPr>
            <w:rStyle w:val="Hyperlink"/>
            <w:noProof/>
          </w:rPr>
          <w:fldChar w:fldCharType="separate"/>
        </w:r>
        <w:r w:rsidRPr="00151237">
          <w:rPr>
            <w:rStyle w:val="Hyperlink"/>
            <w:noProof/>
          </w:rPr>
          <w:t>A.5.</w:t>
        </w:r>
        <w:r w:rsidRPr="009958CE">
          <w:rPr>
            <w:rFonts w:ascii="Calibri" w:eastAsia="MS Mincho" w:hAnsi="Calibri"/>
            <w:noProof/>
            <w:sz w:val="22"/>
            <w:szCs w:val="22"/>
            <w:lang w:val="en-GB" w:eastAsia="ja-JP"/>
          </w:rPr>
          <w:tab/>
        </w:r>
        <w:r w:rsidRPr="00151237">
          <w:rPr>
            <w:rStyle w:val="Hyperlink"/>
            <w:noProof/>
          </w:rPr>
          <w:t>Conformance class: GeoSciML Time-Scale Logical Model</w:t>
        </w:r>
        <w:r>
          <w:rPr>
            <w:noProof/>
            <w:webHidden/>
          </w:rPr>
          <w:tab/>
        </w:r>
        <w:r>
          <w:rPr>
            <w:noProof/>
            <w:webHidden/>
          </w:rPr>
          <w:fldChar w:fldCharType="begin"/>
        </w:r>
        <w:r>
          <w:rPr>
            <w:noProof/>
            <w:webHidden/>
          </w:rPr>
          <w:instrText xml:space="preserve"> PAGEREF _Toc448330029 \h </w:instrText>
        </w:r>
      </w:ins>
      <w:r>
        <w:rPr>
          <w:noProof/>
          <w:webHidden/>
        </w:rPr>
      </w:r>
      <w:r>
        <w:rPr>
          <w:noProof/>
          <w:webHidden/>
        </w:rPr>
        <w:fldChar w:fldCharType="separate"/>
      </w:r>
      <w:ins w:id="326" w:author="Sen, Marcus A." w:date="2016-04-13T16:56:00Z">
        <w:r>
          <w:rPr>
            <w:noProof/>
            <w:webHidden/>
          </w:rPr>
          <w:t>234</w:t>
        </w:r>
        <w:r>
          <w:rPr>
            <w:noProof/>
            <w:webHidden/>
          </w:rPr>
          <w:fldChar w:fldCharType="end"/>
        </w:r>
        <w:r w:rsidRPr="00151237">
          <w:rPr>
            <w:rStyle w:val="Hyperlink"/>
            <w:noProof/>
          </w:rPr>
          <w:fldChar w:fldCharType="end"/>
        </w:r>
      </w:ins>
    </w:p>
    <w:p w14:paraId="42782BF8" w14:textId="77777777" w:rsidR="00D33949" w:rsidRPr="009958CE" w:rsidRDefault="00D33949">
      <w:pPr>
        <w:pStyle w:val="TOC2"/>
        <w:tabs>
          <w:tab w:val="left" w:pos="880"/>
          <w:tab w:val="right" w:leader="dot" w:pos="8630"/>
        </w:tabs>
        <w:rPr>
          <w:ins w:id="327" w:author="Sen, Marcus A." w:date="2016-04-13T16:56:00Z"/>
          <w:rFonts w:ascii="Calibri" w:eastAsia="MS Mincho" w:hAnsi="Calibri"/>
          <w:noProof/>
          <w:sz w:val="22"/>
          <w:szCs w:val="22"/>
          <w:lang w:val="en-GB" w:eastAsia="ja-JP"/>
        </w:rPr>
      </w:pPr>
      <w:ins w:id="32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"_Toc448330030"</w:instrText>
        </w:r>
        <w:r w:rsidRPr="00151237">
          <w:rPr>
            <w:rStyle w:val="Hyperlink"/>
            <w:noProof/>
          </w:rPr>
          <w:instrText xml:space="preserve"> </w:instrText>
        </w:r>
        <w:r w:rsidRPr="00151237">
          <w:rPr>
            <w:rStyle w:val="Hyperlink"/>
            <w:noProof/>
          </w:rPr>
          <w:fldChar w:fldCharType="separate"/>
        </w:r>
        <w:r w:rsidRPr="00151237">
          <w:rPr>
            <w:rStyle w:val="Hyperlink"/>
            <w:noProof/>
          </w:rPr>
          <w:t>A.6.</w:t>
        </w:r>
        <w:r w:rsidRPr="009958CE">
          <w:rPr>
            <w:rFonts w:ascii="Calibri" w:eastAsia="MS Mincho" w:hAnsi="Calibri"/>
            <w:noProof/>
            <w:sz w:val="22"/>
            <w:szCs w:val="22"/>
            <w:lang w:val="en-GB" w:eastAsia="ja-JP"/>
          </w:rPr>
          <w:tab/>
        </w:r>
        <w:r w:rsidRPr="00151237">
          <w:rPr>
            <w:rStyle w:val="Hyperlink"/>
            <w:noProof/>
          </w:rPr>
          <w:t>Conformance class: GeoSciML Borehole Logical Model</w:t>
        </w:r>
        <w:r>
          <w:rPr>
            <w:noProof/>
            <w:webHidden/>
          </w:rPr>
          <w:tab/>
        </w:r>
        <w:r>
          <w:rPr>
            <w:noProof/>
            <w:webHidden/>
          </w:rPr>
          <w:fldChar w:fldCharType="begin"/>
        </w:r>
        <w:r>
          <w:rPr>
            <w:noProof/>
            <w:webHidden/>
          </w:rPr>
          <w:instrText xml:space="preserve"> PAGEREF _Toc448330030 \h </w:instrText>
        </w:r>
      </w:ins>
      <w:r>
        <w:rPr>
          <w:noProof/>
          <w:webHidden/>
        </w:rPr>
      </w:r>
      <w:r>
        <w:rPr>
          <w:noProof/>
          <w:webHidden/>
        </w:rPr>
        <w:fldChar w:fldCharType="separate"/>
      </w:r>
      <w:ins w:id="329" w:author="Sen, Marcus A." w:date="2016-04-13T16:56:00Z">
        <w:r>
          <w:rPr>
            <w:noProof/>
            <w:webHidden/>
          </w:rPr>
          <w:t>235</w:t>
        </w:r>
        <w:r>
          <w:rPr>
            <w:noProof/>
            <w:webHidden/>
          </w:rPr>
          <w:fldChar w:fldCharType="end"/>
        </w:r>
        <w:r w:rsidRPr="00151237">
          <w:rPr>
            <w:rStyle w:val="Hyperlink"/>
            <w:noProof/>
          </w:rPr>
          <w:fldChar w:fldCharType="end"/>
        </w:r>
      </w:ins>
    </w:p>
    <w:p w14:paraId="173BA974" w14:textId="77777777" w:rsidR="00D33949" w:rsidRPr="009958CE" w:rsidRDefault="00D33949">
      <w:pPr>
        <w:pStyle w:val="TOC2"/>
        <w:tabs>
          <w:tab w:val="left" w:pos="880"/>
          <w:tab w:val="right" w:leader="dot" w:pos="8630"/>
        </w:tabs>
        <w:rPr>
          <w:ins w:id="330" w:author="Sen, Marcus A." w:date="2016-04-13T16:56:00Z"/>
          <w:rFonts w:ascii="Calibri" w:eastAsia="MS Mincho" w:hAnsi="Calibri"/>
          <w:noProof/>
          <w:sz w:val="22"/>
          <w:szCs w:val="22"/>
          <w:lang w:val="en-GB" w:eastAsia="ja-JP"/>
        </w:rPr>
      </w:pPr>
      <w:ins w:id="33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"_Toc448330031"</w:instrText>
        </w:r>
        <w:r w:rsidRPr="00151237">
          <w:rPr>
            <w:rStyle w:val="Hyperlink"/>
            <w:noProof/>
          </w:rPr>
          <w:instrText xml:space="preserve"> </w:instrText>
        </w:r>
        <w:r w:rsidRPr="00151237">
          <w:rPr>
            <w:rStyle w:val="Hyperlink"/>
            <w:noProof/>
          </w:rPr>
          <w:fldChar w:fldCharType="separate"/>
        </w:r>
        <w:r w:rsidRPr="00151237">
          <w:rPr>
            <w:rStyle w:val="Hyperlink"/>
            <w:noProof/>
          </w:rPr>
          <w:t>A.7.</w:t>
        </w:r>
        <w:r w:rsidRPr="009958CE">
          <w:rPr>
            <w:rFonts w:ascii="Calibri" w:eastAsia="MS Mincho" w:hAnsi="Calibri"/>
            <w:noProof/>
            <w:sz w:val="22"/>
            <w:szCs w:val="22"/>
            <w:lang w:val="en-GB" w:eastAsia="ja-JP"/>
          </w:rPr>
          <w:tab/>
        </w:r>
        <w:r w:rsidRPr="00151237">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_Toc448330031 \h </w:instrText>
        </w:r>
      </w:ins>
      <w:r>
        <w:rPr>
          <w:noProof/>
          <w:webHidden/>
        </w:rPr>
      </w:r>
      <w:r>
        <w:rPr>
          <w:noProof/>
          <w:webHidden/>
        </w:rPr>
        <w:fldChar w:fldCharType="separate"/>
      </w:r>
      <w:ins w:id="332" w:author="Sen, Marcus A." w:date="2016-04-13T16:56:00Z">
        <w:r>
          <w:rPr>
            <w:noProof/>
            <w:webHidden/>
          </w:rPr>
          <w:t>238</w:t>
        </w:r>
        <w:r>
          <w:rPr>
            <w:noProof/>
            <w:webHidden/>
          </w:rPr>
          <w:fldChar w:fldCharType="end"/>
        </w:r>
        <w:r w:rsidRPr="00151237">
          <w:rPr>
            <w:rStyle w:val="Hyperlink"/>
            <w:noProof/>
          </w:rPr>
          <w:fldChar w:fldCharType="end"/>
        </w:r>
      </w:ins>
    </w:p>
    <w:p w14:paraId="66E0913E" w14:textId="77777777" w:rsidR="00D33949" w:rsidRPr="009958CE" w:rsidRDefault="00D33949">
      <w:pPr>
        <w:pStyle w:val="TOC2"/>
        <w:tabs>
          <w:tab w:val="left" w:pos="880"/>
          <w:tab w:val="right" w:leader="dot" w:pos="8630"/>
        </w:tabs>
        <w:rPr>
          <w:ins w:id="333" w:author="Sen, Marcus A." w:date="2016-04-13T16:56:00Z"/>
          <w:rFonts w:ascii="Calibri" w:eastAsia="MS Mincho" w:hAnsi="Calibri"/>
          <w:noProof/>
          <w:sz w:val="22"/>
          <w:szCs w:val="22"/>
          <w:lang w:val="en-GB" w:eastAsia="ja-JP"/>
        </w:rPr>
      </w:pPr>
      <w:ins w:id="334"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"_Toc448330032"</w:instrText>
        </w:r>
        <w:r w:rsidRPr="00151237">
          <w:rPr>
            <w:rStyle w:val="Hyperlink"/>
            <w:noProof/>
          </w:rPr>
          <w:instrText xml:space="preserve"> </w:instrText>
        </w:r>
        <w:r w:rsidRPr="00151237">
          <w:rPr>
            <w:rStyle w:val="Hyperlink"/>
            <w:noProof/>
          </w:rPr>
          <w:fldChar w:fldCharType="separate"/>
        </w:r>
        <w:r w:rsidRPr="00151237">
          <w:rPr>
            <w:rStyle w:val="Hyperlink"/>
            <w:noProof/>
          </w:rPr>
          <w:t>A.8.</w:t>
        </w:r>
        <w:r w:rsidRPr="009958CE">
          <w:rPr>
            <w:rFonts w:ascii="Calibri" w:eastAsia="MS Mincho" w:hAnsi="Calibri"/>
            <w:noProof/>
            <w:sz w:val="22"/>
            <w:szCs w:val="22"/>
            <w:lang w:val="en-GB" w:eastAsia="ja-JP"/>
          </w:rPr>
          <w:tab/>
        </w:r>
        <w:r w:rsidRPr="00151237">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_Toc448330032 \h </w:instrText>
        </w:r>
      </w:ins>
      <w:r>
        <w:rPr>
          <w:noProof/>
          <w:webHidden/>
        </w:rPr>
      </w:r>
      <w:r>
        <w:rPr>
          <w:noProof/>
          <w:webHidden/>
        </w:rPr>
        <w:fldChar w:fldCharType="separate"/>
      </w:r>
      <w:ins w:id="335" w:author="Sen, Marcus A." w:date="2016-04-13T16:56:00Z">
        <w:r>
          <w:rPr>
            <w:noProof/>
            <w:webHidden/>
          </w:rPr>
          <w:t>240</w:t>
        </w:r>
        <w:r>
          <w:rPr>
            <w:noProof/>
            <w:webHidden/>
          </w:rPr>
          <w:fldChar w:fldCharType="end"/>
        </w:r>
        <w:r w:rsidRPr="00151237">
          <w:rPr>
            <w:rStyle w:val="Hyperlink"/>
            <w:noProof/>
          </w:rPr>
          <w:fldChar w:fldCharType="end"/>
        </w:r>
      </w:ins>
    </w:p>
    <w:p w14:paraId="5030EA03" w14:textId="77777777" w:rsidR="00D33949" w:rsidRPr="009958CE" w:rsidRDefault="00D33949">
      <w:pPr>
        <w:pStyle w:val="TOC2"/>
        <w:tabs>
          <w:tab w:val="left" w:pos="880"/>
          <w:tab w:val="right" w:leader="dot" w:pos="8630"/>
        </w:tabs>
        <w:rPr>
          <w:ins w:id="336" w:author="Sen, Marcus A." w:date="2016-04-13T16:56:00Z"/>
          <w:rFonts w:ascii="Calibri" w:eastAsia="MS Mincho" w:hAnsi="Calibri"/>
          <w:noProof/>
          <w:sz w:val="22"/>
          <w:szCs w:val="22"/>
          <w:lang w:val="en-GB" w:eastAsia="ja-JP"/>
        </w:rPr>
      </w:pPr>
      <w:ins w:id="337"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"_Toc448330033"</w:instrText>
        </w:r>
        <w:r w:rsidRPr="00151237">
          <w:rPr>
            <w:rStyle w:val="Hyperlink"/>
            <w:noProof/>
          </w:rPr>
          <w:instrText xml:space="preserve"> </w:instrText>
        </w:r>
        <w:r w:rsidRPr="00151237">
          <w:rPr>
            <w:rStyle w:val="Hyperlink"/>
            <w:noProof/>
          </w:rPr>
          <w:fldChar w:fldCharType="separate"/>
        </w:r>
        <w:r w:rsidRPr="00151237">
          <w:rPr>
            <w:rStyle w:val="Hyperlink"/>
            <w:noProof/>
          </w:rPr>
          <w:t>A.9.</w:t>
        </w:r>
        <w:r w:rsidRPr="009958CE">
          <w:rPr>
            <w:rFonts w:ascii="Calibri" w:eastAsia="MS Mincho" w:hAnsi="Calibri"/>
            <w:noProof/>
            <w:sz w:val="22"/>
            <w:szCs w:val="22"/>
            <w:lang w:val="en-GB" w:eastAsia="ja-JP"/>
          </w:rPr>
          <w:tab/>
        </w:r>
        <w:r w:rsidRPr="00151237">
          <w:rPr>
            <w:rStyle w:val="Hyperlink"/>
            <w:noProof/>
          </w:rPr>
          <w:t>Conformance class: GeoSciML Portrayal XML Abstract Encoding</w:t>
        </w:r>
        <w:r>
          <w:rPr>
            <w:noProof/>
            <w:webHidden/>
          </w:rPr>
          <w:tab/>
        </w:r>
        <w:r>
          <w:rPr>
            <w:noProof/>
            <w:webHidden/>
          </w:rPr>
          <w:fldChar w:fldCharType="begin"/>
        </w:r>
        <w:r>
          <w:rPr>
            <w:noProof/>
            <w:webHidden/>
          </w:rPr>
          <w:instrText xml:space="preserve"> PAGEREF _Toc448330033 \h </w:instrText>
        </w:r>
      </w:ins>
      <w:r>
        <w:rPr>
          <w:noProof/>
          <w:webHidden/>
        </w:rPr>
      </w:r>
      <w:r>
        <w:rPr>
          <w:noProof/>
          <w:webHidden/>
        </w:rPr>
        <w:fldChar w:fldCharType="separate"/>
      </w:r>
      <w:ins w:id="338" w:author="Sen, Marcus A." w:date="2016-04-13T16:56:00Z">
        <w:r>
          <w:rPr>
            <w:noProof/>
            <w:webHidden/>
          </w:rPr>
          <w:t>242</w:t>
        </w:r>
        <w:r>
          <w:rPr>
            <w:noProof/>
            <w:webHidden/>
          </w:rPr>
          <w:fldChar w:fldCharType="end"/>
        </w:r>
        <w:r w:rsidRPr="00151237">
          <w:rPr>
            <w:rStyle w:val="Hyperlink"/>
            <w:noProof/>
          </w:rPr>
          <w:fldChar w:fldCharType="end"/>
        </w:r>
      </w:ins>
    </w:p>
    <w:p w14:paraId="7F8E63E8" w14:textId="77777777" w:rsidR="00D33949" w:rsidRPr="009958CE" w:rsidRDefault="00D33949">
      <w:pPr>
        <w:pStyle w:val="TOC2"/>
        <w:tabs>
          <w:tab w:val="left" w:pos="1100"/>
          <w:tab w:val="right" w:leader="dot" w:pos="8630"/>
        </w:tabs>
        <w:rPr>
          <w:ins w:id="339" w:author="Sen, Marcus A." w:date="2016-04-13T16:56:00Z"/>
          <w:rFonts w:ascii="Calibri" w:eastAsia="MS Mincho" w:hAnsi="Calibri"/>
          <w:noProof/>
          <w:sz w:val="22"/>
          <w:szCs w:val="22"/>
          <w:lang w:val="en-GB" w:eastAsia="ja-JP"/>
        </w:rPr>
      </w:pPr>
      <w:ins w:id="340"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"_Toc448330034"</w:instrText>
        </w:r>
        <w:r w:rsidRPr="00151237">
          <w:rPr>
            <w:rStyle w:val="Hyperlink"/>
            <w:noProof/>
          </w:rPr>
          <w:instrText xml:space="preserve"> </w:instrText>
        </w:r>
        <w:r w:rsidRPr="00151237">
          <w:rPr>
            <w:rStyle w:val="Hyperlink"/>
            <w:noProof/>
          </w:rPr>
          <w:fldChar w:fldCharType="separate"/>
        </w:r>
        <w:r w:rsidRPr="00151237">
          <w:rPr>
            <w:rStyle w:val="Hyperlink"/>
            <w:noProof/>
          </w:rPr>
          <w:t>A.10.</w:t>
        </w:r>
        <w:r w:rsidRPr="009958CE">
          <w:rPr>
            <w:rFonts w:ascii="Calibri" w:eastAsia="MS Mincho" w:hAnsi="Calibri"/>
            <w:noProof/>
            <w:sz w:val="22"/>
            <w:szCs w:val="22"/>
            <w:lang w:val="en-GB" w:eastAsia="ja-JP"/>
          </w:rPr>
          <w:tab/>
        </w:r>
        <w:r w:rsidRPr="00151237">
          <w:rPr>
            <w:rStyle w:val="Hyperlink"/>
            <w:noProof/>
          </w:rPr>
          <w:t>Conformance class: GeoSciML Portrayal XML Encoding for GML 3.1</w:t>
        </w:r>
        <w:r>
          <w:rPr>
            <w:noProof/>
            <w:webHidden/>
          </w:rPr>
          <w:tab/>
        </w:r>
        <w:r>
          <w:rPr>
            <w:noProof/>
            <w:webHidden/>
          </w:rPr>
          <w:fldChar w:fldCharType="begin"/>
        </w:r>
        <w:r>
          <w:rPr>
            <w:noProof/>
            <w:webHidden/>
          </w:rPr>
          <w:instrText xml:space="preserve"> PAGEREF _Toc448330034 \h </w:instrText>
        </w:r>
      </w:ins>
      <w:r>
        <w:rPr>
          <w:noProof/>
          <w:webHidden/>
        </w:rPr>
      </w:r>
      <w:r>
        <w:rPr>
          <w:noProof/>
          <w:webHidden/>
        </w:rPr>
        <w:fldChar w:fldCharType="separate"/>
      </w:r>
      <w:ins w:id="341" w:author="Sen, Marcus A." w:date="2016-04-13T16:56:00Z">
        <w:r>
          <w:rPr>
            <w:noProof/>
            <w:webHidden/>
          </w:rPr>
          <w:t>242</w:t>
        </w:r>
        <w:r>
          <w:rPr>
            <w:noProof/>
            <w:webHidden/>
          </w:rPr>
          <w:fldChar w:fldCharType="end"/>
        </w:r>
        <w:r w:rsidRPr="00151237">
          <w:rPr>
            <w:rStyle w:val="Hyperlink"/>
            <w:noProof/>
          </w:rPr>
          <w:fldChar w:fldCharType="end"/>
        </w:r>
      </w:ins>
    </w:p>
    <w:p w14:paraId="149BADED" w14:textId="77777777" w:rsidR="00D33949" w:rsidRPr="009958CE" w:rsidRDefault="00D33949">
      <w:pPr>
        <w:pStyle w:val="TOC2"/>
        <w:tabs>
          <w:tab w:val="left" w:pos="1100"/>
          <w:tab w:val="right" w:leader="dot" w:pos="8630"/>
        </w:tabs>
        <w:rPr>
          <w:ins w:id="342" w:author="Sen, Marcus A." w:date="2016-04-13T16:56:00Z"/>
          <w:rFonts w:ascii="Calibri" w:eastAsia="MS Mincho" w:hAnsi="Calibri"/>
          <w:noProof/>
          <w:sz w:val="22"/>
          <w:szCs w:val="22"/>
          <w:lang w:val="en-GB" w:eastAsia="ja-JP"/>
        </w:rPr>
      </w:pPr>
      <w:ins w:id="343"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"_Toc448330035"</w:instrText>
        </w:r>
        <w:r w:rsidRPr="00151237">
          <w:rPr>
            <w:rStyle w:val="Hyperlink"/>
            <w:noProof/>
          </w:rPr>
          <w:instrText xml:space="preserve"> </w:instrText>
        </w:r>
        <w:r w:rsidRPr="00151237">
          <w:rPr>
            <w:rStyle w:val="Hyperlink"/>
            <w:noProof/>
          </w:rPr>
          <w:fldChar w:fldCharType="separate"/>
        </w:r>
        <w:r w:rsidRPr="00151237">
          <w:rPr>
            <w:rStyle w:val="Hyperlink"/>
            <w:noProof/>
          </w:rPr>
          <w:t>A.11.</w:t>
        </w:r>
        <w:r w:rsidRPr="009958CE">
          <w:rPr>
            <w:rFonts w:ascii="Calibri" w:eastAsia="MS Mincho" w:hAnsi="Calibri"/>
            <w:noProof/>
            <w:sz w:val="22"/>
            <w:szCs w:val="22"/>
            <w:lang w:val="en-GB" w:eastAsia="ja-JP"/>
          </w:rPr>
          <w:tab/>
        </w:r>
        <w:r w:rsidRPr="00151237">
          <w:rPr>
            <w:rStyle w:val="Hyperlink"/>
            <w:noProof/>
          </w:rPr>
          <w:t>Conformance class: GeoSciML Basic XML Encoding</w:t>
        </w:r>
        <w:r>
          <w:rPr>
            <w:noProof/>
            <w:webHidden/>
          </w:rPr>
          <w:tab/>
        </w:r>
        <w:r>
          <w:rPr>
            <w:noProof/>
            <w:webHidden/>
          </w:rPr>
          <w:fldChar w:fldCharType="begin"/>
        </w:r>
        <w:r>
          <w:rPr>
            <w:noProof/>
            <w:webHidden/>
          </w:rPr>
          <w:instrText xml:space="preserve"> PAGEREF _Toc448330035 \h </w:instrText>
        </w:r>
      </w:ins>
      <w:r>
        <w:rPr>
          <w:noProof/>
          <w:webHidden/>
        </w:rPr>
      </w:r>
      <w:r>
        <w:rPr>
          <w:noProof/>
          <w:webHidden/>
        </w:rPr>
        <w:fldChar w:fldCharType="separate"/>
      </w:r>
      <w:ins w:id="344" w:author="Sen, Marcus A." w:date="2016-04-13T16:56:00Z">
        <w:r>
          <w:rPr>
            <w:noProof/>
            <w:webHidden/>
          </w:rPr>
          <w:t>244</w:t>
        </w:r>
        <w:r>
          <w:rPr>
            <w:noProof/>
            <w:webHidden/>
          </w:rPr>
          <w:fldChar w:fldCharType="end"/>
        </w:r>
        <w:r w:rsidRPr="00151237">
          <w:rPr>
            <w:rStyle w:val="Hyperlink"/>
            <w:noProof/>
          </w:rPr>
          <w:fldChar w:fldCharType="end"/>
        </w:r>
      </w:ins>
    </w:p>
    <w:p w14:paraId="336C0D47" w14:textId="77777777" w:rsidR="00D33949" w:rsidRPr="009958CE" w:rsidRDefault="00D33949">
      <w:pPr>
        <w:pStyle w:val="TOC2"/>
        <w:tabs>
          <w:tab w:val="left" w:pos="1100"/>
          <w:tab w:val="right" w:leader="dot" w:pos="8630"/>
        </w:tabs>
        <w:rPr>
          <w:ins w:id="345" w:author="Sen, Marcus A." w:date="2016-04-13T16:56:00Z"/>
          <w:rFonts w:ascii="Calibri" w:eastAsia="MS Mincho" w:hAnsi="Calibri"/>
          <w:noProof/>
          <w:sz w:val="22"/>
          <w:szCs w:val="22"/>
          <w:lang w:val="en-GB" w:eastAsia="ja-JP"/>
        </w:rPr>
      </w:pPr>
      <w:ins w:id="346"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"_Toc448330036"</w:instrText>
        </w:r>
        <w:r w:rsidRPr="00151237">
          <w:rPr>
            <w:rStyle w:val="Hyperlink"/>
            <w:noProof/>
          </w:rPr>
          <w:instrText xml:space="preserve"> </w:instrText>
        </w:r>
        <w:r w:rsidRPr="00151237">
          <w:rPr>
            <w:rStyle w:val="Hyperlink"/>
            <w:noProof/>
          </w:rPr>
          <w:fldChar w:fldCharType="separate"/>
        </w:r>
        <w:r w:rsidRPr="00151237">
          <w:rPr>
            <w:rStyle w:val="Hyperlink"/>
            <w:noProof/>
          </w:rPr>
          <w:t>A.12.</w:t>
        </w:r>
        <w:r w:rsidRPr="009958CE">
          <w:rPr>
            <w:rFonts w:ascii="Calibri" w:eastAsia="MS Mincho" w:hAnsi="Calibri"/>
            <w:noProof/>
            <w:sz w:val="22"/>
            <w:szCs w:val="22"/>
            <w:lang w:val="en-GB" w:eastAsia="ja-JP"/>
          </w:rPr>
          <w:tab/>
        </w:r>
        <w:r w:rsidRPr="00151237">
          <w:rPr>
            <w:rStyle w:val="Hyperlink"/>
            <w:noProof/>
          </w:rPr>
          <w:t>Conformance class: GeoSciML Extension XML Encoding</w:t>
        </w:r>
        <w:r>
          <w:rPr>
            <w:noProof/>
            <w:webHidden/>
          </w:rPr>
          <w:tab/>
        </w:r>
        <w:r>
          <w:rPr>
            <w:noProof/>
            <w:webHidden/>
          </w:rPr>
          <w:fldChar w:fldCharType="begin"/>
        </w:r>
        <w:r>
          <w:rPr>
            <w:noProof/>
            <w:webHidden/>
          </w:rPr>
          <w:instrText xml:space="preserve"> PAGEREF _Toc448330036 \h </w:instrText>
        </w:r>
      </w:ins>
      <w:r>
        <w:rPr>
          <w:noProof/>
          <w:webHidden/>
        </w:rPr>
      </w:r>
      <w:r>
        <w:rPr>
          <w:noProof/>
          <w:webHidden/>
        </w:rPr>
        <w:fldChar w:fldCharType="separate"/>
      </w:r>
      <w:ins w:id="347" w:author="Sen, Marcus A." w:date="2016-04-13T16:56:00Z">
        <w:r>
          <w:rPr>
            <w:noProof/>
            <w:webHidden/>
          </w:rPr>
          <w:t>245</w:t>
        </w:r>
        <w:r>
          <w:rPr>
            <w:noProof/>
            <w:webHidden/>
          </w:rPr>
          <w:fldChar w:fldCharType="end"/>
        </w:r>
        <w:r w:rsidRPr="00151237">
          <w:rPr>
            <w:rStyle w:val="Hyperlink"/>
            <w:noProof/>
          </w:rPr>
          <w:fldChar w:fldCharType="end"/>
        </w:r>
      </w:ins>
    </w:p>
    <w:p w14:paraId="53462EC3" w14:textId="77777777" w:rsidR="00D33949" w:rsidRPr="009958CE" w:rsidRDefault="00D33949">
      <w:pPr>
        <w:pStyle w:val="TOC2"/>
        <w:tabs>
          <w:tab w:val="left" w:pos="1100"/>
          <w:tab w:val="right" w:leader="dot" w:pos="8630"/>
        </w:tabs>
        <w:rPr>
          <w:ins w:id="348" w:author="Sen, Marcus A." w:date="2016-04-13T16:56:00Z"/>
          <w:rFonts w:ascii="Calibri" w:eastAsia="MS Mincho" w:hAnsi="Calibri"/>
          <w:noProof/>
          <w:sz w:val="22"/>
          <w:szCs w:val="22"/>
          <w:lang w:val="en-GB" w:eastAsia="ja-JP"/>
        </w:rPr>
      </w:pPr>
      <w:ins w:id="349"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"_Toc448330037"</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A.13.</w:t>
        </w:r>
        <w:r w:rsidRPr="009958CE">
          <w:rPr>
            <w:rFonts w:ascii="Calibri" w:eastAsia="MS Mincho" w:hAnsi="Calibri"/>
            <w:noProof/>
            <w:sz w:val="22"/>
            <w:szCs w:val="22"/>
            <w:lang w:val="en-GB" w:eastAsia="ja-JP"/>
          </w:rPr>
          <w:tab/>
        </w:r>
        <w:r w:rsidRPr="00151237">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_Toc448330037 \h </w:instrText>
        </w:r>
      </w:ins>
      <w:r>
        <w:rPr>
          <w:noProof/>
          <w:webHidden/>
        </w:rPr>
      </w:r>
      <w:r>
        <w:rPr>
          <w:noProof/>
          <w:webHidden/>
        </w:rPr>
        <w:fldChar w:fldCharType="separate"/>
      </w:r>
      <w:ins w:id="350" w:author="Sen, Marcus A." w:date="2016-04-13T16:56:00Z">
        <w:r>
          <w:rPr>
            <w:noProof/>
            <w:webHidden/>
          </w:rPr>
          <w:t>246</w:t>
        </w:r>
        <w:r>
          <w:rPr>
            <w:noProof/>
            <w:webHidden/>
          </w:rPr>
          <w:fldChar w:fldCharType="end"/>
        </w:r>
        <w:r w:rsidRPr="00151237">
          <w:rPr>
            <w:rStyle w:val="Hyperlink"/>
            <w:noProof/>
          </w:rPr>
          <w:fldChar w:fldCharType="end"/>
        </w:r>
      </w:ins>
    </w:p>
    <w:p w14:paraId="467CE41A" w14:textId="77777777" w:rsidR="00D33949" w:rsidRPr="009958CE" w:rsidRDefault="00D33949">
      <w:pPr>
        <w:pStyle w:val="TOC2"/>
        <w:tabs>
          <w:tab w:val="left" w:pos="1100"/>
          <w:tab w:val="right" w:leader="dot" w:pos="8630"/>
        </w:tabs>
        <w:rPr>
          <w:ins w:id="351" w:author="Sen, Marcus A." w:date="2016-04-13T16:56:00Z"/>
          <w:rFonts w:ascii="Calibri" w:eastAsia="MS Mincho" w:hAnsi="Calibri"/>
          <w:noProof/>
          <w:sz w:val="22"/>
          <w:szCs w:val="22"/>
          <w:lang w:val="en-GB" w:eastAsia="ja-JP"/>
        </w:rPr>
      </w:pPr>
      <w:ins w:id="352"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"_Toc448330038"</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A.14.</w:t>
        </w:r>
        <w:r w:rsidRPr="009958CE">
          <w:rPr>
            <w:rFonts w:ascii="Calibri" w:eastAsia="MS Mincho" w:hAnsi="Calibri"/>
            <w:noProof/>
            <w:sz w:val="22"/>
            <w:szCs w:val="22"/>
            <w:lang w:val="en-GB" w:eastAsia="ja-JP"/>
          </w:rPr>
          <w:tab/>
        </w:r>
        <w:r w:rsidRPr="00151237">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_Toc448330038 \h </w:instrText>
        </w:r>
      </w:ins>
      <w:r>
        <w:rPr>
          <w:noProof/>
          <w:webHidden/>
        </w:rPr>
      </w:r>
      <w:r>
        <w:rPr>
          <w:noProof/>
          <w:webHidden/>
        </w:rPr>
        <w:fldChar w:fldCharType="separate"/>
      </w:r>
      <w:ins w:id="353" w:author="Sen, Marcus A." w:date="2016-04-13T16:56:00Z">
        <w:r>
          <w:rPr>
            <w:noProof/>
            <w:webHidden/>
          </w:rPr>
          <w:t>247</w:t>
        </w:r>
        <w:r>
          <w:rPr>
            <w:noProof/>
            <w:webHidden/>
          </w:rPr>
          <w:fldChar w:fldCharType="end"/>
        </w:r>
        <w:r w:rsidRPr="00151237">
          <w:rPr>
            <w:rStyle w:val="Hyperlink"/>
            <w:noProof/>
          </w:rPr>
          <w:fldChar w:fldCharType="end"/>
        </w:r>
      </w:ins>
    </w:p>
    <w:p w14:paraId="40479D8D" w14:textId="77777777" w:rsidR="00D33949" w:rsidRPr="009958CE" w:rsidRDefault="00D33949">
      <w:pPr>
        <w:pStyle w:val="TOC2"/>
        <w:tabs>
          <w:tab w:val="left" w:pos="1100"/>
          <w:tab w:val="right" w:leader="dot" w:pos="8630"/>
        </w:tabs>
        <w:rPr>
          <w:ins w:id="354" w:author="Sen, Marcus A." w:date="2016-04-13T16:56:00Z"/>
          <w:rFonts w:ascii="Calibri" w:eastAsia="MS Mincho" w:hAnsi="Calibri"/>
          <w:noProof/>
          <w:sz w:val="22"/>
          <w:szCs w:val="22"/>
          <w:lang w:val="en-GB" w:eastAsia="ja-JP"/>
        </w:rPr>
      </w:pPr>
      <w:ins w:id="355"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"_Toc448330039"</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A.15.</w:t>
        </w:r>
        <w:r w:rsidRPr="009958CE">
          <w:rPr>
            <w:rFonts w:ascii="Calibri" w:eastAsia="MS Mincho" w:hAnsi="Calibri"/>
            <w:noProof/>
            <w:sz w:val="22"/>
            <w:szCs w:val="22"/>
            <w:lang w:val="en-GB" w:eastAsia="ja-JP"/>
          </w:rPr>
          <w:tab/>
        </w:r>
        <w:r w:rsidRPr="00151237">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_Toc448330039 \h </w:instrText>
        </w:r>
      </w:ins>
      <w:r>
        <w:rPr>
          <w:noProof/>
          <w:webHidden/>
        </w:rPr>
      </w:r>
      <w:r>
        <w:rPr>
          <w:noProof/>
          <w:webHidden/>
        </w:rPr>
        <w:fldChar w:fldCharType="separate"/>
      </w:r>
      <w:ins w:id="356" w:author="Sen, Marcus A." w:date="2016-04-13T16:56:00Z">
        <w:r>
          <w:rPr>
            <w:noProof/>
            <w:webHidden/>
          </w:rPr>
          <w:t>248</w:t>
        </w:r>
        <w:r>
          <w:rPr>
            <w:noProof/>
            <w:webHidden/>
          </w:rPr>
          <w:fldChar w:fldCharType="end"/>
        </w:r>
        <w:r w:rsidRPr="00151237">
          <w:rPr>
            <w:rStyle w:val="Hyperlink"/>
            <w:noProof/>
          </w:rPr>
          <w:fldChar w:fldCharType="end"/>
        </w:r>
      </w:ins>
    </w:p>
    <w:p w14:paraId="1673F77A" w14:textId="77777777" w:rsidR="00D33949" w:rsidRPr="009958CE" w:rsidRDefault="00D33949">
      <w:pPr>
        <w:pStyle w:val="TOC2"/>
        <w:tabs>
          <w:tab w:val="left" w:pos="1540"/>
          <w:tab w:val="right" w:leader="dot" w:pos="8630"/>
        </w:tabs>
        <w:rPr>
          <w:ins w:id="357" w:author="Sen, Marcus A." w:date="2016-04-13T16:56:00Z"/>
          <w:rFonts w:ascii="Calibri" w:eastAsia="MS Mincho" w:hAnsi="Calibri"/>
          <w:noProof/>
          <w:sz w:val="22"/>
          <w:szCs w:val="22"/>
          <w:lang w:val="en-GB" w:eastAsia="ja-JP"/>
        </w:rPr>
      </w:pPr>
      <w:ins w:id="358"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"_Toc448330040"</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Annex B.</w:t>
        </w:r>
        <w:r w:rsidRPr="009958CE">
          <w:rPr>
            <w:rFonts w:ascii="Calibri" w:eastAsia="MS Mincho" w:hAnsi="Calibri"/>
            <w:noProof/>
            <w:sz w:val="22"/>
            <w:szCs w:val="22"/>
            <w:lang w:val="en-GB" w:eastAsia="ja-JP"/>
          </w:rPr>
          <w:tab/>
        </w:r>
        <w:r w:rsidRPr="00151237">
          <w:rPr>
            <w:rStyle w:val="Hyperlink"/>
            <w:noProof/>
            <w:lang w:val="en-CA"/>
          </w:rPr>
          <w:t>Revision history</w:t>
        </w:r>
        <w:r>
          <w:rPr>
            <w:noProof/>
            <w:webHidden/>
          </w:rPr>
          <w:tab/>
        </w:r>
        <w:r>
          <w:rPr>
            <w:noProof/>
            <w:webHidden/>
          </w:rPr>
          <w:fldChar w:fldCharType="begin"/>
        </w:r>
        <w:r>
          <w:rPr>
            <w:noProof/>
            <w:webHidden/>
          </w:rPr>
          <w:instrText xml:space="preserve"> PAGEREF _Toc448330040 \h </w:instrText>
        </w:r>
      </w:ins>
      <w:r>
        <w:rPr>
          <w:noProof/>
          <w:webHidden/>
        </w:rPr>
      </w:r>
      <w:r>
        <w:rPr>
          <w:noProof/>
          <w:webHidden/>
        </w:rPr>
        <w:fldChar w:fldCharType="separate"/>
      </w:r>
      <w:ins w:id="359" w:author="Sen, Marcus A." w:date="2016-04-13T16:56:00Z">
        <w:r>
          <w:rPr>
            <w:noProof/>
            <w:webHidden/>
          </w:rPr>
          <w:t>249</w:t>
        </w:r>
        <w:r>
          <w:rPr>
            <w:noProof/>
            <w:webHidden/>
          </w:rPr>
          <w:fldChar w:fldCharType="end"/>
        </w:r>
        <w:r w:rsidRPr="00151237">
          <w:rPr>
            <w:rStyle w:val="Hyperlink"/>
            <w:noProof/>
          </w:rPr>
          <w:fldChar w:fldCharType="end"/>
        </w:r>
      </w:ins>
    </w:p>
    <w:p w14:paraId="79E9C135" w14:textId="77777777" w:rsidR="00D33949" w:rsidRPr="009958CE" w:rsidRDefault="00D33949">
      <w:pPr>
        <w:pStyle w:val="TOC2"/>
        <w:tabs>
          <w:tab w:val="left" w:pos="1540"/>
          <w:tab w:val="right" w:leader="dot" w:pos="8630"/>
        </w:tabs>
        <w:rPr>
          <w:ins w:id="360" w:author="Sen, Marcus A." w:date="2016-04-13T16:56:00Z"/>
          <w:rFonts w:ascii="Calibri" w:eastAsia="MS Mincho" w:hAnsi="Calibri"/>
          <w:noProof/>
          <w:sz w:val="22"/>
          <w:szCs w:val="22"/>
          <w:lang w:val="en-GB" w:eastAsia="ja-JP"/>
        </w:rPr>
      </w:pPr>
      <w:ins w:id="361" w:author="Sen, Marcus A." w:date="2016-04-13T16:56:00Z">
        <w:r w:rsidRPr="00151237">
          <w:rPr>
            <w:rStyle w:val="Hyperlink"/>
            <w:noProof/>
          </w:rPr>
          <w:fldChar w:fldCharType="begin"/>
        </w:r>
        <w:r w:rsidRPr="00151237">
          <w:rPr>
            <w:rStyle w:val="Hyperlink"/>
            <w:noProof/>
          </w:rPr>
          <w:instrText xml:space="preserve"> </w:instrText>
        </w:r>
        <w:r>
          <w:rPr>
            <w:noProof/>
          </w:rPr>
          <w:instrText>HYPERLINK \l "_Toc448330041"</w:instrText>
        </w:r>
        <w:r w:rsidRPr="00151237">
          <w:rPr>
            <w:rStyle w:val="Hyperlink"/>
            <w:noProof/>
          </w:rPr>
          <w:instrText xml:space="preserve"> </w:instrText>
        </w:r>
        <w:r w:rsidRPr="00151237">
          <w:rPr>
            <w:rStyle w:val="Hyperlink"/>
            <w:noProof/>
          </w:rPr>
          <w:fldChar w:fldCharType="separate"/>
        </w:r>
        <w:r w:rsidRPr="00151237">
          <w:rPr>
            <w:rStyle w:val="Hyperlink"/>
            <w:noProof/>
            <w:lang w:val="en-CA"/>
          </w:rPr>
          <w:t>Annex C.</w:t>
        </w:r>
        <w:r w:rsidRPr="009958CE">
          <w:rPr>
            <w:rFonts w:ascii="Calibri" w:eastAsia="MS Mincho" w:hAnsi="Calibri"/>
            <w:noProof/>
            <w:sz w:val="22"/>
            <w:szCs w:val="22"/>
            <w:lang w:val="en-GB" w:eastAsia="ja-JP"/>
          </w:rPr>
          <w:tab/>
        </w:r>
        <w:r w:rsidRPr="00151237">
          <w:rPr>
            <w:rStyle w:val="Hyperlink"/>
            <w:noProof/>
            <w:lang w:val="en-CA"/>
          </w:rPr>
          <w:t>Bibliography</w:t>
        </w:r>
        <w:r>
          <w:rPr>
            <w:noProof/>
            <w:webHidden/>
          </w:rPr>
          <w:tab/>
        </w:r>
        <w:r>
          <w:rPr>
            <w:noProof/>
            <w:webHidden/>
          </w:rPr>
          <w:fldChar w:fldCharType="begin"/>
        </w:r>
        <w:r>
          <w:rPr>
            <w:noProof/>
            <w:webHidden/>
          </w:rPr>
          <w:instrText xml:space="preserve"> PAGEREF _Toc448330041 \h </w:instrText>
        </w:r>
      </w:ins>
      <w:r>
        <w:rPr>
          <w:noProof/>
          <w:webHidden/>
        </w:rPr>
      </w:r>
      <w:r>
        <w:rPr>
          <w:noProof/>
          <w:webHidden/>
        </w:rPr>
        <w:fldChar w:fldCharType="separate"/>
      </w:r>
      <w:ins w:id="362" w:author="Sen, Marcus A." w:date="2016-04-13T16:56:00Z">
        <w:r>
          <w:rPr>
            <w:noProof/>
            <w:webHidden/>
          </w:rPr>
          <w:t>250</w:t>
        </w:r>
        <w:r>
          <w:rPr>
            <w:noProof/>
            <w:webHidden/>
          </w:rPr>
          <w:fldChar w:fldCharType="end"/>
        </w:r>
        <w:r w:rsidRPr="00151237">
          <w:rPr>
            <w:rStyle w:val="Hyperlink"/>
            <w:noProof/>
          </w:rPr>
          <w:fldChar w:fldCharType="end"/>
        </w:r>
      </w:ins>
    </w:p>
    <w:p w14:paraId="20289034" w14:textId="77777777" w:rsidR="008168C1" w:rsidRPr="0002750B" w:rsidDel="002D071B" w:rsidRDefault="008168C1">
      <w:pPr>
        <w:pStyle w:val="TOC1"/>
        <w:tabs>
          <w:tab w:val="left" w:pos="480"/>
          <w:tab w:val="right" w:leader="dot" w:pos="8630"/>
        </w:tabs>
        <w:rPr>
          <w:ins w:id="363" w:author="Eric Boisvert" w:date="2016-04-02T13:28:00Z"/>
          <w:del w:id="364" w:author="Sen, Marcus A." w:date="2016-04-13T16:47:00Z"/>
          <w:rFonts w:ascii="Calibri" w:eastAsia="MS Mincho" w:hAnsi="Calibri"/>
          <w:noProof/>
          <w:sz w:val="22"/>
          <w:szCs w:val="22"/>
          <w:lang w:val="en-CA" w:eastAsia="en-CA"/>
        </w:rPr>
      </w:pPr>
      <w:ins w:id="365" w:author="Eric Boisvert" w:date="2016-04-02T13:28:00Z">
        <w:del w:id="366" w:author="Sen, Marcus A." w:date="2016-04-13T16:47:00Z">
          <w:r w:rsidRPr="002D071B" w:rsidDel="002D071B">
            <w:rPr>
              <w:rStyle w:val="Hyperlink"/>
              <w:noProof/>
              <w:lang w:val="en-CA"/>
            </w:rPr>
            <w:delText>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Scope</w:delText>
          </w:r>
          <w:r w:rsidDel="002D071B">
            <w:rPr>
              <w:noProof/>
              <w:webHidden/>
            </w:rPr>
            <w:tab/>
            <w:delText>9</w:delText>
          </w:r>
        </w:del>
      </w:ins>
    </w:p>
    <w:p w14:paraId="4F30E8AA" w14:textId="77777777" w:rsidR="008168C1" w:rsidRPr="0002750B" w:rsidDel="002D071B" w:rsidRDefault="008168C1">
      <w:pPr>
        <w:pStyle w:val="TOC1"/>
        <w:tabs>
          <w:tab w:val="left" w:pos="480"/>
          <w:tab w:val="right" w:leader="dot" w:pos="8630"/>
        </w:tabs>
        <w:rPr>
          <w:ins w:id="367" w:author="Eric Boisvert" w:date="2016-04-02T13:28:00Z"/>
          <w:del w:id="368" w:author="Sen, Marcus A." w:date="2016-04-13T16:47:00Z"/>
          <w:rFonts w:ascii="Calibri" w:eastAsia="MS Mincho" w:hAnsi="Calibri"/>
          <w:noProof/>
          <w:sz w:val="22"/>
          <w:szCs w:val="22"/>
          <w:lang w:val="en-CA" w:eastAsia="en-CA"/>
        </w:rPr>
      </w:pPr>
      <w:ins w:id="369" w:author="Eric Boisvert" w:date="2016-04-02T13:28:00Z">
        <w:del w:id="370" w:author="Sen, Marcus A." w:date="2016-04-13T16:47:00Z">
          <w:r w:rsidRPr="002D071B" w:rsidDel="002D071B">
            <w:rPr>
              <w:rStyle w:val="Hyperlink"/>
              <w:noProof/>
              <w:lang w:val="en-CA"/>
            </w:rPr>
            <w:delText>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Conformance</w:delText>
          </w:r>
          <w:r w:rsidDel="002D071B">
            <w:rPr>
              <w:noProof/>
              <w:webHidden/>
            </w:rPr>
            <w:tab/>
            <w:delText>9</w:delText>
          </w:r>
        </w:del>
      </w:ins>
    </w:p>
    <w:p w14:paraId="225AB06E" w14:textId="77777777" w:rsidR="008168C1" w:rsidRPr="0002750B" w:rsidDel="002D071B" w:rsidRDefault="008168C1">
      <w:pPr>
        <w:pStyle w:val="TOC1"/>
        <w:tabs>
          <w:tab w:val="left" w:pos="480"/>
          <w:tab w:val="right" w:leader="dot" w:pos="8630"/>
        </w:tabs>
        <w:rPr>
          <w:ins w:id="371" w:author="Eric Boisvert" w:date="2016-04-02T13:28:00Z"/>
          <w:del w:id="372" w:author="Sen, Marcus A." w:date="2016-04-13T16:47:00Z"/>
          <w:rFonts w:ascii="Calibri" w:eastAsia="MS Mincho" w:hAnsi="Calibri"/>
          <w:noProof/>
          <w:sz w:val="22"/>
          <w:szCs w:val="22"/>
          <w:lang w:val="en-CA" w:eastAsia="en-CA"/>
        </w:rPr>
      </w:pPr>
      <w:ins w:id="373" w:author="Eric Boisvert" w:date="2016-04-02T13:28:00Z">
        <w:del w:id="374" w:author="Sen, Marcus A." w:date="2016-04-13T16:47:00Z">
          <w:r w:rsidRPr="002D071B" w:rsidDel="002D071B">
            <w:rPr>
              <w:rStyle w:val="Hyperlink"/>
              <w:noProof/>
              <w:lang w:val="en-CA"/>
            </w:rPr>
            <w:delText>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References</w:delText>
          </w:r>
          <w:r w:rsidDel="002D071B">
            <w:rPr>
              <w:noProof/>
              <w:webHidden/>
            </w:rPr>
            <w:tab/>
            <w:delText>10</w:delText>
          </w:r>
        </w:del>
      </w:ins>
    </w:p>
    <w:p w14:paraId="0C2F2A4E" w14:textId="77777777" w:rsidR="008168C1" w:rsidRPr="0002750B" w:rsidDel="002D071B" w:rsidRDefault="008168C1">
      <w:pPr>
        <w:pStyle w:val="TOC1"/>
        <w:tabs>
          <w:tab w:val="left" w:pos="480"/>
          <w:tab w:val="right" w:leader="dot" w:pos="8630"/>
        </w:tabs>
        <w:rPr>
          <w:ins w:id="375" w:author="Eric Boisvert" w:date="2016-04-02T13:28:00Z"/>
          <w:del w:id="376" w:author="Sen, Marcus A." w:date="2016-04-13T16:47:00Z"/>
          <w:rFonts w:ascii="Calibri" w:eastAsia="MS Mincho" w:hAnsi="Calibri"/>
          <w:noProof/>
          <w:sz w:val="22"/>
          <w:szCs w:val="22"/>
          <w:lang w:val="en-CA" w:eastAsia="en-CA"/>
        </w:rPr>
      </w:pPr>
      <w:ins w:id="377" w:author="Eric Boisvert" w:date="2016-04-02T13:28:00Z">
        <w:del w:id="378" w:author="Sen, Marcus A." w:date="2016-04-13T16:47:00Z">
          <w:r w:rsidRPr="002D071B" w:rsidDel="002D071B">
            <w:rPr>
              <w:rStyle w:val="Hyperlink"/>
              <w:noProof/>
              <w:lang w:val="en-CA"/>
            </w:rPr>
            <w:delText>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Terms and Definitions</w:delText>
          </w:r>
          <w:r w:rsidDel="002D071B">
            <w:rPr>
              <w:noProof/>
              <w:webHidden/>
            </w:rPr>
            <w:tab/>
            <w:delText>11</w:delText>
          </w:r>
        </w:del>
      </w:ins>
    </w:p>
    <w:p w14:paraId="0876AA9C" w14:textId="77777777" w:rsidR="008168C1" w:rsidRPr="0002750B" w:rsidDel="002D071B" w:rsidRDefault="008168C1">
      <w:pPr>
        <w:pStyle w:val="TOC2"/>
        <w:tabs>
          <w:tab w:val="left" w:pos="880"/>
          <w:tab w:val="right" w:leader="dot" w:pos="8630"/>
        </w:tabs>
        <w:rPr>
          <w:ins w:id="379" w:author="Eric Boisvert" w:date="2016-04-02T13:28:00Z"/>
          <w:del w:id="380" w:author="Sen, Marcus A." w:date="2016-04-13T16:47:00Z"/>
          <w:rFonts w:ascii="Calibri" w:eastAsia="MS Mincho" w:hAnsi="Calibri"/>
          <w:noProof/>
          <w:sz w:val="22"/>
          <w:szCs w:val="22"/>
          <w:lang w:val="en-CA" w:eastAsia="en-CA"/>
        </w:rPr>
      </w:pPr>
      <w:ins w:id="381" w:author="Eric Boisvert" w:date="2016-04-02T13:28:00Z">
        <w:del w:id="382" w:author="Sen, Marcus A." w:date="2016-04-13T16:47:00Z">
          <w:r w:rsidRPr="002D071B" w:rsidDel="002D071B">
            <w:rPr>
              <w:rStyle w:val="Hyperlink"/>
              <w:noProof/>
            </w:rPr>
            <w:delText>4.1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classifier</w:delText>
          </w:r>
          <w:r w:rsidDel="002D071B">
            <w:rPr>
              <w:noProof/>
              <w:webHidden/>
            </w:rPr>
            <w:tab/>
            <w:delText>11</w:delText>
          </w:r>
        </w:del>
      </w:ins>
    </w:p>
    <w:p w14:paraId="4B7BE5F5" w14:textId="77777777" w:rsidR="008168C1" w:rsidRPr="0002750B" w:rsidDel="002D071B" w:rsidRDefault="008168C1">
      <w:pPr>
        <w:pStyle w:val="TOC2"/>
        <w:tabs>
          <w:tab w:val="left" w:pos="880"/>
          <w:tab w:val="right" w:leader="dot" w:pos="8630"/>
        </w:tabs>
        <w:rPr>
          <w:ins w:id="383" w:author="Eric Boisvert" w:date="2016-04-02T13:28:00Z"/>
          <w:del w:id="384" w:author="Sen, Marcus A." w:date="2016-04-13T16:47:00Z"/>
          <w:rFonts w:ascii="Calibri" w:eastAsia="MS Mincho" w:hAnsi="Calibri"/>
          <w:noProof/>
          <w:sz w:val="22"/>
          <w:szCs w:val="22"/>
          <w:lang w:val="en-CA" w:eastAsia="en-CA"/>
        </w:rPr>
      </w:pPr>
      <w:ins w:id="385" w:author="Eric Boisvert" w:date="2016-04-02T13:28:00Z">
        <w:del w:id="386" w:author="Sen, Marcus A." w:date="2016-04-13T16:47:00Z">
          <w:r w:rsidRPr="002D071B" w:rsidDel="002D071B">
            <w:rPr>
              <w:rStyle w:val="Hyperlink"/>
              <w:noProof/>
              <w:lang w:val="en-CA"/>
            </w:rPr>
            <w:delText>4.2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domain feature</w:delText>
          </w:r>
          <w:r w:rsidDel="002D071B">
            <w:rPr>
              <w:noProof/>
              <w:webHidden/>
            </w:rPr>
            <w:tab/>
            <w:delText>11</w:delText>
          </w:r>
        </w:del>
      </w:ins>
    </w:p>
    <w:p w14:paraId="6B31C630" w14:textId="77777777" w:rsidR="008168C1" w:rsidRPr="0002750B" w:rsidDel="002D071B" w:rsidRDefault="008168C1">
      <w:pPr>
        <w:pStyle w:val="TOC2"/>
        <w:tabs>
          <w:tab w:val="left" w:pos="880"/>
          <w:tab w:val="right" w:leader="dot" w:pos="8630"/>
        </w:tabs>
        <w:rPr>
          <w:ins w:id="387" w:author="Eric Boisvert" w:date="2016-04-02T13:28:00Z"/>
          <w:del w:id="388" w:author="Sen, Marcus A." w:date="2016-04-13T16:47:00Z"/>
          <w:rFonts w:ascii="Calibri" w:eastAsia="MS Mincho" w:hAnsi="Calibri"/>
          <w:noProof/>
          <w:sz w:val="22"/>
          <w:szCs w:val="22"/>
          <w:lang w:val="en-CA" w:eastAsia="en-CA"/>
        </w:rPr>
      </w:pPr>
      <w:ins w:id="389" w:author="Eric Boisvert" w:date="2016-04-02T13:28:00Z">
        <w:del w:id="390" w:author="Sen, Marcus A." w:date="2016-04-13T16:47:00Z">
          <w:r w:rsidRPr="002D071B" w:rsidDel="002D071B">
            <w:rPr>
              <w:rStyle w:val="Hyperlink"/>
              <w:noProof/>
              <w:lang w:val="en-CA"/>
            </w:rPr>
            <w:delText>4.3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element &lt;XML&gt;</w:delText>
          </w:r>
          <w:r w:rsidDel="002D071B">
            <w:rPr>
              <w:noProof/>
              <w:webHidden/>
            </w:rPr>
            <w:tab/>
            <w:delText>12</w:delText>
          </w:r>
        </w:del>
      </w:ins>
    </w:p>
    <w:p w14:paraId="6F8D05A3" w14:textId="77777777" w:rsidR="008168C1" w:rsidRPr="0002750B" w:rsidDel="002D071B" w:rsidRDefault="008168C1">
      <w:pPr>
        <w:pStyle w:val="TOC2"/>
        <w:tabs>
          <w:tab w:val="left" w:pos="880"/>
          <w:tab w:val="right" w:leader="dot" w:pos="8630"/>
        </w:tabs>
        <w:rPr>
          <w:ins w:id="391" w:author="Eric Boisvert" w:date="2016-04-02T13:28:00Z"/>
          <w:del w:id="392" w:author="Sen, Marcus A." w:date="2016-04-13T16:47:00Z"/>
          <w:rFonts w:ascii="Calibri" w:eastAsia="MS Mincho" w:hAnsi="Calibri"/>
          <w:noProof/>
          <w:sz w:val="22"/>
          <w:szCs w:val="22"/>
          <w:lang w:val="en-CA" w:eastAsia="en-CA"/>
        </w:rPr>
      </w:pPr>
      <w:ins w:id="393" w:author="Eric Boisvert" w:date="2016-04-02T13:28:00Z">
        <w:del w:id="394" w:author="Sen, Marcus A." w:date="2016-04-13T16:47:00Z">
          <w:r w:rsidRPr="002D071B" w:rsidDel="002D071B">
            <w:rPr>
              <w:rStyle w:val="Hyperlink"/>
              <w:noProof/>
              <w:lang w:val="en-CA"/>
            </w:rPr>
            <w:delText>4.4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feature</w:delText>
          </w:r>
          <w:r w:rsidDel="002D071B">
            <w:rPr>
              <w:noProof/>
              <w:webHidden/>
            </w:rPr>
            <w:tab/>
            <w:delText>12</w:delText>
          </w:r>
        </w:del>
      </w:ins>
    </w:p>
    <w:p w14:paraId="101E3521" w14:textId="77777777" w:rsidR="008168C1" w:rsidRPr="0002750B" w:rsidDel="002D071B" w:rsidRDefault="008168C1">
      <w:pPr>
        <w:pStyle w:val="TOC2"/>
        <w:tabs>
          <w:tab w:val="left" w:pos="880"/>
          <w:tab w:val="right" w:leader="dot" w:pos="8630"/>
        </w:tabs>
        <w:rPr>
          <w:ins w:id="395" w:author="Eric Boisvert" w:date="2016-04-02T13:28:00Z"/>
          <w:del w:id="396" w:author="Sen, Marcus A." w:date="2016-04-13T16:47:00Z"/>
          <w:rFonts w:ascii="Calibri" w:eastAsia="MS Mincho" w:hAnsi="Calibri"/>
          <w:noProof/>
          <w:sz w:val="22"/>
          <w:szCs w:val="22"/>
          <w:lang w:val="en-CA" w:eastAsia="en-CA"/>
        </w:rPr>
      </w:pPr>
      <w:ins w:id="397" w:author="Eric Boisvert" w:date="2016-04-02T13:28:00Z">
        <w:del w:id="398" w:author="Sen, Marcus A." w:date="2016-04-13T16:47:00Z">
          <w:r w:rsidRPr="002D071B" w:rsidDel="002D071B">
            <w:rPr>
              <w:rStyle w:val="Hyperlink"/>
              <w:noProof/>
              <w:lang w:val="en-CA"/>
            </w:rPr>
            <w:delText>4.5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GML application schema</w:delText>
          </w:r>
          <w:r w:rsidDel="002D071B">
            <w:rPr>
              <w:noProof/>
              <w:webHidden/>
            </w:rPr>
            <w:tab/>
            <w:delText>12</w:delText>
          </w:r>
        </w:del>
      </w:ins>
    </w:p>
    <w:p w14:paraId="71E8F0A7" w14:textId="77777777" w:rsidR="008168C1" w:rsidRPr="0002750B" w:rsidDel="002D071B" w:rsidRDefault="008168C1">
      <w:pPr>
        <w:pStyle w:val="TOC2"/>
        <w:tabs>
          <w:tab w:val="left" w:pos="880"/>
          <w:tab w:val="right" w:leader="dot" w:pos="8630"/>
        </w:tabs>
        <w:rPr>
          <w:ins w:id="399" w:author="Eric Boisvert" w:date="2016-04-02T13:28:00Z"/>
          <w:del w:id="400" w:author="Sen, Marcus A." w:date="2016-04-13T16:47:00Z"/>
          <w:rFonts w:ascii="Calibri" w:eastAsia="MS Mincho" w:hAnsi="Calibri"/>
          <w:noProof/>
          <w:sz w:val="22"/>
          <w:szCs w:val="22"/>
          <w:lang w:val="en-CA" w:eastAsia="en-CA"/>
        </w:rPr>
      </w:pPr>
      <w:ins w:id="401" w:author="Eric Boisvert" w:date="2016-04-02T13:28:00Z">
        <w:del w:id="402" w:author="Sen, Marcus A." w:date="2016-04-13T16:47:00Z">
          <w:r w:rsidRPr="002D071B" w:rsidDel="002D071B">
            <w:rPr>
              <w:rStyle w:val="Hyperlink"/>
              <w:noProof/>
              <w:lang w:val="en-CA"/>
            </w:rPr>
            <w:delText>4.6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GML document</w:delText>
          </w:r>
          <w:r w:rsidDel="002D071B">
            <w:rPr>
              <w:noProof/>
              <w:webHidden/>
            </w:rPr>
            <w:tab/>
            <w:delText>12</w:delText>
          </w:r>
        </w:del>
      </w:ins>
    </w:p>
    <w:p w14:paraId="10652351" w14:textId="77777777" w:rsidR="008168C1" w:rsidRPr="0002750B" w:rsidDel="002D071B" w:rsidRDefault="008168C1">
      <w:pPr>
        <w:pStyle w:val="TOC2"/>
        <w:tabs>
          <w:tab w:val="left" w:pos="880"/>
          <w:tab w:val="right" w:leader="dot" w:pos="8630"/>
        </w:tabs>
        <w:rPr>
          <w:ins w:id="403" w:author="Eric Boisvert" w:date="2016-04-02T13:28:00Z"/>
          <w:del w:id="404" w:author="Sen, Marcus A." w:date="2016-04-13T16:47:00Z"/>
          <w:rFonts w:ascii="Calibri" w:eastAsia="MS Mincho" w:hAnsi="Calibri"/>
          <w:noProof/>
          <w:sz w:val="22"/>
          <w:szCs w:val="22"/>
          <w:lang w:val="en-CA" w:eastAsia="en-CA"/>
        </w:rPr>
      </w:pPr>
      <w:ins w:id="405" w:author="Eric Boisvert" w:date="2016-04-02T13:28:00Z">
        <w:del w:id="406" w:author="Sen, Marcus A." w:date="2016-04-13T16:47:00Z">
          <w:r w:rsidRPr="002D071B" w:rsidDel="002D071B">
            <w:rPr>
              <w:rStyle w:val="Hyperlink"/>
              <w:noProof/>
              <w:lang w:val="en-CA"/>
            </w:rPr>
            <w:delText>4.7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GML schema</w:delText>
          </w:r>
          <w:r w:rsidDel="002D071B">
            <w:rPr>
              <w:noProof/>
              <w:webHidden/>
            </w:rPr>
            <w:tab/>
            <w:delText>12</w:delText>
          </w:r>
        </w:del>
      </w:ins>
    </w:p>
    <w:p w14:paraId="13089C97" w14:textId="77777777" w:rsidR="008168C1" w:rsidRPr="0002750B" w:rsidDel="002D071B" w:rsidRDefault="008168C1">
      <w:pPr>
        <w:pStyle w:val="TOC2"/>
        <w:tabs>
          <w:tab w:val="left" w:pos="880"/>
          <w:tab w:val="right" w:leader="dot" w:pos="8630"/>
        </w:tabs>
        <w:rPr>
          <w:ins w:id="407" w:author="Eric Boisvert" w:date="2016-04-02T13:28:00Z"/>
          <w:del w:id="408" w:author="Sen, Marcus A." w:date="2016-04-13T16:47:00Z"/>
          <w:rFonts w:ascii="Calibri" w:eastAsia="MS Mincho" w:hAnsi="Calibri"/>
          <w:noProof/>
          <w:sz w:val="22"/>
          <w:szCs w:val="22"/>
          <w:lang w:val="en-CA" w:eastAsia="en-CA"/>
        </w:rPr>
      </w:pPr>
      <w:ins w:id="409" w:author="Eric Boisvert" w:date="2016-04-02T13:28:00Z">
        <w:del w:id="410" w:author="Sen, Marcus A." w:date="2016-04-13T16:47:00Z">
          <w:r w:rsidRPr="002D071B" w:rsidDel="002D071B">
            <w:rPr>
              <w:rStyle w:val="Hyperlink"/>
              <w:noProof/>
              <w:lang w:val="en-CA"/>
            </w:rPr>
            <w:delText>4.8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measurement</w:delText>
          </w:r>
          <w:r w:rsidDel="002D071B">
            <w:rPr>
              <w:noProof/>
              <w:webHidden/>
            </w:rPr>
            <w:tab/>
            <w:delText>12</w:delText>
          </w:r>
        </w:del>
      </w:ins>
    </w:p>
    <w:p w14:paraId="4C6C0F3E" w14:textId="77777777" w:rsidR="008168C1" w:rsidRPr="0002750B" w:rsidDel="002D071B" w:rsidRDefault="008168C1">
      <w:pPr>
        <w:pStyle w:val="TOC2"/>
        <w:tabs>
          <w:tab w:val="left" w:pos="880"/>
          <w:tab w:val="right" w:leader="dot" w:pos="8630"/>
        </w:tabs>
        <w:rPr>
          <w:ins w:id="411" w:author="Eric Boisvert" w:date="2016-04-02T13:28:00Z"/>
          <w:del w:id="412" w:author="Sen, Marcus A." w:date="2016-04-13T16:47:00Z"/>
          <w:rFonts w:ascii="Calibri" w:eastAsia="MS Mincho" w:hAnsi="Calibri"/>
          <w:noProof/>
          <w:sz w:val="22"/>
          <w:szCs w:val="22"/>
          <w:lang w:val="en-CA" w:eastAsia="en-CA"/>
        </w:rPr>
      </w:pPr>
      <w:ins w:id="413" w:author="Eric Boisvert" w:date="2016-04-02T13:28:00Z">
        <w:del w:id="414" w:author="Sen, Marcus A." w:date="2016-04-13T16:47:00Z">
          <w:r w:rsidRPr="002D071B" w:rsidDel="002D071B">
            <w:rPr>
              <w:rStyle w:val="Hyperlink"/>
              <w:noProof/>
              <w:lang w:val="en-CA"/>
            </w:rPr>
            <w:delText>4.9</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observation</w:delText>
          </w:r>
          <w:r w:rsidDel="002D071B">
            <w:rPr>
              <w:noProof/>
              <w:webHidden/>
            </w:rPr>
            <w:tab/>
            <w:delText>12</w:delText>
          </w:r>
        </w:del>
      </w:ins>
    </w:p>
    <w:p w14:paraId="689194D0" w14:textId="77777777" w:rsidR="008168C1" w:rsidRPr="0002750B" w:rsidDel="002D071B" w:rsidRDefault="008168C1">
      <w:pPr>
        <w:pStyle w:val="TOC2"/>
        <w:tabs>
          <w:tab w:val="left" w:pos="1100"/>
          <w:tab w:val="right" w:leader="dot" w:pos="8630"/>
        </w:tabs>
        <w:rPr>
          <w:ins w:id="415" w:author="Eric Boisvert" w:date="2016-04-02T13:28:00Z"/>
          <w:del w:id="416" w:author="Sen, Marcus A." w:date="2016-04-13T16:47:00Z"/>
          <w:rFonts w:ascii="Calibri" w:eastAsia="MS Mincho" w:hAnsi="Calibri"/>
          <w:noProof/>
          <w:sz w:val="22"/>
          <w:szCs w:val="22"/>
          <w:lang w:val="en-CA" w:eastAsia="en-CA"/>
        </w:rPr>
      </w:pPr>
      <w:ins w:id="417" w:author="Eric Boisvert" w:date="2016-04-02T13:28:00Z">
        <w:del w:id="418" w:author="Sen, Marcus A." w:date="2016-04-13T16:47:00Z">
          <w:r w:rsidRPr="002D071B" w:rsidDel="002D071B">
            <w:rPr>
              <w:rStyle w:val="Hyperlink"/>
              <w:noProof/>
              <w:lang w:val="en-CA"/>
            </w:rPr>
            <w:delText>4.10</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observation procedure</w:delText>
          </w:r>
          <w:r w:rsidDel="002D071B">
            <w:rPr>
              <w:noProof/>
              <w:webHidden/>
            </w:rPr>
            <w:tab/>
            <w:delText>13</w:delText>
          </w:r>
        </w:del>
      </w:ins>
    </w:p>
    <w:p w14:paraId="3406E0DB" w14:textId="77777777" w:rsidR="008168C1" w:rsidRPr="0002750B" w:rsidDel="002D071B" w:rsidRDefault="008168C1">
      <w:pPr>
        <w:pStyle w:val="TOC2"/>
        <w:tabs>
          <w:tab w:val="left" w:pos="1100"/>
          <w:tab w:val="right" w:leader="dot" w:pos="8630"/>
        </w:tabs>
        <w:rPr>
          <w:ins w:id="419" w:author="Eric Boisvert" w:date="2016-04-02T13:28:00Z"/>
          <w:del w:id="420" w:author="Sen, Marcus A." w:date="2016-04-13T16:47:00Z"/>
          <w:rFonts w:ascii="Calibri" w:eastAsia="MS Mincho" w:hAnsi="Calibri"/>
          <w:noProof/>
          <w:sz w:val="22"/>
          <w:szCs w:val="22"/>
          <w:lang w:val="en-CA" w:eastAsia="en-CA"/>
        </w:rPr>
      </w:pPr>
      <w:ins w:id="421" w:author="Eric Boisvert" w:date="2016-04-02T13:28:00Z">
        <w:del w:id="422" w:author="Sen, Marcus A." w:date="2016-04-13T16:47:00Z">
          <w:r w:rsidRPr="002D071B" w:rsidDel="002D071B">
            <w:rPr>
              <w:rStyle w:val="Hyperlink"/>
              <w:noProof/>
              <w:lang w:val="en-CA"/>
            </w:rPr>
            <w:delText>4.11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observation result</w:delText>
          </w:r>
          <w:r w:rsidDel="002D071B">
            <w:rPr>
              <w:noProof/>
              <w:webHidden/>
            </w:rPr>
            <w:tab/>
            <w:delText>13</w:delText>
          </w:r>
        </w:del>
      </w:ins>
    </w:p>
    <w:p w14:paraId="06ECFD9D" w14:textId="77777777" w:rsidR="008168C1" w:rsidRPr="0002750B" w:rsidDel="002D071B" w:rsidRDefault="008168C1">
      <w:pPr>
        <w:pStyle w:val="TOC2"/>
        <w:tabs>
          <w:tab w:val="left" w:pos="1100"/>
          <w:tab w:val="right" w:leader="dot" w:pos="8630"/>
        </w:tabs>
        <w:rPr>
          <w:ins w:id="423" w:author="Eric Boisvert" w:date="2016-04-02T13:28:00Z"/>
          <w:del w:id="424" w:author="Sen, Marcus A." w:date="2016-04-13T16:47:00Z"/>
          <w:rFonts w:ascii="Calibri" w:eastAsia="MS Mincho" w:hAnsi="Calibri"/>
          <w:noProof/>
          <w:sz w:val="22"/>
          <w:szCs w:val="22"/>
          <w:lang w:val="en-CA" w:eastAsia="en-CA"/>
        </w:rPr>
      </w:pPr>
      <w:ins w:id="425" w:author="Eric Boisvert" w:date="2016-04-02T13:28:00Z">
        <w:del w:id="426" w:author="Sen, Marcus A." w:date="2016-04-13T16:47:00Z">
          <w:r w:rsidRPr="002D071B" w:rsidDel="002D071B">
            <w:rPr>
              <w:rStyle w:val="Hyperlink"/>
              <w:noProof/>
              <w:lang w:val="en-CA"/>
            </w:rPr>
            <w:delText>4.12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property &lt;General Feature Model&gt;</w:delText>
          </w:r>
          <w:r w:rsidDel="002D071B">
            <w:rPr>
              <w:noProof/>
              <w:webHidden/>
            </w:rPr>
            <w:tab/>
            <w:delText>13</w:delText>
          </w:r>
        </w:del>
      </w:ins>
    </w:p>
    <w:p w14:paraId="4CCA3186" w14:textId="77777777" w:rsidR="008168C1" w:rsidRPr="0002750B" w:rsidDel="002D071B" w:rsidRDefault="008168C1">
      <w:pPr>
        <w:pStyle w:val="TOC2"/>
        <w:tabs>
          <w:tab w:val="left" w:pos="1100"/>
          <w:tab w:val="right" w:leader="dot" w:pos="8630"/>
        </w:tabs>
        <w:rPr>
          <w:ins w:id="427" w:author="Eric Boisvert" w:date="2016-04-02T13:28:00Z"/>
          <w:del w:id="428" w:author="Sen, Marcus A." w:date="2016-04-13T16:47:00Z"/>
          <w:rFonts w:ascii="Calibri" w:eastAsia="MS Mincho" w:hAnsi="Calibri"/>
          <w:noProof/>
          <w:sz w:val="22"/>
          <w:szCs w:val="22"/>
          <w:lang w:val="en-CA" w:eastAsia="en-CA"/>
        </w:rPr>
      </w:pPr>
      <w:ins w:id="429" w:author="Eric Boisvert" w:date="2016-04-02T13:28:00Z">
        <w:del w:id="430" w:author="Sen, Marcus A." w:date="2016-04-13T16:47:00Z">
          <w:r w:rsidRPr="002D071B" w:rsidDel="002D071B">
            <w:rPr>
              <w:rStyle w:val="Hyperlink"/>
              <w:noProof/>
              <w:lang w:val="en-CA"/>
            </w:rPr>
            <w:delText>4.13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sampled feature</w:delText>
          </w:r>
          <w:r w:rsidDel="002D071B">
            <w:rPr>
              <w:noProof/>
              <w:webHidden/>
            </w:rPr>
            <w:tab/>
            <w:delText>13</w:delText>
          </w:r>
        </w:del>
      </w:ins>
    </w:p>
    <w:p w14:paraId="03DAB215" w14:textId="77777777" w:rsidR="008168C1" w:rsidRPr="0002750B" w:rsidDel="002D071B" w:rsidRDefault="008168C1">
      <w:pPr>
        <w:pStyle w:val="TOC2"/>
        <w:tabs>
          <w:tab w:val="left" w:pos="1100"/>
          <w:tab w:val="right" w:leader="dot" w:pos="8630"/>
        </w:tabs>
        <w:rPr>
          <w:ins w:id="431" w:author="Eric Boisvert" w:date="2016-04-02T13:28:00Z"/>
          <w:del w:id="432" w:author="Sen, Marcus A." w:date="2016-04-13T16:47:00Z"/>
          <w:rFonts w:ascii="Calibri" w:eastAsia="MS Mincho" w:hAnsi="Calibri"/>
          <w:noProof/>
          <w:sz w:val="22"/>
          <w:szCs w:val="22"/>
          <w:lang w:val="en-CA" w:eastAsia="en-CA"/>
        </w:rPr>
      </w:pPr>
      <w:ins w:id="433" w:author="Eric Boisvert" w:date="2016-04-02T13:28:00Z">
        <w:del w:id="434" w:author="Sen, Marcus A." w:date="2016-04-13T16:47:00Z">
          <w:r w:rsidRPr="002D071B" w:rsidDel="002D071B">
            <w:rPr>
              <w:rStyle w:val="Hyperlink"/>
              <w:noProof/>
              <w:lang w:val="en-CA"/>
            </w:rPr>
            <w:delText>4.14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sampling feature</w:delText>
          </w:r>
          <w:r w:rsidDel="002D071B">
            <w:rPr>
              <w:noProof/>
              <w:webHidden/>
            </w:rPr>
            <w:tab/>
            <w:delText>13</w:delText>
          </w:r>
        </w:del>
      </w:ins>
    </w:p>
    <w:p w14:paraId="77EE7F48" w14:textId="77777777" w:rsidR="008168C1" w:rsidRPr="0002750B" w:rsidDel="002D071B" w:rsidRDefault="008168C1">
      <w:pPr>
        <w:pStyle w:val="TOC2"/>
        <w:tabs>
          <w:tab w:val="left" w:pos="1100"/>
          <w:tab w:val="right" w:leader="dot" w:pos="8630"/>
        </w:tabs>
        <w:rPr>
          <w:ins w:id="435" w:author="Eric Boisvert" w:date="2016-04-02T13:28:00Z"/>
          <w:del w:id="436" w:author="Sen, Marcus A." w:date="2016-04-13T16:47:00Z"/>
          <w:rFonts w:ascii="Calibri" w:eastAsia="MS Mincho" w:hAnsi="Calibri"/>
          <w:noProof/>
          <w:sz w:val="22"/>
          <w:szCs w:val="22"/>
          <w:lang w:val="en-CA" w:eastAsia="en-CA"/>
        </w:rPr>
      </w:pPr>
      <w:ins w:id="437" w:author="Eric Boisvert" w:date="2016-04-02T13:28:00Z">
        <w:del w:id="438" w:author="Sen, Marcus A." w:date="2016-04-13T16:47:00Z">
          <w:r w:rsidRPr="002D071B" w:rsidDel="002D071B">
            <w:rPr>
              <w:rStyle w:val="Hyperlink"/>
              <w:noProof/>
              <w:lang w:val="en-CA"/>
            </w:rPr>
            <w:delText>4.15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schema &lt;XML Schema&gt;</w:delText>
          </w:r>
          <w:r w:rsidDel="002D071B">
            <w:rPr>
              <w:noProof/>
              <w:webHidden/>
            </w:rPr>
            <w:tab/>
            <w:delText>13</w:delText>
          </w:r>
        </w:del>
      </w:ins>
    </w:p>
    <w:p w14:paraId="1395DB14" w14:textId="77777777" w:rsidR="008168C1" w:rsidRPr="0002750B" w:rsidDel="002D071B" w:rsidRDefault="008168C1">
      <w:pPr>
        <w:pStyle w:val="TOC1"/>
        <w:tabs>
          <w:tab w:val="left" w:pos="480"/>
          <w:tab w:val="right" w:leader="dot" w:pos="8630"/>
        </w:tabs>
        <w:rPr>
          <w:ins w:id="439" w:author="Eric Boisvert" w:date="2016-04-02T13:28:00Z"/>
          <w:del w:id="440" w:author="Sen, Marcus A." w:date="2016-04-13T16:47:00Z"/>
          <w:rFonts w:ascii="Calibri" w:eastAsia="MS Mincho" w:hAnsi="Calibri"/>
          <w:noProof/>
          <w:sz w:val="22"/>
          <w:szCs w:val="22"/>
          <w:lang w:val="en-CA" w:eastAsia="en-CA"/>
        </w:rPr>
      </w:pPr>
      <w:ins w:id="441" w:author="Eric Boisvert" w:date="2016-04-02T13:28:00Z">
        <w:del w:id="442" w:author="Sen, Marcus A." w:date="2016-04-13T16:47:00Z">
          <w:r w:rsidRPr="002D071B" w:rsidDel="002D071B">
            <w:rPr>
              <w:rStyle w:val="Hyperlink"/>
              <w:noProof/>
              <w:lang w:val="en-CA"/>
            </w:rPr>
            <w:delText>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Logical Model</w:delText>
          </w:r>
          <w:r w:rsidDel="002D071B">
            <w:rPr>
              <w:noProof/>
              <w:webHidden/>
            </w:rPr>
            <w:tab/>
            <w:delText>14</w:delText>
          </w:r>
        </w:del>
      </w:ins>
    </w:p>
    <w:p w14:paraId="770253B9" w14:textId="77777777" w:rsidR="008168C1" w:rsidRPr="0002750B" w:rsidDel="002D071B" w:rsidRDefault="008168C1">
      <w:pPr>
        <w:pStyle w:val="TOC2"/>
        <w:tabs>
          <w:tab w:val="left" w:pos="880"/>
          <w:tab w:val="right" w:leader="dot" w:pos="8630"/>
        </w:tabs>
        <w:rPr>
          <w:ins w:id="443" w:author="Eric Boisvert" w:date="2016-04-02T13:28:00Z"/>
          <w:del w:id="444" w:author="Sen, Marcus A." w:date="2016-04-13T16:47:00Z"/>
          <w:rFonts w:ascii="Calibri" w:eastAsia="MS Mincho" w:hAnsi="Calibri"/>
          <w:noProof/>
          <w:sz w:val="22"/>
          <w:szCs w:val="22"/>
          <w:lang w:val="en-CA" w:eastAsia="en-CA"/>
        </w:rPr>
      </w:pPr>
      <w:ins w:id="445" w:author="Eric Boisvert" w:date="2016-04-02T13:28:00Z">
        <w:del w:id="446" w:author="Sen, Marcus A." w:date="2016-04-13T16:47:00Z">
          <w:r w:rsidRPr="002D071B" w:rsidDel="002D071B">
            <w:rPr>
              <w:rStyle w:val="Hyperlink"/>
              <w:noProof/>
              <w:lang w:val="en-CA"/>
            </w:rPr>
            <w:delText>5.1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Portrayal</w:delText>
          </w:r>
          <w:r w:rsidDel="002D071B">
            <w:rPr>
              <w:noProof/>
              <w:webHidden/>
            </w:rPr>
            <w:tab/>
            <w:delText>15</w:delText>
          </w:r>
        </w:del>
      </w:ins>
    </w:p>
    <w:p w14:paraId="2F52C8A9" w14:textId="77777777" w:rsidR="008168C1" w:rsidRPr="0002750B" w:rsidDel="002D071B" w:rsidRDefault="008168C1">
      <w:pPr>
        <w:pStyle w:val="TOC2"/>
        <w:tabs>
          <w:tab w:val="left" w:pos="880"/>
          <w:tab w:val="right" w:leader="dot" w:pos="8630"/>
        </w:tabs>
        <w:rPr>
          <w:ins w:id="447" w:author="Eric Boisvert" w:date="2016-04-02T13:28:00Z"/>
          <w:del w:id="448" w:author="Sen, Marcus A." w:date="2016-04-13T16:47:00Z"/>
          <w:rFonts w:ascii="Calibri" w:eastAsia="MS Mincho" w:hAnsi="Calibri"/>
          <w:noProof/>
          <w:sz w:val="22"/>
          <w:szCs w:val="22"/>
          <w:lang w:val="en-CA" w:eastAsia="en-CA"/>
        </w:rPr>
      </w:pPr>
      <w:ins w:id="449" w:author="Eric Boisvert" w:date="2016-04-02T13:28:00Z">
        <w:del w:id="450" w:author="Sen, Marcus A." w:date="2016-04-13T16:47:00Z">
          <w:r w:rsidRPr="002D071B" w:rsidDel="002D071B">
            <w:rPr>
              <w:rStyle w:val="Hyperlink"/>
              <w:noProof/>
              <w:lang w:val="en-CA"/>
            </w:rPr>
            <w:delText>5.2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Basic and Extension</w:delText>
          </w:r>
          <w:r w:rsidDel="002D071B">
            <w:rPr>
              <w:noProof/>
              <w:webHidden/>
            </w:rPr>
            <w:tab/>
            <w:delText>16</w:delText>
          </w:r>
        </w:del>
      </w:ins>
    </w:p>
    <w:p w14:paraId="15E8B6F7" w14:textId="77777777" w:rsidR="008168C1" w:rsidRPr="0002750B" w:rsidDel="002D071B" w:rsidRDefault="008168C1">
      <w:pPr>
        <w:pStyle w:val="TOC3"/>
        <w:tabs>
          <w:tab w:val="left" w:pos="1320"/>
          <w:tab w:val="right" w:leader="dot" w:pos="8630"/>
        </w:tabs>
        <w:rPr>
          <w:ins w:id="451" w:author="Eric Boisvert" w:date="2016-04-02T13:28:00Z"/>
          <w:del w:id="452" w:author="Sen, Marcus A." w:date="2016-04-13T16:47:00Z"/>
          <w:rFonts w:ascii="Calibri" w:eastAsia="MS Mincho" w:hAnsi="Calibri"/>
          <w:noProof/>
          <w:sz w:val="22"/>
          <w:szCs w:val="22"/>
          <w:lang w:val="en-CA" w:eastAsia="en-CA"/>
        </w:rPr>
      </w:pPr>
      <w:ins w:id="453" w:author="Eric Boisvert" w:date="2016-04-02T13:28:00Z">
        <w:del w:id="454" w:author="Sen, Marcus A." w:date="2016-04-13T16:47:00Z">
          <w:r w:rsidRPr="002D071B" w:rsidDel="002D071B">
            <w:rPr>
              <w:rStyle w:val="Hyperlink"/>
              <w:noProof/>
              <w:lang w:val="en-CA" w:bidi="x-none"/>
            </w:rPr>
            <w:delText>5.2.1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AbstractDescription classes</w:delText>
          </w:r>
          <w:r w:rsidDel="002D071B">
            <w:rPr>
              <w:noProof/>
              <w:webHidden/>
            </w:rPr>
            <w:tab/>
            <w:delText>18</w:delText>
          </w:r>
        </w:del>
      </w:ins>
    </w:p>
    <w:p w14:paraId="1BBFE4B8" w14:textId="77777777" w:rsidR="008168C1" w:rsidRPr="0002750B" w:rsidDel="002D071B" w:rsidRDefault="008168C1">
      <w:pPr>
        <w:pStyle w:val="TOC1"/>
        <w:tabs>
          <w:tab w:val="left" w:pos="480"/>
          <w:tab w:val="right" w:leader="dot" w:pos="8630"/>
        </w:tabs>
        <w:rPr>
          <w:ins w:id="455" w:author="Eric Boisvert" w:date="2016-04-02T13:28:00Z"/>
          <w:del w:id="456" w:author="Sen, Marcus A." w:date="2016-04-13T16:47:00Z"/>
          <w:rFonts w:ascii="Calibri" w:eastAsia="MS Mincho" w:hAnsi="Calibri"/>
          <w:noProof/>
          <w:sz w:val="22"/>
          <w:szCs w:val="22"/>
          <w:lang w:val="en-CA" w:eastAsia="en-CA"/>
        </w:rPr>
      </w:pPr>
      <w:ins w:id="457" w:author="Eric Boisvert" w:date="2016-04-02T13:28:00Z">
        <w:del w:id="458" w:author="Sen, Marcus A." w:date="2016-04-13T16:47:00Z">
          <w:r w:rsidRPr="002D071B" w:rsidDel="002D071B">
            <w:rPr>
              <w:rStyle w:val="Hyperlink"/>
              <w:noProof/>
              <w:lang w:val="en-CA"/>
            </w:rPr>
            <w:delText>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Conventions</w:delText>
          </w:r>
          <w:r w:rsidDel="002D071B">
            <w:rPr>
              <w:noProof/>
              <w:webHidden/>
            </w:rPr>
            <w:tab/>
            <w:delText>21</w:delText>
          </w:r>
        </w:del>
      </w:ins>
    </w:p>
    <w:p w14:paraId="2BB62928" w14:textId="77777777" w:rsidR="008168C1" w:rsidRPr="0002750B" w:rsidDel="002D071B" w:rsidRDefault="008168C1">
      <w:pPr>
        <w:pStyle w:val="TOC2"/>
        <w:tabs>
          <w:tab w:val="left" w:pos="880"/>
          <w:tab w:val="right" w:leader="dot" w:pos="8630"/>
        </w:tabs>
        <w:rPr>
          <w:ins w:id="459" w:author="Eric Boisvert" w:date="2016-04-02T13:28:00Z"/>
          <w:del w:id="460" w:author="Sen, Marcus A." w:date="2016-04-13T16:47:00Z"/>
          <w:rFonts w:ascii="Calibri" w:eastAsia="MS Mincho" w:hAnsi="Calibri"/>
          <w:noProof/>
          <w:sz w:val="22"/>
          <w:szCs w:val="22"/>
          <w:lang w:val="en-CA" w:eastAsia="en-CA"/>
        </w:rPr>
      </w:pPr>
      <w:ins w:id="461" w:author="Eric Boisvert" w:date="2016-04-02T13:28:00Z">
        <w:del w:id="462" w:author="Sen, Marcus A." w:date="2016-04-13T16:47:00Z">
          <w:r w:rsidRPr="002D071B" w:rsidDel="002D071B">
            <w:rPr>
              <w:rStyle w:val="Hyperlink"/>
              <w:noProof/>
              <w:lang w:val="en-CA"/>
            </w:rPr>
            <w:delText>6.1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Requirement class</w:delText>
          </w:r>
          <w:r w:rsidDel="002D071B">
            <w:rPr>
              <w:noProof/>
              <w:webHidden/>
            </w:rPr>
            <w:tab/>
            <w:delText>21</w:delText>
          </w:r>
        </w:del>
      </w:ins>
    </w:p>
    <w:p w14:paraId="0655B3DC" w14:textId="77777777" w:rsidR="008168C1" w:rsidRPr="0002750B" w:rsidDel="002D071B" w:rsidRDefault="008168C1">
      <w:pPr>
        <w:pStyle w:val="TOC2"/>
        <w:tabs>
          <w:tab w:val="left" w:pos="880"/>
          <w:tab w:val="right" w:leader="dot" w:pos="8630"/>
        </w:tabs>
        <w:rPr>
          <w:ins w:id="463" w:author="Eric Boisvert" w:date="2016-04-02T13:28:00Z"/>
          <w:del w:id="464" w:author="Sen, Marcus A." w:date="2016-04-13T16:47:00Z"/>
          <w:rFonts w:ascii="Calibri" w:eastAsia="MS Mincho" w:hAnsi="Calibri"/>
          <w:noProof/>
          <w:sz w:val="22"/>
          <w:szCs w:val="22"/>
          <w:lang w:val="en-CA" w:eastAsia="en-CA"/>
        </w:rPr>
      </w:pPr>
      <w:ins w:id="465" w:author="Eric Boisvert" w:date="2016-04-02T13:28:00Z">
        <w:del w:id="466" w:author="Sen, Marcus A." w:date="2016-04-13T16:47:00Z">
          <w:r w:rsidRPr="002D071B" w:rsidDel="002D071B">
            <w:rPr>
              <w:rStyle w:val="Hyperlink"/>
              <w:noProof/>
              <w:lang w:val="en-CA"/>
            </w:rPr>
            <w:delText>6.2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Requirement</w:delText>
          </w:r>
          <w:r w:rsidDel="002D071B">
            <w:rPr>
              <w:noProof/>
              <w:webHidden/>
            </w:rPr>
            <w:tab/>
            <w:delText>22</w:delText>
          </w:r>
        </w:del>
      </w:ins>
    </w:p>
    <w:p w14:paraId="20E1A79C" w14:textId="77777777" w:rsidR="008168C1" w:rsidRPr="0002750B" w:rsidDel="002D071B" w:rsidRDefault="008168C1">
      <w:pPr>
        <w:pStyle w:val="TOC2"/>
        <w:tabs>
          <w:tab w:val="left" w:pos="880"/>
          <w:tab w:val="right" w:leader="dot" w:pos="8630"/>
        </w:tabs>
        <w:rPr>
          <w:ins w:id="467" w:author="Eric Boisvert" w:date="2016-04-02T13:28:00Z"/>
          <w:del w:id="468" w:author="Sen, Marcus A." w:date="2016-04-13T16:47:00Z"/>
          <w:rFonts w:ascii="Calibri" w:eastAsia="MS Mincho" w:hAnsi="Calibri"/>
          <w:noProof/>
          <w:sz w:val="22"/>
          <w:szCs w:val="22"/>
          <w:lang w:val="en-CA" w:eastAsia="en-CA"/>
        </w:rPr>
      </w:pPr>
      <w:ins w:id="469" w:author="Eric Boisvert" w:date="2016-04-02T13:28:00Z">
        <w:del w:id="470" w:author="Sen, Marcus A." w:date="2016-04-13T16:47:00Z">
          <w:r w:rsidRPr="002D071B" w:rsidDel="002D071B">
            <w:rPr>
              <w:rStyle w:val="Hyperlink"/>
              <w:noProof/>
              <w:lang w:val="en-CA"/>
            </w:rPr>
            <w:delText>6.3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Conformance class</w:delText>
          </w:r>
          <w:r w:rsidDel="002D071B">
            <w:rPr>
              <w:noProof/>
              <w:webHidden/>
            </w:rPr>
            <w:tab/>
            <w:delText>22</w:delText>
          </w:r>
        </w:del>
      </w:ins>
    </w:p>
    <w:p w14:paraId="0BE7D75A" w14:textId="77777777" w:rsidR="008168C1" w:rsidRPr="0002750B" w:rsidDel="002D071B" w:rsidRDefault="008168C1">
      <w:pPr>
        <w:pStyle w:val="TOC2"/>
        <w:tabs>
          <w:tab w:val="left" w:pos="880"/>
          <w:tab w:val="right" w:leader="dot" w:pos="8630"/>
        </w:tabs>
        <w:rPr>
          <w:ins w:id="471" w:author="Eric Boisvert" w:date="2016-04-02T13:28:00Z"/>
          <w:del w:id="472" w:author="Sen, Marcus A." w:date="2016-04-13T16:47:00Z"/>
          <w:rFonts w:ascii="Calibri" w:eastAsia="MS Mincho" w:hAnsi="Calibri"/>
          <w:noProof/>
          <w:sz w:val="22"/>
          <w:szCs w:val="22"/>
          <w:lang w:val="en-CA" w:eastAsia="en-CA"/>
        </w:rPr>
      </w:pPr>
      <w:ins w:id="473" w:author="Eric Boisvert" w:date="2016-04-02T13:28:00Z">
        <w:del w:id="474" w:author="Sen, Marcus A." w:date="2016-04-13T16:47:00Z">
          <w:r w:rsidRPr="002D071B" w:rsidDel="002D071B">
            <w:rPr>
              <w:rStyle w:val="Hyperlink"/>
              <w:noProof/>
              <w:lang w:val="en-CA"/>
            </w:rPr>
            <w:delText>6.4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Identifiers</w:delText>
          </w:r>
          <w:r w:rsidDel="002D071B">
            <w:rPr>
              <w:noProof/>
              <w:webHidden/>
            </w:rPr>
            <w:tab/>
            <w:delText>23</w:delText>
          </w:r>
        </w:del>
      </w:ins>
    </w:p>
    <w:p w14:paraId="583D5CB4" w14:textId="77777777" w:rsidR="008168C1" w:rsidRPr="0002750B" w:rsidDel="002D071B" w:rsidRDefault="008168C1">
      <w:pPr>
        <w:pStyle w:val="TOC2"/>
        <w:tabs>
          <w:tab w:val="left" w:pos="880"/>
          <w:tab w:val="right" w:leader="dot" w:pos="8630"/>
        </w:tabs>
        <w:rPr>
          <w:ins w:id="475" w:author="Eric Boisvert" w:date="2016-04-02T13:28:00Z"/>
          <w:del w:id="476" w:author="Sen, Marcus A." w:date="2016-04-13T16:47:00Z"/>
          <w:rFonts w:ascii="Calibri" w:eastAsia="MS Mincho" w:hAnsi="Calibri"/>
          <w:noProof/>
          <w:sz w:val="22"/>
          <w:szCs w:val="22"/>
          <w:lang w:val="en-CA" w:eastAsia="en-CA"/>
        </w:rPr>
      </w:pPr>
      <w:ins w:id="477" w:author="Eric Boisvert" w:date="2016-04-02T13:28:00Z">
        <w:del w:id="478" w:author="Sen, Marcus A." w:date="2016-04-13T16:47:00Z">
          <w:r w:rsidRPr="002D071B" w:rsidDel="002D071B">
            <w:rPr>
              <w:rStyle w:val="Hyperlink"/>
              <w:noProof/>
              <w:lang w:val="en-CA"/>
            </w:rPr>
            <w:delText>6.5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Classifiers</w:delText>
          </w:r>
          <w:r w:rsidDel="002D071B">
            <w:rPr>
              <w:noProof/>
              <w:webHidden/>
            </w:rPr>
            <w:tab/>
            <w:delText>23</w:delText>
          </w:r>
        </w:del>
      </w:ins>
    </w:p>
    <w:p w14:paraId="451A4A65" w14:textId="77777777" w:rsidR="008168C1" w:rsidRPr="0002750B" w:rsidDel="002D071B" w:rsidRDefault="008168C1">
      <w:pPr>
        <w:pStyle w:val="TOC1"/>
        <w:tabs>
          <w:tab w:val="left" w:pos="480"/>
          <w:tab w:val="right" w:leader="dot" w:pos="8630"/>
        </w:tabs>
        <w:rPr>
          <w:ins w:id="479" w:author="Eric Boisvert" w:date="2016-04-02T13:28:00Z"/>
          <w:del w:id="480" w:author="Sen, Marcus A." w:date="2016-04-13T16:47:00Z"/>
          <w:rFonts w:ascii="Calibri" w:eastAsia="MS Mincho" w:hAnsi="Calibri"/>
          <w:noProof/>
          <w:sz w:val="22"/>
          <w:szCs w:val="22"/>
          <w:lang w:val="en-CA" w:eastAsia="en-CA"/>
        </w:rPr>
      </w:pPr>
      <w:ins w:id="481" w:author="Eric Boisvert" w:date="2016-04-02T13:28:00Z">
        <w:del w:id="482" w:author="Sen, Marcus A." w:date="2016-04-13T16:47:00Z">
          <w:r w:rsidRPr="002D071B" w:rsidDel="002D071B">
            <w:rPr>
              <w:rStyle w:val="Hyperlink"/>
              <w:noProof/>
              <w:lang w:val="en-CA"/>
            </w:rPr>
            <w:delText>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Logical Model</w:delText>
          </w:r>
          <w:r w:rsidDel="002D071B">
            <w:rPr>
              <w:noProof/>
              <w:webHidden/>
            </w:rPr>
            <w:tab/>
            <w:delText>25</w:delText>
          </w:r>
        </w:del>
      </w:ins>
    </w:p>
    <w:p w14:paraId="1CA4D8D7" w14:textId="77777777" w:rsidR="008168C1" w:rsidRPr="0002750B" w:rsidDel="002D071B" w:rsidRDefault="008168C1">
      <w:pPr>
        <w:pStyle w:val="TOC3"/>
        <w:tabs>
          <w:tab w:val="left" w:pos="1320"/>
          <w:tab w:val="right" w:leader="dot" w:pos="8630"/>
        </w:tabs>
        <w:rPr>
          <w:ins w:id="483" w:author="Eric Boisvert" w:date="2016-04-02T13:28:00Z"/>
          <w:del w:id="484" w:author="Sen, Marcus A." w:date="2016-04-13T16:47:00Z"/>
          <w:rFonts w:ascii="Calibri" w:eastAsia="MS Mincho" w:hAnsi="Calibri"/>
          <w:noProof/>
          <w:sz w:val="22"/>
          <w:szCs w:val="22"/>
          <w:lang w:val="en-CA" w:eastAsia="en-CA"/>
        </w:rPr>
      </w:pPr>
      <w:ins w:id="485" w:author="Eric Boisvert" w:date="2016-04-02T13:28:00Z">
        <w:del w:id="486" w:author="Sen, Marcus A." w:date="2016-04-13T16:47:00Z">
          <w:r w:rsidRPr="002D071B" w:rsidDel="002D071B">
            <w:rPr>
              <w:rStyle w:val="Hyperlink"/>
              <w:noProof/>
              <w:lang w:val="en-CA" w:bidi="x-none"/>
            </w:rPr>
            <w:delText>7.1.1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Property cardinality</w:delText>
          </w:r>
          <w:r w:rsidDel="002D071B">
            <w:rPr>
              <w:noProof/>
              <w:webHidden/>
            </w:rPr>
            <w:tab/>
            <w:delText>25</w:delText>
          </w:r>
        </w:del>
      </w:ins>
    </w:p>
    <w:p w14:paraId="7B1F62E7" w14:textId="77777777" w:rsidR="008168C1" w:rsidRPr="0002750B" w:rsidDel="002D071B" w:rsidRDefault="008168C1">
      <w:pPr>
        <w:pStyle w:val="TOC3"/>
        <w:tabs>
          <w:tab w:val="left" w:pos="1320"/>
          <w:tab w:val="right" w:leader="dot" w:pos="8630"/>
        </w:tabs>
        <w:rPr>
          <w:ins w:id="487" w:author="Eric Boisvert" w:date="2016-04-02T13:28:00Z"/>
          <w:del w:id="488" w:author="Sen, Marcus A." w:date="2016-04-13T16:47:00Z"/>
          <w:rFonts w:ascii="Calibri" w:eastAsia="MS Mincho" w:hAnsi="Calibri"/>
          <w:noProof/>
          <w:sz w:val="22"/>
          <w:szCs w:val="22"/>
          <w:lang w:val="en-CA" w:eastAsia="en-CA"/>
        </w:rPr>
      </w:pPr>
      <w:ins w:id="489" w:author="Eric Boisvert" w:date="2016-04-02T13:28:00Z">
        <w:del w:id="490" w:author="Sen, Marcus A." w:date="2016-04-13T16:47:00Z">
          <w:r w:rsidRPr="002D071B" w:rsidDel="002D071B">
            <w:rPr>
              <w:rStyle w:val="Hyperlink"/>
              <w:noProof/>
              <w:lang w:val="en-CA" w:bidi="x-none"/>
            </w:rPr>
            <w:delText>7.1.2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Package shortcuts</w:delText>
          </w:r>
          <w:r w:rsidDel="002D071B">
            <w:rPr>
              <w:noProof/>
              <w:webHidden/>
            </w:rPr>
            <w:tab/>
            <w:delText>26</w:delText>
          </w:r>
        </w:del>
      </w:ins>
    </w:p>
    <w:p w14:paraId="7E223DF6" w14:textId="77777777" w:rsidR="008168C1" w:rsidRPr="0002750B" w:rsidDel="002D071B" w:rsidRDefault="008168C1">
      <w:pPr>
        <w:pStyle w:val="TOC2"/>
        <w:tabs>
          <w:tab w:val="left" w:pos="880"/>
          <w:tab w:val="right" w:leader="dot" w:pos="8630"/>
        </w:tabs>
        <w:rPr>
          <w:ins w:id="491" w:author="Eric Boisvert" w:date="2016-04-02T13:28:00Z"/>
          <w:del w:id="492" w:author="Sen, Marcus A." w:date="2016-04-13T16:47:00Z"/>
          <w:rFonts w:ascii="Calibri" w:eastAsia="MS Mincho" w:hAnsi="Calibri"/>
          <w:noProof/>
          <w:sz w:val="22"/>
          <w:szCs w:val="22"/>
          <w:lang w:val="en-CA" w:eastAsia="en-CA"/>
        </w:rPr>
      </w:pPr>
      <w:ins w:id="493" w:author="Eric Boisvert" w:date="2016-04-02T13:28:00Z">
        <w:del w:id="494" w:author="Sen, Marcus A." w:date="2016-04-13T16:47:00Z">
          <w:r w:rsidRPr="002D071B" w:rsidDel="002D071B">
            <w:rPr>
              <w:rStyle w:val="Hyperlink"/>
              <w:noProof/>
              <w:lang w:val="en-CA"/>
            </w:rPr>
            <w:delText>7.2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Core Abstract Requirements Class (Normative)</w:delText>
          </w:r>
          <w:r w:rsidDel="002D071B">
            <w:rPr>
              <w:noProof/>
              <w:webHidden/>
            </w:rPr>
            <w:tab/>
            <w:delText>26</w:delText>
          </w:r>
        </w:del>
      </w:ins>
    </w:p>
    <w:p w14:paraId="02B004ED" w14:textId="77777777" w:rsidR="008168C1" w:rsidRPr="0002750B" w:rsidDel="002D071B" w:rsidRDefault="008168C1">
      <w:pPr>
        <w:pStyle w:val="TOC3"/>
        <w:tabs>
          <w:tab w:val="left" w:pos="1320"/>
          <w:tab w:val="right" w:leader="dot" w:pos="8630"/>
        </w:tabs>
        <w:rPr>
          <w:ins w:id="495" w:author="Eric Boisvert" w:date="2016-04-02T13:28:00Z"/>
          <w:del w:id="496" w:author="Sen, Marcus A." w:date="2016-04-13T16:47:00Z"/>
          <w:rFonts w:ascii="Calibri" w:eastAsia="MS Mincho" w:hAnsi="Calibri"/>
          <w:noProof/>
          <w:sz w:val="22"/>
          <w:szCs w:val="22"/>
          <w:lang w:val="en-CA" w:eastAsia="en-CA"/>
        </w:rPr>
      </w:pPr>
      <w:ins w:id="497" w:author="Eric Boisvert" w:date="2016-04-02T13:28:00Z">
        <w:del w:id="498" w:author="Sen, Marcus A." w:date="2016-04-13T16:47:00Z">
          <w:r w:rsidRPr="002D071B" w:rsidDel="002D071B">
            <w:rPr>
              <w:rStyle w:val="Hyperlink"/>
              <w:noProof/>
              <w:lang w:val="en-CA" w:bidi="x-none"/>
            </w:rPr>
            <w:delText>7.2.1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Naming of entities</w:delText>
          </w:r>
          <w:r w:rsidDel="002D071B">
            <w:rPr>
              <w:noProof/>
              <w:webHidden/>
            </w:rPr>
            <w:tab/>
            <w:delText>27</w:delText>
          </w:r>
        </w:del>
      </w:ins>
    </w:p>
    <w:p w14:paraId="35B9A3A2" w14:textId="77777777" w:rsidR="008168C1" w:rsidRPr="0002750B" w:rsidDel="002D071B" w:rsidRDefault="008168C1">
      <w:pPr>
        <w:pStyle w:val="TOC3"/>
        <w:tabs>
          <w:tab w:val="left" w:pos="1320"/>
          <w:tab w:val="right" w:leader="dot" w:pos="8630"/>
        </w:tabs>
        <w:rPr>
          <w:ins w:id="499" w:author="Eric Boisvert" w:date="2016-04-02T13:28:00Z"/>
          <w:del w:id="500" w:author="Sen, Marcus A." w:date="2016-04-13T16:47:00Z"/>
          <w:rFonts w:ascii="Calibri" w:eastAsia="MS Mincho" w:hAnsi="Calibri"/>
          <w:noProof/>
          <w:sz w:val="22"/>
          <w:szCs w:val="22"/>
          <w:lang w:val="en-CA" w:eastAsia="en-CA"/>
        </w:rPr>
      </w:pPr>
      <w:ins w:id="501" w:author="Eric Boisvert" w:date="2016-04-02T13:28:00Z">
        <w:del w:id="502" w:author="Sen, Marcus A." w:date="2016-04-13T16:47:00Z">
          <w:r w:rsidRPr="002D071B" w:rsidDel="002D071B">
            <w:rPr>
              <w:rStyle w:val="Hyperlink"/>
              <w:noProof/>
              <w:lang w:val="en-CA" w:bidi="x-none"/>
            </w:rPr>
            <w:delText>7.2.2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Cardinality</w:delText>
          </w:r>
          <w:r w:rsidDel="002D071B">
            <w:rPr>
              <w:noProof/>
              <w:webHidden/>
            </w:rPr>
            <w:tab/>
            <w:delText>28</w:delText>
          </w:r>
        </w:del>
      </w:ins>
    </w:p>
    <w:p w14:paraId="2DC745C9" w14:textId="77777777" w:rsidR="008168C1" w:rsidRPr="0002750B" w:rsidDel="002D071B" w:rsidRDefault="008168C1">
      <w:pPr>
        <w:pStyle w:val="TOC3"/>
        <w:tabs>
          <w:tab w:val="left" w:pos="1320"/>
          <w:tab w:val="right" w:leader="dot" w:pos="8630"/>
        </w:tabs>
        <w:rPr>
          <w:ins w:id="503" w:author="Eric Boisvert" w:date="2016-04-02T13:28:00Z"/>
          <w:del w:id="504" w:author="Sen, Marcus A." w:date="2016-04-13T16:47:00Z"/>
          <w:rFonts w:ascii="Calibri" w:eastAsia="MS Mincho" w:hAnsi="Calibri"/>
          <w:noProof/>
          <w:sz w:val="22"/>
          <w:szCs w:val="22"/>
          <w:lang w:val="en-CA" w:eastAsia="en-CA"/>
        </w:rPr>
      </w:pPr>
      <w:ins w:id="505" w:author="Eric Boisvert" w:date="2016-04-02T13:28:00Z">
        <w:del w:id="506" w:author="Sen, Marcus A." w:date="2016-04-13T16:47:00Z">
          <w:r w:rsidRPr="002D071B" w:rsidDel="002D071B">
            <w:rPr>
              <w:rStyle w:val="Hyperlink"/>
              <w:noProof/>
              <w:lang w:val="en-CA" w:bidi="x-none"/>
            </w:rPr>
            <w:delText>7.2.3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Abstract classes</w:delText>
          </w:r>
          <w:r w:rsidDel="002D071B">
            <w:rPr>
              <w:noProof/>
              <w:webHidden/>
            </w:rPr>
            <w:tab/>
            <w:delText>28</w:delText>
          </w:r>
        </w:del>
      </w:ins>
    </w:p>
    <w:p w14:paraId="50CD08E2" w14:textId="77777777" w:rsidR="008168C1" w:rsidRPr="0002750B" w:rsidDel="002D071B" w:rsidRDefault="008168C1">
      <w:pPr>
        <w:pStyle w:val="TOC3"/>
        <w:tabs>
          <w:tab w:val="left" w:pos="1320"/>
          <w:tab w:val="right" w:leader="dot" w:pos="8630"/>
        </w:tabs>
        <w:rPr>
          <w:ins w:id="507" w:author="Eric Boisvert" w:date="2016-04-02T13:28:00Z"/>
          <w:del w:id="508" w:author="Sen, Marcus A." w:date="2016-04-13T16:47:00Z"/>
          <w:rFonts w:ascii="Calibri" w:eastAsia="MS Mincho" w:hAnsi="Calibri"/>
          <w:noProof/>
          <w:sz w:val="22"/>
          <w:szCs w:val="22"/>
          <w:lang w:val="en-CA" w:eastAsia="en-CA"/>
        </w:rPr>
      </w:pPr>
      <w:ins w:id="509" w:author="Eric Boisvert" w:date="2016-04-02T13:28:00Z">
        <w:del w:id="510" w:author="Sen, Marcus A." w:date="2016-04-13T16:47:00Z">
          <w:r w:rsidRPr="002D071B" w:rsidDel="002D071B">
            <w:rPr>
              <w:rStyle w:val="Hyperlink"/>
              <w:noProof/>
              <w:lang w:val="en-CA" w:bidi="x-none"/>
            </w:rPr>
            <w:delText>7.2.4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Polymorphism</w:delText>
          </w:r>
          <w:r w:rsidDel="002D071B">
            <w:rPr>
              <w:noProof/>
              <w:webHidden/>
            </w:rPr>
            <w:tab/>
            <w:delText>28</w:delText>
          </w:r>
        </w:del>
      </w:ins>
    </w:p>
    <w:p w14:paraId="64DAB046" w14:textId="77777777" w:rsidR="008168C1" w:rsidRPr="0002750B" w:rsidDel="002D071B" w:rsidRDefault="008168C1">
      <w:pPr>
        <w:pStyle w:val="TOC3"/>
        <w:tabs>
          <w:tab w:val="left" w:pos="1320"/>
          <w:tab w:val="right" w:leader="dot" w:pos="8630"/>
        </w:tabs>
        <w:rPr>
          <w:ins w:id="511" w:author="Eric Boisvert" w:date="2016-04-02T13:28:00Z"/>
          <w:del w:id="512" w:author="Sen, Marcus A." w:date="2016-04-13T16:47:00Z"/>
          <w:rFonts w:ascii="Calibri" w:eastAsia="MS Mincho" w:hAnsi="Calibri"/>
          <w:noProof/>
          <w:sz w:val="22"/>
          <w:szCs w:val="22"/>
          <w:lang w:val="en-CA" w:eastAsia="en-CA"/>
        </w:rPr>
      </w:pPr>
      <w:ins w:id="513" w:author="Eric Boisvert" w:date="2016-04-02T13:28:00Z">
        <w:del w:id="514" w:author="Sen, Marcus A." w:date="2016-04-13T16:47:00Z">
          <w:r w:rsidRPr="002D071B" w:rsidDel="002D071B">
            <w:rPr>
              <w:rStyle w:val="Hyperlink"/>
              <w:noProof/>
              <w:lang w:val="en-CA" w:bidi="x-none"/>
            </w:rPr>
            <w:delText>7.2.5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Quantities</w:delText>
          </w:r>
          <w:r w:rsidDel="002D071B">
            <w:rPr>
              <w:noProof/>
              <w:webHidden/>
            </w:rPr>
            <w:tab/>
            <w:delText>28</w:delText>
          </w:r>
        </w:del>
      </w:ins>
    </w:p>
    <w:p w14:paraId="34A95608" w14:textId="77777777" w:rsidR="008168C1" w:rsidRPr="0002750B" w:rsidDel="002D071B" w:rsidRDefault="008168C1">
      <w:pPr>
        <w:pStyle w:val="TOC3"/>
        <w:tabs>
          <w:tab w:val="left" w:pos="1320"/>
          <w:tab w:val="right" w:leader="dot" w:pos="8630"/>
        </w:tabs>
        <w:rPr>
          <w:ins w:id="515" w:author="Eric Boisvert" w:date="2016-04-02T13:28:00Z"/>
          <w:del w:id="516" w:author="Sen, Marcus A." w:date="2016-04-13T16:47:00Z"/>
          <w:rFonts w:ascii="Calibri" w:eastAsia="MS Mincho" w:hAnsi="Calibri"/>
          <w:noProof/>
          <w:sz w:val="22"/>
          <w:szCs w:val="22"/>
          <w:lang w:val="en-CA" w:eastAsia="en-CA"/>
        </w:rPr>
      </w:pPr>
      <w:ins w:id="517" w:author="Eric Boisvert" w:date="2016-04-02T13:28:00Z">
        <w:del w:id="518" w:author="Sen, Marcus A." w:date="2016-04-13T16:47:00Z">
          <w:r w:rsidRPr="002D071B" w:rsidDel="002D071B">
            <w:rPr>
              <w:rStyle w:val="Hyperlink"/>
              <w:noProof/>
              <w:lang w:val="en-CA" w:bidi="x-none"/>
            </w:rPr>
            <w:delText>7.2.6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Code lists</w:delText>
          </w:r>
          <w:r w:rsidDel="002D071B">
            <w:rPr>
              <w:noProof/>
              <w:webHidden/>
            </w:rPr>
            <w:tab/>
            <w:delText>29</w:delText>
          </w:r>
        </w:del>
      </w:ins>
    </w:p>
    <w:p w14:paraId="5F563A42" w14:textId="77777777" w:rsidR="008168C1" w:rsidRPr="0002750B" w:rsidDel="002D071B" w:rsidRDefault="008168C1">
      <w:pPr>
        <w:pStyle w:val="TOC3"/>
        <w:tabs>
          <w:tab w:val="left" w:pos="1320"/>
          <w:tab w:val="right" w:leader="dot" w:pos="8630"/>
        </w:tabs>
        <w:rPr>
          <w:ins w:id="519" w:author="Eric Boisvert" w:date="2016-04-02T13:28:00Z"/>
          <w:del w:id="520" w:author="Sen, Marcus A." w:date="2016-04-13T16:47:00Z"/>
          <w:rFonts w:ascii="Calibri" w:eastAsia="MS Mincho" w:hAnsi="Calibri"/>
          <w:noProof/>
          <w:sz w:val="22"/>
          <w:szCs w:val="22"/>
          <w:lang w:val="en-CA" w:eastAsia="en-CA"/>
        </w:rPr>
      </w:pPr>
      <w:ins w:id="521" w:author="Eric Boisvert" w:date="2016-04-02T13:28:00Z">
        <w:del w:id="522" w:author="Sen, Marcus A." w:date="2016-04-13T16:47:00Z">
          <w:r w:rsidRPr="002D071B" w:rsidDel="002D071B">
            <w:rPr>
              <w:rStyle w:val="Hyperlink"/>
              <w:noProof/>
              <w:lang w:val="en-CA" w:bidi="x-none"/>
            </w:rPr>
            <w:delText>7.2.7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Code lists URI</w:delText>
          </w:r>
          <w:r w:rsidDel="002D071B">
            <w:rPr>
              <w:noProof/>
              <w:webHidden/>
            </w:rPr>
            <w:tab/>
            <w:delText>29</w:delText>
          </w:r>
        </w:del>
      </w:ins>
    </w:p>
    <w:p w14:paraId="0A05EF84" w14:textId="77777777" w:rsidR="008168C1" w:rsidRPr="0002750B" w:rsidDel="002D071B" w:rsidRDefault="008168C1">
      <w:pPr>
        <w:pStyle w:val="TOC3"/>
        <w:tabs>
          <w:tab w:val="left" w:pos="1320"/>
          <w:tab w:val="right" w:leader="dot" w:pos="8630"/>
        </w:tabs>
        <w:rPr>
          <w:ins w:id="523" w:author="Eric Boisvert" w:date="2016-04-02T13:28:00Z"/>
          <w:del w:id="524" w:author="Sen, Marcus A." w:date="2016-04-13T16:47:00Z"/>
          <w:rFonts w:ascii="Calibri" w:eastAsia="MS Mincho" w:hAnsi="Calibri"/>
          <w:noProof/>
          <w:sz w:val="22"/>
          <w:szCs w:val="22"/>
          <w:lang w:val="en-CA" w:eastAsia="en-CA"/>
        </w:rPr>
      </w:pPr>
      <w:ins w:id="525" w:author="Eric Boisvert" w:date="2016-04-02T13:28:00Z">
        <w:del w:id="526" w:author="Sen, Marcus A." w:date="2016-04-13T16:47:00Z">
          <w:r w:rsidRPr="002D071B" w:rsidDel="002D071B">
            <w:rPr>
              <w:rStyle w:val="Hyperlink"/>
              <w:noProof/>
              <w:lang w:val="en-CA" w:bidi="x-none"/>
            </w:rPr>
            <w:delText>7.2.8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Identifier</w:delText>
          </w:r>
          <w:r w:rsidDel="002D071B">
            <w:rPr>
              <w:noProof/>
              <w:webHidden/>
            </w:rPr>
            <w:tab/>
            <w:delText>29</w:delText>
          </w:r>
        </w:del>
      </w:ins>
    </w:p>
    <w:p w14:paraId="20C23FE5" w14:textId="77777777" w:rsidR="008168C1" w:rsidRPr="0002750B" w:rsidDel="002D071B" w:rsidRDefault="008168C1">
      <w:pPr>
        <w:pStyle w:val="TOC2"/>
        <w:tabs>
          <w:tab w:val="left" w:pos="880"/>
          <w:tab w:val="right" w:leader="dot" w:pos="8630"/>
        </w:tabs>
        <w:rPr>
          <w:ins w:id="527" w:author="Eric Boisvert" w:date="2016-04-02T13:28:00Z"/>
          <w:del w:id="528" w:author="Sen, Marcus A." w:date="2016-04-13T16:47:00Z"/>
          <w:rFonts w:ascii="Calibri" w:eastAsia="MS Mincho" w:hAnsi="Calibri"/>
          <w:noProof/>
          <w:sz w:val="22"/>
          <w:szCs w:val="22"/>
          <w:lang w:val="en-CA" w:eastAsia="en-CA"/>
        </w:rPr>
      </w:pPr>
      <w:ins w:id="529" w:author="Eric Boisvert" w:date="2016-04-02T13:28:00Z">
        <w:del w:id="530" w:author="Sen, Marcus A." w:date="2016-04-13T16:47:00Z">
          <w:r w:rsidRPr="002D071B" w:rsidDel="002D071B">
            <w:rPr>
              <w:rStyle w:val="Hyperlink"/>
              <w:noProof/>
              <w:lang w:val="en-CA"/>
            </w:rPr>
            <w:delText>7.3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Portrayal Requirements Class</w:delText>
          </w:r>
          <w:r w:rsidDel="002D071B">
            <w:rPr>
              <w:noProof/>
              <w:webHidden/>
            </w:rPr>
            <w:tab/>
            <w:delText>29</w:delText>
          </w:r>
        </w:del>
      </w:ins>
    </w:p>
    <w:p w14:paraId="5719FCB9" w14:textId="77777777" w:rsidR="008168C1" w:rsidRPr="0002750B" w:rsidDel="002D071B" w:rsidRDefault="008168C1">
      <w:pPr>
        <w:pStyle w:val="TOC3"/>
        <w:tabs>
          <w:tab w:val="left" w:pos="1320"/>
          <w:tab w:val="right" w:leader="dot" w:pos="8630"/>
        </w:tabs>
        <w:rPr>
          <w:ins w:id="531" w:author="Eric Boisvert" w:date="2016-04-02T13:28:00Z"/>
          <w:del w:id="532" w:author="Sen, Marcus A." w:date="2016-04-13T16:47:00Z"/>
          <w:rFonts w:ascii="Calibri" w:eastAsia="MS Mincho" w:hAnsi="Calibri"/>
          <w:noProof/>
          <w:sz w:val="22"/>
          <w:szCs w:val="22"/>
          <w:lang w:val="en-CA" w:eastAsia="en-CA"/>
        </w:rPr>
      </w:pPr>
      <w:ins w:id="533" w:author="Eric Boisvert" w:date="2016-04-02T13:28:00Z">
        <w:del w:id="534" w:author="Sen, Marcus A." w:date="2016-04-13T16:47:00Z">
          <w:r w:rsidRPr="002D071B" w:rsidDel="002D071B">
            <w:rPr>
              <w:rStyle w:val="Hyperlink"/>
              <w:noProof/>
              <w:lang w:val="en-CA" w:bidi="x-none"/>
            </w:rPr>
            <w:delText>7.3.1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Portrayal views</w:delText>
          </w:r>
          <w:r w:rsidDel="002D071B">
            <w:rPr>
              <w:noProof/>
              <w:webHidden/>
            </w:rPr>
            <w:tab/>
            <w:delText>33</w:delText>
          </w:r>
        </w:del>
      </w:ins>
    </w:p>
    <w:p w14:paraId="1B011874" w14:textId="77777777" w:rsidR="008168C1" w:rsidRPr="0002750B" w:rsidDel="002D071B" w:rsidRDefault="008168C1">
      <w:pPr>
        <w:pStyle w:val="TOC3"/>
        <w:tabs>
          <w:tab w:val="left" w:pos="1320"/>
          <w:tab w:val="right" w:leader="dot" w:pos="8630"/>
        </w:tabs>
        <w:rPr>
          <w:ins w:id="535" w:author="Eric Boisvert" w:date="2016-04-02T13:28:00Z"/>
          <w:del w:id="536" w:author="Sen, Marcus A." w:date="2016-04-13T16:47:00Z"/>
          <w:rFonts w:ascii="Calibri" w:eastAsia="MS Mincho" w:hAnsi="Calibri"/>
          <w:noProof/>
          <w:sz w:val="22"/>
          <w:szCs w:val="22"/>
          <w:lang w:val="en-CA" w:eastAsia="en-CA"/>
        </w:rPr>
      </w:pPr>
      <w:ins w:id="537" w:author="Eric Boisvert" w:date="2016-04-02T13:28:00Z">
        <w:del w:id="538" w:author="Sen, Marcus A." w:date="2016-04-13T16:47:00Z">
          <w:r w:rsidRPr="002D071B" w:rsidDel="002D071B">
            <w:rPr>
              <w:rStyle w:val="Hyperlink"/>
              <w:noProof/>
              <w:lang w:bidi="x-none"/>
            </w:rPr>
            <w:delText>7.3.2</w:delText>
          </w:r>
          <w:r w:rsidRPr="0002750B" w:rsidDel="002D071B">
            <w:rPr>
              <w:rFonts w:ascii="Calibri" w:eastAsia="MS Mincho" w:hAnsi="Calibri"/>
              <w:noProof/>
              <w:sz w:val="22"/>
              <w:szCs w:val="22"/>
              <w:lang w:val="en-CA" w:eastAsia="en-CA"/>
            </w:rPr>
            <w:tab/>
          </w:r>
          <w:r w:rsidRPr="002D071B" w:rsidDel="002D071B">
            <w:rPr>
              <w:rStyle w:val="Hyperlink"/>
              <w:noProof/>
            </w:rPr>
            <w:delText>GeologicUnitView</w:delText>
          </w:r>
          <w:r w:rsidDel="002D071B">
            <w:rPr>
              <w:noProof/>
              <w:webHidden/>
            </w:rPr>
            <w:tab/>
            <w:delText>36</w:delText>
          </w:r>
        </w:del>
      </w:ins>
    </w:p>
    <w:p w14:paraId="1413EC6A" w14:textId="77777777" w:rsidR="008168C1" w:rsidRPr="0002750B" w:rsidDel="002D071B" w:rsidRDefault="008168C1">
      <w:pPr>
        <w:pStyle w:val="TOC3"/>
        <w:tabs>
          <w:tab w:val="left" w:pos="1320"/>
          <w:tab w:val="right" w:leader="dot" w:pos="8630"/>
        </w:tabs>
        <w:rPr>
          <w:ins w:id="539" w:author="Eric Boisvert" w:date="2016-04-02T13:28:00Z"/>
          <w:del w:id="540" w:author="Sen, Marcus A." w:date="2016-04-13T16:47:00Z"/>
          <w:rFonts w:ascii="Calibri" w:eastAsia="MS Mincho" w:hAnsi="Calibri"/>
          <w:noProof/>
          <w:sz w:val="22"/>
          <w:szCs w:val="22"/>
          <w:lang w:val="en-CA" w:eastAsia="en-CA"/>
        </w:rPr>
      </w:pPr>
      <w:ins w:id="541" w:author="Eric Boisvert" w:date="2016-04-02T13:28:00Z">
        <w:del w:id="542" w:author="Sen, Marcus A." w:date="2016-04-13T16:47:00Z">
          <w:r w:rsidRPr="002D071B" w:rsidDel="002D071B">
            <w:rPr>
              <w:rStyle w:val="Hyperlink"/>
              <w:noProof/>
              <w:lang w:val="en-CA" w:bidi="x-none"/>
            </w:rPr>
            <w:delText>7.3.3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BoreholeView</w:delText>
          </w:r>
          <w:r w:rsidDel="002D071B">
            <w:rPr>
              <w:noProof/>
              <w:webHidden/>
            </w:rPr>
            <w:tab/>
            <w:delText>41</w:delText>
          </w:r>
        </w:del>
      </w:ins>
    </w:p>
    <w:p w14:paraId="5B6162EA" w14:textId="77777777" w:rsidR="008168C1" w:rsidRPr="0002750B" w:rsidDel="002D071B" w:rsidRDefault="008168C1">
      <w:pPr>
        <w:pStyle w:val="TOC3"/>
        <w:tabs>
          <w:tab w:val="left" w:pos="1320"/>
          <w:tab w:val="right" w:leader="dot" w:pos="8630"/>
        </w:tabs>
        <w:rPr>
          <w:ins w:id="543" w:author="Eric Boisvert" w:date="2016-04-02T13:28:00Z"/>
          <w:del w:id="544" w:author="Sen, Marcus A." w:date="2016-04-13T16:47:00Z"/>
          <w:rFonts w:ascii="Calibri" w:eastAsia="MS Mincho" w:hAnsi="Calibri"/>
          <w:noProof/>
          <w:sz w:val="22"/>
          <w:szCs w:val="22"/>
          <w:lang w:val="en-CA" w:eastAsia="en-CA"/>
        </w:rPr>
      </w:pPr>
      <w:ins w:id="545" w:author="Eric Boisvert" w:date="2016-04-02T13:28:00Z">
        <w:del w:id="546" w:author="Sen, Marcus A." w:date="2016-04-13T16:47:00Z">
          <w:r w:rsidRPr="002D071B" w:rsidDel="002D071B">
            <w:rPr>
              <w:rStyle w:val="Hyperlink"/>
              <w:noProof/>
              <w:lang w:val="en-CA" w:bidi="x-none"/>
            </w:rPr>
            <w:delText>7.3.4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ContactView</w:delText>
          </w:r>
          <w:r w:rsidDel="002D071B">
            <w:rPr>
              <w:noProof/>
              <w:webHidden/>
            </w:rPr>
            <w:tab/>
            <w:delText>46</w:delText>
          </w:r>
        </w:del>
      </w:ins>
    </w:p>
    <w:p w14:paraId="421CA4FE" w14:textId="77777777" w:rsidR="008168C1" w:rsidRPr="0002750B" w:rsidDel="002D071B" w:rsidRDefault="008168C1">
      <w:pPr>
        <w:pStyle w:val="TOC3"/>
        <w:tabs>
          <w:tab w:val="left" w:pos="1320"/>
          <w:tab w:val="right" w:leader="dot" w:pos="8630"/>
        </w:tabs>
        <w:rPr>
          <w:ins w:id="547" w:author="Eric Boisvert" w:date="2016-04-02T13:28:00Z"/>
          <w:del w:id="548" w:author="Sen, Marcus A." w:date="2016-04-13T16:47:00Z"/>
          <w:rFonts w:ascii="Calibri" w:eastAsia="MS Mincho" w:hAnsi="Calibri"/>
          <w:noProof/>
          <w:sz w:val="22"/>
          <w:szCs w:val="22"/>
          <w:lang w:val="en-CA" w:eastAsia="en-CA"/>
        </w:rPr>
      </w:pPr>
      <w:ins w:id="549" w:author="Eric Boisvert" w:date="2016-04-02T13:28:00Z">
        <w:del w:id="550" w:author="Sen, Marcus A." w:date="2016-04-13T16:47:00Z">
          <w:r w:rsidRPr="002D071B" w:rsidDel="002D071B">
            <w:rPr>
              <w:rStyle w:val="Hyperlink"/>
              <w:noProof/>
              <w:lang w:val="en-CA" w:bidi="x-none"/>
            </w:rPr>
            <w:delText>7.3.5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GeologicSpecimenView</w:delText>
          </w:r>
          <w:r w:rsidDel="002D071B">
            <w:rPr>
              <w:noProof/>
              <w:webHidden/>
            </w:rPr>
            <w:tab/>
            <w:delText>48</w:delText>
          </w:r>
        </w:del>
      </w:ins>
    </w:p>
    <w:p w14:paraId="5FF27305" w14:textId="77777777" w:rsidR="008168C1" w:rsidRPr="0002750B" w:rsidDel="002D071B" w:rsidRDefault="008168C1">
      <w:pPr>
        <w:pStyle w:val="TOC3"/>
        <w:tabs>
          <w:tab w:val="left" w:pos="1320"/>
          <w:tab w:val="right" w:leader="dot" w:pos="8630"/>
        </w:tabs>
        <w:rPr>
          <w:ins w:id="551" w:author="Eric Boisvert" w:date="2016-04-02T13:28:00Z"/>
          <w:del w:id="552" w:author="Sen, Marcus A." w:date="2016-04-13T16:47:00Z"/>
          <w:rFonts w:ascii="Calibri" w:eastAsia="MS Mincho" w:hAnsi="Calibri"/>
          <w:noProof/>
          <w:sz w:val="22"/>
          <w:szCs w:val="22"/>
          <w:lang w:val="en-CA" w:eastAsia="en-CA"/>
        </w:rPr>
      </w:pPr>
      <w:ins w:id="553" w:author="Eric Boisvert" w:date="2016-04-02T13:28:00Z">
        <w:del w:id="554" w:author="Sen, Marcus A." w:date="2016-04-13T16:47:00Z">
          <w:r w:rsidRPr="002D071B" w:rsidDel="002D071B">
            <w:rPr>
              <w:rStyle w:val="Hyperlink"/>
              <w:noProof/>
              <w:lang w:val="en-CA" w:bidi="x-none"/>
            </w:rPr>
            <w:delText>7.3.6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GeomorphologicUnitView</w:delText>
          </w:r>
          <w:r w:rsidDel="002D071B">
            <w:rPr>
              <w:noProof/>
              <w:webHidden/>
            </w:rPr>
            <w:tab/>
            <w:delText>52</w:delText>
          </w:r>
        </w:del>
      </w:ins>
    </w:p>
    <w:p w14:paraId="73338358" w14:textId="77777777" w:rsidR="008168C1" w:rsidRPr="0002750B" w:rsidDel="002D071B" w:rsidRDefault="008168C1">
      <w:pPr>
        <w:pStyle w:val="TOC3"/>
        <w:tabs>
          <w:tab w:val="left" w:pos="1320"/>
          <w:tab w:val="right" w:leader="dot" w:pos="8630"/>
        </w:tabs>
        <w:rPr>
          <w:ins w:id="555" w:author="Eric Boisvert" w:date="2016-04-02T13:28:00Z"/>
          <w:del w:id="556" w:author="Sen, Marcus A." w:date="2016-04-13T16:47:00Z"/>
          <w:rFonts w:ascii="Calibri" w:eastAsia="MS Mincho" w:hAnsi="Calibri"/>
          <w:noProof/>
          <w:sz w:val="22"/>
          <w:szCs w:val="22"/>
          <w:lang w:val="en-CA" w:eastAsia="en-CA"/>
        </w:rPr>
      </w:pPr>
      <w:ins w:id="557" w:author="Eric Boisvert" w:date="2016-04-02T13:28:00Z">
        <w:del w:id="558" w:author="Sen, Marcus A." w:date="2016-04-13T16:47:00Z">
          <w:r w:rsidRPr="002D071B" w:rsidDel="002D071B">
            <w:rPr>
              <w:rStyle w:val="Hyperlink"/>
              <w:noProof/>
              <w:lang w:val="en-CA" w:bidi="x-none"/>
            </w:rPr>
            <w:delText>7.3.7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ShearDisplacementStructureView</w:delText>
          </w:r>
          <w:r w:rsidDel="002D071B">
            <w:rPr>
              <w:noProof/>
              <w:webHidden/>
            </w:rPr>
            <w:tab/>
            <w:delText>56</w:delText>
          </w:r>
        </w:del>
      </w:ins>
    </w:p>
    <w:p w14:paraId="1A42C2D4" w14:textId="77777777" w:rsidR="008168C1" w:rsidRPr="0002750B" w:rsidDel="002D071B" w:rsidRDefault="008168C1">
      <w:pPr>
        <w:pStyle w:val="TOC3"/>
        <w:tabs>
          <w:tab w:val="left" w:pos="1320"/>
          <w:tab w:val="right" w:leader="dot" w:pos="8630"/>
        </w:tabs>
        <w:rPr>
          <w:ins w:id="559" w:author="Eric Boisvert" w:date="2016-04-02T13:28:00Z"/>
          <w:del w:id="560" w:author="Sen, Marcus A." w:date="2016-04-13T16:47:00Z"/>
          <w:rFonts w:ascii="Calibri" w:eastAsia="MS Mincho" w:hAnsi="Calibri"/>
          <w:noProof/>
          <w:sz w:val="22"/>
          <w:szCs w:val="22"/>
          <w:lang w:val="en-CA" w:eastAsia="en-CA"/>
        </w:rPr>
      </w:pPr>
      <w:ins w:id="561" w:author="Eric Boisvert" w:date="2016-04-02T13:28:00Z">
        <w:del w:id="562" w:author="Sen, Marcus A." w:date="2016-04-13T16:47:00Z">
          <w:r w:rsidRPr="002D071B" w:rsidDel="002D071B">
            <w:rPr>
              <w:rStyle w:val="Hyperlink"/>
              <w:noProof/>
              <w:lang w:val="en-CA" w:bidi="x-none"/>
            </w:rPr>
            <w:delText>7.3.8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SiteObservationView</w:delText>
          </w:r>
          <w:r w:rsidDel="002D071B">
            <w:rPr>
              <w:noProof/>
              <w:webHidden/>
            </w:rPr>
            <w:tab/>
            <w:delText>61</w:delText>
          </w:r>
        </w:del>
      </w:ins>
    </w:p>
    <w:p w14:paraId="0E38FC3C" w14:textId="77777777" w:rsidR="008168C1" w:rsidRPr="0002750B" w:rsidDel="002D071B" w:rsidRDefault="008168C1">
      <w:pPr>
        <w:pStyle w:val="TOC2"/>
        <w:tabs>
          <w:tab w:val="left" w:pos="880"/>
          <w:tab w:val="right" w:leader="dot" w:pos="8630"/>
        </w:tabs>
        <w:rPr>
          <w:ins w:id="563" w:author="Eric Boisvert" w:date="2016-04-02T13:28:00Z"/>
          <w:del w:id="564" w:author="Sen, Marcus A." w:date="2016-04-13T16:47:00Z"/>
          <w:rFonts w:ascii="Calibri" w:eastAsia="MS Mincho" w:hAnsi="Calibri"/>
          <w:noProof/>
          <w:sz w:val="22"/>
          <w:szCs w:val="22"/>
          <w:lang w:val="en-CA" w:eastAsia="en-CA"/>
        </w:rPr>
      </w:pPr>
      <w:ins w:id="565" w:author="Eric Boisvert" w:date="2016-04-02T13:28:00Z">
        <w:del w:id="566" w:author="Sen, Marcus A." w:date="2016-04-13T16:47:00Z">
          <w:r w:rsidRPr="002D071B" w:rsidDel="002D071B">
            <w:rPr>
              <w:rStyle w:val="Hyperlink"/>
              <w:noProof/>
              <w:lang w:val="en-CA"/>
            </w:rPr>
            <w:delText>7.4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Basic Abstract Requirements Class</w:delText>
          </w:r>
          <w:r w:rsidDel="002D071B">
            <w:rPr>
              <w:noProof/>
              <w:webHidden/>
            </w:rPr>
            <w:tab/>
            <w:delText>66</w:delText>
          </w:r>
        </w:del>
      </w:ins>
    </w:p>
    <w:p w14:paraId="3B314CA2" w14:textId="77777777" w:rsidR="008168C1" w:rsidRPr="0002750B" w:rsidDel="002D071B" w:rsidRDefault="008168C1">
      <w:pPr>
        <w:pStyle w:val="TOC3"/>
        <w:tabs>
          <w:tab w:val="left" w:pos="1320"/>
          <w:tab w:val="right" w:leader="dot" w:pos="8630"/>
        </w:tabs>
        <w:rPr>
          <w:ins w:id="567" w:author="Eric Boisvert" w:date="2016-04-02T13:28:00Z"/>
          <w:del w:id="568" w:author="Sen, Marcus A." w:date="2016-04-13T16:47:00Z"/>
          <w:rFonts w:ascii="Calibri" w:eastAsia="MS Mincho" w:hAnsi="Calibri"/>
          <w:noProof/>
          <w:sz w:val="22"/>
          <w:szCs w:val="22"/>
          <w:lang w:val="en-CA" w:eastAsia="en-CA"/>
        </w:rPr>
      </w:pPr>
      <w:ins w:id="569" w:author="Eric Boisvert" w:date="2016-04-02T13:28:00Z">
        <w:del w:id="570" w:author="Sen, Marcus A." w:date="2016-04-13T16:47:00Z">
          <w:r w:rsidRPr="002D071B" w:rsidDel="002D071B">
            <w:rPr>
              <w:rStyle w:val="Hyperlink"/>
              <w:noProof/>
              <w:lang w:val="en-CA" w:bidi="x-none"/>
            </w:rPr>
            <w:delText>7.4.1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Geology Basic</w:delText>
          </w:r>
          <w:r w:rsidDel="002D071B">
            <w:rPr>
              <w:noProof/>
              <w:webHidden/>
            </w:rPr>
            <w:tab/>
            <w:delText>68</w:delText>
          </w:r>
        </w:del>
      </w:ins>
    </w:p>
    <w:p w14:paraId="6D55BD96" w14:textId="77777777" w:rsidR="008168C1" w:rsidRPr="0002750B" w:rsidDel="002D071B" w:rsidRDefault="008168C1">
      <w:pPr>
        <w:pStyle w:val="TOC3"/>
        <w:tabs>
          <w:tab w:val="left" w:pos="1320"/>
          <w:tab w:val="right" w:leader="dot" w:pos="8630"/>
        </w:tabs>
        <w:rPr>
          <w:ins w:id="571" w:author="Eric Boisvert" w:date="2016-04-02T13:28:00Z"/>
          <w:del w:id="572" w:author="Sen, Marcus A." w:date="2016-04-13T16:47:00Z"/>
          <w:rFonts w:ascii="Calibri" w:eastAsia="MS Mincho" w:hAnsi="Calibri"/>
          <w:noProof/>
          <w:sz w:val="22"/>
          <w:szCs w:val="22"/>
          <w:lang w:val="en-CA" w:eastAsia="en-CA"/>
        </w:rPr>
      </w:pPr>
      <w:ins w:id="573" w:author="Eric Boisvert" w:date="2016-04-02T13:28:00Z">
        <w:del w:id="574" w:author="Sen, Marcus A." w:date="2016-04-13T16:47:00Z">
          <w:r w:rsidRPr="002D071B" w:rsidDel="002D071B">
            <w:rPr>
              <w:rStyle w:val="Hyperlink"/>
              <w:noProof/>
              <w:lang w:bidi="x-none"/>
            </w:rPr>
            <w:delText>7.4.2</w:delText>
          </w:r>
          <w:r w:rsidRPr="0002750B" w:rsidDel="002D071B">
            <w:rPr>
              <w:rFonts w:ascii="Calibri" w:eastAsia="MS Mincho" w:hAnsi="Calibri"/>
              <w:noProof/>
              <w:sz w:val="22"/>
              <w:szCs w:val="22"/>
              <w:lang w:val="en-CA" w:eastAsia="en-CA"/>
            </w:rPr>
            <w:tab/>
          </w:r>
          <w:r w:rsidRPr="002D071B" w:rsidDel="002D071B">
            <w:rPr>
              <w:rStyle w:val="Hyperlink"/>
              <w:noProof/>
            </w:rPr>
            <w:delText>Geologic Event</w:delText>
          </w:r>
          <w:r w:rsidDel="002D071B">
            <w:rPr>
              <w:noProof/>
              <w:webHidden/>
            </w:rPr>
            <w:tab/>
            <w:delText>79</w:delText>
          </w:r>
        </w:del>
      </w:ins>
    </w:p>
    <w:p w14:paraId="0D57226D" w14:textId="77777777" w:rsidR="008168C1" w:rsidRPr="0002750B" w:rsidDel="002D071B" w:rsidRDefault="008168C1">
      <w:pPr>
        <w:pStyle w:val="TOC3"/>
        <w:tabs>
          <w:tab w:val="left" w:pos="1320"/>
          <w:tab w:val="right" w:leader="dot" w:pos="8630"/>
        </w:tabs>
        <w:rPr>
          <w:ins w:id="575" w:author="Eric Boisvert" w:date="2016-04-02T13:28:00Z"/>
          <w:del w:id="576" w:author="Sen, Marcus A." w:date="2016-04-13T16:47:00Z"/>
          <w:rFonts w:ascii="Calibri" w:eastAsia="MS Mincho" w:hAnsi="Calibri"/>
          <w:noProof/>
          <w:sz w:val="22"/>
          <w:szCs w:val="22"/>
          <w:lang w:val="en-CA" w:eastAsia="en-CA"/>
        </w:rPr>
      </w:pPr>
      <w:ins w:id="577" w:author="Eric Boisvert" w:date="2016-04-02T13:28:00Z">
        <w:del w:id="578" w:author="Sen, Marcus A." w:date="2016-04-13T16:47:00Z">
          <w:r w:rsidRPr="002D071B" w:rsidDel="002D071B">
            <w:rPr>
              <w:rStyle w:val="Hyperlink"/>
              <w:noProof/>
              <w:lang w:bidi="x-none"/>
            </w:rPr>
            <w:delText>7.4.3</w:delText>
          </w:r>
          <w:r w:rsidRPr="0002750B" w:rsidDel="002D071B">
            <w:rPr>
              <w:rFonts w:ascii="Calibri" w:eastAsia="MS Mincho" w:hAnsi="Calibri"/>
              <w:noProof/>
              <w:sz w:val="22"/>
              <w:szCs w:val="22"/>
              <w:lang w:val="en-CA" w:eastAsia="en-CA"/>
            </w:rPr>
            <w:tab/>
          </w:r>
          <w:r w:rsidRPr="002D071B" w:rsidDel="002D071B">
            <w:rPr>
              <w:rStyle w:val="Hyperlink"/>
              <w:noProof/>
            </w:rPr>
            <w:delText>Geologic Structure</w:delText>
          </w:r>
          <w:r w:rsidDel="002D071B">
            <w:rPr>
              <w:noProof/>
              <w:webHidden/>
            </w:rPr>
            <w:tab/>
            <w:delText>82</w:delText>
          </w:r>
        </w:del>
      </w:ins>
    </w:p>
    <w:p w14:paraId="62D057AF" w14:textId="77777777" w:rsidR="008168C1" w:rsidRPr="0002750B" w:rsidDel="002D071B" w:rsidRDefault="008168C1">
      <w:pPr>
        <w:pStyle w:val="TOC3"/>
        <w:tabs>
          <w:tab w:val="left" w:pos="1320"/>
          <w:tab w:val="right" w:leader="dot" w:pos="8630"/>
        </w:tabs>
        <w:rPr>
          <w:ins w:id="579" w:author="Eric Boisvert" w:date="2016-04-02T13:28:00Z"/>
          <w:del w:id="580" w:author="Sen, Marcus A." w:date="2016-04-13T16:47:00Z"/>
          <w:rFonts w:ascii="Calibri" w:eastAsia="MS Mincho" w:hAnsi="Calibri"/>
          <w:noProof/>
          <w:sz w:val="22"/>
          <w:szCs w:val="22"/>
          <w:lang w:val="en-CA" w:eastAsia="en-CA"/>
        </w:rPr>
      </w:pPr>
      <w:ins w:id="581" w:author="Eric Boisvert" w:date="2016-04-02T13:28:00Z">
        <w:del w:id="582" w:author="Sen, Marcus A." w:date="2016-04-13T16:47:00Z">
          <w:r w:rsidRPr="002D071B" w:rsidDel="002D071B">
            <w:rPr>
              <w:rStyle w:val="Hyperlink"/>
              <w:noProof/>
              <w:lang w:bidi="x-none"/>
            </w:rPr>
            <w:delText>7.4.4</w:delText>
          </w:r>
          <w:r w:rsidRPr="0002750B" w:rsidDel="002D071B">
            <w:rPr>
              <w:rFonts w:ascii="Calibri" w:eastAsia="MS Mincho" w:hAnsi="Calibri"/>
              <w:noProof/>
              <w:sz w:val="22"/>
              <w:szCs w:val="22"/>
              <w:lang w:val="en-CA" w:eastAsia="en-CA"/>
            </w:rPr>
            <w:tab/>
          </w:r>
          <w:r w:rsidRPr="002D071B" w:rsidDel="002D071B">
            <w:rPr>
              <w:rStyle w:val="Hyperlink"/>
              <w:noProof/>
            </w:rPr>
            <w:delText>Geomorphology</w:delText>
          </w:r>
          <w:r w:rsidDel="002D071B">
            <w:rPr>
              <w:noProof/>
              <w:webHidden/>
            </w:rPr>
            <w:tab/>
            <w:delText>89</w:delText>
          </w:r>
        </w:del>
      </w:ins>
    </w:p>
    <w:p w14:paraId="6DC0B53B" w14:textId="77777777" w:rsidR="008168C1" w:rsidRPr="0002750B" w:rsidDel="002D071B" w:rsidRDefault="008168C1">
      <w:pPr>
        <w:pStyle w:val="TOC3"/>
        <w:tabs>
          <w:tab w:val="left" w:pos="1320"/>
          <w:tab w:val="right" w:leader="dot" w:pos="8630"/>
        </w:tabs>
        <w:rPr>
          <w:ins w:id="583" w:author="Eric Boisvert" w:date="2016-04-02T13:28:00Z"/>
          <w:del w:id="584" w:author="Sen, Marcus A." w:date="2016-04-13T16:47:00Z"/>
          <w:rFonts w:ascii="Calibri" w:eastAsia="MS Mincho" w:hAnsi="Calibri"/>
          <w:noProof/>
          <w:sz w:val="22"/>
          <w:szCs w:val="22"/>
          <w:lang w:val="en-CA" w:eastAsia="en-CA"/>
        </w:rPr>
      </w:pPr>
      <w:ins w:id="585" w:author="Eric Boisvert" w:date="2016-04-02T13:28:00Z">
        <w:del w:id="586" w:author="Sen, Marcus A." w:date="2016-04-13T16:47:00Z">
          <w:r w:rsidRPr="002D071B" w:rsidDel="002D071B">
            <w:rPr>
              <w:rStyle w:val="Hyperlink"/>
              <w:noProof/>
              <w:lang w:val="en-CA" w:bidi="x-none"/>
            </w:rPr>
            <w:delText>7.4.5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Collection</w:delText>
          </w:r>
          <w:r w:rsidDel="002D071B">
            <w:rPr>
              <w:noProof/>
              <w:webHidden/>
            </w:rPr>
            <w:tab/>
            <w:delText>91</w:delText>
          </w:r>
        </w:del>
      </w:ins>
    </w:p>
    <w:p w14:paraId="14F57E6A" w14:textId="77777777" w:rsidR="008168C1" w:rsidRPr="0002750B" w:rsidDel="002D071B" w:rsidRDefault="008168C1">
      <w:pPr>
        <w:pStyle w:val="TOC3"/>
        <w:tabs>
          <w:tab w:val="left" w:pos="1320"/>
          <w:tab w:val="right" w:leader="dot" w:pos="8630"/>
        </w:tabs>
        <w:rPr>
          <w:ins w:id="587" w:author="Eric Boisvert" w:date="2016-04-02T13:28:00Z"/>
          <w:del w:id="588" w:author="Sen, Marcus A." w:date="2016-04-13T16:47:00Z"/>
          <w:rFonts w:ascii="Calibri" w:eastAsia="MS Mincho" w:hAnsi="Calibri"/>
          <w:noProof/>
          <w:sz w:val="22"/>
          <w:szCs w:val="22"/>
          <w:lang w:val="en-CA" w:eastAsia="en-CA"/>
        </w:rPr>
      </w:pPr>
      <w:ins w:id="589" w:author="Eric Boisvert" w:date="2016-04-02T13:28:00Z">
        <w:del w:id="590" w:author="Sen, Marcus A." w:date="2016-04-13T16:47:00Z">
          <w:r w:rsidRPr="002D071B" w:rsidDel="002D071B">
            <w:rPr>
              <w:rStyle w:val="Hyperlink"/>
              <w:noProof/>
              <w:lang w:val="en-CA" w:bidi="x-none"/>
            </w:rPr>
            <w:delText>7.4.6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Data Types</w:delText>
          </w:r>
          <w:r w:rsidDel="002D071B">
            <w:rPr>
              <w:noProof/>
              <w:webHidden/>
            </w:rPr>
            <w:tab/>
            <w:delText>94</w:delText>
          </w:r>
        </w:del>
      </w:ins>
    </w:p>
    <w:p w14:paraId="28FF643A" w14:textId="77777777" w:rsidR="008168C1" w:rsidRPr="0002750B" w:rsidDel="002D071B" w:rsidRDefault="008168C1">
      <w:pPr>
        <w:pStyle w:val="TOC3"/>
        <w:tabs>
          <w:tab w:val="left" w:pos="1320"/>
          <w:tab w:val="right" w:leader="dot" w:pos="8630"/>
        </w:tabs>
        <w:rPr>
          <w:ins w:id="591" w:author="Eric Boisvert" w:date="2016-04-02T13:28:00Z"/>
          <w:del w:id="592" w:author="Sen, Marcus A." w:date="2016-04-13T16:47:00Z"/>
          <w:rFonts w:ascii="Calibri" w:eastAsia="MS Mincho" w:hAnsi="Calibri"/>
          <w:noProof/>
          <w:sz w:val="22"/>
          <w:szCs w:val="22"/>
          <w:lang w:val="en-CA" w:eastAsia="en-CA"/>
        </w:rPr>
      </w:pPr>
      <w:ins w:id="593" w:author="Eric Boisvert" w:date="2016-04-02T13:28:00Z">
        <w:del w:id="594" w:author="Sen, Marcus A." w:date="2016-04-13T16:47:00Z">
          <w:r w:rsidRPr="002D071B" w:rsidDel="002D071B">
            <w:rPr>
              <w:rStyle w:val="Hyperlink"/>
              <w:noProof/>
              <w:lang w:val="en-CA" w:bidi="x-none"/>
            </w:rPr>
            <w:delText>7.4.7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basic vocabularies</w:delText>
          </w:r>
          <w:r w:rsidDel="002D071B">
            <w:rPr>
              <w:noProof/>
              <w:webHidden/>
            </w:rPr>
            <w:tab/>
            <w:delText>100</w:delText>
          </w:r>
        </w:del>
      </w:ins>
    </w:p>
    <w:p w14:paraId="68B4D5FE" w14:textId="77777777" w:rsidR="008168C1" w:rsidRPr="0002750B" w:rsidDel="002D071B" w:rsidRDefault="008168C1">
      <w:pPr>
        <w:pStyle w:val="TOC3"/>
        <w:tabs>
          <w:tab w:val="left" w:pos="1320"/>
          <w:tab w:val="right" w:leader="dot" w:pos="8630"/>
        </w:tabs>
        <w:rPr>
          <w:ins w:id="595" w:author="Eric Boisvert" w:date="2016-04-02T13:28:00Z"/>
          <w:del w:id="596" w:author="Sen, Marcus A." w:date="2016-04-13T16:47:00Z"/>
          <w:rFonts w:ascii="Calibri" w:eastAsia="MS Mincho" w:hAnsi="Calibri"/>
          <w:noProof/>
          <w:sz w:val="22"/>
          <w:szCs w:val="22"/>
          <w:lang w:val="en-CA" w:eastAsia="en-CA"/>
        </w:rPr>
      </w:pPr>
      <w:ins w:id="597" w:author="Eric Boisvert" w:date="2016-04-02T13:28:00Z">
        <w:del w:id="598" w:author="Sen, Marcus A." w:date="2016-04-13T16:47:00Z">
          <w:r w:rsidRPr="002D071B" w:rsidDel="002D071B">
            <w:rPr>
              <w:rStyle w:val="Hyperlink"/>
              <w:noProof/>
              <w:lang w:val="en-CA" w:bidi="x-none"/>
            </w:rPr>
            <w:delText>7.4.8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Instance example</w:delText>
          </w:r>
          <w:r w:rsidDel="002D071B">
            <w:rPr>
              <w:noProof/>
              <w:webHidden/>
            </w:rPr>
            <w:tab/>
            <w:delText>102</w:delText>
          </w:r>
        </w:del>
      </w:ins>
    </w:p>
    <w:p w14:paraId="7C8251B4" w14:textId="77777777" w:rsidR="008168C1" w:rsidRPr="0002750B" w:rsidDel="002D071B" w:rsidRDefault="008168C1">
      <w:pPr>
        <w:pStyle w:val="TOC2"/>
        <w:tabs>
          <w:tab w:val="left" w:pos="880"/>
          <w:tab w:val="right" w:leader="dot" w:pos="8630"/>
        </w:tabs>
        <w:rPr>
          <w:ins w:id="599" w:author="Eric Boisvert" w:date="2016-04-02T13:28:00Z"/>
          <w:del w:id="600" w:author="Sen, Marcus A." w:date="2016-04-13T16:47:00Z"/>
          <w:rFonts w:ascii="Calibri" w:eastAsia="MS Mincho" w:hAnsi="Calibri"/>
          <w:noProof/>
          <w:sz w:val="22"/>
          <w:szCs w:val="22"/>
          <w:lang w:val="en-CA" w:eastAsia="en-CA"/>
        </w:rPr>
      </w:pPr>
      <w:ins w:id="601" w:author="Eric Boisvert" w:date="2016-04-02T13:28:00Z">
        <w:del w:id="602" w:author="Sen, Marcus A." w:date="2016-04-13T16:47:00Z">
          <w:r w:rsidRPr="002D071B" w:rsidDel="002D071B">
            <w:rPr>
              <w:rStyle w:val="Hyperlink"/>
              <w:noProof/>
              <w:lang w:val="en-CA"/>
            </w:rPr>
            <w:delText>7.5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Extension Abstract Requirements Class</w:delText>
          </w:r>
          <w:r w:rsidDel="002D071B">
            <w:rPr>
              <w:noProof/>
              <w:webHidden/>
            </w:rPr>
            <w:tab/>
            <w:delText>105</w:delText>
          </w:r>
        </w:del>
      </w:ins>
    </w:p>
    <w:p w14:paraId="2E855DD4" w14:textId="77777777" w:rsidR="008168C1" w:rsidRPr="0002750B" w:rsidDel="002D071B" w:rsidRDefault="008168C1">
      <w:pPr>
        <w:pStyle w:val="TOC3"/>
        <w:tabs>
          <w:tab w:val="left" w:pos="1320"/>
          <w:tab w:val="right" w:leader="dot" w:pos="8630"/>
        </w:tabs>
        <w:rPr>
          <w:ins w:id="603" w:author="Eric Boisvert" w:date="2016-04-02T13:28:00Z"/>
          <w:del w:id="604" w:author="Sen, Marcus A." w:date="2016-04-13T16:47:00Z"/>
          <w:rFonts w:ascii="Calibri" w:eastAsia="MS Mincho" w:hAnsi="Calibri"/>
          <w:noProof/>
          <w:sz w:val="22"/>
          <w:szCs w:val="22"/>
          <w:lang w:val="en-CA" w:eastAsia="en-CA"/>
        </w:rPr>
      </w:pPr>
      <w:ins w:id="605" w:author="Eric Boisvert" w:date="2016-04-02T13:28:00Z">
        <w:del w:id="606" w:author="Sen, Marcus A." w:date="2016-04-13T16:47:00Z">
          <w:r w:rsidRPr="002D071B" w:rsidDel="002D071B">
            <w:rPr>
              <w:rStyle w:val="Hyperlink"/>
              <w:noProof/>
              <w:lang w:val="en-CA" w:bidi="x-none"/>
            </w:rPr>
            <w:delText>7.5.1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Geologic Relations</w:delText>
          </w:r>
          <w:r w:rsidDel="002D071B">
            <w:rPr>
              <w:noProof/>
              <w:webHidden/>
            </w:rPr>
            <w:tab/>
            <w:delText>106</w:delText>
          </w:r>
        </w:del>
      </w:ins>
    </w:p>
    <w:p w14:paraId="4D6D562C" w14:textId="77777777" w:rsidR="008168C1" w:rsidRPr="0002750B" w:rsidDel="002D071B" w:rsidRDefault="008168C1">
      <w:pPr>
        <w:pStyle w:val="TOC3"/>
        <w:tabs>
          <w:tab w:val="left" w:pos="1320"/>
          <w:tab w:val="right" w:leader="dot" w:pos="8630"/>
        </w:tabs>
        <w:rPr>
          <w:ins w:id="607" w:author="Eric Boisvert" w:date="2016-04-02T13:28:00Z"/>
          <w:del w:id="608" w:author="Sen, Marcus A." w:date="2016-04-13T16:47:00Z"/>
          <w:rFonts w:ascii="Calibri" w:eastAsia="MS Mincho" w:hAnsi="Calibri"/>
          <w:noProof/>
          <w:sz w:val="22"/>
          <w:szCs w:val="22"/>
          <w:lang w:val="en-CA" w:eastAsia="en-CA"/>
        </w:rPr>
      </w:pPr>
      <w:ins w:id="609" w:author="Eric Boisvert" w:date="2016-04-02T13:28:00Z">
        <w:del w:id="610" w:author="Sen, Marcus A." w:date="2016-04-13T16:47:00Z">
          <w:r w:rsidRPr="002D071B" w:rsidDel="002D071B">
            <w:rPr>
              <w:rStyle w:val="Hyperlink"/>
              <w:noProof/>
              <w:lang w:val="en-CA" w:bidi="x-none"/>
            </w:rPr>
            <w:delText>7.5.2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Earth material details</w:delText>
          </w:r>
          <w:r w:rsidDel="002D071B">
            <w:rPr>
              <w:noProof/>
              <w:webHidden/>
            </w:rPr>
            <w:tab/>
            <w:delText>111</w:delText>
          </w:r>
        </w:del>
      </w:ins>
    </w:p>
    <w:p w14:paraId="768FACC0" w14:textId="77777777" w:rsidR="008168C1" w:rsidRPr="0002750B" w:rsidDel="002D071B" w:rsidRDefault="008168C1">
      <w:pPr>
        <w:pStyle w:val="TOC3"/>
        <w:tabs>
          <w:tab w:val="left" w:pos="1320"/>
          <w:tab w:val="right" w:leader="dot" w:pos="8630"/>
        </w:tabs>
        <w:rPr>
          <w:ins w:id="611" w:author="Eric Boisvert" w:date="2016-04-02T13:28:00Z"/>
          <w:del w:id="612" w:author="Sen, Marcus A." w:date="2016-04-13T16:47:00Z"/>
          <w:rFonts w:ascii="Calibri" w:eastAsia="MS Mincho" w:hAnsi="Calibri"/>
          <w:noProof/>
          <w:sz w:val="22"/>
          <w:szCs w:val="22"/>
          <w:lang w:val="en-CA" w:eastAsia="en-CA"/>
        </w:rPr>
      </w:pPr>
      <w:ins w:id="613" w:author="Eric Boisvert" w:date="2016-04-02T13:28:00Z">
        <w:del w:id="614" w:author="Sen, Marcus A." w:date="2016-04-13T16:47:00Z">
          <w:r w:rsidRPr="002D071B" w:rsidDel="002D071B">
            <w:rPr>
              <w:rStyle w:val="Hyperlink"/>
              <w:noProof/>
              <w:lang w:bidi="x-none"/>
            </w:rPr>
            <w:delText>7.5.3</w:delText>
          </w:r>
          <w:r w:rsidRPr="0002750B" w:rsidDel="002D071B">
            <w:rPr>
              <w:rFonts w:ascii="Calibri" w:eastAsia="MS Mincho" w:hAnsi="Calibri"/>
              <w:noProof/>
              <w:sz w:val="22"/>
              <w:szCs w:val="22"/>
              <w:lang w:val="en-CA" w:eastAsia="en-CA"/>
            </w:rPr>
            <w:tab/>
          </w:r>
          <w:r w:rsidRPr="002D071B" w:rsidDel="002D071B">
            <w:rPr>
              <w:rStyle w:val="Hyperlink"/>
              <w:noProof/>
            </w:rPr>
            <w:delText>GeologicAgeDetails</w:delText>
          </w:r>
          <w:r w:rsidDel="002D071B">
            <w:rPr>
              <w:noProof/>
              <w:webHidden/>
            </w:rPr>
            <w:tab/>
            <w:delText>129</w:delText>
          </w:r>
        </w:del>
      </w:ins>
    </w:p>
    <w:p w14:paraId="00E328A1" w14:textId="77777777" w:rsidR="008168C1" w:rsidRPr="0002750B" w:rsidDel="002D071B" w:rsidRDefault="008168C1">
      <w:pPr>
        <w:pStyle w:val="TOC3"/>
        <w:tabs>
          <w:tab w:val="left" w:pos="1320"/>
          <w:tab w:val="right" w:leader="dot" w:pos="8630"/>
        </w:tabs>
        <w:rPr>
          <w:ins w:id="615" w:author="Eric Boisvert" w:date="2016-04-02T13:28:00Z"/>
          <w:del w:id="616" w:author="Sen, Marcus A." w:date="2016-04-13T16:47:00Z"/>
          <w:rFonts w:ascii="Calibri" w:eastAsia="MS Mincho" w:hAnsi="Calibri"/>
          <w:noProof/>
          <w:sz w:val="22"/>
          <w:szCs w:val="22"/>
          <w:lang w:val="en-CA" w:eastAsia="en-CA"/>
        </w:rPr>
      </w:pPr>
      <w:ins w:id="617" w:author="Eric Boisvert" w:date="2016-04-02T13:28:00Z">
        <w:del w:id="618" w:author="Sen, Marcus A." w:date="2016-04-13T16:47:00Z">
          <w:r w:rsidRPr="002D071B" w:rsidDel="002D071B">
            <w:rPr>
              <w:rStyle w:val="Hyperlink"/>
              <w:noProof/>
              <w:lang w:bidi="x-none"/>
            </w:rPr>
            <w:delText>7.5.4</w:delText>
          </w:r>
          <w:r w:rsidRPr="0002750B" w:rsidDel="002D071B">
            <w:rPr>
              <w:rFonts w:ascii="Calibri" w:eastAsia="MS Mincho" w:hAnsi="Calibri"/>
              <w:noProof/>
              <w:sz w:val="22"/>
              <w:szCs w:val="22"/>
              <w:lang w:val="en-CA" w:eastAsia="en-CA"/>
            </w:rPr>
            <w:tab/>
          </w:r>
          <w:r w:rsidRPr="002D071B" w:rsidDel="002D071B">
            <w:rPr>
              <w:rStyle w:val="Hyperlink"/>
              <w:noProof/>
            </w:rPr>
            <w:delText>Geologic Structure Details</w:delText>
          </w:r>
          <w:r w:rsidDel="002D071B">
            <w:rPr>
              <w:noProof/>
              <w:webHidden/>
            </w:rPr>
            <w:tab/>
            <w:delText>131</w:delText>
          </w:r>
        </w:del>
      </w:ins>
    </w:p>
    <w:p w14:paraId="259A6B1A" w14:textId="77777777" w:rsidR="008168C1" w:rsidRPr="0002750B" w:rsidDel="002D071B" w:rsidRDefault="008168C1">
      <w:pPr>
        <w:pStyle w:val="TOC3"/>
        <w:tabs>
          <w:tab w:val="left" w:pos="1320"/>
          <w:tab w:val="right" w:leader="dot" w:pos="8630"/>
        </w:tabs>
        <w:rPr>
          <w:ins w:id="619" w:author="Eric Boisvert" w:date="2016-04-02T13:28:00Z"/>
          <w:del w:id="620" w:author="Sen, Marcus A." w:date="2016-04-13T16:47:00Z"/>
          <w:rFonts w:ascii="Calibri" w:eastAsia="MS Mincho" w:hAnsi="Calibri"/>
          <w:noProof/>
          <w:sz w:val="22"/>
          <w:szCs w:val="22"/>
          <w:lang w:val="en-CA" w:eastAsia="en-CA"/>
        </w:rPr>
      </w:pPr>
      <w:ins w:id="621" w:author="Eric Boisvert" w:date="2016-04-02T13:28:00Z">
        <w:del w:id="622" w:author="Sen, Marcus A." w:date="2016-04-13T16:47:00Z">
          <w:r w:rsidRPr="002D071B" w:rsidDel="002D071B">
            <w:rPr>
              <w:rStyle w:val="Hyperlink"/>
              <w:noProof/>
              <w:lang w:bidi="x-none"/>
            </w:rPr>
            <w:delText>7.5.5</w:delText>
          </w:r>
          <w:r w:rsidRPr="0002750B" w:rsidDel="002D071B">
            <w:rPr>
              <w:rFonts w:ascii="Calibri" w:eastAsia="MS Mincho" w:hAnsi="Calibri"/>
              <w:noProof/>
              <w:sz w:val="22"/>
              <w:szCs w:val="22"/>
              <w:lang w:val="en-CA" w:eastAsia="en-CA"/>
            </w:rPr>
            <w:tab/>
          </w:r>
          <w:r w:rsidRPr="002D071B" w:rsidDel="002D071B">
            <w:rPr>
              <w:rStyle w:val="Hyperlink"/>
              <w:noProof/>
            </w:rPr>
            <w:delText>Geologic Unit Details</w:delText>
          </w:r>
          <w:r w:rsidDel="002D071B">
            <w:rPr>
              <w:noProof/>
              <w:webHidden/>
            </w:rPr>
            <w:tab/>
            <w:delText>146</w:delText>
          </w:r>
        </w:del>
      </w:ins>
    </w:p>
    <w:p w14:paraId="300B8A48" w14:textId="77777777" w:rsidR="008168C1" w:rsidRPr="0002750B" w:rsidDel="002D071B" w:rsidRDefault="008168C1">
      <w:pPr>
        <w:pStyle w:val="TOC3"/>
        <w:tabs>
          <w:tab w:val="left" w:pos="1320"/>
          <w:tab w:val="right" w:leader="dot" w:pos="8630"/>
        </w:tabs>
        <w:rPr>
          <w:ins w:id="623" w:author="Eric Boisvert" w:date="2016-04-02T13:28:00Z"/>
          <w:del w:id="624" w:author="Sen, Marcus A." w:date="2016-04-13T16:47:00Z"/>
          <w:rFonts w:ascii="Calibri" w:eastAsia="MS Mincho" w:hAnsi="Calibri"/>
          <w:noProof/>
          <w:sz w:val="22"/>
          <w:szCs w:val="22"/>
          <w:lang w:val="en-CA" w:eastAsia="en-CA"/>
        </w:rPr>
      </w:pPr>
      <w:ins w:id="625" w:author="Eric Boisvert" w:date="2016-04-02T13:28:00Z">
        <w:del w:id="626" w:author="Sen, Marcus A." w:date="2016-04-13T16:47:00Z">
          <w:r w:rsidRPr="002D071B" w:rsidDel="002D071B">
            <w:rPr>
              <w:rStyle w:val="Hyperlink"/>
              <w:noProof/>
              <w:lang w:bidi="x-none"/>
            </w:rPr>
            <w:delText>7.5.6</w:delText>
          </w:r>
          <w:r w:rsidRPr="0002750B" w:rsidDel="002D071B">
            <w:rPr>
              <w:rFonts w:ascii="Calibri" w:eastAsia="MS Mincho" w:hAnsi="Calibri"/>
              <w:noProof/>
              <w:sz w:val="22"/>
              <w:szCs w:val="22"/>
              <w:lang w:val="en-CA" w:eastAsia="en-CA"/>
            </w:rPr>
            <w:tab/>
          </w:r>
          <w:r w:rsidRPr="002D071B" w:rsidDel="002D071B">
            <w:rPr>
              <w:rStyle w:val="Hyperlink"/>
              <w:noProof/>
            </w:rPr>
            <w:delText>GeoSciML extension vocabularies</w:delText>
          </w:r>
          <w:r w:rsidDel="002D071B">
            <w:rPr>
              <w:noProof/>
              <w:webHidden/>
            </w:rPr>
            <w:tab/>
            <w:delText>149</w:delText>
          </w:r>
        </w:del>
      </w:ins>
    </w:p>
    <w:p w14:paraId="45C4B639" w14:textId="77777777" w:rsidR="008168C1" w:rsidRPr="0002750B" w:rsidDel="002D071B" w:rsidRDefault="008168C1">
      <w:pPr>
        <w:pStyle w:val="TOC2"/>
        <w:tabs>
          <w:tab w:val="left" w:pos="880"/>
          <w:tab w:val="right" w:leader="dot" w:pos="8630"/>
        </w:tabs>
        <w:rPr>
          <w:ins w:id="627" w:author="Eric Boisvert" w:date="2016-04-02T13:28:00Z"/>
          <w:del w:id="628" w:author="Sen, Marcus A." w:date="2016-04-13T16:47:00Z"/>
          <w:rFonts w:ascii="Calibri" w:eastAsia="MS Mincho" w:hAnsi="Calibri"/>
          <w:noProof/>
          <w:sz w:val="22"/>
          <w:szCs w:val="22"/>
          <w:lang w:val="en-CA" w:eastAsia="en-CA"/>
        </w:rPr>
      </w:pPr>
      <w:ins w:id="629" w:author="Eric Boisvert" w:date="2016-04-02T13:28:00Z">
        <w:del w:id="630" w:author="Sen, Marcus A." w:date="2016-04-13T16:47:00Z">
          <w:r w:rsidRPr="002D071B" w:rsidDel="002D071B">
            <w:rPr>
              <w:rStyle w:val="Hyperlink"/>
              <w:noProof/>
              <w:lang w:val="en-CA"/>
            </w:rPr>
            <w:delText>7.6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GeologicTime Abstract Requirements Class</w:delText>
          </w:r>
          <w:r w:rsidDel="002D071B">
            <w:rPr>
              <w:noProof/>
              <w:webHidden/>
            </w:rPr>
            <w:tab/>
            <w:delText>151</w:delText>
          </w:r>
        </w:del>
      </w:ins>
    </w:p>
    <w:p w14:paraId="268F8489" w14:textId="77777777" w:rsidR="008168C1" w:rsidRPr="0002750B" w:rsidDel="002D071B" w:rsidRDefault="008168C1">
      <w:pPr>
        <w:pStyle w:val="TOC3"/>
        <w:tabs>
          <w:tab w:val="left" w:pos="1320"/>
          <w:tab w:val="right" w:leader="dot" w:pos="8630"/>
        </w:tabs>
        <w:rPr>
          <w:ins w:id="631" w:author="Eric Boisvert" w:date="2016-04-02T13:28:00Z"/>
          <w:del w:id="632" w:author="Sen, Marcus A." w:date="2016-04-13T16:47:00Z"/>
          <w:rFonts w:ascii="Calibri" w:eastAsia="MS Mincho" w:hAnsi="Calibri"/>
          <w:noProof/>
          <w:sz w:val="22"/>
          <w:szCs w:val="22"/>
          <w:lang w:val="en-CA" w:eastAsia="en-CA"/>
        </w:rPr>
      </w:pPr>
      <w:ins w:id="633" w:author="Eric Boisvert" w:date="2016-04-02T13:28:00Z">
        <w:del w:id="634" w:author="Sen, Marcus A." w:date="2016-04-13T16:47:00Z">
          <w:r w:rsidRPr="002D071B" w:rsidDel="002D071B">
            <w:rPr>
              <w:rStyle w:val="Hyperlink"/>
              <w:noProof/>
              <w:lang w:bidi="x-none"/>
            </w:rPr>
            <w:delText>7.6.1</w:delText>
          </w:r>
          <w:r w:rsidRPr="0002750B" w:rsidDel="002D071B">
            <w:rPr>
              <w:rFonts w:ascii="Calibri" w:eastAsia="MS Mincho" w:hAnsi="Calibri"/>
              <w:noProof/>
              <w:sz w:val="22"/>
              <w:szCs w:val="22"/>
              <w:lang w:val="en-CA" w:eastAsia="en-CA"/>
            </w:rPr>
            <w:tab/>
          </w:r>
          <w:r w:rsidRPr="002D071B" w:rsidDel="002D071B">
            <w:rPr>
              <w:rStyle w:val="Hyperlink"/>
              <w:noProof/>
            </w:rPr>
            <w:delText>Global Boundary Stratotype Sections and Points</w:delText>
          </w:r>
          <w:r w:rsidDel="002D071B">
            <w:rPr>
              <w:noProof/>
              <w:webHidden/>
            </w:rPr>
            <w:tab/>
            <w:delText>153</w:delText>
          </w:r>
        </w:del>
      </w:ins>
    </w:p>
    <w:p w14:paraId="6ADC3310" w14:textId="77777777" w:rsidR="008168C1" w:rsidRPr="0002750B" w:rsidDel="002D071B" w:rsidRDefault="008168C1">
      <w:pPr>
        <w:pStyle w:val="TOC3"/>
        <w:tabs>
          <w:tab w:val="left" w:pos="1320"/>
          <w:tab w:val="right" w:leader="dot" w:pos="8630"/>
        </w:tabs>
        <w:rPr>
          <w:ins w:id="635" w:author="Eric Boisvert" w:date="2016-04-02T13:28:00Z"/>
          <w:del w:id="636" w:author="Sen, Marcus A." w:date="2016-04-13T16:47:00Z"/>
          <w:rFonts w:ascii="Calibri" w:eastAsia="MS Mincho" w:hAnsi="Calibri"/>
          <w:noProof/>
          <w:sz w:val="22"/>
          <w:szCs w:val="22"/>
          <w:lang w:val="en-CA" w:eastAsia="en-CA"/>
        </w:rPr>
      </w:pPr>
      <w:ins w:id="637" w:author="Eric Boisvert" w:date="2016-04-02T13:28:00Z">
        <w:del w:id="638" w:author="Sen, Marcus A." w:date="2016-04-13T16:47:00Z">
          <w:r w:rsidRPr="002D071B" w:rsidDel="002D071B">
            <w:rPr>
              <w:rStyle w:val="Hyperlink"/>
              <w:noProof/>
              <w:lang w:bidi="x-none"/>
            </w:rPr>
            <w:delText>7.6.2</w:delText>
          </w:r>
          <w:r w:rsidRPr="0002750B" w:rsidDel="002D071B">
            <w:rPr>
              <w:rFonts w:ascii="Calibri" w:eastAsia="MS Mincho" w:hAnsi="Calibri"/>
              <w:noProof/>
              <w:sz w:val="22"/>
              <w:szCs w:val="22"/>
              <w:lang w:val="en-CA" w:eastAsia="en-CA"/>
            </w:rPr>
            <w:tab/>
          </w:r>
          <w:r w:rsidRPr="002D071B" w:rsidDel="002D071B">
            <w:rPr>
              <w:rStyle w:val="Hyperlink"/>
              <w:noProof/>
            </w:rPr>
            <w:delText>Temporal Reference System</w:delText>
          </w:r>
          <w:r w:rsidDel="002D071B">
            <w:rPr>
              <w:noProof/>
              <w:webHidden/>
            </w:rPr>
            <w:tab/>
            <w:delText>157</w:delText>
          </w:r>
        </w:del>
      </w:ins>
    </w:p>
    <w:p w14:paraId="1C9FEEF7" w14:textId="77777777" w:rsidR="008168C1" w:rsidRPr="0002750B" w:rsidDel="002D071B" w:rsidRDefault="008168C1">
      <w:pPr>
        <w:pStyle w:val="TOC3"/>
        <w:tabs>
          <w:tab w:val="left" w:pos="1320"/>
          <w:tab w:val="right" w:leader="dot" w:pos="8630"/>
        </w:tabs>
        <w:rPr>
          <w:ins w:id="639" w:author="Eric Boisvert" w:date="2016-04-02T13:28:00Z"/>
          <w:del w:id="640" w:author="Sen, Marcus A." w:date="2016-04-13T16:47:00Z"/>
          <w:rFonts w:ascii="Calibri" w:eastAsia="MS Mincho" w:hAnsi="Calibri"/>
          <w:noProof/>
          <w:sz w:val="22"/>
          <w:szCs w:val="22"/>
          <w:lang w:val="en-CA" w:eastAsia="en-CA"/>
        </w:rPr>
      </w:pPr>
      <w:ins w:id="641" w:author="Eric Boisvert" w:date="2016-04-02T13:28:00Z">
        <w:del w:id="642" w:author="Sen, Marcus A." w:date="2016-04-13T16:47:00Z">
          <w:r w:rsidRPr="002D071B" w:rsidDel="002D071B">
            <w:rPr>
              <w:rStyle w:val="Hyperlink"/>
              <w:noProof/>
              <w:lang w:bidi="x-none"/>
            </w:rPr>
            <w:delText>7.6.3</w:delText>
          </w:r>
          <w:r w:rsidRPr="0002750B" w:rsidDel="002D071B">
            <w:rPr>
              <w:rFonts w:ascii="Calibri" w:eastAsia="MS Mincho" w:hAnsi="Calibri"/>
              <w:noProof/>
              <w:sz w:val="22"/>
              <w:szCs w:val="22"/>
              <w:lang w:val="en-CA" w:eastAsia="en-CA"/>
            </w:rPr>
            <w:tab/>
          </w:r>
          <w:r w:rsidRPr="002D071B" w:rsidDel="002D071B">
            <w:rPr>
              <w:rStyle w:val="Hyperlink"/>
              <w:noProof/>
            </w:rPr>
            <w:delText>Time scale</w:delText>
          </w:r>
          <w:r w:rsidDel="002D071B">
            <w:rPr>
              <w:noProof/>
              <w:webHidden/>
            </w:rPr>
            <w:tab/>
            <w:delText>161</w:delText>
          </w:r>
        </w:del>
      </w:ins>
    </w:p>
    <w:p w14:paraId="3E9F40D6" w14:textId="77777777" w:rsidR="008168C1" w:rsidRPr="0002750B" w:rsidDel="002D071B" w:rsidRDefault="008168C1">
      <w:pPr>
        <w:pStyle w:val="TOC3"/>
        <w:tabs>
          <w:tab w:val="left" w:pos="1320"/>
          <w:tab w:val="right" w:leader="dot" w:pos="8630"/>
        </w:tabs>
        <w:rPr>
          <w:ins w:id="643" w:author="Eric Boisvert" w:date="2016-04-02T13:28:00Z"/>
          <w:del w:id="644" w:author="Sen, Marcus A." w:date="2016-04-13T16:47:00Z"/>
          <w:rFonts w:ascii="Calibri" w:eastAsia="MS Mincho" w:hAnsi="Calibri"/>
          <w:noProof/>
          <w:sz w:val="22"/>
          <w:szCs w:val="22"/>
          <w:lang w:val="en-CA" w:eastAsia="en-CA"/>
        </w:rPr>
      </w:pPr>
      <w:ins w:id="645" w:author="Eric Boisvert" w:date="2016-04-02T13:28:00Z">
        <w:del w:id="646" w:author="Sen, Marcus A." w:date="2016-04-13T16:47:00Z">
          <w:r w:rsidRPr="002D071B" w:rsidDel="002D071B">
            <w:rPr>
              <w:rStyle w:val="Hyperlink"/>
              <w:noProof/>
              <w:lang w:bidi="x-none"/>
            </w:rPr>
            <w:delText>7.6.4</w:delText>
          </w:r>
          <w:r w:rsidRPr="0002750B" w:rsidDel="002D071B">
            <w:rPr>
              <w:rFonts w:ascii="Calibri" w:eastAsia="MS Mincho" w:hAnsi="Calibri"/>
              <w:noProof/>
              <w:sz w:val="22"/>
              <w:szCs w:val="22"/>
              <w:lang w:val="en-CA" w:eastAsia="en-CA"/>
            </w:rPr>
            <w:tab/>
          </w:r>
          <w:r w:rsidRPr="002D071B" w:rsidDel="002D071B">
            <w:rPr>
              <w:rStyle w:val="Hyperlink"/>
              <w:noProof/>
            </w:rPr>
            <w:delText>Geologic time vocabularies</w:delText>
          </w:r>
          <w:r w:rsidDel="002D071B">
            <w:rPr>
              <w:noProof/>
              <w:webHidden/>
            </w:rPr>
            <w:tab/>
            <w:delText>167</w:delText>
          </w:r>
        </w:del>
      </w:ins>
    </w:p>
    <w:p w14:paraId="7E873A0A" w14:textId="77777777" w:rsidR="008168C1" w:rsidRPr="0002750B" w:rsidDel="002D071B" w:rsidRDefault="008168C1">
      <w:pPr>
        <w:pStyle w:val="TOC2"/>
        <w:tabs>
          <w:tab w:val="left" w:pos="880"/>
          <w:tab w:val="right" w:leader="dot" w:pos="8630"/>
        </w:tabs>
        <w:rPr>
          <w:ins w:id="647" w:author="Eric Boisvert" w:date="2016-04-02T13:28:00Z"/>
          <w:del w:id="648" w:author="Sen, Marcus A." w:date="2016-04-13T16:47:00Z"/>
          <w:rFonts w:ascii="Calibri" w:eastAsia="MS Mincho" w:hAnsi="Calibri"/>
          <w:noProof/>
          <w:sz w:val="22"/>
          <w:szCs w:val="22"/>
          <w:lang w:val="en-CA" w:eastAsia="en-CA"/>
        </w:rPr>
      </w:pPr>
      <w:ins w:id="649" w:author="Eric Boisvert" w:date="2016-04-02T13:28:00Z">
        <w:del w:id="650" w:author="Sen, Marcus A." w:date="2016-04-13T16:47:00Z">
          <w:r w:rsidRPr="002D071B" w:rsidDel="002D071B">
            <w:rPr>
              <w:rStyle w:val="Hyperlink"/>
              <w:noProof/>
              <w:lang w:val="en-CA"/>
            </w:rPr>
            <w:delText>7.7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Borehole Abstract Requirements Class</w:delText>
          </w:r>
          <w:r w:rsidDel="002D071B">
            <w:rPr>
              <w:noProof/>
              <w:webHidden/>
            </w:rPr>
            <w:tab/>
            <w:delText>169</w:delText>
          </w:r>
        </w:del>
      </w:ins>
    </w:p>
    <w:p w14:paraId="24CA8BD8" w14:textId="77777777" w:rsidR="008168C1" w:rsidRPr="0002750B" w:rsidDel="002D071B" w:rsidRDefault="008168C1">
      <w:pPr>
        <w:pStyle w:val="TOC3"/>
        <w:tabs>
          <w:tab w:val="left" w:pos="1320"/>
          <w:tab w:val="right" w:leader="dot" w:pos="8630"/>
        </w:tabs>
        <w:rPr>
          <w:ins w:id="651" w:author="Eric Boisvert" w:date="2016-04-02T13:28:00Z"/>
          <w:del w:id="652" w:author="Sen, Marcus A." w:date="2016-04-13T16:47:00Z"/>
          <w:rFonts w:ascii="Calibri" w:eastAsia="MS Mincho" w:hAnsi="Calibri"/>
          <w:noProof/>
          <w:sz w:val="22"/>
          <w:szCs w:val="22"/>
          <w:lang w:val="en-CA" w:eastAsia="en-CA"/>
        </w:rPr>
      </w:pPr>
      <w:ins w:id="653" w:author="Eric Boisvert" w:date="2016-04-02T13:28:00Z">
        <w:del w:id="654" w:author="Sen, Marcus A." w:date="2016-04-13T16:47:00Z">
          <w:r w:rsidRPr="002D071B" w:rsidDel="002D071B">
            <w:rPr>
              <w:rStyle w:val="Hyperlink"/>
              <w:noProof/>
              <w:lang w:val="en-CA" w:bidi="x-none"/>
            </w:rPr>
            <w:delText>7.7.1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Borehole</w:delText>
          </w:r>
          <w:r w:rsidDel="002D071B">
            <w:rPr>
              <w:noProof/>
              <w:webHidden/>
            </w:rPr>
            <w:tab/>
            <w:delText>172</w:delText>
          </w:r>
        </w:del>
      </w:ins>
    </w:p>
    <w:p w14:paraId="09639AD7" w14:textId="77777777" w:rsidR="008168C1" w:rsidRPr="0002750B" w:rsidDel="002D071B" w:rsidRDefault="008168C1">
      <w:pPr>
        <w:pStyle w:val="TOC3"/>
        <w:tabs>
          <w:tab w:val="left" w:pos="1320"/>
          <w:tab w:val="right" w:leader="dot" w:pos="8630"/>
        </w:tabs>
        <w:rPr>
          <w:ins w:id="655" w:author="Eric Boisvert" w:date="2016-04-02T13:28:00Z"/>
          <w:del w:id="656" w:author="Sen, Marcus A." w:date="2016-04-13T16:47:00Z"/>
          <w:rFonts w:ascii="Calibri" w:eastAsia="MS Mincho" w:hAnsi="Calibri"/>
          <w:noProof/>
          <w:sz w:val="22"/>
          <w:szCs w:val="22"/>
          <w:lang w:val="en-CA" w:eastAsia="en-CA"/>
        </w:rPr>
      </w:pPr>
      <w:ins w:id="657" w:author="Eric Boisvert" w:date="2016-04-02T13:28:00Z">
        <w:del w:id="658" w:author="Sen, Marcus A." w:date="2016-04-13T16:47:00Z">
          <w:r w:rsidRPr="002D071B" w:rsidDel="002D071B">
            <w:rPr>
              <w:rStyle w:val="Hyperlink"/>
              <w:noProof/>
              <w:lang w:bidi="x-none"/>
            </w:rPr>
            <w:delText>7.7.2</w:delText>
          </w:r>
          <w:r w:rsidRPr="0002750B" w:rsidDel="002D071B">
            <w:rPr>
              <w:rFonts w:ascii="Calibri" w:eastAsia="MS Mincho" w:hAnsi="Calibri"/>
              <w:noProof/>
              <w:sz w:val="22"/>
              <w:szCs w:val="22"/>
              <w:lang w:val="en-CA" w:eastAsia="en-CA"/>
            </w:rPr>
            <w:tab/>
          </w:r>
          <w:r w:rsidRPr="002D071B" w:rsidDel="002D071B">
            <w:rPr>
              <w:rStyle w:val="Hyperlink"/>
              <w:noProof/>
            </w:rPr>
            <w:delText>Positioning sampling features and observations in context of boreholes.</w:delText>
          </w:r>
          <w:r w:rsidDel="002D071B">
            <w:rPr>
              <w:noProof/>
              <w:webHidden/>
            </w:rPr>
            <w:tab/>
            <w:delText>186</w:delText>
          </w:r>
        </w:del>
      </w:ins>
    </w:p>
    <w:p w14:paraId="4D37D484" w14:textId="77777777" w:rsidR="008168C1" w:rsidRPr="0002750B" w:rsidDel="002D071B" w:rsidRDefault="008168C1">
      <w:pPr>
        <w:pStyle w:val="TOC2"/>
        <w:tabs>
          <w:tab w:val="left" w:pos="880"/>
          <w:tab w:val="right" w:leader="dot" w:pos="8630"/>
        </w:tabs>
        <w:rPr>
          <w:ins w:id="659" w:author="Eric Boisvert" w:date="2016-04-02T13:28:00Z"/>
          <w:del w:id="660" w:author="Sen, Marcus A." w:date="2016-04-13T16:47:00Z"/>
          <w:rFonts w:ascii="Calibri" w:eastAsia="MS Mincho" w:hAnsi="Calibri"/>
          <w:noProof/>
          <w:sz w:val="22"/>
          <w:szCs w:val="22"/>
          <w:lang w:val="en-CA" w:eastAsia="en-CA"/>
        </w:rPr>
      </w:pPr>
      <w:ins w:id="661" w:author="Eric Boisvert" w:date="2016-04-02T13:28:00Z">
        <w:del w:id="662" w:author="Sen, Marcus A." w:date="2016-04-13T16:47:00Z">
          <w:r w:rsidRPr="002D071B" w:rsidDel="002D071B">
            <w:rPr>
              <w:rStyle w:val="Hyperlink"/>
              <w:noProof/>
              <w:lang w:val="en-CA"/>
            </w:rPr>
            <w:delText>7.8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Laboratory Analysis Requirements Class</w:delText>
          </w:r>
          <w:r w:rsidDel="002D071B">
            <w:rPr>
              <w:noProof/>
              <w:webHidden/>
            </w:rPr>
            <w:tab/>
            <w:delText>188</w:delText>
          </w:r>
        </w:del>
      </w:ins>
    </w:p>
    <w:p w14:paraId="71E09E72" w14:textId="77777777" w:rsidR="008168C1" w:rsidRPr="0002750B" w:rsidDel="002D071B" w:rsidRDefault="008168C1">
      <w:pPr>
        <w:pStyle w:val="TOC3"/>
        <w:tabs>
          <w:tab w:val="left" w:pos="1320"/>
          <w:tab w:val="right" w:leader="dot" w:pos="8630"/>
        </w:tabs>
        <w:rPr>
          <w:ins w:id="663" w:author="Eric Boisvert" w:date="2016-04-02T13:28:00Z"/>
          <w:del w:id="664" w:author="Sen, Marcus A." w:date="2016-04-13T16:47:00Z"/>
          <w:rFonts w:ascii="Calibri" w:eastAsia="MS Mincho" w:hAnsi="Calibri"/>
          <w:noProof/>
          <w:sz w:val="22"/>
          <w:szCs w:val="22"/>
          <w:lang w:val="en-CA" w:eastAsia="en-CA"/>
        </w:rPr>
      </w:pPr>
      <w:ins w:id="665" w:author="Eric Boisvert" w:date="2016-04-02T13:28:00Z">
        <w:del w:id="666" w:author="Sen, Marcus A." w:date="2016-04-13T16:47:00Z">
          <w:r w:rsidRPr="002D071B" w:rsidDel="002D071B">
            <w:rPr>
              <w:rStyle w:val="Hyperlink"/>
              <w:noProof/>
              <w:lang w:val="en-CA" w:bidi="x-none"/>
            </w:rPr>
            <w:delText>7.8.1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Laboratory Analysis</w:delText>
          </w:r>
          <w:r w:rsidDel="002D071B">
            <w:rPr>
              <w:noProof/>
              <w:webHidden/>
            </w:rPr>
            <w:tab/>
            <w:delText>190</w:delText>
          </w:r>
        </w:del>
      </w:ins>
    </w:p>
    <w:p w14:paraId="512B7B17" w14:textId="77777777" w:rsidR="008168C1" w:rsidRPr="0002750B" w:rsidDel="002D071B" w:rsidRDefault="008168C1">
      <w:pPr>
        <w:pStyle w:val="TOC3"/>
        <w:tabs>
          <w:tab w:val="left" w:pos="1320"/>
          <w:tab w:val="right" w:leader="dot" w:pos="8630"/>
        </w:tabs>
        <w:rPr>
          <w:ins w:id="667" w:author="Eric Boisvert" w:date="2016-04-02T13:28:00Z"/>
          <w:del w:id="668" w:author="Sen, Marcus A." w:date="2016-04-13T16:47:00Z"/>
          <w:rFonts w:ascii="Calibri" w:eastAsia="MS Mincho" w:hAnsi="Calibri"/>
          <w:noProof/>
          <w:sz w:val="22"/>
          <w:szCs w:val="22"/>
          <w:lang w:val="en-CA" w:eastAsia="en-CA"/>
        </w:rPr>
      </w:pPr>
      <w:ins w:id="669" w:author="Eric Boisvert" w:date="2016-04-02T13:28:00Z">
        <w:del w:id="670" w:author="Sen, Marcus A." w:date="2016-04-13T16:47:00Z">
          <w:r w:rsidRPr="002D071B" w:rsidDel="002D071B">
            <w:rPr>
              <w:rStyle w:val="Hyperlink"/>
              <w:noProof/>
              <w:lang w:bidi="x-none"/>
            </w:rPr>
            <w:delText>7.8.2</w:delText>
          </w:r>
          <w:r w:rsidRPr="0002750B" w:rsidDel="002D071B">
            <w:rPr>
              <w:rFonts w:ascii="Calibri" w:eastAsia="MS Mincho" w:hAnsi="Calibri"/>
              <w:noProof/>
              <w:sz w:val="22"/>
              <w:szCs w:val="22"/>
              <w:lang w:val="en-CA" w:eastAsia="en-CA"/>
            </w:rPr>
            <w:tab/>
          </w:r>
          <w:r w:rsidRPr="002D071B" w:rsidDel="002D071B">
            <w:rPr>
              <w:rStyle w:val="Hyperlink"/>
              <w:noProof/>
            </w:rPr>
            <w:delText>Geochronology</w:delText>
          </w:r>
          <w:r w:rsidDel="002D071B">
            <w:rPr>
              <w:noProof/>
              <w:webHidden/>
            </w:rPr>
            <w:tab/>
            <w:delText>198</w:delText>
          </w:r>
        </w:del>
      </w:ins>
    </w:p>
    <w:p w14:paraId="0C1E0EFB" w14:textId="77777777" w:rsidR="008168C1" w:rsidRPr="0002750B" w:rsidDel="002D071B" w:rsidRDefault="008168C1">
      <w:pPr>
        <w:pStyle w:val="TOC3"/>
        <w:tabs>
          <w:tab w:val="left" w:pos="1320"/>
          <w:tab w:val="right" w:leader="dot" w:pos="8630"/>
        </w:tabs>
        <w:rPr>
          <w:ins w:id="671" w:author="Eric Boisvert" w:date="2016-04-02T13:28:00Z"/>
          <w:del w:id="672" w:author="Sen, Marcus A." w:date="2016-04-13T16:47:00Z"/>
          <w:rFonts w:ascii="Calibri" w:eastAsia="MS Mincho" w:hAnsi="Calibri"/>
          <w:noProof/>
          <w:sz w:val="22"/>
          <w:szCs w:val="22"/>
          <w:lang w:val="en-CA" w:eastAsia="en-CA"/>
        </w:rPr>
      </w:pPr>
      <w:ins w:id="673" w:author="Eric Boisvert" w:date="2016-04-02T13:28:00Z">
        <w:del w:id="674" w:author="Sen, Marcus A." w:date="2016-04-13T16:47:00Z">
          <w:r w:rsidRPr="002D071B" w:rsidDel="002D071B">
            <w:rPr>
              <w:rStyle w:val="Hyperlink"/>
              <w:noProof/>
              <w:lang w:val="en-CA" w:bidi="x-none"/>
            </w:rPr>
            <w:delText>7.8.3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Geologic Specimen</w:delText>
          </w:r>
          <w:r w:rsidDel="002D071B">
            <w:rPr>
              <w:noProof/>
              <w:webHidden/>
            </w:rPr>
            <w:tab/>
            <w:delText>201</w:delText>
          </w:r>
        </w:del>
      </w:ins>
    </w:p>
    <w:p w14:paraId="78315CB1" w14:textId="77777777" w:rsidR="008168C1" w:rsidRPr="0002750B" w:rsidDel="002D071B" w:rsidRDefault="008168C1">
      <w:pPr>
        <w:pStyle w:val="TOC3"/>
        <w:tabs>
          <w:tab w:val="left" w:pos="1320"/>
          <w:tab w:val="right" w:leader="dot" w:pos="8630"/>
        </w:tabs>
        <w:rPr>
          <w:ins w:id="675" w:author="Eric Boisvert" w:date="2016-04-02T13:28:00Z"/>
          <w:del w:id="676" w:author="Sen, Marcus A." w:date="2016-04-13T16:47:00Z"/>
          <w:rFonts w:ascii="Calibri" w:eastAsia="MS Mincho" w:hAnsi="Calibri"/>
          <w:noProof/>
          <w:sz w:val="22"/>
          <w:szCs w:val="22"/>
          <w:lang w:val="en-CA" w:eastAsia="en-CA"/>
        </w:rPr>
      </w:pPr>
      <w:ins w:id="677" w:author="Eric Boisvert" w:date="2016-04-02T13:28:00Z">
        <w:del w:id="678" w:author="Sen, Marcus A." w:date="2016-04-13T16:47:00Z">
          <w:r w:rsidRPr="002D071B" w:rsidDel="002D071B">
            <w:rPr>
              <w:rStyle w:val="Hyperlink"/>
              <w:noProof/>
              <w:lang w:val="en-CA" w:bidi="x-none"/>
            </w:rPr>
            <w:delText>7.8.4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Laboratory analysis and specimen vocabularies</w:delText>
          </w:r>
          <w:r w:rsidDel="002D071B">
            <w:rPr>
              <w:noProof/>
              <w:webHidden/>
            </w:rPr>
            <w:tab/>
            <w:delText>206</w:delText>
          </w:r>
        </w:del>
      </w:ins>
    </w:p>
    <w:p w14:paraId="18BDE445" w14:textId="77777777" w:rsidR="008168C1" w:rsidRPr="0002750B" w:rsidDel="002D071B" w:rsidRDefault="008168C1">
      <w:pPr>
        <w:pStyle w:val="TOC3"/>
        <w:tabs>
          <w:tab w:val="left" w:pos="1320"/>
          <w:tab w:val="right" w:leader="dot" w:pos="8630"/>
        </w:tabs>
        <w:rPr>
          <w:ins w:id="679" w:author="Eric Boisvert" w:date="2016-04-02T13:28:00Z"/>
          <w:del w:id="680" w:author="Sen, Marcus A." w:date="2016-04-13T16:47:00Z"/>
          <w:rFonts w:ascii="Calibri" w:eastAsia="MS Mincho" w:hAnsi="Calibri"/>
          <w:noProof/>
          <w:sz w:val="22"/>
          <w:szCs w:val="22"/>
          <w:lang w:val="en-CA" w:eastAsia="en-CA"/>
        </w:rPr>
      </w:pPr>
      <w:ins w:id="681" w:author="Eric Boisvert" w:date="2016-04-02T13:28:00Z">
        <w:del w:id="682" w:author="Sen, Marcus A." w:date="2016-04-13T16:47:00Z">
          <w:r w:rsidRPr="002D071B" w:rsidDel="002D071B">
            <w:rPr>
              <w:rStyle w:val="Hyperlink"/>
              <w:noProof/>
              <w:lang w:val="en-CA" w:bidi="x-none"/>
            </w:rPr>
            <w:delText>7.8.5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Outcrop encoding pattern (Informative)</w:delText>
          </w:r>
          <w:r w:rsidDel="002D071B">
            <w:rPr>
              <w:noProof/>
              <w:webHidden/>
            </w:rPr>
            <w:tab/>
            <w:delText>207</w:delText>
          </w:r>
        </w:del>
      </w:ins>
    </w:p>
    <w:p w14:paraId="47EAE92F" w14:textId="77777777" w:rsidR="008168C1" w:rsidRPr="0002750B" w:rsidDel="002D071B" w:rsidRDefault="008168C1">
      <w:pPr>
        <w:pStyle w:val="TOC1"/>
        <w:tabs>
          <w:tab w:val="left" w:pos="480"/>
          <w:tab w:val="right" w:leader="dot" w:pos="8630"/>
        </w:tabs>
        <w:rPr>
          <w:ins w:id="683" w:author="Eric Boisvert" w:date="2016-04-02T13:28:00Z"/>
          <w:del w:id="684" w:author="Sen, Marcus A." w:date="2016-04-13T16:47:00Z"/>
          <w:rFonts w:ascii="Calibri" w:eastAsia="MS Mincho" w:hAnsi="Calibri"/>
          <w:noProof/>
          <w:sz w:val="22"/>
          <w:szCs w:val="22"/>
          <w:lang w:val="en-CA" w:eastAsia="en-CA"/>
        </w:rPr>
      </w:pPr>
      <w:ins w:id="685" w:author="Eric Boisvert" w:date="2016-04-02T13:28:00Z">
        <w:del w:id="686" w:author="Sen, Marcus A." w:date="2016-04-13T16:47:00Z">
          <w:r w:rsidRPr="002D071B" w:rsidDel="002D071B">
            <w:rPr>
              <w:rStyle w:val="Hyperlink"/>
              <w:noProof/>
              <w:lang w:val="en-CA"/>
            </w:rPr>
            <w:delText>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GML Encoding Requirements classes (Normative)</w:delText>
          </w:r>
          <w:r w:rsidDel="002D071B">
            <w:rPr>
              <w:noProof/>
              <w:webHidden/>
            </w:rPr>
            <w:tab/>
            <w:delText>208</w:delText>
          </w:r>
        </w:del>
      </w:ins>
    </w:p>
    <w:p w14:paraId="1A0079CE" w14:textId="77777777" w:rsidR="008168C1" w:rsidRPr="0002750B" w:rsidDel="002D071B" w:rsidRDefault="008168C1">
      <w:pPr>
        <w:pStyle w:val="TOC2"/>
        <w:tabs>
          <w:tab w:val="left" w:pos="880"/>
          <w:tab w:val="right" w:leader="dot" w:pos="8630"/>
        </w:tabs>
        <w:rPr>
          <w:ins w:id="687" w:author="Eric Boisvert" w:date="2016-04-02T13:28:00Z"/>
          <w:del w:id="688" w:author="Sen, Marcus A." w:date="2016-04-13T16:47:00Z"/>
          <w:rFonts w:ascii="Calibri" w:eastAsia="MS Mincho" w:hAnsi="Calibri"/>
          <w:noProof/>
          <w:sz w:val="22"/>
          <w:szCs w:val="22"/>
          <w:lang w:val="en-CA" w:eastAsia="en-CA"/>
        </w:rPr>
      </w:pPr>
      <w:ins w:id="689" w:author="Eric Boisvert" w:date="2016-04-02T13:28:00Z">
        <w:del w:id="690" w:author="Sen, Marcus A." w:date="2016-04-13T16:47:00Z">
          <w:r w:rsidRPr="002D071B" w:rsidDel="002D071B">
            <w:rPr>
              <w:rStyle w:val="Hyperlink"/>
              <w:noProof/>
              <w:lang w:val="en-CA"/>
            </w:rPr>
            <w:delText>8.1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Prefixes used in examples</w:delText>
          </w:r>
          <w:r w:rsidDel="002D071B">
            <w:rPr>
              <w:noProof/>
              <w:webHidden/>
            </w:rPr>
            <w:tab/>
            <w:delText>208</w:delText>
          </w:r>
        </w:del>
      </w:ins>
    </w:p>
    <w:p w14:paraId="1F4DA37D" w14:textId="77777777" w:rsidR="008168C1" w:rsidRPr="0002750B" w:rsidDel="002D071B" w:rsidRDefault="008168C1">
      <w:pPr>
        <w:pStyle w:val="TOC2"/>
        <w:tabs>
          <w:tab w:val="left" w:pos="880"/>
          <w:tab w:val="right" w:leader="dot" w:pos="8630"/>
        </w:tabs>
        <w:rPr>
          <w:ins w:id="691" w:author="Eric Boisvert" w:date="2016-04-02T13:28:00Z"/>
          <w:del w:id="692" w:author="Sen, Marcus A." w:date="2016-04-13T16:47:00Z"/>
          <w:rFonts w:ascii="Calibri" w:eastAsia="MS Mincho" w:hAnsi="Calibri"/>
          <w:noProof/>
          <w:sz w:val="22"/>
          <w:szCs w:val="22"/>
          <w:lang w:val="en-CA" w:eastAsia="en-CA"/>
        </w:rPr>
      </w:pPr>
      <w:ins w:id="693" w:author="Eric Boisvert" w:date="2016-04-02T13:28:00Z">
        <w:del w:id="694" w:author="Sen, Marcus A." w:date="2016-04-13T16:47:00Z">
          <w:r w:rsidRPr="002D071B" w:rsidDel="002D071B">
            <w:rPr>
              <w:rStyle w:val="Hyperlink"/>
              <w:noProof/>
              <w:lang w:val="en-CA"/>
            </w:rPr>
            <w:delText>8.2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Core XML Abstract Requirements Class</w:delText>
          </w:r>
          <w:r w:rsidDel="002D071B">
            <w:rPr>
              <w:noProof/>
              <w:webHidden/>
            </w:rPr>
            <w:tab/>
            <w:delText>209</w:delText>
          </w:r>
        </w:del>
      </w:ins>
    </w:p>
    <w:p w14:paraId="0085A91D" w14:textId="77777777" w:rsidR="008168C1" w:rsidRPr="0002750B" w:rsidDel="002D071B" w:rsidRDefault="008168C1">
      <w:pPr>
        <w:pStyle w:val="TOC3"/>
        <w:tabs>
          <w:tab w:val="left" w:pos="1320"/>
          <w:tab w:val="right" w:leader="dot" w:pos="8630"/>
        </w:tabs>
        <w:rPr>
          <w:ins w:id="695" w:author="Eric Boisvert" w:date="2016-04-02T13:28:00Z"/>
          <w:del w:id="696" w:author="Sen, Marcus A." w:date="2016-04-13T16:47:00Z"/>
          <w:rFonts w:ascii="Calibri" w:eastAsia="MS Mincho" w:hAnsi="Calibri"/>
          <w:noProof/>
          <w:sz w:val="22"/>
          <w:szCs w:val="22"/>
          <w:lang w:val="en-CA" w:eastAsia="en-CA"/>
        </w:rPr>
      </w:pPr>
      <w:ins w:id="697" w:author="Eric Boisvert" w:date="2016-04-02T13:28:00Z">
        <w:del w:id="698" w:author="Sen, Marcus A." w:date="2016-04-13T16:47:00Z">
          <w:r w:rsidRPr="002D071B" w:rsidDel="002D071B">
            <w:rPr>
              <w:rStyle w:val="Hyperlink"/>
              <w:noProof/>
              <w:lang w:val="en-CA" w:bidi="x-none"/>
            </w:rPr>
            <w:delText>8.2.1</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XML document validation</w:delText>
          </w:r>
          <w:r w:rsidDel="002D071B">
            <w:rPr>
              <w:noProof/>
              <w:webHidden/>
            </w:rPr>
            <w:tab/>
            <w:delText>210</w:delText>
          </w:r>
        </w:del>
      </w:ins>
    </w:p>
    <w:p w14:paraId="22B56194" w14:textId="77777777" w:rsidR="008168C1" w:rsidRPr="0002750B" w:rsidDel="002D071B" w:rsidRDefault="008168C1">
      <w:pPr>
        <w:pStyle w:val="TOC3"/>
        <w:tabs>
          <w:tab w:val="left" w:pos="1320"/>
          <w:tab w:val="right" w:leader="dot" w:pos="8630"/>
        </w:tabs>
        <w:rPr>
          <w:ins w:id="699" w:author="Eric Boisvert" w:date="2016-04-02T13:28:00Z"/>
          <w:del w:id="700" w:author="Sen, Marcus A." w:date="2016-04-13T16:47:00Z"/>
          <w:rFonts w:ascii="Calibri" w:eastAsia="MS Mincho" w:hAnsi="Calibri"/>
          <w:noProof/>
          <w:sz w:val="22"/>
          <w:szCs w:val="22"/>
          <w:lang w:val="en-CA" w:eastAsia="en-CA"/>
        </w:rPr>
      </w:pPr>
      <w:ins w:id="701" w:author="Eric Boisvert" w:date="2016-04-02T13:28:00Z">
        <w:del w:id="702" w:author="Sen, Marcus A." w:date="2016-04-13T16:47:00Z">
          <w:r w:rsidRPr="002D071B" w:rsidDel="002D071B">
            <w:rPr>
              <w:rStyle w:val="Hyperlink"/>
              <w:noProof/>
              <w:lang w:val="en-CA" w:bidi="x-none"/>
            </w:rPr>
            <w:delText>8.2.2</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Reference</w:delText>
          </w:r>
          <w:r w:rsidDel="002D071B">
            <w:rPr>
              <w:noProof/>
              <w:webHidden/>
            </w:rPr>
            <w:tab/>
            <w:delText>210</w:delText>
          </w:r>
        </w:del>
      </w:ins>
    </w:p>
    <w:p w14:paraId="236D2C68" w14:textId="77777777" w:rsidR="008168C1" w:rsidRPr="0002750B" w:rsidDel="002D071B" w:rsidRDefault="008168C1">
      <w:pPr>
        <w:pStyle w:val="TOC3"/>
        <w:tabs>
          <w:tab w:val="left" w:pos="1320"/>
          <w:tab w:val="right" w:leader="dot" w:pos="8630"/>
        </w:tabs>
        <w:rPr>
          <w:ins w:id="703" w:author="Eric Boisvert" w:date="2016-04-02T13:28:00Z"/>
          <w:del w:id="704" w:author="Sen, Marcus A." w:date="2016-04-13T16:47:00Z"/>
          <w:rFonts w:ascii="Calibri" w:eastAsia="MS Mincho" w:hAnsi="Calibri"/>
          <w:noProof/>
          <w:sz w:val="22"/>
          <w:szCs w:val="22"/>
          <w:lang w:val="en-CA" w:eastAsia="en-CA"/>
        </w:rPr>
      </w:pPr>
      <w:ins w:id="705" w:author="Eric Boisvert" w:date="2016-04-02T13:28:00Z">
        <w:del w:id="706" w:author="Sen, Marcus A." w:date="2016-04-13T16:47:00Z">
          <w:r w:rsidRPr="002D071B" w:rsidDel="002D071B">
            <w:rPr>
              <w:rStyle w:val="Hyperlink"/>
              <w:noProof/>
              <w:lang w:val="en-CA" w:bidi="x-none"/>
            </w:rPr>
            <w:delText>8.2.3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CodeList</w:delText>
          </w:r>
          <w:r w:rsidDel="002D071B">
            <w:rPr>
              <w:noProof/>
              <w:webHidden/>
            </w:rPr>
            <w:tab/>
            <w:delText>212</w:delText>
          </w:r>
        </w:del>
      </w:ins>
    </w:p>
    <w:p w14:paraId="2E4D5541" w14:textId="77777777" w:rsidR="008168C1" w:rsidRPr="0002750B" w:rsidDel="002D071B" w:rsidRDefault="008168C1">
      <w:pPr>
        <w:pStyle w:val="TOC3"/>
        <w:tabs>
          <w:tab w:val="left" w:pos="1320"/>
          <w:tab w:val="right" w:leader="dot" w:pos="8630"/>
        </w:tabs>
        <w:rPr>
          <w:ins w:id="707" w:author="Eric Boisvert" w:date="2016-04-02T13:28:00Z"/>
          <w:del w:id="708" w:author="Sen, Marcus A." w:date="2016-04-13T16:47:00Z"/>
          <w:rFonts w:ascii="Calibri" w:eastAsia="MS Mincho" w:hAnsi="Calibri"/>
          <w:noProof/>
          <w:sz w:val="22"/>
          <w:szCs w:val="22"/>
          <w:lang w:val="en-CA" w:eastAsia="en-CA"/>
        </w:rPr>
      </w:pPr>
      <w:ins w:id="709" w:author="Eric Boisvert" w:date="2016-04-02T13:28:00Z">
        <w:del w:id="710" w:author="Sen, Marcus A." w:date="2016-04-13T16:47:00Z">
          <w:r w:rsidRPr="002D071B" w:rsidDel="002D071B">
            <w:rPr>
              <w:rStyle w:val="Hyperlink"/>
              <w:noProof/>
              <w:lang w:val="en-CA" w:bidi="x-none"/>
            </w:rPr>
            <w:delText>8.2.4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Identifiers</w:delText>
          </w:r>
          <w:r w:rsidDel="002D071B">
            <w:rPr>
              <w:noProof/>
              <w:webHidden/>
            </w:rPr>
            <w:tab/>
            <w:delText>212</w:delText>
          </w:r>
        </w:del>
      </w:ins>
    </w:p>
    <w:p w14:paraId="67CC7B09" w14:textId="77777777" w:rsidR="008168C1" w:rsidRPr="0002750B" w:rsidDel="002D071B" w:rsidRDefault="008168C1">
      <w:pPr>
        <w:pStyle w:val="TOC3"/>
        <w:tabs>
          <w:tab w:val="left" w:pos="1320"/>
          <w:tab w:val="right" w:leader="dot" w:pos="8630"/>
        </w:tabs>
        <w:rPr>
          <w:ins w:id="711" w:author="Eric Boisvert" w:date="2016-04-02T13:28:00Z"/>
          <w:del w:id="712" w:author="Sen, Marcus A." w:date="2016-04-13T16:47:00Z"/>
          <w:rFonts w:ascii="Calibri" w:eastAsia="MS Mincho" w:hAnsi="Calibri"/>
          <w:noProof/>
          <w:sz w:val="22"/>
          <w:szCs w:val="22"/>
          <w:lang w:val="en-CA" w:eastAsia="en-CA"/>
        </w:rPr>
      </w:pPr>
      <w:ins w:id="713" w:author="Eric Boisvert" w:date="2016-04-02T13:28:00Z">
        <w:del w:id="714" w:author="Sen, Marcus A." w:date="2016-04-13T16:47:00Z">
          <w:r w:rsidRPr="002D071B" w:rsidDel="002D071B">
            <w:rPr>
              <w:rStyle w:val="Hyperlink"/>
              <w:noProof/>
              <w:lang w:val="en-CA" w:bidi="x-none"/>
            </w:rPr>
            <w:delText>8.2.5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Nillables or Voidables</w:delText>
          </w:r>
          <w:r w:rsidDel="002D071B">
            <w:rPr>
              <w:noProof/>
              <w:webHidden/>
            </w:rPr>
            <w:tab/>
            <w:delText>213</w:delText>
          </w:r>
        </w:del>
      </w:ins>
    </w:p>
    <w:p w14:paraId="2A98F75A" w14:textId="77777777" w:rsidR="008168C1" w:rsidRPr="0002750B" w:rsidDel="002D071B" w:rsidRDefault="008168C1">
      <w:pPr>
        <w:pStyle w:val="TOC3"/>
        <w:tabs>
          <w:tab w:val="left" w:pos="1320"/>
          <w:tab w:val="right" w:leader="dot" w:pos="8630"/>
        </w:tabs>
        <w:rPr>
          <w:ins w:id="715" w:author="Eric Boisvert" w:date="2016-04-02T13:28:00Z"/>
          <w:del w:id="716" w:author="Sen, Marcus A." w:date="2016-04-13T16:47:00Z"/>
          <w:rFonts w:ascii="Calibri" w:eastAsia="MS Mincho" w:hAnsi="Calibri"/>
          <w:noProof/>
          <w:sz w:val="22"/>
          <w:szCs w:val="22"/>
          <w:lang w:val="en-CA" w:eastAsia="en-CA"/>
        </w:rPr>
      </w:pPr>
      <w:ins w:id="717" w:author="Eric Boisvert" w:date="2016-04-02T13:28:00Z">
        <w:del w:id="718" w:author="Sen, Marcus A." w:date="2016-04-13T16:47:00Z">
          <w:r w:rsidRPr="002D071B" w:rsidDel="002D071B">
            <w:rPr>
              <w:rStyle w:val="Hyperlink"/>
              <w:noProof/>
              <w:lang w:val="en-CA" w:bidi="x-none"/>
            </w:rPr>
            <w:delText>8.2.6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Date encoding</w:delText>
          </w:r>
          <w:r w:rsidDel="002D071B">
            <w:rPr>
              <w:noProof/>
              <w:webHidden/>
            </w:rPr>
            <w:tab/>
            <w:delText>213</w:delText>
          </w:r>
        </w:del>
      </w:ins>
    </w:p>
    <w:p w14:paraId="49560938" w14:textId="77777777" w:rsidR="008168C1" w:rsidRPr="0002750B" w:rsidDel="002D071B" w:rsidRDefault="008168C1">
      <w:pPr>
        <w:pStyle w:val="TOC3"/>
        <w:tabs>
          <w:tab w:val="left" w:pos="1320"/>
          <w:tab w:val="right" w:leader="dot" w:pos="8630"/>
        </w:tabs>
        <w:rPr>
          <w:ins w:id="719" w:author="Eric Boisvert" w:date="2016-04-02T13:28:00Z"/>
          <w:del w:id="720" w:author="Sen, Marcus A." w:date="2016-04-13T16:47:00Z"/>
          <w:rFonts w:ascii="Calibri" w:eastAsia="MS Mincho" w:hAnsi="Calibri"/>
          <w:noProof/>
          <w:sz w:val="22"/>
          <w:szCs w:val="22"/>
          <w:lang w:val="en-CA" w:eastAsia="en-CA"/>
        </w:rPr>
      </w:pPr>
      <w:ins w:id="721" w:author="Eric Boisvert" w:date="2016-04-02T13:28:00Z">
        <w:del w:id="722" w:author="Sen, Marcus A." w:date="2016-04-13T16:47:00Z">
          <w:r w:rsidRPr="002D071B" w:rsidDel="002D071B">
            <w:rPr>
              <w:rStyle w:val="Hyperlink"/>
              <w:noProof/>
              <w:lang w:bidi="x-none"/>
            </w:rPr>
            <w:delText>8.2.7</w:delText>
          </w:r>
          <w:r w:rsidRPr="0002750B" w:rsidDel="002D071B">
            <w:rPr>
              <w:rFonts w:ascii="Calibri" w:eastAsia="MS Mincho" w:hAnsi="Calibri"/>
              <w:noProof/>
              <w:sz w:val="22"/>
              <w:szCs w:val="22"/>
              <w:lang w:val="en-CA" w:eastAsia="en-CA"/>
            </w:rPr>
            <w:tab/>
          </w:r>
          <w:r w:rsidRPr="002D071B" w:rsidDel="002D071B">
            <w:rPr>
              <w:rStyle w:val="Hyperlink"/>
              <w:noProof/>
            </w:rPr>
            <w:delText>Units of Measure</w:delText>
          </w:r>
          <w:r w:rsidDel="002D071B">
            <w:rPr>
              <w:noProof/>
              <w:webHidden/>
            </w:rPr>
            <w:tab/>
            <w:delText>214</w:delText>
          </w:r>
        </w:del>
      </w:ins>
    </w:p>
    <w:p w14:paraId="04AC74CD" w14:textId="77777777" w:rsidR="008168C1" w:rsidRPr="0002750B" w:rsidDel="002D071B" w:rsidRDefault="008168C1">
      <w:pPr>
        <w:pStyle w:val="TOC2"/>
        <w:tabs>
          <w:tab w:val="left" w:pos="880"/>
          <w:tab w:val="right" w:leader="dot" w:pos="8630"/>
        </w:tabs>
        <w:rPr>
          <w:ins w:id="723" w:author="Eric Boisvert" w:date="2016-04-02T13:28:00Z"/>
          <w:del w:id="724" w:author="Sen, Marcus A." w:date="2016-04-13T16:47:00Z"/>
          <w:rFonts w:ascii="Calibri" w:eastAsia="MS Mincho" w:hAnsi="Calibri"/>
          <w:noProof/>
          <w:sz w:val="22"/>
          <w:szCs w:val="22"/>
          <w:lang w:val="en-CA" w:eastAsia="en-CA"/>
        </w:rPr>
      </w:pPr>
      <w:ins w:id="725" w:author="Eric Boisvert" w:date="2016-04-02T13:28:00Z">
        <w:del w:id="726" w:author="Sen, Marcus A." w:date="2016-04-13T16:47:00Z">
          <w:r w:rsidRPr="002D071B" w:rsidDel="002D071B">
            <w:rPr>
              <w:rStyle w:val="Hyperlink"/>
              <w:noProof/>
              <w:lang w:val="en-CA"/>
            </w:rPr>
            <w:delText>8.3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Abstract GeoSciML Portrayal XML Requirements Class</w:delText>
          </w:r>
          <w:r w:rsidDel="002D071B">
            <w:rPr>
              <w:noProof/>
              <w:webHidden/>
            </w:rPr>
            <w:tab/>
            <w:delText>214</w:delText>
          </w:r>
        </w:del>
      </w:ins>
    </w:p>
    <w:p w14:paraId="67098C93" w14:textId="77777777" w:rsidR="008168C1" w:rsidRPr="0002750B" w:rsidDel="002D071B" w:rsidRDefault="008168C1">
      <w:pPr>
        <w:pStyle w:val="TOC2"/>
        <w:tabs>
          <w:tab w:val="left" w:pos="880"/>
          <w:tab w:val="right" w:leader="dot" w:pos="8630"/>
        </w:tabs>
        <w:rPr>
          <w:ins w:id="727" w:author="Eric Boisvert" w:date="2016-04-02T13:28:00Z"/>
          <w:del w:id="728" w:author="Sen, Marcus A." w:date="2016-04-13T16:47:00Z"/>
          <w:rFonts w:ascii="Calibri" w:eastAsia="MS Mincho" w:hAnsi="Calibri"/>
          <w:noProof/>
          <w:sz w:val="22"/>
          <w:szCs w:val="22"/>
          <w:lang w:val="en-CA" w:eastAsia="en-CA"/>
        </w:rPr>
      </w:pPr>
      <w:ins w:id="729" w:author="Eric Boisvert" w:date="2016-04-02T13:28:00Z">
        <w:del w:id="730" w:author="Sen, Marcus A." w:date="2016-04-13T16:47:00Z">
          <w:r w:rsidRPr="002D071B" w:rsidDel="002D071B">
            <w:rPr>
              <w:rStyle w:val="Hyperlink"/>
              <w:noProof/>
            </w:rPr>
            <w:delText>8.4</w:delText>
          </w:r>
          <w:r w:rsidRPr="0002750B" w:rsidDel="002D071B">
            <w:rPr>
              <w:rFonts w:ascii="Calibri" w:eastAsia="MS Mincho" w:hAnsi="Calibri"/>
              <w:noProof/>
              <w:sz w:val="22"/>
              <w:szCs w:val="22"/>
              <w:lang w:val="en-CA" w:eastAsia="en-CA"/>
            </w:rPr>
            <w:tab/>
          </w:r>
          <w:r w:rsidRPr="002D071B" w:rsidDel="002D071B">
            <w:rPr>
              <w:rStyle w:val="Hyperlink"/>
              <w:noProof/>
            </w:rPr>
            <w:delText>GeoSciML Portrayal GML 3.1 profile</w:delText>
          </w:r>
          <w:r w:rsidDel="002D071B">
            <w:rPr>
              <w:noProof/>
              <w:webHidden/>
            </w:rPr>
            <w:tab/>
            <w:delText>216</w:delText>
          </w:r>
        </w:del>
      </w:ins>
    </w:p>
    <w:p w14:paraId="7462D4C4" w14:textId="77777777" w:rsidR="008168C1" w:rsidRPr="0002750B" w:rsidDel="002D071B" w:rsidRDefault="008168C1">
      <w:pPr>
        <w:pStyle w:val="TOC2"/>
        <w:tabs>
          <w:tab w:val="left" w:pos="880"/>
          <w:tab w:val="right" w:leader="dot" w:pos="8630"/>
        </w:tabs>
        <w:rPr>
          <w:ins w:id="731" w:author="Eric Boisvert" w:date="2016-04-02T13:28:00Z"/>
          <w:del w:id="732" w:author="Sen, Marcus A." w:date="2016-04-13T16:47:00Z"/>
          <w:rFonts w:ascii="Calibri" w:eastAsia="MS Mincho" w:hAnsi="Calibri"/>
          <w:noProof/>
          <w:sz w:val="22"/>
          <w:szCs w:val="22"/>
          <w:lang w:val="en-CA" w:eastAsia="en-CA"/>
        </w:rPr>
      </w:pPr>
      <w:ins w:id="733" w:author="Eric Boisvert" w:date="2016-04-02T13:28:00Z">
        <w:del w:id="734" w:author="Sen, Marcus A." w:date="2016-04-13T16:47:00Z">
          <w:r w:rsidRPr="002D071B" w:rsidDel="002D071B">
            <w:rPr>
              <w:rStyle w:val="Hyperlink"/>
              <w:noProof/>
              <w:lang w:val="en-CA"/>
            </w:rPr>
            <w:delText>8.5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Basic XML Requirements Class</w:delText>
          </w:r>
          <w:r w:rsidDel="002D071B">
            <w:rPr>
              <w:noProof/>
              <w:webHidden/>
            </w:rPr>
            <w:tab/>
            <w:delText>217</w:delText>
          </w:r>
        </w:del>
      </w:ins>
    </w:p>
    <w:p w14:paraId="0E895C97" w14:textId="77777777" w:rsidR="008168C1" w:rsidRPr="0002750B" w:rsidDel="002D071B" w:rsidRDefault="008168C1">
      <w:pPr>
        <w:pStyle w:val="TOC3"/>
        <w:tabs>
          <w:tab w:val="left" w:pos="1320"/>
          <w:tab w:val="right" w:leader="dot" w:pos="8630"/>
        </w:tabs>
        <w:rPr>
          <w:ins w:id="735" w:author="Eric Boisvert" w:date="2016-04-02T13:28:00Z"/>
          <w:del w:id="736" w:author="Sen, Marcus A." w:date="2016-04-13T16:47:00Z"/>
          <w:rFonts w:ascii="Calibri" w:eastAsia="MS Mincho" w:hAnsi="Calibri"/>
          <w:noProof/>
          <w:sz w:val="22"/>
          <w:szCs w:val="22"/>
          <w:lang w:val="en-CA" w:eastAsia="en-CA"/>
        </w:rPr>
      </w:pPr>
      <w:ins w:id="737" w:author="Eric Boisvert" w:date="2016-04-02T13:28:00Z">
        <w:del w:id="738" w:author="Sen, Marcus A." w:date="2016-04-13T16:47:00Z">
          <w:r w:rsidRPr="002D071B" w:rsidDel="002D071B">
            <w:rPr>
              <w:rStyle w:val="Hyperlink"/>
              <w:noProof/>
              <w:lang w:bidi="x-none"/>
            </w:rPr>
            <w:delText>8.5.1</w:delText>
          </w:r>
          <w:r w:rsidRPr="0002750B" w:rsidDel="002D071B">
            <w:rPr>
              <w:rFonts w:ascii="Calibri" w:eastAsia="MS Mincho" w:hAnsi="Calibri"/>
              <w:noProof/>
              <w:sz w:val="22"/>
              <w:szCs w:val="22"/>
              <w:lang w:val="en-CA" w:eastAsia="en-CA"/>
            </w:rPr>
            <w:tab/>
          </w:r>
          <w:r w:rsidRPr="002D071B" w:rsidDel="002D071B">
            <w:rPr>
              <w:rStyle w:val="Hyperlink"/>
              <w:noProof/>
            </w:rPr>
            <w:delText>relatedFeature</w:delText>
          </w:r>
          <w:r w:rsidDel="002D071B">
            <w:rPr>
              <w:noProof/>
              <w:webHidden/>
            </w:rPr>
            <w:tab/>
            <w:delText>218</w:delText>
          </w:r>
        </w:del>
      </w:ins>
    </w:p>
    <w:p w14:paraId="46B1CA39" w14:textId="77777777" w:rsidR="008168C1" w:rsidRPr="0002750B" w:rsidDel="002D071B" w:rsidRDefault="008168C1">
      <w:pPr>
        <w:pStyle w:val="TOC2"/>
        <w:tabs>
          <w:tab w:val="left" w:pos="880"/>
          <w:tab w:val="right" w:leader="dot" w:pos="8630"/>
        </w:tabs>
        <w:rPr>
          <w:ins w:id="739" w:author="Eric Boisvert" w:date="2016-04-02T13:28:00Z"/>
          <w:del w:id="740" w:author="Sen, Marcus A." w:date="2016-04-13T16:47:00Z"/>
          <w:rFonts w:ascii="Calibri" w:eastAsia="MS Mincho" w:hAnsi="Calibri"/>
          <w:noProof/>
          <w:sz w:val="22"/>
          <w:szCs w:val="22"/>
          <w:lang w:val="en-CA" w:eastAsia="en-CA"/>
        </w:rPr>
      </w:pPr>
      <w:ins w:id="741" w:author="Eric Boisvert" w:date="2016-04-02T13:28:00Z">
        <w:del w:id="742" w:author="Sen, Marcus A." w:date="2016-04-13T16:47:00Z">
          <w:r w:rsidRPr="002D071B" w:rsidDel="002D071B">
            <w:rPr>
              <w:rStyle w:val="Hyperlink"/>
              <w:noProof/>
              <w:lang w:val="en-CA"/>
            </w:rPr>
            <w:delText>8.6</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Extension XML Requirements Class</w:delText>
          </w:r>
          <w:r w:rsidDel="002D071B">
            <w:rPr>
              <w:noProof/>
              <w:webHidden/>
            </w:rPr>
            <w:tab/>
            <w:delText>219</w:delText>
          </w:r>
        </w:del>
      </w:ins>
    </w:p>
    <w:p w14:paraId="2DA7BD7B" w14:textId="77777777" w:rsidR="008168C1" w:rsidRPr="0002750B" w:rsidDel="002D071B" w:rsidRDefault="008168C1">
      <w:pPr>
        <w:pStyle w:val="TOC2"/>
        <w:tabs>
          <w:tab w:val="left" w:pos="880"/>
          <w:tab w:val="right" w:leader="dot" w:pos="8630"/>
        </w:tabs>
        <w:rPr>
          <w:ins w:id="743" w:author="Eric Boisvert" w:date="2016-04-02T13:28:00Z"/>
          <w:del w:id="744" w:author="Sen, Marcus A." w:date="2016-04-13T16:47:00Z"/>
          <w:rFonts w:ascii="Calibri" w:eastAsia="MS Mincho" w:hAnsi="Calibri"/>
          <w:noProof/>
          <w:sz w:val="22"/>
          <w:szCs w:val="22"/>
          <w:lang w:val="en-CA" w:eastAsia="en-CA"/>
        </w:rPr>
      </w:pPr>
      <w:ins w:id="745" w:author="Eric Boisvert" w:date="2016-04-02T13:28:00Z">
        <w:del w:id="746" w:author="Sen, Marcus A." w:date="2016-04-13T16:47:00Z">
          <w:r w:rsidRPr="002D071B" w:rsidDel="002D071B">
            <w:rPr>
              <w:rStyle w:val="Hyperlink"/>
              <w:noProof/>
              <w:lang w:val="en-CA"/>
            </w:rPr>
            <w:delText>8.7</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Geologic Time XML Requirements Class</w:delText>
          </w:r>
          <w:r w:rsidDel="002D071B">
            <w:rPr>
              <w:noProof/>
              <w:webHidden/>
            </w:rPr>
            <w:tab/>
            <w:delText>219</w:delText>
          </w:r>
        </w:del>
      </w:ins>
    </w:p>
    <w:p w14:paraId="171CEA2F" w14:textId="77777777" w:rsidR="008168C1" w:rsidRPr="0002750B" w:rsidDel="002D071B" w:rsidRDefault="008168C1">
      <w:pPr>
        <w:pStyle w:val="TOC2"/>
        <w:tabs>
          <w:tab w:val="left" w:pos="880"/>
          <w:tab w:val="right" w:leader="dot" w:pos="8630"/>
        </w:tabs>
        <w:rPr>
          <w:ins w:id="747" w:author="Eric Boisvert" w:date="2016-04-02T13:28:00Z"/>
          <w:del w:id="748" w:author="Sen, Marcus A." w:date="2016-04-13T16:47:00Z"/>
          <w:rFonts w:ascii="Calibri" w:eastAsia="MS Mincho" w:hAnsi="Calibri"/>
          <w:noProof/>
          <w:sz w:val="22"/>
          <w:szCs w:val="22"/>
          <w:lang w:val="en-CA" w:eastAsia="en-CA"/>
        </w:rPr>
      </w:pPr>
      <w:ins w:id="749" w:author="Eric Boisvert" w:date="2016-04-02T13:28:00Z">
        <w:del w:id="750" w:author="Sen, Marcus A." w:date="2016-04-13T16:47:00Z">
          <w:r w:rsidRPr="002D071B" w:rsidDel="002D071B">
            <w:rPr>
              <w:rStyle w:val="Hyperlink"/>
              <w:noProof/>
              <w:lang w:val="en-CA"/>
            </w:rPr>
            <w:delText>8.8</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Borehole XML Requirements Class</w:delText>
          </w:r>
          <w:r w:rsidDel="002D071B">
            <w:rPr>
              <w:noProof/>
              <w:webHidden/>
            </w:rPr>
            <w:tab/>
            <w:delText>220</w:delText>
          </w:r>
        </w:del>
      </w:ins>
    </w:p>
    <w:p w14:paraId="4B50C006" w14:textId="77777777" w:rsidR="008168C1" w:rsidRPr="0002750B" w:rsidDel="002D071B" w:rsidRDefault="008168C1">
      <w:pPr>
        <w:pStyle w:val="TOC2"/>
        <w:tabs>
          <w:tab w:val="left" w:pos="880"/>
          <w:tab w:val="right" w:leader="dot" w:pos="8630"/>
        </w:tabs>
        <w:rPr>
          <w:ins w:id="751" w:author="Eric Boisvert" w:date="2016-04-02T13:28:00Z"/>
          <w:del w:id="752" w:author="Sen, Marcus A." w:date="2016-04-13T16:47:00Z"/>
          <w:rFonts w:ascii="Calibri" w:eastAsia="MS Mincho" w:hAnsi="Calibri"/>
          <w:noProof/>
          <w:sz w:val="22"/>
          <w:szCs w:val="22"/>
          <w:lang w:val="en-CA" w:eastAsia="en-CA"/>
        </w:rPr>
      </w:pPr>
      <w:ins w:id="753" w:author="Eric Boisvert" w:date="2016-04-02T13:28:00Z">
        <w:del w:id="754" w:author="Sen, Marcus A." w:date="2016-04-13T16:47:00Z">
          <w:r w:rsidRPr="002D071B" w:rsidDel="002D071B">
            <w:rPr>
              <w:rStyle w:val="Hyperlink"/>
              <w:noProof/>
              <w:lang w:val="en-CA"/>
            </w:rPr>
            <w:delText>8.9</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GeoSciML Laboratory XML Analysis Requirements Class</w:delText>
          </w:r>
          <w:r w:rsidDel="002D071B">
            <w:rPr>
              <w:noProof/>
              <w:webHidden/>
            </w:rPr>
            <w:tab/>
            <w:delText>221</w:delText>
          </w:r>
        </w:del>
      </w:ins>
    </w:p>
    <w:p w14:paraId="73E393CC" w14:textId="77777777" w:rsidR="008168C1" w:rsidRPr="0002750B" w:rsidDel="002D071B" w:rsidRDefault="008168C1">
      <w:pPr>
        <w:pStyle w:val="TOC1"/>
        <w:tabs>
          <w:tab w:val="left" w:pos="480"/>
          <w:tab w:val="right" w:leader="dot" w:pos="8630"/>
        </w:tabs>
        <w:rPr>
          <w:ins w:id="755" w:author="Eric Boisvert" w:date="2016-04-02T13:28:00Z"/>
          <w:del w:id="756" w:author="Sen, Marcus A." w:date="2016-04-13T16:47:00Z"/>
          <w:rFonts w:ascii="Calibri" w:eastAsia="MS Mincho" w:hAnsi="Calibri"/>
          <w:noProof/>
          <w:sz w:val="22"/>
          <w:szCs w:val="22"/>
          <w:lang w:val="en-CA" w:eastAsia="en-CA"/>
        </w:rPr>
      </w:pPr>
      <w:ins w:id="757" w:author="Eric Boisvert" w:date="2016-04-02T13:28:00Z">
        <w:del w:id="758" w:author="Sen, Marcus A." w:date="2016-04-13T16:47:00Z">
          <w:r w:rsidRPr="002D071B" w:rsidDel="002D071B">
            <w:rPr>
              <w:rStyle w:val="Hyperlink"/>
              <w:noProof/>
              <w:lang w:val="en-CA"/>
            </w:rPr>
            <w:delText>9.</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Media Types for any data encoding(s)</w:delText>
          </w:r>
          <w:r w:rsidDel="002D071B">
            <w:rPr>
              <w:noProof/>
              <w:webHidden/>
            </w:rPr>
            <w:tab/>
            <w:delText>223</w:delText>
          </w:r>
        </w:del>
      </w:ins>
    </w:p>
    <w:p w14:paraId="7CA9EF58" w14:textId="77777777" w:rsidR="008168C1" w:rsidRPr="0002750B" w:rsidDel="002D071B" w:rsidRDefault="008168C1">
      <w:pPr>
        <w:pStyle w:val="TOC1"/>
        <w:tabs>
          <w:tab w:val="left" w:pos="660"/>
          <w:tab w:val="right" w:leader="dot" w:pos="8630"/>
        </w:tabs>
        <w:rPr>
          <w:ins w:id="759" w:author="Eric Boisvert" w:date="2016-04-02T13:28:00Z"/>
          <w:del w:id="760" w:author="Sen, Marcus A." w:date="2016-04-13T16:47:00Z"/>
          <w:rFonts w:ascii="Calibri" w:eastAsia="MS Mincho" w:hAnsi="Calibri"/>
          <w:noProof/>
          <w:sz w:val="22"/>
          <w:szCs w:val="22"/>
          <w:lang w:val="en-CA" w:eastAsia="en-CA"/>
        </w:rPr>
      </w:pPr>
      <w:ins w:id="761" w:author="Eric Boisvert" w:date="2016-04-02T13:28:00Z">
        <w:del w:id="762" w:author="Sen, Marcus A." w:date="2016-04-13T16:47:00Z">
          <w:r w:rsidRPr="002D071B" w:rsidDel="002D071B">
            <w:rPr>
              <w:rStyle w:val="Hyperlink"/>
              <w:noProof/>
              <w:lang w:val="en-CA"/>
            </w:rPr>
            <w:delText>10.</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Abbreviations and Acronyms</w:delText>
          </w:r>
          <w:r w:rsidDel="002D071B">
            <w:rPr>
              <w:noProof/>
              <w:webHidden/>
            </w:rPr>
            <w:tab/>
            <w:delText>224</w:delText>
          </w:r>
        </w:del>
      </w:ins>
    </w:p>
    <w:p w14:paraId="1E4FF516" w14:textId="77777777" w:rsidR="008168C1" w:rsidRPr="0002750B" w:rsidDel="002D071B" w:rsidRDefault="008168C1">
      <w:pPr>
        <w:pStyle w:val="TOC2"/>
        <w:tabs>
          <w:tab w:val="left" w:pos="1540"/>
          <w:tab w:val="right" w:leader="dot" w:pos="8630"/>
        </w:tabs>
        <w:rPr>
          <w:ins w:id="763" w:author="Eric Boisvert" w:date="2016-04-02T13:28:00Z"/>
          <w:del w:id="764" w:author="Sen, Marcus A." w:date="2016-04-13T16:47:00Z"/>
          <w:rFonts w:ascii="Calibri" w:eastAsia="MS Mincho" w:hAnsi="Calibri"/>
          <w:noProof/>
          <w:sz w:val="22"/>
          <w:szCs w:val="22"/>
          <w:lang w:val="en-CA" w:eastAsia="en-CA"/>
        </w:rPr>
      </w:pPr>
      <w:ins w:id="765" w:author="Eric Boisvert" w:date="2016-04-02T13:28:00Z">
        <w:del w:id="766" w:author="Sen, Marcus A." w:date="2016-04-13T16:47:00Z">
          <w:r w:rsidRPr="002D071B" w:rsidDel="002D071B">
            <w:rPr>
              <w:rStyle w:val="Hyperlink"/>
              <w:noProof/>
            </w:rPr>
            <w:delText>Annex A.</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classes</w:delText>
          </w:r>
          <w:r w:rsidDel="002D071B">
            <w:rPr>
              <w:noProof/>
              <w:webHidden/>
            </w:rPr>
            <w:tab/>
            <w:delText>225</w:delText>
          </w:r>
        </w:del>
      </w:ins>
    </w:p>
    <w:p w14:paraId="7C7A190B" w14:textId="77777777" w:rsidR="008168C1" w:rsidRPr="0002750B" w:rsidDel="002D071B" w:rsidRDefault="008168C1">
      <w:pPr>
        <w:pStyle w:val="TOC2"/>
        <w:tabs>
          <w:tab w:val="left" w:pos="880"/>
          <w:tab w:val="right" w:leader="dot" w:pos="8630"/>
        </w:tabs>
        <w:rPr>
          <w:ins w:id="767" w:author="Eric Boisvert" w:date="2016-04-02T13:28:00Z"/>
          <w:del w:id="768" w:author="Sen, Marcus A." w:date="2016-04-13T16:47:00Z"/>
          <w:rFonts w:ascii="Calibri" w:eastAsia="MS Mincho" w:hAnsi="Calibri"/>
          <w:noProof/>
          <w:sz w:val="22"/>
          <w:szCs w:val="22"/>
          <w:lang w:val="en-CA" w:eastAsia="en-CA"/>
        </w:rPr>
      </w:pPr>
      <w:ins w:id="769" w:author="Eric Boisvert" w:date="2016-04-02T13:28:00Z">
        <w:del w:id="770" w:author="Sen, Marcus A." w:date="2016-04-13T16:47:00Z">
          <w:r w:rsidRPr="002D071B" w:rsidDel="002D071B">
            <w:rPr>
              <w:rStyle w:val="Hyperlink"/>
              <w:noProof/>
            </w:rPr>
            <w:delText>A.1.</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Core Abstract</w:delText>
          </w:r>
          <w:r w:rsidDel="002D071B">
            <w:rPr>
              <w:noProof/>
              <w:webHidden/>
            </w:rPr>
            <w:tab/>
            <w:delText>225</w:delText>
          </w:r>
        </w:del>
      </w:ins>
    </w:p>
    <w:p w14:paraId="731FA2D8" w14:textId="77777777" w:rsidR="008168C1" w:rsidRPr="0002750B" w:rsidDel="002D071B" w:rsidRDefault="008168C1">
      <w:pPr>
        <w:pStyle w:val="TOC2"/>
        <w:tabs>
          <w:tab w:val="left" w:pos="880"/>
          <w:tab w:val="right" w:leader="dot" w:pos="8630"/>
        </w:tabs>
        <w:rPr>
          <w:ins w:id="771" w:author="Eric Boisvert" w:date="2016-04-02T13:28:00Z"/>
          <w:del w:id="772" w:author="Sen, Marcus A." w:date="2016-04-13T16:47:00Z"/>
          <w:rFonts w:ascii="Calibri" w:eastAsia="MS Mincho" w:hAnsi="Calibri"/>
          <w:noProof/>
          <w:sz w:val="22"/>
          <w:szCs w:val="22"/>
          <w:lang w:val="en-CA" w:eastAsia="en-CA"/>
        </w:rPr>
      </w:pPr>
      <w:ins w:id="773" w:author="Eric Boisvert" w:date="2016-04-02T13:28:00Z">
        <w:del w:id="774" w:author="Sen, Marcus A." w:date="2016-04-13T16:47:00Z">
          <w:r w:rsidRPr="002D071B" w:rsidDel="002D071B">
            <w:rPr>
              <w:rStyle w:val="Hyperlink"/>
              <w:noProof/>
            </w:rPr>
            <w:delText>A.2.</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Portrayal  Logical</w:delText>
          </w:r>
          <w:r w:rsidDel="002D071B">
            <w:rPr>
              <w:noProof/>
              <w:webHidden/>
            </w:rPr>
            <w:tab/>
            <w:delText>227</w:delText>
          </w:r>
        </w:del>
      </w:ins>
    </w:p>
    <w:p w14:paraId="1FB72F62" w14:textId="77777777" w:rsidR="008168C1" w:rsidRPr="0002750B" w:rsidDel="002D071B" w:rsidRDefault="008168C1">
      <w:pPr>
        <w:pStyle w:val="TOC2"/>
        <w:tabs>
          <w:tab w:val="left" w:pos="880"/>
          <w:tab w:val="right" w:leader="dot" w:pos="8630"/>
        </w:tabs>
        <w:rPr>
          <w:ins w:id="775" w:author="Eric Boisvert" w:date="2016-04-02T13:28:00Z"/>
          <w:del w:id="776" w:author="Sen, Marcus A." w:date="2016-04-13T16:47:00Z"/>
          <w:rFonts w:ascii="Calibri" w:eastAsia="MS Mincho" w:hAnsi="Calibri"/>
          <w:noProof/>
          <w:sz w:val="22"/>
          <w:szCs w:val="22"/>
          <w:lang w:val="en-CA" w:eastAsia="en-CA"/>
        </w:rPr>
      </w:pPr>
      <w:ins w:id="777" w:author="Eric Boisvert" w:date="2016-04-02T13:28:00Z">
        <w:del w:id="778" w:author="Sen, Marcus A." w:date="2016-04-13T16:47:00Z">
          <w:r w:rsidRPr="002D071B" w:rsidDel="002D071B">
            <w:rPr>
              <w:rStyle w:val="Hyperlink"/>
              <w:noProof/>
            </w:rPr>
            <w:delText>A.3.</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Basic Logical Model</w:delText>
          </w:r>
          <w:r w:rsidDel="002D071B">
            <w:rPr>
              <w:noProof/>
              <w:webHidden/>
            </w:rPr>
            <w:tab/>
            <w:delText>231</w:delText>
          </w:r>
        </w:del>
      </w:ins>
    </w:p>
    <w:p w14:paraId="51A18044" w14:textId="77777777" w:rsidR="008168C1" w:rsidRPr="0002750B" w:rsidDel="002D071B" w:rsidRDefault="008168C1">
      <w:pPr>
        <w:pStyle w:val="TOC2"/>
        <w:tabs>
          <w:tab w:val="left" w:pos="880"/>
          <w:tab w:val="right" w:leader="dot" w:pos="8630"/>
        </w:tabs>
        <w:rPr>
          <w:ins w:id="779" w:author="Eric Boisvert" w:date="2016-04-02T13:28:00Z"/>
          <w:del w:id="780" w:author="Sen, Marcus A." w:date="2016-04-13T16:47:00Z"/>
          <w:rFonts w:ascii="Calibri" w:eastAsia="MS Mincho" w:hAnsi="Calibri"/>
          <w:noProof/>
          <w:sz w:val="22"/>
          <w:szCs w:val="22"/>
          <w:lang w:val="en-CA" w:eastAsia="en-CA"/>
        </w:rPr>
      </w:pPr>
      <w:ins w:id="781" w:author="Eric Boisvert" w:date="2016-04-02T13:28:00Z">
        <w:del w:id="782" w:author="Sen, Marcus A." w:date="2016-04-13T16:47:00Z">
          <w:r w:rsidRPr="002D071B" w:rsidDel="002D071B">
            <w:rPr>
              <w:rStyle w:val="Hyperlink"/>
              <w:noProof/>
            </w:rPr>
            <w:delText>A.4.</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Extension Logical Model</w:delText>
          </w:r>
          <w:r w:rsidDel="002D071B">
            <w:rPr>
              <w:noProof/>
              <w:webHidden/>
            </w:rPr>
            <w:tab/>
            <w:delText>235</w:delText>
          </w:r>
        </w:del>
      </w:ins>
    </w:p>
    <w:p w14:paraId="3BC29D5A" w14:textId="77777777" w:rsidR="008168C1" w:rsidRPr="0002750B" w:rsidDel="002D071B" w:rsidRDefault="008168C1">
      <w:pPr>
        <w:pStyle w:val="TOC2"/>
        <w:tabs>
          <w:tab w:val="left" w:pos="880"/>
          <w:tab w:val="right" w:leader="dot" w:pos="8630"/>
        </w:tabs>
        <w:rPr>
          <w:ins w:id="783" w:author="Eric Boisvert" w:date="2016-04-02T13:28:00Z"/>
          <w:del w:id="784" w:author="Sen, Marcus A." w:date="2016-04-13T16:47:00Z"/>
          <w:rFonts w:ascii="Calibri" w:eastAsia="MS Mincho" w:hAnsi="Calibri"/>
          <w:noProof/>
          <w:sz w:val="22"/>
          <w:szCs w:val="22"/>
          <w:lang w:val="en-CA" w:eastAsia="en-CA"/>
        </w:rPr>
      </w:pPr>
      <w:ins w:id="785" w:author="Eric Boisvert" w:date="2016-04-02T13:28:00Z">
        <w:del w:id="786" w:author="Sen, Marcus A." w:date="2016-04-13T16:47:00Z">
          <w:r w:rsidRPr="002D071B" w:rsidDel="002D071B">
            <w:rPr>
              <w:rStyle w:val="Hyperlink"/>
              <w:noProof/>
            </w:rPr>
            <w:delText>A.5.</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Time-Scale Logical Model</w:delText>
          </w:r>
          <w:r w:rsidDel="002D071B">
            <w:rPr>
              <w:noProof/>
              <w:webHidden/>
            </w:rPr>
            <w:tab/>
            <w:delText>237</w:delText>
          </w:r>
        </w:del>
      </w:ins>
    </w:p>
    <w:p w14:paraId="341B47B5" w14:textId="77777777" w:rsidR="008168C1" w:rsidRPr="0002750B" w:rsidDel="002D071B" w:rsidRDefault="008168C1">
      <w:pPr>
        <w:pStyle w:val="TOC2"/>
        <w:tabs>
          <w:tab w:val="left" w:pos="880"/>
          <w:tab w:val="right" w:leader="dot" w:pos="8630"/>
        </w:tabs>
        <w:rPr>
          <w:ins w:id="787" w:author="Eric Boisvert" w:date="2016-04-02T13:28:00Z"/>
          <w:del w:id="788" w:author="Sen, Marcus A." w:date="2016-04-13T16:47:00Z"/>
          <w:rFonts w:ascii="Calibri" w:eastAsia="MS Mincho" w:hAnsi="Calibri"/>
          <w:noProof/>
          <w:sz w:val="22"/>
          <w:szCs w:val="22"/>
          <w:lang w:val="en-CA" w:eastAsia="en-CA"/>
        </w:rPr>
      </w:pPr>
      <w:ins w:id="789" w:author="Eric Boisvert" w:date="2016-04-02T13:28:00Z">
        <w:del w:id="790" w:author="Sen, Marcus A." w:date="2016-04-13T16:47:00Z">
          <w:r w:rsidRPr="002D071B" w:rsidDel="002D071B">
            <w:rPr>
              <w:rStyle w:val="Hyperlink"/>
              <w:noProof/>
            </w:rPr>
            <w:delText>A.6.</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Borehole Logical Model</w:delText>
          </w:r>
          <w:r w:rsidDel="002D071B">
            <w:rPr>
              <w:noProof/>
              <w:webHidden/>
            </w:rPr>
            <w:tab/>
            <w:delText>238</w:delText>
          </w:r>
        </w:del>
      </w:ins>
    </w:p>
    <w:p w14:paraId="159AC592" w14:textId="77777777" w:rsidR="008168C1" w:rsidRPr="0002750B" w:rsidDel="002D071B" w:rsidRDefault="008168C1">
      <w:pPr>
        <w:pStyle w:val="TOC2"/>
        <w:tabs>
          <w:tab w:val="left" w:pos="880"/>
          <w:tab w:val="right" w:leader="dot" w:pos="8630"/>
        </w:tabs>
        <w:rPr>
          <w:ins w:id="791" w:author="Eric Boisvert" w:date="2016-04-02T13:28:00Z"/>
          <w:del w:id="792" w:author="Sen, Marcus A." w:date="2016-04-13T16:47:00Z"/>
          <w:rFonts w:ascii="Calibri" w:eastAsia="MS Mincho" w:hAnsi="Calibri"/>
          <w:noProof/>
          <w:sz w:val="22"/>
          <w:szCs w:val="22"/>
          <w:lang w:val="en-CA" w:eastAsia="en-CA"/>
        </w:rPr>
      </w:pPr>
      <w:ins w:id="793" w:author="Eric Boisvert" w:date="2016-04-02T13:28:00Z">
        <w:del w:id="794" w:author="Sen, Marcus A." w:date="2016-04-13T16:47:00Z">
          <w:r w:rsidRPr="002D071B" w:rsidDel="002D071B">
            <w:rPr>
              <w:rStyle w:val="Hyperlink"/>
              <w:noProof/>
            </w:rPr>
            <w:delText>A.7.</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Lab Analysis Logical Model</w:delText>
          </w:r>
          <w:r w:rsidDel="002D071B">
            <w:rPr>
              <w:noProof/>
              <w:webHidden/>
            </w:rPr>
            <w:tab/>
            <w:delText>242</w:delText>
          </w:r>
        </w:del>
      </w:ins>
    </w:p>
    <w:p w14:paraId="6D9A2B35" w14:textId="77777777" w:rsidR="008168C1" w:rsidRPr="0002750B" w:rsidDel="002D071B" w:rsidRDefault="008168C1">
      <w:pPr>
        <w:pStyle w:val="TOC2"/>
        <w:tabs>
          <w:tab w:val="left" w:pos="880"/>
          <w:tab w:val="right" w:leader="dot" w:pos="8630"/>
        </w:tabs>
        <w:rPr>
          <w:ins w:id="795" w:author="Eric Boisvert" w:date="2016-04-02T13:28:00Z"/>
          <w:del w:id="796" w:author="Sen, Marcus A." w:date="2016-04-13T16:47:00Z"/>
          <w:rFonts w:ascii="Calibri" w:eastAsia="MS Mincho" w:hAnsi="Calibri"/>
          <w:noProof/>
          <w:sz w:val="22"/>
          <w:szCs w:val="22"/>
          <w:lang w:val="en-CA" w:eastAsia="en-CA"/>
        </w:rPr>
      </w:pPr>
      <w:ins w:id="797" w:author="Eric Boisvert" w:date="2016-04-02T13:28:00Z">
        <w:del w:id="798" w:author="Sen, Marcus A." w:date="2016-04-13T16:47:00Z">
          <w:r w:rsidRPr="002D071B" w:rsidDel="002D071B">
            <w:rPr>
              <w:rStyle w:val="Hyperlink"/>
              <w:noProof/>
            </w:rPr>
            <w:delText>A.8.</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XML Encoding Abstract Core</w:delText>
          </w:r>
          <w:r w:rsidDel="002D071B">
            <w:rPr>
              <w:noProof/>
              <w:webHidden/>
            </w:rPr>
            <w:tab/>
            <w:delText>244</w:delText>
          </w:r>
        </w:del>
      </w:ins>
    </w:p>
    <w:p w14:paraId="4E7880CC" w14:textId="77777777" w:rsidR="008168C1" w:rsidRPr="0002750B" w:rsidDel="002D071B" w:rsidRDefault="008168C1">
      <w:pPr>
        <w:pStyle w:val="TOC2"/>
        <w:tabs>
          <w:tab w:val="left" w:pos="880"/>
          <w:tab w:val="right" w:leader="dot" w:pos="8630"/>
        </w:tabs>
        <w:rPr>
          <w:ins w:id="799" w:author="Eric Boisvert" w:date="2016-04-02T13:28:00Z"/>
          <w:del w:id="800" w:author="Sen, Marcus A." w:date="2016-04-13T16:47:00Z"/>
          <w:rFonts w:ascii="Calibri" w:eastAsia="MS Mincho" w:hAnsi="Calibri"/>
          <w:noProof/>
          <w:sz w:val="22"/>
          <w:szCs w:val="22"/>
          <w:lang w:val="en-CA" w:eastAsia="en-CA"/>
        </w:rPr>
      </w:pPr>
      <w:ins w:id="801" w:author="Eric Boisvert" w:date="2016-04-02T13:28:00Z">
        <w:del w:id="802" w:author="Sen, Marcus A." w:date="2016-04-13T16:47:00Z">
          <w:r w:rsidRPr="002D071B" w:rsidDel="002D071B">
            <w:rPr>
              <w:rStyle w:val="Hyperlink"/>
              <w:noProof/>
            </w:rPr>
            <w:delText>A.9.</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Portrayal XML Abstract Encoding</w:delText>
          </w:r>
          <w:r w:rsidDel="002D071B">
            <w:rPr>
              <w:noProof/>
              <w:webHidden/>
            </w:rPr>
            <w:tab/>
            <w:delText>246</w:delText>
          </w:r>
        </w:del>
      </w:ins>
    </w:p>
    <w:p w14:paraId="7FF1E55A" w14:textId="77777777" w:rsidR="008168C1" w:rsidRPr="0002750B" w:rsidDel="002D071B" w:rsidRDefault="008168C1">
      <w:pPr>
        <w:pStyle w:val="TOC2"/>
        <w:tabs>
          <w:tab w:val="left" w:pos="1100"/>
          <w:tab w:val="right" w:leader="dot" w:pos="8630"/>
        </w:tabs>
        <w:rPr>
          <w:ins w:id="803" w:author="Eric Boisvert" w:date="2016-04-02T13:28:00Z"/>
          <w:del w:id="804" w:author="Sen, Marcus A." w:date="2016-04-13T16:47:00Z"/>
          <w:rFonts w:ascii="Calibri" w:eastAsia="MS Mincho" w:hAnsi="Calibri"/>
          <w:noProof/>
          <w:sz w:val="22"/>
          <w:szCs w:val="22"/>
          <w:lang w:val="en-CA" w:eastAsia="en-CA"/>
        </w:rPr>
      </w:pPr>
      <w:ins w:id="805" w:author="Eric Boisvert" w:date="2016-04-02T13:28:00Z">
        <w:del w:id="806" w:author="Sen, Marcus A." w:date="2016-04-13T16:47:00Z">
          <w:r w:rsidRPr="002D071B" w:rsidDel="002D071B">
            <w:rPr>
              <w:rStyle w:val="Hyperlink"/>
              <w:noProof/>
            </w:rPr>
            <w:delText>A.10.</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Portrayal XML Encoding for GML 3.1</w:delText>
          </w:r>
          <w:r w:rsidDel="002D071B">
            <w:rPr>
              <w:noProof/>
              <w:webHidden/>
            </w:rPr>
            <w:tab/>
            <w:delText>246</w:delText>
          </w:r>
        </w:del>
      </w:ins>
    </w:p>
    <w:p w14:paraId="7DF8A654" w14:textId="77777777" w:rsidR="008168C1" w:rsidRPr="0002750B" w:rsidDel="002D071B" w:rsidRDefault="008168C1">
      <w:pPr>
        <w:pStyle w:val="TOC2"/>
        <w:tabs>
          <w:tab w:val="left" w:pos="1100"/>
          <w:tab w:val="right" w:leader="dot" w:pos="8630"/>
        </w:tabs>
        <w:rPr>
          <w:ins w:id="807" w:author="Eric Boisvert" w:date="2016-04-02T13:28:00Z"/>
          <w:del w:id="808" w:author="Sen, Marcus A." w:date="2016-04-13T16:47:00Z"/>
          <w:rFonts w:ascii="Calibri" w:eastAsia="MS Mincho" w:hAnsi="Calibri"/>
          <w:noProof/>
          <w:sz w:val="22"/>
          <w:szCs w:val="22"/>
          <w:lang w:val="en-CA" w:eastAsia="en-CA"/>
        </w:rPr>
      </w:pPr>
      <w:ins w:id="809" w:author="Eric Boisvert" w:date="2016-04-02T13:28:00Z">
        <w:del w:id="810" w:author="Sen, Marcus A." w:date="2016-04-13T16:47:00Z">
          <w:r w:rsidRPr="002D071B" w:rsidDel="002D071B">
            <w:rPr>
              <w:rStyle w:val="Hyperlink"/>
              <w:noProof/>
            </w:rPr>
            <w:delText>A.11.</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Basic XML Encoding</w:delText>
          </w:r>
          <w:r w:rsidDel="002D071B">
            <w:rPr>
              <w:noProof/>
              <w:webHidden/>
            </w:rPr>
            <w:tab/>
            <w:delText>248</w:delText>
          </w:r>
        </w:del>
      </w:ins>
    </w:p>
    <w:p w14:paraId="4711CF70" w14:textId="77777777" w:rsidR="008168C1" w:rsidRPr="0002750B" w:rsidDel="002D071B" w:rsidRDefault="008168C1">
      <w:pPr>
        <w:pStyle w:val="TOC2"/>
        <w:tabs>
          <w:tab w:val="left" w:pos="1100"/>
          <w:tab w:val="right" w:leader="dot" w:pos="8630"/>
        </w:tabs>
        <w:rPr>
          <w:ins w:id="811" w:author="Eric Boisvert" w:date="2016-04-02T13:28:00Z"/>
          <w:del w:id="812" w:author="Sen, Marcus A." w:date="2016-04-13T16:47:00Z"/>
          <w:rFonts w:ascii="Calibri" w:eastAsia="MS Mincho" w:hAnsi="Calibri"/>
          <w:noProof/>
          <w:sz w:val="22"/>
          <w:szCs w:val="22"/>
          <w:lang w:val="en-CA" w:eastAsia="en-CA"/>
        </w:rPr>
      </w:pPr>
      <w:ins w:id="813" w:author="Eric Boisvert" w:date="2016-04-02T13:28:00Z">
        <w:del w:id="814" w:author="Sen, Marcus A." w:date="2016-04-13T16:47:00Z">
          <w:r w:rsidRPr="002D071B" w:rsidDel="002D071B">
            <w:rPr>
              <w:rStyle w:val="Hyperlink"/>
              <w:noProof/>
            </w:rPr>
            <w:delText>A.12.</w:delText>
          </w:r>
          <w:r w:rsidRPr="0002750B" w:rsidDel="002D071B">
            <w:rPr>
              <w:rFonts w:ascii="Calibri" w:eastAsia="MS Mincho" w:hAnsi="Calibri"/>
              <w:noProof/>
              <w:sz w:val="22"/>
              <w:szCs w:val="22"/>
              <w:lang w:val="en-CA" w:eastAsia="en-CA"/>
            </w:rPr>
            <w:tab/>
          </w:r>
          <w:r w:rsidRPr="002D071B" w:rsidDel="002D071B">
            <w:rPr>
              <w:rStyle w:val="Hyperlink"/>
              <w:noProof/>
            </w:rPr>
            <w:delText>Conformance class: GeoSciML Extension XML Encoding</w:delText>
          </w:r>
          <w:r w:rsidDel="002D071B">
            <w:rPr>
              <w:noProof/>
              <w:webHidden/>
            </w:rPr>
            <w:tab/>
            <w:delText>249</w:delText>
          </w:r>
        </w:del>
      </w:ins>
    </w:p>
    <w:p w14:paraId="114FDD52" w14:textId="77777777" w:rsidR="008168C1" w:rsidRPr="0002750B" w:rsidDel="002D071B" w:rsidRDefault="008168C1">
      <w:pPr>
        <w:pStyle w:val="TOC2"/>
        <w:tabs>
          <w:tab w:val="left" w:pos="1100"/>
          <w:tab w:val="right" w:leader="dot" w:pos="8630"/>
        </w:tabs>
        <w:rPr>
          <w:ins w:id="815" w:author="Eric Boisvert" w:date="2016-04-02T13:28:00Z"/>
          <w:del w:id="816" w:author="Sen, Marcus A." w:date="2016-04-13T16:47:00Z"/>
          <w:rFonts w:ascii="Calibri" w:eastAsia="MS Mincho" w:hAnsi="Calibri"/>
          <w:noProof/>
          <w:sz w:val="22"/>
          <w:szCs w:val="22"/>
          <w:lang w:val="en-CA" w:eastAsia="en-CA"/>
        </w:rPr>
      </w:pPr>
      <w:ins w:id="817" w:author="Eric Boisvert" w:date="2016-04-02T13:28:00Z">
        <w:del w:id="818" w:author="Sen, Marcus A." w:date="2016-04-13T16:47:00Z">
          <w:r w:rsidRPr="002D071B" w:rsidDel="002D071B">
            <w:rPr>
              <w:rStyle w:val="Hyperlink"/>
              <w:noProof/>
              <w:lang w:val="en-CA"/>
            </w:rPr>
            <w:delText>A.13.</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Conformance class: GeoSciML Geologic Time XML Encoding</w:delText>
          </w:r>
          <w:r w:rsidDel="002D071B">
            <w:rPr>
              <w:noProof/>
              <w:webHidden/>
            </w:rPr>
            <w:tab/>
            <w:delText>250</w:delText>
          </w:r>
        </w:del>
      </w:ins>
    </w:p>
    <w:p w14:paraId="3FEA6044" w14:textId="77777777" w:rsidR="008168C1" w:rsidRPr="0002750B" w:rsidDel="002D071B" w:rsidRDefault="008168C1">
      <w:pPr>
        <w:pStyle w:val="TOC2"/>
        <w:tabs>
          <w:tab w:val="left" w:pos="1100"/>
          <w:tab w:val="right" w:leader="dot" w:pos="8630"/>
        </w:tabs>
        <w:rPr>
          <w:ins w:id="819" w:author="Eric Boisvert" w:date="2016-04-02T13:28:00Z"/>
          <w:del w:id="820" w:author="Sen, Marcus A." w:date="2016-04-13T16:47:00Z"/>
          <w:rFonts w:ascii="Calibri" w:eastAsia="MS Mincho" w:hAnsi="Calibri"/>
          <w:noProof/>
          <w:sz w:val="22"/>
          <w:szCs w:val="22"/>
          <w:lang w:val="en-CA" w:eastAsia="en-CA"/>
        </w:rPr>
      </w:pPr>
      <w:ins w:id="821" w:author="Eric Boisvert" w:date="2016-04-02T13:28:00Z">
        <w:del w:id="822" w:author="Sen, Marcus A." w:date="2016-04-13T16:47:00Z">
          <w:r w:rsidRPr="002D071B" w:rsidDel="002D071B">
            <w:rPr>
              <w:rStyle w:val="Hyperlink"/>
              <w:noProof/>
              <w:lang w:val="en-CA"/>
            </w:rPr>
            <w:delText>A.14.</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Conformance class: GeoSciML Borehole XML Encoding</w:delText>
          </w:r>
          <w:r w:rsidDel="002D071B">
            <w:rPr>
              <w:noProof/>
              <w:webHidden/>
            </w:rPr>
            <w:tab/>
            <w:delText>251</w:delText>
          </w:r>
        </w:del>
      </w:ins>
    </w:p>
    <w:p w14:paraId="1D7BE380" w14:textId="77777777" w:rsidR="008168C1" w:rsidRPr="0002750B" w:rsidDel="002D071B" w:rsidRDefault="008168C1">
      <w:pPr>
        <w:pStyle w:val="TOC2"/>
        <w:tabs>
          <w:tab w:val="left" w:pos="1100"/>
          <w:tab w:val="right" w:leader="dot" w:pos="8630"/>
        </w:tabs>
        <w:rPr>
          <w:ins w:id="823" w:author="Eric Boisvert" w:date="2016-04-02T13:28:00Z"/>
          <w:del w:id="824" w:author="Sen, Marcus A." w:date="2016-04-13T16:47:00Z"/>
          <w:rFonts w:ascii="Calibri" w:eastAsia="MS Mincho" w:hAnsi="Calibri"/>
          <w:noProof/>
          <w:sz w:val="22"/>
          <w:szCs w:val="22"/>
          <w:lang w:val="en-CA" w:eastAsia="en-CA"/>
        </w:rPr>
      </w:pPr>
      <w:ins w:id="825" w:author="Eric Boisvert" w:date="2016-04-02T13:28:00Z">
        <w:del w:id="826" w:author="Sen, Marcus A." w:date="2016-04-13T16:47:00Z">
          <w:r w:rsidRPr="002D071B" w:rsidDel="002D071B">
            <w:rPr>
              <w:rStyle w:val="Hyperlink"/>
              <w:noProof/>
              <w:lang w:val="en-CA"/>
            </w:rPr>
            <w:delText>A.15.</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Conformance class: GeoSciML Laboratory and Analysis XML Encoding</w:delText>
          </w:r>
          <w:r w:rsidDel="002D071B">
            <w:rPr>
              <w:noProof/>
              <w:webHidden/>
            </w:rPr>
            <w:tab/>
            <w:delText>252</w:delText>
          </w:r>
        </w:del>
      </w:ins>
    </w:p>
    <w:p w14:paraId="34D37453" w14:textId="77777777" w:rsidR="008168C1" w:rsidRPr="0002750B" w:rsidDel="002D071B" w:rsidRDefault="008168C1">
      <w:pPr>
        <w:pStyle w:val="TOC2"/>
        <w:tabs>
          <w:tab w:val="left" w:pos="1540"/>
          <w:tab w:val="right" w:leader="dot" w:pos="8630"/>
        </w:tabs>
        <w:rPr>
          <w:ins w:id="827" w:author="Eric Boisvert" w:date="2016-04-02T13:28:00Z"/>
          <w:del w:id="828" w:author="Sen, Marcus A." w:date="2016-04-13T16:47:00Z"/>
          <w:rFonts w:ascii="Calibri" w:eastAsia="MS Mincho" w:hAnsi="Calibri"/>
          <w:noProof/>
          <w:sz w:val="22"/>
          <w:szCs w:val="22"/>
          <w:lang w:val="en-CA" w:eastAsia="en-CA"/>
        </w:rPr>
      </w:pPr>
      <w:ins w:id="829" w:author="Eric Boisvert" w:date="2016-04-02T13:28:00Z">
        <w:del w:id="830" w:author="Sen, Marcus A." w:date="2016-04-13T16:47:00Z">
          <w:r w:rsidRPr="002D071B" w:rsidDel="002D071B">
            <w:rPr>
              <w:rStyle w:val="Hyperlink"/>
              <w:noProof/>
              <w:lang w:val="en-CA"/>
            </w:rPr>
            <w:delText>Annex B.</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Revision history</w:delText>
          </w:r>
          <w:r w:rsidDel="002D071B">
            <w:rPr>
              <w:noProof/>
              <w:webHidden/>
            </w:rPr>
            <w:tab/>
            <w:delText>253</w:delText>
          </w:r>
        </w:del>
      </w:ins>
    </w:p>
    <w:p w14:paraId="2F22714A" w14:textId="77777777" w:rsidR="008168C1" w:rsidRPr="0002750B" w:rsidDel="002D071B" w:rsidRDefault="008168C1">
      <w:pPr>
        <w:pStyle w:val="TOC2"/>
        <w:tabs>
          <w:tab w:val="left" w:pos="1540"/>
          <w:tab w:val="right" w:leader="dot" w:pos="8630"/>
        </w:tabs>
        <w:rPr>
          <w:ins w:id="831" w:author="Eric Boisvert" w:date="2016-04-02T13:28:00Z"/>
          <w:del w:id="832" w:author="Sen, Marcus A." w:date="2016-04-13T16:47:00Z"/>
          <w:rFonts w:ascii="Calibri" w:eastAsia="MS Mincho" w:hAnsi="Calibri"/>
          <w:noProof/>
          <w:sz w:val="22"/>
          <w:szCs w:val="22"/>
          <w:lang w:val="en-CA" w:eastAsia="en-CA"/>
        </w:rPr>
      </w:pPr>
      <w:ins w:id="833" w:author="Eric Boisvert" w:date="2016-04-02T13:28:00Z">
        <w:del w:id="834" w:author="Sen, Marcus A." w:date="2016-04-13T16:47:00Z">
          <w:r w:rsidRPr="002D071B" w:rsidDel="002D071B">
            <w:rPr>
              <w:rStyle w:val="Hyperlink"/>
              <w:noProof/>
              <w:lang w:val="en-CA"/>
            </w:rPr>
            <w:delText>Annex C.</w:delText>
          </w:r>
          <w:r w:rsidRPr="0002750B" w:rsidDel="002D071B">
            <w:rPr>
              <w:rFonts w:ascii="Calibri" w:eastAsia="MS Mincho" w:hAnsi="Calibri"/>
              <w:noProof/>
              <w:sz w:val="22"/>
              <w:szCs w:val="22"/>
              <w:lang w:val="en-CA" w:eastAsia="en-CA"/>
            </w:rPr>
            <w:tab/>
          </w:r>
          <w:r w:rsidRPr="002D071B" w:rsidDel="002D071B">
            <w:rPr>
              <w:rStyle w:val="Hyperlink"/>
              <w:noProof/>
              <w:lang w:val="en-CA"/>
            </w:rPr>
            <w:delText>Bibliography</w:delText>
          </w:r>
          <w:r w:rsidDel="002D071B">
            <w:rPr>
              <w:noProof/>
              <w:webHidden/>
            </w:rPr>
            <w:tab/>
            <w:delText>254</w:delText>
          </w:r>
        </w:del>
      </w:ins>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62A81389" w:rsidR="008B4BF7" w:rsidRDefault="00F25F3B" w:rsidP="001133B5">
      <w:pPr>
        <w:rPr>
          <w:ins w:id="835" w:author="Eric Boisvert" w:date="2015-12-25T17:41:00Z"/>
          <w:lang w:val="en-CA"/>
        </w:rPr>
      </w:pPr>
      <w:ins w:id="836" w:author="Eric Boisvert" w:date="2015-12-25T17:30:00Z">
        <w:r>
          <w:rPr>
            <w:lang w:val="en-CA"/>
          </w:rPr>
          <w:t xml:space="preserve">GeoSciML (Geoscience Markup Language or Geoscience ModeL) is a model of geological features </w:t>
        </w:r>
      </w:ins>
      <w:ins w:id="837" w:author="Eric Boisvert" w:date="2015-12-25T17:38:00Z">
        <w:r>
          <w:rPr>
            <w:lang w:val="en-CA"/>
          </w:rPr>
          <w:t xml:space="preserve">commonly </w:t>
        </w:r>
      </w:ins>
      <w:ins w:id="838" w:author="Eric Boisvert" w:date="2015-12-25T17:43:00Z">
        <w:del w:id="839" w:author="Ollie Raymond" w:date="2016-02-03T09:47:00Z">
          <w:r w:rsidR="008B4BF7" w:rsidDel="008765D9">
            <w:rPr>
              <w:lang w:val="en-CA"/>
            </w:rPr>
            <w:delText>depicted</w:delText>
          </w:r>
        </w:del>
      </w:ins>
      <w:ins w:id="840" w:author="Eric Boisvert" w:date="2015-12-25T17:38:00Z">
        <w:del w:id="841" w:author="Ollie Raymond" w:date="2016-02-03T09:47:00Z">
          <w:r w:rsidDel="008765D9">
            <w:rPr>
              <w:lang w:val="en-CA"/>
            </w:rPr>
            <w:delText xml:space="preserve"> on</w:delText>
          </w:r>
        </w:del>
      </w:ins>
      <w:ins w:id="842" w:author="Ollie Raymond" w:date="2016-02-03T09:47:00Z">
        <w:r w:rsidR="008765D9">
          <w:rPr>
            <w:lang w:val="en-CA"/>
          </w:rPr>
          <w:t>described and portrayed in</w:t>
        </w:r>
      </w:ins>
      <w:ins w:id="843" w:author="Eric Boisvert" w:date="2015-12-25T17:38:00Z">
        <w:r>
          <w:rPr>
            <w:lang w:val="en-CA"/>
          </w:rPr>
          <w:t xml:space="preserve"> </w:t>
        </w:r>
        <w:r w:rsidR="008B4BF7">
          <w:rPr>
            <w:lang w:val="en-CA"/>
          </w:rPr>
          <w:t>geological maps, cross sections</w:t>
        </w:r>
      </w:ins>
      <w:ins w:id="844" w:author="Eric Boisvert" w:date="2015-12-25T17:44:00Z">
        <w:r w:rsidR="008B4BF7">
          <w:rPr>
            <w:lang w:val="en-CA"/>
          </w:rPr>
          <w:t xml:space="preserve">, </w:t>
        </w:r>
      </w:ins>
      <w:ins w:id="845" w:author="Eric Boisvert" w:date="2015-12-25T17:38:00Z">
        <w:r w:rsidR="008B4BF7">
          <w:rPr>
            <w:lang w:val="en-CA"/>
          </w:rPr>
          <w:t>geological reports</w:t>
        </w:r>
      </w:ins>
      <w:ins w:id="846" w:author="Eric Boisvert" w:date="2015-12-25T17:44:00Z">
        <w:r w:rsidR="008B4BF7">
          <w:rPr>
            <w:lang w:val="en-CA"/>
          </w:rPr>
          <w:t xml:space="preserve"> and databases.</w:t>
        </w:r>
      </w:ins>
      <w:ins w:id="847" w:author="Eric Boisvert" w:date="2015-12-25T17:38:00Z">
        <w:r>
          <w:rPr>
            <w:lang w:val="en-CA"/>
          </w:rPr>
          <w:t xml:space="preserve">  The model </w:t>
        </w:r>
      </w:ins>
      <w:ins w:id="848" w:author="Eric Boisvert" w:date="2015-12-25T17:39:00Z">
        <w:r>
          <w:rPr>
            <w:lang w:val="en-CA"/>
          </w:rPr>
          <w:t xml:space="preserve">was </w:t>
        </w:r>
        <w:r w:rsidRPr="00F25F3B">
          <w:rPr>
            <w:lang w:val="en-CA"/>
          </w:rPr>
          <w:t>developed by the</w:t>
        </w:r>
      </w:ins>
      <w:ins w:id="849" w:author="Ollie Raymond" w:date="2016-02-03T09:47:00Z">
        <w:r w:rsidR="008765D9">
          <w:rPr>
            <w:lang w:val="en-CA"/>
          </w:rPr>
          <w:t xml:space="preserve"> IUGS</w:t>
        </w:r>
      </w:ins>
      <w:ins w:id="850"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851" w:author="Eric Boisvert" w:date="2015-12-25T17:41:00Z">
        <w:r w:rsidR="008B4BF7">
          <w:rPr>
            <w:lang w:val="en-CA"/>
          </w:rPr>
          <w:t>.</w:t>
        </w:r>
      </w:ins>
      <w:ins w:id="852" w:author="Eric Boisvert" w:date="2015-12-25T17:39:00Z">
        <w:r w:rsidRPr="00F25F3B">
          <w:rPr>
            <w:lang w:val="en-CA"/>
          </w:rPr>
          <w:t xml:space="preserve"> </w:t>
        </w:r>
      </w:ins>
      <w:ins w:id="853" w:author="Eric Boisvert" w:date="2015-12-25T17:41:00Z">
        <w:r w:rsidR="008B4BF7">
          <w:rPr>
            <w:lang w:val="en-CA"/>
          </w:rPr>
          <w:t xml:space="preserve"> </w:t>
        </w:r>
      </w:ins>
      <w:r w:rsidR="001133B5" w:rsidRPr="00D12552">
        <w:rPr>
          <w:lang w:val="en-CA"/>
        </w:rPr>
        <w:t xml:space="preserve">This specification describes a </w:t>
      </w:r>
      <w:ins w:id="854" w:author="Eric Boisvert" w:date="2015-10-27T17:08:00Z">
        <w:r w:rsidR="00773E1B">
          <w:rPr>
            <w:lang w:val="en-CA"/>
          </w:rPr>
          <w:t>logical</w:t>
        </w:r>
      </w:ins>
      <w:ins w:id="855" w:author="Eric Boisvert" w:date="2015-12-25T17:26:00Z">
        <w:r w:rsidR="009E76CF">
          <w:rPr>
            <w:lang w:val="en-CA"/>
          </w:rPr>
          <w:t xml:space="preserve"> </w:t>
        </w:r>
      </w:ins>
      <w:r w:rsidR="001133B5" w:rsidRPr="00D12552">
        <w:rPr>
          <w:lang w:val="en-CA"/>
        </w:rPr>
        <w:t>model</w:t>
      </w:r>
      <w:ins w:id="856" w:author="Eric Boisvert" w:date="2015-10-28T08:33:00Z">
        <w:r w:rsidR="000E58BB">
          <w:rPr>
            <w:lang w:val="en-CA"/>
          </w:rPr>
          <w:t xml:space="preserve"> </w:t>
        </w:r>
      </w:ins>
      <w:r w:rsidR="001133B5" w:rsidRPr="00D12552">
        <w:rPr>
          <w:lang w:val="en-CA"/>
        </w:rPr>
        <w:t>and GML/XML encoding rules for the exchange of geological map data</w:t>
      </w:r>
      <w:ins w:id="857" w:author="Eric Boisvert" w:date="2015-12-25T16:36:00Z">
        <w:r w:rsidR="00C822F3">
          <w:rPr>
            <w:lang w:val="en-CA"/>
          </w:rPr>
          <w:t xml:space="preserve">, </w:t>
        </w:r>
      </w:ins>
      <w:ins w:id="858" w:author="Eric Boisvert" w:date="2015-12-25T16:41:00Z">
        <w:r w:rsidR="00C822F3">
          <w:rPr>
            <w:lang w:val="en-CA"/>
          </w:rPr>
          <w:t xml:space="preserve">geological time scales, </w:t>
        </w:r>
      </w:ins>
      <w:ins w:id="859" w:author="Eric Boisvert" w:date="2015-12-25T16:36:00Z">
        <w:r w:rsidR="00C822F3">
          <w:rPr>
            <w:lang w:val="en-CA"/>
          </w:rPr>
          <w:t>borehole</w:t>
        </w:r>
      </w:ins>
      <w:ins w:id="860" w:author="Ollie Raymond" w:date="2016-02-03T09:48:00Z">
        <w:r w:rsidR="00301315">
          <w:rPr>
            <w:lang w:val="en-CA"/>
          </w:rPr>
          <w:t>s,</w:t>
        </w:r>
      </w:ins>
      <w:ins w:id="861" w:author="Eric Boisvert" w:date="2015-12-25T16:41:00Z">
        <w:r w:rsidR="00C822F3">
          <w:rPr>
            <w:lang w:val="en-CA"/>
          </w:rPr>
          <w:t xml:space="preserve"> </w:t>
        </w:r>
        <w:del w:id="862" w:author="Ollie Raymond" w:date="2016-02-03T09:48:00Z">
          <w:r w:rsidR="00C822F3" w:rsidDel="00301315">
            <w:rPr>
              <w:lang w:val="en-CA"/>
            </w:rPr>
            <w:delText xml:space="preserve">data </w:delText>
          </w:r>
        </w:del>
      </w:ins>
      <w:ins w:id="863" w:author="Eric Boisvert" w:date="2015-12-25T16:36:00Z">
        <w:r w:rsidR="00C822F3">
          <w:rPr>
            <w:lang w:val="en-CA"/>
          </w:rPr>
          <w:t xml:space="preserve">and </w:t>
        </w:r>
      </w:ins>
      <w:ins w:id="864" w:author="Ollie Raymond" w:date="2016-02-03T09:49:00Z">
        <w:r w:rsidR="00301315">
          <w:rPr>
            <w:lang w:val="en-CA"/>
          </w:rPr>
          <w:t xml:space="preserve">metadata for </w:t>
        </w:r>
      </w:ins>
      <w:ins w:id="865" w:author="Eric Boisvert" w:date="2015-12-25T16:37:00Z">
        <w:r w:rsidR="00C822F3">
          <w:rPr>
            <w:lang w:val="en-CA"/>
          </w:rPr>
          <w:t>laboratory analys</w:t>
        </w:r>
      </w:ins>
      <w:ins w:id="866" w:author="Ollie Raymond" w:date="2016-02-03T09:49:00Z">
        <w:r w:rsidR="00301315">
          <w:rPr>
            <w:lang w:val="en-CA"/>
          </w:rPr>
          <w:t>e</w:t>
        </w:r>
      </w:ins>
      <w:ins w:id="867" w:author="Eric Boisvert" w:date="2015-12-25T16:37:00Z">
        <w:del w:id="868" w:author="Ollie Raymond" w:date="2016-02-03T09:49:00Z">
          <w:r w:rsidR="00C822F3" w:rsidDel="00301315">
            <w:rPr>
              <w:lang w:val="en-CA"/>
            </w:rPr>
            <w:delText>i</w:delText>
          </w:r>
        </w:del>
        <w:r w:rsidR="00C822F3">
          <w:rPr>
            <w:lang w:val="en-CA"/>
          </w:rPr>
          <w:t>s</w:t>
        </w:r>
      </w:ins>
      <w:r w:rsidR="001133B5" w:rsidRPr="00D12552">
        <w:rPr>
          <w:lang w:val="en-CA"/>
        </w:rPr>
        <w:t>.</w:t>
      </w:r>
      <w:ins w:id="869" w:author="Eric Boisvert" w:date="2015-12-25T16:37:00Z">
        <w:r w:rsidR="00C822F3">
          <w:rPr>
            <w:lang w:val="en-CA"/>
          </w:rPr>
          <w:t xml:space="preserve">  It provides</w:t>
        </w:r>
      </w:ins>
      <w:ins w:id="870" w:author="Eric Boisvert" w:date="2015-12-25T16:39:00Z">
        <w:r w:rsidR="00C822F3">
          <w:rPr>
            <w:lang w:val="en-CA"/>
          </w:rPr>
          <w:t xml:space="preserve"> a portrayal model, used for</w:t>
        </w:r>
        <w:r w:rsidR="009E76CF">
          <w:rPr>
            <w:lang w:val="en-CA"/>
          </w:rPr>
          <w:t xml:space="preserve"> simple map based application</w:t>
        </w:r>
      </w:ins>
      <w:ins w:id="871" w:author="Ollie Raymond" w:date="2016-02-03T09:53:00Z">
        <w:r w:rsidR="00384CB6">
          <w:rPr>
            <w:lang w:val="en-CA"/>
          </w:rPr>
          <w:t>s</w:t>
        </w:r>
      </w:ins>
      <w:ins w:id="872" w:author="Ollie Raymond" w:date="2016-02-03T09:54:00Z">
        <w:r w:rsidR="00384CB6">
          <w:rPr>
            <w:lang w:val="en-CA"/>
          </w:rPr>
          <w:t>;</w:t>
        </w:r>
      </w:ins>
      <w:ins w:id="873" w:author="Eric Boisvert" w:date="2015-12-25T16:39:00Z">
        <w:del w:id="874"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875" w:author="Eric Boisvert" w:date="2015-12-25T16:40:00Z">
        <w:r w:rsidR="00C822F3">
          <w:rPr>
            <w:lang w:val="en-CA"/>
          </w:rPr>
          <w:t>basic</w:t>
        </w:r>
      </w:ins>
      <w:ins w:id="876" w:author="Eric Boisvert" w:date="2015-12-25T16:39:00Z">
        <w:r w:rsidR="00C822F3">
          <w:rPr>
            <w:lang w:val="en-CA"/>
          </w:rPr>
          <w:t xml:space="preserve"> </w:t>
        </w:r>
      </w:ins>
      <w:ins w:id="877" w:author="Eric Boisvert" w:date="2015-12-25T16:40:00Z">
        <w:r w:rsidR="00C822F3">
          <w:rPr>
            <w:lang w:val="en-CA"/>
          </w:rPr>
          <w:t>data exchange</w:t>
        </w:r>
      </w:ins>
      <w:ins w:id="878" w:author="Ollie Raymond" w:date="2016-02-03T09:54:00Z">
        <w:r w:rsidR="00384CB6">
          <w:rPr>
            <w:lang w:val="en-CA"/>
          </w:rPr>
          <w:t>;</w:t>
        </w:r>
      </w:ins>
      <w:ins w:id="879" w:author="Eric Boisvert" w:date="2015-12-25T16:40:00Z">
        <w:r w:rsidR="00C822F3">
          <w:rPr>
            <w:lang w:val="en-CA"/>
          </w:rPr>
          <w:t xml:space="preserve"> and</w:t>
        </w:r>
        <w:del w:id="880" w:author="Sen, Marcus A." w:date="2016-04-13T11:04:00Z">
          <w:r w:rsidR="00C822F3" w:rsidDel="00A55052">
            <w:rPr>
              <w:lang w:val="en-CA"/>
            </w:rPr>
            <w:delText xml:space="preserve"> and</w:delText>
          </w:r>
        </w:del>
        <w:r w:rsidR="00C822F3">
          <w:rPr>
            <w:lang w:val="en-CA"/>
          </w:rPr>
          <w:t xml:space="preserve"> extended model to address </w:t>
        </w:r>
        <w:del w:id="881" w:author="Ollie Raymond" w:date="2016-02-03T09:54:00Z">
          <w:r w:rsidR="00C822F3" w:rsidDel="00384CB6">
            <w:rPr>
              <w:lang w:val="en-CA"/>
            </w:rPr>
            <w:delText xml:space="preserve">more complex </w:delText>
          </w:r>
        </w:del>
        <w:r w:rsidR="00C822F3">
          <w:rPr>
            <w:lang w:val="en-CA"/>
          </w:rPr>
          <w:t>scenarios</w:t>
        </w:r>
      </w:ins>
      <w:ins w:id="882" w:author="Ollie Raymond" w:date="2016-02-03T09:54:00Z">
        <w:r w:rsidR="00384CB6">
          <w:rPr>
            <w:lang w:val="en-CA"/>
          </w:rPr>
          <w:t xml:space="preserve"> of more complex geological data</w:t>
        </w:r>
      </w:ins>
      <w:ins w:id="88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884" w:author="Eric Boisvert" w:date="2015-12-25T17:26:00Z"/>
          <w:lang w:val="en-CA"/>
        </w:rPr>
      </w:pPr>
      <w:ins w:id="885" w:author="Eric Boisvert" w:date="2015-12-25T17:26:00Z">
        <w:r>
          <w:rPr>
            <w:lang w:val="en-CA"/>
          </w:rPr>
          <w:t>The speci</w:t>
        </w:r>
        <w:r w:rsidR="008B4BF7">
          <w:rPr>
            <w:lang w:val="en-CA"/>
          </w:rPr>
          <w:t>fication also provides patterns</w:t>
        </w:r>
      </w:ins>
      <w:ins w:id="886" w:author="Eric Boisvert" w:date="2015-12-25T17:43:00Z">
        <w:r w:rsidR="008B4BF7">
          <w:rPr>
            <w:lang w:val="en-CA"/>
          </w:rPr>
          <w:t xml:space="preserve">, </w:t>
        </w:r>
      </w:ins>
      <w:ins w:id="887" w:author="Eric Boisvert" w:date="2015-12-25T17:28:00Z">
        <w:r>
          <w:rPr>
            <w:lang w:val="en-CA"/>
          </w:rPr>
          <w:t>profiles</w:t>
        </w:r>
      </w:ins>
      <w:ins w:id="888" w:author="Ollie Raymond" w:date="2016-02-03T09:55:00Z">
        <w:r w:rsidR="00384CB6">
          <w:rPr>
            <w:lang w:val="en-CA"/>
          </w:rPr>
          <w:t xml:space="preserve"> (</w:t>
        </w:r>
      </w:ins>
      <w:ins w:id="889" w:author="Eric Boisvert" w:date="2015-12-25T17:41:00Z">
        <w:del w:id="890" w:author="Ollie Raymond" w:date="2016-02-03T09:55:00Z">
          <w:r w:rsidR="008B4BF7" w:rsidDel="00384CB6">
            <w:rPr>
              <w:lang w:val="en-CA"/>
            </w:rPr>
            <w:delText xml:space="preserve">, </w:delText>
          </w:r>
        </w:del>
        <w:r w:rsidR="008B4BF7">
          <w:rPr>
            <w:lang w:val="en-CA"/>
          </w:rPr>
          <w:t>most notably of Observations and Measurements</w:t>
        </w:r>
      </w:ins>
      <w:ins w:id="891" w:author="Ollie Raymond" w:date="2016-02-03T09:55:00Z">
        <w:r w:rsidR="00384CB6">
          <w:rPr>
            <w:lang w:val="en-CA"/>
          </w:rPr>
          <w:t xml:space="preserve"> -</w:t>
        </w:r>
      </w:ins>
      <w:ins w:id="892" w:author="Eric Boisvert" w:date="2015-12-25T17:41:00Z">
        <w:r w:rsidR="008B4BF7">
          <w:rPr>
            <w:lang w:val="en-CA"/>
          </w:rPr>
          <w:t xml:space="preserve"> </w:t>
        </w:r>
        <w:del w:id="893" w:author="Ollie Raymond" w:date="2016-02-03T09:55:00Z">
          <w:r w:rsidR="008B4BF7" w:rsidDel="00384CB6">
            <w:rPr>
              <w:lang w:val="en-CA"/>
            </w:rPr>
            <w:delText>(</w:delText>
          </w:r>
        </w:del>
        <w:r w:rsidR="008B4BF7">
          <w:rPr>
            <w:lang w:val="en-CA"/>
          </w:rPr>
          <w:t>ISO19156)</w:t>
        </w:r>
      </w:ins>
      <w:ins w:id="89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89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89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4"/>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897" w:author="Ollie Raymond" w:date="2016-02-03T09:57:00Z">
        <w:r w:rsidRPr="00D12552" w:rsidDel="002A2EF0">
          <w:rPr>
            <w:lang w:val="en-CA"/>
          </w:rPr>
          <w:delText xml:space="preserve">present </w:delText>
        </w:r>
      </w:del>
      <w:ins w:id="898" w:author="Ollie Raymond" w:date="2016-02-03T09:57:00Z">
        <w:r w:rsidR="002A2EF0">
          <w:rPr>
            <w:lang w:val="en-CA"/>
          </w:rPr>
          <w:t>described and portrayed</w:t>
        </w:r>
        <w:r w:rsidR="002A2EF0" w:rsidRPr="00D12552">
          <w:rPr>
            <w:lang w:val="en-CA"/>
          </w:rPr>
          <w:t xml:space="preserve"> </w:t>
        </w:r>
      </w:ins>
      <w:del w:id="899" w:author="Ollie Raymond" w:date="2016-02-03T09:57:00Z">
        <w:r w:rsidRPr="00D12552" w:rsidDel="002A2EF0">
          <w:rPr>
            <w:lang w:val="en-CA"/>
          </w:rPr>
          <w:delText xml:space="preserve">on </w:delText>
        </w:r>
      </w:del>
      <w:ins w:id="90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01" w:name="_Toc165888229"/>
      <w:commentRangeStart w:id="902"/>
      <w:r w:rsidRPr="00D12552">
        <w:rPr>
          <w:lang w:val="en-CA"/>
        </w:rPr>
        <w:t>Submitting organizations</w:t>
      </w:r>
      <w:bookmarkEnd w:id="901"/>
      <w:commentRangeEnd w:id="902"/>
      <w:r w:rsidR="00AD3B07" w:rsidRPr="00D12552">
        <w:rPr>
          <w:rStyle w:val="CommentReference"/>
          <w:b w:val="0"/>
          <w:lang w:val="en-CA"/>
        </w:rPr>
        <w:commentReference w:id="90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0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0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0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55052"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55052"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04"/>
            <w:r>
              <w:rPr>
                <w:rStyle w:val="CommentReference"/>
              </w:rPr>
              <w:commentReference w:id="90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05" w:name="_Toc448329911"/>
      <w:r w:rsidRPr="00D12552">
        <w:rPr>
          <w:lang w:val="en-CA"/>
        </w:rPr>
        <w:t>Scope</w:t>
      </w:r>
      <w:bookmarkEnd w:id="90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06" w:author="Ollie Raymond" w:date="2016-02-03T10:07:00Z">
        <w:r w:rsidR="00227147">
          <w:rPr>
            <w:lang w:val="en-CA"/>
          </w:rPr>
          <w:t>s</w:t>
        </w:r>
      </w:ins>
      <w:r w:rsidRPr="00761F44">
        <w:rPr>
          <w:lang w:val="en-CA"/>
        </w:rPr>
        <w:t>, geological units</w:t>
      </w:r>
      <w:ins w:id="907" w:author="Ollie Raymond" w:date="2016-02-03T10:06:00Z">
        <w:r w:rsidR="00227147">
          <w:rPr>
            <w:lang w:val="en-CA"/>
          </w:rPr>
          <w:t xml:space="preserve"> and stratigraphy</w:t>
        </w:r>
      </w:ins>
      <w:r w:rsidRPr="00761F44">
        <w:rPr>
          <w:lang w:val="en-CA"/>
        </w:rPr>
        <w:t xml:space="preserve">, </w:t>
      </w:r>
      <w:ins w:id="908" w:author="Ollie Raymond" w:date="2016-02-03T10:06:00Z">
        <w:r w:rsidR="00227147">
          <w:rPr>
            <w:lang w:val="en-CA"/>
          </w:rPr>
          <w:t xml:space="preserve">geological time, </w:t>
        </w:r>
      </w:ins>
      <w:del w:id="909" w:author="Ollie Raymond" w:date="2016-02-03T10:06:00Z">
        <w:r w:rsidR="002404CF" w:rsidRPr="00761F44" w:rsidDel="00227147">
          <w:rPr>
            <w:lang w:val="en-CA"/>
          </w:rPr>
          <w:delText>geochronology</w:delText>
        </w:r>
      </w:del>
      <w:del w:id="910" w:author="Sen, Marcus A." w:date="2016-04-13T11:07:00Z">
        <w:r w:rsidR="005424AC" w:rsidDel="00A55052">
          <w:rPr>
            <w:lang w:val="en-CA"/>
          </w:rPr>
          <w:delText xml:space="preserve">, </w:delText>
        </w:r>
      </w:del>
      <w:del w:id="911" w:author="Eric Boisvert" w:date="2015-10-28T18:26:00Z">
        <w:r w:rsidR="005424AC" w:rsidDel="00AE3B9C">
          <w:rPr>
            <w:lang w:val="en-CA"/>
          </w:rPr>
          <w:delText>chronostratigraphy</w:delText>
        </w:r>
      </w:del>
      <w:del w:id="912" w:author="Sen, Marcus A." w:date="2016-04-13T11:07:00Z">
        <w:r w:rsidR="002404CF" w:rsidRPr="00761F44" w:rsidDel="00A55052">
          <w:rPr>
            <w:lang w:val="en-CA"/>
          </w:rPr>
          <w:delText xml:space="preserve">, </w:delText>
        </w:r>
      </w:del>
      <w:r w:rsidR="002404CF" w:rsidRPr="00761F44">
        <w:rPr>
          <w:lang w:val="en-CA"/>
        </w:rPr>
        <w:t xml:space="preserve">geological </w:t>
      </w:r>
      <w:r w:rsidRPr="00761F44">
        <w:rPr>
          <w:lang w:val="en-CA"/>
        </w:rPr>
        <w:t>structures</w:t>
      </w:r>
      <w:r w:rsidR="002404CF" w:rsidRPr="00761F44">
        <w:rPr>
          <w:lang w:val="en-CA"/>
        </w:rPr>
        <w:t>, geomorphology</w:t>
      </w:r>
      <w:ins w:id="913" w:author="Ollie Raymond" w:date="2016-02-03T10:07:00Z">
        <w:r w:rsidR="00227147">
          <w:rPr>
            <w:lang w:val="en-CA"/>
          </w:rPr>
          <w:t>, geochemistry</w:t>
        </w:r>
      </w:ins>
      <w:del w:id="914"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15" w:author="Eric Boisvert" w:date="2015-12-25T17:45:00Z">
        <w:r w:rsidR="003C0FEA">
          <w:rPr>
            <w:lang w:val="en-CA"/>
          </w:rPr>
          <w:t>s</w:t>
        </w:r>
      </w:ins>
      <w:r w:rsidR="002404CF" w:rsidRPr="00761F44">
        <w:rPr>
          <w:lang w:val="en-CA"/>
        </w:rPr>
        <w:t xml:space="preserve"> and geologic</w:t>
      </w:r>
      <w:ins w:id="916" w:author="Ollie Raymond" w:date="2016-02-03T10:08:00Z">
        <w:r w:rsidR="00227147">
          <w:rPr>
            <w:lang w:val="en-CA"/>
          </w:rPr>
          <w:t>al</w:t>
        </w:r>
      </w:ins>
      <w:r w:rsidR="002404CF" w:rsidRPr="00761F44">
        <w:rPr>
          <w:lang w:val="en-CA"/>
        </w:rPr>
        <w:t xml:space="preserve"> specimen</w:t>
      </w:r>
      <w:ins w:id="917" w:author="Eric Boisvert" w:date="2015-12-25T17:45:00Z">
        <w:r w:rsidR="003C0FEA">
          <w:rPr>
            <w:lang w:val="en-CA"/>
          </w:rPr>
          <w:t>s</w:t>
        </w:r>
      </w:ins>
      <w:r w:rsidR="002404CF" w:rsidRPr="00761F44">
        <w:rPr>
          <w:lang w:val="en-CA"/>
        </w:rPr>
        <w:t xml:space="preserve">.  The </w:t>
      </w:r>
      <w:del w:id="918" w:author="Eric Boisvert" w:date="2016-01-04T09:06:00Z">
        <w:r w:rsidR="002404CF" w:rsidRPr="00761F44" w:rsidDel="00122E1A">
          <w:rPr>
            <w:lang w:val="en-CA"/>
          </w:rPr>
          <w:delText>mode</w:delText>
        </w:r>
      </w:del>
      <w:ins w:id="919" w:author="Eric Boisvert" w:date="2016-01-04T09:06:00Z">
        <w:r w:rsidR="00122E1A">
          <w:rPr>
            <w:lang w:val="en-CA"/>
          </w:rPr>
          <w:t>specification</w:t>
        </w:r>
      </w:ins>
      <w:del w:id="920"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21" w:author="Ollie Raymond" w:date="2016-02-03T10:09:00Z">
        <w:r w:rsidR="002404CF" w:rsidRPr="00761F44" w:rsidDel="00047986">
          <w:rPr>
            <w:lang w:val="en-CA"/>
          </w:rPr>
          <w:delText xml:space="preserve">map </w:delText>
        </w:r>
      </w:del>
      <w:r w:rsidR="002404CF" w:rsidRPr="00761F44">
        <w:rPr>
          <w:lang w:val="en-CA"/>
        </w:rPr>
        <w:t>portrayal</w:t>
      </w:r>
      <w:ins w:id="922"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2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2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25" w:name="_Toc448329912"/>
      <w:r w:rsidRPr="00D12552">
        <w:rPr>
          <w:lang w:val="en-CA"/>
        </w:rPr>
        <w:t>Conformance</w:t>
      </w:r>
      <w:bookmarkEnd w:id="925"/>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926" w:author="Eric Boisvert" w:date="2015-12-25T17:48:00Z">
        <w:r w:rsidR="00A17543" w:rsidRPr="00D12552" w:rsidDel="003C0FEA">
          <w:rPr>
            <w:color w:val="FF0000"/>
            <w:lang w:val="en-CA"/>
          </w:rPr>
          <w:delText>following ISO 19136 (2007) specification</w:delText>
        </w:r>
      </w:del>
      <w:del w:id="927" w:author="Eric Boisvert" w:date="2015-10-28T18:27:00Z">
        <w:r w:rsidR="005424AC" w:rsidDel="00AE3B9C">
          <w:rPr>
            <w:color w:val="FF0000"/>
            <w:lang w:val="en-CA"/>
          </w:rPr>
          <w:delText xml:space="preserve">, with some exceptions, </w:delText>
        </w:r>
      </w:del>
      <w:del w:id="928" w:author="Eric Boisvert" w:date="2015-10-27T17:05:00Z">
        <w:r w:rsidR="00A17543" w:rsidRPr="00D12552" w:rsidDel="00773E1B">
          <w:rPr>
            <w:color w:val="FF0000"/>
            <w:lang w:val="en-CA"/>
          </w:rPr>
          <w:delText xml:space="preserve"> </w:delText>
        </w:r>
      </w:del>
      <w:del w:id="929" w:author="Eric Boisvert" w:date="2015-12-25T17:48:00Z">
        <w:r w:rsidR="00A17543" w:rsidRPr="00D12552" w:rsidDel="003C0FEA">
          <w:rPr>
            <w:color w:val="FF0000"/>
            <w:lang w:val="en-CA"/>
          </w:rPr>
          <w:delText>for GML applications</w:delText>
        </w:r>
      </w:del>
      <w:ins w:id="930" w:author="Eric Boisvert" w:date="2015-12-25T17:48:00Z">
        <w:r w:rsidR="003C0FEA">
          <w:rPr>
            <w:color w:val="FF0000"/>
            <w:lang w:val="en-CA"/>
          </w:rPr>
          <w:t xml:space="preserve"> </w:t>
        </w:r>
      </w:ins>
      <w:ins w:id="931" w:author="Ollie Raymond" w:date="2016-02-03T10:12:00Z">
        <w:r w:rsidR="00C6419D">
          <w:rPr>
            <w:color w:val="FF0000"/>
            <w:lang w:val="en-CA"/>
          </w:rPr>
          <w:t xml:space="preserve">which </w:t>
        </w:r>
      </w:ins>
      <w:ins w:id="932" w:author="Eric Boisvert" w:date="2015-12-25T17:48:00Z">
        <w:r w:rsidR="003C0FEA">
          <w:rPr>
            <w:color w:val="FF0000"/>
            <w:lang w:val="en-CA"/>
          </w:rPr>
          <w:t>conform to OGC GML 3.3 encoding rules</w:t>
        </w:r>
      </w:ins>
      <w:ins w:id="933" w:author="Eric Boisvert" w:date="2015-12-25T17:49:00Z">
        <w:r w:rsidR="003C0FEA">
          <w:rPr>
            <w:color w:val="FF0000"/>
            <w:lang w:val="en-CA"/>
          </w:rPr>
          <w:t xml:space="preserve">, </w:t>
        </w:r>
      </w:ins>
      <w:ins w:id="934" w:author="Eric Boisvert" w:date="2015-12-25T17:48:00Z">
        <w:r w:rsidR="003C0FEA">
          <w:rPr>
            <w:color w:val="FF0000"/>
            <w:lang w:val="en-CA"/>
          </w:rPr>
          <w:t xml:space="preserve">itself, an </w:t>
        </w:r>
      </w:ins>
      <w:ins w:id="935" w:author="Eric Boisvert" w:date="2015-12-25T17:49:00Z">
        <w:r w:rsidR="00122E1A">
          <w:rPr>
            <w:color w:val="FF0000"/>
            <w:lang w:val="en-CA"/>
          </w:rPr>
          <w:t xml:space="preserve">iteration </w:t>
        </w:r>
      </w:ins>
      <w:ins w:id="936" w:author="Eric Boisvert" w:date="2016-01-04T09:07:00Z">
        <w:r w:rsidR="00122E1A">
          <w:rPr>
            <w:color w:val="FF0000"/>
            <w:lang w:val="en-CA"/>
          </w:rPr>
          <w:t>over</w:t>
        </w:r>
      </w:ins>
      <w:ins w:id="937" w:author="Eric Boisvert" w:date="2015-12-25T17:49:00Z">
        <w:r w:rsidR="003C0FEA">
          <w:rPr>
            <w:color w:val="FF0000"/>
            <w:lang w:val="en-CA"/>
          </w:rPr>
          <w:t xml:space="preserve"> ISO 19136 (2007).</w:t>
        </w:r>
      </w:ins>
      <w:del w:id="938" w:author="Eric Boisvert" w:date="2015-12-25T17:48:00Z">
        <w:r w:rsidR="009A7B37" w:rsidRPr="00D12552" w:rsidDel="003C0FEA">
          <w:rPr>
            <w:lang w:val="en-CA"/>
          </w:rPr>
          <w:delText xml:space="preserve">. </w:delText>
        </w:r>
      </w:del>
      <w:ins w:id="939"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lastRenderedPageBreak/>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940"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941"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942"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943" w:author="Eric Boisvert" w:date="2015-10-28T18:28:00Z"/>
          <w:color w:val="000000"/>
          <w:lang w:val="en-CA"/>
        </w:rPr>
      </w:pPr>
      <w:del w:id="944"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945"/>
        <w:r w:rsidRPr="00D12552" w:rsidDel="00AE3B9C">
          <w:rPr>
            <w:color w:val="000000"/>
            <w:lang w:val="en-CA"/>
          </w:rPr>
          <w:delText>interface standard,</w:delText>
        </w:r>
      </w:del>
      <w:commentRangeEnd w:id="945"/>
      <w:r w:rsidR="00483791">
        <w:rPr>
          <w:rStyle w:val="CommentReference"/>
        </w:rPr>
        <w:commentReference w:id="945"/>
      </w:r>
      <w:del w:id="946"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947" w:author="Eric Boisvert" w:date="2016-03-06T13:55:00Z"/>
          <w:lang w:val="en-CA"/>
        </w:rPr>
      </w:pPr>
      <w:del w:id="948" w:author="Eric Boisvert" w:date="2016-03-06T13:55:00Z">
        <w:r w:rsidRPr="00D12552" w:rsidDel="00483791">
          <w:rPr>
            <w:lang w:val="en-CA"/>
          </w:rPr>
          <w:delText xml:space="preserve">Any one of the conformance levels specified in </w:delText>
        </w:r>
        <w:commentRangeStart w:id="949"/>
        <w:r w:rsidRPr="00D12552" w:rsidDel="00483791">
          <w:rPr>
            <w:lang w:val="en-CA"/>
          </w:rPr>
          <w:delText xml:space="preserve">Annex </w:delText>
        </w:r>
      </w:del>
      <w:del w:id="950" w:author="Eric Boisvert" w:date="2016-03-06T13:53:00Z">
        <w:r w:rsidRPr="00D12552" w:rsidDel="00483791">
          <w:rPr>
            <w:lang w:val="en-CA"/>
          </w:rPr>
          <w:delText>B</w:delText>
        </w:r>
      </w:del>
      <w:del w:id="951" w:author="Eric Boisvert" w:date="2016-03-06T13:55:00Z">
        <w:r w:rsidRPr="00D12552" w:rsidDel="00483791">
          <w:rPr>
            <w:lang w:val="en-CA"/>
          </w:rPr>
          <w:delText xml:space="preserve"> </w:delText>
        </w:r>
        <w:commentRangeEnd w:id="949"/>
        <w:r w:rsidR="0057403B" w:rsidDel="00483791">
          <w:rPr>
            <w:rStyle w:val="CommentReference"/>
            <w:lang w:val="en-US"/>
          </w:rPr>
          <w:commentReference w:id="949"/>
        </w:r>
        <w:r w:rsidRPr="00D12552" w:rsidDel="00483791">
          <w:rPr>
            <w:lang w:val="en-CA"/>
          </w:rPr>
          <w:delText>(normative).</w:delText>
        </w:r>
      </w:del>
    </w:p>
    <w:p w14:paraId="137C54AC" w14:textId="14AB7ACE" w:rsidR="009A7B37" w:rsidRPr="00D12552" w:rsidDel="00483791" w:rsidRDefault="009A7B37">
      <w:pPr>
        <w:pStyle w:val="List1OGCletters"/>
        <w:rPr>
          <w:del w:id="952" w:author="Eric Boisvert" w:date="2016-03-06T13:55:00Z"/>
          <w:lang w:val="en-CA"/>
        </w:rPr>
      </w:pPr>
      <w:del w:id="953" w:author="Eric Boisvert" w:date="2016-03-06T13:55:00Z">
        <w:r w:rsidRPr="00D12552" w:rsidDel="00483791">
          <w:rPr>
            <w:lang w:val="en-CA"/>
          </w:rPr>
          <w:delText xml:space="preserve">Any one of the Distributed Computing Platform profiles specified in </w:delText>
        </w:r>
        <w:commentRangeStart w:id="954"/>
        <w:r w:rsidRPr="00D12552" w:rsidDel="00483791">
          <w:rPr>
            <w:lang w:val="en-CA"/>
          </w:rPr>
          <w:delText xml:space="preserve">Annexes TBD through TBD </w:delText>
        </w:r>
        <w:commentRangeEnd w:id="954"/>
        <w:r w:rsidR="0057403B" w:rsidDel="00483791">
          <w:rPr>
            <w:rStyle w:val="CommentReference"/>
            <w:lang w:val="en-US"/>
          </w:rPr>
          <w:commentReference w:id="954"/>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955" w:name="_Toc448329913"/>
      <w:r w:rsidRPr="00D12552">
        <w:rPr>
          <w:lang w:val="en-CA"/>
        </w:rPr>
        <w:t>References</w:t>
      </w:r>
      <w:bookmarkEnd w:id="955"/>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956"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957" w:author="Ollie Raymond" w:date="2016-02-08T14:12:00Z"/>
          <w:lang w:val="en-CA"/>
        </w:rPr>
      </w:pPr>
      <w:ins w:id="958"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959" w:author="Ollie Raymond" w:date="2016-02-08T14:12:00Z">
        <w:r>
          <w:rPr>
            <w:lang w:val="en-CA"/>
          </w:rPr>
          <w:t xml:space="preserve">ISO 19108:2006 </w:t>
        </w:r>
      </w:ins>
      <w:ins w:id="960" w:author="Ollie Raymond" w:date="2016-02-08T14:14:00Z">
        <w:r>
          <w:rPr>
            <w:lang w:val="en-CA"/>
          </w:rPr>
          <w:t xml:space="preserve">- </w:t>
        </w:r>
      </w:ins>
      <w:ins w:id="961"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962" w:author="Eric Boisvert" w:date="2016-02-27T12:01:00Z"/>
          <w:lang w:val="en-CA"/>
        </w:rPr>
      </w:pPr>
      <w:del w:id="963"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964"/>
        <w:r w:rsidRPr="00BD7B2A" w:rsidDel="004725FE">
          <w:rPr>
            <w:lang w:val="en-CA"/>
          </w:rPr>
          <w:delText>ISO 19123:2005</w:delText>
        </w:r>
        <w:commentRangeEnd w:id="964"/>
        <w:r w:rsidR="0057403B" w:rsidDel="004725FE">
          <w:rPr>
            <w:rStyle w:val="CommentReference"/>
          </w:rPr>
          <w:commentReference w:id="964"/>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965" w:author="Ollie Raymond" w:date="2016-02-08T14:08:00Z">
        <w:r w:rsidR="007F26AE">
          <w:rPr>
            <w:lang w:val="en-CA"/>
          </w:rPr>
          <w:t>2.0.1</w:t>
        </w:r>
      </w:ins>
      <w:del w:id="966" w:author="Ollie Raymond" w:date="2016-02-08T14:08:00Z">
        <w:r w:rsidRPr="00BD7B2A" w:rsidDel="007F26AE">
          <w:rPr>
            <w:lang w:val="en-CA"/>
          </w:rPr>
          <w:delText>1.8</w:delText>
        </w:r>
      </w:del>
      <w:r w:rsidRPr="00BD7B2A">
        <w:rPr>
          <w:lang w:val="en-CA"/>
        </w:rPr>
        <w:t xml:space="preserve">, </w:t>
      </w:r>
      <w:del w:id="967" w:author="Ollie Raymond" w:date="2016-02-08T14:08:00Z">
        <w:r w:rsidRPr="00BD7B2A" w:rsidDel="007F26AE">
          <w:rPr>
            <w:lang w:val="en-CA"/>
          </w:rPr>
          <w:delText>July 2009</w:delText>
        </w:r>
      </w:del>
      <w:ins w:id="968"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969"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970" w:author="Eric Boisvert" w:date="2016-03-28T16:54:00Z"/>
          <w:lang w:val="en-CA"/>
        </w:rPr>
      </w:pPr>
      <w:ins w:id="971" w:author="Eric Boisvert" w:date="2016-03-28T12:32:00Z">
        <w:r w:rsidRPr="00A173A4">
          <w:rPr>
            <w:lang w:val="en-CA"/>
          </w:rPr>
          <w:t>INSPIRE Data Specification for the spatial data theme Geology</w:t>
        </w:r>
        <w:r>
          <w:rPr>
            <w:lang w:val="en-CA"/>
          </w:rPr>
          <w:t xml:space="preserve"> Version 3.0</w:t>
        </w:r>
      </w:ins>
    </w:p>
    <w:p w14:paraId="3B8AB7BA" w14:textId="664BC238" w:rsidR="003D7505" w:rsidRPr="00BD7B2A" w:rsidRDefault="003D7505" w:rsidP="003D7505">
      <w:pPr>
        <w:pStyle w:val="ListParagraph"/>
        <w:numPr>
          <w:ilvl w:val="0"/>
          <w:numId w:val="13"/>
        </w:numPr>
        <w:spacing w:after="0" w:line="276" w:lineRule="auto"/>
        <w:rPr>
          <w:lang w:val="en-CA"/>
        </w:rPr>
      </w:pPr>
      <w:ins w:id="972" w:author="Eric Boisvert" w:date="2016-03-28T16:54:00Z">
        <w:r>
          <w:rPr>
            <w:lang w:val="en-CA"/>
          </w:rPr>
          <w:t xml:space="preserve">North American Data Model </w:t>
        </w:r>
      </w:ins>
      <w:ins w:id="973" w:author="Eric Boisvert" w:date="2016-03-28T16:55:00Z">
        <w:r>
          <w:rPr>
            <w:lang w:val="en-CA"/>
          </w:rPr>
          <w:t xml:space="preserve">, </w:t>
        </w:r>
        <w:del w:id="974" w:author="Sen, Marcus A." w:date="2016-04-13T11:09:00Z">
          <w:r w:rsidDel="00A55052">
            <w:rPr>
              <w:lang w:val="en-CA"/>
            </w:rPr>
            <w:delText>specially</w:delText>
          </w:r>
        </w:del>
      </w:ins>
      <w:ins w:id="975" w:author="Sen, Marcus A." w:date="2016-04-13T11:09:00Z">
        <w:r w:rsidR="00A55052">
          <w:rPr>
            <w:lang w:val="en-CA"/>
          </w:rPr>
          <w:t>especially</w:t>
        </w:r>
      </w:ins>
      <w:ins w:id="976" w:author="Eric Boisvert" w:date="2016-03-28T16:55:00Z">
        <w:r>
          <w:rPr>
            <w:lang w:val="en-CA"/>
          </w:rPr>
          <w:t xml:space="preserve">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977" w:name="_Toc448329914"/>
      <w:r w:rsidRPr="00D12552">
        <w:rPr>
          <w:lang w:val="en-CA"/>
        </w:rPr>
        <w:t>Terms and Definitions</w:t>
      </w:r>
      <w:bookmarkEnd w:id="977"/>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651FD5" w:rsidRDefault="00D27E3C" w:rsidP="00D27E3C">
      <w:pPr>
        <w:pStyle w:val="Heading2"/>
        <w:rPr>
          <w:ins w:id="978" w:author="Eric Boisvert" w:date="2016-04-02T13:27:00Z"/>
          <w:rPrChange w:id="979" w:author="Eric Boisvert" w:date="2016-04-02T13:27:00Z">
            <w:rPr>
              <w:ins w:id="980" w:author="Eric Boisvert" w:date="2016-04-02T13:27:00Z"/>
              <w:b w:val="0"/>
            </w:rPr>
          </w:rPrChange>
        </w:rPr>
      </w:pPr>
      <w:bookmarkStart w:id="981" w:name="_Toc448329915"/>
      <w:bookmarkStart w:id="982" w:name="_Toc428885175"/>
      <w:bookmarkStart w:id="983" w:name="Glossary_Feature"/>
      <w:r>
        <w:rPr>
          <w:lang w:val="en-CA"/>
        </w:rPr>
        <w:t>classifier</w:t>
      </w:r>
      <w:bookmarkEnd w:id="981"/>
      <w:r w:rsidRPr="00D27E3C">
        <w:rPr>
          <w:lang w:val="en-CA"/>
        </w:rPr>
        <w:br/>
      </w:r>
    </w:p>
    <w:p w14:paraId="454A5AC3" w14:textId="313FAED5" w:rsidR="00D27E3C" w:rsidRPr="00D27E3C" w:rsidRDefault="00D27E3C">
      <w:pPr>
        <w:rPr>
          <w:rPrChange w:id="984" w:author="Eric Boisvert" w:date="2016-01-23T12:53:00Z">
            <w:rPr>
              <w:lang w:val="en-CA"/>
            </w:rPr>
          </w:rPrChange>
        </w:rPr>
        <w:pPrChange w:id="985" w:author="Eric Boisvert" w:date="2016-04-02T13:28:00Z">
          <w:pPr>
            <w:pStyle w:val="Heading2"/>
          </w:pPr>
        </w:pPrChange>
      </w:pPr>
      <w:r w:rsidRPr="00651FD5">
        <w:t xml:space="preserve">A classifier is an abstract UML metaclass which describes (classifies) </w:t>
      </w:r>
      <w:ins w:id="986" w:author="Ollie Raymond" w:date="2016-02-08T14:16:00Z">
        <w:r w:rsidR="007F26AE">
          <w:t xml:space="preserve">a </w:t>
        </w:r>
      </w:ins>
      <w:r w:rsidRPr="00651FD5">
        <w:t xml:space="preserve">set of instances having common features (not to </w:t>
      </w:r>
      <w:ins w:id="987" w:author="Ollie Raymond" w:date="2016-02-08T14:16:00Z">
        <w:r w:rsidR="007F26AE">
          <w:t xml:space="preserve">be </w:t>
        </w:r>
      </w:ins>
      <w:r w:rsidRPr="00651FD5">
        <w:t>confuse</w:t>
      </w:r>
      <w:ins w:id="988" w:author="Ollie Raymond" w:date="2016-02-08T14:16:00Z">
        <w:r w:rsidR="007F26AE">
          <w:t>d</w:t>
        </w:r>
      </w:ins>
      <w:r w:rsidRPr="00651FD5">
        <w:t xml:space="preserve"> with </w:t>
      </w:r>
      <w:ins w:id="989" w:author="Ollie Raymond" w:date="2016-02-08T14:16:00Z">
        <w:r w:rsidR="007F26AE">
          <w:t>the “</w:t>
        </w:r>
      </w:ins>
      <w:r w:rsidRPr="00651FD5">
        <w:t>Feature</w:t>
      </w:r>
      <w:ins w:id="990" w:author="Ollie Raymond" w:date="2016-02-08T14:16:00Z">
        <w:r w:rsidR="007F26AE">
          <w:t>”</w:t>
        </w:r>
      </w:ins>
      <w:r w:rsidRPr="00651FD5">
        <w:t xml:space="preserve"> stereotype from </w:t>
      </w:r>
      <w:ins w:id="991" w:author="Ollie Raymond" w:date="2016-02-08T14:16:00Z">
        <w:r w:rsidR="007F26AE">
          <w:t xml:space="preserve">the </w:t>
        </w:r>
      </w:ins>
      <w:r w:rsidRPr="00651FD5">
        <w:t>OGC Feature Model). A feature declares a structural or behavioral characteristic of instances of classifiers. (http://www.uml-diagrams.org/classifier.html).  Classes, Interfaces, Association, Types are kinds of classifiers.</w:t>
      </w:r>
    </w:p>
    <w:p w14:paraId="22C03DF2" w14:textId="7F807941" w:rsidR="00FA3D28" w:rsidRPr="00D12552" w:rsidDel="004725FE" w:rsidRDefault="00FA3D28" w:rsidP="00FA3D28">
      <w:pPr>
        <w:pStyle w:val="Heading2"/>
        <w:rPr>
          <w:del w:id="992" w:author="Eric Boisvert" w:date="2016-02-27T12:01:00Z"/>
          <w:lang w:val="en-CA"/>
        </w:rPr>
      </w:pPr>
      <w:bookmarkStart w:id="993" w:name="_Toc445034156"/>
      <w:bookmarkStart w:id="994" w:name="_Toc446944543"/>
      <w:bookmarkStart w:id="995" w:name="_Toc447366982"/>
      <w:bookmarkStart w:id="996" w:name="_Toc447367102"/>
      <w:commentRangeStart w:id="997"/>
      <w:del w:id="998" w:author="Eric Boisvert" w:date="2016-02-27T12:01:00Z">
        <w:r w:rsidRPr="00D12552" w:rsidDel="004725FE">
          <w:rPr>
            <w:lang w:val="en-CA"/>
          </w:rPr>
          <w:delText>coverage</w:delText>
        </w:r>
        <w:bookmarkStart w:id="999" w:name="_Toc448329382"/>
        <w:bookmarkStart w:id="1000" w:name="_Toc448329530"/>
        <w:bookmarkStart w:id="1001" w:name="_Toc448329916"/>
        <w:bookmarkEnd w:id="982"/>
        <w:bookmarkEnd w:id="993"/>
        <w:bookmarkEnd w:id="994"/>
        <w:bookmarkEnd w:id="995"/>
        <w:bookmarkEnd w:id="996"/>
        <w:bookmarkEnd w:id="999"/>
        <w:bookmarkEnd w:id="1000"/>
        <w:bookmarkEnd w:id="1001"/>
      </w:del>
    </w:p>
    <w:p w14:paraId="44153C30" w14:textId="6EBBB865" w:rsidR="00FA3D28" w:rsidRPr="00D12552" w:rsidDel="004725FE" w:rsidRDefault="00FA3D28" w:rsidP="00FA3D28">
      <w:pPr>
        <w:rPr>
          <w:del w:id="1002" w:author="Eric Boisvert" w:date="2016-02-27T12:01:00Z"/>
          <w:bCs/>
          <w:lang w:val="en-CA"/>
        </w:rPr>
      </w:pPr>
      <w:del w:id="1003" w:author="Eric Boisvert" w:date="2016-02-27T12:01:00Z">
        <w:r w:rsidRPr="00D12552" w:rsidDel="004725FE">
          <w:rPr>
            <w:bCs/>
            <w:lang w:val="en-CA"/>
          </w:rPr>
          <w:delText>Feature that acts as a function to return values from its range for any direct position within its spatial, temporal or spatiotemporal domain.</w:delText>
        </w:r>
        <w:bookmarkStart w:id="1004" w:name="_Toc448329383"/>
        <w:bookmarkStart w:id="1005" w:name="_Toc448329531"/>
        <w:bookmarkStart w:id="1006" w:name="_Toc448329917"/>
        <w:bookmarkEnd w:id="1004"/>
        <w:bookmarkEnd w:id="1005"/>
        <w:bookmarkEnd w:id="1006"/>
      </w:del>
    </w:p>
    <w:p w14:paraId="7DB2DE04" w14:textId="2B061390" w:rsidR="00FA3D28" w:rsidRPr="00D12552" w:rsidDel="004725FE" w:rsidRDefault="00FA3D28" w:rsidP="00FA3D28">
      <w:pPr>
        <w:rPr>
          <w:del w:id="1007" w:author="Eric Boisvert" w:date="2016-02-27T12:01:00Z"/>
          <w:bCs/>
          <w:lang w:val="en-CA"/>
        </w:rPr>
      </w:pPr>
      <w:del w:id="1008" w:author="Eric Boisvert" w:date="2016-02-27T12:01:00Z">
        <w:r w:rsidRPr="00D12552" w:rsidDel="004725FE">
          <w:rPr>
            <w:bCs/>
            <w:lang w:val="en-CA"/>
          </w:rPr>
          <w:delText>[ISO 19123:2005, definition 4.17]</w:delText>
        </w:r>
        <w:commentRangeEnd w:id="997"/>
        <w:r w:rsidR="0057403B" w:rsidDel="004725FE">
          <w:rPr>
            <w:rStyle w:val="CommentReference"/>
          </w:rPr>
          <w:commentReference w:id="997"/>
        </w:r>
        <w:bookmarkStart w:id="1009" w:name="_Toc448329384"/>
        <w:bookmarkStart w:id="1010" w:name="_Toc448329532"/>
        <w:bookmarkStart w:id="1011" w:name="_Toc448329918"/>
        <w:bookmarkEnd w:id="1009"/>
        <w:bookmarkEnd w:id="1010"/>
        <w:bookmarkEnd w:id="1011"/>
      </w:del>
    </w:p>
    <w:p w14:paraId="51FC44D3" w14:textId="77777777" w:rsidR="00FA3D28" w:rsidRPr="00D12552" w:rsidRDefault="00FA3D28" w:rsidP="00FA3D28">
      <w:pPr>
        <w:pStyle w:val="Heading2"/>
        <w:rPr>
          <w:lang w:val="en-CA"/>
        </w:rPr>
      </w:pPr>
      <w:bookmarkStart w:id="1012" w:name="_Toc428885176"/>
      <w:bookmarkStart w:id="1013" w:name="_Toc448329919"/>
      <w:r w:rsidRPr="00D12552">
        <w:rPr>
          <w:lang w:val="en-CA"/>
        </w:rPr>
        <w:t>domain feature</w:t>
      </w:r>
      <w:bookmarkEnd w:id="1012"/>
      <w:bookmarkEnd w:id="101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1014" w:name="_Toc428885177"/>
      <w:bookmarkStart w:id="1015" w:name="_Toc448329920"/>
      <w:r w:rsidRPr="00D12552">
        <w:rPr>
          <w:lang w:val="en-CA"/>
        </w:rPr>
        <w:t>element &lt;XML&gt;</w:t>
      </w:r>
      <w:bookmarkEnd w:id="1014"/>
      <w:bookmarkEnd w:id="101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16" w:name="_Toc428885178"/>
      <w:bookmarkStart w:id="1017" w:name="_Toc448329921"/>
      <w:r w:rsidRPr="00D12552">
        <w:rPr>
          <w:lang w:val="en-CA"/>
        </w:rPr>
        <w:t>feature</w:t>
      </w:r>
      <w:bookmarkEnd w:id="1016"/>
      <w:bookmarkEnd w:id="101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18" w:author="Eric Boisvert" w:date="2015-10-28T11:59:00Z">
          <w:pPr/>
        </w:pPrChange>
      </w:pPr>
      <w:bookmarkStart w:id="1019" w:name="_Toc428885179"/>
      <w:bookmarkStart w:id="1020" w:name="_Toc448329922"/>
      <w:r w:rsidRPr="00670D2F">
        <w:rPr>
          <w:lang w:val="en-CA"/>
          <w:rPrChange w:id="1021" w:author="Ollie Raymond" w:date="2016-02-08T14:20:00Z">
            <w:rPr>
              <w:b/>
              <w:bCs/>
              <w:iCs/>
              <w:highlight w:val="yellow"/>
              <w:lang w:val="en-CA"/>
            </w:rPr>
          </w:rPrChange>
        </w:rPr>
        <w:t>GML application schema</w:t>
      </w:r>
      <w:bookmarkEnd w:id="1019"/>
      <w:bookmarkEnd w:id="1020"/>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22" w:author="Eric Boisvert" w:date="2015-12-25T17:50:00Z">
        <w:r w:rsidRPr="00D12552" w:rsidDel="00370D0D">
          <w:rPr>
            <w:lang w:val="en-CA"/>
          </w:rPr>
          <w:delText>ISO 19136:2007.</w:delText>
        </w:r>
      </w:del>
      <w:ins w:id="1023"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24" w:name="_Toc428885180"/>
      <w:bookmarkStart w:id="1025" w:name="_Toc448329923"/>
      <w:r w:rsidRPr="00D12552">
        <w:rPr>
          <w:lang w:val="en-CA"/>
        </w:rPr>
        <w:t>GML document</w:t>
      </w:r>
      <w:bookmarkEnd w:id="1024"/>
      <w:bookmarkEnd w:id="1025"/>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26" w:name="_Toc428885181"/>
      <w:bookmarkStart w:id="1027" w:name="_Toc448329924"/>
      <w:r w:rsidRPr="00D12552">
        <w:rPr>
          <w:lang w:val="en-CA"/>
        </w:rPr>
        <w:t>GML schema</w:t>
      </w:r>
      <w:bookmarkEnd w:id="1026"/>
      <w:bookmarkEnd w:id="1027"/>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28" w:author="Eric Boisvert" w:date="2015-10-28T12:00:00Z">
        <w:r w:rsidRPr="00D12552" w:rsidDel="005A74B6">
          <w:rPr>
            <w:lang w:val="en-CA"/>
          </w:rPr>
          <w:delText>http://www.opengis.net/gml/3.2</w:delText>
        </w:r>
      </w:del>
      <w:del w:id="1029" w:author="Ollie Raymond" w:date="2016-02-08T14:22:00Z">
        <w:r w:rsidRPr="00D12552" w:rsidDel="00670D2F">
          <w:rPr>
            <w:lang w:val="en-CA"/>
          </w:rPr>
          <w:delText>‖</w:delText>
        </w:r>
      </w:del>
      <w:r w:rsidRPr="00D12552">
        <w:rPr>
          <w:lang w:val="en-CA"/>
        </w:rPr>
        <w:t xml:space="preserve"> as specified in </w:t>
      </w:r>
      <w:del w:id="1030" w:author="Eric Boisvert" w:date="2015-12-25T17:50:00Z">
        <w:r w:rsidRPr="00D12552" w:rsidDel="00370D0D">
          <w:rPr>
            <w:lang w:val="en-CA"/>
          </w:rPr>
          <w:delText>ISO 19136:2007.</w:delText>
        </w:r>
      </w:del>
      <w:ins w:id="1031"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32" w:name="_Toc428885182"/>
      <w:bookmarkStart w:id="1033" w:name="_Toc448329925"/>
      <w:r w:rsidRPr="00D12552">
        <w:rPr>
          <w:lang w:val="en-CA"/>
        </w:rPr>
        <w:t>measurement</w:t>
      </w:r>
      <w:bookmarkEnd w:id="1032"/>
      <w:bookmarkEnd w:id="1033"/>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34" w:name="_Toc428885183"/>
      <w:bookmarkStart w:id="1035" w:name="_Toc448329926"/>
      <w:r w:rsidRPr="00D12552">
        <w:rPr>
          <w:lang w:val="en-CA"/>
        </w:rPr>
        <w:t>observation</w:t>
      </w:r>
      <w:bookmarkEnd w:id="1034"/>
      <w:bookmarkEnd w:id="1035"/>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36" w:name="_Toc428885184"/>
      <w:bookmarkStart w:id="1037" w:name="_Toc448329927"/>
      <w:r w:rsidRPr="00D12552">
        <w:rPr>
          <w:lang w:val="en-CA"/>
        </w:rPr>
        <w:t>observation procedure</w:t>
      </w:r>
      <w:bookmarkEnd w:id="1036"/>
      <w:bookmarkEnd w:id="1037"/>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38" w:name="_Toc428885185"/>
      <w:bookmarkStart w:id="1039" w:name="_Toc448329928"/>
      <w:r w:rsidRPr="00D12552">
        <w:rPr>
          <w:lang w:val="en-CA"/>
        </w:rPr>
        <w:t>observation result</w:t>
      </w:r>
      <w:bookmarkEnd w:id="1038"/>
      <w:bookmarkEnd w:id="1039"/>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40" w:name="_Toc428885186"/>
      <w:bookmarkStart w:id="1041" w:name="_Toc448329929"/>
      <w:r w:rsidRPr="00D12552">
        <w:rPr>
          <w:lang w:val="en-CA"/>
        </w:rPr>
        <w:t>property &lt;General Feature Model&gt;</w:t>
      </w:r>
      <w:bookmarkEnd w:id="1040"/>
      <w:bookmarkEnd w:id="1041"/>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42" w:name="_Toc428885187"/>
      <w:bookmarkStart w:id="1043" w:name="_Toc448329930"/>
      <w:r w:rsidRPr="00D12552">
        <w:rPr>
          <w:lang w:val="en-CA"/>
        </w:rPr>
        <w:t>sampled feature</w:t>
      </w:r>
      <w:bookmarkEnd w:id="1042"/>
      <w:bookmarkEnd w:id="1043"/>
    </w:p>
    <w:p w14:paraId="25874CEE" w14:textId="43D26BDA" w:rsidR="00FA3D28" w:rsidRPr="00D12552" w:rsidRDefault="00FA3D28" w:rsidP="00FA3D28">
      <w:pPr>
        <w:rPr>
          <w:lang w:val="en-CA"/>
        </w:rPr>
      </w:pPr>
      <w:r w:rsidRPr="00D12552">
        <w:rPr>
          <w:lang w:val="en-CA"/>
        </w:rPr>
        <w:t xml:space="preserve">The real-world domain feature of interest, such as a </w:t>
      </w:r>
      <w:del w:id="1044" w:author="Ollie Raymond" w:date="2016-02-08T14:23:00Z">
        <w:r w:rsidRPr="00D12552" w:rsidDel="00670D2F">
          <w:rPr>
            <w:lang w:val="en-CA"/>
          </w:rPr>
          <w:delText>groundwater body</w:delText>
        </w:r>
      </w:del>
      <w:ins w:id="1045" w:author="Ollie Raymond" w:date="2016-02-08T14:23:00Z">
        <w:r w:rsidR="00670D2F">
          <w:rPr>
            <w:lang w:val="en-CA"/>
          </w:rPr>
          <w:t>geological unit</w:t>
        </w:r>
      </w:ins>
      <w:ins w:id="1046" w:author="Ollie Raymond" w:date="2016-02-08T14:25:00Z">
        <w:r w:rsidR="00670D2F">
          <w:rPr>
            <w:lang w:val="en-CA"/>
          </w:rPr>
          <w:t xml:space="preserve"> or</w:t>
        </w:r>
      </w:ins>
      <w:del w:id="1047" w:author="Ollie Raymond" w:date="2016-02-08T14:25:00Z">
        <w:r w:rsidRPr="00D12552" w:rsidDel="00670D2F">
          <w:rPr>
            <w:lang w:val="en-CA"/>
          </w:rPr>
          <w:delText>,</w:delText>
        </w:r>
      </w:del>
      <w:ins w:id="1048" w:author="Ollie Raymond" w:date="2016-02-08T14:23:00Z">
        <w:r w:rsidR="00670D2F">
          <w:rPr>
            <w:lang w:val="en-CA"/>
          </w:rPr>
          <w:t xml:space="preserve"> </w:t>
        </w:r>
      </w:ins>
      <w:ins w:id="1049" w:author="Ollie Raymond" w:date="2016-02-08T14:24:00Z">
        <w:r w:rsidR="00670D2F">
          <w:rPr>
            <w:lang w:val="en-CA"/>
          </w:rPr>
          <w:t xml:space="preserve">structure </w:t>
        </w:r>
      </w:ins>
      <w:del w:id="1050"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1051" w:name="_Toc428885188"/>
      <w:bookmarkStart w:id="1052" w:name="_Toc448329931"/>
      <w:r w:rsidRPr="00D12552">
        <w:rPr>
          <w:lang w:val="en-CA"/>
        </w:rPr>
        <w:t>sampling feature</w:t>
      </w:r>
      <w:bookmarkEnd w:id="1051"/>
      <w:bookmarkEnd w:id="1052"/>
    </w:p>
    <w:p w14:paraId="4E5AFEE3" w14:textId="2AA73DA6" w:rsidR="00FA3D28" w:rsidRPr="00D12552" w:rsidRDefault="00FA3D28" w:rsidP="00FA3D28">
      <w:pPr>
        <w:rPr>
          <w:lang w:val="en-CA"/>
        </w:rPr>
      </w:pPr>
      <w:r w:rsidRPr="00D12552">
        <w:rPr>
          <w:lang w:val="en-CA"/>
        </w:rPr>
        <w:t>Feature, such as a station,</w:t>
      </w:r>
      <w:ins w:id="1053" w:author="Ollie Raymond" w:date="2016-02-08T14:25:00Z">
        <w:r w:rsidR="00670D2F">
          <w:rPr>
            <w:lang w:val="en-CA"/>
          </w:rPr>
          <w:t xml:space="preserve"> borehole,</w:t>
        </w:r>
      </w:ins>
      <w:r w:rsidRPr="00D12552">
        <w:rPr>
          <w:lang w:val="en-CA"/>
        </w:rPr>
        <w:t xml:space="preserve"> </w:t>
      </w:r>
      <w:del w:id="1054"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055" w:name="_Toc428885189"/>
      <w:bookmarkStart w:id="1056" w:name="_Toc448329932"/>
      <w:r w:rsidRPr="00D12552">
        <w:rPr>
          <w:lang w:val="en-CA"/>
        </w:rPr>
        <w:t>schema &lt;XML Schema&gt;</w:t>
      </w:r>
      <w:bookmarkEnd w:id="1055"/>
      <w:bookmarkEnd w:id="1056"/>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bookmarkEnd w:id="983"/>
    <w:p w14:paraId="3A934444" w14:textId="2BABA7B8" w:rsidR="009459BF" w:rsidRDefault="009459BF" w:rsidP="009459BF">
      <w:pPr>
        <w:pStyle w:val="Heading1"/>
        <w:rPr>
          <w:lang w:val="en-CA"/>
        </w:rPr>
      </w:pPr>
      <w:del w:id="1057" w:author="Eric Boisvert" w:date="2015-10-27T17:08:00Z">
        <w:r w:rsidDel="00773E1B">
          <w:rPr>
            <w:lang w:val="en-CA"/>
          </w:rPr>
          <w:lastRenderedPageBreak/>
          <w:delText xml:space="preserve">Conceptual </w:delText>
        </w:r>
      </w:del>
      <w:bookmarkStart w:id="1058" w:name="_Toc448329933"/>
      <w:ins w:id="1059" w:author="Eric Boisvert" w:date="2016-04-04T05:13:00Z">
        <w:r w:rsidR="00245E6E">
          <w:rPr>
            <w:lang w:val="en-CA"/>
          </w:rPr>
          <w:t>GeoSciML Models</w:t>
        </w:r>
        <w:bookmarkEnd w:id="1058"/>
        <w:r w:rsidR="00245E6E">
          <w:rPr>
            <w:lang w:val="en-CA"/>
          </w:rPr>
          <w:t xml:space="preserve"> </w:t>
        </w:r>
      </w:ins>
      <w:del w:id="1060" w:author="Eric Boisvert" w:date="2016-04-04T05:13:00Z">
        <w:r w:rsidDel="00245E6E">
          <w:rPr>
            <w:lang w:val="en-CA"/>
          </w:rPr>
          <w:delText>Model</w:delText>
        </w:r>
      </w:del>
    </w:p>
    <w:p w14:paraId="4CC8104C" w14:textId="77777777" w:rsidR="008D755A" w:rsidRDefault="000F075C" w:rsidP="000D2F14">
      <w:pPr>
        <w:rPr>
          <w:ins w:id="1061" w:author="Boisvert, Eric" w:date="2016-04-01T13:12:00Z"/>
          <w:lang w:val="en-CA"/>
        </w:rPr>
      </w:pPr>
      <w:ins w:id="1062" w:author="Ollie Raymond" w:date="2016-02-03T09:32:00Z">
        <w:r>
          <w:rPr>
            <w:lang w:val="en-CA"/>
          </w:rPr>
          <w:t xml:space="preserve">The </w:t>
        </w:r>
      </w:ins>
      <w:ins w:id="1063" w:author="Eric Boisvert" w:date="2015-10-30T04:04:00Z">
        <w:r w:rsidR="0068258B">
          <w:rPr>
            <w:lang w:val="en-CA"/>
          </w:rPr>
          <w:t xml:space="preserve">GeoSciML 4.0 </w:t>
        </w:r>
      </w:ins>
      <w:ins w:id="1064" w:author="Ollie Raymond" w:date="2016-02-03T09:32:00Z">
        <w:r>
          <w:rPr>
            <w:lang w:val="en-CA"/>
          </w:rPr>
          <w:t>l</w:t>
        </w:r>
      </w:ins>
      <w:ins w:id="1065" w:author="Eric Boisvert" w:date="2015-10-30T04:04:00Z">
        <w:del w:id="1066" w:author="Ollie Raymond" w:date="2016-02-03T09:32:00Z">
          <w:r w:rsidR="0068258B" w:rsidDel="000F075C">
            <w:rPr>
              <w:lang w:val="en-CA"/>
            </w:rPr>
            <w:delText>L</w:delText>
          </w:r>
        </w:del>
        <w:r w:rsidR="0068258B">
          <w:rPr>
            <w:lang w:val="en-CA"/>
          </w:rPr>
          <w:t xml:space="preserve">ogical model is an interpretation and repackaging of </w:t>
        </w:r>
      </w:ins>
      <w:ins w:id="1067" w:author="Eric Boisvert" w:date="2015-10-30T04:07:00Z">
        <w:r w:rsidR="0068258B">
          <w:rPr>
            <w:lang w:val="en-CA"/>
          </w:rPr>
          <w:t xml:space="preserve">version 3.2 of </w:t>
        </w:r>
      </w:ins>
      <w:ins w:id="1068" w:author="Eric Boisvert" w:date="2015-10-30T04:04:00Z">
        <w:r w:rsidR="0068258B">
          <w:rPr>
            <w:lang w:val="en-CA"/>
          </w:rPr>
          <w:t xml:space="preserve">the conceptual model published by </w:t>
        </w:r>
        <w:del w:id="1069" w:author="Ollie Raymond" w:date="2016-02-03T09:33:00Z">
          <w:r w:rsidR="0068258B" w:rsidDel="000F075C">
            <w:rPr>
              <w:lang w:val="en-CA"/>
            </w:rPr>
            <w:delText>IUSG</w:delText>
          </w:r>
        </w:del>
      </w:ins>
      <w:ins w:id="1070" w:author="Ollie Raymond" w:date="2016-02-03T09:33:00Z">
        <w:r>
          <w:rPr>
            <w:lang w:val="en-CA"/>
          </w:rPr>
          <w:t>IUGS</w:t>
        </w:r>
      </w:ins>
      <w:ins w:id="1071" w:author="Eric Boisvert" w:date="2015-10-30T04:04:00Z">
        <w:r w:rsidR="0068258B">
          <w:rPr>
            <w:lang w:val="en-CA"/>
          </w:rPr>
          <w:t xml:space="preserve"> (</w:t>
        </w:r>
      </w:ins>
      <w:ins w:id="1072"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073" w:author="Ollie Raymond" w:date="2016-02-08T10:41:00Z">
        <w:r w:rsidR="00B14110" w:rsidRPr="00B14110">
          <w:rPr>
            <w:lang w:val="en-CA"/>
          </w:rPr>
          <w:t>geosciml/3.2/documentation/html/</w:t>
        </w:r>
      </w:ins>
      <w:ins w:id="1074" w:author="Eric Boisvert" w:date="2015-10-30T04:08:00Z">
        <w:r w:rsidR="0068258B">
          <w:rPr>
            <w:lang w:val="en-CA"/>
          </w:rPr>
          <w:t xml:space="preserve">). </w:t>
        </w:r>
      </w:ins>
      <w:ins w:id="1075" w:author="Boisvert, Eric" w:date="2016-04-01T12:30:00Z">
        <w:r w:rsidR="0044487B">
          <w:rPr>
            <w:lang w:val="en-CA"/>
          </w:rPr>
          <w:t xml:space="preserve"> Version 3.2 </w:t>
        </w:r>
      </w:ins>
      <w:ins w:id="1076" w:author="Boisvert, Eric" w:date="2016-04-01T12:31:00Z">
        <w:r w:rsidR="0044487B">
          <w:rPr>
            <w:lang w:val="en-CA"/>
          </w:rPr>
          <w:t>is technically a logical model</w:t>
        </w:r>
      </w:ins>
      <w:ins w:id="1077" w:author="Boisvert, Eric" w:date="2016-04-01T12:34:00Z">
        <w:r w:rsidR="0044487B">
          <w:rPr>
            <w:lang w:val="en-CA"/>
          </w:rPr>
          <w:t>.  T</w:t>
        </w:r>
      </w:ins>
      <w:ins w:id="1078" w:author="Boisvert, Eric" w:date="2016-04-01T12:31:00Z">
        <w:r w:rsidR="0044487B">
          <w:rPr>
            <w:lang w:val="en-CA"/>
          </w:rPr>
          <w:t xml:space="preserve">here are no formal </w:t>
        </w:r>
      </w:ins>
      <w:ins w:id="1079" w:author="Boisvert, Eric" w:date="2016-04-01T12:32:00Z">
        <w:r w:rsidR="0044487B">
          <w:rPr>
            <w:lang w:val="en-CA"/>
          </w:rPr>
          <w:t>conceptual</w:t>
        </w:r>
      </w:ins>
      <w:ins w:id="1080" w:author="Boisvert, Eric" w:date="2016-04-01T12:31:00Z">
        <w:r w:rsidR="0044487B">
          <w:rPr>
            <w:lang w:val="en-CA"/>
          </w:rPr>
          <w:t xml:space="preserve"> </w:t>
        </w:r>
      </w:ins>
      <w:ins w:id="1081" w:author="Boisvert, Eric" w:date="2016-04-01T12:32:00Z">
        <w:r w:rsidR="0044487B">
          <w:rPr>
            <w:lang w:val="en-CA"/>
          </w:rPr>
          <w:t xml:space="preserve">representation of 3.2.  The SWG considers that GeoSciML 4.0 </w:t>
        </w:r>
      </w:ins>
      <w:ins w:id="1082" w:author="Boisvert, Eric" w:date="2016-04-01T12:34:00Z">
        <w:r w:rsidR="0044487B">
          <w:rPr>
            <w:lang w:val="en-CA"/>
          </w:rPr>
          <w:t>is based on the same conceptual model that underpins version 3.2</w:t>
        </w:r>
      </w:ins>
      <w:ins w:id="1083" w:author="Boisvert, Eric" w:date="2016-04-01T12:31:00Z">
        <w:r w:rsidR="0044487B">
          <w:rPr>
            <w:lang w:val="en-CA"/>
          </w:rPr>
          <w:t xml:space="preserve">.  </w:t>
        </w:r>
      </w:ins>
      <w:ins w:id="1084" w:author="Eric Boisvert" w:date="2015-10-30T04:08:00Z">
        <w:del w:id="1085" w:author="Boisvert, Eric" w:date="2016-04-01T12:30:00Z">
          <w:r w:rsidR="0068258B" w:rsidDel="0044487B">
            <w:rPr>
              <w:lang w:val="en-CA"/>
            </w:rPr>
            <w:delText xml:space="preserve"> </w:delText>
          </w:r>
        </w:del>
        <w:del w:id="1086"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1759FE">
      <w:pPr>
        <w:keepNext/>
        <w:rPr>
          <w:ins w:id="1087" w:author="Boisvert, Eric" w:date="2016-04-01T13:15:00Z"/>
        </w:rPr>
        <w:pPrChange w:id="1088" w:author="Boisvert, Eric" w:date="2016-04-01T13:15:00Z">
          <w:pPr/>
        </w:pPrChange>
      </w:pPr>
      <w:ins w:id="1089" w:author="Boisvert, Eric" w:date="2016-04-01T13:14:00Z">
        <w:r>
          <w:rPr>
            <w:lang w:val="en-CA"/>
          </w:rPr>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192pt">
              <v:imagedata r:id="rId15" o:title=""/>
            </v:shape>
          </w:pict>
        </w:r>
      </w:ins>
    </w:p>
    <w:p w14:paraId="779CD4EE" w14:textId="1B6BE1D7" w:rsidR="008D755A" w:rsidRDefault="008D755A">
      <w:pPr>
        <w:pStyle w:val="Caption"/>
        <w:rPr>
          <w:ins w:id="1090" w:author="Boisvert, Eric" w:date="2016-04-01T13:12:00Z"/>
          <w:lang w:val="en-CA"/>
        </w:rPr>
        <w:pPrChange w:id="1091" w:author="Boisvert, Eric" w:date="2016-04-01T13:15:00Z">
          <w:pPr/>
        </w:pPrChange>
      </w:pPr>
      <w:ins w:id="1092" w:author="Boisvert, Eric" w:date="2016-04-01T13:15:00Z">
        <w:r>
          <w:t xml:space="preserve">Figure </w:t>
        </w:r>
        <w:r>
          <w:fldChar w:fldCharType="begin"/>
        </w:r>
        <w:r>
          <w:instrText xml:space="preserve"> SEQ Figure \* ARABIC </w:instrText>
        </w:r>
      </w:ins>
      <w:r>
        <w:fldChar w:fldCharType="separate"/>
      </w:r>
      <w:ins w:id="1093" w:author="Sen, Marcus A." w:date="2016-04-13T16:56:00Z">
        <w:r w:rsidR="00D33949">
          <w:rPr>
            <w:noProof/>
          </w:rPr>
          <w:t>1</w:t>
        </w:r>
      </w:ins>
      <w:ins w:id="1094" w:author="Boisvert, Eric" w:date="2016-04-01T13:15:00Z">
        <w:r>
          <w:fldChar w:fldCharType="end"/>
        </w:r>
        <w:r>
          <w:t xml:space="preserve"> : Model lineage. Both Portrayal, version 3.2 and version 4.0 are based on the same conceptual model.</w:t>
        </w:r>
      </w:ins>
    </w:p>
    <w:p w14:paraId="78DE2759" w14:textId="3226050F" w:rsidR="0068258B" w:rsidRDefault="0044487B" w:rsidP="000D2F14">
      <w:pPr>
        <w:rPr>
          <w:ins w:id="1095" w:author="Boisvert, Eric" w:date="2016-04-01T12:55:00Z"/>
          <w:lang w:val="en-CA"/>
        </w:rPr>
      </w:pPr>
      <w:ins w:id="1096" w:author="Boisvert, Eric" w:date="2016-04-01T12:33:00Z">
        <w:r>
          <w:rPr>
            <w:lang w:val="en-CA"/>
          </w:rPr>
          <w:t xml:space="preserve">Version 3.2 </w:t>
        </w:r>
      </w:ins>
      <w:ins w:id="1097" w:author="Eric Boisvert" w:date="2015-10-30T04:08:00Z">
        <w:r w:rsidR="007D2867">
          <w:rPr>
            <w:lang w:val="en-CA"/>
          </w:rPr>
          <w:t>is organised into 13 thematic packages</w:t>
        </w:r>
      </w:ins>
      <w:ins w:id="1098" w:author="Eric Boisvert" w:date="2015-10-30T04:16:00Z">
        <w:r w:rsidR="007D2867">
          <w:rPr>
            <w:lang w:val="en-CA"/>
          </w:rPr>
          <w:t xml:space="preserve"> while </w:t>
        </w:r>
        <w:del w:id="1099" w:author="Boisvert, Eric" w:date="2016-04-01T12:33:00Z">
          <w:r w:rsidR="007D2867" w:rsidDel="0044487B">
            <w:rPr>
              <w:lang w:val="en-CA"/>
            </w:rPr>
            <w:delText>the</w:delText>
          </w:r>
        </w:del>
      </w:ins>
      <w:ins w:id="1100" w:author="Boisvert, Eric" w:date="2016-04-01T12:33:00Z">
        <w:r>
          <w:rPr>
            <w:lang w:val="en-CA"/>
          </w:rPr>
          <w:t>this</w:t>
        </w:r>
      </w:ins>
      <w:ins w:id="1101" w:author="Eric Boisvert" w:date="2015-10-30T04:16:00Z">
        <w:r w:rsidR="007D2867">
          <w:rPr>
            <w:lang w:val="en-CA"/>
          </w:rPr>
          <w:t xml:space="preserve"> </w:t>
        </w:r>
        <w:del w:id="1102" w:author="Boisvert, Eric" w:date="2016-04-01T12:33:00Z">
          <w:r w:rsidR="007D2867" w:rsidDel="0044487B">
            <w:rPr>
              <w:lang w:val="en-CA"/>
            </w:rPr>
            <w:delText>logical model</w:delText>
          </w:r>
        </w:del>
      </w:ins>
      <w:ins w:id="1103" w:author="Boisvert, Eric" w:date="2016-04-01T12:33:00Z">
        <w:r>
          <w:rPr>
            <w:lang w:val="en-CA"/>
          </w:rPr>
          <w:t>version</w:t>
        </w:r>
      </w:ins>
      <w:ins w:id="1104"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1105" w:author="Eric Boisvert" w:date="2015-10-30T04:04:00Z"/>
          <w:lang w:val="en-CA"/>
        </w:rPr>
      </w:pPr>
    </w:p>
    <w:p w14:paraId="6974D630" w14:textId="1763DD76" w:rsidR="007C5519" w:rsidRDefault="000D2F14" w:rsidP="000D2F14">
      <w:pPr>
        <w:rPr>
          <w:ins w:id="1106" w:author="Boisvert, Eric" w:date="2016-03-29T07:58:00Z"/>
          <w:lang w:val="en-CA"/>
        </w:rPr>
      </w:pPr>
      <w:r>
        <w:rPr>
          <w:lang w:val="en-CA"/>
        </w:rPr>
        <w:t>GeoSciML</w:t>
      </w:r>
      <w:ins w:id="1107" w:author="Boisvert, Eric" w:date="2016-04-01T12:31:00Z">
        <w:r w:rsidR="0044487B">
          <w:rPr>
            <w:lang w:val="en-CA"/>
          </w:rPr>
          <w:t xml:space="preserve"> 4.0</w:t>
        </w:r>
      </w:ins>
      <w:r>
        <w:rPr>
          <w:lang w:val="en-CA"/>
        </w:rPr>
        <w:t xml:space="preserve"> is organised into 6 </w:t>
      </w:r>
      <w:del w:id="1108" w:author="Sen, Marcus A." w:date="2016-04-13T11:13:00Z">
        <w:r w:rsidDel="004175F5">
          <w:rPr>
            <w:lang w:val="en-CA"/>
          </w:rPr>
          <w:delText>application packages</w:delText>
        </w:r>
      </w:del>
      <w:ins w:id="1109" w:author="Sen, Marcus A." w:date="2016-04-13T11:13:00Z">
        <w:r w:rsidR="004175F5">
          <w:rPr>
            <w:lang w:val="en-CA"/>
          </w:rPr>
          <w:t>application packages</w:t>
        </w:r>
      </w:ins>
      <w:r>
        <w:rPr>
          <w:lang w:val="en-CA"/>
        </w:rPr>
        <w:t xml:space="preserve"> </w:t>
      </w:r>
      <w:ins w:id="1110"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1111" w:author="Sen, Marcus A." w:date="2016-04-13T16:56:00Z">
        <w:r w:rsidR="00D33949" w:rsidRPr="00690C3D">
          <w:t xml:space="preserve">Figure </w:t>
        </w:r>
        <w:r w:rsidR="00D33949">
          <w:rPr>
            <w:noProof/>
          </w:rPr>
          <w:t>2</w:t>
        </w:r>
      </w:ins>
      <w:ins w:id="1112" w:author="Boisvert, Eric" w:date="2016-04-01T07:54:00Z">
        <w:del w:id="1113" w:author="Sen, Marcus A." w:date="2016-04-13T16:56:00Z">
          <w:r w:rsidR="00E21DD0" w:rsidRPr="00690C3D" w:rsidDel="00D33949">
            <w:delText xml:space="preserve">Figure </w:delText>
          </w:r>
          <w:r w:rsidR="00E21DD0" w:rsidDel="00D33949">
            <w:rPr>
              <w:noProof/>
            </w:rPr>
            <w:delText>1</w:delText>
          </w:r>
        </w:del>
      </w:ins>
      <w:ins w:id="1114"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GeoSciML Portrayal</w:t>
      </w:r>
      <w:del w:id="1115" w:author="Sen, Marcus A." w:date="2016-04-13T11:13:00Z">
        <w:r w:rsidDel="004175F5">
          <w:rPr>
            <w:lang w:val="en-CA"/>
          </w:rPr>
          <w:delText xml:space="preserve"> </w:delText>
        </w:r>
      </w:del>
      <w:r>
        <w:rPr>
          <w:lang w:val="en-CA"/>
        </w:rPr>
        <w:t xml:space="preserve">: a simplified </w:t>
      </w:r>
      <w:del w:id="1116" w:author="Boisvert, Eric" w:date="2016-04-01T12:35:00Z">
        <w:r w:rsidDel="0044487B">
          <w:rPr>
            <w:lang w:val="en-CA"/>
          </w:rPr>
          <w:delText xml:space="preserve">version </w:delText>
        </w:r>
      </w:del>
      <w:ins w:id="1117" w:author="Boisvert, Eric" w:date="2016-04-01T12:35:00Z">
        <w:r w:rsidR="0044487B">
          <w:rPr>
            <w:lang w:val="en-CA"/>
          </w:rPr>
          <w:t xml:space="preserve">alternate implementation of the conceptual model </w:t>
        </w:r>
      </w:ins>
      <w:r>
        <w:rPr>
          <w:lang w:val="en-CA"/>
        </w:rPr>
        <w:t>for layer based application</w:t>
      </w:r>
      <w:ins w:id="1118" w:author="Boisvert, Eric" w:date="2016-03-29T07:59:00Z">
        <w:r w:rsidR="007C5519">
          <w:rPr>
            <w:lang w:val="en-CA"/>
          </w:rPr>
          <w:t>.</w:t>
        </w:r>
      </w:ins>
    </w:p>
    <w:p w14:paraId="4F59F348" w14:textId="751E1FA9" w:rsidR="000D2F14" w:rsidRDefault="000D2F14" w:rsidP="000D2F14">
      <w:pPr>
        <w:pStyle w:val="ListParagraph"/>
        <w:numPr>
          <w:ilvl w:val="0"/>
          <w:numId w:val="14"/>
        </w:numPr>
        <w:rPr>
          <w:lang w:val="en-CA"/>
        </w:rPr>
      </w:pPr>
      <w:r>
        <w:rPr>
          <w:lang w:val="en-CA"/>
        </w:rPr>
        <w:t xml:space="preserve">GeoSciML </w:t>
      </w:r>
      <w:del w:id="1119" w:author="Sen, Marcus A." w:date="2016-04-13T11:14:00Z">
        <w:r w:rsidDel="004175F5">
          <w:rPr>
            <w:lang w:val="en-CA"/>
          </w:rPr>
          <w:delText>Basic :</w:delText>
        </w:r>
      </w:del>
      <w:ins w:id="1120" w:author="Sen, Marcus A." w:date="2016-04-13T11:14:00Z">
        <w:r w:rsidR="004175F5">
          <w:rPr>
            <w:lang w:val="en-CA"/>
          </w:rPr>
          <w:t>Basic:</w:t>
        </w:r>
      </w:ins>
      <w:r>
        <w:rPr>
          <w:lang w:val="en-CA"/>
        </w:rPr>
        <w:t xml:space="preserve"> a set of core features, aligned to </w:t>
      </w:r>
      <w:ins w:id="1121" w:author="Ollie Raymond" w:date="2016-02-08T10:43:00Z">
        <w:r w:rsidR="00B14110">
          <w:rPr>
            <w:lang w:val="en-CA"/>
          </w:rPr>
          <w:t xml:space="preserve">the </w:t>
        </w:r>
      </w:ins>
      <w:r>
        <w:rPr>
          <w:lang w:val="en-CA"/>
        </w:rPr>
        <w:t xml:space="preserve">INSPIRE </w:t>
      </w:r>
      <w:ins w:id="1122" w:author="Ollie Raymond" w:date="2016-02-08T10:47:00Z">
        <w:r w:rsidR="00B14110">
          <w:rPr>
            <w:lang w:val="en-CA"/>
          </w:rPr>
          <w:t>Data Specification on Geology</w:t>
        </w:r>
      </w:ins>
      <w:ins w:id="1123" w:author="Boisvert, Eric" w:date="2016-03-29T07:59:00Z">
        <w:r w:rsidR="007C5519">
          <w:rPr>
            <w:lang w:val="en-CA"/>
          </w:rPr>
          <w:t>.</w:t>
        </w:r>
      </w:ins>
      <w:del w:id="1124" w:author="Ollie Raymond" w:date="2016-02-08T10:47:00Z">
        <w:r w:rsidDel="00B14110">
          <w:rPr>
            <w:lang w:val="en-CA"/>
          </w:rPr>
          <w:delText>Geoscience model</w:delText>
        </w:r>
      </w:del>
    </w:p>
    <w:p w14:paraId="48D6FF4D" w14:textId="789B17F8" w:rsidR="000D2F14" w:rsidRDefault="000D2F14" w:rsidP="000D2F14">
      <w:pPr>
        <w:pStyle w:val="ListParagraph"/>
        <w:numPr>
          <w:ilvl w:val="0"/>
          <w:numId w:val="14"/>
        </w:numPr>
        <w:rPr>
          <w:lang w:val="en-CA"/>
        </w:rPr>
      </w:pPr>
      <w:r>
        <w:rPr>
          <w:lang w:val="en-CA"/>
        </w:rPr>
        <w:t xml:space="preserve">GeoSciML </w:t>
      </w:r>
      <w:del w:id="1125" w:author="Sen, Marcus A." w:date="2016-04-13T11:14:00Z">
        <w:r w:rsidDel="004175F5">
          <w:rPr>
            <w:lang w:val="en-CA"/>
          </w:rPr>
          <w:delText>Extension :</w:delText>
        </w:r>
      </w:del>
      <w:ins w:id="1126" w:author="Sen, Marcus A." w:date="2016-04-13T11:14:00Z">
        <w:r w:rsidR="004175F5">
          <w:rPr>
            <w:lang w:val="en-CA"/>
          </w:rPr>
          <w:t>Extension:</w:t>
        </w:r>
      </w:ins>
      <w:r>
        <w:rPr>
          <w:lang w:val="en-CA"/>
        </w:rPr>
        <w:t xml:space="preserve"> an extension </w:t>
      </w:r>
      <w:del w:id="1127" w:author="Steve Richard" w:date="2015-10-12T18:11:00Z">
        <w:r w:rsidDel="00A00D3D">
          <w:rPr>
            <w:lang w:val="en-CA"/>
          </w:rPr>
          <w:delText xml:space="preserve">provided </w:delText>
        </w:r>
      </w:del>
      <w:ins w:id="1128" w:author="Steve Richard" w:date="2015-10-12T18:11:00Z">
        <w:r w:rsidR="00A00D3D">
          <w:rPr>
            <w:lang w:val="en-CA"/>
          </w:rPr>
          <w:t xml:space="preserve">providing </w:t>
        </w:r>
      </w:ins>
      <w:r>
        <w:rPr>
          <w:lang w:val="en-CA"/>
        </w:rPr>
        <w:t>detailed description of basic features</w:t>
      </w:r>
      <w:ins w:id="1129" w:author="Ollie Raymond" w:date="2016-02-08T10:47:00Z">
        <w:r w:rsidR="00B14110">
          <w:rPr>
            <w:lang w:val="en-CA"/>
          </w:rPr>
          <w:t xml:space="preserve"> which </w:t>
        </w:r>
      </w:ins>
      <w:ins w:id="1130" w:author="Steve Richard" w:date="2015-10-12T18:11:00Z">
        <w:del w:id="1131" w:author="Ollie Raymond" w:date="2016-02-08T10:47:00Z">
          <w:r w:rsidR="00A00D3D" w:rsidDel="00B14110">
            <w:rPr>
              <w:lang w:val="en-CA"/>
            </w:rPr>
            <w:delText>. A</w:delText>
          </w:r>
        </w:del>
      </w:ins>
      <w:ins w:id="1132" w:author="Ollie Raymond" w:date="2016-02-08T10:47:00Z">
        <w:r w:rsidR="00B14110">
          <w:rPr>
            <w:lang w:val="en-CA"/>
          </w:rPr>
          <w:t>a</w:t>
        </w:r>
      </w:ins>
      <w:ins w:id="1133" w:author="Steve Richard" w:date="2015-10-12T18:11:00Z">
        <w:r w:rsidR="00A00D3D">
          <w:rPr>
            <w:lang w:val="en-CA"/>
          </w:rPr>
          <w:t>dds additional properties and associations.</w:t>
        </w:r>
      </w:ins>
    </w:p>
    <w:p w14:paraId="7B0D0742" w14:textId="27DA32BC" w:rsidR="000D2F14" w:rsidRDefault="000D2F14" w:rsidP="000D2F14">
      <w:pPr>
        <w:pStyle w:val="ListParagraph"/>
        <w:numPr>
          <w:ilvl w:val="0"/>
          <w:numId w:val="14"/>
        </w:numPr>
        <w:rPr>
          <w:lang w:val="en-CA"/>
        </w:rPr>
      </w:pPr>
      <w:r>
        <w:rPr>
          <w:lang w:val="en-CA"/>
        </w:rPr>
        <w:t xml:space="preserve">GeoSciML Geologic </w:t>
      </w:r>
      <w:del w:id="1134" w:author="Sen, Marcus A." w:date="2016-04-13T11:14:00Z">
        <w:r w:rsidDel="004175F5">
          <w:rPr>
            <w:lang w:val="en-CA"/>
          </w:rPr>
          <w:delText>Age :</w:delText>
        </w:r>
      </w:del>
      <w:ins w:id="1135" w:author="Sen, Marcus A." w:date="2016-04-13T11:14:00Z">
        <w:r w:rsidR="004175F5">
          <w:rPr>
            <w:lang w:val="en-CA"/>
          </w:rPr>
          <w:t>Age:</w:t>
        </w:r>
      </w:ins>
      <w:r>
        <w:rPr>
          <w:lang w:val="en-CA"/>
        </w:rPr>
        <w:t xml:space="preserve"> a model </w:t>
      </w:r>
      <w:del w:id="1136" w:author="Steve Richard" w:date="2015-10-12T18:11:00Z">
        <w:r w:rsidDel="009367D1">
          <w:rPr>
            <w:lang w:val="en-CA"/>
          </w:rPr>
          <w:delText xml:space="preserve">of </w:delText>
        </w:r>
        <w:r w:rsidDel="00A00D3D">
          <w:rPr>
            <w:lang w:val="en-CA"/>
          </w:rPr>
          <w:delText>geochronoloy</w:delText>
        </w:r>
      </w:del>
      <w:ins w:id="1137" w:author="Steve Richard" w:date="2015-10-12T18:11:00Z">
        <w:r w:rsidR="009367D1">
          <w:rPr>
            <w:lang w:val="en-CA"/>
          </w:rPr>
          <w:t>for the representation of geologic time using procedures adopted by the International Stratigraphic Commi</w:t>
        </w:r>
        <w:del w:id="1138" w:author="Sen, Marcus A." w:date="2016-04-13T11:15:00Z">
          <w:r w:rsidR="009367D1" w:rsidDel="00147062">
            <w:rPr>
              <w:lang w:val="en-CA"/>
            </w:rPr>
            <w:delText>s</w:delText>
          </w:r>
        </w:del>
        <w:del w:id="1139" w:author="Eric Boisvert" w:date="2015-10-28T08:35:00Z">
          <w:r w:rsidR="009367D1" w:rsidDel="000E58BB">
            <w:rPr>
              <w:lang w:val="en-CA"/>
            </w:rPr>
            <w:delText>s</w:delText>
          </w:r>
        </w:del>
      </w:ins>
      <w:ins w:id="1140" w:author="Sen, Marcus A." w:date="2016-04-13T11:15:00Z">
        <w:r w:rsidR="00147062">
          <w:rPr>
            <w:lang w:val="en-CA"/>
          </w:rPr>
          <w:t>ss</w:t>
        </w:r>
      </w:ins>
      <w:ins w:id="1141" w:author="Steve Richard" w:date="2015-10-12T18:11:00Z">
        <w:del w:id="1142" w:author="Sen, Marcus A." w:date="2016-04-13T11:15:00Z">
          <w:r w:rsidR="009367D1" w:rsidDel="00147062">
            <w:rPr>
              <w:lang w:val="en-CA"/>
            </w:rPr>
            <w:delText>s</w:delText>
          </w:r>
        </w:del>
        <w:r w:rsidR="009367D1">
          <w:rPr>
            <w:lang w:val="en-CA"/>
          </w:rPr>
          <w:t>ion.</w:t>
        </w:r>
      </w:ins>
    </w:p>
    <w:p w14:paraId="3DDC6A75" w14:textId="3DCB0F64" w:rsidR="000D2F14" w:rsidRDefault="000D2F14" w:rsidP="000D2F14">
      <w:pPr>
        <w:pStyle w:val="ListParagraph"/>
        <w:numPr>
          <w:ilvl w:val="0"/>
          <w:numId w:val="14"/>
        </w:numPr>
        <w:rPr>
          <w:lang w:val="en-CA"/>
        </w:rPr>
      </w:pPr>
      <w:r>
        <w:rPr>
          <w:lang w:val="en-CA"/>
        </w:rPr>
        <w:t xml:space="preserve">GeoSciML </w:t>
      </w:r>
      <w:del w:id="1143" w:author="Sen, Marcus A." w:date="2016-04-13T11:16:00Z">
        <w:r w:rsidDel="00147062">
          <w:rPr>
            <w:lang w:val="en-CA"/>
          </w:rPr>
          <w:delText>Borehole :</w:delText>
        </w:r>
      </w:del>
      <w:ins w:id="1144" w:author="Sen, Marcus A." w:date="2016-04-13T11:16:00Z">
        <w:r w:rsidR="00147062">
          <w:rPr>
            <w:lang w:val="en-CA"/>
          </w:rPr>
          <w:t>Borehole:</w:t>
        </w:r>
      </w:ins>
      <w:r>
        <w:rPr>
          <w:lang w:val="en-CA"/>
        </w:rPr>
        <w:t xml:space="preserve"> a model of borehole</w:t>
      </w:r>
      <w:ins w:id="1145" w:author="Steve Richard" w:date="2015-10-12T18:12:00Z">
        <w:r w:rsidR="009367D1">
          <w:rPr>
            <w:lang w:val="en-CA"/>
          </w:rPr>
          <w:t>s</w:t>
        </w:r>
      </w:ins>
      <w:r>
        <w:rPr>
          <w:lang w:val="en-CA"/>
        </w:rPr>
        <w:t xml:space="preserve"> </w:t>
      </w:r>
      <w:ins w:id="1146" w:author="Steve Richard" w:date="2015-10-12T18:14:00Z">
        <w:r w:rsidR="009367D1">
          <w:rPr>
            <w:lang w:val="en-CA"/>
          </w:rPr>
          <w:t>and their properties as sampling features.</w:t>
        </w:r>
      </w:ins>
      <w:del w:id="1147" w:author="Steve Richard" w:date="2015-10-12T18:14:00Z">
        <w:r w:rsidDel="009367D1">
          <w:rPr>
            <w:lang w:val="en-CA"/>
          </w:rPr>
          <w:delText>and related features</w:delText>
        </w:r>
      </w:del>
    </w:p>
    <w:p w14:paraId="4BECF188" w14:textId="321A3430" w:rsidR="000D2F14" w:rsidRDefault="000D2F14" w:rsidP="000D2F14">
      <w:pPr>
        <w:pStyle w:val="ListParagraph"/>
        <w:numPr>
          <w:ilvl w:val="0"/>
          <w:numId w:val="14"/>
        </w:numPr>
        <w:rPr>
          <w:lang w:val="en-CA"/>
        </w:rPr>
      </w:pPr>
      <w:r>
        <w:rPr>
          <w:lang w:val="en-CA"/>
        </w:rPr>
        <w:t xml:space="preserve">GeoSciML Laboratory </w:t>
      </w:r>
      <w:ins w:id="1148" w:author="Sen, Marcus A." w:date="2016-04-13T11:17:00Z">
        <w:r w:rsidR="00147062">
          <w:rPr>
            <w:lang w:val="en-CA"/>
          </w:rPr>
          <w:t>A</w:t>
        </w:r>
      </w:ins>
      <w:del w:id="1149" w:author="Sen, Marcus A." w:date="2016-04-13T11:17:00Z">
        <w:r w:rsidDel="00147062">
          <w:rPr>
            <w:lang w:val="en-CA"/>
          </w:rPr>
          <w:delText>a</w:delText>
        </w:r>
      </w:del>
      <w:r>
        <w:rPr>
          <w:lang w:val="en-CA"/>
        </w:rPr>
        <w:t xml:space="preserve">nalysis: a model of </w:t>
      </w:r>
      <w:del w:id="1150" w:author="Steve Richard" w:date="2015-10-12T18:14:00Z">
        <w:r w:rsidDel="009367D1">
          <w:rPr>
            <w:lang w:val="en-CA"/>
          </w:rPr>
          <w:delText xml:space="preserve">laboratories </w:delText>
        </w:r>
      </w:del>
      <w:ins w:id="1151" w:author="Steve Richard" w:date="2015-10-12T18:14:00Z">
        <w:r w:rsidR="009367D1">
          <w:rPr>
            <w:lang w:val="en-CA"/>
          </w:rPr>
          <w:t xml:space="preserve">laboratory </w:t>
        </w:r>
      </w:ins>
      <w:del w:id="1152" w:author="Steve Richard" w:date="2015-10-12T18:15:00Z">
        <w:r w:rsidDel="009367D1">
          <w:rPr>
            <w:lang w:val="en-CA"/>
          </w:rPr>
          <w:delText>assays</w:delText>
        </w:r>
      </w:del>
      <w:ins w:id="1153" w:author="Steve Richard" w:date="2015-10-12T18:15:00Z">
        <w:r w:rsidR="009367D1">
          <w:rPr>
            <w:lang w:val="en-CA"/>
          </w:rPr>
          <w:t xml:space="preserve">analytical </w:t>
        </w:r>
      </w:ins>
      <w:ins w:id="1154" w:author="Ollie Raymond" w:date="2016-02-08T10:48:00Z">
        <w:r w:rsidR="00B14110">
          <w:rPr>
            <w:lang w:val="en-CA"/>
          </w:rPr>
          <w:t>meta</w:t>
        </w:r>
      </w:ins>
      <w:ins w:id="1155" w:author="Steve Richard" w:date="2015-10-12T18:15:00Z">
        <w:r w:rsidR="009367D1">
          <w:rPr>
            <w:lang w:val="en-CA"/>
          </w:rPr>
          <w:t xml:space="preserve">data, </w:t>
        </w:r>
      </w:ins>
      <w:ins w:id="1156" w:author="Ollie Raymond" w:date="2016-02-08T10:48:00Z">
        <w:r w:rsidR="00B14110">
          <w:rPr>
            <w:lang w:val="en-CA"/>
          </w:rPr>
          <w:t xml:space="preserve">geological </w:t>
        </w:r>
      </w:ins>
      <w:ins w:id="1157" w:author="Ollie Raymond" w:date="2016-02-08T14:27:00Z">
        <w:r w:rsidR="004D2ACB">
          <w:rPr>
            <w:lang w:val="en-CA"/>
          </w:rPr>
          <w:t xml:space="preserve">sampling and </w:t>
        </w:r>
      </w:ins>
      <w:ins w:id="1158" w:author="Steve Richard" w:date="2015-10-12T18:15:00Z">
        <w:r w:rsidR="009367D1">
          <w:rPr>
            <w:lang w:val="en-CA"/>
          </w:rPr>
          <w:t>specimens</w:t>
        </w:r>
      </w:ins>
      <w:ins w:id="1159" w:author="Ollie Raymond" w:date="2016-02-08T10:48:00Z">
        <w:r w:rsidR="00B14110">
          <w:rPr>
            <w:lang w:val="en-CA"/>
          </w:rPr>
          <w:t>,</w:t>
        </w:r>
      </w:ins>
      <w:ins w:id="1160"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759FE" w:rsidP="007D2867">
      <w:pPr>
        <w:keepNext/>
        <w:rPr>
          <w:ins w:id="1161" w:author="Eric Boisvert" w:date="2015-10-30T04:23:00Z"/>
        </w:rPr>
      </w:pPr>
      <w:ins w:id="1162" w:author="Eric Boisvert" w:date="2015-10-30T04:22:00Z">
        <w:r>
          <w:rPr>
            <w:noProof/>
            <w:lang w:val="en-CA" w:eastAsia="en-CA"/>
          </w:rPr>
          <w:pict w14:anchorId="2A6F7E80">
            <v:shape id="_x0000_i1026" type="#_x0000_t75" style="width:408pt;height:355.2pt;visibility:visible;mso-wrap-style:square">
              <v:imagedata r:id="rId16" o:title=""/>
            </v:shape>
          </w:pict>
        </w:r>
      </w:ins>
    </w:p>
    <w:p w14:paraId="1D4B869E" w14:textId="444C27F7" w:rsidR="007D2867" w:rsidRPr="00690C3D" w:rsidRDefault="007D2867" w:rsidP="00690C3D">
      <w:pPr>
        <w:pStyle w:val="Caption"/>
        <w:jc w:val="center"/>
        <w:rPr>
          <w:ins w:id="1163" w:author="Eric Boisvert" w:date="2015-10-30T04:23:00Z"/>
          <w:color w:val="auto"/>
        </w:rPr>
      </w:pPr>
      <w:bookmarkStart w:id="1164" w:name="_Ref447001591"/>
      <w:ins w:id="1165"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6" w:author="Sen, Marcus A." w:date="2016-04-13T16:56:00Z">
        <w:r w:rsidR="00D33949">
          <w:rPr>
            <w:noProof/>
            <w:color w:val="auto"/>
          </w:rPr>
          <w:t>2</w:t>
        </w:r>
      </w:ins>
      <w:ins w:id="1167" w:author="Eric Boisvert" w:date="2015-10-30T04:23:00Z">
        <w:r w:rsidRPr="00690C3D">
          <w:rPr>
            <w:color w:val="auto"/>
          </w:rPr>
          <w:fldChar w:fldCharType="end"/>
        </w:r>
      </w:ins>
      <w:bookmarkEnd w:id="1164"/>
      <w:r w:rsidR="00690C3D">
        <w:rPr>
          <w:color w:val="auto"/>
        </w:rPr>
        <w:t xml:space="preserve"> -</w:t>
      </w:r>
      <w:ins w:id="1168" w:author="Eric Boisvert" w:date="2015-10-30T04:23:00Z">
        <w:r w:rsidRPr="00690C3D">
          <w:rPr>
            <w:color w:val="auto"/>
          </w:rPr>
          <w:t xml:space="preserve"> GeoSciML 4.0 </w:t>
        </w:r>
        <w:del w:id="1169" w:author="Ollie Raymond" w:date="2016-02-08T10:49:00Z">
          <w:r w:rsidRPr="00690C3D" w:rsidDel="00A41BE8">
            <w:rPr>
              <w:color w:val="auto"/>
            </w:rPr>
            <w:delText xml:space="preserve"> </w:delText>
          </w:r>
        </w:del>
        <w:r w:rsidRPr="00690C3D">
          <w:rPr>
            <w:color w:val="auto"/>
          </w:rPr>
          <w:t>packages</w:t>
        </w:r>
      </w:ins>
      <w:ins w:id="1170" w:author="Boisvert, Eric" w:date="2016-03-29T08:31:00Z">
        <w:r w:rsidR="00BF2A41">
          <w:rPr>
            <w:color w:val="auto"/>
          </w:rPr>
          <w:t>.</w:t>
        </w:r>
      </w:ins>
    </w:p>
    <w:p w14:paraId="3D799ABA" w14:textId="177F5C82" w:rsidR="000D2F14" w:rsidRDefault="007D2867" w:rsidP="000D2F14">
      <w:pPr>
        <w:keepNext/>
      </w:pPr>
      <w:ins w:id="1171"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72" w:author="Eric Boisvert" w:date="2015-10-27T16:54:00Z">
        <w:r w:rsidR="005424AC">
          <w:rPr>
            <w:lang w:val="en-CA"/>
          </w:rPr>
          <w:t>t least one</w:t>
        </w:r>
      </w:ins>
      <w:r>
        <w:rPr>
          <w:lang w:val="en-CA"/>
        </w:rPr>
        <w:t xml:space="preserve"> requirements class (to conform to </w:t>
      </w:r>
      <w:ins w:id="1173"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4" w:name="_Toc448329934"/>
      <w:r>
        <w:rPr>
          <w:lang w:val="en-CA"/>
        </w:rPr>
        <w:t xml:space="preserve">GeoSciML </w:t>
      </w:r>
      <w:r w:rsidR="000D2F14">
        <w:rPr>
          <w:lang w:val="en-CA"/>
        </w:rPr>
        <w:t>Portrayal</w:t>
      </w:r>
      <w:bookmarkEnd w:id="1174"/>
    </w:p>
    <w:p w14:paraId="56C550D5" w14:textId="77777777" w:rsidR="00865F5F" w:rsidRDefault="00865F5F" w:rsidP="009459BF">
      <w:pPr>
        <w:rPr>
          <w:ins w:id="1175" w:author="Eric Boisvert" w:date="2016-01-06T09:40:00Z"/>
          <w:lang w:val="en-CA"/>
        </w:rPr>
      </w:pPr>
    </w:p>
    <w:p w14:paraId="7BE63CEC" w14:textId="345039A2" w:rsidR="00DE0FD0" w:rsidRDefault="00DE0FD0" w:rsidP="009459BF">
      <w:pPr>
        <w:rPr>
          <w:lang w:val="en-CA"/>
        </w:rPr>
      </w:pPr>
      <w:r>
        <w:rPr>
          <w:lang w:val="en-CA"/>
        </w:rPr>
        <w:t xml:space="preserve">GeoSciML </w:t>
      </w:r>
      <w:ins w:id="1176" w:author="Sen, Marcus A." w:date="2016-04-13T11:19:00Z">
        <w:r w:rsidR="00416512">
          <w:rPr>
            <w:lang w:val="en-CA"/>
          </w:rPr>
          <w:t>P</w:t>
        </w:r>
      </w:ins>
      <w:del w:id="1177" w:author="Sen, Marcus A." w:date="2016-04-13T11:19:00Z">
        <w:r w:rsidDel="00416512">
          <w:rPr>
            <w:lang w:val="en-CA"/>
          </w:rPr>
          <w:delText>p</w:delText>
        </w:r>
      </w:del>
      <w:r>
        <w:rPr>
          <w:lang w:val="en-CA"/>
        </w:rPr>
        <w:t>ortrayal is a denormalised view of key geological and sampling features, designed as a simple entry level model to publish datasets</w:t>
      </w:r>
      <w:ins w:id="1178" w:author="Steve Richard" w:date="2015-10-12T18:16:00Z">
        <w:r w:rsidR="009367D1">
          <w:rPr>
            <w:lang w:val="en-CA"/>
          </w:rPr>
          <w:t>, particularly ad</w:t>
        </w:r>
      </w:ins>
      <w:ins w:id="1179" w:author="Eric Boisvert" w:date="2015-10-27T16:54:00Z">
        <w:r w:rsidR="005424AC">
          <w:rPr>
            <w:lang w:val="en-CA"/>
          </w:rPr>
          <w:t>a</w:t>
        </w:r>
      </w:ins>
      <w:ins w:id="1180" w:author="Steve Richard" w:date="2015-10-12T18:16:00Z">
        <w:del w:id="1181" w:author="Eric Boisvert" w:date="2015-10-27T16:54:00Z">
          <w:r w:rsidR="009367D1" w:rsidDel="005424AC">
            <w:rPr>
              <w:lang w:val="en-CA"/>
            </w:rPr>
            <w:delText>o</w:delText>
          </w:r>
        </w:del>
        <w:r w:rsidR="009367D1">
          <w:rPr>
            <w:lang w:val="en-CA"/>
          </w:rPr>
          <w:t xml:space="preserve">pted </w:t>
        </w:r>
        <w:del w:id="1182" w:author="Eric Boisvert" w:date="2015-10-27T16:54:00Z">
          <w:r w:rsidR="009367D1" w:rsidDel="005424AC">
            <w:rPr>
              <w:lang w:val="en-CA"/>
            </w:rPr>
            <w:delText>for</w:delText>
          </w:r>
        </w:del>
      </w:ins>
      <w:ins w:id="1183" w:author="Eric Boisvert" w:date="2015-10-27T16:54:00Z">
        <w:r w:rsidR="005424AC">
          <w:rPr>
            <w:lang w:val="en-CA"/>
          </w:rPr>
          <w:t>to</w:t>
        </w:r>
      </w:ins>
      <w:ins w:id="1184" w:author="Steve Richard" w:date="2015-10-12T18:16:00Z">
        <w:r w:rsidR="009367D1">
          <w:rPr>
            <w:lang w:val="en-CA"/>
          </w:rPr>
          <w:t xml:space="preserve"> geographic visualization</w:t>
        </w:r>
      </w:ins>
      <w:ins w:id="1185" w:author="Steve Richard" w:date="2015-10-12T18:17:00Z">
        <w:r w:rsidR="009367D1">
          <w:rPr>
            <w:lang w:val="en-CA"/>
          </w:rPr>
          <w:t xml:space="preserve"> with key reporting properties</w:t>
        </w:r>
      </w:ins>
      <w:r>
        <w:rPr>
          <w:lang w:val="en-CA"/>
        </w:rPr>
        <w:t xml:space="preserve">.  The use case </w:t>
      </w:r>
      <w:del w:id="1186" w:author="Steve Richard" w:date="2015-10-12T18:17:00Z">
        <w:r w:rsidDel="009367D1">
          <w:rPr>
            <w:lang w:val="en-CA"/>
          </w:rPr>
          <w:delText xml:space="preserve">sought </w:delText>
        </w:r>
      </w:del>
      <w:ins w:id="1187" w:author="Steve Richard" w:date="2015-10-12T18:17:00Z">
        <w:r w:rsidR="009367D1">
          <w:rPr>
            <w:lang w:val="en-CA"/>
          </w:rPr>
          <w:t xml:space="preserve">target </w:t>
        </w:r>
      </w:ins>
      <w:r>
        <w:rPr>
          <w:lang w:val="en-CA"/>
        </w:rPr>
        <w:t>for portrayal is</w:t>
      </w:r>
      <w:ins w:id="1188" w:author="Steve Richard" w:date="2015-10-12T18:17:00Z">
        <w:r w:rsidR="009367D1">
          <w:rPr>
            <w:lang w:val="en-CA"/>
          </w:rPr>
          <w:t xml:space="preserve"> a</w:t>
        </w:r>
      </w:ins>
      <w:r>
        <w:rPr>
          <w:lang w:val="en-CA"/>
        </w:rPr>
        <w:t xml:space="preserve"> simple </w:t>
      </w:r>
      <w:del w:id="1189" w:author="Steve Richard" w:date="2015-10-12T18:17:00Z">
        <w:r w:rsidDel="009367D1">
          <w:rPr>
            <w:lang w:val="en-CA"/>
          </w:rPr>
          <w:delText xml:space="preserve">layer </w:delText>
        </w:r>
      </w:del>
      <w:ins w:id="1190" w:author="Steve Richard" w:date="2015-10-12T18:17:00Z">
        <w:r w:rsidR="009367D1">
          <w:rPr>
            <w:lang w:val="en-CA"/>
          </w:rPr>
          <w:t>layer-</w:t>
        </w:r>
      </w:ins>
      <w:r>
        <w:rPr>
          <w:lang w:val="en-CA"/>
        </w:rPr>
        <w:t xml:space="preserve">based application, such as web map application or GIS where the key functionality is </w:t>
      </w:r>
      <w:ins w:id="1191" w:author="Eric Boisvert" w:date="2016-01-06T09:42:00Z">
        <w:r w:rsidR="00865F5F">
          <w:rPr>
            <w:lang w:val="en-CA"/>
          </w:rPr>
          <w:t xml:space="preserve">to </w:t>
        </w:r>
      </w:ins>
      <w:r>
        <w:rPr>
          <w:lang w:val="en-CA"/>
        </w:rPr>
        <w:t xml:space="preserve">display a map layer and perform simple </w:t>
      </w:r>
      <w:ins w:id="1192" w:author="Eric Boisvert" w:date="2015-10-27T16:55:00Z">
        <w:r w:rsidR="005424AC">
          <w:rPr>
            <w:lang w:val="en-CA"/>
          </w:rPr>
          <w:t>identify</w:t>
        </w:r>
      </w:ins>
      <w:del w:id="1193" w:author="Eric Boisvert" w:date="2015-10-27T16:55:00Z">
        <w:r w:rsidDel="005424AC">
          <w:rPr>
            <w:lang w:val="en-CA"/>
          </w:rPr>
          <w:delText>“</w:delText>
        </w:r>
      </w:del>
      <w:del w:id="1194" w:author="Eric Boisvert" w:date="2015-10-27T16:54:00Z">
        <w:r w:rsidDel="005424AC">
          <w:rPr>
            <w:lang w:val="en-CA"/>
          </w:rPr>
          <w:delText>identify”</w:delText>
        </w:r>
      </w:del>
      <w:r>
        <w:rPr>
          <w:lang w:val="en-CA"/>
        </w:rPr>
        <w:t xml:space="preserve"> operations.  The </w:t>
      </w:r>
      <w:r>
        <w:rPr>
          <w:lang w:val="en-CA"/>
        </w:rPr>
        <w:lastRenderedPageBreak/>
        <w:t>classes are model</w:t>
      </w:r>
      <w:ins w:id="1195" w:author="Eric Boisvert" w:date="2016-01-06T09:42:00Z">
        <w:r w:rsidR="00865F5F">
          <w:rPr>
            <w:lang w:val="en-CA"/>
          </w:rPr>
          <w:t>led</w:t>
        </w:r>
      </w:ins>
      <w:r>
        <w:rPr>
          <w:lang w:val="en-CA"/>
        </w:rPr>
        <w:t xml:space="preserve"> to be easily implementable in any GIS or web mapping application</w:t>
      </w:r>
      <w:del w:id="1196" w:author="Ollie Raymond" w:date="2016-02-08T14:31:00Z">
        <w:r w:rsidDel="00201C6A">
          <w:rPr>
            <w:lang w:val="en-CA"/>
          </w:rPr>
          <w:delText>s</w:delText>
        </w:r>
      </w:del>
      <w:r>
        <w:rPr>
          <w:lang w:val="en-CA"/>
        </w:rPr>
        <w:t xml:space="preserve">.  One </w:t>
      </w:r>
      <w:del w:id="1197" w:author="Eric Boisvert" w:date="2016-03-28T12:33:00Z">
        <w:r w:rsidDel="00A173A4">
          <w:rPr>
            <w:lang w:val="en-CA"/>
          </w:rPr>
          <w:delText>class</w:delText>
        </w:r>
        <w:r w:rsidR="00276AD3" w:rsidDel="00A173A4">
          <w:rPr>
            <w:lang w:val="en-CA"/>
          </w:rPr>
          <w:delText xml:space="preserve"> </w:delText>
        </w:r>
      </w:del>
      <w:ins w:id="1198"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1199" w:author="Ollie Raymond" w:date="2016-02-08T14:32:00Z">
        <w:r w:rsidR="00201C6A">
          <w:rPr>
            <w:lang w:val="en-CA"/>
          </w:rPr>
          <w:t xml:space="preserve">denormalised </w:t>
        </w:r>
      </w:ins>
      <w:r>
        <w:rPr>
          <w:lang w:val="en-CA"/>
        </w:rPr>
        <w:t>RDBMS tables</w:t>
      </w:r>
      <w:ins w:id="1200" w:author="Ollie Raymond" w:date="2016-02-08T14:32:00Z">
        <w:r w:rsidR="00201C6A">
          <w:rPr>
            <w:lang w:val="en-CA"/>
          </w:rPr>
          <w:t>.</w:t>
        </w:r>
      </w:ins>
      <w:ins w:id="1201" w:author="Eric Boisvert" w:date="2016-01-06T09:43:00Z">
        <w:r w:rsidR="00865F5F">
          <w:rPr>
            <w:lang w:val="en-CA"/>
          </w:rPr>
          <w:t xml:space="preserve"> </w:t>
        </w:r>
      </w:ins>
      <w:ins w:id="1202" w:author="Ollie Raymond" w:date="2016-02-08T14:32:00Z">
        <w:r w:rsidR="00201C6A">
          <w:rPr>
            <w:lang w:val="en-CA"/>
          </w:rPr>
          <w:t xml:space="preserve"> </w:t>
        </w:r>
      </w:ins>
      <w:ins w:id="1203" w:author="Eric Boisvert" w:date="2016-01-06T09:44:00Z">
        <w:r w:rsidR="00865F5F">
          <w:rPr>
            <w:lang w:val="en-CA"/>
          </w:rPr>
          <w:t>The XML implementation (</w:t>
        </w:r>
      </w:ins>
      <w:ins w:id="1204"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205" w:author="Sen, Marcus A." w:date="2016-04-13T16:56:00Z">
        <w:r w:rsidR="00D33949">
          <w:rPr>
            <w:lang w:val="en-CA"/>
          </w:rPr>
          <w:t>8.4</w:t>
        </w:r>
      </w:ins>
      <w:ins w:id="1206" w:author="Eric Boisvert" w:date="2016-01-06T09:45:00Z">
        <w:r w:rsidR="00865F5F">
          <w:rPr>
            <w:lang w:val="en-CA"/>
          </w:rPr>
          <w:fldChar w:fldCharType="end"/>
        </w:r>
      </w:ins>
      <w:ins w:id="1207" w:author="Eric Boisvert" w:date="2016-01-06T09:44:00Z">
        <w:r w:rsidR="00865F5F">
          <w:rPr>
            <w:lang w:val="en-CA"/>
          </w:rPr>
          <w:t>) is conforma</w:t>
        </w:r>
      </w:ins>
      <w:ins w:id="1208" w:author="Eric Boisvert" w:date="2016-01-06T09:45:00Z">
        <w:r w:rsidR="00926101">
          <w:rPr>
            <w:lang w:val="en-CA"/>
          </w:rPr>
          <w:t>n</w:t>
        </w:r>
      </w:ins>
      <w:ins w:id="1209" w:author="Eric Boisvert" w:date="2016-01-06T09:44:00Z">
        <w:r w:rsidR="00865F5F">
          <w:rPr>
            <w:lang w:val="en-CA"/>
          </w:rPr>
          <w:t>t with</w:t>
        </w:r>
      </w:ins>
      <w:ins w:id="1210" w:author="Eric Boisvert" w:date="2016-01-06T09:43:00Z">
        <w:r w:rsidR="00865F5F">
          <w:rPr>
            <w:lang w:val="en-CA"/>
          </w:rPr>
          <w:t xml:space="preserve"> GML Simple Feature</w:t>
        </w:r>
      </w:ins>
      <w:ins w:id="1211" w:author="Eric Boisvert" w:date="2016-01-06T09:45:00Z">
        <w:r w:rsidR="00926101">
          <w:rPr>
            <w:lang w:val="en-CA"/>
          </w:rPr>
          <w:t xml:space="preserve"> (</w:t>
        </w:r>
      </w:ins>
      <w:ins w:id="1212"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1213" w:author="Steve Richard" w:date="2015-10-12T18:19:00Z">
        <w:del w:id="1214" w:author="Eric Boisvert" w:date="2016-01-06T09:46:00Z">
          <w:r w:rsidDel="00926101">
            <w:rPr>
              <w:lang w:val="en-CA"/>
            </w:rPr>
            <w:delText>The p</w:delText>
          </w:r>
        </w:del>
      </w:ins>
      <w:del w:id="1215" w:author="Eric Boisvert" w:date="2016-01-06T09:46:00Z">
        <w:r w:rsidR="00DE0FD0" w:rsidDel="00926101">
          <w:rPr>
            <w:lang w:val="en-CA"/>
          </w:rPr>
          <w:delText>Portrayal data model provides several “pointers”,</w:delText>
        </w:r>
      </w:del>
      <w:ins w:id="1216" w:author="Eric Boisvert" w:date="2016-01-06T09:46:00Z">
        <w:del w:id="1217" w:author="Ollie Raymond" w:date="2016-02-08T14:34:00Z">
          <w:r w:rsidR="00926101" w:rsidDel="00201C6A">
            <w:rPr>
              <w:lang w:val="en-CA"/>
            </w:rPr>
            <w:delText>Several</w:delText>
          </w:r>
        </w:del>
      </w:ins>
      <w:ins w:id="1218" w:author="Ollie Raymond" w:date="2016-02-08T14:34:00Z">
        <w:r w:rsidR="00201C6A">
          <w:rPr>
            <w:lang w:val="en-CA"/>
          </w:rPr>
          <w:t>Some</w:t>
        </w:r>
      </w:ins>
      <w:ins w:id="1219" w:author="Eric Boisvert" w:date="2016-01-06T09:46:00Z">
        <w:r w:rsidR="00926101">
          <w:rPr>
            <w:lang w:val="en-CA"/>
          </w:rPr>
          <w:t xml:space="preserve"> fields are external references,</w:t>
        </w:r>
      </w:ins>
      <w:r w:rsidR="00DE0FD0">
        <w:rPr>
          <w:lang w:val="en-CA"/>
        </w:rPr>
        <w:t xml:space="preserve"> in the form of HTTP URI, to </w:t>
      </w:r>
      <w:ins w:id="1220" w:author="Ollie Raymond" w:date="2016-02-08T14:35:00Z">
        <w:r w:rsidR="00201C6A">
          <w:rPr>
            <w:lang w:val="en-CA"/>
          </w:rPr>
          <w:t xml:space="preserve">provide </w:t>
        </w:r>
      </w:ins>
      <w:ins w:id="1221" w:author="Ollie Raymond" w:date="2016-02-08T14:36:00Z">
        <w:r w:rsidR="00201C6A">
          <w:rPr>
            <w:lang w:val="en-CA"/>
          </w:rPr>
          <w:t>hyper</w:t>
        </w:r>
      </w:ins>
      <w:ins w:id="1222" w:author="Ollie Raymond" w:date="2016-02-08T14:35:00Z">
        <w:r w:rsidR="00201C6A">
          <w:rPr>
            <w:lang w:val="en-CA"/>
          </w:rPr>
          <w:t xml:space="preserve">links for </w:t>
        </w:r>
      </w:ins>
      <w:del w:id="1223" w:author="Ollie Raymond" w:date="2016-02-08T14:35:00Z">
        <w:r w:rsidR="00DE0FD0" w:rsidDel="00201C6A">
          <w:rPr>
            <w:lang w:val="en-CA"/>
          </w:rPr>
          <w:delText xml:space="preserve">form a sort of “switchboard” where application operating on </w:delText>
        </w:r>
      </w:del>
      <w:ins w:id="1224" w:author="Eric Boisvert" w:date="2015-10-28T18:33:00Z">
        <w:del w:id="1225" w:author="Ollie Raymond" w:date="2016-02-08T14:35:00Z">
          <w:r w:rsidR="00AE3B9C" w:rsidDel="00201C6A">
            <w:rPr>
              <w:lang w:val="en-CA"/>
            </w:rPr>
            <w:delText xml:space="preserve">instances of the </w:delText>
          </w:r>
        </w:del>
      </w:ins>
      <w:del w:id="1226" w:author="Ollie Raymond" w:date="2016-02-08T14:35:00Z">
        <w:r w:rsidR="00DE0FD0" w:rsidDel="00201C6A">
          <w:rPr>
            <w:lang w:val="en-CA"/>
          </w:rPr>
          <w:delText xml:space="preserve">portrayal model can </w:delText>
        </w:r>
      </w:del>
      <w:ins w:id="1227" w:author="Eric Boisvert" w:date="2016-01-06T09:48:00Z">
        <w:del w:id="1228" w:author="Ollie Raymond" w:date="2016-02-08T14:35:00Z">
          <w:r w:rsidR="00926101" w:rsidDel="00201C6A">
            <w:rPr>
              <w:lang w:val="en-CA"/>
            </w:rPr>
            <w:delText>could</w:delText>
          </w:r>
        </w:del>
      </w:ins>
      <w:ins w:id="1229" w:author="Ollie Raymond" w:date="2016-02-08T14:35:00Z">
        <w:r w:rsidR="00201C6A">
          <w:rPr>
            <w:lang w:val="en-CA"/>
          </w:rPr>
          <w:t>applications to</w:t>
        </w:r>
      </w:ins>
      <w:ins w:id="1230" w:author="Eric Boisvert" w:date="2016-01-06T09:48:00Z">
        <w:r w:rsidR="00926101">
          <w:rPr>
            <w:lang w:val="en-CA"/>
          </w:rPr>
          <w:t xml:space="preserve"> </w:t>
        </w:r>
      </w:ins>
      <w:del w:id="1231" w:author="Eric Boisvert" w:date="2015-10-28T18:33:00Z">
        <w:r w:rsidR="00DE0FD0" w:rsidDel="00AE3B9C">
          <w:rPr>
            <w:lang w:val="en-CA"/>
          </w:rPr>
          <w:delText xml:space="preserve">extract </w:delText>
        </w:r>
      </w:del>
      <w:ins w:id="1232" w:author="Eric Boisvert" w:date="2015-10-28T18:33:00Z">
        <w:r w:rsidR="00AE3B9C">
          <w:rPr>
            <w:lang w:val="en-CA"/>
          </w:rPr>
          <w:t xml:space="preserve">access </w:t>
        </w:r>
      </w:ins>
      <w:ins w:id="123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1234" w:author="Boisvert, Eric" w:date="2016-03-29T08:00:00Z">
        <w:r w:rsidR="007C5519" w:rsidRPr="007A7721">
          <w:rPr>
            <w:rPrChange w:id="1235" w:author="Boisvert, Eric" w:date="2016-03-29T08:06:00Z">
              <w:rPr>
                <w:b/>
                <w:bCs/>
              </w:rPr>
            </w:rPrChange>
          </w:rPr>
          <w:fldChar w:fldCharType="begin"/>
        </w:r>
        <w:r w:rsidR="007C5519" w:rsidRPr="007A7721">
          <w:rPr>
            <w:rPrChange w:id="1236" w:author="Boisvert, Eric" w:date="2016-03-29T08:06:00Z">
              <w:rPr>
                <w:lang w:val="en-CA"/>
              </w:rPr>
            </w:rPrChange>
          </w:rPr>
          <w:instrText xml:space="preserve"> REF _Ref447001728 \h </w:instrText>
        </w:r>
      </w:ins>
      <w:r w:rsidR="007A7721" w:rsidRPr="007A7721">
        <w:rPr>
          <w:rPrChange w:id="1237" w:author="Boisvert, Eric" w:date="2016-03-29T08:06:00Z">
            <w:rPr>
              <w:b/>
              <w:bCs/>
            </w:rPr>
          </w:rPrChange>
        </w:rPr>
        <w:instrText xml:space="preserve"> \* MERGEFORMAT </w:instrText>
      </w:r>
      <w:r w:rsidR="007C5519" w:rsidRPr="007A7721">
        <w:rPr>
          <w:rPrChange w:id="1238" w:author="Boisvert, Eric" w:date="2016-03-29T08:06:00Z">
            <w:rPr>
              <w:b/>
              <w:bCs/>
            </w:rPr>
          </w:rPrChange>
        </w:rPr>
        <w:fldChar w:fldCharType="separate"/>
      </w:r>
      <w:ins w:id="1239" w:author="Sen, Marcus A." w:date="2016-04-13T16:56:00Z">
        <w:r w:rsidR="00D33949" w:rsidRPr="00D33949">
          <w:t xml:space="preserve">Figure </w:t>
        </w:r>
        <w:r w:rsidR="00D33949" w:rsidRPr="00D33949">
          <w:rPr>
            <w:rPrChange w:id="1240" w:author="Sen, Marcus A." w:date="2016-04-13T16:56:00Z">
              <w:rPr>
                <w:noProof/>
                <w:color w:val="000000"/>
              </w:rPr>
            </w:rPrChange>
          </w:rPr>
          <w:t>3</w:t>
        </w:r>
      </w:ins>
      <w:ins w:id="1241" w:author="Boisvert, Eric" w:date="2016-04-01T07:54:00Z">
        <w:del w:id="1242" w:author="Sen, Marcus A." w:date="2016-04-13T16:56:00Z">
          <w:r w:rsidR="00E21DD0" w:rsidRPr="00E21DD0" w:rsidDel="00D33949">
            <w:rPr>
              <w:rPrChange w:id="1243" w:author="Boisvert, Eric" w:date="2016-04-01T07:54:00Z">
                <w:rPr>
                  <w:b/>
                  <w:bCs/>
                </w:rPr>
              </w:rPrChange>
            </w:rPr>
            <w:delText>Figure 2</w:delText>
          </w:r>
        </w:del>
      </w:ins>
      <w:ins w:id="1244" w:author="Boisvert, Eric" w:date="2016-03-29T08:00:00Z">
        <w:r w:rsidR="007C5519" w:rsidRPr="007A7721">
          <w:rPr>
            <w:rPrChange w:id="1245"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1246" w:author="Eric Boisvert" w:date="2016-01-06T09:58:00Z"/>
          <w:noProof/>
          <w:lang w:val="en-CA" w:eastAsia="en-CA"/>
        </w:rPr>
      </w:pPr>
    </w:p>
    <w:p w14:paraId="3B9A29C6" w14:textId="23294079" w:rsidR="00094557" w:rsidRDefault="001759FE" w:rsidP="00094557">
      <w:pPr>
        <w:keepNext/>
        <w:rPr>
          <w:ins w:id="1247" w:author="Eric Boisvert" w:date="2016-01-06T09:59:00Z"/>
        </w:rPr>
      </w:pPr>
      <w:ins w:id="1248" w:author="Ollie Raymond" w:date="2016-02-08T14:56:00Z">
        <w:r>
          <w:rPr>
            <w:noProof/>
            <w:lang w:val="en-AU" w:eastAsia="en-AU"/>
          </w:rPr>
          <w:pict w14:anchorId="655AFA22">
            <v:shape id="_x0000_i1027" type="#_x0000_t75" style="width:437.6pt;height:316.8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1249" w:author="Ollie Raymond" w:date="2016-02-08T15:18:00Z">
            <w:rPr/>
          </w:rPrChange>
        </w:rPr>
        <w:pPrChange w:id="1250" w:author="Eric Boisvert" w:date="2016-01-06T09:59:00Z">
          <w:pPr>
            <w:keepNext/>
          </w:pPr>
        </w:pPrChange>
      </w:pPr>
      <w:bookmarkStart w:id="1251" w:name="_Ref447001728"/>
      <w:ins w:id="1252" w:author="Eric Boisvert" w:date="2016-01-06T09:59:00Z">
        <w:r w:rsidRPr="009F4AF5">
          <w:rPr>
            <w:color w:val="000000"/>
            <w:rPrChange w:id="1253" w:author="Ollie Raymond" w:date="2016-02-08T15:18:00Z">
              <w:rPr>
                <w:b/>
                <w:bCs/>
              </w:rPr>
            </w:rPrChange>
          </w:rPr>
          <w:t xml:space="preserve">Figure </w:t>
        </w:r>
        <w:r w:rsidRPr="009F4AF5">
          <w:rPr>
            <w:color w:val="000000"/>
            <w:rPrChange w:id="1254" w:author="Ollie Raymond" w:date="2016-02-08T15:18:00Z">
              <w:rPr>
                <w:b/>
                <w:bCs/>
              </w:rPr>
            </w:rPrChange>
          </w:rPr>
          <w:fldChar w:fldCharType="begin"/>
        </w:r>
        <w:r w:rsidRPr="009F4AF5">
          <w:rPr>
            <w:color w:val="000000"/>
            <w:rPrChange w:id="1255" w:author="Ollie Raymond" w:date="2016-02-08T15:18:00Z">
              <w:rPr>
                <w:b/>
                <w:bCs/>
              </w:rPr>
            </w:rPrChange>
          </w:rPr>
          <w:instrText xml:space="preserve"> SEQ Figure \* ARABIC </w:instrText>
        </w:r>
      </w:ins>
      <w:r w:rsidRPr="009F4AF5">
        <w:rPr>
          <w:color w:val="000000"/>
          <w:rPrChange w:id="1256" w:author="Ollie Raymond" w:date="2016-02-08T15:18:00Z">
            <w:rPr>
              <w:b/>
              <w:bCs/>
            </w:rPr>
          </w:rPrChange>
        </w:rPr>
        <w:fldChar w:fldCharType="separate"/>
      </w:r>
      <w:ins w:id="1257" w:author="Sen, Marcus A." w:date="2016-04-13T16:56:00Z">
        <w:r w:rsidR="00D33949">
          <w:rPr>
            <w:noProof/>
            <w:color w:val="000000"/>
          </w:rPr>
          <w:t>3</w:t>
        </w:r>
      </w:ins>
      <w:ins w:id="1258" w:author="Eric Boisvert" w:date="2016-01-06T09:59:00Z">
        <w:r w:rsidRPr="009F4AF5">
          <w:rPr>
            <w:color w:val="000000"/>
            <w:rPrChange w:id="1259" w:author="Ollie Raymond" w:date="2016-02-08T15:18:00Z">
              <w:rPr>
                <w:b/>
                <w:bCs/>
              </w:rPr>
            </w:rPrChange>
          </w:rPr>
          <w:fldChar w:fldCharType="end"/>
        </w:r>
        <w:bookmarkEnd w:id="1251"/>
        <w:r w:rsidRPr="009F4AF5">
          <w:rPr>
            <w:color w:val="000000"/>
            <w:rPrChange w:id="1260" w:author="Ollie Raymond" w:date="2016-02-08T15:18:00Z">
              <w:rPr>
                <w:b/>
                <w:bCs/>
              </w:rPr>
            </w:rPrChange>
          </w:rPr>
          <w:t xml:space="preserve"> </w:t>
        </w:r>
      </w:ins>
      <w:r w:rsidR="00690C3D" w:rsidRPr="009F4AF5">
        <w:rPr>
          <w:color w:val="000000"/>
        </w:rPr>
        <w:t xml:space="preserve">- </w:t>
      </w:r>
      <w:ins w:id="1261" w:author="Eric Boisvert" w:date="2016-01-06T09:59:00Z">
        <w:del w:id="1262" w:author="Ollie Raymond" w:date="2016-02-08T14:56:00Z">
          <w:r w:rsidRPr="009F4AF5" w:rsidDel="00C17E97">
            <w:rPr>
              <w:color w:val="000000"/>
              <w:rPrChange w:id="1263" w:author="Ollie Raymond" w:date="2016-02-08T15:18:00Z">
                <w:rPr>
                  <w:b/>
                  <w:bCs/>
                </w:rPr>
              </w:rPrChange>
            </w:rPr>
            <w:delText>L</w:delText>
          </w:r>
        </w:del>
      </w:ins>
      <w:ins w:id="1264" w:author="Ollie Raymond" w:date="2016-02-08T14:56:00Z">
        <w:r w:rsidR="00C17E97" w:rsidRPr="009F4AF5">
          <w:rPr>
            <w:color w:val="000000"/>
            <w:rPrChange w:id="1265" w:author="Ollie Raymond" w:date="2016-02-08T15:18:00Z">
              <w:rPr>
                <w:b/>
                <w:bCs/>
              </w:rPr>
            </w:rPrChange>
          </w:rPr>
          <w:t>Example of l</w:t>
        </w:r>
      </w:ins>
      <w:ins w:id="1266" w:author="Eric Boisvert" w:date="2016-01-06T09:59:00Z">
        <w:r w:rsidRPr="009F4AF5">
          <w:rPr>
            <w:color w:val="000000"/>
            <w:rPrChange w:id="1267" w:author="Ollie Raymond" w:date="2016-02-08T15:18:00Z">
              <w:rPr>
                <w:b/>
                <w:bCs/>
              </w:rPr>
            </w:rPrChange>
          </w:rPr>
          <w:t xml:space="preserve">inkage between </w:t>
        </w:r>
        <w:del w:id="1268" w:author="Ollie Raymond" w:date="2016-02-08T14:56:00Z">
          <w:r w:rsidRPr="009F4AF5" w:rsidDel="00C17E97">
            <w:rPr>
              <w:color w:val="000000"/>
              <w:rPrChange w:id="1269" w:author="Ollie Raymond" w:date="2016-02-08T15:18:00Z">
                <w:rPr>
                  <w:b/>
                  <w:bCs/>
                </w:rPr>
              </w:rPrChange>
            </w:rPr>
            <w:delText>p</w:delText>
          </w:r>
        </w:del>
      </w:ins>
      <w:ins w:id="1270" w:author="Ollie Raymond" w:date="2016-02-08T14:56:00Z">
        <w:r w:rsidR="00C17E97" w:rsidRPr="009F4AF5">
          <w:rPr>
            <w:color w:val="000000"/>
            <w:rPrChange w:id="1271" w:author="Ollie Raymond" w:date="2016-02-08T15:18:00Z">
              <w:rPr>
                <w:b/>
                <w:bCs/>
              </w:rPr>
            </w:rPrChange>
          </w:rPr>
          <w:t>P</w:t>
        </w:r>
      </w:ins>
      <w:ins w:id="1272" w:author="Eric Boisvert" w:date="2016-01-06T09:59:00Z">
        <w:r w:rsidRPr="009F4AF5">
          <w:rPr>
            <w:color w:val="000000"/>
            <w:rPrChange w:id="1273" w:author="Ollie Raymond" w:date="2016-02-08T15:18:00Z">
              <w:rPr>
                <w:b/>
                <w:bCs/>
              </w:rPr>
            </w:rPrChange>
          </w:rPr>
          <w:t>ortrayal</w:t>
        </w:r>
      </w:ins>
      <w:ins w:id="1274" w:author="Ollie Raymond" w:date="2016-02-08T14:56:00Z">
        <w:r w:rsidR="00C17E97" w:rsidRPr="009F4AF5">
          <w:rPr>
            <w:color w:val="000000"/>
            <w:rPrChange w:id="1275" w:author="Ollie Raymond" w:date="2016-02-08T15:18:00Z">
              <w:rPr>
                <w:b/>
                <w:bCs/>
              </w:rPr>
            </w:rPrChange>
          </w:rPr>
          <w:t xml:space="preserve"> </w:t>
        </w:r>
        <w:del w:id="1276" w:author="Eric Boisvert" w:date="2016-03-28T12:33:00Z">
          <w:r w:rsidR="00C17E97" w:rsidRPr="009F4AF5" w:rsidDel="00A173A4">
            <w:rPr>
              <w:color w:val="000000"/>
              <w:rPrChange w:id="1277" w:author="Ollie Raymond" w:date="2016-02-08T15:18:00Z">
                <w:rPr>
                  <w:b/>
                  <w:bCs/>
                </w:rPr>
              </w:rPrChange>
            </w:rPr>
            <w:delText>classes</w:delText>
          </w:r>
        </w:del>
      </w:ins>
      <w:ins w:id="1278" w:author="Eric Boisvert" w:date="2016-03-28T12:33:00Z">
        <w:r w:rsidR="00A173A4">
          <w:rPr>
            <w:color w:val="000000"/>
          </w:rPr>
          <w:t>feature</w:t>
        </w:r>
      </w:ins>
      <w:ins w:id="1279" w:author="Eric Boisvert" w:date="2016-01-06T09:59:00Z">
        <w:r w:rsidRPr="009F4AF5">
          <w:rPr>
            <w:color w:val="000000"/>
            <w:rPrChange w:id="1280" w:author="Ollie Raymond" w:date="2016-02-08T15:18:00Z">
              <w:rPr>
                <w:b/>
                <w:bCs/>
              </w:rPr>
            </w:rPrChange>
          </w:rPr>
          <w:t xml:space="preserve"> and other GeoSciML packages</w:t>
        </w:r>
      </w:ins>
      <w:ins w:id="1281" w:author="Ollie Raymond" w:date="2016-02-08T14:56:00Z">
        <w:r w:rsidR="00C17E97" w:rsidRPr="009F4AF5">
          <w:rPr>
            <w:color w:val="000000"/>
            <w:rPrChange w:id="1282" w:author="Ollie Raymond" w:date="2016-02-08T15:18:00Z">
              <w:rPr>
                <w:b/>
                <w:bCs/>
              </w:rPr>
            </w:rPrChange>
          </w:rPr>
          <w:t xml:space="preserve"> and vocabular</w:t>
        </w:r>
      </w:ins>
      <w:ins w:id="1283" w:author="Ollie Raymond" w:date="2016-02-12T09:48:00Z">
        <w:r w:rsidR="00C3605D" w:rsidRPr="009F4AF5">
          <w:rPr>
            <w:color w:val="000000"/>
          </w:rPr>
          <w:t>y term URI’s</w:t>
        </w:r>
      </w:ins>
      <w:ins w:id="1284" w:author="Eric Boisvert" w:date="2016-01-06T09:59:00Z">
        <w:r w:rsidRPr="009F4AF5">
          <w:rPr>
            <w:color w:val="000000"/>
            <w:rPrChange w:id="1285"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86" w:name="_Ref432754283"/>
      <w:bookmarkStart w:id="1287" w:name="_Toc448329935"/>
      <w:r>
        <w:rPr>
          <w:lang w:val="en-CA"/>
        </w:rPr>
        <w:t>GeoSciML Basic and Extension</w:t>
      </w:r>
      <w:bookmarkEnd w:id="1286"/>
      <w:bookmarkEnd w:id="1287"/>
    </w:p>
    <w:p w14:paraId="159EBC38" w14:textId="77777777" w:rsidR="00681747" w:rsidRDefault="00681747" w:rsidP="00681747">
      <w:pPr>
        <w:rPr>
          <w:lang w:val="en-CA"/>
        </w:rPr>
      </w:pPr>
    </w:p>
    <w:p w14:paraId="639F925B" w14:textId="5623F8F5" w:rsidR="00230CDE" w:rsidRDefault="00681747" w:rsidP="00681747">
      <w:pPr>
        <w:rPr>
          <w:ins w:id="1288" w:author="Eric Boisvert" w:date="2016-01-16T17:26:00Z"/>
          <w:lang w:val="en-CA"/>
        </w:rPr>
      </w:pPr>
      <w:r>
        <w:rPr>
          <w:lang w:val="en-CA"/>
        </w:rPr>
        <w:t xml:space="preserve">GeoSciML describes geological features </w:t>
      </w:r>
      <w:del w:id="1289" w:author="Eric Boisvert" w:date="2016-01-06T10:02:00Z">
        <w:r w:rsidDel="00D318C0">
          <w:rPr>
            <w:lang w:val="en-CA"/>
          </w:rPr>
          <w:delText>in a</w:delText>
        </w:r>
      </w:del>
      <w:ins w:id="1290" w:author="Eric Boisvert" w:date="2016-01-06T10:02:00Z">
        <w:r w:rsidR="00D318C0">
          <w:rPr>
            <w:lang w:val="en-CA"/>
          </w:rPr>
          <w:t>from the</w:t>
        </w:r>
      </w:ins>
      <w:r>
        <w:rPr>
          <w:lang w:val="en-CA"/>
        </w:rPr>
        <w:t xml:space="preserve"> mapping perspective, articulated around the concept of a Map</w:t>
      </w:r>
      <w:ins w:id="1291" w:author="Ollie Raymond" w:date="2016-02-08T15:56:00Z">
        <w:r w:rsidR="005F5C63">
          <w:rPr>
            <w:lang w:val="en-CA"/>
          </w:rPr>
          <w:t>ped</w:t>
        </w:r>
      </w:ins>
      <w:r>
        <w:rPr>
          <w:lang w:val="en-CA"/>
        </w:rPr>
        <w:t>Feature – the cartographic element shown on a map, and the Geologic</w:t>
      </w:r>
      <w:del w:id="1292" w:author="Ollie Raymond" w:date="2016-02-08T16:42:00Z">
        <w:r w:rsidDel="00A96A3A">
          <w:rPr>
            <w:lang w:val="en-CA"/>
          </w:rPr>
          <w:delText>al</w:delText>
        </w:r>
      </w:del>
      <w:r>
        <w:rPr>
          <w:lang w:val="en-CA"/>
        </w:rPr>
        <w:t xml:space="preserve">Feature it represents.  All </w:t>
      </w:r>
      <w:ins w:id="1293" w:author="Eric Boisvert" w:date="2016-01-06T10:02:00Z">
        <w:r w:rsidR="00D318C0">
          <w:rPr>
            <w:lang w:val="en-CA"/>
          </w:rPr>
          <w:t xml:space="preserve">geologic </w:t>
        </w:r>
      </w:ins>
      <w:r>
        <w:rPr>
          <w:lang w:val="en-CA"/>
        </w:rPr>
        <w:t>concepts that can be represented on a map are subtypes of Geologic</w:t>
      </w:r>
      <w:del w:id="1294" w:author="Ollie Raymond" w:date="2016-02-08T16:42:00Z">
        <w:r w:rsidDel="00A96A3A">
          <w:rPr>
            <w:lang w:val="en-CA"/>
          </w:rPr>
          <w:delText>al</w:delText>
        </w:r>
      </w:del>
      <w:r>
        <w:rPr>
          <w:lang w:val="en-CA"/>
        </w:rPr>
        <w:t>Feature</w:t>
      </w:r>
      <w:del w:id="1295" w:author="Eric Boisvert" w:date="2016-01-06T10:02:00Z">
        <w:r w:rsidDel="00D318C0">
          <w:rPr>
            <w:lang w:val="en-CA"/>
          </w:rPr>
          <w:delText>s</w:delText>
        </w:r>
      </w:del>
      <w:del w:id="1296" w:author="Eric Boisvert" w:date="2016-01-16T17:26:00Z">
        <w:r w:rsidDel="00230CDE">
          <w:rPr>
            <w:lang w:val="en-CA"/>
          </w:rPr>
          <w:delText xml:space="preserve">.   </w:delText>
        </w:r>
      </w:del>
      <w:ins w:id="1297" w:author="Eric Boisvert" w:date="2016-01-16T17:26:00Z">
        <w:r w:rsidR="00230CDE">
          <w:rPr>
            <w:lang w:val="en-CA"/>
          </w:rPr>
          <w:t xml:space="preserve">.  </w:t>
        </w:r>
      </w:ins>
    </w:p>
    <w:p w14:paraId="56FEBB16" w14:textId="009B2E8A" w:rsidR="00230CDE" w:rsidRDefault="005F5C63">
      <w:pPr>
        <w:keepNext/>
        <w:rPr>
          <w:ins w:id="1298" w:author="Eric Boisvert" w:date="2016-01-16T17:26:00Z"/>
        </w:rPr>
        <w:pPrChange w:id="1299" w:author="Eric Boisvert" w:date="2016-01-16T17:26:00Z">
          <w:pPr/>
        </w:pPrChange>
      </w:pPr>
      <w:ins w:id="1300" w:author="Ollie Raymond" w:date="2016-02-08T15:54:00Z">
        <w:r w:rsidRPr="005F5C63">
          <w:rPr>
            <w:noProof/>
            <w:lang w:val="en-AU" w:eastAsia="en-AU"/>
          </w:rPr>
          <w:lastRenderedPageBreak/>
          <w:t xml:space="preserve"> </w:t>
        </w:r>
        <w:r w:rsidR="001759FE">
          <w:rPr>
            <w:noProof/>
            <w:lang w:val="en-AU" w:eastAsia="en-AU"/>
          </w:rPr>
          <w:pict w14:anchorId="11187061">
            <v:shape id="_x0000_i1028" type="#_x0000_t75" style="width:468pt;height:275.2pt;visibility:visible;mso-wrap-style:square">
              <v:imagedata r:id="rId18" o:title=""/>
            </v:shape>
          </w:pict>
        </w:r>
      </w:ins>
    </w:p>
    <w:p w14:paraId="5BB3A466" w14:textId="38A5FBFB" w:rsidR="00230CDE" w:rsidRPr="009F4AF5" w:rsidRDefault="00230CDE">
      <w:pPr>
        <w:pStyle w:val="Caption"/>
        <w:jc w:val="center"/>
        <w:rPr>
          <w:ins w:id="1301" w:author="Eric Boisvert" w:date="2016-01-16T17:26:00Z"/>
          <w:color w:val="000000"/>
          <w:lang w:val="en-CA"/>
          <w:rPrChange w:id="1302" w:author="Ollie Raymond" w:date="2016-02-08T15:54:00Z">
            <w:rPr>
              <w:ins w:id="1303" w:author="Eric Boisvert" w:date="2016-01-16T17:26:00Z"/>
              <w:lang w:val="en-CA"/>
            </w:rPr>
          </w:rPrChange>
        </w:rPr>
        <w:pPrChange w:id="1304" w:author="Eric Boisvert" w:date="2016-01-16T17:26:00Z">
          <w:pPr/>
        </w:pPrChange>
      </w:pPr>
      <w:ins w:id="1305" w:author="Eric Boisvert" w:date="2016-01-16T17:26:00Z">
        <w:r w:rsidRPr="009F4AF5">
          <w:rPr>
            <w:color w:val="000000"/>
            <w:rPrChange w:id="1306" w:author="Ollie Raymond" w:date="2016-02-08T15:54:00Z">
              <w:rPr>
                <w:b/>
                <w:bCs/>
              </w:rPr>
            </w:rPrChange>
          </w:rPr>
          <w:t xml:space="preserve">Figure </w:t>
        </w:r>
        <w:r w:rsidRPr="009F4AF5">
          <w:rPr>
            <w:color w:val="000000"/>
            <w:rPrChange w:id="1307" w:author="Ollie Raymond" w:date="2016-02-08T15:54:00Z">
              <w:rPr>
                <w:b/>
                <w:bCs/>
              </w:rPr>
            </w:rPrChange>
          </w:rPr>
          <w:fldChar w:fldCharType="begin"/>
        </w:r>
        <w:r w:rsidRPr="009F4AF5">
          <w:rPr>
            <w:color w:val="000000"/>
            <w:rPrChange w:id="1308" w:author="Ollie Raymond" w:date="2016-02-08T15:54:00Z">
              <w:rPr>
                <w:b/>
                <w:bCs/>
              </w:rPr>
            </w:rPrChange>
          </w:rPr>
          <w:instrText xml:space="preserve"> SEQ Figure \* ARABIC </w:instrText>
        </w:r>
      </w:ins>
      <w:r w:rsidRPr="009F4AF5">
        <w:rPr>
          <w:color w:val="000000"/>
          <w:rPrChange w:id="1309" w:author="Ollie Raymond" w:date="2016-02-08T15:54:00Z">
            <w:rPr>
              <w:b/>
              <w:bCs/>
            </w:rPr>
          </w:rPrChange>
        </w:rPr>
        <w:fldChar w:fldCharType="separate"/>
      </w:r>
      <w:ins w:id="1310" w:author="Sen, Marcus A." w:date="2016-04-13T16:56:00Z">
        <w:r w:rsidR="00D33949">
          <w:rPr>
            <w:noProof/>
            <w:color w:val="000000"/>
          </w:rPr>
          <w:t>4</w:t>
        </w:r>
      </w:ins>
      <w:ins w:id="1311" w:author="Eric Boisvert" w:date="2016-01-16T17:26:00Z">
        <w:r w:rsidRPr="009F4AF5">
          <w:rPr>
            <w:color w:val="000000"/>
            <w:rPrChange w:id="1312" w:author="Ollie Raymond" w:date="2016-02-08T15:54:00Z">
              <w:rPr>
                <w:b/>
                <w:bCs/>
              </w:rPr>
            </w:rPrChange>
          </w:rPr>
          <w:fldChar w:fldCharType="end"/>
        </w:r>
        <w:r w:rsidRPr="009F4AF5">
          <w:rPr>
            <w:color w:val="000000"/>
            <w:rPrChange w:id="1313" w:author="Ollie Raymond" w:date="2016-02-08T15:54:00Z">
              <w:rPr>
                <w:b/>
                <w:bCs/>
              </w:rPr>
            </w:rPrChange>
          </w:rPr>
          <w:t xml:space="preserve"> </w:t>
        </w:r>
      </w:ins>
      <w:r w:rsidR="00690C3D" w:rsidRPr="009F4AF5">
        <w:rPr>
          <w:color w:val="000000"/>
        </w:rPr>
        <w:t>-</w:t>
      </w:r>
      <w:ins w:id="1314" w:author="Eric Boisvert" w:date="2016-01-16T17:26:00Z">
        <w:r w:rsidRPr="009F4AF5">
          <w:rPr>
            <w:color w:val="000000"/>
            <w:rPrChange w:id="1315" w:author="Ollie Raymond" w:date="2016-02-08T15:54:00Z">
              <w:rPr>
                <w:b/>
                <w:bCs/>
              </w:rPr>
            </w:rPrChange>
          </w:rPr>
          <w:t xml:space="preserve"> </w:t>
        </w:r>
      </w:ins>
      <w:ins w:id="1316" w:author="Ollie Raymond" w:date="2016-02-09T10:45:00Z">
        <w:r w:rsidR="00690C3D" w:rsidRPr="009F4AF5">
          <w:rPr>
            <w:color w:val="000000"/>
          </w:rPr>
          <w:t>High-level c</w:t>
        </w:r>
      </w:ins>
      <w:ins w:id="1317" w:author="Eric Boisvert" w:date="2016-01-16T17:26:00Z">
        <w:del w:id="1318" w:author="Ollie Raymond" w:date="2016-02-09T10:45:00Z">
          <w:r w:rsidRPr="009F4AF5" w:rsidDel="00690C3D">
            <w:rPr>
              <w:color w:val="000000"/>
              <w:rPrChange w:id="1319" w:author="Ollie Raymond" w:date="2016-02-08T15:54:00Z">
                <w:rPr>
                  <w:b/>
                  <w:bCs/>
                </w:rPr>
              </w:rPrChange>
            </w:rPr>
            <w:delText>C</w:delText>
          </w:r>
        </w:del>
        <w:r w:rsidRPr="009F4AF5">
          <w:rPr>
            <w:color w:val="000000"/>
            <w:rPrChange w:id="1320" w:author="Ollie Raymond" w:date="2016-02-08T15:54:00Z">
              <w:rPr>
                <w:b/>
                <w:bCs/>
              </w:rPr>
            </w:rPrChange>
          </w:rPr>
          <w:t>onceptual model</w:t>
        </w:r>
      </w:ins>
      <w:ins w:id="1321" w:author="Boisvert, Eric" w:date="2016-03-29T08:31:00Z">
        <w:r w:rsidR="00BF2A41">
          <w:rPr>
            <w:color w:val="000000"/>
          </w:rPr>
          <w:t>.</w:t>
        </w:r>
      </w:ins>
    </w:p>
    <w:p w14:paraId="15B6D491" w14:textId="77777777" w:rsidR="00230CDE" w:rsidRDefault="00230CDE" w:rsidP="00681747">
      <w:pPr>
        <w:rPr>
          <w:ins w:id="1322"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23" w:author="Sen, Marcus A." w:date="2016-04-13T16:56:00Z">
        <w:r w:rsidR="00D33949" w:rsidRPr="00690C3D">
          <w:t xml:space="preserve">Figure </w:t>
        </w:r>
        <w:r w:rsidR="00D33949">
          <w:rPr>
            <w:noProof/>
          </w:rPr>
          <w:t>5</w:t>
        </w:r>
      </w:ins>
      <w:ins w:id="1324" w:author="Boisvert, Eric" w:date="2016-04-01T07:54:00Z">
        <w:del w:id="1325" w:author="Sen, Marcus A." w:date="2016-04-13T16:56:00Z">
          <w:r w:rsidR="00E21DD0" w:rsidRPr="00690C3D" w:rsidDel="00D33949">
            <w:delText xml:space="preserve">Figure </w:delText>
          </w:r>
          <w:r w:rsidR="00E21DD0" w:rsidDel="00D33949">
            <w:rPr>
              <w:noProof/>
            </w:rPr>
            <w:delText>4</w:delText>
          </w:r>
        </w:del>
      </w:ins>
      <w:ins w:id="1326" w:author="Eric Boisvert" w:date="2016-03-28T16:06:00Z">
        <w:del w:id="1327" w:author="Sen, Marcus A." w:date="2016-04-13T16:56:00Z">
          <w:r w:rsidR="003842F3" w:rsidRPr="00690C3D" w:rsidDel="00D33949">
            <w:delText xml:space="preserve">Figure </w:delText>
          </w:r>
          <w:r w:rsidR="003842F3" w:rsidDel="00D33949">
            <w:rPr>
              <w:noProof/>
            </w:rPr>
            <w:delText>4</w:delText>
          </w:r>
        </w:del>
      </w:ins>
      <w:del w:id="1328" w:author="Sen, Marcus A." w:date="2016-04-13T16:56:00Z">
        <w:r w:rsidDel="00D33949">
          <w:delText xml:space="preserve">Figure </w:delText>
        </w:r>
        <w:r w:rsidDel="00D33949">
          <w:rPr>
            <w:noProof/>
          </w:rPr>
          <w:delText>1</w:delText>
        </w:r>
      </w:del>
      <w:r>
        <w:rPr>
          <w:lang w:val="en-CA"/>
        </w:rPr>
        <w:fldChar w:fldCharType="end"/>
      </w:r>
      <w:ins w:id="1329"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30" w:author="Eric Boisvert" w:date="2016-01-06T10:03:00Z">
        <w:r w:rsidDel="00D318C0">
          <w:rPr>
            <w:lang w:val="en-CA"/>
          </w:rPr>
          <w:delText>s</w:delText>
        </w:r>
      </w:del>
      <w:r>
        <w:rPr>
          <w:lang w:val="en-CA"/>
        </w:rPr>
        <w:t xml:space="preserve"> (O&amp;M) subtypes.</w:t>
      </w:r>
    </w:p>
    <w:p w14:paraId="057035A4" w14:textId="5137847E" w:rsidR="00681747" w:rsidRDefault="001759FE" w:rsidP="00681747">
      <w:pPr>
        <w:keepNext/>
      </w:pPr>
      <w:r>
        <w:rPr>
          <w:noProof/>
          <w:lang w:val="en-CA" w:eastAsia="en-CA"/>
        </w:rPr>
        <w:lastRenderedPageBreak/>
        <w:pict w14:anchorId="19DD133B">
          <v:shape id="_x0000_i1029" type="#_x0000_t75" style="width:433.6pt;height:236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1331"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32" w:author="Sen, Marcus A." w:date="2016-04-13T16:56:00Z">
        <w:r w:rsidR="00D33949">
          <w:rPr>
            <w:noProof/>
            <w:color w:val="auto"/>
          </w:rPr>
          <w:t>5</w:t>
        </w:r>
      </w:ins>
      <w:ins w:id="1333" w:author="Eric Boisvert" w:date="2016-04-03T12:16:00Z">
        <w:del w:id="1334" w:author="Sen, Marcus A." w:date="2016-04-13T16:56:00Z">
          <w:r w:rsidR="00652185" w:rsidDel="00D33949">
            <w:rPr>
              <w:noProof/>
              <w:color w:val="auto"/>
            </w:rPr>
            <w:delText>5</w:delText>
          </w:r>
        </w:del>
      </w:ins>
      <w:ins w:id="1335" w:author="Boisvert, Eric" w:date="2016-04-01T13:15:00Z">
        <w:del w:id="1336" w:author="Sen, Marcus A." w:date="2016-04-13T16:56:00Z">
          <w:r w:rsidR="008D755A" w:rsidDel="00D33949">
            <w:rPr>
              <w:noProof/>
              <w:color w:val="auto"/>
            </w:rPr>
            <w:delText>5</w:delText>
          </w:r>
        </w:del>
      </w:ins>
      <w:del w:id="1337" w:author="Sen, Marcus A." w:date="2016-04-13T16:56:00Z">
        <w:r w:rsidR="00090DCF" w:rsidRPr="00690C3D" w:rsidDel="00D33949">
          <w:rPr>
            <w:noProof/>
            <w:color w:val="auto"/>
          </w:rPr>
          <w:delText>3</w:delText>
        </w:r>
      </w:del>
      <w:r w:rsidR="00673E83" w:rsidRPr="00690C3D">
        <w:rPr>
          <w:noProof/>
          <w:color w:val="auto"/>
        </w:rPr>
        <w:fldChar w:fldCharType="end"/>
      </w:r>
      <w:bookmarkEnd w:id="1331"/>
      <w:r w:rsidRPr="00690C3D">
        <w:rPr>
          <w:color w:val="auto"/>
        </w:rPr>
        <w:t xml:space="preserve"> </w:t>
      </w:r>
      <w:r w:rsidR="00690C3D">
        <w:rPr>
          <w:color w:val="auto"/>
        </w:rPr>
        <w:t xml:space="preserve">- </w:t>
      </w:r>
      <w:r w:rsidRPr="00690C3D">
        <w:rPr>
          <w:color w:val="auto"/>
        </w:rPr>
        <w:t>Core feature model for GeoSciML</w:t>
      </w:r>
      <w:ins w:id="1338" w:author="Boisvert, Eric" w:date="2016-03-29T08:31:00Z">
        <w:r w:rsidR="00BF2A41">
          <w:rPr>
            <w:color w:val="auto"/>
          </w:rPr>
          <w:t>.</w:t>
        </w:r>
      </w:ins>
    </w:p>
    <w:p w14:paraId="276132A1" w14:textId="1B295BFD" w:rsidR="00681747" w:rsidRDefault="00681747" w:rsidP="00681747">
      <w:pPr>
        <w:rPr>
          <w:lang w:val="en-CA"/>
        </w:rPr>
      </w:pPr>
      <w:r>
        <w:rPr>
          <w:lang w:val="en-CA"/>
        </w:rPr>
        <w:t xml:space="preserve">GeologicFeature can share relationships through </w:t>
      </w:r>
      <w:del w:id="1339" w:author="Eric Boisvert" w:date="2015-10-27T17:03:00Z">
        <w:r w:rsidDel="00B33100">
          <w:rPr>
            <w:lang w:val="en-CA"/>
          </w:rPr>
          <w:delText xml:space="preserve">Relation </w:delText>
        </w:r>
      </w:del>
      <w:ins w:id="1340" w:author="Eric Boisvert" w:date="2015-10-27T17:03:00Z">
        <w:r w:rsidR="00B33100">
          <w:rPr>
            <w:lang w:val="en-CA"/>
          </w:rPr>
          <w:t xml:space="preserve">relation (AbstractRelation) </w:t>
        </w:r>
      </w:ins>
      <w:r>
        <w:rPr>
          <w:lang w:val="en-CA"/>
        </w:rPr>
        <w:t>class, subtyped into different kind of relationships, providing different properties and constrain</w:t>
      </w:r>
      <w:ins w:id="1341" w:author="Sen, Marcus A." w:date="2016-04-13T11:22:00Z">
        <w:r w:rsidR="002E715F">
          <w:rPr>
            <w:lang w:val="en-CA"/>
          </w:rPr>
          <w:t>t</w:t>
        </w:r>
      </w:ins>
      <w:r>
        <w:rPr>
          <w:lang w:val="en-CA"/>
        </w:rPr>
        <w:t>s.</w:t>
      </w:r>
    </w:p>
    <w:p w14:paraId="56E01FC1" w14:textId="1F8A1A15" w:rsidR="00EA50E7" w:rsidRDefault="00EA50E7" w:rsidP="00681747">
      <w:pPr>
        <w:rPr>
          <w:ins w:id="134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43" w:author="Eric Boisvert" w:date="2016-01-09T01:16:00Z"/>
          <w:lang w:val="en-CA"/>
        </w:rPr>
        <w:pPrChange w:id="1344" w:author="Eric Boisvert" w:date="2016-01-09T01:16:00Z">
          <w:pPr/>
        </w:pPrChange>
      </w:pPr>
      <w:bookmarkStart w:id="1345" w:name="_Ref440065627"/>
      <w:bookmarkStart w:id="1346" w:name="_Toc448329936"/>
      <w:ins w:id="1347" w:author="Eric Boisvert" w:date="2016-01-09T01:15:00Z">
        <w:r>
          <w:rPr>
            <w:lang w:val="en-CA"/>
          </w:rPr>
          <w:t>AbstractDescription classes</w:t>
        </w:r>
      </w:ins>
      <w:bookmarkEnd w:id="1345"/>
      <w:bookmarkEnd w:id="1346"/>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1348"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1759FE">
      <w:pPr>
        <w:keepNext/>
        <w:jc w:val="center"/>
        <w:pPrChange w:id="1349" w:author="Ollie Raymond" w:date="2016-02-12T09:54:00Z">
          <w:pPr>
            <w:keepNext/>
          </w:pPr>
        </w:pPrChange>
      </w:pPr>
      <w:r>
        <w:rPr>
          <w:noProof/>
          <w:lang w:val="en-CA" w:eastAsia="en-CA"/>
        </w:rPr>
        <w:lastRenderedPageBreak/>
        <w:pict w14:anchorId="4781C8BC">
          <v:shape id="_x0000_i1030" type="#_x0000_t75" style="width:233.6pt;height:345.6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50" w:author="Sen, Marcus A." w:date="2016-04-13T16:56:00Z">
        <w:r w:rsidR="00D33949">
          <w:rPr>
            <w:noProof/>
            <w:color w:val="auto"/>
          </w:rPr>
          <w:t>6</w:t>
        </w:r>
      </w:ins>
      <w:ins w:id="1351" w:author="Eric Boisvert" w:date="2016-04-03T12:16:00Z">
        <w:del w:id="1352" w:author="Sen, Marcus A." w:date="2016-04-13T16:56:00Z">
          <w:r w:rsidR="00652185" w:rsidDel="00D33949">
            <w:rPr>
              <w:noProof/>
              <w:color w:val="auto"/>
            </w:rPr>
            <w:delText>6</w:delText>
          </w:r>
        </w:del>
      </w:ins>
      <w:ins w:id="1353" w:author="Boisvert, Eric" w:date="2016-04-01T13:15:00Z">
        <w:del w:id="1354" w:author="Sen, Marcus A." w:date="2016-04-13T16:56:00Z">
          <w:r w:rsidR="008D755A" w:rsidDel="00D33949">
            <w:rPr>
              <w:noProof/>
              <w:color w:val="auto"/>
            </w:rPr>
            <w:delText>6</w:delText>
          </w:r>
        </w:del>
      </w:ins>
      <w:del w:id="1355" w:author="Sen, Marcus A." w:date="2016-04-13T16:56:00Z">
        <w:r w:rsidR="00090DCF" w:rsidRPr="00690C3D" w:rsidDel="00D33949">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1356" w:author="Boisvert, Eric" w:date="2016-03-29T08:31:00Z">
        <w:r w:rsidR="00BF2A41">
          <w:rPr>
            <w:color w:val="auto"/>
          </w:rPr>
          <w:t>.</w:t>
        </w:r>
      </w:ins>
    </w:p>
    <w:p w14:paraId="3C1C71D8" w14:textId="7A33FC1D" w:rsidR="00861954" w:rsidRDefault="00EA50E7" w:rsidP="00861954">
      <w:r>
        <w:rPr>
          <w:lang w:val="en-CA"/>
        </w:rPr>
        <w:t xml:space="preserve">But this only works </w:t>
      </w:r>
      <w:r w:rsidR="00861954">
        <w:rPr>
          <w:lang w:val="en-CA"/>
        </w:rPr>
        <w:t xml:space="preserve">when properties need to be added to a leaf class.  Properties added </w:t>
      </w:r>
      <w:del w:id="1357" w:author="Eric Boisvert" w:date="2016-02-27T12:04:00Z">
        <w:r w:rsidR="00861954" w:rsidDel="004725FE">
          <w:rPr>
            <w:lang w:val="en-CA"/>
          </w:rPr>
          <w:delText>to a</w:delText>
        </w:r>
      </w:del>
      <w:ins w:id="1358"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del w:id="1359" w:author="Sen, Marcus A." w:date="2016-04-13T11:24:00Z">
        <w:r w:rsidR="00DA2FDF" w:rsidDel="008F4593">
          <w:rPr>
            <w:lang w:val="en-CA"/>
          </w:rPr>
          <w:delText xml:space="preserve"> G</w:delText>
        </w:r>
        <w:r w:rsidR="00861954" w:rsidDel="008F4593">
          <w:delText>eoSciML</w:delText>
        </w:r>
      </w:del>
      <w:ins w:id="1360" w:author="Sen, Marcus A." w:date="2016-04-13T11:24:00Z">
        <w:r w:rsidR="008F4593">
          <w:t>GeoSciML</w:t>
        </w:r>
      </w:ins>
      <w:r w:rsidR="00861954">
        <w:t xml:space="preserve"> uses a</w:t>
      </w:r>
      <w:ins w:id="1361" w:author="Boisvert, Eric" w:date="2015-10-16T08:01:00Z">
        <w:r w:rsidR="000077DC">
          <w:t>n</w:t>
        </w:r>
      </w:ins>
      <w:r w:rsidR="00861954">
        <w:t xml:space="preserve"> </w:t>
      </w:r>
      <w:ins w:id="1362" w:author="Boisvert, Eric" w:date="2015-10-16T08:01:00Z">
        <w:r w:rsidR="000077DC">
          <w:t xml:space="preserve">extension </w:t>
        </w:r>
      </w:ins>
      <w:r w:rsidR="00861954">
        <w:t xml:space="preserve">pattern </w:t>
      </w:r>
      <w:del w:id="1363" w:author="Boisvert, Eric" w:date="2015-10-16T08:01:00Z">
        <w:r w:rsidR="00861954" w:rsidDel="000077DC">
          <w:delText xml:space="preserve">extension </w:delText>
        </w:r>
      </w:del>
      <w:r w:rsidR="00861954">
        <w:t xml:space="preserve">by </w:t>
      </w:r>
      <w:ins w:id="1364" w:author="Eric Boisvert" w:date="2016-01-09T01:16:00Z">
        <w:r w:rsidR="00895888">
          <w:t xml:space="preserve">abstract </w:t>
        </w:r>
      </w:ins>
      <w:r w:rsidR="00861954">
        <w:t>property blocks</w:t>
      </w:r>
      <w:r w:rsidR="00690C3D">
        <w:t xml:space="preserve"> or ‘</w:t>
      </w:r>
      <w:ins w:id="1365" w:author="Eric Boisvert" w:date="2016-01-09T01:16:00Z">
        <w:r w:rsidR="00895888">
          <w:t>AbstractDescription</w:t>
        </w:r>
      </w:ins>
      <w:r w:rsidR="00690C3D">
        <w:t>’</w:t>
      </w:r>
      <w:ins w:id="1366" w:author="Eric Boisvert" w:date="2016-01-09T01:16:00Z">
        <w:r w:rsidR="00895888">
          <w:t xml:space="preserve"> classes</w:t>
        </w:r>
      </w:ins>
      <w:r w:rsidR="00690C3D">
        <w:t xml:space="preserve"> (Fig. 6</w:t>
      </w:r>
      <w:ins w:id="1367" w:author="Eric Boisvert" w:date="2016-01-09T01:16:00Z">
        <w:r w:rsidR="00895888">
          <w:t>)</w:t>
        </w:r>
      </w:ins>
      <w:r w:rsidR="00861954">
        <w:t xml:space="preserve">.  Blocks of properties are organized in their own </w:t>
      </w:r>
      <w:del w:id="1368" w:author="Eric Boisvert" w:date="2016-03-28T12:35:00Z">
        <w:r w:rsidR="00861954" w:rsidDel="00A173A4">
          <w:delText xml:space="preserve">type </w:delText>
        </w:r>
      </w:del>
      <w:ins w:id="1369" w:author="Eric Boisvert" w:date="2016-03-28T12:35:00Z">
        <w:r w:rsidR="00A173A4">
          <w:t xml:space="preserve">Datatype </w:t>
        </w:r>
      </w:ins>
      <w:ins w:id="1370" w:author="Ollie Raymond" w:date="2016-02-09T10:57:00Z">
        <w:del w:id="1371" w:author="Eric Boisvert" w:date="2016-03-28T12:35:00Z">
          <w:r w:rsidR="00A75711" w:rsidDel="00A173A4">
            <w:delText xml:space="preserve">class </w:delText>
          </w:r>
        </w:del>
      </w:ins>
      <w:del w:id="1372" w:author="Eric Boisvert" w:date="2016-03-28T12:35:00Z">
        <w:r w:rsidR="00861954" w:rsidDel="00A173A4">
          <w:delText>and associated to the</w:delText>
        </w:r>
      </w:del>
      <w:ins w:id="1373" w:author="Eric Boisvert" w:date="2016-03-28T12:35:00Z">
        <w:r w:rsidR="00A173A4">
          <w:t xml:space="preserve"> subtyping</w:t>
        </w:r>
      </w:ins>
      <w:r w:rsidR="00861954">
        <w:t xml:space="preserve"> </w:t>
      </w:r>
      <w:ins w:id="1374" w:author="Ollie Raymond" w:date="2016-02-09T11:06:00Z">
        <w:r w:rsidR="00EF48A6">
          <w:t>AbstractDescription</w:t>
        </w:r>
        <w:del w:id="1375" w:author="Eric Boisvert" w:date="2016-03-28T12:35:00Z">
          <w:r w:rsidR="00EF48A6" w:rsidDel="00A173A4">
            <w:delText xml:space="preserve"> </w:delText>
          </w:r>
        </w:del>
      </w:ins>
      <w:del w:id="1376" w:author="Eric Boisvert" w:date="2016-03-28T12:35:00Z">
        <w:r w:rsidR="00861954" w:rsidDel="00A173A4">
          <w:delText>class</w:delText>
        </w:r>
      </w:del>
      <w:r w:rsidR="00690C3D">
        <w:t>.</w:t>
      </w:r>
    </w:p>
    <w:p w14:paraId="2A48355A" w14:textId="1A619957" w:rsidR="00DA2FDF" w:rsidRDefault="001759FE" w:rsidP="00DA2FDF">
      <w:pPr>
        <w:keepNext/>
      </w:pPr>
      <w:r>
        <w:rPr>
          <w:noProof/>
          <w:lang w:val="en-CA" w:eastAsia="en-CA"/>
        </w:rPr>
        <w:lastRenderedPageBreak/>
        <w:pict w14:anchorId="6E99B92B">
          <v:shape id="_x0000_i1031" type="#_x0000_t75" style="width:432.8pt;height:216.8pt;visibility:visible;mso-wrap-style:square">
            <v:imagedata r:id="rId21" o:title=""/>
          </v:shape>
        </w:pict>
      </w:r>
    </w:p>
    <w:p w14:paraId="2F3374EB" w14:textId="665ED463" w:rsidR="00861954" w:rsidRPr="00EF48A6" w:rsidRDefault="00DA2FDF">
      <w:pPr>
        <w:pStyle w:val="Caption"/>
        <w:jc w:val="center"/>
        <w:rPr>
          <w:color w:val="auto"/>
          <w:rPrChange w:id="1377" w:author="Ollie Raymond" w:date="2016-02-09T11:07:00Z">
            <w:rPr/>
          </w:rPrChange>
        </w:rPr>
        <w:pPrChange w:id="1378" w:author="Ollie Raymond" w:date="2016-02-09T11:07:00Z">
          <w:pPr>
            <w:pStyle w:val="Caption"/>
          </w:pPr>
        </w:pPrChange>
      </w:pPr>
      <w:r w:rsidRPr="00EF48A6">
        <w:rPr>
          <w:color w:val="auto"/>
          <w:rPrChange w:id="1379" w:author="Ollie Raymond" w:date="2016-02-09T11:07:00Z">
            <w:rPr/>
          </w:rPrChange>
        </w:rPr>
        <w:t xml:space="preserve">Figure </w:t>
      </w:r>
      <w:r w:rsidR="00673E83" w:rsidRPr="00EF48A6">
        <w:rPr>
          <w:color w:val="auto"/>
          <w:rPrChange w:id="1380" w:author="Ollie Raymond" w:date="2016-02-09T11:07:00Z">
            <w:rPr/>
          </w:rPrChange>
        </w:rPr>
        <w:fldChar w:fldCharType="begin"/>
      </w:r>
      <w:r w:rsidR="00673E83" w:rsidRPr="00EF48A6">
        <w:rPr>
          <w:color w:val="auto"/>
          <w:rPrChange w:id="1381" w:author="Ollie Raymond" w:date="2016-02-09T11:07:00Z">
            <w:rPr/>
          </w:rPrChange>
        </w:rPr>
        <w:instrText xml:space="preserve"> SEQ Figure \* ARABIC </w:instrText>
      </w:r>
      <w:r w:rsidR="00673E83" w:rsidRPr="00EF48A6">
        <w:rPr>
          <w:color w:val="auto"/>
          <w:rPrChange w:id="1382" w:author="Ollie Raymond" w:date="2016-02-09T11:07:00Z">
            <w:rPr>
              <w:noProof/>
            </w:rPr>
          </w:rPrChange>
        </w:rPr>
        <w:fldChar w:fldCharType="separate"/>
      </w:r>
      <w:ins w:id="1383" w:author="Sen, Marcus A." w:date="2016-04-13T16:56:00Z">
        <w:r w:rsidR="00D33949">
          <w:rPr>
            <w:noProof/>
            <w:color w:val="auto"/>
          </w:rPr>
          <w:t>7</w:t>
        </w:r>
      </w:ins>
      <w:ins w:id="1384" w:author="Eric Boisvert" w:date="2016-04-03T12:16:00Z">
        <w:del w:id="1385" w:author="Sen, Marcus A." w:date="2016-04-13T16:56:00Z">
          <w:r w:rsidR="00652185" w:rsidDel="00D33949">
            <w:rPr>
              <w:noProof/>
              <w:color w:val="auto"/>
            </w:rPr>
            <w:delText>7</w:delText>
          </w:r>
        </w:del>
      </w:ins>
      <w:ins w:id="1386" w:author="Boisvert, Eric" w:date="2016-04-01T13:15:00Z">
        <w:del w:id="1387" w:author="Sen, Marcus A." w:date="2016-04-13T16:56:00Z">
          <w:r w:rsidR="008D755A" w:rsidDel="00D33949">
            <w:rPr>
              <w:noProof/>
              <w:color w:val="auto"/>
            </w:rPr>
            <w:delText>7</w:delText>
          </w:r>
        </w:del>
      </w:ins>
      <w:del w:id="1388" w:author="Sen, Marcus A." w:date="2016-04-13T16:56:00Z">
        <w:r w:rsidR="00090DCF" w:rsidRPr="00EF48A6" w:rsidDel="00D33949">
          <w:rPr>
            <w:noProof/>
            <w:color w:val="auto"/>
            <w:rPrChange w:id="1389" w:author="Ollie Raymond" w:date="2016-02-09T11:07:00Z">
              <w:rPr>
                <w:noProof/>
              </w:rPr>
            </w:rPrChange>
          </w:rPr>
          <w:delText>5</w:delText>
        </w:r>
      </w:del>
      <w:r w:rsidR="00673E83" w:rsidRPr="00EF48A6">
        <w:rPr>
          <w:noProof/>
          <w:color w:val="auto"/>
          <w:rPrChange w:id="1390" w:author="Ollie Raymond" w:date="2016-02-09T11:07:00Z">
            <w:rPr>
              <w:noProof/>
            </w:rPr>
          </w:rPrChange>
        </w:rPr>
        <w:fldChar w:fldCharType="end"/>
      </w:r>
      <w:r w:rsidRPr="00EF48A6">
        <w:rPr>
          <w:color w:val="auto"/>
          <w:rPrChange w:id="1391" w:author="Ollie Raymond" w:date="2016-02-09T11:07:00Z">
            <w:rPr/>
          </w:rPrChange>
        </w:rPr>
        <w:t xml:space="preserve"> </w:t>
      </w:r>
      <w:ins w:id="1392" w:author="Ollie Raymond" w:date="2016-02-09T11:07:00Z">
        <w:r w:rsidR="00EF48A6">
          <w:rPr>
            <w:color w:val="auto"/>
          </w:rPr>
          <w:t>-</w:t>
        </w:r>
      </w:ins>
      <w:del w:id="1393" w:author="Ollie Raymond" w:date="2016-02-09T11:07:00Z">
        <w:r w:rsidRPr="00EF48A6" w:rsidDel="00EF48A6">
          <w:rPr>
            <w:color w:val="auto"/>
            <w:rPrChange w:id="1394" w:author="Ollie Raymond" w:date="2016-02-09T11:07:00Z">
              <w:rPr/>
            </w:rPrChange>
          </w:rPr>
          <w:delText>:</w:delText>
        </w:r>
      </w:del>
      <w:r w:rsidRPr="00EF48A6">
        <w:rPr>
          <w:color w:val="auto"/>
          <w:rPrChange w:id="1395" w:author="Ollie Raymond" w:date="2016-02-09T11:07:00Z">
            <w:rPr/>
          </w:rPrChange>
        </w:rPr>
        <w:t xml:space="preserve"> Extension pattern using a property block (</w:t>
      </w:r>
      <w:ins w:id="1396" w:author="Eric Boisvert" w:date="2016-01-09T01:17:00Z">
        <w:r w:rsidR="00895888" w:rsidRPr="00EF48A6">
          <w:rPr>
            <w:color w:val="auto"/>
            <w:rPrChange w:id="1397" w:author="Ollie Raymond" w:date="2016-02-09T11:07:00Z">
              <w:rPr/>
            </w:rPrChange>
          </w:rPr>
          <w:t>Abstract</w:t>
        </w:r>
      </w:ins>
      <w:r w:rsidRPr="00EF48A6">
        <w:rPr>
          <w:color w:val="auto"/>
          <w:rPrChange w:id="1398" w:author="Ollie Raymond" w:date="2016-02-09T11:07:00Z">
            <w:rPr/>
          </w:rPrChange>
        </w:rPr>
        <w:t>Description class)</w:t>
      </w:r>
      <w:ins w:id="1399"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400" w:author="Ollie Raymond" w:date="2016-02-09T11:07:00Z">
        <w:r>
          <w:t>It d</w:t>
        </w:r>
      </w:ins>
      <w:del w:id="140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1402" w:author="Ollie Raymond" w:date="2016-02-09T11:08:00Z">
        <w:r w:rsidR="00EF48A6">
          <w:t xml:space="preserve">and used </w:t>
        </w:r>
      </w:ins>
      <w:r>
        <w:t xml:space="preserve">by </w:t>
      </w:r>
      <w:del w:id="1403" w:author="Sen, Marcus A." w:date="2016-04-13T11:26:00Z">
        <w:r w:rsidDel="008F4593">
          <w:delText>a</w:delText>
        </w:r>
      </w:del>
      <w:del w:id="1404" w:author="Sen, Marcus A." w:date="2016-04-13T11:25:00Z">
        <w:r w:rsidDel="008F4593">
          <w:delText xml:space="preserve"> </w:delText>
        </w:r>
      </w:del>
      <w:ins w:id="1405" w:author="Ollie Raymond" w:date="2016-02-09T11:08:00Z">
        <w:r w:rsidR="00EF48A6">
          <w:t xml:space="preserve">other user </w:t>
        </w:r>
      </w:ins>
      <w:r>
        <w:t>communit</w:t>
      </w:r>
      <w:del w:id="1406" w:author="Ollie Raymond" w:date="2016-02-09T11:08:00Z">
        <w:r w:rsidDel="00EF48A6">
          <w:delText>y</w:delText>
        </w:r>
      </w:del>
      <w:ins w:id="1407" w:author="Ollie Raymond" w:date="2016-02-09T11:08:00Z">
        <w:r w:rsidR="00EF48A6">
          <w:t>ies</w:t>
        </w:r>
      </w:ins>
      <w:r>
        <w:t xml:space="preserve"> </w:t>
      </w:r>
      <w:del w:id="1408" w:author="Ollie Raymond" w:date="2016-02-09T11:08:00Z">
        <w:r w:rsidDel="00EF48A6">
          <w:delText>and use by another one</w:delText>
        </w:r>
        <w:r w:rsidR="00595C96" w:rsidDel="00EF48A6">
          <w:delText xml:space="preserve"> </w:delText>
        </w:r>
      </w:del>
      <w:r w:rsidR="00595C96">
        <w:t>(</w:t>
      </w:r>
      <w:del w:id="1409" w:author="Ollie Raymond" w:date="2016-02-09T11:08:00Z">
        <w:r w:rsidR="00595C96" w:rsidDel="00EF48A6">
          <w:delText>for example</w:delText>
        </w:r>
      </w:del>
      <w:ins w:id="1410" w:author="Ollie Raymond" w:date="2016-02-09T11:08:00Z">
        <w:r w:rsidR="00EF48A6">
          <w:t>e.g.</w:t>
        </w:r>
      </w:ins>
      <w:r w:rsidR="00595C96">
        <w:t xml:space="preserve">, properties added by </w:t>
      </w:r>
      <w:ins w:id="1411" w:author="Ollie Raymond" w:date="2016-02-09T11:08:00Z">
        <w:r w:rsidR="00EF48A6">
          <w:t xml:space="preserve">a </w:t>
        </w:r>
      </w:ins>
      <w:r w:rsidR="00595C96">
        <w:t>geophysic</w:t>
      </w:r>
      <w:ins w:id="1412" w:author="Ollie Raymond" w:date="2016-02-09T11:08:00Z">
        <w:r w:rsidR="00EF48A6">
          <w:t>al</w:t>
        </w:r>
      </w:ins>
      <w:r w:rsidR="00595C96">
        <w:t xml:space="preserve"> application could be reused by groundwater applications)</w:t>
      </w:r>
      <w:ins w:id="1413" w:author="Boisvert, Eric" w:date="2016-03-29T08:06:00Z">
        <w:r w:rsidR="007A7721">
          <w:t>.</w:t>
        </w:r>
      </w:ins>
    </w:p>
    <w:p w14:paraId="12F91C24" w14:textId="39D15120" w:rsidR="00DA2FDF" w:rsidRDefault="000077DC" w:rsidP="00DA2FDF">
      <w:pPr>
        <w:rPr>
          <w:ins w:id="1414" w:author="Boisvert, Eric" w:date="2015-10-16T08:08:00Z"/>
        </w:rPr>
      </w:pPr>
      <w:ins w:id="1415" w:author="Boisvert, Eric" w:date="2015-10-16T08:00:00Z">
        <w:r>
          <w:t xml:space="preserve">GeoSciML Basic contains </w:t>
        </w:r>
      </w:ins>
      <w:ins w:id="1416" w:author="Ollie Raymond" w:date="2016-02-09T11:09:00Z">
        <w:r w:rsidR="00EF48A6">
          <w:t>nine</w:t>
        </w:r>
      </w:ins>
      <w:ins w:id="1417" w:author="Boisvert, Eric" w:date="2015-10-16T08:19:00Z">
        <w:del w:id="1418" w:author="Ollie Raymond" w:date="2016-02-09T11:09:00Z">
          <w:r w:rsidDel="00EF48A6">
            <w:delText>9</w:delText>
          </w:r>
        </w:del>
      </w:ins>
      <w:ins w:id="1419" w:author="Boisvert, Eric" w:date="2015-10-16T08:00:00Z">
        <w:r>
          <w:t xml:space="preserve"> </w:t>
        </w:r>
      </w:ins>
      <w:ins w:id="1420" w:author="Boisvert, Eric" w:date="2015-10-16T08:06:00Z">
        <w:r>
          <w:t>stu</w:t>
        </w:r>
      </w:ins>
      <w:ins w:id="1421" w:author="Boisvert, Eric" w:date="2015-10-16T08:07:00Z">
        <w:r>
          <w:t>b</w:t>
        </w:r>
      </w:ins>
      <w:ins w:id="1422" w:author="Boisvert, Eric" w:date="2015-10-16T08:06:00Z">
        <w:r>
          <w:t xml:space="preserve"> </w:t>
        </w:r>
      </w:ins>
      <w:ins w:id="1423" w:author="Boisvert, Eric" w:date="2015-10-16T08:07:00Z">
        <w:del w:id="1424" w:author="Ollie Raymond" w:date="2016-02-09T11:09:00Z">
          <w:r w:rsidDel="00EF48A6">
            <w:delText>a</w:delText>
          </w:r>
        </w:del>
      </w:ins>
      <w:ins w:id="1425" w:author="Ollie Raymond" w:date="2016-02-09T11:09:00Z">
        <w:r w:rsidR="00EF48A6">
          <w:t>A</w:t>
        </w:r>
      </w:ins>
      <w:ins w:id="1426" w:author="Boisvert, Eric" w:date="2015-10-16T08:07:00Z">
        <w:r>
          <w:t>bstract</w:t>
        </w:r>
      </w:ins>
      <w:ins w:id="1427" w:author="Ollie Raymond" w:date="2016-02-09T11:09:00Z">
        <w:r w:rsidR="00EF48A6">
          <w:t>Description</w:t>
        </w:r>
      </w:ins>
      <w:ins w:id="1428" w:author="Boisvert, Eric" w:date="2015-10-16T08:07:00Z">
        <w:r>
          <w:t xml:space="preserve"> </w:t>
        </w:r>
      </w:ins>
      <w:ins w:id="1429" w:author="Boisvert, Eric" w:date="2015-10-16T08:06:00Z">
        <w:r>
          <w:t>classes</w:t>
        </w:r>
      </w:ins>
      <w:ins w:id="1430" w:author="Boisvert, Eric" w:date="2015-10-16T08:19:00Z">
        <w:r>
          <w:t xml:space="preserve"> </w:t>
        </w:r>
      </w:ins>
      <w:del w:id="1431" w:author="Eric Boisvert" w:date="2016-01-09T01:17:00Z">
        <w:r w:rsidR="00595C96" w:rsidDel="00895888">
          <w:delText>concretised</w:delText>
        </w:r>
      </w:del>
      <w:ins w:id="1432" w:author="Boisvert, Eric" w:date="2015-10-16T08:19:00Z">
        <w:del w:id="1433" w:author="Eric Boisvert" w:date="2016-01-09T01:17:00Z">
          <w:r w:rsidDel="00895888">
            <w:delText xml:space="preserve"> </w:delText>
          </w:r>
        </w:del>
      </w:ins>
      <w:ins w:id="1434" w:author="Eric Boisvert" w:date="2016-01-09T01:17:00Z">
        <w:r w:rsidR="00895888">
          <w:t xml:space="preserve">materialised </w:t>
        </w:r>
      </w:ins>
      <w:ins w:id="1435" w:author="Boisvert, Eric" w:date="2015-10-16T08:19:00Z">
        <w:r>
          <w:t xml:space="preserve">in GeoSciML </w:t>
        </w:r>
      </w:ins>
      <w:ins w:id="1436" w:author="Ollie Raymond" w:date="2016-02-09T11:09:00Z">
        <w:r w:rsidR="00EF48A6">
          <w:t>E</w:t>
        </w:r>
      </w:ins>
      <w:ins w:id="1437" w:author="Boisvert, Eric" w:date="2015-10-16T08:19:00Z">
        <w:del w:id="1438" w:author="Ollie Raymond" w:date="2016-02-09T11:09:00Z">
          <w:r w:rsidDel="00EF48A6">
            <w:delText>e</w:delText>
          </w:r>
        </w:del>
        <w:r>
          <w:t>xtension</w:t>
        </w:r>
      </w:ins>
      <w:ins w:id="1439" w:author="Boisvert, Eric" w:date="2015-10-16T08:20:00Z">
        <w:r>
          <w:t xml:space="preserve"> (</w:t>
        </w:r>
        <w:r>
          <w:fldChar w:fldCharType="begin"/>
        </w:r>
        <w:r>
          <w:instrText xml:space="preserve"> REF _Ref432746974 \h </w:instrText>
        </w:r>
      </w:ins>
      <w:r>
        <w:fldChar w:fldCharType="separate"/>
      </w:r>
      <w:ins w:id="1440" w:author="Sen, Marcus A." w:date="2016-04-13T16:56:00Z">
        <w:r w:rsidR="00D33949" w:rsidRPr="00EF48A6">
          <w:t xml:space="preserve">Table </w:t>
        </w:r>
        <w:r w:rsidR="00D33949">
          <w:rPr>
            <w:noProof/>
          </w:rPr>
          <w:t>1</w:t>
        </w:r>
      </w:ins>
      <w:ins w:id="1441" w:author="Boisvert, Eric" w:date="2016-04-01T07:54:00Z">
        <w:del w:id="1442" w:author="Sen, Marcus A." w:date="2016-04-13T16:56:00Z">
          <w:r w:rsidR="00E21DD0" w:rsidRPr="00E21DD0" w:rsidDel="00D33949">
            <w:delText xml:space="preserve">Table </w:delText>
          </w:r>
          <w:r w:rsidR="00E21DD0" w:rsidDel="00D33949">
            <w:rPr>
              <w:noProof/>
            </w:rPr>
            <w:delText>1</w:delText>
          </w:r>
        </w:del>
      </w:ins>
      <w:ins w:id="1443" w:author="Eric Boisvert" w:date="2016-03-28T16:06:00Z">
        <w:del w:id="1444" w:author="Sen, Marcus A." w:date="2016-04-13T16:56:00Z">
          <w:r w:rsidR="003842F3" w:rsidRPr="003842F3" w:rsidDel="00D33949">
            <w:delText xml:space="preserve">Table </w:delText>
          </w:r>
          <w:r w:rsidR="003842F3" w:rsidDel="00D33949">
            <w:rPr>
              <w:noProof/>
            </w:rPr>
            <w:delText>1</w:delText>
          </w:r>
        </w:del>
      </w:ins>
      <w:ins w:id="1445" w:author="Boisvert, Eric" w:date="2015-10-16T08:20:00Z">
        <w:r>
          <w:fldChar w:fldCharType="end"/>
        </w:r>
        <w:r>
          <w:t>)</w:t>
        </w:r>
      </w:ins>
      <w:ins w:id="1446" w:author="Boisvert, Eric" w:date="2015-10-16T08:19:00Z">
        <w:r>
          <w:t>.</w:t>
        </w:r>
      </w:ins>
    </w:p>
    <w:p w14:paraId="434C3884" w14:textId="546E7A46" w:rsidR="000077DC" w:rsidRPr="00EF48A6" w:rsidRDefault="000077DC" w:rsidP="004D3EF3">
      <w:pPr>
        <w:pStyle w:val="Caption"/>
        <w:keepNext/>
        <w:rPr>
          <w:ins w:id="1447" w:author="Boisvert, Eric" w:date="2015-10-16T08:20:00Z"/>
          <w:color w:val="auto"/>
          <w:rPrChange w:id="1448" w:author="Ollie Raymond" w:date="2016-02-09T11:09:00Z">
            <w:rPr>
              <w:ins w:id="1449" w:author="Boisvert, Eric" w:date="2015-10-16T08:20:00Z"/>
            </w:rPr>
          </w:rPrChange>
        </w:rPr>
      </w:pPr>
      <w:bookmarkStart w:id="1450" w:name="_Ref432746974"/>
      <w:ins w:id="1451" w:author="Boisvert, Eric" w:date="2015-10-16T08:20:00Z">
        <w:r w:rsidRPr="00EF48A6">
          <w:rPr>
            <w:color w:val="auto"/>
            <w:rPrChange w:id="1452" w:author="Ollie Raymond" w:date="2016-02-09T11:09:00Z">
              <w:rPr/>
            </w:rPrChange>
          </w:rPr>
          <w:t xml:space="preserve">Table </w:t>
        </w:r>
      </w:ins>
      <w:ins w:id="145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454" w:author="Sen, Marcus A." w:date="2016-04-13T16:56:00Z">
        <w:r w:rsidR="00D33949">
          <w:rPr>
            <w:noProof/>
            <w:color w:val="auto"/>
          </w:rPr>
          <w:t>1</w:t>
        </w:r>
      </w:ins>
      <w:ins w:id="1455" w:author="Eric Boisvert" w:date="2016-02-14T13:33:00Z">
        <w:r w:rsidR="00415E41">
          <w:rPr>
            <w:color w:val="auto"/>
          </w:rPr>
          <w:fldChar w:fldCharType="end"/>
        </w:r>
      </w:ins>
      <w:ins w:id="1456" w:author="Boisvert, Eric" w:date="2015-10-16T08:20:00Z">
        <w:del w:id="1457" w:author="Eric Boisvert" w:date="2016-01-24T14:33:00Z">
          <w:r w:rsidRPr="00EF48A6" w:rsidDel="007F17CE">
            <w:rPr>
              <w:color w:val="auto"/>
              <w:rPrChange w:id="1458" w:author="Ollie Raymond" w:date="2016-02-09T11:09:00Z">
                <w:rPr/>
              </w:rPrChange>
            </w:rPr>
            <w:fldChar w:fldCharType="begin"/>
          </w:r>
          <w:r w:rsidRPr="00EF48A6" w:rsidDel="007F17CE">
            <w:rPr>
              <w:color w:val="auto"/>
              <w:rPrChange w:id="1459" w:author="Ollie Raymond" w:date="2016-02-09T11:09:00Z">
                <w:rPr/>
              </w:rPrChange>
            </w:rPr>
            <w:delInstrText xml:space="preserve"> SEQ Table \* ARABIC </w:delInstrText>
          </w:r>
        </w:del>
      </w:ins>
      <w:del w:id="1460" w:author="Eric Boisvert" w:date="2016-01-24T14:33:00Z">
        <w:r w:rsidRPr="00EF48A6" w:rsidDel="007F17CE">
          <w:rPr>
            <w:color w:val="auto"/>
            <w:rPrChange w:id="1461" w:author="Ollie Raymond" w:date="2016-02-09T11:09:00Z">
              <w:rPr/>
            </w:rPrChange>
          </w:rPr>
          <w:fldChar w:fldCharType="separate"/>
        </w:r>
        <w:r w:rsidR="00292781" w:rsidRPr="00EF48A6" w:rsidDel="007F17CE">
          <w:rPr>
            <w:noProof/>
            <w:color w:val="auto"/>
            <w:rPrChange w:id="1462" w:author="Ollie Raymond" w:date="2016-02-09T11:09:00Z">
              <w:rPr>
                <w:noProof/>
              </w:rPr>
            </w:rPrChange>
          </w:rPr>
          <w:delText>1</w:delText>
        </w:r>
      </w:del>
      <w:ins w:id="1463" w:author="Boisvert, Eric" w:date="2015-10-16T08:20:00Z">
        <w:del w:id="1464" w:author="Eric Boisvert" w:date="2016-01-24T14:33:00Z">
          <w:r w:rsidRPr="00EF48A6" w:rsidDel="007F17CE">
            <w:rPr>
              <w:color w:val="auto"/>
              <w:rPrChange w:id="1465" w:author="Ollie Raymond" w:date="2016-02-09T11:09:00Z">
                <w:rPr/>
              </w:rPrChange>
            </w:rPr>
            <w:fldChar w:fldCharType="end"/>
          </w:r>
        </w:del>
        <w:bookmarkEnd w:id="1450"/>
        <w:r w:rsidRPr="00EF48A6">
          <w:rPr>
            <w:color w:val="auto"/>
            <w:rPrChange w:id="1466" w:author="Ollie Raymond" w:date="2016-02-09T11:09:00Z">
              <w:rPr/>
            </w:rPrChange>
          </w:rPr>
          <w:t xml:space="preserve"> </w:t>
        </w:r>
      </w:ins>
      <w:ins w:id="1467" w:author="Ollie Raymond" w:date="2016-02-09T11:09:00Z">
        <w:r w:rsidR="00EF48A6">
          <w:rPr>
            <w:color w:val="auto"/>
          </w:rPr>
          <w:t xml:space="preserve">- </w:t>
        </w:r>
      </w:ins>
      <w:ins w:id="1468" w:author="Boisvert, Eric" w:date="2015-10-16T08:20:00Z">
        <w:r w:rsidRPr="00EF48A6">
          <w:rPr>
            <w:color w:val="auto"/>
            <w:rPrChange w:id="1469" w:author="Ollie Raymond" w:date="2016-02-09T11:09:00Z">
              <w:rPr/>
            </w:rPrChange>
          </w:rPr>
          <w:t xml:space="preserve">GeoSciML </w:t>
        </w:r>
        <w:del w:id="1470" w:author="Ollie Raymond" w:date="2016-02-09T11:09:00Z">
          <w:r w:rsidRPr="00EF48A6" w:rsidDel="00EF48A6">
            <w:rPr>
              <w:color w:val="auto"/>
              <w:rPrChange w:id="1471" w:author="Ollie Raymond" w:date="2016-02-09T11:09:00Z">
                <w:rPr/>
              </w:rPrChange>
            </w:rPr>
            <w:delText>b</w:delText>
          </w:r>
        </w:del>
      </w:ins>
      <w:ins w:id="1472" w:author="Ollie Raymond" w:date="2016-02-09T11:09:00Z">
        <w:r w:rsidR="00EF48A6">
          <w:rPr>
            <w:color w:val="auto"/>
          </w:rPr>
          <w:t>B</w:t>
        </w:r>
      </w:ins>
      <w:ins w:id="1473" w:author="Boisvert, Eric" w:date="2015-10-16T08:20:00Z">
        <w:r w:rsidRPr="00EF48A6">
          <w:rPr>
            <w:color w:val="auto"/>
            <w:rPrChange w:id="1474" w:author="Ollie Raymond" w:date="2016-02-09T11:09:00Z">
              <w:rPr/>
            </w:rPrChange>
          </w:rPr>
          <w:t xml:space="preserve">asic stub </w:t>
        </w:r>
      </w:ins>
      <w:ins w:id="1475" w:author="Ollie Raymond" w:date="2016-02-09T11:09:00Z">
        <w:r w:rsidR="00EF48A6">
          <w:rPr>
            <w:color w:val="auto"/>
          </w:rPr>
          <w:t xml:space="preserve">AbstractDescription </w:t>
        </w:r>
      </w:ins>
      <w:ins w:id="1476" w:author="Boisvert, Eric" w:date="2015-10-16T08:20:00Z">
        <w:r w:rsidRPr="00EF48A6">
          <w:rPr>
            <w:color w:val="auto"/>
            <w:rPrChange w:id="1477" w:author="Ollie Raymond" w:date="2016-02-09T11:09:00Z">
              <w:rPr/>
            </w:rPrChange>
          </w:rPr>
          <w:t>classes</w:t>
        </w:r>
      </w:ins>
      <w:ins w:id="1478"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7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80" w:author="Boisvert, Eric" w:date="2015-10-16T08:08:00Z"/>
                <w:rFonts w:ascii="Calibri" w:hAnsi="Calibri"/>
                <w:b/>
                <w:bCs/>
                <w:color w:val="000000"/>
                <w:sz w:val="20"/>
                <w:szCs w:val="20"/>
              </w:rPr>
            </w:pPr>
            <w:ins w:id="148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82" w:author="Boisvert, Eric" w:date="2015-10-16T08:08:00Z"/>
                <w:rFonts w:ascii="Calibri" w:hAnsi="Calibri"/>
                <w:b/>
                <w:bCs/>
                <w:color w:val="000000"/>
                <w:sz w:val="20"/>
                <w:szCs w:val="20"/>
              </w:rPr>
            </w:pPr>
            <w:ins w:id="148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8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85" w:author="Boisvert, Eric" w:date="2015-10-16T08:08:00Z"/>
                <w:rFonts w:ascii="Calibri" w:hAnsi="Calibri"/>
                <w:b/>
                <w:bCs/>
                <w:color w:val="000000"/>
                <w:sz w:val="20"/>
                <w:szCs w:val="20"/>
              </w:rPr>
            </w:pPr>
            <w:ins w:id="148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487" w:author="Boisvert, Eric" w:date="2015-10-16T08:08:00Z"/>
                <w:rFonts w:ascii="Calibri" w:hAnsi="Calibri"/>
                <w:color w:val="000000"/>
                <w:sz w:val="20"/>
                <w:szCs w:val="20"/>
              </w:rPr>
            </w:pPr>
            <w:ins w:id="1488" w:author="Boisvert, Eric" w:date="2015-10-16T08:10:00Z">
              <w:r w:rsidRPr="00D970E9">
                <w:rPr>
                  <w:rFonts w:ascii="Calibri" w:hAnsi="Calibri"/>
                  <w:color w:val="000000"/>
                  <w:sz w:val="20"/>
                  <w:szCs w:val="20"/>
                </w:rPr>
                <w:t>Association class p</w:t>
              </w:r>
            </w:ins>
            <w:ins w:id="1489" w:author="Boisvert, Eric" w:date="2015-10-16T08:09:00Z">
              <w:r w:rsidRPr="000A793F">
                <w:rPr>
                  <w:rFonts w:ascii="Calibri" w:hAnsi="Calibri"/>
                  <w:color w:val="000000"/>
                  <w:sz w:val="20"/>
                  <w:szCs w:val="20"/>
                </w:rPr>
                <w:t xml:space="preserve">laceholder to </w:t>
              </w:r>
              <w:del w:id="1490" w:author="Ollie Raymond" w:date="2016-02-09T11:11:00Z">
                <w:r w:rsidRPr="000A793F" w:rsidDel="00EF48A6">
                  <w:rPr>
                    <w:rFonts w:ascii="Calibri" w:hAnsi="Calibri"/>
                    <w:color w:val="000000"/>
                    <w:sz w:val="20"/>
                    <w:szCs w:val="20"/>
                  </w:rPr>
                  <w:delText>implement</w:delText>
                </w:r>
              </w:del>
            </w:ins>
            <w:ins w:id="1491" w:author="Ollie Raymond" w:date="2016-02-09T11:11:00Z">
              <w:r w:rsidR="00EF48A6">
                <w:rPr>
                  <w:rFonts w:ascii="Calibri" w:hAnsi="Calibri"/>
                  <w:color w:val="000000"/>
                  <w:sz w:val="20"/>
                  <w:szCs w:val="20"/>
                </w:rPr>
                <w:t>describe</w:t>
              </w:r>
            </w:ins>
            <w:ins w:id="1492" w:author="Boisvert, Eric" w:date="2015-10-16T08:09:00Z">
              <w:r w:rsidRPr="000A793F">
                <w:rPr>
                  <w:rFonts w:ascii="Calibri" w:hAnsi="Calibri"/>
                  <w:color w:val="000000"/>
                  <w:sz w:val="20"/>
                  <w:szCs w:val="20"/>
                </w:rPr>
                <w:t xml:space="preserve"> relation</w:t>
              </w:r>
            </w:ins>
            <w:ins w:id="1493" w:author="Ollie Raymond" w:date="2016-02-09T11:11:00Z">
              <w:r w:rsidR="00EF48A6">
                <w:rPr>
                  <w:rFonts w:ascii="Calibri" w:hAnsi="Calibri"/>
                  <w:color w:val="000000"/>
                  <w:sz w:val="20"/>
                  <w:szCs w:val="20"/>
                </w:rPr>
                <w:t>s</w:t>
              </w:r>
            </w:ins>
            <w:ins w:id="1494" w:author="Boisvert, Eric" w:date="2015-10-16T08:09:00Z">
              <w:r w:rsidRPr="000A793F">
                <w:rPr>
                  <w:rFonts w:ascii="Calibri" w:hAnsi="Calibri"/>
                  <w:color w:val="000000"/>
                  <w:sz w:val="20"/>
                  <w:szCs w:val="20"/>
                </w:rPr>
                <w:t xml:space="preserve"> between geologic features</w:t>
              </w:r>
            </w:ins>
            <w:ins w:id="1495" w:author="Boisvert, Eric" w:date="2016-03-29T08:06:00Z">
              <w:r w:rsidR="007A7721">
                <w:rPr>
                  <w:rFonts w:ascii="Calibri" w:hAnsi="Calibri"/>
                  <w:color w:val="000000"/>
                  <w:sz w:val="20"/>
                  <w:szCs w:val="20"/>
                </w:rPr>
                <w:t>.</w:t>
              </w:r>
            </w:ins>
          </w:p>
        </w:tc>
      </w:tr>
      <w:tr w:rsidR="000077DC" w:rsidRPr="00761F44" w14:paraId="66F7ECD6" w14:textId="77777777" w:rsidTr="00D970E9">
        <w:trPr>
          <w:ins w:id="1496" w:author="Boisvert, Eric" w:date="2015-10-16T08:08:00Z"/>
        </w:trPr>
        <w:tc>
          <w:tcPr>
            <w:tcW w:w="4361" w:type="dxa"/>
            <w:shd w:val="clear" w:color="auto" w:fill="auto"/>
          </w:tcPr>
          <w:p w14:paraId="58414791" w14:textId="3AD58F04" w:rsidR="000077DC" w:rsidRPr="000A793F" w:rsidRDefault="000077DC" w:rsidP="00DA2FDF">
            <w:pPr>
              <w:rPr>
                <w:ins w:id="1497" w:author="Boisvert, Eric" w:date="2015-10-16T08:08:00Z"/>
                <w:rFonts w:ascii="Calibri" w:hAnsi="Calibri"/>
                <w:b/>
                <w:bCs/>
                <w:color w:val="000000"/>
                <w:sz w:val="20"/>
                <w:szCs w:val="20"/>
              </w:rPr>
            </w:pPr>
            <w:ins w:id="149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499" w:author="Boisvert, Eric" w:date="2015-10-16T08:08:00Z"/>
                <w:rFonts w:ascii="Calibri" w:hAnsi="Calibri"/>
                <w:color w:val="000000"/>
                <w:sz w:val="20"/>
                <w:szCs w:val="20"/>
              </w:rPr>
            </w:pPr>
            <w:ins w:id="1500" w:author="Boisvert, Eric" w:date="2015-10-16T08:14:00Z">
              <w:r w:rsidRPr="00D970E9">
                <w:rPr>
                  <w:rFonts w:ascii="Calibri" w:hAnsi="Calibri"/>
                  <w:color w:val="000000"/>
                  <w:sz w:val="20"/>
                  <w:szCs w:val="20"/>
                </w:rPr>
                <w:t>Detailed</w:t>
              </w:r>
            </w:ins>
            <w:ins w:id="1501" w:author="Boisvert, Eric" w:date="2015-10-16T08:11:00Z">
              <w:r w:rsidRPr="00D970E9">
                <w:rPr>
                  <w:rFonts w:ascii="Calibri" w:hAnsi="Calibri"/>
                  <w:color w:val="000000"/>
                  <w:sz w:val="20"/>
                  <w:szCs w:val="20"/>
                </w:rPr>
                <w:t xml:space="preserve"> earth material description </w:t>
              </w:r>
            </w:ins>
            <w:ins w:id="1502" w:author="Boisvert, Eric" w:date="2015-10-16T08:14:00Z">
              <w:r w:rsidRPr="00D970E9">
                <w:rPr>
                  <w:rFonts w:ascii="Calibri" w:hAnsi="Calibri"/>
                  <w:color w:val="000000"/>
                  <w:sz w:val="20"/>
                  <w:szCs w:val="20"/>
                </w:rPr>
                <w:t xml:space="preserve">placeholder </w:t>
              </w:r>
            </w:ins>
            <w:ins w:id="1503" w:author="Boisvert, Eric" w:date="2015-10-16T08:11:00Z">
              <w:r w:rsidRPr="00D970E9">
                <w:rPr>
                  <w:rFonts w:ascii="Calibri" w:hAnsi="Calibri"/>
                  <w:color w:val="000000"/>
                  <w:sz w:val="20"/>
                  <w:szCs w:val="20"/>
                </w:rPr>
                <w:t>for GeologicUnit and EarthM</w:t>
              </w:r>
            </w:ins>
            <w:ins w:id="1504" w:author="Boisvert, Eric" w:date="2015-10-16T08:12:00Z">
              <w:r w:rsidRPr="00D970E9">
                <w:rPr>
                  <w:rFonts w:ascii="Calibri" w:hAnsi="Calibri"/>
                  <w:color w:val="000000"/>
                  <w:sz w:val="20"/>
                  <w:szCs w:val="20"/>
                </w:rPr>
                <w:t>aterial</w:t>
              </w:r>
            </w:ins>
            <w:ins w:id="1505" w:author="Boisvert, Eric" w:date="2016-03-29T08:07:00Z">
              <w:r w:rsidR="007A7721">
                <w:rPr>
                  <w:rFonts w:ascii="Calibri" w:hAnsi="Calibri"/>
                  <w:color w:val="000000"/>
                  <w:sz w:val="20"/>
                  <w:szCs w:val="20"/>
                </w:rPr>
                <w:t>.</w:t>
              </w:r>
            </w:ins>
          </w:p>
        </w:tc>
      </w:tr>
      <w:tr w:rsidR="000A793F" w:rsidRPr="00761F44" w14:paraId="757DC1D2" w14:textId="77777777" w:rsidTr="00D970E9">
        <w:trPr>
          <w:ins w:id="150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507" w:author="Boisvert, Eric" w:date="2015-10-16T08:08:00Z"/>
                <w:rFonts w:ascii="Calibri" w:hAnsi="Calibri"/>
                <w:b/>
                <w:bCs/>
                <w:color w:val="000000"/>
                <w:sz w:val="20"/>
                <w:szCs w:val="20"/>
              </w:rPr>
            </w:pPr>
            <w:ins w:id="150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509" w:author="Boisvert, Eric" w:date="2015-10-16T08:08:00Z"/>
                <w:rFonts w:ascii="Calibri" w:hAnsi="Calibri"/>
                <w:color w:val="000000"/>
                <w:sz w:val="20"/>
                <w:szCs w:val="20"/>
              </w:rPr>
            </w:pPr>
            <w:ins w:id="1510" w:author="Boisvert, Eric" w:date="2015-10-16T08:14:00Z">
              <w:r w:rsidRPr="00D970E9">
                <w:rPr>
                  <w:rFonts w:ascii="Calibri" w:hAnsi="Calibri"/>
                  <w:color w:val="000000"/>
                  <w:sz w:val="20"/>
                  <w:szCs w:val="20"/>
                </w:rPr>
                <w:t>Detailed</w:t>
              </w:r>
            </w:ins>
            <w:ins w:id="1511" w:author="Boisvert, Eric" w:date="2015-10-16T08:12:00Z">
              <w:r w:rsidRPr="00D970E9">
                <w:rPr>
                  <w:rFonts w:ascii="Calibri" w:hAnsi="Calibri"/>
                  <w:color w:val="000000"/>
                  <w:sz w:val="20"/>
                  <w:szCs w:val="20"/>
                </w:rPr>
                <w:t xml:space="preserve"> </w:t>
              </w:r>
              <w:del w:id="151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513" w:author="Boisvert, Eric" w:date="2015-10-16T08:14:00Z">
              <w:r w:rsidRPr="00D970E9">
                <w:rPr>
                  <w:rFonts w:ascii="Calibri" w:hAnsi="Calibri"/>
                  <w:color w:val="000000"/>
                  <w:sz w:val="20"/>
                  <w:szCs w:val="20"/>
                </w:rPr>
                <w:t xml:space="preserve"> placeholder</w:t>
              </w:r>
            </w:ins>
            <w:ins w:id="1514" w:author="Boisvert, Eric" w:date="2015-10-16T08:12:00Z">
              <w:r w:rsidRPr="00D970E9">
                <w:rPr>
                  <w:rFonts w:ascii="Calibri" w:hAnsi="Calibri"/>
                  <w:color w:val="000000"/>
                  <w:sz w:val="20"/>
                  <w:szCs w:val="20"/>
                </w:rPr>
                <w:t xml:space="preserve"> for GeologicUnit</w:t>
              </w:r>
            </w:ins>
            <w:ins w:id="1515" w:author="Boisvert, Eric" w:date="2016-03-29T08:07:00Z">
              <w:r w:rsidR="007A7721">
                <w:rPr>
                  <w:rFonts w:ascii="Calibri" w:hAnsi="Calibri"/>
                  <w:color w:val="000000"/>
                  <w:sz w:val="20"/>
                  <w:szCs w:val="20"/>
                </w:rPr>
                <w:t>.</w:t>
              </w:r>
            </w:ins>
          </w:p>
        </w:tc>
      </w:tr>
      <w:tr w:rsidR="000A793F" w:rsidRPr="00761F44" w14:paraId="16BE6587" w14:textId="77777777" w:rsidTr="00D970E9">
        <w:trPr>
          <w:ins w:id="1516" w:author="Boisvert, Eric" w:date="2015-10-16T08:13:00Z"/>
        </w:trPr>
        <w:tc>
          <w:tcPr>
            <w:tcW w:w="4361" w:type="dxa"/>
            <w:shd w:val="clear" w:color="auto" w:fill="auto"/>
          </w:tcPr>
          <w:p w14:paraId="744760CE" w14:textId="2D65AB9E" w:rsidR="000077DC" w:rsidRPr="00D970E9" w:rsidRDefault="000077DC" w:rsidP="00DA2FDF">
            <w:pPr>
              <w:rPr>
                <w:ins w:id="1517" w:author="Boisvert, Eric" w:date="2015-10-16T08:13:00Z"/>
                <w:rFonts w:ascii="Calibri" w:hAnsi="Calibri"/>
                <w:b/>
                <w:bCs/>
                <w:color w:val="000000"/>
                <w:sz w:val="20"/>
                <w:szCs w:val="20"/>
              </w:rPr>
            </w:pPr>
            <w:ins w:id="151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CD38460" w:rsidR="000077DC" w:rsidRPr="00D970E9" w:rsidRDefault="000077DC" w:rsidP="00EF48A6">
            <w:pPr>
              <w:rPr>
                <w:ins w:id="1519" w:author="Boisvert, Eric" w:date="2015-10-16T08:13:00Z"/>
                <w:rFonts w:ascii="Calibri" w:hAnsi="Calibri"/>
                <w:color w:val="000000"/>
                <w:sz w:val="20"/>
                <w:szCs w:val="20"/>
              </w:rPr>
            </w:pPr>
            <w:ins w:id="1520" w:author="Boisvert, Eric" w:date="2015-10-16T08:14:00Z">
              <w:r w:rsidRPr="00D970E9">
                <w:rPr>
                  <w:rFonts w:ascii="Calibri" w:hAnsi="Calibri"/>
                  <w:color w:val="000000"/>
                  <w:sz w:val="20"/>
                  <w:szCs w:val="20"/>
                </w:rPr>
                <w:t xml:space="preserve">Detailed </w:t>
              </w:r>
              <w:del w:id="152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del w:id="1522" w:author="Sen, Marcus A." w:date="2016-04-13T11:27:00Z">
                <w:r w:rsidRPr="00D970E9" w:rsidDel="008F4593">
                  <w:rPr>
                    <w:rFonts w:ascii="Calibri" w:hAnsi="Calibri"/>
                    <w:color w:val="000000"/>
                    <w:sz w:val="20"/>
                    <w:szCs w:val="20"/>
                  </w:rPr>
                  <w:delText>GeologicEvent</w:delText>
                </w:r>
              </w:del>
            </w:ins>
            <w:ins w:id="1523" w:author="Boisvert, Eric" w:date="2015-10-16T08:13:00Z">
              <w:del w:id="1524" w:author="Sen, Marcus A." w:date="2016-04-13T11:27:00Z">
                <w:r w:rsidRPr="00D970E9" w:rsidDel="008F4593">
                  <w:rPr>
                    <w:rFonts w:ascii="Calibri" w:hAnsi="Calibri"/>
                    <w:color w:val="000000"/>
                    <w:sz w:val="20"/>
                    <w:szCs w:val="20"/>
                  </w:rPr>
                  <w:delText xml:space="preserve"> </w:delText>
                </w:r>
              </w:del>
            </w:ins>
            <w:ins w:id="1525" w:author="Boisvert, Eric" w:date="2016-03-29T08:07:00Z">
              <w:del w:id="1526" w:author="Sen, Marcus A." w:date="2016-04-13T11:27:00Z">
                <w:r w:rsidR="007A7721" w:rsidDel="008F4593">
                  <w:rPr>
                    <w:rFonts w:ascii="Calibri" w:hAnsi="Calibri"/>
                    <w:color w:val="000000"/>
                    <w:sz w:val="20"/>
                    <w:szCs w:val="20"/>
                  </w:rPr>
                  <w:delText>.</w:delText>
                </w:r>
              </w:del>
            </w:ins>
            <w:ins w:id="1527" w:author="Sen, Marcus A." w:date="2016-04-13T11:27:00Z">
              <w:r w:rsidR="008F4593" w:rsidRPr="00D970E9">
                <w:rPr>
                  <w:rFonts w:ascii="Calibri" w:hAnsi="Calibri"/>
                  <w:color w:val="000000"/>
                  <w:sz w:val="20"/>
                  <w:szCs w:val="20"/>
                </w:rPr>
                <w:t>GeologicEvent.</w:t>
              </w:r>
            </w:ins>
          </w:p>
        </w:tc>
      </w:tr>
      <w:tr w:rsidR="000A793F" w:rsidRPr="00761F44" w14:paraId="378955BD" w14:textId="77777777" w:rsidTr="00D970E9">
        <w:trPr>
          <w:ins w:id="1528"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529" w:author="Boisvert, Eric" w:date="2015-10-16T08:13:00Z"/>
                <w:rFonts w:ascii="Calibri" w:hAnsi="Calibri"/>
                <w:b/>
                <w:bCs/>
                <w:color w:val="000000"/>
                <w:sz w:val="20"/>
                <w:szCs w:val="20"/>
              </w:rPr>
            </w:pPr>
            <w:ins w:id="1530"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531" w:author="Boisvert, Eric" w:date="2015-10-16T08:13:00Z"/>
                <w:rFonts w:ascii="Calibri" w:hAnsi="Calibri"/>
                <w:color w:val="000000"/>
                <w:sz w:val="20"/>
                <w:szCs w:val="20"/>
              </w:rPr>
            </w:pPr>
            <w:ins w:id="1532" w:author="Boisvert, Eric" w:date="2015-10-16T08:16:00Z">
              <w:r w:rsidRPr="00D970E9">
                <w:rPr>
                  <w:rFonts w:ascii="Calibri" w:hAnsi="Calibri"/>
                  <w:color w:val="000000"/>
                  <w:sz w:val="20"/>
                  <w:szCs w:val="20"/>
                </w:rPr>
                <w:t xml:space="preserve">Detailed </w:t>
              </w:r>
              <w:del w:id="1533"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534" w:author="Boisvert, Eric" w:date="2016-03-29T08:07:00Z">
              <w:r w:rsidR="007A7721">
                <w:rPr>
                  <w:rFonts w:ascii="Calibri" w:hAnsi="Calibri"/>
                  <w:color w:val="000000"/>
                  <w:sz w:val="20"/>
                  <w:szCs w:val="20"/>
                </w:rPr>
                <w:t>.</w:t>
              </w:r>
            </w:ins>
          </w:p>
        </w:tc>
      </w:tr>
      <w:tr w:rsidR="000A793F" w:rsidRPr="00761F44" w14:paraId="4F774382" w14:textId="77777777" w:rsidTr="00D970E9">
        <w:trPr>
          <w:ins w:id="1535" w:author="Boisvert, Eric" w:date="2015-10-16T08:13:00Z"/>
        </w:trPr>
        <w:tc>
          <w:tcPr>
            <w:tcW w:w="4361" w:type="dxa"/>
            <w:shd w:val="clear" w:color="auto" w:fill="auto"/>
          </w:tcPr>
          <w:p w14:paraId="2AAB0063" w14:textId="611519DF" w:rsidR="000077DC" w:rsidRPr="00D970E9" w:rsidRDefault="000077DC" w:rsidP="00DA2FDF">
            <w:pPr>
              <w:rPr>
                <w:ins w:id="1536" w:author="Boisvert, Eric" w:date="2015-10-16T08:13:00Z"/>
                <w:rFonts w:ascii="Calibri" w:hAnsi="Calibri"/>
                <w:b/>
                <w:bCs/>
                <w:color w:val="000000"/>
                <w:sz w:val="20"/>
                <w:szCs w:val="20"/>
              </w:rPr>
            </w:pPr>
            <w:ins w:id="1537"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538" w:author="Boisvert, Eric" w:date="2015-10-16T08:13:00Z"/>
                <w:rFonts w:ascii="Calibri" w:hAnsi="Calibri"/>
                <w:color w:val="000000"/>
                <w:sz w:val="20"/>
                <w:szCs w:val="20"/>
              </w:rPr>
            </w:pPr>
            <w:ins w:id="1539" w:author="Boisvert, Eric" w:date="2015-10-16T08:16:00Z">
              <w:r w:rsidRPr="00D970E9">
                <w:rPr>
                  <w:rFonts w:ascii="Calibri" w:hAnsi="Calibri"/>
                  <w:color w:val="000000"/>
                  <w:sz w:val="20"/>
                  <w:szCs w:val="20"/>
                </w:rPr>
                <w:t xml:space="preserve">Detailed </w:t>
              </w:r>
              <w:del w:id="1540"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541" w:author="Boisvert, Eric" w:date="2015-10-16T08:17:00Z">
              <w:r w:rsidRPr="00D970E9">
                <w:rPr>
                  <w:rFonts w:ascii="Calibri" w:hAnsi="Calibri"/>
                  <w:color w:val="000000"/>
                  <w:sz w:val="20"/>
                  <w:szCs w:val="20"/>
                </w:rPr>
                <w:t>Foliation</w:t>
              </w:r>
            </w:ins>
            <w:ins w:id="1542" w:author="Boisvert, Eric" w:date="2016-03-29T08:07:00Z">
              <w:r w:rsidR="007A7721">
                <w:rPr>
                  <w:rFonts w:ascii="Calibri" w:hAnsi="Calibri"/>
                  <w:color w:val="000000"/>
                  <w:sz w:val="20"/>
                  <w:szCs w:val="20"/>
                </w:rPr>
                <w:t>.</w:t>
              </w:r>
            </w:ins>
          </w:p>
        </w:tc>
      </w:tr>
      <w:tr w:rsidR="000A793F" w:rsidRPr="00761F44" w14:paraId="501E34DA" w14:textId="77777777" w:rsidTr="00D970E9">
        <w:trPr>
          <w:ins w:id="1543"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544" w:author="Boisvert, Eric" w:date="2015-10-16T08:16:00Z"/>
                <w:rFonts w:ascii="Calibri" w:hAnsi="Calibri"/>
                <w:b/>
                <w:bCs/>
                <w:color w:val="000000"/>
                <w:sz w:val="20"/>
                <w:szCs w:val="20"/>
              </w:rPr>
            </w:pPr>
            <w:ins w:id="1545" w:author="Boisvert, Eric" w:date="2015-10-16T08:16:00Z">
              <w:r w:rsidRPr="00D970E9">
                <w:rPr>
                  <w:rFonts w:ascii="Calibri" w:hAnsi="Calibri"/>
                  <w:b/>
                  <w:bCs/>
                  <w:color w:val="000000"/>
                  <w:sz w:val="20"/>
                  <w:szCs w:val="20"/>
                </w:rPr>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546" w:author="Boisvert, Eric" w:date="2015-10-16T08:16:00Z"/>
                <w:rFonts w:ascii="Calibri" w:hAnsi="Calibri"/>
                <w:color w:val="000000"/>
                <w:sz w:val="20"/>
                <w:szCs w:val="20"/>
              </w:rPr>
            </w:pPr>
            <w:ins w:id="1547" w:author="Boisvert, Eric" w:date="2015-10-16T08:17:00Z">
              <w:r w:rsidRPr="00D970E9">
                <w:rPr>
                  <w:rFonts w:ascii="Calibri" w:hAnsi="Calibri"/>
                  <w:color w:val="000000"/>
                  <w:sz w:val="20"/>
                  <w:szCs w:val="20"/>
                </w:rPr>
                <w:t xml:space="preserve">Detailed </w:t>
              </w:r>
              <w:del w:id="1548"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549" w:author="Boisvert, Eric" w:date="2016-03-29T08:07:00Z">
              <w:r w:rsidR="007A7721">
                <w:rPr>
                  <w:rFonts w:ascii="Calibri" w:hAnsi="Calibri"/>
                  <w:color w:val="000000"/>
                  <w:sz w:val="20"/>
                  <w:szCs w:val="20"/>
                </w:rPr>
                <w:t>.</w:t>
              </w:r>
            </w:ins>
          </w:p>
        </w:tc>
      </w:tr>
      <w:tr w:rsidR="000A793F" w:rsidRPr="00761F44" w14:paraId="74931749" w14:textId="77777777" w:rsidTr="00D970E9">
        <w:trPr>
          <w:ins w:id="1550" w:author="Boisvert, Eric" w:date="2015-10-16T08:16:00Z"/>
        </w:trPr>
        <w:tc>
          <w:tcPr>
            <w:tcW w:w="4361" w:type="dxa"/>
            <w:shd w:val="clear" w:color="auto" w:fill="auto"/>
          </w:tcPr>
          <w:p w14:paraId="31DE7313" w14:textId="534D15EA" w:rsidR="000077DC" w:rsidRPr="00D970E9" w:rsidRDefault="000077DC" w:rsidP="00DA2FDF">
            <w:pPr>
              <w:rPr>
                <w:ins w:id="1551" w:author="Boisvert, Eric" w:date="2015-10-16T08:16:00Z"/>
                <w:rFonts w:ascii="Calibri" w:hAnsi="Calibri"/>
                <w:b/>
                <w:bCs/>
                <w:color w:val="000000"/>
                <w:sz w:val="20"/>
                <w:szCs w:val="20"/>
              </w:rPr>
            </w:pPr>
            <w:ins w:id="1552" w:author="Boisvert, Eric" w:date="2015-10-16T08:16:00Z">
              <w:r w:rsidRPr="00D970E9">
                <w:rPr>
                  <w:rFonts w:ascii="Calibri" w:hAnsi="Calibri"/>
                  <w:b/>
                  <w:bCs/>
                  <w:color w:val="000000"/>
                  <w:sz w:val="20"/>
                  <w:szCs w:val="20"/>
                </w:rPr>
                <w:lastRenderedPageBreak/>
                <w:t>ShearDisplacementStructureAbstractDescription</w:t>
              </w:r>
            </w:ins>
          </w:p>
        </w:tc>
        <w:tc>
          <w:tcPr>
            <w:tcW w:w="4536" w:type="dxa"/>
            <w:shd w:val="clear" w:color="auto" w:fill="auto"/>
          </w:tcPr>
          <w:p w14:paraId="3DF17E9D" w14:textId="7FA3F9D6" w:rsidR="000077DC" w:rsidRPr="00D970E9" w:rsidRDefault="000077DC" w:rsidP="00EF48A6">
            <w:pPr>
              <w:rPr>
                <w:ins w:id="1553" w:author="Boisvert, Eric" w:date="2015-10-16T08:16:00Z"/>
                <w:rFonts w:ascii="Calibri" w:hAnsi="Calibri"/>
                <w:color w:val="000000"/>
                <w:sz w:val="20"/>
                <w:szCs w:val="20"/>
              </w:rPr>
            </w:pPr>
            <w:ins w:id="1554" w:author="Boisvert, Eric" w:date="2015-10-16T08:17:00Z">
              <w:r w:rsidRPr="00D970E9">
                <w:rPr>
                  <w:rFonts w:ascii="Calibri" w:hAnsi="Calibri"/>
                  <w:color w:val="000000"/>
                  <w:sz w:val="20"/>
                  <w:szCs w:val="20"/>
                </w:rPr>
                <w:t xml:space="preserve">Detailed </w:t>
              </w:r>
              <w:del w:id="1555"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556" w:author="Boisvert, Eric" w:date="2016-03-29T08:07:00Z">
              <w:r w:rsidR="007A7721">
                <w:rPr>
                  <w:rFonts w:ascii="Calibri" w:hAnsi="Calibri"/>
                  <w:color w:val="000000"/>
                  <w:sz w:val="20"/>
                  <w:szCs w:val="20"/>
                </w:rPr>
                <w:t>.</w:t>
              </w:r>
            </w:ins>
          </w:p>
        </w:tc>
      </w:tr>
      <w:tr w:rsidR="000A793F" w:rsidRPr="00761F44" w14:paraId="700AD3CC" w14:textId="77777777" w:rsidTr="00D970E9">
        <w:trPr>
          <w:ins w:id="155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558" w:author="Boisvert, Eric" w:date="2015-10-16T08:16:00Z"/>
                <w:rFonts w:ascii="Calibri" w:hAnsi="Calibri"/>
                <w:b/>
                <w:bCs/>
                <w:color w:val="000000"/>
                <w:sz w:val="20"/>
                <w:szCs w:val="20"/>
              </w:rPr>
            </w:pPr>
            <w:ins w:id="1559" w:author="Boisvert, Eric" w:date="2015-10-16T08:17:00Z">
              <w:r w:rsidRPr="00D970E9">
                <w:rPr>
                  <w:rFonts w:ascii="Calibri" w:hAnsi="Calibri"/>
                  <w:b/>
                  <w:bCs/>
                  <w:color w:val="000000"/>
                  <w:sz w:val="20"/>
                  <w:szCs w:val="20"/>
                </w:rPr>
                <w:t>Geomorphologic</w:t>
              </w:r>
            </w:ins>
            <w:ins w:id="156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561" w:author="Boisvert, Eric" w:date="2015-10-16T08:16:00Z"/>
                <w:rFonts w:ascii="Calibri" w:hAnsi="Calibri"/>
                <w:color w:val="000000"/>
                <w:sz w:val="20"/>
                <w:szCs w:val="20"/>
              </w:rPr>
            </w:pPr>
            <w:ins w:id="1562" w:author="Boisvert, Eric" w:date="2015-10-16T08:18:00Z">
              <w:r w:rsidRPr="00D970E9">
                <w:rPr>
                  <w:rFonts w:ascii="Calibri" w:hAnsi="Calibri"/>
                  <w:color w:val="000000"/>
                  <w:sz w:val="20"/>
                  <w:szCs w:val="20"/>
                </w:rPr>
                <w:t xml:space="preserve">Detailed </w:t>
              </w:r>
              <w:del w:id="1563"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564"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565" w:author="Eric Boisvert" w:date="2016-01-09T14:36:00Z"/>
        </w:rPr>
      </w:pPr>
      <w:r>
        <w:t>Since those classes are abstract in GeoSciML Basic, data providers need to implement GeoSciML Extension, or any third party extension to get concrete classes.</w:t>
      </w:r>
    </w:p>
    <w:p w14:paraId="166DC55F" w14:textId="585BBB72" w:rsidR="00F05019" w:rsidRPr="00DA2FDF" w:rsidRDefault="00EF48A6" w:rsidP="00DA2FDF">
      <w:commentRangeStart w:id="1566"/>
      <w:ins w:id="1567" w:author="Ollie Raymond" w:date="2016-02-09T11:11:00Z">
        <w:del w:id="1568" w:author="Eric Boisvert" w:date="2016-02-27T12:05:00Z">
          <w:r w:rsidRPr="009F4AF5" w:rsidDel="004725FE">
            <w:rPr>
              <w:color w:val="BFBFBF"/>
              <w:rPrChange w:id="1569" w:author="Ollie Raymond" w:date="2016-02-09T11:14:00Z">
                <w:rPr/>
              </w:rPrChange>
            </w:rPr>
            <w:delText>s</w:delText>
          </w:r>
        </w:del>
      </w:ins>
      <w:commentRangeEnd w:id="1566"/>
      <w:del w:id="1570" w:author="Eric Boisvert" w:date="2016-02-27T12:05:00Z">
        <w:r w:rsidRPr="009F4AF5" w:rsidDel="004725FE">
          <w:rPr>
            <w:rStyle w:val="CommentReference"/>
            <w:color w:val="BFBFBF"/>
            <w:rPrChange w:id="1571" w:author="Ollie Raymond" w:date="2016-02-09T11:14:00Z">
              <w:rPr>
                <w:rStyle w:val="CommentReference"/>
              </w:rPr>
            </w:rPrChange>
          </w:rPr>
          <w:commentReference w:id="1566"/>
        </w:r>
      </w:del>
      <w:ins w:id="1572" w:author="Eric Boisvert" w:date="2016-01-09T14:42:00Z">
        <w:del w:id="1573" w:author="Ollie Raymond" w:date="2016-02-09T11:14:00Z">
          <w:r w:rsidR="000466A0" w:rsidDel="00EF48A6">
            <w:delText>Because of the restriction</w:delText>
          </w:r>
        </w:del>
      </w:ins>
      <w:ins w:id="1574" w:author="Eric Boisvert" w:date="2016-01-09T14:43:00Z">
        <w:del w:id="1575" w:author="Ollie Raymond" w:date="2016-02-09T11:14:00Z">
          <w:r w:rsidR="000466A0" w:rsidDel="00EF48A6">
            <w:delText>s</w:delText>
          </w:r>
        </w:del>
      </w:ins>
      <w:ins w:id="1576" w:author="Eric Boisvert" w:date="2016-01-09T14:42:00Z">
        <w:del w:id="1577" w:author="Ollie Raymond" w:date="2016-02-09T11:14:00Z">
          <w:r w:rsidR="000466A0" w:rsidDel="00EF48A6">
            <w:delText xml:space="preserve"> of UML and XSD,</w:delText>
          </w:r>
        </w:del>
      </w:ins>
      <w:ins w:id="1578" w:author="Eric Boisvert" w:date="2016-01-09T14:43:00Z">
        <w:del w:id="1579" w:author="Ollie Raymond" w:date="2016-02-09T11:14:00Z">
          <w:r w:rsidR="000466A0" w:rsidDel="00EF48A6">
            <w:delText xml:space="preserve"> it is felt that this pattern is the only usable extension pattern available.  It should be noted that </w:delText>
          </w:r>
        </w:del>
      </w:ins>
      <w:ins w:id="1580" w:author="Ollie Raymond" w:date="2016-02-09T11:14:00Z">
        <w:r>
          <w:t>T</w:t>
        </w:r>
      </w:ins>
      <w:ins w:id="1581" w:author="Eric Boisvert" w:date="2016-01-09T14:43:00Z">
        <w:del w:id="1582" w:author="Ollie Raymond" w:date="2016-02-09T11:14:00Z">
          <w:r w:rsidR="000466A0" w:rsidDel="00EF48A6">
            <w:delText>t</w:delText>
          </w:r>
        </w:del>
        <w:r w:rsidR="000466A0">
          <w:t xml:space="preserve">his </w:t>
        </w:r>
      </w:ins>
      <w:ins w:id="1583" w:author="Ollie Raymond" w:date="2016-02-09T11:14:00Z">
        <w:r>
          <w:t xml:space="preserve">modelling </w:t>
        </w:r>
      </w:ins>
      <w:ins w:id="1584" w:author="Eric Boisvert" w:date="2016-01-09T14:43:00Z">
        <w:r w:rsidR="000466A0">
          <w:t xml:space="preserve">pattern </w:t>
        </w:r>
        <w:commentRangeStart w:id="1585"/>
        <w:r w:rsidR="000466A0">
          <w:t xml:space="preserve">is </w:t>
        </w:r>
      </w:ins>
      <w:ins w:id="1586" w:author="Ollie Raymond" w:date="2016-02-09T11:15:00Z">
        <w:r w:rsidR="000B617A">
          <w:t>als</w:t>
        </w:r>
      </w:ins>
      <w:ins w:id="1587" w:author="Ollie Raymond" w:date="2016-02-09T11:16:00Z">
        <w:r w:rsidR="00DD3C2B">
          <w:t>o</w:t>
        </w:r>
      </w:ins>
      <w:ins w:id="1588" w:author="Ollie Raymond" w:date="2016-02-09T11:15:00Z">
        <w:r w:rsidR="000B617A">
          <w:t xml:space="preserve"> </w:t>
        </w:r>
      </w:ins>
      <w:ins w:id="1589" w:author="Eric Boisvert" w:date="2016-01-09T14:43:00Z">
        <w:r w:rsidR="000466A0">
          <w:t xml:space="preserve">used by other </w:t>
        </w:r>
      </w:ins>
      <w:ins w:id="1590" w:author="Ollie Raymond" w:date="2016-02-09T11:14:00Z">
        <w:r>
          <w:t>standards</w:t>
        </w:r>
      </w:ins>
      <w:ins w:id="1591" w:author="Ollie Raymond" w:date="2016-02-09T11:13:00Z">
        <w:r>
          <w:t xml:space="preserve"> </w:t>
        </w:r>
      </w:ins>
      <w:ins w:id="1592" w:author="Eric Boisvert" w:date="2016-01-09T14:43:00Z">
        <w:r w:rsidR="000466A0">
          <w:t>communities</w:t>
        </w:r>
      </w:ins>
      <w:ins w:id="1593" w:author="Ollie Raymond" w:date="2016-02-09T11:13:00Z">
        <w:r>
          <w:t xml:space="preserve"> (</w:t>
        </w:r>
        <w:del w:id="1594" w:author="Sen, Marcus A." w:date="2016-04-13T11:27:00Z">
          <w:r w:rsidDel="008F4593">
            <w:delText>eg</w:delText>
          </w:r>
        </w:del>
      </w:ins>
      <w:ins w:id="1595" w:author="Sen, Marcus A." w:date="2016-04-13T11:27:00Z">
        <w:r w:rsidR="008F4593">
          <w:t>e.g.</w:t>
        </w:r>
      </w:ins>
      <w:ins w:id="1596" w:author="Ollie Raymond" w:date="2016-02-09T11:13:00Z">
        <w:r>
          <w:t>, ISO 19115-3</w:t>
        </w:r>
      </w:ins>
      <w:ins w:id="1597" w:author="Ollie Raymond" w:date="2016-02-09T11:14:00Z">
        <w:r w:rsidR="000B617A">
          <w:t>)</w:t>
        </w:r>
      </w:ins>
      <w:ins w:id="1598" w:author="Eric Boisvert" w:date="2016-01-09T14:43:00Z">
        <w:r w:rsidR="000466A0">
          <w:t>.</w:t>
        </w:r>
      </w:ins>
      <w:ins w:id="1599" w:author="Eric Boisvert" w:date="2016-01-09T14:42:00Z">
        <w:r w:rsidR="000466A0">
          <w:t xml:space="preserve"> </w:t>
        </w:r>
      </w:ins>
      <w:commentRangeEnd w:id="1585"/>
      <w:ins w:id="1600" w:author="Eric Boisvert" w:date="2016-01-09T14:44:00Z">
        <w:r w:rsidR="000466A0">
          <w:rPr>
            <w:rStyle w:val="CommentReference"/>
          </w:rPr>
          <w:commentReference w:id="1585"/>
        </w:r>
      </w:ins>
    </w:p>
    <w:p w14:paraId="79B93D23" w14:textId="77777777" w:rsidR="009459BF" w:rsidRPr="009459BF" w:rsidRDefault="009A7B37" w:rsidP="009459BF">
      <w:pPr>
        <w:pStyle w:val="Heading1"/>
        <w:rPr>
          <w:lang w:val="en-CA"/>
        </w:rPr>
      </w:pPr>
      <w:bookmarkStart w:id="1601" w:name="_Toc448329937"/>
      <w:r w:rsidRPr="00D12552">
        <w:rPr>
          <w:lang w:val="en-CA"/>
        </w:rPr>
        <w:t>Conventions</w:t>
      </w:r>
      <w:bookmarkEnd w:id="1601"/>
    </w:p>
    <w:p w14:paraId="526B5110" w14:textId="63D4D11C" w:rsidR="00695378" w:rsidRPr="00D12552" w:rsidRDefault="00695378" w:rsidP="00695378">
      <w:pPr>
        <w:pStyle w:val="Heading2"/>
        <w:rPr>
          <w:lang w:val="en-CA"/>
        </w:rPr>
      </w:pPr>
      <w:bookmarkStart w:id="1602" w:name="_Toc448329938"/>
      <w:bookmarkStart w:id="1603" w:name="_Ref439663710"/>
      <w:r w:rsidRPr="00D12552">
        <w:rPr>
          <w:lang w:val="en-CA"/>
        </w:rPr>
        <w:t>Requirement class</w:t>
      </w:r>
      <w:bookmarkEnd w:id="1602"/>
      <w:del w:id="1604" w:author="Ollie Raymond" w:date="2016-02-03T09:30:00Z">
        <w:r w:rsidRPr="00D12552" w:rsidDel="000F075C">
          <w:rPr>
            <w:lang w:val="en-CA"/>
          </w:rPr>
          <w:delText>e</w:delText>
        </w:r>
      </w:del>
      <w:bookmarkEnd w:id="160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605" w:name="_Toc377112004"/>
      <w:bookmarkStart w:id="1606" w:name="_Toc428885193"/>
      <w:bookmarkStart w:id="1607" w:name="_Ref439663763"/>
      <w:bookmarkStart w:id="1608" w:name="_Toc448329939"/>
      <w:r w:rsidRPr="00D12552">
        <w:rPr>
          <w:lang w:val="en-CA"/>
        </w:rPr>
        <w:lastRenderedPageBreak/>
        <w:t>Requirement</w:t>
      </w:r>
      <w:bookmarkEnd w:id="1605"/>
      <w:bookmarkEnd w:id="1606"/>
      <w:bookmarkEnd w:id="1607"/>
      <w:bookmarkEnd w:id="1608"/>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609" w:name="_Toc356480502"/>
      <w:bookmarkStart w:id="1610" w:name="_Toc377112005"/>
      <w:bookmarkStart w:id="1611" w:name="_Toc428885194"/>
      <w:bookmarkStart w:id="1612" w:name="_Toc448329940"/>
      <w:bookmarkStart w:id="1613" w:name="_Toc356480505"/>
      <w:r w:rsidRPr="00D12552">
        <w:rPr>
          <w:lang w:val="en-CA"/>
        </w:rPr>
        <w:t>Conformance class</w:t>
      </w:r>
      <w:bookmarkEnd w:id="1609"/>
      <w:bookmarkEnd w:id="1610"/>
      <w:bookmarkEnd w:id="1611"/>
      <w:bookmarkEnd w:id="161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614" w:author="Ollie Raymond" w:date="2016-02-09T13:30:00Z"/>
          <w:noProof/>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commentRangeStart w:id="1615"/>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ins w:id="1616" w:author="Ollie Raymond" w:date="2016-02-09T13:27:00Z">
        <w:del w:id="1617" w:author="Eric Boisvert" w:date="2016-03-28T12:37:00Z">
          <w:r w:rsidR="00DF5C09" w:rsidRPr="00DF5C09" w:rsidDel="00A173A4">
            <w:rPr>
              <w:noProof/>
            </w:rPr>
            <w:delText xml:space="preserve"> </w:delText>
          </w:r>
        </w:del>
        <w:r w:rsidR="00DF5C09" w:rsidRPr="00DF5C09">
          <w:rPr>
            <w:rFonts w:ascii="Courier New" w:hAnsi="Courier New" w:cs="Courier New"/>
            <w:noProof/>
            <w:color w:val="000000"/>
            <w:sz w:val="16"/>
            <w:szCs w:val="16"/>
            <w:lang w:val="en-CA"/>
          </w:rPr>
          <w:t>unit-of-measure</w:t>
        </w:r>
        <w:del w:id="1618" w:author="Eric Boisvert" w:date="2016-03-28T12:37:00Z">
          <w:r w:rsidR="00DF5C09" w:rsidRPr="00DF5C09" w:rsidDel="00A173A4">
            <w:rPr>
              <w:rFonts w:ascii="Courier New" w:hAnsi="Courier New" w:cs="Courier New"/>
              <w:noProof/>
              <w:color w:val="000000"/>
              <w:sz w:val="16"/>
              <w:szCs w:val="16"/>
              <w:highlight w:val="white"/>
              <w:lang w:val="en-CA"/>
            </w:rPr>
            <w:delText xml:space="preserve"> </w:delText>
          </w:r>
        </w:del>
      </w:ins>
      <w:del w:id="1619" w:author="Ollie Raymond" w:date="2016-02-09T13:27:00Z">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ins w:id="1620" w:author="Ollie Raymond" w:date="2016-02-09T13:28:00Z">
        <w:r w:rsidR="00DF5C09" w:rsidRPr="00DF5C09">
          <w:rPr>
            <w:rFonts w:ascii="Courier New" w:hAnsi="Courier New" w:cs="Courier New"/>
            <w:noProof/>
            <w:color w:val="000000"/>
            <w:sz w:val="16"/>
            <w:szCs w:val="16"/>
            <w:lang w:val="en-CA"/>
          </w:rPr>
          <w:t>Test requirement: /req/gsml4xsd/unit-of-measure</w:t>
        </w:r>
      </w:ins>
      <w:del w:id="1621" w:author="Ollie Raymond" w:date="2016-02-09T13:28:00Z">
        <w:r w:rsidRPr="00D12552" w:rsidDel="00DF5C09">
          <w:rPr>
            <w:rFonts w:ascii="Courier New" w:hAnsi="Courier New" w:cs="Courier New"/>
            <w:noProof/>
            <w:color w:val="000000"/>
            <w:sz w:val="16"/>
            <w:szCs w:val="16"/>
            <w:highlight w:val="white"/>
            <w:lang w:val="en-CA"/>
          </w:rPr>
          <w:delText>Test requirement: /req/</w:delText>
        </w:r>
        <w:r w:rsidR="00A17543" w:rsidRPr="00D12552" w:rsidDel="00DF5C09">
          <w:rPr>
            <w:rFonts w:ascii="Courier New" w:hAnsi="Courier New" w:cs="Courier New"/>
            <w:noProof/>
            <w:color w:val="000000"/>
            <w:sz w:val="16"/>
            <w:szCs w:val="16"/>
            <w:highlight w:val="white"/>
            <w:lang w:val="en-CA"/>
          </w:rPr>
          <w:delText>geosciml-borehole</w:delText>
        </w:r>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ins w:id="1622" w:author="Ollie Raymond" w:date="2016-02-09T13:28:00Z">
        <w:r w:rsidR="00DF5C09" w:rsidRPr="00DF5C09">
          <w:rPr>
            <w:rFonts w:ascii="Courier New" w:hAnsi="Courier New" w:cs="Courier New"/>
            <w:noProof/>
            <w:color w:val="000000"/>
            <w:sz w:val="16"/>
            <w:szCs w:val="16"/>
            <w:lang w:val="en-CA"/>
          </w:rPr>
          <w:t>swe:Quantity</w:t>
        </w:r>
      </w:ins>
      <w:del w:id="1623" w:author="Ollie Raymond" w:date="2016-02-09T13:28:00Z">
        <w:r w:rsidR="00A17543" w:rsidRPr="00D12552" w:rsidDel="00DF5C09">
          <w:rPr>
            <w:rFonts w:ascii="Courier New" w:hAnsi="Courier New" w:cs="Courier New"/>
            <w:noProof/>
            <w:color w:val="000000"/>
            <w:sz w:val="16"/>
            <w:szCs w:val="16"/>
            <w:highlight w:val="white"/>
            <w:lang w:val="en-CA"/>
          </w:rPr>
          <w:delText>gsmlb</w:delText>
        </w:r>
        <w:r w:rsidRPr="00D12552" w:rsidDel="00DF5C09">
          <w:rPr>
            <w:rFonts w:ascii="Courier New" w:hAnsi="Courier New" w:cs="Courier New"/>
            <w:noProof/>
            <w:color w:val="000000"/>
            <w:sz w:val="16"/>
            <w:szCs w:val="16"/>
            <w:highlight w:val="white"/>
            <w:lang w:val="en-CA"/>
          </w:rPr>
          <w:delText>:</w:delText>
        </w:r>
        <w:r w:rsidR="00A17543" w:rsidRPr="00D12552" w:rsidDel="00DF5C09">
          <w:rPr>
            <w:rFonts w:ascii="Courier New" w:hAnsi="Courier New" w:cs="Courier New"/>
            <w:noProof/>
            <w:color w:val="000000"/>
            <w:sz w:val="16"/>
            <w:szCs w:val="16"/>
            <w:highlight w:val="white"/>
            <w:lang w:val="en-CA"/>
          </w:rPr>
          <w:delText>Borehole</w:delText>
        </w:r>
      </w:del>
      <w:r w:rsidRPr="00D12552">
        <w:rPr>
          <w:rFonts w:ascii="Courier New" w:hAnsi="Courier New" w:cs="Courier New"/>
          <w:noProof/>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ins w:id="1624" w:author="Ollie Raymond" w:date="2016-02-09T13:29:00Z">
        <w:r w:rsidR="00DF5C09" w:rsidRPr="00DF5C09">
          <w:rPr>
            <w:rFonts w:ascii="Courier New" w:hAnsi="Courier New" w:cs="Courier New"/>
            <w:noProof/>
            <w:color w:val="0000FF"/>
            <w:sz w:val="16"/>
            <w:szCs w:val="16"/>
            <w:lang w:val="en-CA"/>
          </w:rPr>
          <w:t>swe:Quantity</w:t>
        </w:r>
      </w:ins>
      <w:del w:id="1625" w:author="Ollie Raymond" w:date="2016-02-09T13:28:00Z">
        <w:r w:rsidRPr="00D12552" w:rsidDel="00DF5C09">
          <w:rPr>
            <w:rFonts w:ascii="Courier New" w:hAnsi="Courier New" w:cs="Courier New"/>
            <w:noProof/>
            <w:color w:val="000000"/>
            <w:sz w:val="16"/>
            <w:szCs w:val="16"/>
            <w:highlight w:val="white"/>
            <w:lang w:val="en-CA"/>
          </w:rPr>
          <w:delText>count(</w:delText>
        </w:r>
        <w:r w:rsidR="00A17543" w:rsidRPr="00D12552" w:rsidDel="00DF5C09">
          <w:rPr>
            <w:rFonts w:ascii="Courier New" w:hAnsi="Courier New" w:cs="Courier New"/>
            <w:noProof/>
            <w:color w:val="000000"/>
            <w:sz w:val="16"/>
            <w:szCs w:val="16"/>
            <w:highlight w:val="white"/>
            <w:lang w:val="en-CA"/>
          </w:rPr>
          <w:delText>gsml</w:delText>
        </w:r>
        <w:r w:rsidRPr="00D12552" w:rsidDel="00DF5C09">
          <w:rPr>
            <w:rFonts w:ascii="Courier New" w:hAnsi="Courier New" w:cs="Courier New"/>
            <w:noProof/>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noProof/>
          <w:color w:val="0000FF"/>
          <w:sz w:val="16"/>
          <w:szCs w:val="16"/>
          <w:highlight w:val="white"/>
          <w:lang w:val="en-CA"/>
        </w:rPr>
        <w:t>"&gt;</w:t>
      </w:r>
      <w:ins w:id="1626" w:author="Ollie Raymond" w:date="2016-02-09T13:29:00Z">
        <w:r w:rsidR="00DF5C09" w:rsidRPr="00DF5C09">
          <w:rPr>
            <w:rFonts w:ascii="Courier New" w:hAnsi="Courier New" w:cs="Courier New"/>
            <w:noProof/>
            <w:color w:val="000000"/>
            <w:sz w:val="16"/>
            <w:szCs w:val="16"/>
            <w:lang w:val="en-CA"/>
          </w:rPr>
          <w:t>Quantity must have a UOM</w:t>
        </w:r>
      </w:ins>
      <w:del w:id="1627" w:author="Ollie Raymond" w:date="2016-02-09T13:29:00Z">
        <w:r w:rsidRPr="00D12552" w:rsidDel="00DF5C09">
          <w:rPr>
            <w:rFonts w:ascii="Courier New" w:hAnsi="Courier New" w:cs="Courier New"/>
            <w:noProof/>
            <w:color w:val="000000"/>
            <w:sz w:val="16"/>
            <w:szCs w:val="16"/>
            <w:highlight w:val="white"/>
            <w:lang w:val="en-CA"/>
          </w:rPr>
          <w:delText>A GW_Well needs at least one origin 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77777777" w:rsidR="00695378" w:rsidRDefault="00695378" w:rsidP="00DF5C09">
      <w:pPr>
        <w:tabs>
          <w:tab w:val="left" w:pos="567"/>
        </w:tabs>
        <w:rPr>
          <w:ins w:id="1628" w:author="Ollie Raymond" w:date="2016-02-09T13:27:00Z"/>
          <w:rFonts w:ascii="Courier New" w:hAnsi="Courier New" w:cs="Courier New"/>
          <w:color w:val="0000FF"/>
          <w:sz w:val="16"/>
          <w:szCs w:val="16"/>
          <w:lang w:val="en-CA"/>
        </w:rPr>
      </w:pPr>
      <w:del w:id="1629" w:author="Ollie Raymond" w:date="2016-02-09T13:31:00Z">
        <w:r w:rsidRPr="00D12552" w:rsidDel="00DF5C09">
          <w:rPr>
            <w:rFonts w:ascii="Courier New" w:hAnsi="Courier New" w:cs="Courier New"/>
            <w:noProof/>
            <w:color w:val="000000"/>
            <w:sz w:val="16"/>
            <w:szCs w:val="16"/>
            <w:highlight w:val="white"/>
            <w:lang w:val="en-CA"/>
          </w:rPr>
          <w:tab/>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commentRangeEnd w:id="1615"/>
      <w:r w:rsidR="00A17543" w:rsidRPr="00D12552">
        <w:rPr>
          <w:rStyle w:val="CommentReference"/>
          <w:noProof/>
          <w:lang w:val="en-CA"/>
        </w:rPr>
        <w:commentReference w:id="1615"/>
      </w:r>
    </w:p>
    <w:p w14:paraId="535C50C0" w14:textId="63484900" w:rsidR="00DF5C09" w:rsidRPr="00D12552" w:rsidRDefault="00DF5C09" w:rsidP="00695378">
      <w:pPr>
        <w:rPr>
          <w:lang w:val="en-CA"/>
        </w:rPr>
      </w:pPr>
      <w:ins w:id="1630"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631" w:name="_Toc377112006"/>
      <w:bookmarkStart w:id="1632" w:name="_Toc428885195"/>
      <w:bookmarkStart w:id="1633" w:name="_Toc448329941"/>
      <w:r w:rsidRPr="00D12552">
        <w:rPr>
          <w:lang w:val="en-CA"/>
        </w:rPr>
        <w:lastRenderedPageBreak/>
        <w:t>Identifiers</w:t>
      </w:r>
      <w:bookmarkEnd w:id="1613"/>
      <w:bookmarkEnd w:id="1631"/>
      <w:bookmarkEnd w:id="1632"/>
      <w:bookmarkEnd w:id="163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pPr>
        <w:pStyle w:val="Heading2"/>
        <w:rPr>
          <w:ins w:id="1634" w:author="Eric Boisvert" w:date="2016-01-23T11:38:00Z"/>
          <w:lang w:val="en-CA"/>
        </w:rPr>
        <w:pPrChange w:id="1635" w:author="Eric Boisvert" w:date="2016-01-23T11:38:00Z">
          <w:pPr/>
        </w:pPrChange>
      </w:pPr>
      <w:bookmarkStart w:id="1636" w:name="_Toc448329942"/>
      <w:ins w:id="1637" w:author="Eric Boisvert" w:date="2016-01-24T11:23:00Z">
        <w:r>
          <w:rPr>
            <w:lang w:val="en-CA"/>
          </w:rPr>
          <w:t>Classifiers</w:t>
        </w:r>
      </w:ins>
      <w:bookmarkEnd w:id="1636"/>
    </w:p>
    <w:p w14:paraId="31BFEA3F" w14:textId="334B3770" w:rsidR="005F3FAD" w:rsidDel="00D63684" w:rsidRDefault="005F3FAD" w:rsidP="00695378">
      <w:pPr>
        <w:rPr>
          <w:ins w:id="1638" w:author="Eric Boisvert" w:date="2016-01-23T11:38:00Z"/>
          <w:del w:id="1639" w:author="Ollie Raymond" w:date="2016-02-09T13:32:00Z"/>
          <w:lang w:val="en-CA"/>
        </w:rPr>
      </w:pPr>
    </w:p>
    <w:p w14:paraId="285DCE72" w14:textId="5FBA2932" w:rsidR="00004359" w:rsidRDefault="005F3FAD" w:rsidP="00695378">
      <w:pPr>
        <w:rPr>
          <w:ins w:id="1640" w:author="Eric Boisvert" w:date="2016-01-23T11:47:00Z"/>
          <w:lang w:val="en-CA"/>
        </w:rPr>
      </w:pPr>
      <w:ins w:id="1641" w:author="Eric Boisvert" w:date="2016-01-23T11:38:00Z">
        <w:r>
          <w:rPr>
            <w:lang w:val="en-CA"/>
          </w:rPr>
          <w:t xml:space="preserve">In the text, </w:t>
        </w:r>
      </w:ins>
      <w:ins w:id="1642" w:author="Eric Boisvert" w:date="2016-01-23T11:46:00Z">
        <w:r>
          <w:rPr>
            <w:lang w:val="en-CA"/>
          </w:rPr>
          <w:t>classifiers</w:t>
        </w:r>
      </w:ins>
      <w:ins w:id="1643" w:author="Eric Boisvert" w:date="2016-01-23T11:38:00Z">
        <w:r>
          <w:rPr>
            <w:lang w:val="en-CA"/>
          </w:rPr>
          <w:t xml:space="preserve"> of the logical model or XSD often need to be refe</w:t>
        </w:r>
      </w:ins>
      <w:ins w:id="1644" w:author="Eric Boisvert" w:date="2016-01-23T11:39:00Z">
        <w:r w:rsidR="00004359">
          <w:rPr>
            <w:lang w:val="en-CA"/>
          </w:rPr>
          <w:t>rred</w:t>
        </w:r>
      </w:ins>
      <w:ins w:id="1645" w:author="Ollie Raymond" w:date="2016-02-12T10:05:00Z">
        <w:r w:rsidR="00C5081E">
          <w:rPr>
            <w:lang w:val="en-CA"/>
          </w:rPr>
          <w:t xml:space="preserve"> to</w:t>
        </w:r>
      </w:ins>
      <w:ins w:id="1646" w:author="Eric Boisvert" w:date="2016-01-23T11:39:00Z">
        <w:r>
          <w:rPr>
            <w:lang w:val="en-CA"/>
          </w:rPr>
          <w:t xml:space="preserve">.  Classes and packages are simply referred </w:t>
        </w:r>
        <w:del w:id="1647" w:author="Ollie Raymond" w:date="2016-02-12T10:05:00Z">
          <w:r w:rsidDel="00C5081E">
            <w:rPr>
              <w:lang w:val="en-CA"/>
            </w:rPr>
            <w:delText>using</w:delText>
          </w:r>
        </w:del>
      </w:ins>
      <w:ins w:id="1648" w:author="Ollie Raymond" w:date="2016-02-12T10:05:00Z">
        <w:r w:rsidR="00C5081E">
          <w:rPr>
            <w:lang w:val="en-CA"/>
          </w:rPr>
          <w:t>by</w:t>
        </w:r>
      </w:ins>
      <w:ins w:id="1649" w:author="Eric Boisvert" w:date="2016-01-23T11:39:00Z">
        <w:r>
          <w:rPr>
            <w:lang w:val="en-CA"/>
          </w:rPr>
          <w:t xml:space="preserve"> their name formed </w:t>
        </w:r>
      </w:ins>
      <w:ins w:id="1650" w:author="Eric Boisvert" w:date="2016-01-24T11:25:00Z">
        <w:r w:rsidR="009F09E7">
          <w:rPr>
            <w:lang w:val="en-CA"/>
          </w:rPr>
          <w:t>using</w:t>
        </w:r>
      </w:ins>
      <w:ins w:id="1651" w:author="Eric Boisvert" w:date="2016-01-23T11:39:00Z">
        <w:r>
          <w:rPr>
            <w:lang w:val="en-CA"/>
          </w:rPr>
          <w:t xml:space="preserve"> </w:t>
        </w:r>
      </w:ins>
      <w:ins w:id="1652"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653" w:author="Eric Boisvert" w:date="2016-01-23T11:55:00Z"/>
          <w:lang w:val="en-CA"/>
        </w:rPr>
      </w:pPr>
      <w:ins w:id="1654" w:author="Eric Boisvert" w:date="2016-01-23T11:48:00Z">
        <w:r>
          <w:rPr>
            <w:lang w:val="en-CA"/>
          </w:rPr>
          <w:t>OCL syntax will be used to identify logical model classifier from the UML model ()</w:t>
        </w:r>
      </w:ins>
    </w:p>
    <w:p w14:paraId="61B412C3" w14:textId="59F936CA" w:rsidR="00004359" w:rsidRDefault="00906350" w:rsidP="00695378">
      <w:pPr>
        <w:rPr>
          <w:ins w:id="1655" w:author="Eric Boisvert" w:date="2016-01-23T12:04:00Z"/>
          <w:noProof/>
          <w:lang w:val="en-CA"/>
        </w:rPr>
      </w:pPr>
      <w:ins w:id="1656" w:author="Eric Boisvert" w:date="2016-01-23T12:12:00Z">
        <w:r>
          <w:rPr>
            <w:noProof/>
            <w:lang w:val="en-CA"/>
          </w:rPr>
          <w:t>Package::{</w:t>
        </w:r>
      </w:ins>
      <w:ins w:id="1657" w:author="Eric Boisvert" w:date="2016-01-23T12:13:00Z">
        <w:r>
          <w:rPr>
            <w:noProof/>
            <w:lang w:val="en-CA"/>
          </w:rPr>
          <w:t>…}</w:t>
        </w:r>
      </w:ins>
      <w:ins w:id="1658" w:author="Eric Boisvert" w:date="2016-01-23T11:55:00Z">
        <w:r w:rsidR="00004359">
          <w:rPr>
            <w:noProof/>
            <w:lang w:val="en-CA"/>
          </w:rPr>
          <w:t>Package::Classifier</w:t>
        </w:r>
      </w:ins>
      <w:ins w:id="1659" w:author="Eric Boisvert" w:date="2016-01-23T12:12:00Z">
        <w:r>
          <w:rPr>
            <w:noProof/>
            <w:lang w:val="en-CA"/>
          </w:rPr>
          <w:t>::Property:Type</w:t>
        </w:r>
      </w:ins>
      <w:ins w:id="1660" w:author="Eric Boisvert" w:date="2016-01-23T11:55:00Z">
        <w:r w:rsidR="00004359">
          <w:rPr>
            <w:noProof/>
            <w:lang w:val="en-CA"/>
          </w:rPr>
          <w:t xml:space="preserve"> </w:t>
        </w:r>
      </w:ins>
    </w:p>
    <w:p w14:paraId="5717F95D" w14:textId="2ADE33C6" w:rsidR="00906350" w:rsidRDefault="00906350" w:rsidP="00695378">
      <w:pPr>
        <w:rPr>
          <w:ins w:id="1661" w:author="Eric Boisvert" w:date="2016-01-23T12:23:00Z"/>
          <w:lang w:val="en-CA"/>
        </w:rPr>
      </w:pPr>
      <w:ins w:id="1662" w:author="Eric Boisvert" w:date="2016-01-23T12:16:00Z">
        <w:r>
          <w:rPr>
            <w:lang w:val="en-CA"/>
          </w:rPr>
          <w:t>Package names are not formal</w:t>
        </w:r>
      </w:ins>
      <w:ins w:id="1663" w:author="Eric Boisvert" w:date="2016-01-23T12:23:00Z">
        <w:r w:rsidR="00B40027">
          <w:rPr>
            <w:lang w:val="en-CA"/>
          </w:rPr>
          <w:t xml:space="preserve"> </w:t>
        </w:r>
      </w:ins>
      <w:ins w:id="1664" w:author="Eric Boisvert" w:date="2016-01-24T12:38:00Z">
        <w:r w:rsidR="00D87A01">
          <w:rPr>
            <w:lang w:val="en-CA"/>
          </w:rPr>
          <w:t xml:space="preserve">in UML </w:t>
        </w:r>
      </w:ins>
      <w:ins w:id="1665" w:author="Eric Boisvert" w:date="2016-01-23T12:23:00Z">
        <w:r w:rsidR="00B40027">
          <w:rPr>
            <w:lang w:val="en-CA"/>
          </w:rPr>
          <w:t>and can change from one implementation to another.  The reference model used by GeoSciML, and most OGC SWGs</w:t>
        </w:r>
      </w:ins>
      <w:ins w:id="1666" w:author="Eric Boisvert" w:date="2016-01-23T12:46:00Z">
        <w:r w:rsidR="007D01E7">
          <w:rPr>
            <w:lang w:val="en-CA"/>
          </w:rPr>
          <w:t xml:space="preserve">, </w:t>
        </w:r>
      </w:ins>
      <w:ins w:id="1667" w:author="Eric Boisvert" w:date="2016-01-23T12:23:00Z">
        <w:r w:rsidR="00B40027">
          <w:rPr>
            <w:lang w:val="en-CA"/>
          </w:rPr>
          <w:t xml:space="preserve">is HollowWorld.  </w:t>
        </w:r>
      </w:ins>
      <w:ins w:id="1668" w:author="Ollie Raymond" w:date="2016-02-12T10:06:00Z">
        <w:r w:rsidR="00C5081E">
          <w:rPr>
            <w:lang w:val="en-CA"/>
          </w:rPr>
          <w:t>For example, a</w:t>
        </w:r>
      </w:ins>
      <w:ins w:id="1669" w:author="Eric Boisvert" w:date="2016-01-23T12:23:00Z">
        <w:del w:id="1670" w:author="Ollie Raymond" w:date="2016-02-12T10:06:00Z">
          <w:r w:rsidR="00B40027" w:rsidDel="00C5081E">
            <w:rPr>
              <w:lang w:val="en-CA"/>
            </w:rPr>
            <w:delText>A</w:delText>
          </w:r>
        </w:del>
        <w:r w:rsidR="00B40027">
          <w:rPr>
            <w:lang w:val="en-CA"/>
          </w:rPr>
          <w:t xml:space="preserve"> complete path </w:t>
        </w:r>
      </w:ins>
      <w:ins w:id="1671" w:author="Ollie Raymond" w:date="2016-02-12T10:06:00Z">
        <w:r w:rsidR="00C5081E">
          <w:rPr>
            <w:lang w:val="en-CA"/>
          </w:rPr>
          <w:t xml:space="preserve">for </w:t>
        </w:r>
      </w:ins>
      <w:ins w:id="1672" w:author="Eric Boisvert" w:date="2016-01-23T12:23:00Z">
        <w:r w:rsidR="00B40027">
          <w:rPr>
            <w:lang w:val="en-CA"/>
          </w:rPr>
          <w:t>a SF_Sampling</w:t>
        </w:r>
      </w:ins>
      <w:ins w:id="1673" w:author="Eric Boisvert" w:date="2016-01-23T12:26:00Z">
        <w:r w:rsidR="00B40027">
          <w:rPr>
            <w:lang w:val="en-CA"/>
          </w:rPr>
          <w:t>Point</w:t>
        </w:r>
      </w:ins>
      <w:ins w:id="1674" w:author="Eric Boisvert" w:date="2016-01-23T12:23:00Z">
        <w:r w:rsidR="00D87A01">
          <w:rPr>
            <w:lang w:val="en-CA"/>
          </w:rPr>
          <w:t xml:space="preserve"> in HollowWorld (from</w:t>
        </w:r>
        <w:r w:rsidR="00B40027">
          <w:rPr>
            <w:lang w:val="en-CA"/>
          </w:rPr>
          <w:t xml:space="preserve"> </w:t>
        </w:r>
      </w:ins>
      <w:ins w:id="1675" w:author="Eric Boisvert" w:date="2016-01-24T12:38:00Z">
        <w:r w:rsidR="00D87A01">
          <w:rPr>
            <w:lang w:val="en-CA"/>
          </w:rPr>
          <w:t>HollowWorld root</w:t>
        </w:r>
      </w:ins>
      <w:ins w:id="1676" w:author="Eric Boisvert" w:date="2016-01-23T12:23:00Z">
        <w:r w:rsidR="00B40027">
          <w:rPr>
            <w:lang w:val="en-CA"/>
          </w:rPr>
          <w:t xml:space="preserve">) </w:t>
        </w:r>
      </w:ins>
      <w:ins w:id="1677" w:author="Eric Boisvert" w:date="2016-01-24T12:39:00Z">
        <w:r w:rsidR="00D87A01">
          <w:rPr>
            <w:lang w:val="en-CA"/>
          </w:rPr>
          <w:t>is</w:t>
        </w:r>
      </w:ins>
    </w:p>
    <w:p w14:paraId="6FC32B19" w14:textId="5013EFE1" w:rsidR="00B40027" w:rsidRPr="0058466D" w:rsidRDefault="00B40027" w:rsidP="00695378">
      <w:pPr>
        <w:rPr>
          <w:ins w:id="1678" w:author="Eric Boisvert" w:date="2016-01-23T12:28:00Z"/>
          <w:rFonts w:ascii="Courier New" w:hAnsi="Courier New" w:cs="Courier New"/>
          <w:noProof/>
          <w:sz w:val="20"/>
          <w:szCs w:val="20"/>
          <w:lang w:val="en-CA"/>
          <w:rPrChange w:id="1679" w:author="Eric Boisvert" w:date="2016-01-23T12:29:00Z">
            <w:rPr>
              <w:ins w:id="1680" w:author="Eric Boisvert" w:date="2016-01-23T12:28:00Z"/>
              <w:lang w:val="en-CA"/>
            </w:rPr>
          </w:rPrChange>
        </w:rPr>
      </w:pPr>
      <w:ins w:id="1681" w:author="Eric Boisvert" w:date="2016-01-23T12:25:00Z">
        <w:r w:rsidRPr="0058466D">
          <w:rPr>
            <w:rFonts w:ascii="Courier New" w:hAnsi="Courier New" w:cs="Courier New"/>
            <w:noProof/>
            <w:sz w:val="20"/>
            <w:szCs w:val="20"/>
            <w:lang w:val="en-CA"/>
            <w:rPrChange w:id="1682" w:author="Eric Boisvert" w:date="2016-01-23T12:29:00Z">
              <w:rPr>
                <w:lang w:val="en-CA"/>
              </w:rPr>
            </w:rPrChange>
          </w:rPr>
          <w:t>ISO TC211</w:t>
        </w:r>
      </w:ins>
      <w:ins w:id="1683" w:author="Eric Boisvert" w:date="2016-01-23T12:26:00Z">
        <w:r w:rsidRPr="0058466D">
          <w:rPr>
            <w:rFonts w:ascii="Courier New" w:hAnsi="Courier New" w:cs="Courier New"/>
            <w:noProof/>
            <w:sz w:val="20"/>
            <w:szCs w:val="20"/>
            <w:lang w:val="en-CA"/>
            <w:rPrChange w:id="1684" w:author="Eric Boisvert" w:date="2016-01-23T12:29:00Z">
              <w:rPr>
                <w:lang w:val="en-CA"/>
              </w:rPr>
            </w:rPrChange>
          </w:rPr>
          <w:t>::</w:t>
        </w:r>
      </w:ins>
      <w:ins w:id="1685" w:author="Eric Boisvert" w:date="2016-01-23T12:25:00Z">
        <w:r w:rsidRPr="0058466D">
          <w:rPr>
            <w:rFonts w:ascii="Courier New" w:hAnsi="Courier New" w:cs="Courier New"/>
            <w:noProof/>
            <w:sz w:val="20"/>
            <w:szCs w:val="20"/>
            <w:lang w:val="en-CA"/>
            <w:rPrChange w:id="1686" w:author="Eric Boisvert" w:date="2016-01-23T12:29:00Z">
              <w:rPr>
                <w:lang w:val="en-CA"/>
              </w:rPr>
            </w:rPrChange>
          </w:rPr>
          <w:t>ISO 19156 All</w:t>
        </w:r>
      </w:ins>
      <w:ins w:id="1687" w:author="Eric Boisvert" w:date="2016-01-23T12:26:00Z">
        <w:r w:rsidRPr="0058466D">
          <w:rPr>
            <w:rFonts w:ascii="Courier New" w:hAnsi="Courier New" w:cs="Courier New"/>
            <w:noProof/>
            <w:sz w:val="20"/>
            <w:szCs w:val="20"/>
            <w:lang w:val="en-CA"/>
            <w:rPrChange w:id="1688" w:author="Eric Boisvert" w:date="2016-01-23T12:29:00Z">
              <w:rPr>
                <w:lang w:val="en-CA"/>
              </w:rPr>
            </w:rPrChange>
          </w:rPr>
          <w:t>::</w:t>
        </w:r>
      </w:ins>
      <w:ins w:id="1689" w:author="Eric Boisvert" w:date="2016-01-23T12:25:00Z">
        <w:r w:rsidRPr="0058466D">
          <w:rPr>
            <w:rFonts w:ascii="Courier New" w:hAnsi="Courier New" w:cs="Courier New"/>
            <w:noProof/>
            <w:sz w:val="20"/>
            <w:szCs w:val="20"/>
            <w:lang w:val="en-CA"/>
            <w:rPrChange w:id="1690" w:author="Eric Boisvert" w:date="2016-01-23T12:29:00Z">
              <w:rPr>
                <w:lang w:val="en-CA"/>
              </w:rPr>
            </w:rPrChange>
          </w:rPr>
          <w:t>ISO 19156:2011 Observations and Measurements</w:t>
        </w:r>
      </w:ins>
      <w:ins w:id="1691" w:author="Eric Boisvert" w:date="2016-01-23T12:26:00Z">
        <w:r w:rsidRPr="0058466D">
          <w:rPr>
            <w:rFonts w:ascii="Courier New" w:hAnsi="Courier New" w:cs="Courier New"/>
            <w:noProof/>
            <w:sz w:val="20"/>
            <w:szCs w:val="20"/>
            <w:lang w:val="en-CA"/>
            <w:rPrChange w:id="1692" w:author="Eric Boisvert" w:date="2016-01-23T12:29:00Z">
              <w:rPr>
                <w:lang w:val="en-CA"/>
              </w:rPr>
            </w:rPrChange>
          </w:rPr>
          <w:t>::</w:t>
        </w:r>
      </w:ins>
      <w:ins w:id="1693" w:author="Eric Boisvert" w:date="2016-01-23T12:25:00Z">
        <w:r w:rsidRPr="0058466D">
          <w:rPr>
            <w:rFonts w:ascii="Courier New" w:hAnsi="Courier New" w:cs="Courier New"/>
            <w:noProof/>
            <w:sz w:val="20"/>
            <w:szCs w:val="20"/>
            <w:lang w:val="en-CA"/>
            <w:rPrChange w:id="1694" w:author="Eric Boisvert" w:date="2016-01-23T12:29:00Z">
              <w:rPr>
                <w:lang w:val="en-CA"/>
              </w:rPr>
            </w:rPrChange>
          </w:rPr>
          <w:t>Sampling Features</w:t>
        </w:r>
      </w:ins>
      <w:ins w:id="1695" w:author="Eric Boisvert" w:date="2016-01-23T12:26:00Z">
        <w:r w:rsidRPr="0058466D">
          <w:rPr>
            <w:rFonts w:ascii="Courier New" w:hAnsi="Courier New" w:cs="Courier New"/>
            <w:noProof/>
            <w:sz w:val="20"/>
            <w:szCs w:val="20"/>
            <w:lang w:val="en-CA"/>
            <w:rPrChange w:id="1696" w:author="Eric Boisvert" w:date="2016-01-23T12:29:00Z">
              <w:rPr>
                <w:lang w:val="en-CA"/>
              </w:rPr>
            </w:rPrChange>
          </w:rPr>
          <w:t>::</w:t>
        </w:r>
      </w:ins>
      <w:ins w:id="1697" w:author="Eric Boisvert" w:date="2016-01-23T12:25:00Z">
        <w:r w:rsidRPr="0058466D">
          <w:rPr>
            <w:rFonts w:ascii="Courier New" w:hAnsi="Courier New" w:cs="Courier New"/>
            <w:noProof/>
            <w:sz w:val="20"/>
            <w:szCs w:val="20"/>
            <w:lang w:val="en-CA"/>
            <w:rPrChange w:id="1698" w:author="Eric Boisvert" w:date="2016-01-23T12:29:00Z">
              <w:rPr>
                <w:lang w:val="en-CA"/>
              </w:rPr>
            </w:rPrChange>
          </w:rPr>
          <w:t>samplingPoint</w:t>
        </w:r>
      </w:ins>
      <w:ins w:id="1699" w:author="Eric Boisvert" w:date="2016-01-23T12:26:00Z">
        <w:r w:rsidRPr="0058466D">
          <w:rPr>
            <w:rFonts w:ascii="Courier New" w:hAnsi="Courier New" w:cs="Courier New"/>
            <w:noProof/>
            <w:sz w:val="20"/>
            <w:szCs w:val="20"/>
            <w:lang w:val="en-CA"/>
            <w:rPrChange w:id="1700" w:author="Eric Boisvert" w:date="2016-01-23T12:29:00Z">
              <w:rPr>
                <w:lang w:val="en-CA"/>
              </w:rPr>
            </w:rPrChange>
          </w:rPr>
          <w:t>::</w:t>
        </w:r>
      </w:ins>
      <w:ins w:id="1701" w:author="Eric Boisvert" w:date="2016-01-23T12:25:00Z">
        <w:r w:rsidRPr="0058466D">
          <w:rPr>
            <w:rFonts w:ascii="Courier New" w:hAnsi="Courier New" w:cs="Courier New"/>
            <w:noProof/>
            <w:sz w:val="20"/>
            <w:szCs w:val="20"/>
            <w:lang w:val="en-CA"/>
            <w:rPrChange w:id="1702" w:author="Eric Boisvert" w:date="2016-01-23T12:29:00Z">
              <w:rPr>
                <w:lang w:val="en-CA"/>
              </w:rPr>
            </w:rPrChange>
          </w:rPr>
          <w:t>SF_SamplingPoint</w:t>
        </w:r>
      </w:ins>
    </w:p>
    <w:p w14:paraId="085DB1BD" w14:textId="3530548A" w:rsidR="00D87A01" w:rsidRDefault="0058466D" w:rsidP="00695378">
      <w:pPr>
        <w:rPr>
          <w:ins w:id="1703" w:author="Eric Boisvert" w:date="2016-01-23T11:47:00Z"/>
          <w:lang w:val="en-CA"/>
        </w:rPr>
      </w:pPr>
      <w:ins w:id="1704" w:author="Eric Boisvert" w:date="2016-01-23T12:28:00Z">
        <w:r>
          <w:rPr>
            <w:lang w:val="en-CA"/>
          </w:rPr>
          <w:lastRenderedPageBreak/>
          <w:t xml:space="preserve">For </w:t>
        </w:r>
      </w:ins>
      <w:ins w:id="1705" w:author="Ollie Raymond" w:date="2016-02-12T10:07:00Z">
        <w:r w:rsidR="00C5081E">
          <w:rPr>
            <w:lang w:val="en-CA"/>
          </w:rPr>
          <w:t xml:space="preserve">the </w:t>
        </w:r>
      </w:ins>
      <w:ins w:id="1706" w:author="Eric Boisvert" w:date="2016-01-23T12:28:00Z">
        <w:r>
          <w:rPr>
            <w:lang w:val="en-CA"/>
          </w:rPr>
          <w:t>sake of read</w:t>
        </w:r>
      </w:ins>
      <w:ins w:id="1707" w:author="Eric Boisvert" w:date="2016-01-23T12:29:00Z">
        <w:r>
          <w:rPr>
            <w:lang w:val="en-CA"/>
          </w:rPr>
          <w:t>a</w:t>
        </w:r>
      </w:ins>
      <w:ins w:id="1708" w:author="Eric Boisvert" w:date="2016-01-23T12:42:00Z">
        <w:r w:rsidR="007D01E7">
          <w:rPr>
            <w:lang w:val="en-CA"/>
          </w:rPr>
          <w:t>bi</w:t>
        </w:r>
      </w:ins>
      <w:ins w:id="1709" w:author="Eric Boisvert" w:date="2016-01-23T12:28:00Z">
        <w:r>
          <w:rPr>
            <w:lang w:val="en-CA"/>
          </w:rPr>
          <w:t xml:space="preserve">lity, this </w:t>
        </w:r>
      </w:ins>
      <w:ins w:id="1710" w:author="Eric Boisvert" w:date="2016-01-23T12:30:00Z">
        <w:r>
          <w:rPr>
            <w:lang w:val="en-CA"/>
          </w:rPr>
          <w:t>document</w:t>
        </w:r>
      </w:ins>
      <w:ins w:id="1711" w:author="Eric Boisvert" w:date="2016-01-23T12:28:00Z">
        <w:r>
          <w:rPr>
            <w:lang w:val="en-CA"/>
          </w:rPr>
          <w:t xml:space="preserve"> will use shortcuts</w:t>
        </w:r>
      </w:ins>
      <w:ins w:id="1712" w:author="Eric Boisvert" w:date="2016-01-23T12:29:00Z">
        <w:r>
          <w:rPr>
            <w:lang w:val="en-CA"/>
          </w:rPr>
          <w:t xml:space="preserve"> to identify packages.</w:t>
        </w:r>
      </w:ins>
      <w:ins w:id="1713" w:author="Eric Boisvert" w:date="2016-01-23T12:30:00Z">
        <w:r w:rsidR="007D01E7">
          <w:rPr>
            <w:lang w:val="en-CA"/>
          </w:rPr>
          <w:t xml:space="preserve">  For example </w:t>
        </w:r>
      </w:ins>
      <w:ins w:id="1714" w:author="Eric Boisvert" w:date="2016-01-23T12:42:00Z">
        <w:r w:rsidR="007D01E7">
          <w:rPr>
            <w:lang w:val="en-CA"/>
          </w:rPr>
          <w:t>OM</w:t>
        </w:r>
      </w:ins>
      <w:ins w:id="1715" w:author="Eric Boisvert" w:date="2016-01-23T12:30:00Z">
        <w:r w:rsidR="007D01E7">
          <w:rPr>
            <w:lang w:val="en-CA"/>
          </w:rPr>
          <w:t>::SF_SamplingPoint</w:t>
        </w:r>
      </w:ins>
      <w:ins w:id="1716" w:author="Eric Boisvert" w:date="2016-01-24T12:40:00Z">
        <w:r w:rsidR="00D87A01">
          <w:rPr>
            <w:lang w:val="en-CA"/>
          </w:rPr>
          <w:t xml:space="preserve">, </w:t>
        </w:r>
      </w:ins>
      <w:ins w:id="1717" w:author="Eric Boisvert" w:date="2016-01-23T12:30:00Z">
        <w:r w:rsidR="007D01E7">
          <w:rPr>
            <w:lang w:val="en-CA"/>
          </w:rPr>
          <w:t xml:space="preserve">OM </w:t>
        </w:r>
      </w:ins>
      <w:ins w:id="1718" w:author="Eric Boisvert" w:date="2016-01-24T12:40:00Z">
        <w:r w:rsidR="00D87A01">
          <w:rPr>
            <w:lang w:val="en-CA"/>
          </w:rPr>
          <w:t xml:space="preserve">acts </w:t>
        </w:r>
      </w:ins>
      <w:ins w:id="1719" w:author="Eric Boisvert" w:date="2016-01-23T12:47:00Z">
        <w:r w:rsidR="007D01E7">
          <w:rPr>
            <w:lang w:val="en-CA"/>
          </w:rPr>
          <w:t>a</w:t>
        </w:r>
      </w:ins>
      <w:ins w:id="1720" w:author="Eric Boisvert" w:date="2016-01-23T12:30:00Z">
        <w:r w:rsidR="007D01E7">
          <w:rPr>
            <w:lang w:val="en-CA"/>
          </w:rPr>
          <w:t xml:space="preserve">s a </w:t>
        </w:r>
      </w:ins>
      <w:ins w:id="1721" w:author="Eric Boisvert" w:date="2016-01-23T12:42:00Z">
        <w:r w:rsidR="007D01E7">
          <w:rPr>
            <w:lang w:val="en-CA"/>
          </w:rPr>
          <w:t xml:space="preserve">shortcut for </w:t>
        </w:r>
      </w:ins>
      <w:ins w:id="1722"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723" w:author="Ollie Raymond" w:date="2016-02-12T10:07:00Z">
        <w:r w:rsidR="00C5081E">
          <w:rPr>
            <w:lang w:val="en-CA"/>
          </w:rPr>
          <w:t xml:space="preserve">the need to </w:t>
        </w:r>
      </w:ins>
      <w:ins w:id="1724" w:author="Eric Boisvert" w:date="2016-01-23T12:43:00Z">
        <w:r w:rsidR="007D01E7">
          <w:rPr>
            <w:lang w:val="en-CA"/>
          </w:rPr>
          <w:t>creat</w:t>
        </w:r>
        <w:del w:id="1725" w:author="Ollie Raymond" w:date="2016-02-12T10:07:00Z">
          <w:r w:rsidR="007D01E7" w:rsidDel="00C5081E">
            <w:rPr>
              <w:lang w:val="en-CA"/>
            </w:rPr>
            <w:delText>ion</w:delText>
          </w:r>
        </w:del>
      </w:ins>
      <w:ins w:id="1726" w:author="Ollie Raymond" w:date="2016-02-12T10:07:00Z">
        <w:r w:rsidR="00C5081E">
          <w:rPr>
            <w:lang w:val="en-CA"/>
          </w:rPr>
          <w:t>e</w:t>
        </w:r>
      </w:ins>
      <w:ins w:id="1727" w:author="Eric Boisvert" w:date="2016-01-23T12:43:00Z">
        <w:del w:id="1728" w:author="Ollie Raymond" w:date="2016-02-12T10:07:00Z">
          <w:r w:rsidR="007D01E7" w:rsidDel="00C5081E">
            <w:rPr>
              <w:lang w:val="en-CA"/>
            </w:rPr>
            <w:delText xml:space="preserve"> of</w:delText>
          </w:r>
        </w:del>
        <w:r w:rsidR="007D01E7">
          <w:rPr>
            <w:lang w:val="en-CA"/>
          </w:rPr>
          <w:t xml:space="preserve"> </w:t>
        </w:r>
      </w:ins>
      <w:ins w:id="1729" w:author="Ollie Raymond" w:date="2016-02-12T10:07:00Z">
        <w:r w:rsidR="00C5081E">
          <w:rPr>
            <w:lang w:val="en-CA"/>
          </w:rPr>
          <w:t xml:space="preserve">a </w:t>
        </w:r>
      </w:ins>
      <w:ins w:id="1730" w:author="Eric Boisvert" w:date="2016-01-23T12:43:00Z">
        <w:r w:rsidR="007D01E7">
          <w:rPr>
            <w:lang w:val="en-CA"/>
          </w:rPr>
          <w:t>shortcut for al</w:t>
        </w:r>
        <w:r w:rsidR="00D27E3C">
          <w:rPr>
            <w:lang w:val="en-CA"/>
          </w:rPr>
          <w:t>l those sub packages.</w:t>
        </w:r>
      </w:ins>
      <w:ins w:id="1731"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732" w:author="Eric Boisvert" w:date="2016-01-23T11:49:00Z"/>
          <w:lang w:val="en-CA"/>
        </w:rPr>
      </w:pPr>
      <w:ins w:id="1733" w:author="Eric Boisvert" w:date="2016-01-23T11:48:00Z">
        <w:r>
          <w:rPr>
            <w:lang w:val="en-CA"/>
          </w:rPr>
          <w:t xml:space="preserve">W3C XPath will be </w:t>
        </w:r>
      </w:ins>
      <w:ins w:id="1734" w:author="Eric Boisvert" w:date="2016-03-28T12:39:00Z">
        <w:r w:rsidR="00A173A4">
          <w:rPr>
            <w:lang w:val="en-CA"/>
          </w:rPr>
          <w:t>used</w:t>
        </w:r>
      </w:ins>
      <w:ins w:id="1735" w:author="Eric Boisvert" w:date="2016-01-24T12:41:00Z">
        <w:r w:rsidR="00A173A4">
          <w:rPr>
            <w:lang w:val="en-CA"/>
          </w:rPr>
          <w:t xml:space="preserve"> </w:t>
        </w:r>
      </w:ins>
      <w:ins w:id="1736" w:author="Eric Boisvert" w:date="2016-03-28T12:39:00Z">
        <w:r w:rsidR="00A173A4">
          <w:rPr>
            <w:lang w:val="en-CA"/>
          </w:rPr>
          <w:t>in</w:t>
        </w:r>
      </w:ins>
      <w:ins w:id="1737" w:author="Eric Boisvert" w:date="2016-01-24T12:41:00Z">
        <w:r>
          <w:rPr>
            <w:lang w:val="en-CA"/>
          </w:rPr>
          <w:t xml:space="preserve"> </w:t>
        </w:r>
      </w:ins>
      <w:ins w:id="1738" w:author="Eric Boisvert" w:date="2016-01-23T11:48:00Z">
        <w:r w:rsidR="00C9582A">
          <w:rPr>
            <w:lang w:val="en-CA"/>
          </w:rPr>
          <w:t>XML instances</w:t>
        </w:r>
      </w:ins>
      <w:ins w:id="1739" w:author="Eric Boisvert" w:date="2016-01-24T12:58:00Z">
        <w:r w:rsidR="00C9582A">
          <w:rPr>
            <w:lang w:val="en-CA"/>
          </w:rPr>
          <w:t xml:space="preserve">, since requirement targets are instances (XSD itself is a conformance </w:t>
        </w:r>
      </w:ins>
      <w:ins w:id="1740" w:author="Eric Boisvert" w:date="2016-01-24T12:59:00Z">
        <w:r w:rsidR="00C9582A">
          <w:rPr>
            <w:lang w:val="en-CA"/>
          </w:rPr>
          <w:t>artefact).</w:t>
        </w:r>
      </w:ins>
      <w:ins w:id="1741" w:author="Eric Boisvert" w:date="2016-01-24T13:00:00Z">
        <w:r w:rsidR="00C9582A">
          <w:rPr>
            <w:lang w:val="en-CA"/>
          </w:rPr>
          <w:t xml:space="preserve">  XML entities will be identified using their full qualified name (namespace, </w:t>
        </w:r>
      </w:ins>
      <w:ins w:id="1742"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743" w:author="Eric Boisvert" w:date="2016-01-23T11:53:00Z"/>
        </w:rPr>
        <w:pPrChange w:id="1744" w:author="Eric Boisvert" w:date="2016-01-24T13:08:00Z">
          <w:pPr/>
        </w:pPrChange>
      </w:pPr>
      <w:ins w:id="1745" w:author="Eric Boisvert" w:date="2016-01-23T11:50:00Z">
        <w:r w:rsidRPr="00C9582A">
          <w:rPr>
            <w:rStyle w:val="xmlChar"/>
            <w:rPrChange w:id="1746" w:author="Eric Boisvert" w:date="2016-01-24T13:06:00Z">
              <w:rPr/>
            </w:rPrChange>
          </w:rPr>
          <w:t>gsml</w:t>
        </w:r>
      </w:ins>
      <w:ins w:id="1747" w:author="Eric Boisvert" w:date="2016-01-24T13:01:00Z">
        <w:r w:rsidRPr="00C9582A">
          <w:rPr>
            <w:rStyle w:val="xmlChar"/>
            <w:rPrChange w:id="1748" w:author="Eric Boisvert" w:date="2016-01-24T13:06:00Z">
              <w:rPr/>
            </w:rPrChange>
          </w:rPr>
          <w:t>b</w:t>
        </w:r>
      </w:ins>
      <w:ins w:id="1749" w:author="Eric Boisvert" w:date="2016-01-23T11:50:00Z">
        <w:r w:rsidRPr="00C9582A">
          <w:rPr>
            <w:rStyle w:val="xmlChar"/>
            <w:rPrChange w:id="1750" w:author="Eric Boisvert" w:date="2016-01-24T13:06:00Z">
              <w:rPr/>
            </w:rPrChange>
          </w:rPr>
          <w:t xml:space="preserve">:GeologicUnit </w:t>
        </w:r>
        <w:r w:rsidRPr="00C9582A">
          <w:t>refers to</w:t>
        </w:r>
      </w:ins>
      <w:ins w:id="1751" w:author="Eric Boisvert" w:date="2016-01-24T12:59:00Z">
        <w:r w:rsidRPr="00C9582A">
          <w:t xml:space="preserve"> an instance of Geo</w:t>
        </w:r>
        <w:del w:id="1752" w:author="Ollie Raymond" w:date="2016-02-12T10:08:00Z">
          <w:r w:rsidRPr="00C9582A" w:rsidDel="00C5081E">
            <w:delText>SciML</w:delText>
          </w:r>
        </w:del>
      </w:ins>
      <w:ins w:id="1753" w:author="Ollie Raymond" w:date="2016-02-12T10:08:00Z">
        <w:r w:rsidR="00C5081E">
          <w:t>logic</w:t>
        </w:r>
      </w:ins>
      <w:ins w:id="1754" w:author="Eric Boisvert" w:date="2016-01-24T12:59:00Z">
        <w:r w:rsidRPr="00C9582A">
          <w:t>Unit</w:t>
        </w:r>
      </w:ins>
      <w:ins w:id="1755" w:author="Eric Boisvert" w:date="2016-01-24T13:01:00Z">
        <w:r w:rsidRPr="00C9582A">
          <w:t xml:space="preserve">, from namespace </w:t>
        </w:r>
      </w:ins>
      <w:ins w:id="1756" w:author="Eric Boisvert" w:date="2016-01-24T13:02:00Z">
        <w:r w:rsidRPr="00C9582A">
          <w:rPr>
            <w:rStyle w:val="xmlChar"/>
            <w:rPrChange w:id="1757" w:author="Eric Boisvert" w:date="2016-01-24T13:06:00Z">
              <w:rPr/>
            </w:rPrChange>
          </w:rPr>
          <w:t>xmlns:gsmlb=</w:t>
        </w:r>
      </w:ins>
      <w:ins w:id="1758" w:author="Ollie Raymond" w:date="2016-02-12T10:08:00Z">
        <w:r w:rsidR="00C5081E">
          <w:rPr>
            <w:rStyle w:val="xmlChar"/>
          </w:rPr>
          <w:t>"</w:t>
        </w:r>
      </w:ins>
      <w:ins w:id="1759" w:author="Eric Boisvert" w:date="2016-01-24T13:02:00Z">
        <w:del w:id="1760" w:author="Ollie Raymond" w:date="2016-02-12T10:08:00Z">
          <w:r w:rsidRPr="00C9582A" w:rsidDel="00C5081E">
            <w:rPr>
              <w:rStyle w:val="xmlChar"/>
              <w:rPrChange w:id="1761" w:author="Eric Boisvert" w:date="2016-01-24T13:06:00Z">
                <w:rPr/>
              </w:rPrChange>
            </w:rPr>
            <w:delText>”</w:delText>
          </w:r>
        </w:del>
        <w:r w:rsidRPr="00C9582A">
          <w:rPr>
            <w:rStyle w:val="xmlChar"/>
            <w:rPrChange w:id="1762" w:author="Eric Boisvert" w:date="2016-01-24T13:06:00Z">
              <w:rPr/>
            </w:rPrChange>
          </w:rPr>
          <w:t>http://xmlns.geosciml.org/GeoSciML-Basic/4.0</w:t>
        </w:r>
        <w:del w:id="1763" w:author="Ollie Raymond" w:date="2016-02-12T10:08:00Z">
          <w:r w:rsidRPr="00C9582A" w:rsidDel="00C5081E">
            <w:rPr>
              <w:rStyle w:val="xmlChar"/>
              <w:rPrChange w:id="1764" w:author="Eric Boisvert" w:date="2016-01-24T13:06:00Z">
                <w:rPr/>
              </w:rPrChange>
            </w:rPr>
            <w:delText>”</w:delText>
          </w:r>
        </w:del>
      </w:ins>
      <w:ins w:id="1765" w:author="Ollie Raymond" w:date="2016-02-12T10:08:00Z">
        <w:r w:rsidR="00C5081E">
          <w:rPr>
            <w:rStyle w:val="xmlChar"/>
          </w:rPr>
          <w:t>"</w:t>
        </w:r>
      </w:ins>
    </w:p>
    <w:p w14:paraId="6CE7B955" w14:textId="56296621" w:rsidR="00004359" w:rsidRDefault="00C9582A">
      <w:pPr>
        <w:numPr>
          <w:ilvl w:val="0"/>
          <w:numId w:val="38"/>
        </w:numPr>
        <w:rPr>
          <w:ins w:id="1766" w:author="Eric Boisvert" w:date="2016-01-23T11:52:00Z"/>
          <w:lang w:val="en-CA"/>
        </w:rPr>
        <w:pPrChange w:id="1767" w:author="Eric Boisvert" w:date="2016-01-24T13:08:00Z">
          <w:pPr/>
        </w:pPrChange>
      </w:pPr>
      <w:ins w:id="1768" w:author="Eric Boisvert" w:date="2016-01-24T13:07:00Z">
        <w:r w:rsidRPr="00C9582A">
          <w:rPr>
            <w:rStyle w:val="xmlChar"/>
            <w:rPrChange w:id="1769" w:author="Eric Boisvert" w:date="2016-01-24T13:07:00Z">
              <w:rPr>
                <w:lang w:val="en-CA"/>
              </w:rPr>
            </w:rPrChange>
          </w:rPr>
          <w:t>g</w:t>
        </w:r>
      </w:ins>
      <w:ins w:id="1770" w:author="Eric Boisvert" w:date="2016-01-23T11:52:00Z">
        <w:r w:rsidR="00004359" w:rsidRPr="00C9582A">
          <w:rPr>
            <w:rStyle w:val="xmlChar"/>
            <w:rPrChange w:id="1771" w:author="Eric Boisvert" w:date="2016-01-24T13:07:00Z">
              <w:rPr>
                <w:lang w:val="en-CA"/>
              </w:rPr>
            </w:rPrChange>
          </w:rPr>
          <w:t>sml</w:t>
        </w:r>
      </w:ins>
      <w:ins w:id="1772" w:author="Sen, Marcus A." w:date="2016-04-13T11:37:00Z">
        <w:r w:rsidR="00891F7B">
          <w:rPr>
            <w:rStyle w:val="xmlChar"/>
          </w:rPr>
          <w:t>b</w:t>
        </w:r>
      </w:ins>
      <w:ins w:id="1773" w:author="Eric Boisvert" w:date="2016-01-23T11:52:00Z">
        <w:r w:rsidR="00004359" w:rsidRPr="00C9582A">
          <w:rPr>
            <w:rStyle w:val="xmlChar"/>
            <w:rPrChange w:id="1774" w:author="Eric Boisvert" w:date="2016-01-24T13:07:00Z">
              <w:rPr>
                <w:lang w:val="en-CA"/>
              </w:rPr>
            </w:rPrChange>
          </w:rPr>
          <w:t>:GeologicUnit/gml:name</w:t>
        </w:r>
        <w:r w:rsidR="00004359">
          <w:rPr>
            <w:lang w:val="en-CA"/>
          </w:rPr>
          <w:t xml:space="preserve"> </w:t>
        </w:r>
      </w:ins>
      <w:ins w:id="1775" w:author="Eric Boisvert" w:date="2016-01-24T13:07:00Z">
        <w:r>
          <w:rPr>
            <w:lang w:val="en-CA"/>
          </w:rPr>
          <w:t>refers to</w:t>
        </w:r>
      </w:ins>
      <w:ins w:id="1776" w:author="Eric Boisvert" w:date="2016-01-23T11:52:00Z">
        <w:r w:rsidR="00004359">
          <w:rPr>
            <w:lang w:val="en-CA"/>
          </w:rPr>
          <w:t xml:space="preserve"> the </w:t>
        </w:r>
      </w:ins>
      <w:ins w:id="1777" w:author="Eric Boisvert" w:date="2016-01-24T13:07:00Z">
        <w:r w:rsidRPr="00C9582A">
          <w:rPr>
            <w:b/>
            <w:lang w:val="en-CA"/>
            <w:rPrChange w:id="1778" w:author="Eric Boisvert" w:date="2016-01-24T13:07:00Z">
              <w:rPr>
                <w:lang w:val="en-CA"/>
              </w:rPr>
            </w:rPrChange>
          </w:rPr>
          <w:t>n</w:t>
        </w:r>
      </w:ins>
      <w:ins w:id="1779" w:author="Eric Boisvert" w:date="2016-01-23T11:52:00Z">
        <w:r w:rsidR="00004359" w:rsidRPr="00C9582A">
          <w:rPr>
            <w:b/>
            <w:lang w:val="en-CA"/>
            <w:rPrChange w:id="1780" w:author="Eric Boisvert" w:date="2016-01-24T13:07:00Z">
              <w:rPr>
                <w:lang w:val="en-CA"/>
              </w:rPr>
            </w:rPrChange>
          </w:rPr>
          <w:t>ame</w:t>
        </w:r>
        <w:r w:rsidR="00004359">
          <w:rPr>
            <w:lang w:val="en-CA"/>
          </w:rPr>
          <w:t xml:space="preserve"> property</w:t>
        </w:r>
      </w:ins>
      <w:ins w:id="1781" w:author="Eric Boisvert" w:date="2016-01-23T11:53:00Z">
        <w:r w:rsidR="00004359">
          <w:rPr>
            <w:lang w:val="en-CA"/>
          </w:rPr>
          <w:t xml:space="preserve"> of GeologicUnit</w:t>
        </w:r>
      </w:ins>
    </w:p>
    <w:p w14:paraId="4BC79CCE" w14:textId="67FB9002" w:rsidR="00004359" w:rsidRDefault="00C9582A">
      <w:pPr>
        <w:numPr>
          <w:ilvl w:val="0"/>
          <w:numId w:val="38"/>
        </w:numPr>
        <w:rPr>
          <w:ins w:id="1782" w:author="Eric Boisvert" w:date="2016-01-23T11:53:00Z"/>
          <w:lang w:val="en-CA"/>
        </w:rPr>
        <w:pPrChange w:id="1783" w:author="Eric Boisvert" w:date="2016-01-24T13:08:00Z">
          <w:pPr/>
        </w:pPrChange>
      </w:pPr>
      <w:ins w:id="1784" w:author="Eric Boisvert" w:date="2016-01-24T13:07:00Z">
        <w:r w:rsidRPr="00C9582A">
          <w:rPr>
            <w:rStyle w:val="xmlChar"/>
            <w:rPrChange w:id="1785" w:author="Eric Boisvert" w:date="2016-01-24T13:07:00Z">
              <w:rPr>
                <w:lang w:val="en-CA"/>
              </w:rPr>
            </w:rPrChange>
          </w:rPr>
          <w:t>g</w:t>
        </w:r>
      </w:ins>
      <w:ins w:id="1786" w:author="Eric Boisvert" w:date="2016-01-23T11:52:00Z">
        <w:r w:rsidR="00004359" w:rsidRPr="00C9582A">
          <w:rPr>
            <w:rStyle w:val="xmlChar"/>
            <w:rPrChange w:id="1787" w:author="Eric Boisvert" w:date="2016-01-24T13:07:00Z">
              <w:rPr>
                <w:lang w:val="en-CA"/>
              </w:rPr>
            </w:rPrChange>
          </w:rPr>
          <w:t>sml</w:t>
        </w:r>
      </w:ins>
      <w:ins w:id="1788" w:author="Sen, Marcus A." w:date="2016-04-13T11:37:00Z">
        <w:r w:rsidR="00891F7B">
          <w:rPr>
            <w:rStyle w:val="xmlChar"/>
          </w:rPr>
          <w:t>b</w:t>
        </w:r>
      </w:ins>
      <w:ins w:id="1789" w:author="Eric Boisvert" w:date="2016-01-23T11:52:00Z">
        <w:r w:rsidR="00004359" w:rsidRPr="00C9582A">
          <w:rPr>
            <w:rStyle w:val="xmlChar"/>
            <w:rPrChange w:id="1790" w:author="Eric Boisvert" w:date="2016-01-24T13:07:00Z">
              <w:rPr>
                <w:lang w:val="en-CA"/>
              </w:rPr>
            </w:rPrChange>
          </w:rPr>
          <w:t>:GeologicUnit/gml:name/@codeName</w:t>
        </w:r>
        <w:r w:rsidR="00004359">
          <w:rPr>
            <w:lang w:val="en-CA"/>
          </w:rPr>
          <w:t xml:space="preserve"> </w:t>
        </w:r>
      </w:ins>
      <w:ins w:id="1791" w:author="Eric Boisvert" w:date="2016-01-24T13:07:00Z">
        <w:r>
          <w:rPr>
            <w:lang w:val="en-CA"/>
          </w:rPr>
          <w:t xml:space="preserve">refers to the </w:t>
        </w:r>
      </w:ins>
      <w:ins w:id="1792" w:author="Sen, Marcus A." w:date="2016-04-13T11:37:00Z">
        <w:r w:rsidR="00891F7B">
          <w:rPr>
            <w:lang w:val="en-CA"/>
          </w:rPr>
          <w:t xml:space="preserve">codeName </w:t>
        </w:r>
      </w:ins>
      <w:ins w:id="1793"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794" w:author="Boisvert, Eric" w:date="2016-04-01T10:09:00Z">
        <w:r>
          <w:rPr>
            <w:lang w:val="en-CA"/>
          </w:rPr>
          <w:br w:type="page"/>
        </w:r>
      </w:ins>
    </w:p>
    <w:p w14:paraId="65E1EDE5" w14:textId="77777777" w:rsidR="009A7B37" w:rsidRPr="00D12552" w:rsidRDefault="00A6445A">
      <w:pPr>
        <w:pStyle w:val="Heading1"/>
        <w:rPr>
          <w:lang w:val="en-CA"/>
        </w:rPr>
      </w:pPr>
      <w:bookmarkStart w:id="1795" w:name="_Toc448329943"/>
      <w:r>
        <w:rPr>
          <w:lang w:val="en-CA"/>
        </w:rPr>
        <w:t>Logical Model</w:t>
      </w:r>
      <w:bookmarkEnd w:id="1795"/>
    </w:p>
    <w:p w14:paraId="277058B6" w14:textId="4180056A" w:rsidR="009A7B37" w:rsidRDefault="00A17543" w:rsidP="004A5507">
      <w:pPr>
        <w:rPr>
          <w:ins w:id="1796"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97"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98"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w:t>
      </w:r>
      <w:ins w:id="1799" w:author="Sen, Marcus A." w:date="2016-04-13T11:39:00Z">
        <w:r w:rsidR="00891F7B">
          <w:rPr>
            <w:lang w:val="en-CA"/>
          </w:rPr>
          <w:t xml:space="preserve">be </w:t>
        </w:r>
      </w:ins>
      <w:r w:rsidR="00753A5A" w:rsidRPr="00D12552">
        <w:rPr>
          <w:lang w:val="en-CA"/>
        </w:rPr>
        <w:t xml:space="preserve">unambiguously inferred from the UML model </w:t>
      </w:r>
      <w:del w:id="1800" w:author="Ollie Raymond" w:date="2016-02-12T10:10:00Z">
        <w:r w:rsidR="00753A5A" w:rsidRPr="00D12552" w:rsidDel="00C5081E">
          <w:rPr>
            <w:lang w:val="en-CA"/>
          </w:rPr>
          <w:delText xml:space="preserve">won’t </w:delText>
        </w:r>
      </w:del>
      <w:ins w:id="180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802" w:author="Eric Boisvert" w:date="2016-01-04T11:42:00Z">
        <w:r w:rsidR="00753A5A" w:rsidRPr="00D12552" w:rsidDel="00D404D2">
          <w:rPr>
            <w:lang w:val="en-CA"/>
          </w:rPr>
          <w:delText xml:space="preserve">an </w:delText>
        </w:r>
      </w:del>
      <w:r w:rsidR="00753A5A" w:rsidRPr="00D12552">
        <w:rPr>
          <w:lang w:val="en-CA"/>
        </w:rPr>
        <w:t xml:space="preserve">explicit </w:t>
      </w:r>
      <w:del w:id="1803" w:author="Sen, Marcus A." w:date="2016-04-13T11:40:00Z">
        <w:r w:rsidR="00753A5A" w:rsidRPr="00D12552" w:rsidDel="00891F7B">
          <w:rPr>
            <w:lang w:val="en-CA"/>
          </w:rPr>
          <w:delText>requirement</w:delText>
        </w:r>
      </w:del>
      <w:ins w:id="1804" w:author="Eric Boisvert" w:date="2016-01-04T11:42:00Z">
        <w:del w:id="1805" w:author="Sen, Marcus A." w:date="2016-04-13T11:40:00Z">
          <w:r w:rsidR="00D404D2" w:rsidDel="00891F7B">
            <w:rPr>
              <w:lang w:val="en-CA"/>
            </w:rPr>
            <w:delText>s</w:delText>
          </w:r>
        </w:del>
      </w:ins>
      <w:del w:id="1806" w:author="Sen, Marcus A." w:date="2016-04-13T11:40:00Z">
        <w:r w:rsidR="00753A5A" w:rsidRPr="00D12552" w:rsidDel="00891F7B">
          <w:rPr>
            <w:lang w:val="en-CA"/>
          </w:rPr>
          <w:delText xml:space="preserve"> </w:delText>
        </w:r>
      </w:del>
      <w:ins w:id="1807" w:author="Sen, Marcus A." w:date="2016-04-13T11:40:00Z">
        <w:r w:rsidR="00891F7B" w:rsidRPr="00D12552">
          <w:rPr>
            <w:lang w:val="en-CA"/>
          </w:rPr>
          <w:t>requirement</w:t>
        </w:r>
        <w:r w:rsidR="00891F7B">
          <w:rPr>
            <w:lang w:val="en-CA"/>
          </w:rPr>
          <w:t>s</w:t>
        </w:r>
      </w:ins>
      <w:del w:id="180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6CBE47DC" w:rsidR="00C5081E" w:rsidRDefault="00C5081E" w:rsidP="004A5507">
      <w:pPr>
        <w:rPr>
          <w:ins w:id="1809" w:author="Eric Boisvert" w:date="2015-10-29T04:35:00Z"/>
          <w:lang w:val="en-CA"/>
        </w:rPr>
      </w:pPr>
      <w:ins w:id="1810" w:author="Ollie Raymond" w:date="2016-02-12T10:10:00Z">
        <w:r>
          <w:rPr>
            <w:lang w:val="en-CA"/>
          </w:rPr>
          <w:t>The logical model contain</w:t>
        </w:r>
      </w:ins>
      <w:ins w:id="1811" w:author="Ollie Raymond" w:date="2016-02-12T10:11:00Z">
        <w:r>
          <w:rPr>
            <w:lang w:val="en-CA"/>
          </w:rPr>
          <w:t>s almost no</w:t>
        </w:r>
      </w:ins>
      <w:ins w:id="1812" w:author="Ollie Raymond" w:date="2016-02-12T10:10:00Z">
        <w:r>
          <w:rPr>
            <w:lang w:val="en-CA"/>
          </w:rPr>
          <w:t xml:space="preserve"> semantic</w:t>
        </w:r>
      </w:ins>
      <w:ins w:id="1813" w:author="Ollie Raymond" w:date="2016-02-12T10:11:00Z">
        <w:r>
          <w:rPr>
            <w:lang w:val="en-CA"/>
          </w:rPr>
          <w:t xml:space="preserve"> </w:t>
        </w:r>
      </w:ins>
      <w:ins w:id="1814" w:author="Ollie Raymond" w:date="2016-02-12T10:10:00Z">
        <w:r>
          <w:rPr>
            <w:lang w:val="en-CA"/>
          </w:rPr>
          <w:t>requirements</w:t>
        </w:r>
      </w:ins>
      <w:ins w:id="1815" w:author="Ollie Raymond" w:date="2016-02-12T10:11:00Z">
        <w:r>
          <w:rPr>
            <w:lang w:val="en-CA"/>
          </w:rPr>
          <w:t xml:space="preserve"> (</w:t>
        </w:r>
        <w:del w:id="1816" w:author="Sen, Marcus A." w:date="2016-04-13T11:41:00Z">
          <w:r w:rsidDel="00B27AED">
            <w:rPr>
              <w:lang w:val="en-CA"/>
            </w:rPr>
            <w:delText>ie</w:delText>
          </w:r>
        </w:del>
      </w:ins>
      <w:ins w:id="1817" w:author="Sen, Marcus A." w:date="2016-04-13T11:41:00Z">
        <w:r w:rsidR="00B27AED">
          <w:rPr>
            <w:lang w:val="en-CA"/>
          </w:rPr>
          <w:t>i.e.</w:t>
        </w:r>
      </w:ins>
      <w:ins w:id="1818" w:author="Ollie Raymond" w:date="2016-02-12T10:11:00Z">
        <w:r>
          <w:rPr>
            <w:lang w:val="en-CA"/>
          </w:rPr>
          <w:t>, vocabularies</w:t>
        </w:r>
      </w:ins>
      <w:ins w:id="1819" w:author="Ollie Raymond" w:date="2016-02-12T11:22:00Z">
        <w:r w:rsidR="003D39A1">
          <w:rPr>
            <w:lang w:val="en-CA"/>
          </w:rPr>
          <w:t>, enumerations</w:t>
        </w:r>
      </w:ins>
      <w:ins w:id="1820" w:author="Ollie Raymond" w:date="2016-02-12T10:11:00Z">
        <w:r>
          <w:rPr>
            <w:lang w:val="en-CA"/>
          </w:rPr>
          <w:t>).</w:t>
        </w:r>
      </w:ins>
      <w:ins w:id="1821" w:author="Ollie Raymond" w:date="2016-02-12T11:22:00Z">
        <w:r w:rsidR="003D39A1">
          <w:rPr>
            <w:lang w:val="en-CA"/>
          </w:rPr>
          <w:t xml:space="preserve">  It is expected that user</w:t>
        </w:r>
      </w:ins>
      <w:ins w:id="1822" w:author="Ollie Raymond" w:date="2016-02-12T11:24:00Z">
        <w:r w:rsidR="003D39A1">
          <w:rPr>
            <w:lang w:val="en-CA"/>
          </w:rPr>
          <w:t xml:space="preserve">s </w:t>
        </w:r>
      </w:ins>
      <w:ins w:id="1823" w:author="Ollie Raymond" w:date="2016-02-12T11:22:00Z">
        <w:r w:rsidR="003D39A1">
          <w:rPr>
            <w:lang w:val="en-CA"/>
          </w:rPr>
          <w:t xml:space="preserve">will </w:t>
        </w:r>
      </w:ins>
      <w:ins w:id="1824" w:author="Ollie Raymond" w:date="2016-02-12T11:24:00Z">
        <w:r w:rsidR="003D39A1">
          <w:rPr>
            <w:lang w:val="en-CA"/>
          </w:rPr>
          <w:t>employ</w:t>
        </w:r>
      </w:ins>
      <w:ins w:id="1825" w:author="Ollie Raymond" w:date="2016-02-12T11:22:00Z">
        <w:r w:rsidR="003D39A1">
          <w:rPr>
            <w:lang w:val="en-CA"/>
          </w:rPr>
          <w:t xml:space="preserve"> controlled vocabularies of terms</w:t>
        </w:r>
      </w:ins>
      <w:ins w:id="1826" w:author="Ollie Raymond" w:date="2016-02-12T11:23:00Z">
        <w:r w:rsidR="003D39A1">
          <w:rPr>
            <w:lang w:val="en-CA"/>
          </w:rPr>
          <w:t xml:space="preserve"> </w:t>
        </w:r>
      </w:ins>
      <w:ins w:id="1827" w:author="Ollie Raymond" w:date="2016-02-12T11:24:00Z">
        <w:r w:rsidR="003D39A1">
          <w:rPr>
            <w:lang w:val="en-CA"/>
          </w:rPr>
          <w:t xml:space="preserve">which are developed </w:t>
        </w:r>
        <w:del w:id="1828" w:author="Eric Boisvert" w:date="2016-03-28T12:38:00Z">
          <w:r w:rsidR="003D39A1" w:rsidDel="00A173A4">
            <w:rPr>
              <w:lang w:val="en-CA"/>
            </w:rPr>
            <w:delText>and governed outside of the GeoSciML model</w:delText>
          </w:r>
        </w:del>
      </w:ins>
      <w:ins w:id="1829" w:author="Eric Boisvert" w:date="2016-03-28T12:38:00Z">
        <w:r w:rsidR="00A173A4">
          <w:rPr>
            <w:lang w:val="en-CA"/>
          </w:rPr>
          <w:t>by user communities</w:t>
        </w:r>
      </w:ins>
      <w:ins w:id="1830" w:author="Ollie Raymond" w:date="2016-02-12T11:23:00Z">
        <w:r w:rsidR="003D39A1">
          <w:rPr>
            <w:lang w:val="en-CA"/>
          </w:rPr>
          <w:t>.</w:t>
        </w:r>
      </w:ins>
      <w:ins w:id="1831" w:author="Ollie Raymond" w:date="2016-02-12T11:34:00Z">
        <w:r w:rsidR="00B2217A">
          <w:rPr>
            <w:lang w:val="en-CA"/>
          </w:rPr>
          <w:t xml:space="preserve">  The model provides mechanisms for delivering </w:t>
        </w:r>
      </w:ins>
      <w:ins w:id="1832" w:author="Ollie Raymond" w:date="2016-02-12T11:35:00Z">
        <w:r w:rsidR="00B2217A">
          <w:rPr>
            <w:lang w:val="en-CA"/>
          </w:rPr>
          <w:t>concepts from c</w:t>
        </w:r>
      </w:ins>
      <w:ins w:id="1833" w:author="Ollie Raymond" w:date="2016-02-12T11:34:00Z">
        <w:r w:rsidR="00B2217A">
          <w:rPr>
            <w:lang w:val="en-CA"/>
          </w:rPr>
          <w:t>ontrolled voca</w:t>
        </w:r>
      </w:ins>
      <w:ins w:id="1834" w:author="Ollie Raymond" w:date="2016-02-12T11:35:00Z">
        <w:r w:rsidR="00B2217A">
          <w:rPr>
            <w:lang w:val="en-CA"/>
          </w:rPr>
          <w:t>bularies via</w:t>
        </w:r>
      </w:ins>
      <w:ins w:id="1835" w:author="Ollie Raymond" w:date="2016-02-12T11:36:00Z">
        <w:r w:rsidR="00B2217A">
          <w:rPr>
            <w:lang w:val="en-CA"/>
          </w:rPr>
          <w:t xml:space="preserve"> URI’s and</w:t>
        </w:r>
      </w:ins>
      <w:ins w:id="183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837" w:author="Ollie Raymond" w:date="2016-02-12T11:34:00Z"/>
          <w:color w:val="000000"/>
          <w:lang w:val="en-CA"/>
          <w:rPrChange w:id="1838" w:author="Ollie Raymond" w:date="2016-02-12T12:48:00Z">
            <w:rPr>
              <w:del w:id="1839" w:author="Ollie Raymond" w:date="2016-02-12T11:34:00Z"/>
              <w:lang w:val="en-CA"/>
            </w:rPr>
          </w:rPrChange>
        </w:rPr>
      </w:pPr>
      <w:ins w:id="1840" w:author="Eric Boisvert" w:date="2015-10-29T04:35:00Z">
        <w:del w:id="1841" w:author="Ollie Raymond" w:date="2016-02-12T11:34:00Z">
          <w:r w:rsidRPr="009F4AF5" w:rsidDel="00B2217A">
            <w:rPr>
              <w:color w:val="000000"/>
              <w:highlight w:val="yellow"/>
              <w:lang w:val="en-CA"/>
              <w:rPrChange w:id="1842" w:author="Ollie Raymond" w:date="2016-02-12T12:48:00Z">
                <w:rPr>
                  <w:lang w:val="en-CA"/>
                </w:rPr>
              </w:rPrChange>
            </w:rPr>
            <w:delText>Add explanation on how community must extend this specification (for example, to impose their own vocabularies)</w:delText>
          </w:r>
        </w:del>
      </w:ins>
    </w:p>
    <w:p w14:paraId="1C0814E3" w14:textId="70CF47F2" w:rsidR="00A6445A" w:rsidRDefault="00A6445A" w:rsidP="00A6445A">
      <w:pPr>
        <w:rPr>
          <w:ins w:id="1843" w:author="Eric Boisvert" w:date="2016-04-02T15:34:00Z"/>
          <w:color w:val="000000"/>
          <w:lang w:val="en-CA"/>
        </w:rPr>
      </w:pPr>
      <w:r w:rsidRPr="009F4AF5">
        <w:rPr>
          <w:color w:val="000000"/>
          <w:lang w:val="en-CA"/>
          <w:rPrChange w:id="1844" w:author="Ollie Raymond" w:date="2016-02-12T12:48:00Z">
            <w:rPr>
              <w:color w:val="FF0000"/>
              <w:lang w:val="en-CA"/>
            </w:rPr>
          </w:rPrChange>
        </w:rPr>
        <w:t xml:space="preserve">The UML model provides name, structure and cardinality for </w:t>
      </w:r>
      <w:del w:id="1845" w:author="Ollie Raymond" w:date="2016-02-12T11:37:00Z">
        <w:r w:rsidRPr="009F4AF5" w:rsidDel="00B2217A">
          <w:rPr>
            <w:color w:val="000000"/>
            <w:lang w:val="en-CA"/>
            <w:rPrChange w:id="1846" w:author="Ollie Raymond" w:date="2016-02-12T12:48:00Z">
              <w:rPr>
                <w:color w:val="FF0000"/>
                <w:lang w:val="en-CA"/>
              </w:rPr>
            </w:rPrChange>
          </w:rPr>
          <w:delText xml:space="preserve">the </w:delText>
        </w:r>
      </w:del>
      <w:r w:rsidRPr="009F4AF5">
        <w:rPr>
          <w:color w:val="000000"/>
          <w:lang w:val="en-CA"/>
          <w:rPrChange w:id="1847" w:author="Ollie Raymond" w:date="2016-02-12T12:48:00Z">
            <w:rPr>
              <w:color w:val="FF0000"/>
              <w:lang w:val="en-CA"/>
            </w:rPr>
          </w:rPrChange>
        </w:rPr>
        <w:t>data element</w:t>
      </w:r>
      <w:ins w:id="1848" w:author="Ollie Raymond" w:date="2016-02-12T11:37:00Z">
        <w:r w:rsidR="00B2217A" w:rsidRPr="009F4AF5">
          <w:rPr>
            <w:color w:val="000000"/>
            <w:lang w:val="en-CA"/>
            <w:rPrChange w:id="1849" w:author="Ollie Raymond" w:date="2016-02-12T12:48:00Z">
              <w:rPr>
                <w:color w:val="FF0000"/>
                <w:lang w:val="en-CA"/>
              </w:rPr>
            </w:rPrChange>
          </w:rPr>
          <w:t>s</w:t>
        </w:r>
      </w:ins>
      <w:r w:rsidRPr="009F4AF5">
        <w:rPr>
          <w:color w:val="000000"/>
          <w:lang w:val="en-CA"/>
          <w:rPrChange w:id="185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851" w:author="Ollie Raymond" w:date="2016-02-12T11:37:00Z">
        <w:r w:rsidRPr="009F4AF5" w:rsidDel="00B2217A">
          <w:rPr>
            <w:color w:val="000000"/>
            <w:lang w:val="en-CA"/>
            <w:rPrChange w:id="1852" w:author="Ollie Raymond" w:date="2016-02-12T12:48:00Z">
              <w:rPr>
                <w:color w:val="FF0000"/>
                <w:lang w:val="en-CA"/>
              </w:rPr>
            </w:rPrChange>
          </w:rPr>
          <w:delText>s</w:delText>
        </w:r>
      </w:del>
      <w:r w:rsidRPr="009F4AF5">
        <w:rPr>
          <w:color w:val="000000"/>
          <w:lang w:val="en-CA"/>
          <w:rPrChange w:id="1853" w:author="Ollie Raymond" w:date="2016-02-12T12:48:00Z">
            <w:rPr>
              <w:color w:val="FF0000"/>
              <w:lang w:val="en-CA"/>
            </w:rPr>
          </w:rPrChange>
        </w:rPr>
        <w:t xml:space="preserve"> for mapping UML to RDBMS.  Although it is assumed that UML is technologically neutral, in reality</w:t>
      </w:r>
      <w:del w:id="1854" w:author="Ollie Raymond" w:date="2016-02-12T11:37:00Z">
        <w:r w:rsidRPr="009F4AF5" w:rsidDel="00B2217A">
          <w:rPr>
            <w:color w:val="000000"/>
            <w:lang w:val="en-CA"/>
            <w:rPrChange w:id="1855" w:author="Ollie Raymond" w:date="2016-02-12T12:48:00Z">
              <w:rPr>
                <w:color w:val="FF0000"/>
                <w:lang w:val="en-CA"/>
              </w:rPr>
            </w:rPrChange>
          </w:rPr>
          <w:delText>,</w:delText>
        </w:r>
      </w:del>
      <w:r w:rsidRPr="009F4AF5">
        <w:rPr>
          <w:color w:val="000000"/>
          <w:lang w:val="en-CA"/>
          <w:rPrChange w:id="1856" w:author="Ollie Raymond" w:date="2016-02-12T12:48:00Z">
            <w:rPr>
              <w:color w:val="FF0000"/>
              <w:lang w:val="en-CA"/>
            </w:rPr>
          </w:rPrChange>
        </w:rPr>
        <w:t xml:space="preserve"> UML models always end up addressing some of the physical model details.  The current </w:t>
      </w:r>
      <w:ins w:id="1857" w:author="Ollie Raymond" w:date="2016-02-12T11:38:00Z">
        <w:r w:rsidR="00B2217A" w:rsidRPr="009F4AF5">
          <w:rPr>
            <w:color w:val="000000"/>
            <w:lang w:val="en-CA"/>
            <w:rPrChange w:id="1858" w:author="Ollie Raymond" w:date="2016-02-12T12:48:00Z">
              <w:rPr>
                <w:color w:val="FF0000"/>
                <w:lang w:val="en-CA"/>
              </w:rPr>
            </w:rPrChange>
          </w:rPr>
          <w:t xml:space="preserve">GeoSciML </w:t>
        </w:r>
      </w:ins>
      <w:r w:rsidRPr="009F4AF5">
        <w:rPr>
          <w:color w:val="000000"/>
          <w:lang w:val="en-CA"/>
          <w:rPrChange w:id="1859" w:author="Ollie Raymond" w:date="2016-02-12T12:48:00Z">
            <w:rPr>
              <w:color w:val="FF0000"/>
              <w:lang w:val="en-CA"/>
            </w:rPr>
          </w:rPrChange>
        </w:rPr>
        <w:t>UML model has been designed as a GML application</w:t>
      </w:r>
      <w:ins w:id="1860" w:author="Eric Boisvert" w:date="2016-01-04T11:43:00Z">
        <w:r w:rsidR="00D404D2" w:rsidRPr="009F4AF5">
          <w:rPr>
            <w:color w:val="000000"/>
            <w:lang w:val="en-CA"/>
            <w:rPrChange w:id="1861" w:author="Ollie Raymond" w:date="2016-02-12T12:48:00Z">
              <w:rPr>
                <w:color w:val="FF0000"/>
                <w:lang w:val="en-CA"/>
              </w:rPr>
            </w:rPrChange>
          </w:rPr>
          <w:t xml:space="preserve"> according to ISO 19109</w:t>
        </w:r>
      </w:ins>
      <w:r w:rsidRPr="009F4AF5">
        <w:rPr>
          <w:color w:val="000000"/>
          <w:lang w:val="en-CA"/>
          <w:rPrChange w:id="1862" w:author="Ollie Raymond" w:date="2016-02-12T12:48:00Z">
            <w:rPr>
              <w:color w:val="FF0000"/>
              <w:lang w:val="en-CA"/>
            </w:rPr>
          </w:rPrChange>
        </w:rPr>
        <w:t xml:space="preserve"> and borrows some of artefacts of GML</w:t>
      </w:r>
      <w:ins w:id="1863" w:author="Eric Boisvert" w:date="2016-01-04T11:43:00Z">
        <w:r w:rsidR="00D404D2" w:rsidRPr="009F4AF5">
          <w:rPr>
            <w:color w:val="000000"/>
            <w:lang w:val="en-CA"/>
            <w:rPrChange w:id="1864" w:author="Ollie Raymond" w:date="2016-02-12T12:48:00Z">
              <w:rPr>
                <w:color w:val="FF0000"/>
                <w:lang w:val="en-CA"/>
              </w:rPr>
            </w:rPrChange>
          </w:rPr>
          <w:t>.</w:t>
        </w:r>
      </w:ins>
      <w:r w:rsidRPr="009F4AF5">
        <w:rPr>
          <w:color w:val="000000"/>
          <w:lang w:val="en-CA"/>
          <w:rPrChange w:id="1865" w:author="Ollie Raymond" w:date="2016-02-12T12:48:00Z">
            <w:rPr>
              <w:color w:val="FF0000"/>
              <w:lang w:val="en-CA"/>
            </w:rPr>
          </w:rPrChange>
        </w:rPr>
        <w:t xml:space="preserve"> </w:t>
      </w:r>
      <w:del w:id="1866" w:author="Eric Boisvert" w:date="2016-01-04T11:43:00Z">
        <w:r w:rsidRPr="009F4AF5" w:rsidDel="00D404D2">
          <w:rPr>
            <w:color w:val="000000"/>
            <w:lang w:val="en-CA"/>
            <w:rPrChange w:id="1867" w:author="Ollie Raymond" w:date="2016-02-12T12:48:00Z">
              <w:rPr>
                <w:color w:val="FF0000"/>
                <w:lang w:val="en-CA"/>
              </w:rPr>
            </w:rPrChange>
          </w:rPr>
          <w:delText xml:space="preserve">and </w:delText>
        </w:r>
      </w:del>
      <w:ins w:id="1868" w:author="Eric Boisvert" w:date="2016-01-04T11:44:00Z">
        <w:r w:rsidR="00D404D2" w:rsidRPr="009F4AF5">
          <w:rPr>
            <w:color w:val="000000"/>
            <w:lang w:val="en-CA"/>
            <w:rPrChange w:id="1869" w:author="Ollie Raymond" w:date="2016-02-12T12:48:00Z">
              <w:rPr>
                <w:color w:val="FF0000"/>
                <w:lang w:val="en-CA"/>
              </w:rPr>
            </w:rPrChange>
          </w:rPr>
          <w:t>S</w:t>
        </w:r>
      </w:ins>
      <w:del w:id="1870" w:author="Eric Boisvert" w:date="2016-01-04T11:44:00Z">
        <w:r w:rsidRPr="009F4AF5" w:rsidDel="00D404D2">
          <w:rPr>
            <w:color w:val="000000"/>
            <w:lang w:val="en-CA"/>
            <w:rPrChange w:id="1871" w:author="Ollie Raymond" w:date="2016-02-12T12:48:00Z">
              <w:rPr>
                <w:color w:val="FF0000"/>
                <w:lang w:val="en-CA"/>
              </w:rPr>
            </w:rPrChange>
          </w:rPr>
          <w:delText>s</w:delText>
        </w:r>
      </w:del>
      <w:r w:rsidRPr="009F4AF5">
        <w:rPr>
          <w:color w:val="000000"/>
          <w:lang w:val="en-CA"/>
          <w:rPrChange w:id="1872" w:author="Ollie Raymond" w:date="2016-02-12T12:48:00Z">
            <w:rPr>
              <w:color w:val="FF0000"/>
              <w:lang w:val="en-CA"/>
            </w:rPr>
          </w:rPrChange>
        </w:rPr>
        <w:t>everal design decisions were guided by limitations of UML (</w:t>
      </w:r>
      <w:del w:id="1873" w:author="Sen, Marcus A." w:date="2016-04-13T11:42:00Z">
        <w:r w:rsidRPr="009F4AF5" w:rsidDel="00B27AED">
          <w:rPr>
            <w:color w:val="000000"/>
            <w:lang w:val="en-CA"/>
            <w:rPrChange w:id="1874" w:author="Ollie Raymond" w:date="2016-02-12T12:48:00Z">
              <w:rPr>
                <w:color w:val="FF0000"/>
                <w:lang w:val="en-CA"/>
              </w:rPr>
            </w:rPrChange>
          </w:rPr>
          <w:delText>eg.</w:delText>
        </w:r>
      </w:del>
      <w:ins w:id="1875" w:author="Sen, Marcus A." w:date="2016-04-13T11:42:00Z">
        <w:r w:rsidR="00B27AED" w:rsidRPr="00A44A07">
          <w:rPr>
            <w:color w:val="000000"/>
            <w:lang w:val="en-CA"/>
          </w:rPr>
          <w:t>e.g.</w:t>
        </w:r>
      </w:ins>
      <w:r w:rsidRPr="009F4AF5">
        <w:rPr>
          <w:color w:val="000000"/>
          <w:lang w:val="en-CA"/>
          <w:rPrChange w:id="1876" w:author="Ollie Raymond" w:date="2016-02-12T12:48:00Z">
            <w:rPr>
              <w:color w:val="FF0000"/>
              <w:lang w:val="en-CA"/>
            </w:rPr>
          </w:rPrChange>
        </w:rPr>
        <w:t xml:space="preserve"> single inheritance) and XSD (package dependencies artefacts)</w:t>
      </w:r>
      <w:ins w:id="1877" w:author="Eric Boisvert" w:date="2016-01-04T11:44:00Z">
        <w:r w:rsidR="00D404D2" w:rsidRPr="009F4AF5">
          <w:rPr>
            <w:color w:val="000000"/>
            <w:lang w:val="en-CA"/>
            <w:rPrChange w:id="1878" w:author="Ollie Raymond" w:date="2016-02-12T12:48:00Z">
              <w:rPr>
                <w:color w:val="FF0000"/>
                <w:lang w:val="en-CA"/>
              </w:rPr>
            </w:rPrChange>
          </w:rPr>
          <w:t xml:space="preserve"> and some constrain</w:t>
        </w:r>
      </w:ins>
      <w:ins w:id="1879" w:author="Ollie Raymond" w:date="2016-02-12T11:38:00Z">
        <w:r w:rsidR="00B2217A" w:rsidRPr="009F4AF5">
          <w:rPr>
            <w:color w:val="000000"/>
            <w:lang w:val="en-CA"/>
            <w:rPrChange w:id="1880" w:author="Ollie Raymond" w:date="2016-02-12T12:48:00Z">
              <w:rPr>
                <w:color w:val="FF0000"/>
                <w:lang w:val="en-CA"/>
              </w:rPr>
            </w:rPrChange>
          </w:rPr>
          <w:t>t</w:t>
        </w:r>
      </w:ins>
      <w:ins w:id="1881" w:author="Eric Boisvert" w:date="2016-01-04T11:44:00Z">
        <w:r w:rsidR="00D404D2" w:rsidRPr="009F4AF5">
          <w:rPr>
            <w:color w:val="000000"/>
            <w:lang w:val="en-CA"/>
            <w:rPrChange w:id="1882" w:author="Ollie Raymond" w:date="2016-02-12T12:48:00Z">
              <w:rPr>
                <w:color w:val="FF0000"/>
                <w:lang w:val="en-CA"/>
              </w:rPr>
            </w:rPrChange>
          </w:rPr>
          <w:t xml:space="preserve">s of GML delivery </w:t>
        </w:r>
        <w:del w:id="1883" w:author="Ollie Raymond" w:date="2016-02-12T11:38:00Z">
          <w:r w:rsidR="00D404D2" w:rsidRPr="009F4AF5" w:rsidDel="00B2217A">
            <w:rPr>
              <w:color w:val="000000"/>
              <w:lang w:val="en-CA"/>
              <w:rPrChange w:id="1884" w:author="Ollie Raymond" w:date="2016-02-12T12:48:00Z">
                <w:rPr>
                  <w:color w:val="FF0000"/>
                  <w:lang w:val="en-CA"/>
                </w:rPr>
              </w:rPrChange>
            </w:rPr>
            <w:delText>over</w:delText>
          </w:r>
        </w:del>
      </w:ins>
      <w:ins w:id="1885" w:author="Ollie Raymond" w:date="2016-02-12T11:38:00Z">
        <w:r w:rsidR="00B2217A" w:rsidRPr="009F4AF5">
          <w:rPr>
            <w:color w:val="000000"/>
            <w:lang w:val="en-CA"/>
            <w:rPrChange w:id="1886" w:author="Ollie Raymond" w:date="2016-02-12T12:48:00Z">
              <w:rPr>
                <w:color w:val="FF0000"/>
                <w:lang w:val="en-CA"/>
              </w:rPr>
            </w:rPrChange>
          </w:rPr>
          <w:t>using</w:t>
        </w:r>
      </w:ins>
      <w:ins w:id="1887" w:author="Eric Boisvert" w:date="2016-01-04T11:44:00Z">
        <w:r w:rsidR="00D404D2" w:rsidRPr="009F4AF5">
          <w:rPr>
            <w:color w:val="000000"/>
            <w:lang w:val="en-CA"/>
            <w:rPrChange w:id="1888" w:author="Ollie Raymond" w:date="2016-02-12T12:48:00Z">
              <w:rPr>
                <w:color w:val="FF0000"/>
                <w:lang w:val="en-CA"/>
              </w:rPr>
            </w:rPrChange>
          </w:rPr>
          <w:t xml:space="preserve"> </w:t>
        </w:r>
      </w:ins>
      <w:ins w:id="1889" w:author="Eric Boisvert" w:date="2016-03-28T12:40:00Z">
        <w:r w:rsidR="00A173A4">
          <w:rPr>
            <w:color w:val="000000"/>
            <w:lang w:val="en-CA"/>
          </w:rPr>
          <w:t xml:space="preserve">ISO19142 </w:t>
        </w:r>
      </w:ins>
      <w:ins w:id="1890" w:author="Eric Boisvert" w:date="2016-01-04T11:44:00Z">
        <w:r w:rsidR="00D404D2" w:rsidRPr="009F4AF5">
          <w:rPr>
            <w:color w:val="000000"/>
            <w:lang w:val="en-CA"/>
            <w:rPrChange w:id="1891" w:author="Ollie Raymond" w:date="2016-02-12T12:48:00Z">
              <w:rPr>
                <w:color w:val="FF0000"/>
                <w:lang w:val="en-CA"/>
              </w:rPr>
            </w:rPrChange>
          </w:rPr>
          <w:t>WFS (for instance, some XSD encoding</w:t>
        </w:r>
      </w:ins>
      <w:ins w:id="1892" w:author="Ollie Raymond" w:date="2016-02-12T11:38:00Z">
        <w:r w:rsidR="00B2217A" w:rsidRPr="009F4AF5">
          <w:rPr>
            <w:color w:val="000000"/>
            <w:lang w:val="en-CA"/>
            <w:rPrChange w:id="1893" w:author="Ollie Raymond" w:date="2016-02-12T12:48:00Z">
              <w:rPr>
                <w:color w:val="FF0000"/>
                <w:lang w:val="en-CA"/>
              </w:rPr>
            </w:rPrChange>
          </w:rPr>
          <w:t>s</w:t>
        </w:r>
      </w:ins>
      <w:ins w:id="1894" w:author="Eric Boisvert" w:date="2016-01-04T11:44:00Z">
        <w:r w:rsidR="00D404D2" w:rsidRPr="009F4AF5">
          <w:rPr>
            <w:color w:val="000000"/>
            <w:lang w:val="en-CA"/>
            <w:rPrChange w:id="1895" w:author="Ollie Raymond" w:date="2016-02-12T12:48:00Z">
              <w:rPr>
                <w:color w:val="FF0000"/>
                <w:lang w:val="en-CA"/>
              </w:rPr>
            </w:rPrChange>
          </w:rPr>
          <w:t xml:space="preserve"> are not queryable easily with </w:t>
        </w:r>
      </w:ins>
      <w:ins w:id="1896" w:author="Eric Boisvert" w:date="2016-03-28T12:40:00Z">
        <w:r w:rsidR="00A173A4">
          <w:rPr>
            <w:color w:val="000000"/>
            <w:lang w:val="en-CA"/>
          </w:rPr>
          <w:t xml:space="preserve">ISO19143 </w:t>
        </w:r>
      </w:ins>
      <w:ins w:id="1897" w:author="Eric Boisvert" w:date="2016-01-04T11:44:00Z">
        <w:r w:rsidR="00D404D2" w:rsidRPr="009F4AF5">
          <w:rPr>
            <w:color w:val="000000"/>
            <w:lang w:val="en-CA"/>
            <w:rPrChange w:id="1898" w:author="Ollie Raymond" w:date="2016-02-12T12:48:00Z">
              <w:rPr>
                <w:color w:val="FF0000"/>
                <w:lang w:val="en-CA"/>
              </w:rPr>
            </w:rPrChange>
          </w:rPr>
          <w:t>FES)</w:t>
        </w:r>
      </w:ins>
      <w:r w:rsidRPr="009F4AF5">
        <w:rPr>
          <w:color w:val="000000"/>
          <w:lang w:val="en-CA"/>
          <w:rPrChange w:id="1899" w:author="Ollie Raymond" w:date="2016-02-12T12:48:00Z">
            <w:rPr>
              <w:color w:val="FF0000"/>
              <w:lang w:val="en-CA"/>
            </w:rPr>
          </w:rPrChange>
        </w:rPr>
        <w:t>.  But the UML model is detailed enough to constrain the main elements of any encoding; the name</w:t>
      </w:r>
      <w:ins w:id="1900" w:author="Ollie Raymond" w:date="2016-02-12T11:39:00Z">
        <w:r w:rsidR="00B2217A" w:rsidRPr="009F4AF5">
          <w:rPr>
            <w:color w:val="000000"/>
            <w:lang w:val="en-CA"/>
            <w:rPrChange w:id="1901" w:author="Ollie Raymond" w:date="2016-02-12T12:48:00Z">
              <w:rPr>
                <w:color w:val="FF0000"/>
                <w:lang w:val="en-CA"/>
              </w:rPr>
            </w:rPrChange>
          </w:rPr>
          <w:t>s</w:t>
        </w:r>
      </w:ins>
      <w:r w:rsidRPr="009F4AF5">
        <w:rPr>
          <w:color w:val="000000"/>
          <w:lang w:val="en-CA"/>
          <w:rPrChange w:id="1902" w:author="Ollie Raymond" w:date="2016-02-12T12:48:00Z">
            <w:rPr>
              <w:color w:val="FF0000"/>
              <w:lang w:val="en-CA"/>
            </w:rPr>
          </w:rPrChange>
        </w:rPr>
        <w:t xml:space="preserve"> of </w:t>
      </w:r>
      <w:del w:id="1903" w:author="Ollie Raymond" w:date="2016-02-12T11:39:00Z">
        <w:r w:rsidRPr="009F4AF5" w:rsidDel="00B2217A">
          <w:rPr>
            <w:color w:val="000000"/>
            <w:lang w:val="en-CA"/>
            <w:rPrChange w:id="1904" w:author="Ollie Raymond" w:date="2016-02-12T12:48:00Z">
              <w:rPr>
                <w:color w:val="FF0000"/>
                <w:lang w:val="en-CA"/>
              </w:rPr>
            </w:rPrChange>
          </w:rPr>
          <w:delText xml:space="preserve">the </w:delText>
        </w:r>
      </w:del>
      <w:r w:rsidRPr="009F4AF5">
        <w:rPr>
          <w:color w:val="000000"/>
          <w:lang w:val="en-CA"/>
          <w:rPrChange w:id="1905" w:author="Ollie Raymond" w:date="2016-02-12T12:48:00Z">
            <w:rPr>
              <w:color w:val="FF0000"/>
              <w:lang w:val="en-CA"/>
            </w:rPr>
          </w:rPrChange>
        </w:rPr>
        <w:t xml:space="preserve">entities and the cardinality of </w:t>
      </w:r>
      <w:del w:id="1906" w:author="Ollie Raymond" w:date="2016-02-12T11:39:00Z">
        <w:r w:rsidRPr="009F4AF5" w:rsidDel="00B2217A">
          <w:rPr>
            <w:color w:val="000000"/>
            <w:lang w:val="en-CA"/>
            <w:rPrChange w:id="1907" w:author="Ollie Raymond" w:date="2016-02-12T12:48:00Z">
              <w:rPr>
                <w:color w:val="FF0000"/>
                <w:lang w:val="en-CA"/>
              </w:rPr>
            </w:rPrChange>
          </w:rPr>
          <w:delText xml:space="preserve">the </w:delText>
        </w:r>
      </w:del>
      <w:r w:rsidRPr="009F4AF5">
        <w:rPr>
          <w:color w:val="000000"/>
          <w:lang w:val="en-CA"/>
          <w:rPrChange w:id="190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909" w:author="Ollie Raymond" w:date="2016-02-12T11:39:00Z">
        <w:r w:rsidR="00B2217A" w:rsidRPr="009F4AF5">
          <w:rPr>
            <w:color w:val="000000"/>
            <w:lang w:val="en-CA"/>
            <w:rPrChange w:id="1910" w:author="Ollie Raymond" w:date="2016-02-12T12:48:00Z">
              <w:rPr>
                <w:color w:val="FF0000"/>
                <w:lang w:val="en-CA"/>
              </w:rPr>
            </w:rPrChange>
          </w:rPr>
          <w:t>,</w:t>
        </w:r>
      </w:ins>
      <w:r w:rsidRPr="009F4AF5">
        <w:rPr>
          <w:color w:val="000000"/>
          <w:lang w:val="en-CA"/>
          <w:rPrChange w:id="1911"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1912" w:author="Eric Boisvert" w:date="2016-04-02T15:33:00Z"/>
          <w:color w:val="000000"/>
          <w:lang w:val="en-CA"/>
        </w:rPr>
      </w:pPr>
      <w:ins w:id="1913"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1914" w:author="Sen, Marcus A." w:date="2016-04-13T16:56:00Z">
        <w:r w:rsidR="00D33949">
          <w:t xml:space="preserve">Figure </w:t>
        </w:r>
        <w:r w:rsidR="00D33949">
          <w:rPr>
            <w:noProof/>
          </w:rPr>
          <w:t>8</w:t>
        </w:r>
      </w:ins>
      <w:ins w:id="1915" w:author="Eric Boisvert" w:date="2016-04-02T15:34:00Z">
        <w:r>
          <w:rPr>
            <w:color w:val="000000"/>
            <w:lang w:val="en-CA"/>
          </w:rPr>
          <w:fldChar w:fldCharType="end"/>
        </w:r>
        <w:r>
          <w:rPr>
            <w:color w:val="000000"/>
            <w:lang w:val="en-CA"/>
          </w:rPr>
          <w:t xml:space="preserve"> shows requirements classes dependencies.</w:t>
        </w:r>
      </w:ins>
    </w:p>
    <w:p w14:paraId="37CFC471" w14:textId="69BD8C6F" w:rsidR="004F09EE" w:rsidRDefault="001759FE">
      <w:pPr>
        <w:keepNext/>
        <w:rPr>
          <w:ins w:id="1916" w:author="Eric Boisvert" w:date="2016-04-02T15:34:00Z"/>
        </w:rPr>
        <w:pPrChange w:id="1917" w:author="Eric Boisvert" w:date="2016-04-02T15:34:00Z">
          <w:pPr/>
        </w:pPrChange>
      </w:pPr>
      <w:ins w:id="1918" w:author="Eric Boisvert" w:date="2016-04-03T12:15:00Z">
        <w:r>
          <w:lastRenderedPageBreak/>
          <w:pict w14:anchorId="5D4CE36C">
            <v:shape id="_x0000_i1032" type="#_x0000_t75" style="width:371.2pt;height:222.4pt">
              <v:imagedata r:id="rId22" o:title=""/>
            </v:shape>
          </w:pict>
        </w:r>
      </w:ins>
    </w:p>
    <w:p w14:paraId="29EE9745" w14:textId="34A6A63E" w:rsidR="004F09EE" w:rsidRPr="009F4AF5" w:rsidRDefault="004F09EE">
      <w:pPr>
        <w:pStyle w:val="Caption"/>
        <w:rPr>
          <w:color w:val="000000"/>
          <w:lang w:val="en-CA"/>
          <w:rPrChange w:id="1919" w:author="Ollie Raymond" w:date="2016-02-12T12:48:00Z">
            <w:rPr>
              <w:color w:val="FF0000"/>
              <w:lang w:val="en-CA"/>
            </w:rPr>
          </w:rPrChange>
        </w:rPr>
        <w:pPrChange w:id="1920" w:author="Eric Boisvert" w:date="2016-04-02T15:34:00Z">
          <w:pPr/>
        </w:pPrChange>
      </w:pPr>
      <w:bookmarkStart w:id="1921" w:name="_Ref447374621"/>
      <w:ins w:id="1922" w:author="Eric Boisvert" w:date="2016-04-02T15:34:00Z">
        <w:r>
          <w:t xml:space="preserve">Figure </w:t>
        </w:r>
        <w:r>
          <w:fldChar w:fldCharType="begin"/>
        </w:r>
        <w:r>
          <w:instrText xml:space="preserve"> SEQ Figure \* ARABIC </w:instrText>
        </w:r>
      </w:ins>
      <w:r>
        <w:fldChar w:fldCharType="separate"/>
      </w:r>
      <w:ins w:id="1923" w:author="Sen, Marcus A." w:date="2016-04-13T16:56:00Z">
        <w:r w:rsidR="00D33949">
          <w:rPr>
            <w:noProof/>
          </w:rPr>
          <w:t>8</w:t>
        </w:r>
      </w:ins>
      <w:ins w:id="1924" w:author="Eric Boisvert" w:date="2016-04-02T15:34:00Z">
        <w:r>
          <w:fldChar w:fldCharType="end"/>
        </w:r>
        <w:bookmarkEnd w:id="1921"/>
        <w:r>
          <w:t>: Logical Model Requirements classes dependencies</w:t>
        </w:r>
      </w:ins>
      <w:ins w:id="1925" w:author="Eric Boisvert" w:date="2016-04-03T12:17:00Z">
        <w:r w:rsidR="00496C22">
          <w:t xml:space="preserve"> (external dependencies not shown)</w:t>
        </w:r>
      </w:ins>
    </w:p>
    <w:p w14:paraId="75186E69" w14:textId="77777777" w:rsidR="004F09EE" w:rsidRDefault="004F09EE" w:rsidP="00A6445A">
      <w:pPr>
        <w:rPr>
          <w:ins w:id="1926" w:author="Eric Boisvert" w:date="2016-04-02T15:34:00Z"/>
          <w:color w:val="000000"/>
          <w:lang w:val="en-CA"/>
        </w:rPr>
      </w:pPr>
    </w:p>
    <w:p w14:paraId="7D1608FA" w14:textId="77777777" w:rsidR="009C3567" w:rsidRPr="009F4AF5" w:rsidRDefault="00A6445A" w:rsidP="00A6445A">
      <w:pPr>
        <w:rPr>
          <w:color w:val="000000"/>
          <w:lang w:val="en-CA"/>
          <w:rPrChange w:id="1927" w:author="Ollie Raymond" w:date="2016-02-12T12:48:00Z">
            <w:rPr>
              <w:color w:val="FF0000"/>
              <w:lang w:val="en-CA"/>
            </w:rPr>
          </w:rPrChange>
        </w:rPr>
      </w:pPr>
      <w:r w:rsidRPr="009F4AF5">
        <w:rPr>
          <w:color w:val="000000"/>
          <w:lang w:val="en-CA"/>
          <w:rPrChange w:id="1928"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929" w:name="_Toc448329944"/>
      <w:r>
        <w:rPr>
          <w:lang w:val="en-CA"/>
        </w:rPr>
        <w:t>Property cardinality</w:t>
      </w:r>
      <w:bookmarkEnd w:id="1929"/>
    </w:p>
    <w:p w14:paraId="68C34312" w14:textId="4DD27422" w:rsidR="00A6445A" w:rsidRDefault="009C3567" w:rsidP="004A5507">
      <w:pPr>
        <w:rPr>
          <w:lang w:val="en-CA"/>
        </w:rPr>
      </w:pPr>
      <w:r>
        <w:rPr>
          <w:lang w:val="en-CA"/>
        </w:rPr>
        <w:t xml:space="preserve">All properties that could be made optional are optional in GeoSciML 4.0.  This is a </w:t>
      </w:r>
      <w:del w:id="1930" w:author="Ollie Raymond" w:date="2016-02-12T11:40:00Z">
        <w:r w:rsidDel="00B2217A">
          <w:rPr>
            <w:lang w:val="en-CA"/>
          </w:rPr>
          <w:delText xml:space="preserve">complete </w:delText>
        </w:r>
      </w:del>
      <w:r>
        <w:rPr>
          <w:lang w:val="en-CA"/>
        </w:rPr>
        <w:t xml:space="preserve">reversal of </w:t>
      </w:r>
      <w:ins w:id="1931" w:author="Ollie Raymond" w:date="2016-02-12T11:40:00Z">
        <w:r w:rsidR="00B2217A">
          <w:rPr>
            <w:lang w:val="en-CA"/>
          </w:rPr>
          <w:t xml:space="preserve">the pattern used in GeoSciML </w:t>
        </w:r>
      </w:ins>
      <w:ins w:id="1932"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933" w:author="Eric Boisvert" w:date="2016-01-04T11:47:00Z">
        <w:r w:rsidDel="00D404D2">
          <w:rPr>
            <w:lang w:val="en-CA"/>
          </w:rPr>
          <w:delText>“nillables”</w:delText>
        </w:r>
      </w:del>
      <w:ins w:id="1934" w:author="Eric Boisvert" w:date="2016-01-04T11:49:00Z">
        <w:r w:rsidR="00D404D2">
          <w:rPr>
            <w:lang w:val="en-CA"/>
          </w:rPr>
          <w:t>nillable properties</w:t>
        </w:r>
      </w:ins>
      <w:r>
        <w:rPr>
          <w:lang w:val="en-CA"/>
        </w:rPr>
        <w:t xml:space="preserve">.  This design attracted a lot of criticism (not </w:t>
      </w:r>
      <w:del w:id="1935" w:author="Eric Boisvert" w:date="2016-01-04T11:50:00Z">
        <w:r w:rsidDel="00D404D2">
          <w:rPr>
            <w:lang w:val="en-CA"/>
          </w:rPr>
          <w:delText xml:space="preserve">necessary </w:delText>
        </w:r>
      </w:del>
      <w:ins w:id="1936" w:author="Eric Boisvert" w:date="2016-01-04T11:50:00Z">
        <w:r w:rsidR="00D404D2">
          <w:rPr>
            <w:lang w:val="en-CA"/>
          </w:rPr>
          <w:t xml:space="preserve">only </w:t>
        </w:r>
      </w:ins>
      <w:r>
        <w:rPr>
          <w:lang w:val="en-CA"/>
        </w:rPr>
        <w:t xml:space="preserve">for GeoSciML but </w:t>
      </w:r>
      <w:ins w:id="1937" w:author="Eric Boisvert" w:date="2016-01-04T11:41:00Z">
        <w:r w:rsidR="00D404D2">
          <w:rPr>
            <w:lang w:val="en-CA"/>
          </w:rPr>
          <w:t xml:space="preserve">from </w:t>
        </w:r>
      </w:ins>
      <w:r>
        <w:rPr>
          <w:lang w:val="en-CA"/>
        </w:rPr>
        <w:t>other communities presented with the same pattern) from application developers and data providers that consider</w:t>
      </w:r>
      <w:ins w:id="1938" w:author="Sen, Marcus A." w:date="2016-04-13T17:05:00Z">
        <w:r w:rsidR="001759FE">
          <w:rPr>
            <w:lang w:val="en-CA"/>
          </w:rPr>
          <w:t xml:space="preserve"> that</w:t>
        </w:r>
      </w:ins>
      <w:del w:id="1939" w:author="Sen, Marcus A." w:date="2016-04-13T11:44:00Z">
        <w:r w:rsidDel="00B27AED">
          <w:rPr>
            <w:lang w:val="en-CA"/>
          </w:rPr>
          <w:delText xml:space="preserve"> </w:delText>
        </w:r>
      </w:del>
      <w:del w:id="1940" w:author="Eric Boisvert" w:date="2015-10-27T17:06:00Z">
        <w:r w:rsidDel="00773E1B">
          <w:rPr>
            <w:lang w:val="en-CA"/>
          </w:rPr>
          <w:delText xml:space="preserve">the </w:delText>
        </w:r>
      </w:del>
      <w:ins w:id="1941" w:author="Eric Boisvert" w:date="2015-10-27T17:06:00Z">
        <w:del w:id="1942" w:author="Sen, Marcus A." w:date="2016-04-13T17:05:00Z">
          <w:r w:rsidR="00773E1B" w:rsidDel="001759FE">
            <w:rPr>
              <w:lang w:val="en-CA"/>
            </w:rPr>
            <w:delText xml:space="preserve"> </w:delText>
          </w:r>
        </w:del>
      </w:ins>
      <w:r>
        <w:rPr>
          <w:lang w:val="en-CA"/>
        </w:rPr>
        <w:t xml:space="preserve">filling the instance with nil properties </w:t>
      </w:r>
      <w:del w:id="1943" w:author="Eric Boisvert" w:date="2015-10-27T17:06:00Z">
        <w:r w:rsidDel="00773E1B">
          <w:rPr>
            <w:lang w:val="en-CA"/>
          </w:rPr>
          <w:delText xml:space="preserve">as </w:delText>
        </w:r>
      </w:del>
      <w:ins w:id="1944" w:author="Eric Boisvert" w:date="2015-10-27T17:06:00Z">
        <w:r w:rsidR="00773E1B">
          <w:rPr>
            <w:lang w:val="en-CA"/>
          </w:rPr>
          <w:t xml:space="preserve">is </w:t>
        </w:r>
      </w:ins>
      <w:r>
        <w:rPr>
          <w:lang w:val="en-CA"/>
        </w:rPr>
        <w:t>“</w:t>
      </w:r>
      <w:del w:id="1945" w:author="Sen, Marcus A." w:date="2016-04-13T11:45:00Z">
        <w:r w:rsidDel="00B27AED">
          <w:rPr>
            <w:lang w:val="en-CA"/>
          </w:rPr>
          <w:delText>unnecessa</w:delText>
        </w:r>
      </w:del>
      <w:ins w:id="1946" w:author="Eric Boisvert" w:date="2015-10-27T17:06:00Z">
        <w:del w:id="1947" w:author="Sen, Marcus A." w:date="2016-04-13T11:45:00Z">
          <w:r w:rsidR="00773E1B" w:rsidDel="00B27AED">
            <w:rPr>
              <w:lang w:val="en-CA"/>
            </w:rPr>
            <w:delText>re</w:delText>
          </w:r>
        </w:del>
      </w:ins>
      <w:del w:id="1948" w:author="Sen, Marcus A." w:date="2016-04-13T11:45:00Z">
        <w:r w:rsidDel="00B27AED">
          <w:rPr>
            <w:lang w:val="en-CA"/>
          </w:rPr>
          <w:delText>r</w:delText>
        </w:r>
      </w:del>
      <w:ins w:id="1949" w:author="Eric Boisvert" w:date="2015-10-27T17:06:00Z">
        <w:del w:id="1950" w:author="Sen, Marcus A." w:date="2016-04-13T11:45:00Z">
          <w:r w:rsidR="00773E1B" w:rsidDel="00B27AED">
            <w:rPr>
              <w:lang w:val="en-CA"/>
            </w:rPr>
            <w:delText>l</w:delText>
          </w:r>
        </w:del>
      </w:ins>
      <w:del w:id="1951" w:author="Sen, Marcus A." w:date="2016-04-13T11:45:00Z">
        <w:r w:rsidDel="00B27AED">
          <w:rPr>
            <w:lang w:val="en-CA"/>
          </w:rPr>
          <w:delText>y</w:delText>
        </w:r>
      </w:del>
      <w:ins w:id="1952" w:author="Sen, Marcus A." w:date="2016-04-13T11:45:00Z">
        <w:r w:rsidR="00B27AED">
          <w:rPr>
            <w:lang w:val="en-CA"/>
          </w:rPr>
          <w:t>unnecessarily</w:t>
        </w:r>
      </w:ins>
      <w:r>
        <w:rPr>
          <w:lang w:val="en-CA"/>
        </w:rPr>
        <w:t xml:space="preserve"> verbose” and a waste of bandwidth.  </w:t>
      </w:r>
      <w:ins w:id="1953" w:author="Eric Boisvert" w:date="2016-01-04T11:51:00Z">
        <w:r w:rsidR="00EC644A">
          <w:rPr>
            <w:lang w:val="en-CA"/>
          </w:rPr>
          <w:t xml:space="preserve">It has been argued that nillable properties are just </w:t>
        </w:r>
        <w:del w:id="1954" w:author="Boisvert, Eric" w:date="2016-04-01T10:11:00Z">
          <w:r w:rsidR="00EC644A" w:rsidDel="00524C50">
            <w:rPr>
              <w:lang w:val="en-CA"/>
            </w:rPr>
            <w:delText xml:space="preserve">a </w:delText>
          </w:r>
        </w:del>
        <w:r w:rsidR="00EC644A">
          <w:rPr>
            <w:lang w:val="en-CA"/>
          </w:rPr>
          <w:t>verbose absent value</w:t>
        </w:r>
      </w:ins>
      <w:ins w:id="1955" w:author="Boisvert, Eric" w:date="2016-04-01T10:11:00Z">
        <w:r w:rsidR="00524C50">
          <w:rPr>
            <w:lang w:val="en-CA"/>
          </w:rPr>
          <w:t>s</w:t>
        </w:r>
      </w:ins>
      <w:ins w:id="1956"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76CCDD1A" w:rsidR="00EC644A" w:rsidRDefault="009B64F8" w:rsidP="004A5507">
      <w:pPr>
        <w:rPr>
          <w:ins w:id="1957" w:author="Eric Boisvert" w:date="2016-01-04T12:00:00Z"/>
          <w:lang w:val="en-CA"/>
        </w:rPr>
      </w:pPr>
      <w:del w:id="1958" w:author="Eric Boisvert" w:date="2016-01-04T11:51:00Z">
        <w:r w:rsidDel="00EC644A">
          <w:rPr>
            <w:lang w:val="en-CA"/>
          </w:rPr>
          <w:delText>It has been argued that nillable properties are just a verbose absent value, but</w:delText>
        </w:r>
      </w:del>
      <w:del w:id="1959" w:author="Sen, Marcus A." w:date="2016-04-13T11:45:00Z">
        <w:r w:rsidDel="00B27AED">
          <w:rPr>
            <w:lang w:val="en-CA"/>
          </w:rPr>
          <w:delText xml:space="preserve"> </w:delText>
        </w:r>
      </w:del>
      <w:ins w:id="1960" w:author="Eric Boisvert" w:date="2016-01-04T11:51:00Z">
        <w:r w:rsidR="00EC644A">
          <w:rPr>
            <w:lang w:val="en-CA"/>
          </w:rPr>
          <w:t>N</w:t>
        </w:r>
      </w:ins>
      <w:del w:id="1961" w:author="Eric Boisvert" w:date="2016-01-04T11:51:00Z">
        <w:r w:rsidDel="00EC644A">
          <w:rPr>
            <w:lang w:val="en-CA"/>
          </w:rPr>
          <w:delText>n</w:delText>
        </w:r>
      </w:del>
      <w:r>
        <w:rPr>
          <w:lang w:val="en-CA"/>
        </w:rPr>
        <w:t xml:space="preserve">illable properties actually carry useful or even required </w:t>
      </w:r>
      <w:del w:id="1962" w:author="Sen, Marcus A." w:date="2016-04-13T11:45:00Z">
        <w:r w:rsidDel="00B27AED">
          <w:rPr>
            <w:lang w:val="en-CA"/>
          </w:rPr>
          <w:delText>information – through nilReason attribute in XML- in</w:delText>
        </w:r>
      </w:del>
      <w:ins w:id="1963" w:author="Sen, Marcus A." w:date="2016-04-13T11:45:00Z">
        <w:r w:rsidR="00B27AED">
          <w:rPr>
            <w:lang w:val="en-CA"/>
          </w:rPr>
          <w:t>information in</w:t>
        </w:r>
      </w:ins>
      <w:r>
        <w:rPr>
          <w:lang w:val="en-CA"/>
        </w:rPr>
        <w:t xml:space="preserve"> certain use cases, such a</w:t>
      </w:r>
      <w:ins w:id="1964" w:author="Eric Boisvert" w:date="2016-01-04T11:41:00Z">
        <w:r w:rsidR="00D404D2">
          <w:rPr>
            <w:lang w:val="en-CA"/>
          </w:rPr>
          <w:t>s</w:t>
        </w:r>
      </w:ins>
      <w:r>
        <w:rPr>
          <w:lang w:val="en-CA"/>
        </w:rPr>
        <w:t xml:space="preserve"> legally bounded data exchange scenarios</w:t>
      </w:r>
      <w:del w:id="1965" w:author="Eric Boisvert" w:date="2016-01-04T11:54:00Z">
        <w:r w:rsidDel="00EC644A">
          <w:rPr>
            <w:lang w:val="en-CA"/>
          </w:rPr>
          <w:delText xml:space="preserve">. </w:delText>
        </w:r>
      </w:del>
      <w:ins w:id="1966" w:author="Eric Boisvert" w:date="2016-01-04T11:54:00Z">
        <w:r w:rsidR="00EC644A">
          <w:rPr>
            <w:lang w:val="en-CA"/>
          </w:rPr>
          <w:t xml:space="preserve">.  </w:t>
        </w:r>
      </w:ins>
      <w:ins w:id="1967" w:author="Eric Boisvert" w:date="2016-01-04T11:56:00Z">
        <w:r w:rsidR="00EC644A">
          <w:rPr>
            <w:lang w:val="en-CA"/>
          </w:rPr>
          <w:t>Some</w:t>
        </w:r>
      </w:ins>
      <w:ins w:id="1968" w:author="Eric Boisvert" w:date="2016-01-04T11:54:00Z">
        <w:r w:rsidR="00EC644A">
          <w:rPr>
            <w:lang w:val="en-CA"/>
          </w:rPr>
          <w:t xml:space="preserve"> communities using GeoSciML </w:t>
        </w:r>
        <w:del w:id="1969" w:author="Ollie Raymond" w:date="2016-02-12T11:41:00Z">
          <w:r w:rsidR="00EC644A" w:rsidDel="00B2217A">
            <w:rPr>
              <w:lang w:val="en-CA"/>
            </w:rPr>
            <w:delText>might</w:delText>
          </w:r>
        </w:del>
      </w:ins>
      <w:ins w:id="1970" w:author="Ollie Raymond" w:date="2016-02-12T11:41:00Z">
        <w:r w:rsidR="00B2217A">
          <w:rPr>
            <w:lang w:val="en-CA"/>
          </w:rPr>
          <w:t>may</w:t>
        </w:r>
      </w:ins>
      <w:ins w:id="1971" w:author="Eric Boisvert" w:date="2016-01-04T11:54:00Z">
        <w:r w:rsidR="00EC644A">
          <w:rPr>
            <w:lang w:val="en-CA"/>
          </w:rPr>
          <w:t xml:space="preserve"> still want to force usage of nilled properties </w:t>
        </w:r>
      </w:ins>
      <w:ins w:id="1972" w:author="Eric Boisvert" w:date="2016-01-04T11:56:00Z">
        <w:r w:rsidR="00EC644A">
          <w:rPr>
            <w:lang w:val="en-CA"/>
          </w:rPr>
          <w:t>and the SWG recognised that different communit</w:t>
        </w:r>
      </w:ins>
      <w:ins w:id="1973" w:author="Eric Boisvert" w:date="2016-01-04T11:57:00Z">
        <w:r w:rsidR="00EC644A">
          <w:rPr>
            <w:lang w:val="en-CA"/>
          </w:rPr>
          <w:t xml:space="preserve">ies might want to enforce different sets of properties.  </w:t>
        </w:r>
      </w:ins>
      <w:ins w:id="1974" w:author="Eric Boisvert" w:date="2016-01-04T11:58:00Z">
        <w:r w:rsidR="00EC644A">
          <w:rPr>
            <w:lang w:val="en-CA"/>
          </w:rPr>
          <w:t>To</w:t>
        </w:r>
      </w:ins>
      <w:ins w:id="1975" w:author="Eric Boisvert" w:date="2016-01-04T11:57:00Z">
        <w:r w:rsidR="00EC644A">
          <w:rPr>
            <w:lang w:val="en-CA"/>
          </w:rPr>
          <w:t xml:space="preserve"> meet this requirement</w:t>
        </w:r>
        <w:del w:id="1976" w:author="Sen, Marcus A." w:date="2016-04-13T11:46:00Z">
          <w:r w:rsidR="00EC644A" w:rsidDel="00B27AED">
            <w:rPr>
              <w:lang w:val="en-CA"/>
            </w:rPr>
            <w:delText>s</w:delText>
          </w:r>
        </w:del>
        <w:r w:rsidR="00EC644A">
          <w:rPr>
            <w:lang w:val="en-CA"/>
          </w:rPr>
          <w:t xml:space="preserve"> and to offer flexibility to various communities want</w:t>
        </w:r>
      </w:ins>
      <w:ins w:id="1977" w:author="Eric Boisvert" w:date="2016-01-04T11:58:00Z">
        <w:r w:rsidR="00EC644A">
          <w:rPr>
            <w:lang w:val="en-CA"/>
          </w:rPr>
          <w:t>ing</w:t>
        </w:r>
      </w:ins>
      <w:ins w:id="1978" w:author="Eric Boisvert" w:date="2016-01-04T11:57:00Z">
        <w:r w:rsidR="00EC644A">
          <w:rPr>
            <w:lang w:val="en-CA"/>
          </w:rPr>
          <w:t xml:space="preserve"> to use (or extend) GeoSciML, </w:t>
        </w:r>
      </w:ins>
      <w:ins w:id="1979" w:author="Eric Boisvert" w:date="2016-01-04T11:58:00Z">
        <w:r w:rsidR="00EC644A">
          <w:rPr>
            <w:lang w:val="en-CA"/>
          </w:rPr>
          <w:t>properties are optional, but can still be nilled.  A data provider is offered two options when a value is missin</w:t>
        </w:r>
      </w:ins>
      <w:ins w:id="1980" w:author="Eric Boisvert" w:date="2016-01-04T12:00:00Z">
        <w:r w:rsidR="00EC644A">
          <w:rPr>
            <w:lang w:val="en-CA"/>
          </w:rPr>
          <w:t>g:</w:t>
        </w:r>
      </w:ins>
    </w:p>
    <w:p w14:paraId="5C6B93DB" w14:textId="6F5A4FB6" w:rsidR="00EC644A" w:rsidRDefault="00EC644A">
      <w:pPr>
        <w:numPr>
          <w:ilvl w:val="0"/>
          <w:numId w:val="30"/>
        </w:numPr>
        <w:rPr>
          <w:ins w:id="1981" w:author="Eric Boisvert" w:date="2016-01-04T12:00:00Z"/>
          <w:lang w:val="en-CA"/>
        </w:rPr>
        <w:pPrChange w:id="1982" w:author="Eric Boisvert" w:date="2016-01-04T12:00:00Z">
          <w:pPr/>
        </w:pPrChange>
      </w:pPr>
      <w:ins w:id="1983" w:author="Eric Boisvert" w:date="2016-01-04T12:00:00Z">
        <w:r>
          <w:rPr>
            <w:lang w:val="en-CA"/>
          </w:rPr>
          <w:t>Omit the property</w:t>
        </w:r>
      </w:ins>
    </w:p>
    <w:p w14:paraId="7284E536" w14:textId="7CEBEA09" w:rsidR="00EC644A" w:rsidRDefault="00EC644A">
      <w:pPr>
        <w:numPr>
          <w:ilvl w:val="0"/>
          <w:numId w:val="30"/>
        </w:numPr>
        <w:rPr>
          <w:ins w:id="1984" w:author="Eric Boisvert" w:date="2016-01-04T12:00:00Z"/>
          <w:lang w:val="en-CA"/>
        </w:rPr>
        <w:pPrChange w:id="1985" w:author="Eric Boisvert" w:date="2016-01-04T12:00:00Z">
          <w:pPr/>
        </w:pPrChange>
      </w:pPr>
      <w:ins w:id="1986" w:author="Eric Boisvert" w:date="2016-01-04T12:00:00Z">
        <w:del w:id="1987" w:author="Ollie Raymond" w:date="2016-02-12T11:42:00Z">
          <w:r w:rsidDel="00B2217A">
            <w:rPr>
              <w:lang w:val="en-CA"/>
            </w:rPr>
            <w:delText>Emit</w:delText>
          </w:r>
        </w:del>
      </w:ins>
      <w:ins w:id="1988" w:author="Ollie Raymond" w:date="2016-02-12T11:42:00Z">
        <w:r w:rsidR="00B2217A">
          <w:rPr>
            <w:lang w:val="en-CA"/>
          </w:rPr>
          <w:t>Deliver</w:t>
        </w:r>
      </w:ins>
      <w:ins w:id="1989" w:author="Eric Boisvert" w:date="2016-01-04T12:00:00Z">
        <w:r>
          <w:rPr>
            <w:lang w:val="en-CA"/>
          </w:rPr>
          <w:t xml:space="preserve"> a nilled property with </w:t>
        </w:r>
        <w:r w:rsidR="00D3219D">
          <w:rPr>
            <w:lang w:val="en-CA"/>
          </w:rPr>
          <w:t>relevant justification</w:t>
        </w:r>
        <w:del w:id="199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991" w:author="Eric Boisvert" w:date="2016-01-04T11:52:00Z"/>
          <w:lang w:val="en-CA"/>
        </w:rPr>
      </w:pPr>
      <w:ins w:id="1992" w:author="Eric Boisvert" w:date="2016-01-04T12:02:00Z">
        <w:del w:id="1993" w:author="Ollie Raymond" w:date="2016-02-12T11:42:00Z">
          <w:r w:rsidDel="00B2217A">
            <w:rPr>
              <w:lang w:val="en-CA"/>
            </w:rPr>
            <w:lastRenderedPageBreak/>
            <w:delText>What</w:delText>
          </w:r>
        </w:del>
      </w:ins>
      <w:ins w:id="1994" w:author="Ollie Raymond" w:date="2016-02-12T11:42:00Z">
        <w:r w:rsidR="00B2217A">
          <w:rPr>
            <w:lang w:val="en-CA"/>
          </w:rPr>
          <w:t>Which</w:t>
        </w:r>
      </w:ins>
      <w:ins w:id="1995" w:author="Eric Boisvert" w:date="2016-01-04T12:02:00Z">
        <w:r>
          <w:rPr>
            <w:lang w:val="en-CA"/>
          </w:rPr>
          <w:t xml:space="preserve"> option is </w:t>
        </w:r>
      </w:ins>
      <w:ins w:id="1996" w:author="Ollie Raymond" w:date="2016-02-12T12:42:00Z">
        <w:r w:rsidR="00704C86">
          <w:rPr>
            <w:lang w:val="en-CA"/>
          </w:rPr>
          <w:t xml:space="preserve">most </w:t>
        </w:r>
      </w:ins>
      <w:ins w:id="1997" w:author="Eric Boisvert" w:date="2016-01-04T12:02:00Z">
        <w:r>
          <w:rPr>
            <w:lang w:val="en-CA"/>
          </w:rPr>
          <w:t>useful for a community is left to that community</w:t>
        </w:r>
      </w:ins>
      <w:ins w:id="1998" w:author="Ollie Raymond" w:date="2016-02-12T11:42:00Z">
        <w:r w:rsidR="00B2217A">
          <w:rPr>
            <w:lang w:val="en-CA"/>
          </w:rPr>
          <w:t xml:space="preserve"> to decide. Their decision</w:t>
        </w:r>
      </w:ins>
      <w:ins w:id="1999" w:author="Eric Boisvert" w:date="2016-01-04T12:02:00Z">
        <w:del w:id="2000" w:author="Ollie Raymond" w:date="2016-02-12T11:42:00Z">
          <w:r w:rsidDel="00B2217A">
            <w:rPr>
              <w:lang w:val="en-CA"/>
            </w:rPr>
            <w:delText xml:space="preserve"> that</w:delText>
          </w:r>
        </w:del>
        <w:r>
          <w:rPr>
            <w:lang w:val="en-CA"/>
          </w:rPr>
          <w:t xml:space="preserve"> can </w:t>
        </w:r>
      </w:ins>
      <w:ins w:id="2001" w:author="Ollie Raymond" w:date="2016-02-12T11:43:00Z">
        <w:r w:rsidR="00B2217A">
          <w:rPr>
            <w:lang w:val="en-CA"/>
          </w:rPr>
          <w:t xml:space="preserve">be </w:t>
        </w:r>
      </w:ins>
      <w:ins w:id="2002" w:author="Eric Boisvert" w:date="2016-01-04T12:02:00Z">
        <w:r>
          <w:rPr>
            <w:lang w:val="en-CA"/>
          </w:rPr>
          <w:t>enforce</w:t>
        </w:r>
      </w:ins>
      <w:ins w:id="2003" w:author="Ollie Raymond" w:date="2016-02-12T11:43:00Z">
        <w:r w:rsidR="00B2217A">
          <w:rPr>
            <w:lang w:val="en-CA"/>
          </w:rPr>
          <w:t>d</w:t>
        </w:r>
      </w:ins>
      <w:ins w:id="2004" w:author="Eric Boisvert" w:date="2016-01-04T12:02:00Z">
        <w:del w:id="2005" w:author="Ollie Raymond" w:date="2016-02-12T11:43:00Z">
          <w:r w:rsidDel="00B2217A">
            <w:rPr>
              <w:lang w:val="en-CA"/>
            </w:rPr>
            <w:delText xml:space="preserve"> the rule</w:delText>
          </w:r>
        </w:del>
      </w:ins>
      <w:ins w:id="2006" w:author="Eric Boisvert" w:date="2016-01-04T12:03:00Z">
        <w:del w:id="2007" w:author="Ollie Raymond" w:date="2016-02-12T11:43:00Z">
          <w:r w:rsidDel="00B2217A">
            <w:rPr>
              <w:lang w:val="en-CA"/>
            </w:rPr>
            <w:delText>s</w:delText>
          </w:r>
        </w:del>
      </w:ins>
      <w:ins w:id="2008" w:author="Eric Boisvert" w:date="2016-01-04T12:02:00Z">
        <w:r>
          <w:rPr>
            <w:lang w:val="en-CA"/>
          </w:rPr>
          <w:t xml:space="preserve"> using Schematron.  </w:t>
        </w:r>
      </w:ins>
      <w:ins w:id="2009" w:author="Eric Boisvert" w:date="2016-01-04T12:03:00Z">
        <w:r>
          <w:rPr>
            <w:lang w:val="en-CA"/>
          </w:rPr>
          <w:t xml:space="preserve">Therefore </w:t>
        </w:r>
        <w:del w:id="2010" w:author="Ollie Raymond" w:date="2016-02-12T11:43:00Z">
          <w:r w:rsidDel="00B2217A">
            <w:rPr>
              <w:lang w:val="en-CA"/>
            </w:rPr>
            <w:delText xml:space="preserve">what </w:delText>
          </w:r>
        </w:del>
        <w:r>
          <w:rPr>
            <w:lang w:val="en-CA"/>
          </w:rPr>
          <w:t xml:space="preserve">we foresee </w:t>
        </w:r>
        <w:del w:id="2011" w:author="Ollie Raymond" w:date="2016-02-12T11:43:00Z">
          <w:r w:rsidDel="00B2217A">
            <w:rPr>
              <w:lang w:val="en-CA"/>
            </w:rPr>
            <w:delText xml:space="preserve">is </w:delText>
          </w:r>
        </w:del>
        <w:r>
          <w:rPr>
            <w:lang w:val="en-CA"/>
          </w:rPr>
          <w:t xml:space="preserve">a) GeoSciML </w:t>
        </w:r>
      </w:ins>
      <w:ins w:id="2012" w:author="Eric Boisvert" w:date="2016-03-06T11:03:00Z">
        <w:r w:rsidR="009F2680">
          <w:rPr>
            <w:lang w:val="en-CA"/>
          </w:rPr>
          <w:t>data model</w:t>
        </w:r>
      </w:ins>
      <w:ins w:id="2013" w:author="Eric Boisvert" w:date="2016-01-04T12:03:00Z">
        <w:r>
          <w:rPr>
            <w:lang w:val="en-CA"/>
          </w:rPr>
          <w:t>, defined by this specification providing naming and structure and b) a series of community</w:t>
        </w:r>
      </w:ins>
      <w:r w:rsidR="00B2217A">
        <w:rPr>
          <w:lang w:val="en-CA"/>
        </w:rPr>
        <w:t>-</w:t>
      </w:r>
      <w:ins w:id="2014" w:author="Eric Boisvert" w:date="2016-01-04T12:03:00Z">
        <w:r>
          <w:rPr>
            <w:lang w:val="en-CA"/>
          </w:rPr>
          <w:t>defined rule</w:t>
        </w:r>
      </w:ins>
      <w:ins w:id="2015" w:author="Ollie Raymond" w:date="2016-02-12T11:44:00Z">
        <w:r w:rsidR="00B2217A">
          <w:rPr>
            <w:lang w:val="en-CA"/>
          </w:rPr>
          <w:t>s</w:t>
        </w:r>
      </w:ins>
      <w:ins w:id="2016" w:author="Eric Boisvert" w:date="2016-01-04T12:03:00Z">
        <w:r>
          <w:rPr>
            <w:lang w:val="en-CA"/>
          </w:rPr>
          <w:t xml:space="preserve"> to enforce </w:t>
        </w:r>
      </w:ins>
      <w:ins w:id="2017" w:author="Ollie Raymond" w:date="2016-02-12T11:45:00Z">
        <w:r w:rsidR="003266F1">
          <w:rPr>
            <w:lang w:val="en-CA"/>
          </w:rPr>
          <w:t xml:space="preserve">the </w:t>
        </w:r>
      </w:ins>
      <w:ins w:id="2018" w:author="Eric Boisvert" w:date="2016-01-04T12:03:00Z">
        <w:r>
          <w:rPr>
            <w:lang w:val="en-CA"/>
          </w:rPr>
          <w:t>presence of certain properties relevant to their use cases.  For XML, this translate</w:t>
        </w:r>
      </w:ins>
      <w:ins w:id="2019" w:author="Eric Boisvert" w:date="2016-01-04T12:07:00Z">
        <w:r>
          <w:rPr>
            <w:lang w:val="en-CA"/>
          </w:rPr>
          <w:t>s</w:t>
        </w:r>
      </w:ins>
      <w:ins w:id="2020" w:author="Eric Boisvert" w:date="2016-01-04T12:03:00Z">
        <w:r>
          <w:rPr>
            <w:lang w:val="en-CA"/>
          </w:rPr>
          <w:t xml:space="preserve"> into a set of common XSD and SCH to </w:t>
        </w:r>
        <w:del w:id="2021" w:author="Ollie Raymond" w:date="2016-02-12T12:45:00Z">
          <w:r w:rsidDel="00704C86">
            <w:rPr>
              <w:lang w:val="en-CA"/>
            </w:rPr>
            <w:delText>anyone claiming</w:delText>
          </w:r>
        </w:del>
      </w:ins>
      <w:ins w:id="2022" w:author="Ollie Raymond" w:date="2016-02-12T12:45:00Z">
        <w:r w:rsidR="00704C86">
          <w:rPr>
            <w:lang w:val="en-CA"/>
          </w:rPr>
          <w:t>govern</w:t>
        </w:r>
      </w:ins>
      <w:ins w:id="2023" w:author="Eric Boisvert" w:date="2016-01-04T12:03:00Z">
        <w:r>
          <w:rPr>
            <w:lang w:val="en-CA"/>
          </w:rPr>
          <w:t xml:space="preserve"> conformance to GeoSciML</w:t>
        </w:r>
      </w:ins>
      <w:ins w:id="2024" w:author="Ollie Raymond" w:date="2016-02-12T12:45:00Z">
        <w:r w:rsidR="00704C86">
          <w:rPr>
            <w:lang w:val="en-CA"/>
          </w:rPr>
          <w:t>,</w:t>
        </w:r>
      </w:ins>
      <w:ins w:id="2025" w:author="Eric Boisvert" w:date="2016-01-04T12:03:00Z">
        <w:r>
          <w:rPr>
            <w:lang w:val="en-CA"/>
          </w:rPr>
          <w:t xml:space="preserve"> and community</w:t>
        </w:r>
      </w:ins>
      <w:ins w:id="2026" w:author="Ollie Raymond" w:date="2016-02-12T12:45:00Z">
        <w:r w:rsidR="00704C86">
          <w:rPr>
            <w:lang w:val="en-CA"/>
          </w:rPr>
          <w:t>-</w:t>
        </w:r>
      </w:ins>
      <w:ins w:id="2027" w:author="Eric Boisvert" w:date="2016-01-04T12:03:00Z">
        <w:del w:id="2028" w:author="Ollie Raymond" w:date="2016-02-12T12:45:00Z">
          <w:r w:rsidDel="00704C86">
            <w:rPr>
              <w:lang w:val="en-CA"/>
            </w:rPr>
            <w:delText xml:space="preserve"> </w:delText>
          </w:r>
        </w:del>
        <w:r>
          <w:rPr>
            <w:lang w:val="en-CA"/>
          </w:rPr>
          <w:t>specific SCH to enforce specific use cases</w:t>
        </w:r>
      </w:ins>
      <w:ins w:id="2029" w:author="Eric Boisvert" w:date="2016-01-04T12:08:00Z">
        <w:r>
          <w:rPr>
            <w:lang w:val="en-CA"/>
          </w:rPr>
          <w:t>, such as INSPIRE</w:t>
        </w:r>
      </w:ins>
      <w:ins w:id="2030" w:author="Eric Boisvert" w:date="2016-01-04T12:03:00Z">
        <w:r>
          <w:rPr>
            <w:lang w:val="en-CA"/>
          </w:rPr>
          <w:t>.</w:t>
        </w:r>
      </w:ins>
    </w:p>
    <w:p w14:paraId="0AA94133" w14:textId="548DEFB9" w:rsidR="00EC644A" w:rsidDel="00EC644A" w:rsidRDefault="00EC644A" w:rsidP="000B4F44">
      <w:pPr>
        <w:rPr>
          <w:del w:id="2031" w:author="Eric Boisvert" w:date="2016-01-04T11:57:00Z"/>
          <w:lang w:val="en-CA"/>
        </w:rPr>
      </w:pPr>
      <w:bookmarkStart w:id="2032" w:name="_Toc448329411"/>
      <w:bookmarkStart w:id="2033" w:name="_Toc448329559"/>
      <w:bookmarkStart w:id="2034" w:name="_Toc448329945"/>
      <w:bookmarkEnd w:id="2032"/>
      <w:bookmarkEnd w:id="2033"/>
      <w:bookmarkEnd w:id="2034"/>
    </w:p>
    <w:p w14:paraId="279757A9" w14:textId="6260115C" w:rsidR="009B64F8" w:rsidDel="009F2680" w:rsidRDefault="009B64F8" w:rsidP="000B4F44">
      <w:pPr>
        <w:pStyle w:val="Heading3"/>
        <w:spacing w:after="240"/>
        <w:rPr>
          <w:del w:id="2035" w:author="Eric Boisvert" w:date="2016-03-06T11:05:00Z"/>
          <w:lang w:val="en-CA"/>
        </w:rPr>
      </w:pPr>
      <w:bookmarkStart w:id="2036" w:name="_Toc445034186"/>
      <w:bookmarkStart w:id="2037" w:name="_Toc446944573"/>
      <w:bookmarkStart w:id="2038" w:name="_Toc447367009"/>
      <w:bookmarkStart w:id="2039" w:name="_Toc447367129"/>
      <w:commentRangeStart w:id="2040"/>
      <w:del w:id="2041" w:author="Eric Boisvert" w:date="2016-03-06T11:05:00Z">
        <w:r w:rsidDel="009F2680">
          <w:rPr>
            <w:lang w:val="en-CA"/>
          </w:rPr>
          <w:delText>Observed absence</w:delText>
        </w:r>
        <w:commentRangeEnd w:id="2040"/>
        <w:r w:rsidR="009D3533" w:rsidRPr="000B4F44" w:rsidDel="009F2680">
          <w:rPr>
            <w:lang w:val="en-CA"/>
          </w:rPr>
          <w:commentReference w:id="2040"/>
        </w:r>
        <w:bookmarkStart w:id="2042" w:name="_Toc448329412"/>
        <w:bookmarkStart w:id="2043" w:name="_Toc448329560"/>
        <w:bookmarkStart w:id="2044" w:name="_Toc448329946"/>
        <w:bookmarkEnd w:id="2036"/>
        <w:bookmarkEnd w:id="2037"/>
        <w:bookmarkEnd w:id="2038"/>
        <w:bookmarkEnd w:id="2039"/>
        <w:bookmarkEnd w:id="2042"/>
        <w:bookmarkEnd w:id="2043"/>
        <w:bookmarkEnd w:id="2044"/>
      </w:del>
    </w:p>
    <w:p w14:paraId="740AA8D6" w14:textId="4A4021BA" w:rsidR="009B64F8" w:rsidDel="009F2680" w:rsidRDefault="009B64F8" w:rsidP="004A5507">
      <w:pPr>
        <w:rPr>
          <w:del w:id="2045" w:author="Eric Boisvert" w:date="2016-03-06T11:05:00Z"/>
          <w:lang w:val="en-CA"/>
        </w:rPr>
      </w:pPr>
      <w:commentRangeStart w:id="2046"/>
      <w:del w:id="2047" w:author="Eric Boisvert" w:date="2016-03-06T11:05:00Z">
        <w:r w:rsidDel="009F2680">
          <w:rPr>
            <w:lang w:val="en-CA"/>
          </w:rPr>
          <w:delText>There are situation</w:delText>
        </w:r>
      </w:del>
      <w:ins w:id="2048" w:author="Ollie Raymond" w:date="2016-02-12T12:45:00Z">
        <w:del w:id="2049" w:author="Eric Boisvert" w:date="2016-03-06T11:05:00Z">
          <w:r w:rsidR="00704C86" w:rsidDel="009F2680">
            <w:rPr>
              <w:lang w:val="en-CA"/>
            </w:rPr>
            <w:delText>s</w:delText>
          </w:r>
        </w:del>
      </w:ins>
      <w:del w:id="2050"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2051" w:author="Ollie Raymond" w:date="2016-02-12T12:46:00Z">
        <w:del w:id="2052" w:author="Eric Boisvert" w:date="2016-03-06T11:05:00Z">
          <w:r w:rsidR="00704C86" w:rsidDel="009F2680">
            <w:rPr>
              <w:lang w:val="en-CA"/>
            </w:rPr>
            <w:delText>For example,c</w:delText>
          </w:r>
        </w:del>
      </w:ins>
      <w:del w:id="2053"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2054" w:name="_Toc448329413"/>
        <w:bookmarkStart w:id="2055" w:name="_Toc448329561"/>
        <w:bookmarkStart w:id="2056" w:name="_Toc448329947"/>
        <w:bookmarkEnd w:id="2054"/>
        <w:bookmarkEnd w:id="2055"/>
        <w:bookmarkEnd w:id="2056"/>
      </w:del>
    </w:p>
    <w:p w14:paraId="57FC0DA8" w14:textId="5F31500A" w:rsidR="009B64F8" w:rsidDel="009F2680" w:rsidRDefault="009B64F8" w:rsidP="009B64F8">
      <w:pPr>
        <w:ind w:left="720"/>
        <w:rPr>
          <w:del w:id="2057" w:author="Eric Boisvert" w:date="2016-03-06T11:05:00Z"/>
          <w:i/>
        </w:rPr>
      </w:pPr>
      <w:del w:id="2058"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2059"/>
        <w:r w:rsidRPr="00A44A07" w:rsidDel="009F2680">
          <w:rPr>
            <w:b/>
            <w:i/>
          </w:rPr>
          <w:delText>absence</w:delText>
        </w:r>
        <w:r w:rsidRPr="009B64F8" w:rsidDel="009F2680">
          <w:rPr>
            <w:i/>
          </w:rPr>
          <w:delText xml:space="preserve"> of fossils</w:delText>
        </w:r>
        <w:commentRangeEnd w:id="2059"/>
        <w:r w:rsidR="009D3533" w:rsidDel="009F2680">
          <w:rPr>
            <w:rStyle w:val="CommentReference"/>
          </w:rPr>
          <w:commentReference w:id="2059"/>
        </w:r>
        <w:r w:rsidRPr="009B64F8" w:rsidDel="009F2680">
          <w:rPr>
            <w:i/>
          </w:rPr>
          <w:delText xml:space="preserve"> and the kind of fossils present, may be related to the type and lithofacies of the rocks in which they are found.</w:delText>
        </w:r>
        <w:bookmarkStart w:id="2060" w:name="_Toc448329414"/>
        <w:bookmarkStart w:id="2061" w:name="_Toc448329562"/>
        <w:bookmarkStart w:id="2062" w:name="_Toc448329948"/>
        <w:bookmarkEnd w:id="2060"/>
        <w:bookmarkEnd w:id="2061"/>
        <w:bookmarkEnd w:id="2062"/>
      </w:del>
    </w:p>
    <w:p w14:paraId="7BA4BFDE" w14:textId="08556433" w:rsidR="009B64F8" w:rsidDel="009F2680" w:rsidRDefault="004E5F43" w:rsidP="004E5F43">
      <w:pPr>
        <w:ind w:left="720"/>
        <w:jc w:val="right"/>
        <w:rPr>
          <w:del w:id="2063" w:author="Eric Boisvert" w:date="2016-03-06T11:05:00Z"/>
          <w:i/>
        </w:rPr>
      </w:pPr>
      <w:del w:id="2064"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2046"/>
        <w:r w:rsidR="0020685A" w:rsidDel="009F2680">
          <w:rPr>
            <w:rStyle w:val="CommentReference"/>
          </w:rPr>
          <w:commentReference w:id="2046"/>
        </w:r>
        <w:bookmarkStart w:id="2065" w:name="_Toc448329415"/>
        <w:bookmarkStart w:id="2066" w:name="_Toc448329563"/>
        <w:bookmarkStart w:id="2067" w:name="_Toc448329949"/>
        <w:bookmarkEnd w:id="2065"/>
        <w:bookmarkEnd w:id="2066"/>
        <w:bookmarkEnd w:id="2067"/>
      </w:del>
    </w:p>
    <w:p w14:paraId="7A619FAE" w14:textId="1473931C" w:rsidR="009C3567" w:rsidDel="009F2680" w:rsidRDefault="004E5F43" w:rsidP="004A5507">
      <w:pPr>
        <w:rPr>
          <w:del w:id="2068" w:author="Eric Boisvert" w:date="2016-03-06T11:05:00Z"/>
          <w:lang w:val="en-CA"/>
        </w:rPr>
      </w:pPr>
      <w:del w:id="2069" w:author="Eric Boisvert" w:date="2016-03-06T11:05:00Z">
        <w:r w:rsidDel="009F2680">
          <w:rPr>
            <w:lang w:val="en-CA"/>
          </w:rPr>
          <w:delText xml:space="preserve">Another example lies in </w:delText>
        </w:r>
      </w:del>
      <w:ins w:id="2070" w:author="Ollie Raymond" w:date="2016-02-12T12:46:00Z">
        <w:del w:id="2071" w:author="Eric Boisvert" w:date="2016-03-06T11:05:00Z">
          <w:r w:rsidR="00704C86" w:rsidDel="009F2680">
            <w:rPr>
              <w:lang w:val="en-CA"/>
            </w:rPr>
            <w:delText xml:space="preserve">the </w:delText>
          </w:r>
        </w:del>
      </w:ins>
      <w:del w:id="2072"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2073" w:author="Ollie Raymond" w:date="2016-02-12T12:46:00Z">
        <w:del w:id="2074" w:author="Eric Boisvert" w:date="2016-03-06T11:05:00Z">
          <w:r w:rsidR="00704C86" w:rsidDel="009F2680">
            <w:rPr>
              <w:lang w:val="en-CA"/>
            </w:rPr>
            <w:delText xml:space="preserve">the </w:delText>
          </w:r>
        </w:del>
      </w:ins>
      <w:del w:id="2075"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2076" w:author="Ollie Raymond" w:date="2016-02-12T12:46:00Z">
        <w:del w:id="2077" w:author="Eric Boisvert" w:date="2016-03-06T11:05:00Z">
          <w:r w:rsidR="00704C86" w:rsidDel="009F2680">
            <w:rPr>
              <w:lang w:val="en-CA"/>
            </w:rPr>
            <w:delText>of metamorphism</w:delText>
          </w:r>
        </w:del>
      </w:ins>
      <w:del w:id="2078" w:author="Eric Boisvert" w:date="2016-03-06T11:05:00Z">
        <w:r w:rsidR="009D3533" w:rsidDel="009F2680">
          <w:rPr>
            <w:lang w:val="en-CA"/>
          </w:rPr>
          <w:delText xml:space="preserve"> (eg, kyanite for high pressure and low temperature).  </w:delText>
        </w:r>
        <w:commentRangeStart w:id="2079"/>
        <w:r w:rsidR="009D3533" w:rsidDel="009F2680">
          <w:rPr>
            <w:lang w:val="en-CA"/>
          </w:rPr>
          <w:delText>There is a</w:delText>
        </w:r>
      </w:del>
      <w:del w:id="2080" w:author="Eric Boisvert" w:date="2015-10-28T12:07:00Z">
        <w:r w:rsidR="009D3533" w:rsidDel="005A74B6">
          <w:rPr>
            <w:lang w:val="en-CA"/>
          </w:rPr>
          <w:delText xml:space="preserve">n obvious </w:delText>
        </w:r>
      </w:del>
      <w:del w:id="2081" w:author="Eric Boisvert" w:date="2016-03-06T11:05:00Z">
        <w:r w:rsidR="009D3533" w:rsidDel="009F2680">
          <w:rPr>
            <w:lang w:val="en-CA"/>
          </w:rPr>
          <w:delText>difference between reporting conf</w:delText>
        </w:r>
      </w:del>
      <w:del w:id="2082" w:author="Eric Boisvert" w:date="2015-10-27T17:07:00Z">
        <w:r w:rsidR="009D3533" w:rsidDel="00773E1B">
          <w:rPr>
            <w:lang w:val="en-CA"/>
          </w:rPr>
          <w:delText>o</w:delText>
        </w:r>
      </w:del>
      <w:del w:id="2083" w:author="Eric Boisvert" w:date="2016-03-06T11:05:00Z">
        <w:r w:rsidR="009D3533" w:rsidDel="009F2680">
          <w:rPr>
            <w:lang w:val="en-CA"/>
          </w:rPr>
          <w:delText>rmed absence of kyanite and the presence of kyanite i</w:delText>
        </w:r>
      </w:del>
      <w:del w:id="2084" w:author="Eric Boisvert" w:date="2016-01-04T12:09:00Z">
        <w:r w:rsidR="009D3533" w:rsidDel="00D3219D">
          <w:rPr>
            <w:lang w:val="en-CA"/>
          </w:rPr>
          <w:delText>f</w:delText>
        </w:r>
      </w:del>
      <w:del w:id="2085" w:author="Eric Boisvert" w:date="2016-03-06T11:05:00Z">
        <w:r w:rsidR="009D3533" w:rsidDel="009F2680">
          <w:rPr>
            <w:lang w:val="en-CA"/>
          </w:rPr>
          <w:delText xml:space="preserve"> not known.</w:delText>
        </w:r>
        <w:commentRangeEnd w:id="2079"/>
        <w:r w:rsidR="00864A36" w:rsidDel="009F2680">
          <w:rPr>
            <w:rStyle w:val="CommentReference"/>
          </w:rPr>
          <w:commentReference w:id="2079"/>
        </w:r>
        <w:bookmarkStart w:id="2086" w:name="_Toc448329416"/>
        <w:bookmarkStart w:id="2087" w:name="_Toc448329564"/>
        <w:bookmarkStart w:id="2088" w:name="_Toc448329950"/>
        <w:bookmarkEnd w:id="2086"/>
        <w:bookmarkEnd w:id="2087"/>
        <w:bookmarkEnd w:id="2088"/>
      </w:del>
    </w:p>
    <w:p w14:paraId="0E37D61E" w14:textId="14586D57" w:rsidR="009D3533" w:rsidRDefault="003A580A">
      <w:pPr>
        <w:pStyle w:val="Heading3"/>
        <w:spacing w:after="240"/>
        <w:rPr>
          <w:ins w:id="2089" w:author="Eric Boisvert" w:date="2016-01-24T13:13:00Z"/>
          <w:lang w:val="en-CA"/>
        </w:rPr>
        <w:pPrChange w:id="2090" w:author="Eric Boisvert" w:date="2016-01-24T13:13:00Z">
          <w:pPr/>
        </w:pPrChange>
      </w:pPr>
      <w:bookmarkStart w:id="2091" w:name="_Toc448329951"/>
      <w:ins w:id="2092" w:author="Eric Boisvert" w:date="2016-01-24T13:13:00Z">
        <w:r>
          <w:rPr>
            <w:lang w:val="en-CA"/>
          </w:rPr>
          <w:t>Package shortcut</w:t>
        </w:r>
      </w:ins>
      <w:ins w:id="2093" w:author="Eric Boisvert" w:date="2016-02-27T12:19:00Z">
        <w:r w:rsidR="008B7992">
          <w:rPr>
            <w:lang w:val="en-CA"/>
          </w:rPr>
          <w:t>s</w:t>
        </w:r>
      </w:ins>
      <w:bookmarkEnd w:id="2091"/>
    </w:p>
    <w:p w14:paraId="7F65CCE8" w14:textId="31803EA0" w:rsidR="003A580A" w:rsidRDefault="003A580A" w:rsidP="004A5507">
      <w:pPr>
        <w:rPr>
          <w:ins w:id="2094" w:author="Eric Boisvert" w:date="2016-01-24T13:14:00Z"/>
          <w:lang w:val="en-CA"/>
        </w:rPr>
      </w:pPr>
      <w:ins w:id="2095" w:author="Eric Boisvert" w:date="2016-01-24T13:13:00Z">
        <w:r>
          <w:rPr>
            <w:lang w:val="en-CA"/>
          </w:rPr>
          <w:t>The following shortcut</w:t>
        </w:r>
      </w:ins>
      <w:ins w:id="2096" w:author="Eric Boisvert" w:date="2016-01-24T13:15:00Z">
        <w:r>
          <w:rPr>
            <w:lang w:val="en-CA"/>
          </w:rPr>
          <w:t>s</w:t>
        </w:r>
      </w:ins>
      <w:ins w:id="2097" w:author="Eric Boisvert" w:date="2016-01-24T13:13:00Z">
        <w:r>
          <w:rPr>
            <w:lang w:val="en-CA"/>
          </w:rPr>
          <w:t xml:space="preserve"> are used to </w:t>
        </w:r>
      </w:ins>
      <w:ins w:id="2098" w:author="Eric Boisvert" w:date="2016-01-24T13:14:00Z">
        <w:r>
          <w:rPr>
            <w:lang w:val="en-CA"/>
          </w:rPr>
          <w:t>refer to</w:t>
        </w:r>
      </w:ins>
      <w:ins w:id="2099" w:author="Eric Boisvert" w:date="2016-01-24T13:13:00Z">
        <w:r>
          <w:rPr>
            <w:lang w:val="en-CA"/>
          </w:rPr>
          <w:t xml:space="preserve"> </w:t>
        </w:r>
      </w:ins>
      <w:ins w:id="2100"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2101"/>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2101"/>
            <w:r w:rsidR="007E67EB">
              <w:rPr>
                <w:rStyle w:val="CommentReference"/>
              </w:rPr>
              <w:commentReference w:id="2101"/>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2102" w:author="Boisvert, Eric" w:date="2016-04-01T14:27:00Z"/>
          <w:lang w:val="en-CA"/>
        </w:rPr>
      </w:pPr>
      <w:bookmarkStart w:id="2103"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2104" w:author="Boisvert, Eric" w:date="2016-04-01T14:37:00Z">
        <w:r w:rsidR="005375F0">
          <w:rPr>
            <w:lang w:val="en-CA"/>
          </w:rPr>
          <w:t xml:space="preserve"> (Normative)</w:t>
        </w:r>
      </w:ins>
      <w:bookmarkEnd w:id="2103"/>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44E1B3FE"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 xml:space="preserve">When the target implementation allows it, the exact name of the classifier entity </w:t>
            </w:r>
            <w:del w:id="2105" w:author="Sen, Marcus A." w:date="2016-04-13T11:48:00Z">
              <w:r w:rsidRPr="00C330C2" w:rsidDel="006B3AC6">
                <w:rPr>
                  <w:rFonts w:ascii="Calibri" w:eastAsia="MS Mincho" w:hAnsi="Calibri"/>
                  <w:sz w:val="20"/>
                  <w:szCs w:val="20"/>
                  <w:lang w:val="en-CA"/>
                </w:rPr>
                <w:delText xml:space="preserve"> shall </w:delText>
              </w:r>
            </w:del>
            <w:r w:rsidRPr="00C330C2">
              <w:rPr>
                <w:rFonts w:ascii="Calibri" w:eastAsia="MS Mincho" w:hAnsi="Calibri"/>
                <w:sz w:val="20"/>
                <w:szCs w:val="20"/>
                <w:lang w:val="en-CA"/>
              </w:rPr>
              <w:t>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21C2E4E7"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w:t>
            </w:r>
            <w:del w:id="2106" w:author="Sen, Marcus A." w:date="2016-04-13T11:48:00Z">
              <w:r w:rsidRPr="00C330C2" w:rsidDel="006B3AC6">
                <w:rPr>
                  <w:rFonts w:ascii="Calibri" w:eastAsia="MS Mincho" w:hAnsi="Calibri"/>
                  <w:sz w:val="20"/>
                  <w:szCs w:val="20"/>
                  <w:lang w:val="en-CA"/>
                </w:rPr>
                <w:delText>T</w:delText>
              </w:r>
            </w:del>
            <w:r w:rsidRPr="00C330C2">
              <w:rPr>
                <w:rFonts w:ascii="Calibri" w:eastAsia="MS Mincho" w:hAnsi="Calibri"/>
                <w:sz w:val="20"/>
                <w:szCs w:val="20"/>
                <w:lang w:val="en-CA"/>
              </w:rPr>
              <w:t xml:space="preserve">arget implementation allows it, it </w:t>
            </w:r>
            <w:del w:id="2107" w:author="Sen, Marcus A." w:date="2016-04-13T11:48:00Z">
              <w:r w:rsidRPr="00C330C2" w:rsidDel="006B3AC6">
                <w:rPr>
                  <w:rFonts w:ascii="Calibri" w:eastAsia="MS Mincho" w:hAnsi="Calibri"/>
                  <w:sz w:val="20"/>
                  <w:szCs w:val="20"/>
                  <w:lang w:val="en-CA"/>
                </w:rPr>
                <w:delText xml:space="preserve">shall </w:delText>
              </w:r>
            </w:del>
            <w:r w:rsidRPr="00C330C2">
              <w:rPr>
                <w:rFonts w:ascii="Calibri" w:eastAsia="MS Mincho" w:hAnsi="Calibri"/>
                <w:sz w:val="20"/>
                <w:szCs w:val="20"/>
                <w:lang w:val="en-CA"/>
              </w:rPr>
              <w:t>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48AA881E" w:rsidR="00DA41F8" w:rsidRPr="006B3AC6" w:rsidRDefault="00DA41F8" w:rsidP="00522D6C">
            <w:pPr>
              <w:spacing w:before="100" w:beforeAutospacing="1" w:after="100" w:afterAutospacing="1" w:line="230" w:lineRule="atLeast"/>
              <w:jc w:val="both"/>
              <w:rPr>
                <w:rFonts w:ascii="Calibri" w:eastAsia="MS Mincho" w:hAnsi="Calibri"/>
                <w:sz w:val="20"/>
                <w:szCs w:val="20"/>
                <w:lang w:val="en-CA"/>
                <w:rPrChange w:id="2108" w:author="Sen, Marcus A." w:date="2016-04-13T11:50:00Z">
                  <w:rPr>
                    <w:rFonts w:ascii="Calibri" w:eastAsia="MS Mincho" w:hAnsi="Calibri"/>
                    <w:b/>
                    <w:sz w:val="20"/>
                    <w:szCs w:val="20"/>
                  </w:rPr>
                </w:rPrChange>
              </w:rPr>
            </w:pPr>
            <w:r w:rsidRPr="00C330C2">
              <w:rPr>
                <w:rFonts w:ascii="Calibri" w:eastAsia="MS Mincho" w:hAnsi="Calibri"/>
                <w:sz w:val="20"/>
                <w:szCs w:val="20"/>
                <w:lang w:val="en-CA"/>
              </w:rPr>
              <w:t>Target implementation SHALL implement</w:t>
            </w:r>
            <w:del w:id="2109" w:author="Sen, Marcus A." w:date="2016-04-13T11:50:00Z">
              <w:r w:rsidRPr="00C330C2" w:rsidDel="006B3AC6">
                <w:rPr>
                  <w:rFonts w:ascii="Calibri" w:eastAsia="MS Mincho" w:hAnsi="Calibri"/>
                  <w:sz w:val="20"/>
                  <w:szCs w:val="20"/>
                  <w:lang w:val="en-CA"/>
                </w:rPr>
                <w:delText>s</w:delText>
              </w:r>
            </w:del>
            <w:r w:rsidRPr="00C330C2">
              <w:rPr>
                <w:rFonts w:ascii="Calibri" w:eastAsia="MS Mincho" w:hAnsi="Calibri"/>
                <w:sz w:val="20"/>
                <w:szCs w:val="20"/>
                <w:lang w:val="en-CA"/>
              </w:rPr>
              <w:t xml:space="preserve">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681BCD" w:rsidRDefault="00DA41F8" w:rsidP="00522D6C">
            <w:pPr>
              <w:spacing w:before="100" w:beforeAutospacing="1" w:after="100" w:afterAutospacing="1" w:line="230" w:lineRule="atLeast"/>
              <w:jc w:val="both"/>
              <w:rPr>
                <w:rFonts w:ascii="Calibri" w:eastAsia="MS Mincho" w:hAnsi="Calibri"/>
                <w:b/>
                <w:noProof/>
                <w:sz w:val="20"/>
                <w:szCs w:val="20"/>
                <w:lang w:val="en-CA"/>
                <w:rPrChange w:id="2110" w:author="Boisvert, Eric" w:date="2016-04-04T08:49:00Z">
                  <w:rPr>
                    <w:rFonts w:ascii="Calibri" w:eastAsia="MS Mincho" w:hAnsi="Calibri"/>
                    <w:b/>
                    <w:sz w:val="20"/>
                    <w:szCs w:val="20"/>
                    <w:lang w:val="fr-CA"/>
                  </w:rPr>
                </w:rPrChange>
              </w:rPr>
            </w:pPr>
            <w:r w:rsidRPr="00681BCD">
              <w:rPr>
                <w:rFonts w:ascii="Calibri" w:eastAsia="MS Mincho" w:hAnsi="Calibri"/>
                <w:b/>
                <w:noProof/>
                <w:sz w:val="20"/>
                <w:szCs w:val="20"/>
                <w:lang w:val="en-CA"/>
                <w:rPrChange w:id="2111" w:author="Boisvert, Eric" w:date="2016-04-04T08:49:00Z">
                  <w:rPr>
                    <w:rFonts w:ascii="Calibri" w:eastAsia="MS Mincho" w:hAnsi="Calibri"/>
                    <w:b/>
                    <w:sz w:val="20"/>
                    <w:szCs w:val="20"/>
                    <w:lang w:val="fr-CA"/>
                  </w:rPr>
                </w:rPrChange>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EB974A"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del w:id="2112" w:author="Sen, Marcus A." w:date="2016-04-13T11:50:00Z">
              <w:r w:rsidR="0042253D" w:rsidRPr="00C330C2" w:rsidDel="006B3AC6">
                <w:rPr>
                  <w:rFonts w:ascii="Calibri" w:eastAsia="MS Mincho" w:hAnsi="Calibri"/>
                  <w:sz w:val="20"/>
                  <w:szCs w:val="20"/>
                  <w:lang w:val="en-CA"/>
                </w:rPr>
                <w:delText xml:space="preserve">SHALL  </w:delText>
              </w:r>
              <w:r w:rsidRPr="00C330C2" w:rsidDel="006B3AC6">
                <w:rPr>
                  <w:rFonts w:ascii="Calibri" w:eastAsia="MS Mincho" w:hAnsi="Calibri"/>
                  <w:sz w:val="20"/>
                  <w:szCs w:val="20"/>
                  <w:lang w:val="en-CA"/>
                </w:rPr>
                <w:delText>be</w:delText>
              </w:r>
            </w:del>
            <w:ins w:id="2113" w:author="Sen, Marcus A." w:date="2016-04-13T11:50:00Z">
              <w:r w:rsidR="006B3AC6" w:rsidRPr="00C330C2">
                <w:rPr>
                  <w:rFonts w:ascii="Calibri" w:eastAsia="MS Mincho" w:hAnsi="Calibri"/>
                  <w:sz w:val="20"/>
                  <w:szCs w:val="20"/>
                  <w:lang w:val="en-CA"/>
                </w:rPr>
                <w:t>SHALL be</w:t>
              </w:r>
            </w:ins>
            <w:r w:rsidRPr="00C330C2">
              <w:rPr>
                <w:rFonts w:ascii="Calibri" w:eastAsia="MS Mincho" w:hAnsi="Calibri"/>
                <w:sz w:val="20"/>
                <w:szCs w:val="20"/>
                <w:lang w:val="en-CA"/>
              </w:rPr>
              <w:t xml:space="preserve"> specified encoded as using the URI </w:t>
            </w:r>
            <w:del w:id="2114" w:author="Sen, Marcus A." w:date="2016-04-13T11:50:00Z">
              <w:r w:rsidRPr="00C330C2" w:rsidDel="006B3AC6">
                <w:rPr>
                  <w:rFonts w:ascii="Calibri" w:eastAsia="MS Mincho" w:hAnsi="Calibri"/>
                  <w:sz w:val="20"/>
                  <w:szCs w:val="20"/>
                  <w:lang w:val="en-CA"/>
                </w:rPr>
                <w:delText>accoding</w:delText>
              </w:r>
            </w:del>
            <w:ins w:id="2115" w:author="Sen, Marcus A." w:date="2016-04-13T11:50:00Z">
              <w:r w:rsidR="006B3AC6" w:rsidRPr="00C330C2">
                <w:rPr>
                  <w:rFonts w:ascii="Calibri" w:eastAsia="MS Mincho" w:hAnsi="Calibri"/>
                  <w:sz w:val="20"/>
                  <w:szCs w:val="20"/>
                  <w:lang w:val="en-CA"/>
                </w:rPr>
                <w:t>according</w:t>
              </w:r>
            </w:ins>
            <w:r w:rsidRPr="00C330C2">
              <w:rPr>
                <w:rFonts w:ascii="Calibri" w:eastAsia="MS Mincho" w:hAnsi="Calibri"/>
                <w:sz w:val="20"/>
                <w:szCs w:val="20"/>
                <w:lang w:val="en-CA"/>
              </w:rPr>
              <w:t xml:space="preserve">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2116" w:author="Eric Boisvert" w:date="2016-01-04T09:44:00Z"/>
          <w:color w:val="000000"/>
          <w:lang w:val="en-CA"/>
          <w:rPrChange w:id="2117" w:author="Ollie Raymond" w:date="2016-02-12T12:48:00Z">
            <w:rPr>
              <w:ins w:id="2118" w:author="Eric Boisvert" w:date="2016-01-04T09:44:00Z"/>
              <w:color w:val="FF0000"/>
              <w:lang w:val="en-CA"/>
            </w:rPr>
          </w:rPrChange>
        </w:rPr>
      </w:pPr>
      <w:r w:rsidRPr="009F4AF5">
        <w:rPr>
          <w:color w:val="000000"/>
          <w:lang w:val="en-CA"/>
          <w:rPrChange w:id="2119" w:author="Ollie Raymond" w:date="2016-02-12T12:48:00Z">
            <w:rPr>
              <w:color w:val="FF0000"/>
              <w:lang w:val="en-CA"/>
            </w:rPr>
          </w:rPrChange>
        </w:rPr>
        <w:t xml:space="preserve">This section </w:t>
      </w:r>
      <w:r w:rsidR="00BA6B31" w:rsidRPr="009F4AF5">
        <w:rPr>
          <w:color w:val="000000"/>
          <w:lang w:val="en-CA"/>
          <w:rPrChange w:id="2120" w:author="Ollie Raymond" w:date="2016-02-12T12:48:00Z">
            <w:rPr>
              <w:color w:val="FF0000"/>
              <w:lang w:val="en-CA"/>
            </w:rPr>
          </w:rPrChange>
        </w:rPr>
        <w:t xml:space="preserve">presents requirements </w:t>
      </w:r>
      <w:del w:id="2121" w:author="Ollie Raymond" w:date="2016-02-12T12:48:00Z">
        <w:r w:rsidR="00BA6B31" w:rsidRPr="009F4AF5" w:rsidDel="00704C86">
          <w:rPr>
            <w:color w:val="000000"/>
            <w:lang w:val="en-CA"/>
            <w:rPrChange w:id="2122" w:author="Ollie Raymond" w:date="2016-02-12T12:48:00Z">
              <w:rPr>
                <w:color w:val="FF0000"/>
                <w:lang w:val="en-CA"/>
              </w:rPr>
            </w:rPrChange>
          </w:rPr>
          <w:delText xml:space="preserve">that </w:delText>
        </w:r>
      </w:del>
      <w:ins w:id="2123" w:author="Ollie Raymond" w:date="2016-02-12T12:48:00Z">
        <w:r w:rsidR="00704C86" w:rsidRPr="009F4AF5">
          <w:rPr>
            <w:color w:val="000000"/>
            <w:lang w:val="en-CA"/>
            <w:rPrChange w:id="2124" w:author="Ollie Raymond" w:date="2016-02-12T12:48:00Z">
              <w:rPr>
                <w:color w:val="FF0000"/>
                <w:lang w:val="en-CA"/>
              </w:rPr>
            </w:rPrChange>
          </w:rPr>
          <w:t xml:space="preserve">to which </w:t>
        </w:r>
      </w:ins>
      <w:r w:rsidR="00BA6B31" w:rsidRPr="009F4AF5">
        <w:rPr>
          <w:color w:val="000000"/>
          <w:lang w:val="en-CA"/>
          <w:rPrChange w:id="2125" w:author="Ollie Raymond" w:date="2016-02-12T12:48:00Z">
            <w:rPr>
              <w:color w:val="FF0000"/>
              <w:lang w:val="en-CA"/>
            </w:rPr>
          </w:rPrChange>
        </w:rPr>
        <w:t xml:space="preserve">all targets </w:t>
      </w:r>
      <w:ins w:id="2126" w:author="Eric Boisvert" w:date="2016-04-02T15:08:00Z">
        <w:r w:rsidR="00C330C2">
          <w:rPr>
            <w:color w:val="000000"/>
            <w:lang w:val="en-CA"/>
          </w:rPr>
          <w:t xml:space="preserve">encoding </w:t>
        </w:r>
      </w:ins>
      <w:r w:rsidR="00BA6B31" w:rsidRPr="009F4AF5">
        <w:rPr>
          <w:color w:val="000000"/>
          <w:lang w:val="en-CA"/>
          <w:rPrChange w:id="2127" w:author="Ollie Raymond" w:date="2016-02-12T12:48:00Z">
            <w:rPr>
              <w:color w:val="FF0000"/>
              <w:lang w:val="en-CA"/>
            </w:rPr>
          </w:rPrChange>
        </w:rPr>
        <w:t xml:space="preserve">must conform </w:t>
      </w:r>
      <w:del w:id="2128" w:author="Ollie Raymond" w:date="2016-02-12T12:48:00Z">
        <w:r w:rsidR="00BA6B31" w:rsidRPr="009F4AF5" w:rsidDel="00704C86">
          <w:rPr>
            <w:color w:val="000000"/>
            <w:lang w:val="en-CA"/>
            <w:rPrChange w:id="2129" w:author="Ollie Raymond" w:date="2016-02-12T12:48:00Z">
              <w:rPr>
                <w:color w:val="FF0000"/>
                <w:lang w:val="en-CA"/>
              </w:rPr>
            </w:rPrChange>
          </w:rPr>
          <w:delText xml:space="preserve">to </w:delText>
        </w:r>
      </w:del>
      <w:r w:rsidR="006A7DD0" w:rsidRPr="009F4AF5">
        <w:rPr>
          <w:color w:val="000000"/>
          <w:lang w:val="en-CA"/>
          <w:rPrChange w:id="2130" w:author="Ollie Raymond" w:date="2016-02-12T12:48:00Z">
            <w:rPr>
              <w:color w:val="FF0000"/>
              <w:lang w:val="en-CA"/>
            </w:rPr>
          </w:rPrChange>
        </w:rPr>
        <w:t xml:space="preserve">in to order to </w:t>
      </w:r>
      <w:r w:rsidR="00BA6B31" w:rsidRPr="009F4AF5">
        <w:rPr>
          <w:color w:val="000000"/>
          <w:lang w:val="en-CA"/>
          <w:rPrChange w:id="2131"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132" w:name="_Toc448329953"/>
      <w:commentRangeStart w:id="2133"/>
      <w:r w:rsidRPr="00D12552">
        <w:rPr>
          <w:lang w:val="en-CA"/>
        </w:rPr>
        <w:t>Naming of entities</w:t>
      </w:r>
      <w:commentRangeEnd w:id="2133"/>
      <w:r w:rsidR="00FA21EA">
        <w:rPr>
          <w:rStyle w:val="CommentReference"/>
          <w:rFonts w:cs="Times New Roman"/>
          <w:b w:val="0"/>
          <w:bCs w:val="0"/>
        </w:rPr>
        <w:commentReference w:id="2133"/>
      </w:r>
      <w:bookmarkEnd w:id="21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134"/>
            <w:del w:id="2135" w:author="Eric Boisvert" w:date="2015-10-29T04:08:00Z">
              <w:r w:rsidRPr="00D12552" w:rsidDel="00FA21EA">
                <w:rPr>
                  <w:rStyle w:val="reqtext"/>
                  <w:lang w:val="en-CA"/>
                </w:rPr>
                <w:delText xml:space="preserve">classifier </w:delText>
              </w:r>
            </w:del>
            <w:ins w:id="2136" w:author="Eric Boisvert" w:date="2015-10-29T04:10:00Z">
              <w:r w:rsidR="00FA21EA">
                <w:rPr>
                  <w:rStyle w:val="reqtext"/>
                  <w:lang w:val="en-CA"/>
                </w:rPr>
                <w:t>entity</w:t>
              </w:r>
            </w:ins>
            <w:ins w:id="2137" w:author="Eric Boisvert" w:date="2015-10-29T04:08:00Z">
              <w:r w:rsidR="00FA21EA" w:rsidRPr="00D12552">
                <w:rPr>
                  <w:rStyle w:val="reqtext"/>
                  <w:lang w:val="en-CA"/>
                </w:rPr>
                <w:t xml:space="preserve"> </w:t>
              </w:r>
              <w:commentRangeEnd w:id="2134"/>
              <w:r w:rsidR="00FA21EA">
                <w:rPr>
                  <w:rStyle w:val="CommentReference"/>
                  <w:rFonts w:ascii="Times New Roman" w:eastAsia="Times New Roman" w:hAnsi="Times New Roman"/>
                  <w:lang w:val="en-US" w:eastAsia="en-US"/>
                </w:rPr>
                <w:commentReference w:id="2134"/>
              </w:r>
            </w:ins>
            <w:del w:id="2138" w:author="Eric Boisvert" w:date="2015-10-29T04:07:00Z">
              <w:r w:rsidRPr="00D12552" w:rsidDel="00FA21EA">
                <w:rPr>
                  <w:rStyle w:val="reqtext"/>
                  <w:lang w:val="en-CA"/>
                </w:rPr>
                <w:delText xml:space="preserve">shall </w:delText>
              </w:r>
            </w:del>
            <w:ins w:id="2139"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140" w:author="Ollie Raymond" w:date="2016-02-12T12:49:00Z">
            <w:rPr>
              <w:color w:val="FF0000"/>
              <w:lang w:val="en-CA"/>
            </w:rPr>
          </w:rPrChange>
        </w:rPr>
      </w:pPr>
    </w:p>
    <w:p w14:paraId="2C0BE7B8" w14:textId="0E76E5F7" w:rsidR="004635D8" w:rsidRPr="009F4AF5" w:rsidRDefault="004635D8" w:rsidP="00DB1F99">
      <w:pPr>
        <w:rPr>
          <w:color w:val="000000"/>
          <w:lang w:val="en-CA"/>
          <w:rPrChange w:id="2141" w:author="Ollie Raymond" w:date="2016-02-12T12:49:00Z">
            <w:rPr>
              <w:color w:val="FF0000"/>
              <w:lang w:val="en-CA"/>
            </w:rPr>
          </w:rPrChange>
        </w:rPr>
      </w:pPr>
      <w:r w:rsidRPr="009F4AF5">
        <w:rPr>
          <w:color w:val="000000"/>
          <w:lang w:val="en-CA"/>
          <w:rPrChange w:id="2142" w:author="Ollie Raymond" w:date="2016-02-12T12:49:00Z">
            <w:rPr>
              <w:color w:val="FF0000"/>
              <w:lang w:val="en-CA"/>
            </w:rPr>
          </w:rPrChange>
        </w:rPr>
        <w:t>If a</w:t>
      </w:r>
      <w:r w:rsidR="00641AE8" w:rsidRPr="009F4AF5">
        <w:rPr>
          <w:color w:val="000000"/>
          <w:lang w:val="en-CA"/>
          <w:rPrChange w:id="2143" w:author="Ollie Raymond" w:date="2016-02-12T12:49:00Z">
            <w:rPr>
              <w:color w:val="FF0000"/>
              <w:lang w:val="en-CA"/>
            </w:rPr>
          </w:rPrChange>
        </w:rPr>
        <w:t xml:space="preserve"> target implementation is capable of encoding </w:t>
      </w:r>
      <w:ins w:id="2144" w:author="Eric Boisvert" w:date="2016-03-06T11:05:00Z">
        <w:r w:rsidR="001E3746">
          <w:rPr>
            <w:color w:val="000000"/>
            <w:lang w:val="en-CA"/>
          </w:rPr>
          <w:t>all th</w:t>
        </w:r>
        <w:r w:rsidR="009F2680">
          <w:rPr>
            <w:color w:val="000000"/>
            <w:lang w:val="en-CA"/>
          </w:rPr>
          <w:t xml:space="preserve">e artefacts (classes and properties) using the same </w:t>
        </w:r>
      </w:ins>
      <w:del w:id="2145" w:author="Eric Boisvert" w:date="2016-03-06T11:06:00Z">
        <w:r w:rsidR="00641AE8" w:rsidRPr="009F4AF5" w:rsidDel="009F2680">
          <w:rPr>
            <w:color w:val="000000"/>
            <w:lang w:val="en-CA"/>
            <w:rPrChange w:id="2146" w:author="Ollie Raymond" w:date="2016-02-12T12:49:00Z">
              <w:rPr>
                <w:color w:val="FF0000"/>
                <w:lang w:val="en-CA"/>
              </w:rPr>
            </w:rPrChange>
          </w:rPr>
          <w:delText xml:space="preserve">all the </w:delText>
        </w:r>
      </w:del>
      <w:r w:rsidR="00641AE8" w:rsidRPr="009F4AF5">
        <w:rPr>
          <w:color w:val="000000"/>
          <w:lang w:val="en-CA"/>
          <w:rPrChange w:id="2147" w:author="Ollie Raymond" w:date="2016-02-12T12:49:00Z">
            <w:rPr>
              <w:color w:val="FF0000"/>
              <w:lang w:val="en-CA"/>
            </w:rPr>
          </w:rPrChange>
        </w:rPr>
        <w:t>names used in UML</w:t>
      </w:r>
      <w:r w:rsidRPr="009F4AF5">
        <w:rPr>
          <w:color w:val="000000"/>
          <w:lang w:val="en-CA"/>
          <w:rPrChange w:id="2148" w:author="Ollie Raymond" w:date="2016-02-12T12:49:00Z">
            <w:rPr>
              <w:color w:val="FF0000"/>
              <w:lang w:val="en-CA"/>
            </w:rPr>
          </w:rPrChange>
        </w:rPr>
        <w:t xml:space="preserve">, </w:t>
      </w:r>
      <w:r w:rsidR="00641AE8" w:rsidRPr="009F4AF5">
        <w:rPr>
          <w:color w:val="000000"/>
          <w:lang w:val="en-CA"/>
          <w:rPrChange w:id="2149" w:author="Ollie Raymond" w:date="2016-02-12T12:49:00Z">
            <w:rPr>
              <w:color w:val="FF0000"/>
              <w:lang w:val="en-CA"/>
            </w:rPr>
          </w:rPrChange>
        </w:rPr>
        <w:t>it shall do so</w:t>
      </w:r>
      <w:r w:rsidRPr="009F4AF5">
        <w:rPr>
          <w:color w:val="000000"/>
          <w:lang w:val="en-CA"/>
          <w:rPrChange w:id="2150" w:author="Ollie Raymond" w:date="2016-02-12T12:49:00Z">
            <w:rPr>
              <w:color w:val="FF0000"/>
              <w:lang w:val="en-CA"/>
            </w:rPr>
          </w:rPrChange>
        </w:rPr>
        <w:t>.  Some target i</w:t>
      </w:r>
      <w:r w:rsidR="00BA6B31" w:rsidRPr="009F4AF5">
        <w:rPr>
          <w:color w:val="000000"/>
          <w:lang w:val="en-CA"/>
          <w:rPrChange w:id="2151" w:author="Ollie Raymond" w:date="2016-02-12T12:49:00Z">
            <w:rPr>
              <w:color w:val="FF0000"/>
              <w:lang w:val="en-CA"/>
            </w:rPr>
          </w:rPrChange>
        </w:rPr>
        <w:t>mplementation</w:t>
      </w:r>
      <w:ins w:id="2152" w:author="Eric Boisvert" w:date="2015-10-29T04:09:00Z">
        <w:r w:rsidR="00FA21EA" w:rsidRPr="009F4AF5">
          <w:rPr>
            <w:color w:val="000000"/>
            <w:lang w:val="en-CA"/>
            <w:rPrChange w:id="2153" w:author="Ollie Raymond" w:date="2016-02-12T12:49:00Z">
              <w:rPr>
                <w:color w:val="FF0000"/>
                <w:lang w:val="en-CA"/>
              </w:rPr>
            </w:rPrChange>
          </w:rPr>
          <w:t>s</w:t>
        </w:r>
      </w:ins>
      <w:r w:rsidR="00BA6B31" w:rsidRPr="009F4AF5">
        <w:rPr>
          <w:color w:val="000000"/>
          <w:lang w:val="en-CA"/>
          <w:rPrChange w:id="2154" w:author="Ollie Raymond" w:date="2016-02-12T12:49:00Z">
            <w:rPr>
              <w:color w:val="FF0000"/>
              <w:lang w:val="en-CA"/>
            </w:rPr>
          </w:rPrChange>
        </w:rPr>
        <w:t xml:space="preserve"> might prevent it; </w:t>
      </w:r>
      <w:r w:rsidRPr="009F4AF5">
        <w:rPr>
          <w:color w:val="000000"/>
          <w:lang w:val="en-CA"/>
          <w:rPrChange w:id="2155" w:author="Ollie Raymond" w:date="2016-02-12T12:49:00Z">
            <w:rPr>
              <w:color w:val="FF0000"/>
              <w:lang w:val="en-CA"/>
            </w:rPr>
          </w:rPrChange>
        </w:rPr>
        <w:t xml:space="preserve">for example, </w:t>
      </w:r>
      <w:del w:id="2156" w:author="Eric Boisvert" w:date="2016-03-06T11:06:00Z">
        <w:r w:rsidRPr="009F4AF5" w:rsidDel="009F2680">
          <w:rPr>
            <w:color w:val="000000"/>
            <w:lang w:val="en-CA"/>
            <w:rPrChange w:id="2157" w:author="Ollie Raymond" w:date="2016-02-12T12:49:00Z">
              <w:rPr>
                <w:color w:val="FF0000"/>
                <w:lang w:val="en-CA"/>
              </w:rPr>
            </w:rPrChange>
          </w:rPr>
          <w:delText xml:space="preserve">DBF </w:delText>
        </w:r>
      </w:del>
      <w:ins w:id="2158" w:author="Eric Boisvert" w:date="2016-03-06T11:06:00Z">
        <w:r w:rsidR="009F2680">
          <w:rPr>
            <w:color w:val="000000"/>
            <w:lang w:val="en-CA"/>
          </w:rPr>
          <w:t>dBase (DBF files)</w:t>
        </w:r>
        <w:r w:rsidR="009F2680" w:rsidRPr="009F4AF5">
          <w:rPr>
            <w:color w:val="000000"/>
            <w:lang w:val="en-CA"/>
            <w:rPrChange w:id="2159" w:author="Ollie Raymond" w:date="2016-02-12T12:49:00Z">
              <w:rPr>
                <w:color w:val="FF0000"/>
                <w:lang w:val="en-CA"/>
              </w:rPr>
            </w:rPrChange>
          </w:rPr>
          <w:t xml:space="preserve"> </w:t>
        </w:r>
      </w:ins>
      <w:r w:rsidRPr="009F4AF5">
        <w:rPr>
          <w:color w:val="000000"/>
          <w:lang w:val="en-CA"/>
          <w:rPrChange w:id="2160" w:author="Ollie Raymond" w:date="2016-02-12T12:49:00Z">
            <w:rPr>
              <w:color w:val="FF0000"/>
              <w:lang w:val="en-CA"/>
            </w:rPr>
          </w:rPrChange>
        </w:rPr>
        <w:t xml:space="preserve">column names </w:t>
      </w:r>
      <w:r w:rsidR="00BA6B31" w:rsidRPr="009F4AF5">
        <w:rPr>
          <w:color w:val="000000"/>
          <w:lang w:val="en-CA"/>
          <w:rPrChange w:id="2161" w:author="Ollie Raymond" w:date="2016-02-12T12:49:00Z">
            <w:rPr>
              <w:color w:val="FF0000"/>
              <w:lang w:val="en-CA"/>
            </w:rPr>
          </w:rPrChange>
        </w:rPr>
        <w:t>are restricted to 10 characters</w:t>
      </w:r>
      <w:r w:rsidRPr="009F4AF5">
        <w:rPr>
          <w:color w:val="000000"/>
          <w:lang w:val="en-CA"/>
          <w:rPrChange w:id="2162"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163" w:author="Ollie Raymond" w:date="2016-02-12T12:49:00Z">
            <w:rPr>
              <w:color w:val="FF0000"/>
              <w:lang w:val="en-CA"/>
            </w:rPr>
          </w:rPrChange>
        </w:rPr>
        <w:t>s</w:t>
      </w:r>
      <w:r w:rsidRPr="009F4AF5">
        <w:rPr>
          <w:color w:val="000000"/>
          <w:lang w:val="en-CA"/>
          <w:rPrChange w:id="2164"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165" w:name="_Toc448329954"/>
      <w:r w:rsidRPr="00D12552">
        <w:rPr>
          <w:lang w:val="en-CA"/>
        </w:rPr>
        <w:t>Cardinality</w:t>
      </w:r>
      <w:bookmarkEnd w:id="216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2166" w:author="Eric Boisvert" w:date="2015-10-29T04:28:00Z">
              <w:r>
                <w:rPr>
                  <w:rStyle w:val="reqtext"/>
                  <w:lang w:val="en-CA"/>
                </w:rPr>
                <w:t xml:space="preserve">If the </w:t>
              </w:r>
            </w:ins>
            <w:ins w:id="2167" w:author="Ollie Raymond" w:date="2016-02-12T12:49:00Z">
              <w:r w:rsidR="00704C86">
                <w:rPr>
                  <w:rStyle w:val="reqtext"/>
                  <w:lang w:val="en-CA"/>
                </w:rPr>
                <w:t>t</w:t>
              </w:r>
            </w:ins>
            <w:del w:id="2168"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169" w:author="Eric Boisvert" w:date="2015-10-29T04:28:00Z">
              <w:r>
                <w:rPr>
                  <w:rStyle w:val="reqtext"/>
                  <w:lang w:val="en-CA"/>
                </w:rPr>
                <w:t xml:space="preserve"> allows it, it</w:t>
              </w:r>
            </w:ins>
            <w:r w:rsidR="00641AE8" w:rsidRPr="00D12552">
              <w:rPr>
                <w:rStyle w:val="reqtext"/>
                <w:lang w:val="en-CA"/>
              </w:rPr>
              <w:t xml:space="preserve"> </w:t>
            </w:r>
            <w:del w:id="2170" w:author="Eric Boisvert" w:date="2015-10-29T04:27:00Z">
              <w:r w:rsidR="00641AE8" w:rsidRPr="00D12552" w:rsidDel="001571AE">
                <w:rPr>
                  <w:rStyle w:val="reqtext"/>
                  <w:lang w:val="en-CA"/>
                </w:rPr>
                <w:delText xml:space="preserve">shall </w:delText>
              </w:r>
            </w:del>
            <w:ins w:id="2171" w:author="Eric Boisvert" w:date="2015-10-29T04:27:00Z">
              <w:r w:rsidR="001571AE">
                <w:rPr>
                  <w:rStyle w:val="reqtext"/>
                  <w:lang w:val="en-CA"/>
                </w:rPr>
                <w:t>SHALL</w:t>
              </w:r>
              <w:r w:rsidR="001571AE" w:rsidRPr="00D12552">
                <w:rPr>
                  <w:rStyle w:val="reqtext"/>
                  <w:lang w:val="en-CA"/>
                </w:rPr>
                <w:t xml:space="preserve"> </w:t>
              </w:r>
            </w:ins>
            <w:del w:id="2172" w:author="Eric Boisvert" w:date="2015-10-29T04:26:00Z">
              <w:r w:rsidR="00641AE8" w:rsidRPr="00D12552" w:rsidDel="001571AE">
                <w:rPr>
                  <w:rStyle w:val="reqtext"/>
                  <w:lang w:val="en-CA"/>
                </w:rPr>
                <w:delText xml:space="preserve">constrain </w:delText>
              </w:r>
            </w:del>
            <w:ins w:id="217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174" w:author="Eric Boisvert" w:date="2015-10-29T04:26:00Z">
              <w:r w:rsidR="001571AE">
                <w:rPr>
                  <w:rStyle w:val="reqtext"/>
                  <w:lang w:val="en-CA"/>
                </w:rPr>
                <w:t>s</w:t>
              </w:r>
            </w:ins>
            <w:r w:rsidR="00641AE8" w:rsidRPr="00D12552">
              <w:rPr>
                <w:rStyle w:val="reqtext"/>
                <w:lang w:val="en-CA"/>
              </w:rPr>
              <w:t xml:space="preserve"> </w:t>
            </w:r>
            <w:ins w:id="2175" w:author="Eric Boisvert" w:date="2015-10-29T04:26:00Z">
              <w:r w:rsidR="001571AE">
                <w:rPr>
                  <w:rStyle w:val="reqtext"/>
                  <w:lang w:val="en-CA"/>
                </w:rPr>
                <w:t xml:space="preserve">as defined in the </w:t>
              </w:r>
            </w:ins>
            <w:del w:id="217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2177"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2178" w:author="Eric Boisvert" w:date="2015-10-29T04:29:00Z"/>
          <w:color w:val="000000"/>
          <w:lang w:val="en-CA"/>
        </w:rPr>
      </w:pPr>
    </w:p>
    <w:p w14:paraId="7C3E2A57" w14:textId="75195610" w:rsidR="00946727" w:rsidRPr="009F4AF5" w:rsidDel="00FB508F" w:rsidRDefault="00946727" w:rsidP="00FB508F">
      <w:pPr>
        <w:rPr>
          <w:del w:id="2179" w:author="Eric Boisvert" w:date="2016-01-04T12:14:00Z"/>
          <w:color w:val="000000"/>
          <w:lang w:val="en-CA"/>
          <w:rPrChange w:id="2180" w:author="Ollie Raymond" w:date="2016-02-12T12:54:00Z">
            <w:rPr>
              <w:del w:id="2181" w:author="Eric Boisvert" w:date="2016-01-04T12:14:00Z"/>
              <w:color w:val="FF0000"/>
              <w:lang w:val="en-CA"/>
            </w:rPr>
          </w:rPrChange>
        </w:rPr>
      </w:pPr>
      <w:ins w:id="2182" w:author="Eric Boisvert" w:date="2015-10-29T04:29:00Z">
        <w:r w:rsidRPr="009F4AF5">
          <w:rPr>
            <w:color w:val="000000"/>
            <w:lang w:val="en-CA"/>
            <w:rPrChange w:id="2183" w:author="Ollie Raymond" w:date="2016-02-12T12:54:00Z">
              <w:rPr>
                <w:color w:val="FF0000"/>
                <w:lang w:val="en-CA"/>
              </w:rPr>
            </w:rPrChange>
          </w:rPr>
          <w:t>Cardinality shall be the same as defined in UML model.</w:t>
        </w:r>
      </w:ins>
      <w:ins w:id="2184" w:author="Eric Boisvert" w:date="2016-01-04T12:11:00Z">
        <w:r w:rsidR="00ED5267" w:rsidRPr="009F4AF5">
          <w:rPr>
            <w:color w:val="000000"/>
            <w:lang w:val="en-CA"/>
            <w:rPrChange w:id="2185"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186" w:author="Eric Boisvert" w:date="2016-01-04T12:11:00Z">
        <w:r w:rsidR="00ED5267" w:rsidRPr="009F4AF5">
          <w:rPr>
            <w:color w:val="000000"/>
            <w:lang w:val="en-CA"/>
            <w:rPrChange w:id="2187" w:author="Ollie Raymond" w:date="2016-02-12T12:54:00Z">
              <w:rPr>
                <w:color w:val="FF0000"/>
                <w:lang w:val="en-CA"/>
              </w:rPr>
            </w:rPrChange>
          </w:rPr>
          <w:t xml:space="preserve"> the upper bound</w:t>
        </w:r>
      </w:ins>
      <w:r w:rsidR="00B12ECA" w:rsidRPr="009F4AF5">
        <w:rPr>
          <w:color w:val="000000"/>
          <w:lang w:val="en-CA"/>
        </w:rPr>
        <w:t>s of cardinality</w:t>
      </w:r>
      <w:ins w:id="2188" w:author="Eric Boisvert" w:date="2016-01-04T12:11:00Z">
        <w:r w:rsidR="00ED5267" w:rsidRPr="009F4AF5">
          <w:rPr>
            <w:color w:val="000000"/>
            <w:lang w:val="en-CA"/>
            <w:rPrChange w:id="2189" w:author="Ollie Raymond" w:date="2016-02-12T12:54:00Z">
              <w:rPr>
                <w:color w:val="FF0000"/>
                <w:lang w:val="en-CA"/>
              </w:rPr>
            </w:rPrChange>
          </w:rPr>
          <w:t xml:space="preserve">: </w:t>
        </w:r>
      </w:ins>
      <w:ins w:id="2190" w:author="Eric Boisvert" w:date="2016-01-04T12:13:00Z">
        <w:r w:rsidR="00ED5267" w:rsidRPr="009F4AF5">
          <w:rPr>
            <w:color w:val="000000"/>
            <w:lang w:val="en-CA"/>
            <w:rPrChange w:id="2191" w:author="Ollie Raymond" w:date="2016-02-12T12:54:00Z">
              <w:rPr>
                <w:color w:val="FF0000"/>
                <w:lang w:val="en-CA"/>
              </w:rPr>
            </w:rPrChange>
          </w:rPr>
          <w:t>“1”</w:t>
        </w:r>
      </w:ins>
      <w:ins w:id="2192" w:author="Eric Boisvert" w:date="2016-01-04T12:11:00Z">
        <w:r w:rsidR="00ED5267" w:rsidRPr="009F4AF5">
          <w:rPr>
            <w:color w:val="000000"/>
            <w:lang w:val="en-CA"/>
            <w:rPrChange w:id="2193" w:author="Ollie Raymond" w:date="2016-02-12T12:54:00Z">
              <w:rPr>
                <w:color w:val="FF0000"/>
                <w:lang w:val="en-CA"/>
              </w:rPr>
            </w:rPrChange>
          </w:rPr>
          <w:t xml:space="preserve"> or </w:t>
        </w:r>
      </w:ins>
      <w:ins w:id="2194" w:author="Eric Boisvert" w:date="2016-01-04T12:13:00Z">
        <w:r w:rsidR="00ED5267" w:rsidRPr="009F4AF5">
          <w:rPr>
            <w:color w:val="000000"/>
            <w:lang w:val="en-CA"/>
            <w:rPrChange w:id="2195" w:author="Ollie Raymond" w:date="2016-02-12T12:54:00Z">
              <w:rPr>
                <w:color w:val="FF0000"/>
                <w:lang w:val="en-CA"/>
              </w:rPr>
            </w:rPrChange>
          </w:rPr>
          <w:t>“</w:t>
        </w:r>
      </w:ins>
      <w:ins w:id="2196" w:author="Eric Boisvert" w:date="2016-01-04T12:11:00Z">
        <w:r w:rsidR="00ED5267" w:rsidRPr="009F4AF5">
          <w:rPr>
            <w:color w:val="000000"/>
            <w:lang w:val="en-CA"/>
            <w:rPrChange w:id="2197" w:author="Ollie Raymond" w:date="2016-02-12T12:54:00Z">
              <w:rPr>
                <w:color w:val="FF0000"/>
                <w:lang w:val="en-CA"/>
              </w:rPr>
            </w:rPrChange>
          </w:rPr>
          <w:t>many</w:t>
        </w:r>
      </w:ins>
      <w:ins w:id="2198" w:author="Eric Boisvert" w:date="2016-01-04T12:13:00Z">
        <w:r w:rsidR="00ED5267" w:rsidRPr="009F4AF5">
          <w:rPr>
            <w:color w:val="000000"/>
            <w:lang w:val="en-CA"/>
            <w:rPrChange w:id="2199" w:author="Ollie Raymond" w:date="2016-02-12T12:54:00Z">
              <w:rPr>
                <w:color w:val="FF0000"/>
                <w:lang w:val="en-CA"/>
              </w:rPr>
            </w:rPrChange>
          </w:rPr>
          <w:t>”</w:t>
        </w:r>
      </w:ins>
      <w:ins w:id="2200" w:author="Eric Boisvert" w:date="2016-01-04T12:11:00Z">
        <w:r w:rsidR="00ED5267" w:rsidRPr="009F4AF5">
          <w:rPr>
            <w:color w:val="000000"/>
            <w:lang w:val="en-CA"/>
            <w:rPrChange w:id="2201" w:author="Ollie Raymond" w:date="2016-02-12T12:54:00Z">
              <w:rPr>
                <w:color w:val="FF0000"/>
                <w:lang w:val="en-CA"/>
              </w:rPr>
            </w:rPrChange>
          </w:rPr>
          <w:t xml:space="preserve"> in </w:t>
        </w:r>
        <w:r w:rsidR="00ED5267" w:rsidRPr="009F4AF5">
          <w:rPr>
            <w:color w:val="000000"/>
            <w:lang w:val="en-CA"/>
            <w:rPrChange w:id="2202" w:author="Ollie Raymond" w:date="2016-02-12T12:54:00Z">
              <w:rPr>
                <w:color w:val="FF0000"/>
                <w:lang w:val="en-CA"/>
              </w:rPr>
            </w:rPrChange>
          </w:rPr>
          <w:lastRenderedPageBreak/>
          <w:t>almost all cases.</w:t>
        </w:r>
      </w:ins>
      <w:ins w:id="2203" w:author="Eric Boisvert" w:date="2016-01-04T12:13:00Z">
        <w:r w:rsidR="00ED5267" w:rsidRPr="009F4AF5">
          <w:rPr>
            <w:color w:val="000000"/>
            <w:lang w:val="en-CA"/>
            <w:rPrChange w:id="2204" w:author="Ollie Raymond" w:date="2016-02-12T12:54:00Z">
              <w:rPr>
                <w:color w:val="FF0000"/>
                <w:lang w:val="en-CA"/>
              </w:rPr>
            </w:rPrChange>
          </w:rPr>
          <w:t xml:space="preserve">  </w:t>
        </w:r>
      </w:ins>
      <w:r w:rsidR="00B12ECA" w:rsidRPr="009F4AF5">
        <w:rPr>
          <w:color w:val="000000"/>
          <w:lang w:val="en-CA"/>
        </w:rPr>
        <w:t>I</w:t>
      </w:r>
      <w:ins w:id="2205" w:author="Eric Boisvert" w:date="2016-01-04T12:13:00Z">
        <w:r w:rsidR="00ED5267" w:rsidRPr="009F4AF5">
          <w:rPr>
            <w:color w:val="000000"/>
            <w:lang w:val="en-CA"/>
            <w:rPrChange w:id="2206" w:author="Ollie Raymond" w:date="2016-02-12T12:54:00Z">
              <w:rPr>
                <w:color w:val="FF0000"/>
                <w:lang w:val="en-CA"/>
              </w:rPr>
            </w:rPrChange>
          </w:rPr>
          <w:t>f the UML</w:t>
        </w:r>
      </w:ins>
      <w:r w:rsidR="00B12ECA" w:rsidRPr="009F4AF5">
        <w:rPr>
          <w:color w:val="000000"/>
          <w:lang w:val="en-CA"/>
        </w:rPr>
        <w:t xml:space="preserve"> model</w:t>
      </w:r>
      <w:ins w:id="2207" w:author="Eric Boisvert" w:date="2016-01-04T12:13:00Z">
        <w:r w:rsidR="00ED5267" w:rsidRPr="009F4AF5">
          <w:rPr>
            <w:color w:val="000000"/>
            <w:lang w:val="en-CA"/>
            <w:rPrChange w:id="2208" w:author="Ollie Raymond" w:date="2016-02-12T12:54:00Z">
              <w:rPr>
                <w:color w:val="FF0000"/>
                <w:lang w:val="en-CA"/>
              </w:rPr>
            </w:rPrChange>
          </w:rPr>
          <w:t xml:space="preserve"> limits a property</w:t>
        </w:r>
      </w:ins>
      <w:r w:rsidR="00B12ECA" w:rsidRPr="009F4AF5">
        <w:rPr>
          <w:color w:val="000000"/>
          <w:lang w:val="en-CA"/>
        </w:rPr>
        <w:t>’s maximum cardinality</w:t>
      </w:r>
      <w:ins w:id="2209" w:author="Eric Boisvert" w:date="2016-01-04T12:13:00Z">
        <w:r w:rsidR="00ED5267" w:rsidRPr="009F4AF5">
          <w:rPr>
            <w:color w:val="000000"/>
            <w:lang w:val="en-CA"/>
            <w:rPrChange w:id="2210" w:author="Ollie Raymond" w:date="2016-02-12T12:54:00Z">
              <w:rPr>
                <w:color w:val="FF0000"/>
                <w:lang w:val="en-CA"/>
              </w:rPr>
            </w:rPrChange>
          </w:rPr>
          <w:t xml:space="preserve"> to “1”, the</w:t>
        </w:r>
      </w:ins>
      <w:r w:rsidR="00B12ECA" w:rsidRPr="009F4AF5">
        <w:rPr>
          <w:color w:val="000000"/>
          <w:lang w:val="en-CA"/>
        </w:rPr>
        <w:t>n the</w:t>
      </w:r>
      <w:ins w:id="2211" w:author="Eric Boisvert" w:date="2016-01-04T12:13:00Z">
        <w:r w:rsidR="00ED5267" w:rsidRPr="009F4AF5">
          <w:rPr>
            <w:color w:val="000000"/>
            <w:lang w:val="en-CA"/>
            <w:rPrChange w:id="2212" w:author="Ollie Raymond" w:date="2016-02-12T12:54:00Z">
              <w:rPr>
                <w:color w:val="FF0000"/>
                <w:lang w:val="en-CA"/>
              </w:rPr>
            </w:rPrChange>
          </w:rPr>
          <w:t xml:space="preserve"> target implementation </w:t>
        </w:r>
        <w:del w:id="2213" w:author="Boisvert, Eric" w:date="2016-04-01T10:15:00Z">
          <w:r w:rsidR="00ED5267" w:rsidRPr="009F4AF5" w:rsidDel="00524C50">
            <w:rPr>
              <w:color w:val="000000"/>
              <w:lang w:val="en-CA"/>
              <w:rPrChange w:id="2214" w:author="Ollie Raymond" w:date="2016-02-12T12:54:00Z">
                <w:rPr>
                  <w:color w:val="FF0000"/>
                  <w:lang w:val="en-CA"/>
                </w:rPr>
              </w:rPrChange>
            </w:rPr>
            <w:delText>can</w:delText>
          </w:r>
        </w:del>
      </w:ins>
      <w:del w:id="2215" w:author="Boisvert, Eric" w:date="2016-04-01T10:15:00Z">
        <w:r w:rsidR="00B12ECA" w:rsidRPr="009F4AF5" w:rsidDel="00524C50">
          <w:rPr>
            <w:color w:val="000000"/>
            <w:lang w:val="en-CA"/>
          </w:rPr>
          <w:delText>no</w:delText>
        </w:r>
      </w:del>
      <w:ins w:id="2216" w:author="Eric Boisvert" w:date="2016-01-04T12:13:00Z">
        <w:del w:id="2217" w:author="Boisvert, Eric" w:date="2016-04-01T10:15:00Z">
          <w:r w:rsidR="00ED5267" w:rsidRPr="009F4AF5" w:rsidDel="00524C50">
            <w:rPr>
              <w:color w:val="000000"/>
              <w:lang w:val="en-CA"/>
              <w:rPrChange w:id="2218" w:author="Ollie Raymond" w:date="2016-02-12T12:54:00Z">
                <w:rPr>
                  <w:color w:val="FF0000"/>
                  <w:lang w:val="en-CA"/>
                </w:rPr>
              </w:rPrChange>
            </w:rPr>
            <w:delText>t</w:delText>
          </w:r>
        </w:del>
      </w:ins>
      <w:ins w:id="2219" w:author="Boisvert, Eric" w:date="2016-04-01T10:15:00Z">
        <w:r w:rsidR="00524C50">
          <w:rPr>
            <w:color w:val="000000"/>
            <w:lang w:val="en-CA"/>
          </w:rPr>
          <w:t>can’t</w:t>
        </w:r>
      </w:ins>
      <w:ins w:id="2220" w:author="Eric Boisvert" w:date="2016-01-04T12:13:00Z">
        <w:r w:rsidR="00ED5267" w:rsidRPr="009F4AF5">
          <w:rPr>
            <w:color w:val="000000"/>
            <w:lang w:val="en-CA"/>
            <w:rPrChange w:id="2221" w:author="Ollie Raymond" w:date="2016-02-12T12:54:00Z">
              <w:rPr>
                <w:color w:val="FF0000"/>
                <w:lang w:val="en-CA"/>
              </w:rPr>
            </w:rPrChange>
          </w:rPr>
          <w:t xml:space="preserve"> be “many</w:t>
        </w:r>
      </w:ins>
      <w:ins w:id="2222" w:author="Eric Boisvert" w:date="2016-01-04T12:14:00Z">
        <w:r w:rsidR="00ED5267" w:rsidRPr="009F4AF5">
          <w:rPr>
            <w:color w:val="000000"/>
            <w:lang w:val="en-CA"/>
            <w:rPrChange w:id="2223" w:author="Ollie Raymond" w:date="2016-02-12T12:54:00Z">
              <w:rPr>
                <w:color w:val="FF0000"/>
                <w:lang w:val="en-CA"/>
              </w:rPr>
            </w:rPrChange>
          </w:rPr>
          <w:t>”.</w:t>
        </w:r>
      </w:ins>
    </w:p>
    <w:p w14:paraId="46D9A84E" w14:textId="77777777" w:rsidR="00FB508F" w:rsidRPr="009F4AF5" w:rsidRDefault="00FB508F" w:rsidP="00DB1F99">
      <w:pPr>
        <w:rPr>
          <w:ins w:id="2224" w:author="Ollie Raymond" w:date="2016-02-12T12:54:00Z"/>
          <w:color w:val="000000"/>
          <w:lang w:val="en-CA"/>
        </w:rPr>
      </w:pPr>
    </w:p>
    <w:p w14:paraId="4412BB3D" w14:textId="77777777" w:rsidR="00FB508F" w:rsidRPr="00D12552" w:rsidRDefault="00FB508F" w:rsidP="000B4F44">
      <w:pPr>
        <w:pStyle w:val="Heading3"/>
        <w:spacing w:after="240"/>
        <w:rPr>
          <w:ins w:id="2225" w:author="Ollie Raymond" w:date="2016-02-12T12:54:00Z"/>
          <w:lang w:val="en-CA"/>
        </w:rPr>
      </w:pPr>
      <w:bookmarkStart w:id="2226" w:name="_Toc448329955"/>
      <w:ins w:id="2227" w:author="Ollie Raymond" w:date="2016-02-12T12:54:00Z">
        <w:r>
          <w:rPr>
            <w:lang w:val="en-CA"/>
          </w:rPr>
          <w:t>Abstract classes</w:t>
        </w:r>
        <w:bookmarkEnd w:id="2226"/>
      </w:ins>
    </w:p>
    <w:p w14:paraId="67ABAA99" w14:textId="2DFC6A1F" w:rsidR="000F4D17" w:rsidDel="00FB508F" w:rsidRDefault="00641AE8" w:rsidP="00FB508F">
      <w:pPr>
        <w:rPr>
          <w:ins w:id="2228" w:author="Eric Boisvert" w:date="2015-10-29T04:46:00Z"/>
          <w:del w:id="2229" w:author="Ollie Raymond" w:date="2016-02-12T12:53:00Z"/>
          <w:lang w:val="en-CA"/>
        </w:rPr>
      </w:pPr>
      <w:del w:id="2230" w:author="Eric Boisvert" w:date="2015-10-29T04:46:00Z">
        <w:r w:rsidRPr="00FB508F" w:rsidDel="000F4D17">
          <w:rPr>
            <w:lang w:val="en-CA"/>
          </w:rPr>
          <w:delText>.</w:delText>
        </w:r>
      </w:del>
      <w:del w:id="2231" w:author="Eric Boisvert" w:date="2016-01-04T12:14:00Z">
        <w:r w:rsidRPr="00FB508F" w:rsidDel="00ED5267">
          <w:rPr>
            <w:lang w:val="en-CA"/>
          </w:rPr>
          <w:delText xml:space="preserve"> </w:delText>
        </w:r>
      </w:del>
      <w:ins w:id="2232" w:author="Eric Boisvert" w:date="2015-10-29T04:46:00Z">
        <w:del w:id="223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234" w:author="Eric Boisvert" w:date="2015-10-29T04:46:00Z"/>
          <w:del w:id="223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23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237" w:author="Eric Boisvert" w:date="2015-10-29T04:46:00Z"/>
                <w:rStyle w:val="requri"/>
                <w:noProof/>
                <w:lang w:val="en-CA"/>
              </w:rPr>
            </w:pPr>
            <w:ins w:id="2238" w:author="Eric Boisvert" w:date="2015-10-29T04:46:00Z">
              <w:r>
                <w:rPr>
                  <w:rStyle w:val="requri"/>
                  <w:noProof/>
                  <w:lang w:val="en-CA"/>
                </w:rPr>
                <w:t>/req/gsml4-</w:t>
              </w:r>
              <w:r w:rsidRPr="00D12552">
                <w:rPr>
                  <w:rStyle w:val="requri"/>
                  <w:noProof/>
                  <w:lang w:val="en-CA"/>
                </w:rPr>
                <w:t>core/uml-</w:t>
              </w:r>
              <w:r>
                <w:rPr>
                  <w:rStyle w:val="requri"/>
                  <w:noProof/>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2239" w:author="Eric Boisvert" w:date="2015-10-29T04:46:00Z"/>
                <w:rStyle w:val="reqtext"/>
                <w:lang w:val="en-CA"/>
              </w:rPr>
            </w:pPr>
            <w:ins w:id="2240" w:author="Eric Boisvert" w:date="2015-10-29T04:46:00Z">
              <w:r>
                <w:rPr>
                  <w:rStyle w:val="reqtext"/>
                  <w:lang w:val="en-CA"/>
                </w:rPr>
                <w:t xml:space="preserve">Abstract classes SHALL </w:t>
              </w:r>
            </w:ins>
            <w:ins w:id="2241" w:author="Eric Boisvert" w:date="2016-03-06T11:09:00Z">
              <w:r w:rsidR="009F2680">
                <w:rPr>
                  <w:rStyle w:val="reqtext"/>
                  <w:lang w:val="en-CA"/>
                </w:rPr>
                <w:t>NOT</w:t>
              </w:r>
            </w:ins>
            <w:ins w:id="2242" w:author="Eric Boisvert" w:date="2015-10-29T04:46:00Z">
              <w:r>
                <w:rPr>
                  <w:rStyle w:val="reqtext"/>
                  <w:lang w:val="en-CA"/>
                </w:rPr>
                <w:t xml:space="preserve"> be materialised</w:t>
              </w:r>
            </w:ins>
            <w:ins w:id="2243"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2244" w:author="Eric Boisvert" w:date="2016-01-04T12:14:00Z"/>
          <w:color w:val="000000"/>
          <w:lang w:val="en-CA"/>
          <w:rPrChange w:id="2245" w:author="Ollie Raymond" w:date="2016-02-12T12:51:00Z">
            <w:rPr>
              <w:ins w:id="2246" w:author="Eric Boisvert" w:date="2016-01-04T12:14:00Z"/>
              <w:color w:val="FF0000"/>
              <w:lang w:val="en-CA"/>
            </w:rPr>
          </w:rPrChange>
        </w:rPr>
      </w:pPr>
    </w:p>
    <w:p w14:paraId="3177864D" w14:textId="199CF9F0" w:rsidR="00ED5267" w:rsidRPr="009F4AF5" w:rsidRDefault="00396863" w:rsidP="000F4D17">
      <w:pPr>
        <w:rPr>
          <w:ins w:id="2247" w:author="Ollie Raymond" w:date="2016-02-12T12:54:00Z"/>
          <w:color w:val="000000"/>
          <w:lang w:val="en-CA"/>
        </w:rPr>
      </w:pPr>
      <w:ins w:id="2248" w:author="Eric Boisvert" w:date="2016-01-04T13:05:00Z">
        <w:r w:rsidRPr="009F4AF5">
          <w:rPr>
            <w:color w:val="000000"/>
            <w:lang w:val="en-CA"/>
            <w:rPrChange w:id="2249" w:author="Ollie Raymond" w:date="2016-02-12T12:51:00Z">
              <w:rPr>
                <w:color w:val="FF0000"/>
                <w:lang w:val="en-CA"/>
              </w:rPr>
            </w:rPrChange>
          </w:rPr>
          <w:t>Not all physical implementation</w:t>
        </w:r>
      </w:ins>
      <w:ins w:id="2250" w:author="Ollie Raymond" w:date="2016-02-12T12:50:00Z">
        <w:r w:rsidR="00704C86" w:rsidRPr="009F4AF5">
          <w:rPr>
            <w:color w:val="000000"/>
            <w:lang w:val="en-CA"/>
            <w:rPrChange w:id="2251" w:author="Ollie Raymond" w:date="2016-02-12T12:51:00Z">
              <w:rPr>
                <w:color w:val="FF0000"/>
                <w:lang w:val="en-CA"/>
              </w:rPr>
            </w:rPrChange>
          </w:rPr>
          <w:t>s</w:t>
        </w:r>
      </w:ins>
      <w:ins w:id="2252" w:author="Eric Boisvert" w:date="2016-01-04T13:05:00Z">
        <w:r w:rsidRPr="009F4AF5">
          <w:rPr>
            <w:color w:val="000000"/>
            <w:lang w:val="en-CA"/>
            <w:rPrChange w:id="2253" w:author="Ollie Raymond" w:date="2016-02-12T12:51:00Z">
              <w:rPr>
                <w:color w:val="FF0000"/>
                <w:lang w:val="en-CA"/>
              </w:rPr>
            </w:rPrChange>
          </w:rPr>
          <w:t xml:space="preserve"> support the concept of </w:t>
        </w:r>
      </w:ins>
      <w:ins w:id="2254" w:author="Ollie Raymond" w:date="2016-02-12T12:50:00Z">
        <w:r w:rsidR="00704C86" w:rsidRPr="009F4AF5">
          <w:rPr>
            <w:color w:val="000000"/>
            <w:lang w:val="en-CA"/>
            <w:rPrChange w:id="2255" w:author="Ollie Raymond" w:date="2016-02-12T12:51:00Z">
              <w:rPr>
                <w:color w:val="FF0000"/>
                <w:lang w:val="en-CA"/>
              </w:rPr>
            </w:rPrChange>
          </w:rPr>
          <w:t xml:space="preserve">an </w:t>
        </w:r>
      </w:ins>
      <w:ins w:id="2256" w:author="Eric Boisvert" w:date="2016-01-04T13:06:00Z">
        <w:r w:rsidRPr="009F4AF5">
          <w:rPr>
            <w:color w:val="000000"/>
            <w:lang w:val="en-CA"/>
            <w:rPrChange w:id="2257" w:author="Ollie Raymond" w:date="2016-02-12T12:51:00Z">
              <w:rPr>
                <w:color w:val="FF0000"/>
                <w:lang w:val="en-CA"/>
              </w:rPr>
            </w:rPrChange>
          </w:rPr>
          <w:t>abstract class</w:t>
        </w:r>
      </w:ins>
      <w:ins w:id="2258" w:author="Ollie Raymond" w:date="2016-02-12T12:50:00Z">
        <w:r w:rsidR="00704C86" w:rsidRPr="009F4AF5">
          <w:rPr>
            <w:color w:val="000000"/>
            <w:lang w:val="en-CA"/>
            <w:rPrChange w:id="2259" w:author="Ollie Raymond" w:date="2016-02-12T12:51:00Z">
              <w:rPr>
                <w:color w:val="FF0000"/>
                <w:lang w:val="en-CA"/>
              </w:rPr>
            </w:rPrChange>
          </w:rPr>
          <w:t>,</w:t>
        </w:r>
      </w:ins>
      <w:ins w:id="2260" w:author="Eric Boisvert" w:date="2016-01-04T13:06:00Z">
        <w:r w:rsidRPr="009F4AF5">
          <w:rPr>
            <w:color w:val="000000"/>
            <w:lang w:val="en-CA"/>
            <w:rPrChange w:id="2261" w:author="Ollie Raymond" w:date="2016-02-12T12:51:00Z">
              <w:rPr>
                <w:color w:val="FF0000"/>
                <w:lang w:val="en-CA"/>
              </w:rPr>
            </w:rPrChange>
          </w:rPr>
          <w:t xml:space="preserve"> or even inheritance and polymorphism.  XSD does support that concept</w:t>
        </w:r>
      </w:ins>
      <w:ins w:id="2262" w:author="Eric Boisvert" w:date="2016-01-04T13:08:00Z">
        <w:r w:rsidRPr="009F4AF5">
          <w:rPr>
            <w:color w:val="000000"/>
            <w:lang w:val="en-CA"/>
            <w:rPrChange w:id="2263" w:author="Ollie Raymond" w:date="2016-02-12T12:51:00Z">
              <w:rPr>
                <w:color w:val="FF0000"/>
                <w:lang w:val="en-CA"/>
              </w:rPr>
            </w:rPrChange>
          </w:rPr>
          <w:t xml:space="preserve"> and all its implications</w:t>
        </w:r>
      </w:ins>
      <w:ins w:id="2264" w:author="Eric Boisvert" w:date="2016-01-04T13:06:00Z">
        <w:r w:rsidRPr="009F4AF5">
          <w:rPr>
            <w:color w:val="000000"/>
            <w:lang w:val="en-CA"/>
            <w:rPrChange w:id="2265" w:author="Ollie Raymond" w:date="2016-02-12T12:51:00Z">
              <w:rPr>
                <w:color w:val="FF0000"/>
                <w:lang w:val="en-CA"/>
              </w:rPr>
            </w:rPrChange>
          </w:rPr>
          <w:t>, but JSON does not</w:t>
        </w:r>
      </w:ins>
      <w:ins w:id="2266" w:author="Eric Boisvert" w:date="2016-03-06T11:08:00Z">
        <w:r w:rsidR="009F2680">
          <w:rPr>
            <w:color w:val="000000"/>
            <w:lang w:val="en-CA"/>
          </w:rPr>
          <w:t xml:space="preserve"> – although </w:t>
        </w:r>
        <w:del w:id="2267" w:author="Sen, Marcus A." w:date="2016-04-13T11:54:00Z">
          <w:r w:rsidR="009F2680" w:rsidDel="00441E20">
            <w:rPr>
              <w:color w:val="000000"/>
              <w:lang w:val="en-CA"/>
            </w:rPr>
            <w:delText>Javascript</w:delText>
          </w:r>
        </w:del>
      </w:ins>
      <w:ins w:id="2268" w:author="Sen, Marcus A." w:date="2016-04-13T11:54:00Z">
        <w:r w:rsidR="00441E20">
          <w:rPr>
            <w:color w:val="000000"/>
            <w:lang w:val="en-CA"/>
          </w:rPr>
          <w:t>JavaScript</w:t>
        </w:r>
      </w:ins>
      <w:ins w:id="2269" w:author="Eric Boisvert" w:date="2016-03-06T11:08:00Z">
        <w:r w:rsidR="009F2680">
          <w:rPr>
            <w:color w:val="000000"/>
            <w:lang w:val="en-CA"/>
          </w:rPr>
          <w:t xml:space="preserve"> somewhat can</w:t>
        </w:r>
      </w:ins>
      <w:ins w:id="2270" w:author="Eric Boisvert" w:date="2016-01-04T13:06:00Z">
        <w:r w:rsidRPr="009F4AF5">
          <w:rPr>
            <w:color w:val="000000"/>
            <w:lang w:val="en-CA"/>
            <w:rPrChange w:id="2271" w:author="Ollie Raymond" w:date="2016-02-12T12:51:00Z">
              <w:rPr>
                <w:color w:val="FF0000"/>
                <w:lang w:val="en-CA"/>
              </w:rPr>
            </w:rPrChange>
          </w:rPr>
          <w:t>.  This requirement specifies that the physical model shall not allow materialisation of a</w:t>
        </w:r>
      </w:ins>
      <w:ins w:id="2272" w:author="Eric Boisvert" w:date="2016-01-04T13:08:00Z">
        <w:r w:rsidRPr="009F4AF5">
          <w:rPr>
            <w:color w:val="000000"/>
            <w:lang w:val="en-CA"/>
            <w:rPrChange w:id="2273" w:author="Ollie Raymond" w:date="2016-02-12T12:51:00Z">
              <w:rPr>
                <w:color w:val="FF0000"/>
                <w:lang w:val="en-CA"/>
              </w:rPr>
            </w:rPrChange>
          </w:rPr>
          <w:t>n</w:t>
        </w:r>
      </w:ins>
      <w:ins w:id="2274" w:author="Eric Boisvert" w:date="2016-01-04T13:06:00Z">
        <w:r w:rsidRPr="009F4AF5">
          <w:rPr>
            <w:color w:val="000000"/>
            <w:lang w:val="en-CA"/>
            <w:rPrChange w:id="2275" w:author="Ollie Raymond" w:date="2016-02-12T12:51:00Z">
              <w:rPr>
                <w:color w:val="FF0000"/>
                <w:lang w:val="en-CA"/>
              </w:rPr>
            </w:rPrChange>
          </w:rPr>
          <w:t xml:space="preserve"> </w:t>
        </w:r>
      </w:ins>
      <w:ins w:id="2276" w:author="Eric Boisvert" w:date="2016-01-04T13:07:00Z">
        <w:r w:rsidRPr="009F4AF5">
          <w:rPr>
            <w:color w:val="000000"/>
            <w:lang w:val="en-CA"/>
            <w:rPrChange w:id="2277" w:author="Ollie Raymond" w:date="2016-02-12T12:51:00Z">
              <w:rPr>
                <w:color w:val="FF0000"/>
                <w:lang w:val="en-CA"/>
              </w:rPr>
            </w:rPrChange>
          </w:rPr>
          <w:t>insta</w:t>
        </w:r>
      </w:ins>
      <w:ins w:id="2278" w:author="Ollie Raymond" w:date="2016-02-12T12:51:00Z">
        <w:r w:rsidR="00704C86" w:rsidRPr="009F4AF5">
          <w:rPr>
            <w:color w:val="000000"/>
            <w:lang w:val="en-CA"/>
            <w:rPrChange w:id="2279" w:author="Ollie Raymond" w:date="2016-02-12T12:51:00Z">
              <w:rPr>
                <w:color w:val="FF0000"/>
                <w:lang w:val="en-CA"/>
              </w:rPr>
            </w:rPrChange>
          </w:rPr>
          <w:t>n</w:t>
        </w:r>
      </w:ins>
      <w:ins w:id="2280" w:author="Eric Boisvert" w:date="2016-01-04T13:07:00Z">
        <w:r w:rsidRPr="009F4AF5">
          <w:rPr>
            <w:color w:val="000000"/>
            <w:lang w:val="en-CA"/>
            <w:rPrChange w:id="2281" w:author="Ollie Raymond" w:date="2016-02-12T12:51:00Z">
              <w:rPr>
                <w:color w:val="FF0000"/>
                <w:lang w:val="en-CA"/>
              </w:rPr>
            </w:rPrChange>
          </w:rPr>
          <w:t xml:space="preserve">ce of a </w:t>
        </w:r>
      </w:ins>
      <w:ins w:id="2282" w:author="Eric Boisvert" w:date="2016-01-04T13:06:00Z">
        <w:r w:rsidRPr="009F4AF5">
          <w:rPr>
            <w:color w:val="000000"/>
            <w:lang w:val="en-CA"/>
            <w:rPrChange w:id="2283" w:author="Ollie Raymond" w:date="2016-02-12T12:51:00Z">
              <w:rPr>
                <w:color w:val="FF0000"/>
                <w:lang w:val="en-CA"/>
              </w:rPr>
            </w:rPrChange>
          </w:rPr>
          <w:t xml:space="preserve">class </w:t>
        </w:r>
      </w:ins>
      <w:ins w:id="2284" w:author="Eric Boisvert" w:date="2016-03-28T12:43:00Z">
        <w:r w:rsidR="001E3746">
          <w:rPr>
            <w:color w:val="000000"/>
            <w:lang w:val="en-CA"/>
          </w:rPr>
          <w:t>stereotyped</w:t>
        </w:r>
      </w:ins>
      <w:ins w:id="2285" w:author="Eric Boisvert" w:date="2016-01-04T13:06:00Z">
        <w:r w:rsidRPr="009F4AF5">
          <w:rPr>
            <w:color w:val="000000"/>
            <w:lang w:val="en-CA"/>
            <w:rPrChange w:id="2286"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2287" w:author="Ollie Raymond" w:date="2016-02-12T12:54:00Z"/>
          <w:lang w:val="en-CA"/>
        </w:rPr>
      </w:pPr>
      <w:bookmarkStart w:id="2288" w:name="_Toc448329956"/>
      <w:r>
        <w:rPr>
          <w:lang w:val="en-CA"/>
        </w:rPr>
        <w:t>Polymorphism</w:t>
      </w:r>
      <w:bookmarkEnd w:id="228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289"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290" w:author="Eric Boisvert" w:date="2016-01-04T13:09:00Z"/>
                <w:rStyle w:val="requri"/>
                <w:noProof/>
                <w:lang w:val="en-CA"/>
              </w:rPr>
            </w:pPr>
            <w:ins w:id="2291" w:author="Eric Boisvert" w:date="2016-01-04T13:09:00Z">
              <w:r>
                <w:rPr>
                  <w:rStyle w:val="requri"/>
                  <w:noProof/>
                  <w:lang w:val="en-CA"/>
                </w:rPr>
                <w:t>/req/gsml4-</w:t>
              </w:r>
              <w:r w:rsidRPr="00D12552">
                <w:rPr>
                  <w:rStyle w:val="requri"/>
                  <w:noProof/>
                  <w:lang w:val="en-CA"/>
                </w:rPr>
                <w:t>core/uml-</w:t>
              </w:r>
              <w:r>
                <w:rPr>
                  <w:rStyle w:val="requri"/>
                  <w:noProof/>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2292" w:author="Eric Boisvert" w:date="2016-01-04T13:09:00Z"/>
                <w:rStyle w:val="reqtext"/>
                <w:lang w:val="en-CA"/>
              </w:rPr>
            </w:pPr>
            <w:ins w:id="2293" w:author="Eric Boisvert" w:date="2016-01-04T13:24:00Z">
              <w:r>
                <w:rPr>
                  <w:rStyle w:val="reqtext"/>
                  <w:lang w:val="en-CA"/>
                </w:rPr>
                <w:t>Target implementation</w:t>
              </w:r>
            </w:ins>
            <w:ins w:id="2294" w:author="Eric Boisvert" w:date="2016-01-04T13:09:00Z">
              <w:r w:rsidR="00396863">
                <w:rPr>
                  <w:rStyle w:val="reqtext"/>
                  <w:lang w:val="en-CA"/>
                </w:rPr>
                <w:t xml:space="preserve"> </w:t>
              </w:r>
            </w:ins>
            <w:ins w:id="2295" w:author="Eric Boisvert" w:date="2016-01-04T13:24:00Z">
              <w:r>
                <w:rPr>
                  <w:rStyle w:val="reqtext"/>
                  <w:lang w:val="en-CA"/>
                </w:rPr>
                <w:t>SHALL</w:t>
              </w:r>
            </w:ins>
            <w:ins w:id="2296" w:author="Eric Boisvert" w:date="2016-01-04T13:09:00Z">
              <w:r w:rsidR="00396863">
                <w:rPr>
                  <w:rStyle w:val="reqtext"/>
                  <w:lang w:val="en-CA"/>
                </w:rPr>
                <w:t xml:space="preserve"> implements </w:t>
              </w:r>
            </w:ins>
            <w:ins w:id="2297" w:author="Eric Boisvert" w:date="2016-01-04T13:24:00Z">
              <w:r>
                <w:rPr>
                  <w:rStyle w:val="reqtext"/>
                  <w:lang w:val="en-CA"/>
                </w:rPr>
                <w:t>type substitutions</w:t>
              </w:r>
            </w:ins>
            <w:ins w:id="2298" w:author="Eric Boisvert" w:date="2016-01-04T13:09:00Z">
              <w:r w:rsidR="00396863">
                <w:rPr>
                  <w:rStyle w:val="reqtext"/>
                  <w:lang w:val="en-CA"/>
                </w:rPr>
                <w:t xml:space="preserve"> </w:t>
              </w:r>
            </w:ins>
            <w:ins w:id="2299" w:author="Eric Boisvert" w:date="2016-01-04T13:10:00Z">
              <w:r w:rsidR="00396863">
                <w:rPr>
                  <w:rStyle w:val="reqtext"/>
                  <w:lang w:val="en-CA"/>
                </w:rPr>
                <w:t>inferred</w:t>
              </w:r>
            </w:ins>
            <w:ins w:id="2300" w:author="Eric Boisvert" w:date="2016-01-04T13:09:00Z">
              <w:r w:rsidR="00396863">
                <w:rPr>
                  <w:rStyle w:val="reqtext"/>
                  <w:lang w:val="en-CA"/>
                </w:rPr>
                <w:t xml:space="preserve"> </w:t>
              </w:r>
            </w:ins>
            <w:ins w:id="2301" w:author="Eric Boisvert" w:date="2016-01-04T13:10:00Z">
              <w:r w:rsidR="00396863">
                <w:rPr>
                  <w:rStyle w:val="reqtext"/>
                  <w:lang w:val="en-CA"/>
                </w:rPr>
                <w:t>from the UML model</w:t>
              </w:r>
            </w:ins>
            <w:ins w:id="2302"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2303" w:author="Eric Boisvert" w:date="2016-01-04T13:09:00Z"/>
          <w:color w:val="000000"/>
          <w:lang w:val="en-CA"/>
        </w:rPr>
      </w:pPr>
    </w:p>
    <w:p w14:paraId="41D6450C" w14:textId="65F098A5" w:rsidR="00396863" w:rsidRPr="009F4AF5" w:rsidRDefault="00396863" w:rsidP="000F4D17">
      <w:pPr>
        <w:rPr>
          <w:ins w:id="2304" w:author="Eric Boisvert" w:date="2016-01-04T13:26:00Z"/>
          <w:color w:val="000000"/>
          <w:lang w:val="en-CA"/>
        </w:rPr>
      </w:pPr>
      <w:ins w:id="2305" w:author="Eric Boisvert" w:date="2016-01-04T13:10:00Z">
        <w:r w:rsidRPr="009F4AF5">
          <w:rPr>
            <w:color w:val="000000"/>
            <w:lang w:val="en-CA"/>
          </w:rPr>
          <w:t xml:space="preserve">The type hierarchy of the UML model implies type substitutions </w:t>
        </w:r>
      </w:ins>
      <w:ins w:id="2306" w:author="Eric Boisvert" w:date="2016-03-28T12:43:00Z">
        <w:r w:rsidR="001E3746">
          <w:rPr>
            <w:color w:val="000000"/>
            <w:lang w:val="en-CA"/>
          </w:rPr>
          <w:t>for</w:t>
        </w:r>
      </w:ins>
      <w:ins w:id="2307"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308" w:author="Eric Boisvert" w:date="2016-01-04T13:17:00Z">
        <w:r w:rsidR="00057138" w:rsidRPr="009F4AF5">
          <w:rPr>
            <w:color w:val="000000"/>
            <w:lang w:val="en-CA"/>
          </w:rPr>
          <w:t xml:space="preserve"> because DisplacementEvent is a sub</w:t>
        </w:r>
        <w:del w:id="2309" w:author="Sen, Marcus A." w:date="2016-04-13T11:54:00Z">
          <w:r w:rsidR="00057138" w:rsidRPr="009F4AF5" w:rsidDel="00441E20">
            <w:rPr>
              <w:color w:val="000000"/>
              <w:lang w:val="en-CA"/>
            </w:rPr>
            <w:delText xml:space="preserve"> </w:delText>
          </w:r>
        </w:del>
        <w:r w:rsidR="00057138" w:rsidRPr="009F4AF5">
          <w:rPr>
            <w:color w:val="000000"/>
            <w:lang w:val="en-CA"/>
          </w:rPr>
          <w:t>type of GeologicEvent</w:t>
        </w:r>
      </w:ins>
      <w:ins w:id="2310" w:author="Eric Boisvert" w:date="2016-01-04T13:23:00Z">
        <w:r w:rsidR="000578C2" w:rsidRPr="009F4AF5">
          <w:rPr>
            <w:color w:val="000000"/>
            <w:lang w:val="en-CA"/>
          </w:rPr>
          <w:t xml:space="preserve"> (</w:t>
        </w:r>
      </w:ins>
      <w:ins w:id="2311"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312" w:author="Sen, Marcus A." w:date="2016-04-13T16:56:00Z">
        <w:r w:rsidR="00D33949" w:rsidRPr="00D33949">
          <w:rPr>
            <w:color w:val="000000"/>
            <w:rPrChange w:id="2313" w:author="Sen, Marcus A." w:date="2016-04-13T16:56:00Z">
              <w:rPr/>
            </w:rPrChange>
          </w:rPr>
          <w:t>Figure</w:t>
        </w:r>
        <w:r w:rsidR="00D33949" w:rsidRPr="00D33949">
          <w:rPr>
            <w:color w:val="000000"/>
            <w:lang w:val="en-CA"/>
            <w:rPrChange w:id="2314" w:author="Sen, Marcus A." w:date="2016-04-13T16:56:00Z">
              <w:rPr/>
            </w:rPrChange>
          </w:rPr>
          <w:t xml:space="preserve"> </w:t>
        </w:r>
        <w:r w:rsidR="00D33949" w:rsidRPr="00D33949">
          <w:rPr>
            <w:color w:val="000000"/>
            <w:lang w:val="en-CA"/>
            <w:rPrChange w:id="2315" w:author="Sen, Marcus A." w:date="2016-04-13T16:56:00Z">
              <w:rPr>
                <w:noProof/>
              </w:rPr>
            </w:rPrChange>
          </w:rPr>
          <w:t>9</w:t>
        </w:r>
      </w:ins>
      <w:ins w:id="2316" w:author="Boisvert, Eric" w:date="2016-04-01T07:54:00Z">
        <w:del w:id="2317" w:author="Sen, Marcus A." w:date="2016-04-13T16:56:00Z">
          <w:r w:rsidR="00E21DD0" w:rsidRPr="00E21DD0" w:rsidDel="00D33949">
            <w:rPr>
              <w:color w:val="000000"/>
              <w:rPrChange w:id="2318" w:author="Boisvert, Eric" w:date="2016-04-01T07:54:00Z">
                <w:rPr/>
              </w:rPrChange>
            </w:rPr>
            <w:delText>Figure</w:delText>
          </w:r>
          <w:r w:rsidR="00E21DD0" w:rsidRPr="00E21DD0" w:rsidDel="00D33949">
            <w:rPr>
              <w:color w:val="000000"/>
              <w:lang w:val="en-CA"/>
              <w:rPrChange w:id="2319" w:author="Boisvert, Eric" w:date="2016-04-01T07:54:00Z">
                <w:rPr/>
              </w:rPrChange>
            </w:rPr>
            <w:delText xml:space="preserve"> 7</w:delText>
          </w:r>
        </w:del>
      </w:ins>
      <w:ins w:id="2320" w:author="Eric Boisvert" w:date="2016-03-28T16:06:00Z">
        <w:del w:id="2321" w:author="Sen, Marcus A." w:date="2016-04-13T16:56:00Z">
          <w:r w:rsidR="003842F3" w:rsidRPr="003842F3" w:rsidDel="00D33949">
            <w:rPr>
              <w:color w:val="000000"/>
              <w:rPrChange w:id="2322" w:author="Eric Boisvert" w:date="2016-03-28T16:06:00Z">
                <w:rPr/>
              </w:rPrChange>
            </w:rPr>
            <w:delText>Figure</w:delText>
          </w:r>
          <w:r w:rsidR="003842F3" w:rsidRPr="003842F3" w:rsidDel="00D33949">
            <w:rPr>
              <w:color w:val="000000"/>
              <w:lang w:val="en-CA"/>
              <w:rPrChange w:id="2323" w:author="Eric Boisvert" w:date="2016-03-28T16:06:00Z">
                <w:rPr/>
              </w:rPrChange>
            </w:rPr>
            <w:delText xml:space="preserve"> 7</w:delText>
          </w:r>
        </w:del>
      </w:ins>
      <w:ins w:id="2324" w:author="Eric Boisvert" w:date="2016-01-04T13:24:00Z">
        <w:r w:rsidR="000578C2" w:rsidRPr="009F4AF5">
          <w:rPr>
            <w:color w:val="000000"/>
            <w:lang w:val="en-CA"/>
          </w:rPr>
          <w:fldChar w:fldCharType="end"/>
        </w:r>
      </w:ins>
      <w:ins w:id="2325" w:author="Eric Boisvert" w:date="2016-01-04T13:23:00Z">
        <w:r w:rsidR="000578C2" w:rsidRPr="009F4AF5">
          <w:rPr>
            <w:color w:val="000000"/>
            <w:lang w:val="en-CA"/>
          </w:rPr>
          <w:t>)</w:t>
        </w:r>
      </w:ins>
      <w:ins w:id="2326" w:author="Eric Boisvert" w:date="2016-01-04T13:24:00Z">
        <w:r w:rsidR="000578C2" w:rsidRPr="009F4AF5">
          <w:rPr>
            <w:color w:val="000000"/>
            <w:lang w:val="en-CA"/>
          </w:rPr>
          <w:t xml:space="preserve">. </w:t>
        </w:r>
      </w:ins>
      <w:ins w:id="2327" w:author="Eric Boisvert" w:date="2016-01-04T13:25:00Z">
        <w:r w:rsidR="000578C2" w:rsidRPr="009F4AF5">
          <w:rPr>
            <w:color w:val="000000"/>
            <w:lang w:val="en-CA"/>
          </w:rPr>
          <w:t xml:space="preserve"> A lot of property type</w:t>
        </w:r>
      </w:ins>
      <w:r w:rsidR="00DF50C1" w:rsidRPr="009F4AF5">
        <w:rPr>
          <w:color w:val="000000"/>
          <w:lang w:val="en-CA"/>
        </w:rPr>
        <w:t>s</w:t>
      </w:r>
      <w:ins w:id="2328" w:author="Eric Boisvert" w:date="2016-01-04T13:25:00Z">
        <w:r w:rsidR="000578C2" w:rsidRPr="009F4AF5">
          <w:rPr>
            <w:color w:val="000000"/>
            <w:lang w:val="en-CA"/>
          </w:rPr>
          <w:t xml:space="preserve"> are abstract type</w:t>
        </w:r>
      </w:ins>
      <w:ins w:id="2329" w:author="Eric Boisvert" w:date="2016-03-06T11:11:00Z">
        <w:r w:rsidR="009F2680">
          <w:rPr>
            <w:color w:val="000000"/>
            <w:lang w:val="en-CA"/>
          </w:rPr>
          <w:t>s</w:t>
        </w:r>
      </w:ins>
      <w:ins w:id="233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331" w:author="Eric Boisvert" w:date="2016-01-04T13:25:00Z">
        <w:r w:rsidR="000578C2" w:rsidRPr="009F4AF5">
          <w:rPr>
            <w:color w:val="000000"/>
            <w:lang w:val="en-CA"/>
          </w:rPr>
          <w:t xml:space="preserve"> be materialised (as per </w:t>
        </w:r>
      </w:ins>
      <w:ins w:id="2332" w:author="Eric Boisvert" w:date="2016-01-04T13:26:00Z">
        <w:r w:rsidR="000578C2" w:rsidRPr="009F4AF5">
          <w:rPr>
            <w:rStyle w:val="requri"/>
            <w:color w:val="000000"/>
            <w:lang w:val="en-CA"/>
          </w:rPr>
          <w:t>/req/gsml4-core/uml-abstract</w:t>
        </w:r>
      </w:ins>
      <w:ins w:id="2333" w:author="Eric Boisvert" w:date="2016-01-04T13:25:00Z">
        <w:r w:rsidR="000578C2" w:rsidRPr="009F4AF5">
          <w:rPr>
            <w:color w:val="000000"/>
            <w:lang w:val="en-CA"/>
          </w:rPr>
          <w:t>)</w:t>
        </w:r>
      </w:ins>
      <w:ins w:id="233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335" w:name="_Toc448329957"/>
      <w:r w:rsidRPr="00D12552">
        <w:rPr>
          <w:lang w:val="en-CA"/>
        </w:rPr>
        <w:t>Quantities</w:t>
      </w:r>
      <w:bookmarkEnd w:id="23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33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337" w:author="Eric Boisvert" w:date="2015-10-29T03:55:00Z">
              <w:r>
                <w:rPr>
                  <w:rFonts w:cs="Arial"/>
                  <w:sz w:val="18"/>
                  <w:lang w:val="en-CA"/>
                </w:rPr>
                <w:t>from a governed ontology</w:t>
              </w:r>
            </w:ins>
            <w:ins w:id="2338"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2339"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340" w:author="Eric Boisvert" w:date="2015-10-29T04:29:00Z">
        <w:r>
          <w:rPr>
            <w:lang w:val="en-CA"/>
          </w:rPr>
          <w:t xml:space="preserve">, for </w:t>
        </w:r>
      </w:ins>
      <w:ins w:id="2341" w:author="Eric Boisvert" w:date="2015-10-29T04:30:00Z">
        <w:r>
          <w:rPr>
            <w:lang w:val="en-CA"/>
          </w:rPr>
          <w:t>example</w:t>
        </w:r>
      </w:ins>
      <w:ins w:id="2342"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343" w:author="Eric Boisvert" w:date="2015-10-29T04:29:00Z">
        <w:r>
          <w:rPr>
            <w:lang w:val="en-CA"/>
          </w:rPr>
          <w:t>UCUM</w:t>
        </w:r>
      </w:ins>
      <w:r w:rsidR="007A4792">
        <w:rPr>
          <w:lang w:val="en-CA"/>
        </w:rPr>
        <w:t>)</w:t>
      </w:r>
      <w:ins w:id="2344" w:author="Eric Boisvert" w:date="2015-10-29T04:29:00Z">
        <w:r>
          <w:rPr>
            <w:lang w:val="en-CA"/>
          </w:rPr>
          <w:t>.</w:t>
        </w:r>
      </w:ins>
      <w:del w:id="2345"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346" w:author="Ollie Raymond" w:date="2016-02-12T17:39:00Z">
          <w:pPr>
            <w:pStyle w:val="Heading3"/>
          </w:pPr>
        </w:pPrChange>
      </w:pPr>
      <w:bookmarkStart w:id="2347" w:name="_Toc448329958"/>
      <w:r w:rsidRPr="00D12552">
        <w:rPr>
          <w:lang w:val="en-CA"/>
        </w:rPr>
        <w:t>Code lists</w:t>
      </w:r>
      <w:bookmarkEnd w:id="234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12499F36"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2348" w:author="Eric Boisvert" w:date="2016-04-02T14:41:00Z">
              <w:r w:rsidRPr="00D12552" w:rsidDel="0042253D">
                <w:rPr>
                  <w:rStyle w:val="reqtext"/>
                  <w:lang w:val="en-CA"/>
                </w:rPr>
                <w:delText xml:space="preserve">SHOULD </w:delText>
              </w:r>
            </w:del>
            <w:ins w:id="2349" w:author="Eric Boisvert" w:date="2016-04-02T14:41:00Z">
              <w:del w:id="2350" w:author="Sen, Marcus A." w:date="2016-04-13T11:55:00Z">
                <w:r w:rsidR="0042253D" w:rsidDel="00441E20">
                  <w:rPr>
                    <w:rStyle w:val="reqtext"/>
                    <w:lang w:val="en-CA"/>
                  </w:rPr>
                  <w:delText>SHALL</w:delText>
                </w:r>
                <w:r w:rsidR="0042253D" w:rsidRPr="00D12552" w:rsidDel="00441E20">
                  <w:rPr>
                    <w:rStyle w:val="reqtext"/>
                    <w:lang w:val="en-CA"/>
                  </w:rPr>
                  <w:delText xml:space="preserve">  </w:delText>
                </w:r>
              </w:del>
            </w:ins>
            <w:del w:id="2351" w:author="Sen, Marcus A." w:date="2016-04-13T11:55:00Z">
              <w:r w:rsidRPr="00D12552" w:rsidDel="00441E20">
                <w:rPr>
                  <w:rStyle w:val="reqtext"/>
                  <w:lang w:val="en-CA"/>
                </w:rPr>
                <w:delText>be</w:delText>
              </w:r>
            </w:del>
            <w:ins w:id="2352" w:author="Sen, Marcus A." w:date="2016-04-13T11:55:00Z">
              <w:r w:rsidR="00441E20">
                <w:rPr>
                  <w:rStyle w:val="reqtext"/>
                  <w:lang w:val="en-CA"/>
                </w:rPr>
                <w:t>SHALL</w:t>
              </w:r>
              <w:r w:rsidR="00441E20" w:rsidRPr="00D12552">
                <w:rPr>
                  <w:rStyle w:val="reqtext"/>
                  <w:lang w:val="en-CA"/>
                </w:rPr>
                <w:t xml:space="preserve"> be</w:t>
              </w:r>
            </w:ins>
            <w:r w:rsidRPr="00D12552">
              <w:rPr>
                <w:rStyle w:val="reqtext"/>
                <w:lang w:val="en-CA"/>
              </w:rPr>
              <w:t xml:space="preserve"> </w:t>
            </w:r>
            <w:del w:id="2353" w:author="Eric Boisvert" w:date="2016-04-02T14:34:00Z">
              <w:r w:rsidRPr="00D12552" w:rsidDel="009F6B2F">
                <w:rPr>
                  <w:rFonts w:cs="Arial"/>
                  <w:sz w:val="18"/>
                  <w:lang w:val="en-CA"/>
                </w:rPr>
                <w:delText xml:space="preserve">specified </w:delText>
              </w:r>
            </w:del>
            <w:ins w:id="2354" w:author="Eric Boisvert" w:date="2016-04-02T14:34:00Z">
              <w:r w:rsidR="009F6B2F">
                <w:rPr>
                  <w:rFonts w:cs="Arial"/>
                  <w:sz w:val="18"/>
                  <w:lang w:val="en-CA"/>
                </w:rPr>
                <w:t xml:space="preserve">encoded as </w:t>
              </w:r>
            </w:ins>
            <w:del w:id="2355" w:author="Eric Boisvert" w:date="2016-04-02T14:35:00Z">
              <w:r w:rsidRPr="00D12552" w:rsidDel="009F6B2F">
                <w:rPr>
                  <w:rFonts w:cs="Arial"/>
                  <w:sz w:val="18"/>
                  <w:lang w:val="en-CA"/>
                </w:rPr>
                <w:delText xml:space="preserve">using the </w:delText>
              </w:r>
            </w:del>
            <w:r w:rsidRPr="00D12552">
              <w:rPr>
                <w:rFonts w:cs="Arial"/>
                <w:sz w:val="18"/>
                <w:lang w:val="en-CA"/>
              </w:rPr>
              <w:t>URI</w:t>
            </w:r>
            <w:ins w:id="2356" w:author="Eric Boisvert" w:date="2016-04-02T14:36:00Z">
              <w:r w:rsidR="009F6B2F">
                <w:rPr>
                  <w:rFonts w:cs="Arial"/>
                  <w:sz w:val="18"/>
                  <w:lang w:val="en-CA"/>
                </w:rPr>
                <w:t xml:space="preserve"> </w:t>
              </w:r>
              <w:del w:id="2357" w:author="Sen, Marcus A." w:date="2016-04-13T11:55:00Z">
                <w:r w:rsidR="009F6B2F" w:rsidDel="00441E20">
                  <w:rPr>
                    <w:rFonts w:cs="Arial"/>
                    <w:sz w:val="18"/>
                    <w:lang w:val="en-CA"/>
                  </w:rPr>
                  <w:delText>accoding</w:delText>
                </w:r>
              </w:del>
            </w:ins>
            <w:ins w:id="2358" w:author="Sen, Marcus A." w:date="2016-04-13T11:55:00Z">
              <w:r w:rsidR="00441E20">
                <w:rPr>
                  <w:rFonts w:cs="Arial"/>
                  <w:sz w:val="18"/>
                  <w:lang w:val="en-CA"/>
                </w:rPr>
                <w:t>according</w:t>
              </w:r>
            </w:ins>
            <w:ins w:id="2359" w:author="Eric Boisvert" w:date="2016-04-02T14:36:00Z">
              <w:r w:rsidR="009F6B2F">
                <w:rPr>
                  <w:rFonts w:cs="Arial"/>
                  <w:sz w:val="18"/>
                  <w:lang w:val="en-CA"/>
                </w:rPr>
                <w:t xml:space="preserve"> to RFC 3896 associated to a unique term from a controlled vocabulary</w:t>
              </w:r>
            </w:ins>
            <w:del w:id="2360"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236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236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ins w:id="236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2364" w:author="Eric Boisvert" w:date="2016-01-04T13:17:00Z"/>
          <w:del w:id="2365" w:author="Ollie Raymond" w:date="2016-02-12T12:52:00Z"/>
          <w:color w:val="FF0000"/>
          <w:lang w:val="en-CA"/>
        </w:rPr>
      </w:pPr>
      <w:bookmarkStart w:id="2366" w:name="_Toc448329425"/>
      <w:bookmarkStart w:id="2367" w:name="_Toc448329573"/>
      <w:bookmarkStart w:id="2368" w:name="_Toc448329959"/>
      <w:bookmarkEnd w:id="2366"/>
      <w:bookmarkEnd w:id="2367"/>
      <w:bookmarkEnd w:id="2368"/>
    </w:p>
    <w:p w14:paraId="75F96929" w14:textId="46B5D6DC" w:rsidR="00057138" w:rsidDel="00704C86" w:rsidRDefault="004D58A7" w:rsidP="000F4D17">
      <w:pPr>
        <w:rPr>
          <w:ins w:id="2369" w:author="Eric Boisvert" w:date="2015-10-29T04:46:00Z"/>
          <w:del w:id="2370" w:author="Ollie Raymond" w:date="2016-02-12T12:52:00Z"/>
          <w:color w:val="FF0000"/>
          <w:lang w:val="en-CA"/>
        </w:rPr>
      </w:pPr>
      <w:ins w:id="2371" w:author="Eric Boisvert" w:date="2016-01-04T13:23:00Z">
        <w:del w:id="2372"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A02014" w:rsidRPr="000150DE" w:rsidRDefault="00A02014">
                      <w:pPr>
                        <w:pStyle w:val="Caption"/>
                        <w:rPr>
                          <w:color w:val="FF0000"/>
                        </w:rPr>
                        <w:pPrChange w:id="2373" w:author="Eric Boisvert" w:date="2016-01-04T13:23:00Z">
                          <w:pPr/>
                        </w:pPrChange>
                      </w:pPr>
                      <w:bookmarkStart w:id="2374" w:name="_Ref439677176"/>
                      <w:ins w:id="2375" w:author="Eric Boisvert" w:date="2016-01-04T13:23:00Z">
                        <w:r>
                          <w:t xml:space="preserve">Figure </w:t>
                        </w:r>
                        <w:r>
                          <w:fldChar w:fldCharType="begin"/>
                        </w:r>
                        <w:r>
                          <w:instrText xml:space="preserve"> SEQ Figure \* ARABIC </w:instrText>
                        </w:r>
                      </w:ins>
                      <w:r>
                        <w:fldChar w:fldCharType="separate"/>
                      </w:r>
                      <w:ins w:id="2376" w:author="Eric Boisvert" w:date="2016-04-03T12:16:00Z">
                        <w:r>
                          <w:rPr>
                            <w:noProof/>
                          </w:rPr>
                          <w:t>9</w:t>
                        </w:r>
                      </w:ins>
                      <w:ins w:id="2377" w:author="Boisvert, Eric" w:date="2016-04-01T13:15:00Z">
                        <w:del w:id="2378" w:author="Eric Boisvert" w:date="2016-04-02T15:34:00Z">
                          <w:r w:rsidDel="004F09EE">
                            <w:rPr>
                              <w:noProof/>
                            </w:rPr>
                            <w:delText>8</w:delText>
                          </w:r>
                        </w:del>
                      </w:ins>
                      <w:ins w:id="2379" w:author="Eric Boisvert" w:date="2016-01-04T13:23:00Z">
                        <w:r>
                          <w:fldChar w:fldCharType="end"/>
                        </w:r>
                        <w:bookmarkEnd w:id="2374"/>
                        <w:r>
                          <w:t xml:space="preserve"> : DisplacementEvent as subtype of GeologicEvent</w:t>
                        </w:r>
                      </w:ins>
                      <w:ins w:id="2380" w:author="Boisvert, Eric" w:date="2016-03-29T08:32:00Z">
                        <w:r>
                          <w:t>.</w:t>
                        </w:r>
                      </w:ins>
                    </w:p>
                  </w:txbxContent>
                </v:textbox>
              </v:shape>
            </w:pict>
          </w:r>
        </w:del>
      </w:ins>
      <w:del w:id="2381" w:author="Ollie Raymond" w:date="2016-02-12T12:52:00Z">
        <w:r>
          <w:rPr>
            <w:color w:val="FF0000"/>
            <w:lang w:val="en-CA"/>
          </w:rPr>
          <w:pict w14:anchorId="7DC4A963">
            <v:shape id="_x0000_i1033" type="#_x0000_t75" style="width:312.8pt;height:290.4pt">
              <v:imagedata croptop="-65520f" cropbottom="65520f"/>
            </v:shape>
          </w:pict>
        </w:r>
      </w:del>
      <w:bookmarkStart w:id="2382" w:name="_Toc448329426"/>
      <w:bookmarkStart w:id="2383" w:name="_Toc448329574"/>
      <w:bookmarkStart w:id="2384" w:name="_Toc448329960"/>
      <w:bookmarkEnd w:id="2382"/>
      <w:bookmarkEnd w:id="2383"/>
      <w:bookmarkEnd w:id="2384"/>
    </w:p>
    <w:p w14:paraId="47D68AF1" w14:textId="77777777" w:rsidR="003D0B50" w:rsidRPr="00D12552" w:rsidRDefault="003D0B50" w:rsidP="002C2D58">
      <w:pPr>
        <w:pStyle w:val="Heading3"/>
        <w:rPr>
          <w:lang w:val="en-CA"/>
        </w:rPr>
      </w:pPr>
      <w:bookmarkStart w:id="2385" w:name="_Ref432861735"/>
      <w:bookmarkStart w:id="2386" w:name="_Ref446671865"/>
      <w:bookmarkStart w:id="2387" w:name="_Toc448329961"/>
      <w:commentRangeStart w:id="2388"/>
      <w:r w:rsidRPr="00D12552">
        <w:rPr>
          <w:lang w:val="en-CA"/>
        </w:rPr>
        <w:t>Code lists URI</w:t>
      </w:r>
      <w:bookmarkEnd w:id="2385"/>
      <w:commentRangeEnd w:id="2388"/>
      <w:r w:rsidR="00773E1B">
        <w:rPr>
          <w:rStyle w:val="CommentReference"/>
          <w:rFonts w:cs="Times New Roman"/>
          <w:b w:val="0"/>
          <w:bCs w:val="0"/>
        </w:rPr>
        <w:commentReference w:id="2388"/>
      </w:r>
      <w:bookmarkEnd w:id="2386"/>
      <w:bookmarkEnd w:id="238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2389" w:author="Eric Boisvert" w:date="2016-04-02T14:37:00Z">
              <w:r w:rsidRPr="00D12552" w:rsidDel="009F6B2F">
                <w:rPr>
                  <w:rStyle w:val="reqtext"/>
                  <w:lang w:val="en-CA"/>
                </w:rPr>
                <w:delText xml:space="preserve">SHALL </w:delText>
              </w:r>
            </w:del>
            <w:ins w:id="2390"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391"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392"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393" w:author="Eric Boisvert" w:date="2016-03-06T11:13:00Z">
        <w:r w:rsidRPr="00D12552" w:rsidDel="0098452A">
          <w:rPr>
            <w:lang w:val="en-CA"/>
          </w:rPr>
          <w:delText xml:space="preserve">for </w:delText>
        </w:r>
      </w:del>
      <w:ins w:id="2394" w:author="Eric Boisvert" w:date="2016-03-06T11:13:00Z">
        <w:r w:rsidR="0098452A">
          <w:rPr>
            <w:lang w:val="en-CA"/>
          </w:rPr>
          <w:t>of</w:t>
        </w:r>
        <w:r w:rsidR="0098452A" w:rsidRPr="00D12552">
          <w:rPr>
            <w:lang w:val="en-CA"/>
          </w:rPr>
          <w:t xml:space="preserve"> </w:t>
        </w:r>
      </w:ins>
      <w:r w:rsidRPr="00D12552">
        <w:rPr>
          <w:lang w:val="en-CA"/>
        </w:rPr>
        <w:t>the term</w:t>
      </w:r>
      <w:del w:id="2395" w:author="Eric Boisvert" w:date="2016-03-06T11:13:00Z">
        <w:r w:rsidRPr="00D12552" w:rsidDel="0098452A">
          <w:rPr>
            <w:lang w:val="en-CA"/>
          </w:rPr>
          <w:delText xml:space="preserve"> using HTTP content, MIME-type and language negotiation mechanisms.</w:delText>
        </w:r>
      </w:del>
      <w:ins w:id="2396"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397" w:name="_Toc448329962"/>
      <w:commentRangeStart w:id="2398"/>
      <w:r w:rsidRPr="00D12552">
        <w:rPr>
          <w:lang w:val="en-CA"/>
        </w:rPr>
        <w:t>Identifier</w:t>
      </w:r>
      <w:commentRangeEnd w:id="2398"/>
      <w:r w:rsidR="000F4D17">
        <w:rPr>
          <w:rStyle w:val="CommentReference"/>
          <w:rFonts w:cs="Times New Roman"/>
          <w:b w:val="0"/>
          <w:bCs w:val="0"/>
        </w:rPr>
        <w:commentReference w:id="2398"/>
      </w:r>
      <w:bookmarkEnd w:id="239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399" w:author="Ollie Raymond" w:date="2016-02-15T09:36:00Z">
              <w:r w:rsidRPr="00D12552" w:rsidDel="004F288E">
                <w:rPr>
                  <w:rStyle w:val="reqtext"/>
                  <w:lang w:val="en-CA"/>
                </w:rPr>
                <w:delText xml:space="preserve">SHALL </w:delText>
              </w:r>
            </w:del>
            <w:ins w:id="240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401" w:author="Eric Boisvert" w:date="2016-01-04T13:09:00Z"/>
          <w:color w:val="000000"/>
          <w:lang w:val="en-CA"/>
        </w:rPr>
      </w:pPr>
    </w:p>
    <w:p w14:paraId="720215C8" w14:textId="29DF5BB0" w:rsidR="003D0B50" w:rsidRPr="00D12552" w:rsidDel="00610E7E" w:rsidRDefault="004F288E" w:rsidP="003D0B50">
      <w:pPr>
        <w:rPr>
          <w:del w:id="2402" w:author="Ollie Raymond" w:date="2016-02-12T14:03:00Z"/>
          <w:lang w:val="en-CA"/>
        </w:rPr>
      </w:pPr>
      <w:ins w:id="2403" w:author="Ollie Raymond" w:date="2016-02-15T09:36:00Z">
        <w:r>
          <w:rPr>
            <w:lang w:val="en-CA"/>
          </w:rPr>
          <w:t xml:space="preserve">Wherever possible, </w:t>
        </w:r>
      </w:ins>
      <w:del w:id="2404" w:author="Ollie Raymond" w:date="2016-02-15T09:36:00Z">
        <w:r w:rsidR="003D0B50" w:rsidRPr="00D12552" w:rsidDel="004F288E">
          <w:rPr>
            <w:lang w:val="en-CA"/>
          </w:rPr>
          <w:delText>F</w:delText>
        </w:r>
      </w:del>
      <w:ins w:id="2405" w:author="Ollie Raymond" w:date="2016-02-15T09:36:00Z">
        <w:r>
          <w:rPr>
            <w:lang w:val="en-CA"/>
          </w:rPr>
          <w:t>f</w:t>
        </w:r>
      </w:ins>
      <w:r w:rsidR="003D0B50" w:rsidRPr="00D12552">
        <w:rPr>
          <w:lang w:val="en-CA"/>
        </w:rPr>
        <w:t xml:space="preserve">eatures that use an HTTP URI as their identifier </w:t>
      </w:r>
      <w:del w:id="2406" w:author="Ollie Raymond" w:date="2016-02-15T09:36:00Z">
        <w:r w:rsidR="003D0B50" w:rsidRPr="00D12552" w:rsidDel="004F288E">
          <w:rPr>
            <w:lang w:val="en-CA"/>
          </w:rPr>
          <w:delText xml:space="preserve">SHALL </w:delText>
        </w:r>
      </w:del>
      <w:ins w:id="240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408" w:author="Ollie Raymond" w:date="2016-02-12T14:03:00Z">
        <w:r w:rsidR="00050DA2">
          <w:rPr>
            <w:lang w:val="en-CA"/>
          </w:rPr>
          <w:t xml:space="preserve"> </w:t>
        </w:r>
      </w:ins>
    </w:p>
    <w:p w14:paraId="036CBE7B" w14:textId="61E7DE3F" w:rsidR="0048717F" w:rsidRDefault="00B770B7" w:rsidP="00DB1F99">
      <w:pPr>
        <w:rPr>
          <w:ins w:id="2409" w:author="Boisvert, Eric" w:date="2016-04-01T14:33:00Z"/>
          <w:lang w:val="en-CA"/>
        </w:rPr>
      </w:pPr>
      <w:ins w:id="2410" w:author="Ollie Raymond" w:date="2016-02-15T09:42:00Z">
        <w:r>
          <w:rPr>
            <w:lang w:val="en-CA"/>
          </w:rPr>
          <w:t xml:space="preserve">A </w:t>
        </w:r>
        <w:del w:id="2411" w:author="Sen, Marcus A." w:date="2016-04-13T11:56:00Z">
          <w:r w:rsidDel="00441E20">
            <w:rPr>
              <w:lang w:val="en-CA"/>
            </w:rPr>
            <w:delText>resolveable</w:delText>
          </w:r>
        </w:del>
      </w:ins>
      <w:ins w:id="2412" w:author="Sen, Marcus A." w:date="2016-04-13T11:56:00Z">
        <w:r w:rsidR="00441E20">
          <w:rPr>
            <w:lang w:val="en-CA"/>
          </w:rPr>
          <w:t>resolvable</w:t>
        </w:r>
      </w:ins>
      <w:ins w:id="2413" w:author="Eric Boisvert" w:date="2016-01-04T13:38:00Z">
        <w:del w:id="2414" w:author="Ollie Raymond" w:date="2016-02-15T09:42:00Z">
          <w:r w:rsidR="001A08DE" w:rsidRPr="00610E7E" w:rsidDel="00B770B7">
            <w:rPr>
              <w:lang w:val="en-CA"/>
              <w:rPrChange w:id="2415" w:author="Ollie Raymond" w:date="2016-02-12T14:03:00Z">
                <w:rPr>
                  <w:color w:val="FF0000"/>
                  <w:lang w:val="en-CA"/>
                </w:rPr>
              </w:rPrChange>
            </w:rPr>
            <w:delText>The</w:delText>
          </w:r>
        </w:del>
        <w:r w:rsidR="001A08DE" w:rsidRPr="00610E7E">
          <w:rPr>
            <w:lang w:val="en-CA"/>
            <w:rPrChange w:id="2416" w:author="Ollie Raymond" w:date="2016-02-12T14:03:00Z">
              <w:rPr>
                <w:color w:val="FF0000"/>
                <w:lang w:val="en-CA"/>
              </w:rPr>
            </w:rPrChange>
          </w:rPr>
          <w:t xml:space="preserve"> URI </w:t>
        </w:r>
        <w:del w:id="2417" w:author="Ollie Raymond" w:date="2016-02-15T09:42:00Z">
          <w:r w:rsidR="001A08DE" w:rsidRPr="00610E7E" w:rsidDel="00B770B7">
            <w:rPr>
              <w:lang w:val="en-CA"/>
              <w:rPrChange w:id="2418" w:author="Ollie Raymond" w:date="2016-02-12T14:03:00Z">
                <w:rPr>
                  <w:color w:val="FF0000"/>
                  <w:lang w:val="en-CA"/>
                </w:rPr>
              </w:rPrChange>
            </w:rPr>
            <w:delText>shall</w:delText>
          </w:r>
        </w:del>
      </w:ins>
      <w:ins w:id="2419" w:author="Ollie Raymond" w:date="2016-02-15T09:42:00Z">
        <w:r>
          <w:rPr>
            <w:lang w:val="en-CA"/>
          </w:rPr>
          <w:t>shall</w:t>
        </w:r>
      </w:ins>
      <w:ins w:id="2420" w:author="Eric Boisvert" w:date="2016-01-04T13:38:00Z">
        <w:r w:rsidR="001A08DE" w:rsidRPr="00610E7E">
          <w:rPr>
            <w:lang w:val="en-CA"/>
            <w:rPrChange w:id="2421" w:author="Ollie Raymond" w:date="2016-02-12T14:03:00Z">
              <w:rPr>
                <w:color w:val="FF0000"/>
                <w:lang w:val="en-CA"/>
              </w:rPr>
            </w:rPrChange>
          </w:rPr>
          <w:t xml:space="preserve"> point to one or more representation</w:t>
        </w:r>
      </w:ins>
      <w:ins w:id="2422" w:author="Eric Boisvert" w:date="2016-01-04T13:40:00Z">
        <w:r w:rsidR="001A08DE" w:rsidRPr="00610E7E">
          <w:rPr>
            <w:lang w:val="en-CA"/>
            <w:rPrChange w:id="2423" w:author="Ollie Raymond" w:date="2016-02-12T14:03:00Z">
              <w:rPr>
                <w:color w:val="FF0000"/>
                <w:lang w:val="en-CA"/>
              </w:rPr>
            </w:rPrChange>
          </w:rPr>
          <w:t>s</w:t>
        </w:r>
      </w:ins>
      <w:ins w:id="2424" w:author="Eric Boisvert" w:date="2016-01-04T13:38:00Z">
        <w:r w:rsidR="001A08DE" w:rsidRPr="00610E7E">
          <w:rPr>
            <w:lang w:val="en-CA"/>
            <w:rPrChange w:id="2425" w:author="Ollie Raymond" w:date="2016-02-12T14:03:00Z">
              <w:rPr>
                <w:color w:val="FF0000"/>
                <w:lang w:val="en-CA"/>
              </w:rPr>
            </w:rPrChange>
          </w:rPr>
          <w:t xml:space="preserve"> of the feature it identifies</w:t>
        </w:r>
      </w:ins>
      <w:ins w:id="2426" w:author="Eric Boisvert" w:date="2016-01-04T13:40:00Z">
        <w:r w:rsidR="001A08DE" w:rsidRPr="00610E7E">
          <w:rPr>
            <w:lang w:val="en-CA"/>
            <w:rPrChange w:id="2427" w:author="Ollie Raymond" w:date="2016-02-12T14:03:00Z">
              <w:rPr>
                <w:color w:val="FF0000"/>
                <w:lang w:val="en-CA"/>
              </w:rPr>
            </w:rPrChange>
          </w:rPr>
          <w:t xml:space="preserve">. </w:t>
        </w:r>
        <w:del w:id="2428" w:author="Ollie Raymond" w:date="2016-02-15T10:06:00Z">
          <w:r w:rsidR="001A08DE" w:rsidRPr="00610E7E" w:rsidDel="00050DA2">
            <w:rPr>
              <w:lang w:val="en-CA"/>
              <w:rPrChange w:id="2429" w:author="Ollie Raymond" w:date="2016-02-12T14:03:00Z">
                <w:rPr>
                  <w:color w:val="FF0000"/>
                  <w:lang w:val="en-CA"/>
                </w:rPr>
              </w:rPrChange>
            </w:rPr>
            <w:delText xml:space="preserve"> </w:delText>
          </w:r>
        </w:del>
      </w:ins>
      <w:commentRangeStart w:id="2430"/>
      <w:ins w:id="2431" w:author="Eric Boisvert" w:date="2016-01-04T13:41:00Z">
        <w:r w:rsidR="001A08DE" w:rsidRPr="00610E7E">
          <w:rPr>
            <w:lang w:val="en-CA"/>
            <w:rPrChange w:id="2432" w:author="Ollie Raymond" w:date="2016-02-12T14:03:00Z">
              <w:rPr>
                <w:color w:val="FF0000"/>
                <w:lang w:val="en-CA"/>
              </w:rPr>
            </w:rPrChange>
          </w:rPr>
          <w:t>It is expected that one of the representations should be a XML</w:t>
        </w:r>
      </w:ins>
      <w:r w:rsidR="00610E7E" w:rsidRPr="00610E7E">
        <w:rPr>
          <w:lang w:val="en-CA"/>
          <w:rPrChange w:id="2433" w:author="Ollie Raymond" w:date="2016-02-12T14:03:00Z">
            <w:rPr>
              <w:color w:val="FF0000"/>
              <w:lang w:val="en-CA"/>
            </w:rPr>
          </w:rPrChange>
        </w:rPr>
        <w:t xml:space="preserve"> </w:t>
      </w:r>
      <w:ins w:id="2434" w:author="Eric Boisvert" w:date="2016-01-04T13:41:00Z">
        <w:r w:rsidR="001A08DE" w:rsidRPr="00610E7E">
          <w:rPr>
            <w:lang w:val="en-CA"/>
            <w:rPrChange w:id="2435" w:author="Ollie Raymond" w:date="2016-02-12T14:03:00Z">
              <w:rPr>
                <w:color w:val="FF0000"/>
                <w:lang w:val="en-CA"/>
              </w:rPr>
            </w:rPrChange>
          </w:rPr>
          <w:t>(GML) representation.</w:t>
        </w:r>
      </w:ins>
      <w:commentRangeEnd w:id="2430"/>
      <w:ins w:id="2436" w:author="Eric Boisvert" w:date="2016-01-04T13:42:00Z">
        <w:r w:rsidR="001A08DE" w:rsidRPr="00610E7E">
          <w:rPr>
            <w:rStyle w:val="CommentReference"/>
          </w:rPr>
          <w:commentReference w:id="2430"/>
        </w:r>
      </w:ins>
      <w:ins w:id="2437" w:author="Ollie Raymond" w:date="2016-02-15T09:37:00Z">
        <w:r w:rsidR="004F288E">
          <w:rPr>
            <w:lang w:val="en-CA"/>
          </w:rPr>
          <w:t xml:space="preserve"> It is recognised that entry-level providers of GeoSciML data, notably users of the GeoSciML Portrayal schema, may not be able </w:t>
        </w:r>
      </w:ins>
      <w:ins w:id="2438" w:author="Ollie Raymond" w:date="2016-02-15T09:43:00Z">
        <w:r>
          <w:rPr>
            <w:lang w:val="en-CA"/>
          </w:rPr>
          <w:t xml:space="preserve">always </w:t>
        </w:r>
      </w:ins>
      <w:ins w:id="2439" w:author="Ollie Raymond" w:date="2016-02-15T09:37:00Z">
        <w:r w:rsidR="004F288E">
          <w:rPr>
            <w:lang w:val="en-CA"/>
          </w:rPr>
          <w:t>to provide resolvable</w:t>
        </w:r>
      </w:ins>
      <w:ins w:id="2440" w:author="Ollie Raymond" w:date="2016-02-15T09:41:00Z">
        <w:r>
          <w:rPr>
            <w:lang w:val="en-CA"/>
          </w:rPr>
          <w:t xml:space="preserve"> URI identifiers</w:t>
        </w:r>
      </w:ins>
      <w:ins w:id="2441" w:author="Ollie Raymond" w:date="2016-02-15T09:42:00Z">
        <w:r>
          <w:rPr>
            <w:lang w:val="en-CA"/>
          </w:rPr>
          <w:t>, but every effort should be made to do so.</w:t>
        </w:r>
      </w:ins>
    </w:p>
    <w:p w14:paraId="7180CF1A" w14:textId="77777777" w:rsidR="00DA41F8" w:rsidRPr="00610E7E" w:rsidRDefault="00DA41F8" w:rsidP="00DB1F99">
      <w:pPr>
        <w:rPr>
          <w:lang w:val="en-CA"/>
          <w:rPrChange w:id="2442" w:author="Ollie Raymond" w:date="2016-02-12T14:03:00Z">
            <w:rPr>
              <w:color w:val="FF0000"/>
              <w:lang w:val="en-CA"/>
            </w:rPr>
          </w:rPrChange>
        </w:rPr>
      </w:pPr>
    </w:p>
    <w:p w14:paraId="308241B4" w14:textId="231773AF" w:rsidR="009B3BBD" w:rsidRDefault="009B3BBD" w:rsidP="009B3BBD">
      <w:pPr>
        <w:pStyle w:val="Heading2"/>
        <w:rPr>
          <w:lang w:val="en-CA"/>
        </w:rPr>
      </w:pPr>
      <w:bookmarkStart w:id="2443" w:name="_Toc448329963"/>
      <w:commentRangeStart w:id="2444"/>
      <w:r w:rsidRPr="00D12552">
        <w:rPr>
          <w:lang w:val="en-CA"/>
        </w:rPr>
        <w:t xml:space="preserve">GeoSciML </w:t>
      </w:r>
      <w:r>
        <w:rPr>
          <w:lang w:val="en-CA"/>
        </w:rPr>
        <w:t>Portrayal</w:t>
      </w:r>
      <w:r w:rsidRPr="00D12552">
        <w:rPr>
          <w:lang w:val="en-CA"/>
        </w:rPr>
        <w:t xml:space="preserve"> Requirements Class</w:t>
      </w:r>
      <w:commentRangeEnd w:id="2444"/>
      <w:r w:rsidR="00762332">
        <w:rPr>
          <w:rStyle w:val="CommentReference"/>
          <w:rFonts w:cs="Times New Roman"/>
          <w:b w:val="0"/>
          <w:bCs w:val="0"/>
          <w:iCs w:val="0"/>
        </w:rPr>
        <w:commentReference w:id="2444"/>
      </w:r>
      <w:ins w:id="2445" w:author="Eric Boisvert" w:date="2016-04-03T12:50:00Z">
        <w:r w:rsidR="00052694">
          <w:rPr>
            <w:lang w:val="en-CA"/>
          </w:rPr>
          <w:t xml:space="preserve"> </w:t>
        </w:r>
        <w:r w:rsidR="00052694">
          <w:t xml:space="preserve"> (Normative)</w:t>
        </w:r>
      </w:ins>
      <w:bookmarkEnd w:id="2443"/>
    </w:p>
    <w:p w14:paraId="4015345D" w14:textId="7B667AA7" w:rsidR="00225333" w:rsidRDefault="00225333" w:rsidP="00BA6B31">
      <w:pPr>
        <w:rPr>
          <w:ins w:id="2446"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46BF407C"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Properties which name end with “_uri” </w:t>
            </w:r>
            <w:del w:id="2447" w:author="Sen, Marcus A." w:date="2016-04-13T12:00:00Z">
              <w:r w:rsidRPr="005A0586" w:rsidDel="00AE77BC">
                <w:rPr>
                  <w:rFonts w:ascii="Calibri" w:eastAsia="MS Mincho" w:hAnsi="Calibri"/>
                  <w:sz w:val="20"/>
                  <w:szCs w:val="20"/>
                  <w:lang w:val="en-CA"/>
                </w:rPr>
                <w:delText xml:space="preserve">shall </w:delText>
              </w:r>
            </w:del>
            <w:r w:rsidRPr="005A0586">
              <w:rPr>
                <w:rFonts w:ascii="Calibri" w:eastAsia="MS Mincho" w:hAnsi="Calibri"/>
                <w:sz w:val="20"/>
                <w:szCs w:val="20"/>
                <w:lang w:val="en-CA"/>
              </w:rPr>
              <w:t>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AE77BC" w:rsidRDefault="005375F0" w:rsidP="00522D6C">
            <w:pPr>
              <w:spacing w:before="100" w:beforeAutospacing="1" w:after="100" w:afterAutospacing="1" w:line="230" w:lineRule="atLeast"/>
              <w:jc w:val="both"/>
              <w:rPr>
                <w:rStyle w:val="requri"/>
                <w:rFonts w:ascii="Calibri" w:hAnsi="Calibri"/>
                <w:b w:val="0"/>
                <w:sz w:val="20"/>
                <w:szCs w:val="20"/>
                <w:lang w:val="en-CA"/>
                <w:rPrChange w:id="2448" w:author="Sen, Marcus A." w:date="2016-04-13T12:01:00Z">
                  <w:rPr>
                    <w:rStyle w:val="requri"/>
                    <w:rFonts w:ascii="Calibri" w:hAnsi="Calibri"/>
                    <w:sz w:val="20"/>
                    <w:szCs w:val="20"/>
                    <w:lang w:val="en-CA"/>
                  </w:rPr>
                </w:rPrChange>
              </w:rPr>
            </w:pPr>
            <w:r w:rsidRPr="00AE77BC">
              <w:rPr>
                <w:rStyle w:val="requri"/>
                <w:rFonts w:ascii="Calibri" w:hAnsi="Calibri"/>
                <w:b w:val="0"/>
                <w:sz w:val="20"/>
                <w:szCs w:val="20"/>
                <w:lang w:val="en-CA"/>
                <w:rPrChange w:id="2449" w:author="Sen, Marcus A." w:date="2016-04-13T12:01:00Z">
                  <w:rPr>
                    <w:rStyle w:val="requri"/>
                    <w:rFonts w:ascii="Calibri" w:hAnsi="Calibri"/>
                    <w:sz w:val="20"/>
                    <w:szCs w:val="20"/>
                    <w:lang w:val="en-CA"/>
                  </w:rPr>
                </w:rPrChange>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w:t>
            </w:r>
            <w:del w:id="2450" w:author="Sen, Marcus A." w:date="2016-04-13T12:01:00Z">
              <w:r w:rsidRPr="005A0586" w:rsidDel="005B773C">
                <w:rPr>
                  <w:rStyle w:val="reqtext"/>
                  <w:rFonts w:ascii="Calibri" w:hAnsi="Calibri"/>
                  <w:sz w:val="20"/>
                  <w:szCs w:val="20"/>
                  <w:lang w:val="en-CA"/>
                </w:rPr>
                <w:delText>d</w:delText>
              </w:r>
            </w:del>
            <w:r w:rsidRPr="005A0586">
              <w:rPr>
                <w:rStyle w:val="reqtext"/>
                <w:rFonts w:ascii="Calibri" w:hAnsi="Calibri"/>
                <w:sz w:val="20"/>
                <w:szCs w:val="20"/>
                <w:lang w:val="en-CA"/>
              </w:rPr>
              <w:t xml:space="preserve">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281AF8C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del w:id="2451" w:author="Sen, Marcus A." w:date="2016-04-13T12:01:00Z">
              <w:r w:rsidRPr="005A0586" w:rsidDel="005B773C">
                <w:rPr>
                  <w:rStyle w:val="reqtext"/>
                  <w:rFonts w:ascii="Calibri" w:hAnsi="Calibri"/>
                  <w:sz w:val="20"/>
                  <w:szCs w:val="20"/>
                  <w:lang w:val="en-CA"/>
                </w:rPr>
                <w:delText>uri  value</w:delText>
              </w:r>
            </w:del>
            <w:ins w:id="2452" w:author="Sen, Marcus A." w:date="2016-04-13T12:01: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6136813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2453" w:author="Sen, Marcus A." w:date="2016-04-13T12:02:00Z">
              <w:r w:rsidRPr="005A0586" w:rsidDel="005B773C">
                <w:rPr>
                  <w:rStyle w:val="reqtext"/>
                  <w:rFonts w:ascii="Calibri" w:hAnsi="Calibri"/>
                  <w:sz w:val="20"/>
                  <w:szCs w:val="20"/>
                  <w:lang w:val="en-CA"/>
                </w:rPr>
                <w:delText>uri  value</w:delText>
              </w:r>
            </w:del>
            <w:ins w:id="2454"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63D7A77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2455" w:author="Sen, Marcus A." w:date="2016-04-13T12:02:00Z">
              <w:r w:rsidRPr="005A0586" w:rsidDel="005B773C">
                <w:rPr>
                  <w:rStyle w:val="reqtext"/>
                  <w:rFonts w:ascii="Calibri" w:hAnsi="Calibri"/>
                  <w:sz w:val="20"/>
                  <w:szCs w:val="20"/>
                  <w:lang w:val="en-CA"/>
                </w:rPr>
                <w:delText>uri  value</w:delText>
              </w:r>
            </w:del>
            <w:ins w:id="2456"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6296D4D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2457" w:author="Sen, Marcus A." w:date="2016-04-13T12:02:00Z">
              <w:r w:rsidRPr="005A0586" w:rsidDel="005B773C">
                <w:rPr>
                  <w:rStyle w:val="reqtext"/>
                  <w:rFonts w:ascii="Calibri" w:hAnsi="Calibri"/>
                  <w:sz w:val="20"/>
                  <w:szCs w:val="20"/>
                  <w:lang w:val="en-CA"/>
                </w:rPr>
                <w:delText>uri  value</w:delText>
              </w:r>
            </w:del>
            <w:ins w:id="2458"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upper value in a range of stratigraphic age intervals for the </w:t>
            </w:r>
            <w:r w:rsidRPr="005A0586">
              <w:rPr>
                <w:rStyle w:val="reqtext"/>
                <w:rFonts w:ascii="Calibri" w:hAnsi="Calibri"/>
                <w:sz w:val="20"/>
                <w:szCs w:val="20"/>
                <w:lang w:val="en-CA"/>
              </w:rPr>
              <w:lastRenderedPageBreak/>
              <w:t>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2459"/>
            <w:r w:rsidRPr="005A0586">
              <w:rPr>
                <w:rStyle w:val="requri"/>
                <w:rFonts w:ascii="Calibri" w:hAnsi="Calibri"/>
                <w:noProof/>
                <w:sz w:val="20"/>
                <w:szCs w:val="20"/>
                <w:lang w:val="en-CA"/>
              </w:rPr>
              <w:t>elevationSrs</w:t>
            </w:r>
            <w:commentRangeEnd w:id="2459"/>
            <w:r w:rsidR="005B773C">
              <w:rPr>
                <w:rStyle w:val="CommentReference"/>
              </w:rPr>
              <w:commentReference w:id="2459"/>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2460" w:author="Boisvert, Eric" w:date="2016-04-01T15:13:00Z">
                  <w:rPr>
                    <w:rStyle w:val="requri"/>
                    <w:lang w:val="en-CA"/>
                  </w:rPr>
                </w:rPrChange>
              </w:rPr>
            </w:pPr>
            <w:r w:rsidRPr="005A0586">
              <w:rPr>
                <w:rStyle w:val="requri"/>
                <w:rFonts w:ascii="Calibri" w:hAnsi="Calibri"/>
                <w:noProof/>
                <w:sz w:val="20"/>
                <w:szCs w:val="20"/>
                <w:lang w:val="en-CA"/>
                <w:rPrChange w:id="2461"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462" w:author="Boisvert, Eric" w:date="2016-04-01T15:13:00Z">
                  <w:rPr>
                    <w:rStyle w:val="requri"/>
                    <w:lang w:val="en-CA"/>
                  </w:rPr>
                </w:rPrChange>
              </w:rPr>
            </w:pPr>
            <w:r w:rsidRPr="005A0586">
              <w:rPr>
                <w:rStyle w:val="reqtext"/>
                <w:rFonts w:ascii="Calibri" w:hAnsi="Calibri"/>
                <w:sz w:val="20"/>
                <w:szCs w:val="20"/>
                <w:lang w:val="en-CA"/>
                <w:rPrChange w:id="2463"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2464" w:author="Boisvert, Eric" w:date="2016-04-01T15:13:00Z">
                  <w:rPr>
                    <w:rStyle w:val="requri"/>
                    <w:lang w:val="en-CA"/>
                  </w:rPr>
                </w:rPrChange>
              </w:rPr>
            </w:pPr>
            <w:r w:rsidRPr="005A0586">
              <w:rPr>
                <w:rStyle w:val="requri"/>
                <w:rFonts w:ascii="Calibri" w:hAnsi="Calibri"/>
                <w:noProof/>
                <w:sz w:val="20"/>
                <w:szCs w:val="20"/>
                <w:lang w:val="en-CA"/>
                <w:rPrChange w:id="2465"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466" w:author="Boisvert, Eric" w:date="2016-04-01T15:13:00Z">
                  <w:rPr>
                    <w:rStyle w:val="requri"/>
                    <w:lang w:val="en-CA"/>
                  </w:rPr>
                </w:rPrChange>
              </w:rPr>
            </w:pPr>
            <w:r w:rsidRPr="005A0586">
              <w:rPr>
                <w:rStyle w:val="reqtext"/>
                <w:rFonts w:ascii="Calibri" w:hAnsi="Calibri"/>
                <w:sz w:val="20"/>
                <w:szCs w:val="20"/>
                <w:lang w:val="en-CA"/>
                <w:rPrChange w:id="2467" w:author="Boisvert, Eric" w:date="2016-04-01T15:13:00Z">
                  <w:rPr>
                    <w:rStyle w:val="reqtext"/>
                    <w:lang w:val="en-CA"/>
                  </w:rPr>
                </w:rPrChange>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2468" w:author="Boisvert, Eric" w:date="2016-04-01T15:13:00Z">
                  <w:rPr>
                    <w:rStyle w:val="requri"/>
                    <w:lang w:val="en-CA"/>
                  </w:rPr>
                </w:rPrChange>
              </w:rPr>
            </w:pPr>
            <w:r w:rsidRPr="005A0586">
              <w:rPr>
                <w:rStyle w:val="requri"/>
                <w:rFonts w:ascii="Calibri" w:hAnsi="Calibri"/>
                <w:noProof/>
                <w:sz w:val="20"/>
                <w:szCs w:val="20"/>
                <w:lang w:val="en-CA"/>
                <w:rPrChange w:id="2469" w:author="Boisvert, Eric" w:date="2016-04-01T15:13:00Z">
                  <w:rPr>
                    <w:rStyle w:val="requri"/>
                    <w:lang w:val="en-CA"/>
                  </w:rPr>
                </w:rPrChange>
              </w:rPr>
              <w:t>/req/gsml4-portrayal/sheardisplacemenstructureview-identifier</w:t>
            </w:r>
          </w:p>
          <w:p w14:paraId="5FDD12BE" w14:textId="35161D12" w:rsidR="00BA7E64" w:rsidRPr="005A0586" w:rsidRDefault="005B773C" w:rsidP="00522D6C">
            <w:pPr>
              <w:spacing w:before="100" w:beforeAutospacing="1" w:after="100" w:afterAutospacing="1" w:line="230" w:lineRule="atLeast"/>
              <w:jc w:val="both"/>
              <w:rPr>
                <w:rStyle w:val="requri"/>
                <w:rFonts w:ascii="Calibri" w:hAnsi="Calibri"/>
                <w:sz w:val="20"/>
                <w:szCs w:val="20"/>
                <w:lang w:val="en-CA"/>
                <w:rPrChange w:id="2470" w:author="Boisvert, Eric" w:date="2016-04-01T15:13:00Z">
                  <w:rPr>
                    <w:rStyle w:val="requri"/>
                    <w:lang w:val="en-CA"/>
                  </w:rPr>
                </w:rPrChange>
              </w:rPr>
            </w:pPr>
            <w:ins w:id="2471" w:author="Sen, Marcus A." w:date="2016-04-13T12:06:00Z">
              <w:r>
                <w:rPr>
                  <w:rStyle w:val="reqtext"/>
                  <w:rFonts w:ascii="Calibri" w:hAnsi="Calibri"/>
                  <w:sz w:val="20"/>
                  <w:szCs w:val="20"/>
                  <w:lang w:val="en-CA"/>
                </w:rPr>
                <w:t>I</w:t>
              </w:r>
            </w:ins>
            <w:r w:rsidR="00BA7E64" w:rsidRPr="005A0586">
              <w:rPr>
                <w:rStyle w:val="reqtext"/>
                <w:rFonts w:ascii="Calibri" w:hAnsi="Calibri"/>
                <w:sz w:val="20"/>
                <w:szCs w:val="20"/>
                <w:lang w:val="en-CA"/>
                <w:rPrChange w:id="2472"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2473" w:author="Boisvert, Eric" w:date="2016-04-01T15:13:00Z">
                  <w:rPr>
                    <w:rStyle w:val="requri"/>
                    <w:lang w:val="en-CA"/>
                  </w:rPr>
                </w:rPrChange>
              </w:rPr>
            </w:pPr>
            <w:r w:rsidRPr="005A0586">
              <w:rPr>
                <w:rStyle w:val="requri"/>
                <w:rFonts w:ascii="Calibri" w:hAnsi="Calibri"/>
                <w:noProof/>
                <w:sz w:val="20"/>
                <w:szCs w:val="20"/>
                <w:lang w:val="en-CA"/>
                <w:rPrChange w:id="2474" w:author="Boisvert, Eric" w:date="2016-04-01T15:13:00Z">
                  <w:rPr>
                    <w:rStyle w:val="requri"/>
                    <w:lang w:val="en-CA"/>
                  </w:rPr>
                </w:rPrChange>
              </w:rPr>
              <w:t>/req/gsml4-portrayal/siteobservationview-identifier</w:t>
            </w:r>
          </w:p>
          <w:p w14:paraId="25F936C6" w14:textId="32AB6FCF"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475" w:author="Boisvert, Eric" w:date="2016-04-01T15:13:00Z">
                  <w:rPr>
                    <w:rStyle w:val="requri"/>
                    <w:lang w:val="en-CA"/>
                  </w:rPr>
                </w:rPrChange>
              </w:rPr>
            </w:pPr>
            <w:commentRangeStart w:id="2476"/>
            <w:r w:rsidRPr="005A0586">
              <w:rPr>
                <w:rStyle w:val="reqtext"/>
                <w:rFonts w:ascii="Calibri" w:hAnsi="Calibri"/>
                <w:sz w:val="20"/>
                <w:szCs w:val="20"/>
                <w:lang w:val="en-CA"/>
                <w:rPrChange w:id="2477" w:author="Boisvert, Eric" w:date="2016-04-01T15:13:00Z">
                  <w:rPr>
                    <w:rStyle w:val="reqtext"/>
                    <w:lang w:val="en-CA"/>
                  </w:rPr>
                </w:rPrChange>
              </w:rPr>
              <w:t>Identifier SHOULD correspond to a representation of OM_</w:t>
            </w:r>
            <w:del w:id="2478" w:author="Sen, Marcus A." w:date="2016-04-13T12:08:00Z">
              <w:r w:rsidRPr="005A0586" w:rsidDel="001441EF">
                <w:rPr>
                  <w:rStyle w:val="reqtext"/>
                  <w:rFonts w:ascii="Calibri" w:hAnsi="Calibri"/>
                  <w:sz w:val="20"/>
                  <w:szCs w:val="20"/>
                  <w:lang w:val="en-CA"/>
                  <w:rPrChange w:id="2479" w:author="Boisvert, Eric" w:date="2016-04-01T15:13:00Z">
                    <w:rPr>
                      <w:rStyle w:val="reqtext"/>
                      <w:lang w:val="en-CA"/>
                    </w:rPr>
                  </w:rPrChange>
                </w:rPr>
                <w:delText xml:space="preserve">Observation </w:delText>
              </w:r>
            </w:del>
            <w:commentRangeEnd w:id="2476"/>
            <w:ins w:id="2480" w:author="Sen, Marcus A." w:date="2016-04-13T12:08:00Z">
              <w:r w:rsidR="001441EF" w:rsidRPr="00A44A07">
                <w:rPr>
                  <w:rStyle w:val="reqtext"/>
                  <w:rFonts w:ascii="Calibri" w:hAnsi="Calibri"/>
                  <w:sz w:val="20"/>
                  <w:szCs w:val="20"/>
                  <w:lang w:val="en-CA"/>
                </w:rPr>
                <w:t>Observation</w:t>
              </w:r>
            </w:ins>
            <w:r w:rsidRPr="005A0586">
              <w:rPr>
                <w:rStyle w:val="CommentReference"/>
                <w:rFonts w:ascii="Calibri" w:hAnsi="Calibri"/>
                <w:sz w:val="20"/>
                <w:szCs w:val="20"/>
                <w:rPrChange w:id="2481" w:author="Boisvert, Eric" w:date="2016-04-01T15:13:00Z">
                  <w:rPr>
                    <w:rStyle w:val="CommentReference"/>
                  </w:rPr>
                </w:rPrChange>
              </w:rPr>
              <w:commentReference w:id="2476"/>
            </w:r>
            <w:r w:rsidRPr="005A0586">
              <w:rPr>
                <w:rStyle w:val="reqtext"/>
                <w:rFonts w:ascii="Calibri" w:hAnsi="Calibri"/>
                <w:sz w:val="20"/>
                <w:szCs w:val="20"/>
                <w:lang w:val="en-CA"/>
                <w:rPrChange w:id="2482"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2483" w:author="Boisvert, Eric" w:date="2016-04-01T15:13:00Z">
                  <w:rPr>
                    <w:rStyle w:val="requri"/>
                    <w:lang w:val="en-CA"/>
                  </w:rPr>
                </w:rPrChange>
              </w:rPr>
            </w:pPr>
            <w:r w:rsidRPr="005A0586">
              <w:rPr>
                <w:rStyle w:val="requri"/>
                <w:rFonts w:ascii="Calibri" w:hAnsi="Calibri"/>
                <w:noProof/>
                <w:sz w:val="20"/>
                <w:szCs w:val="20"/>
                <w:lang w:val="en-CA"/>
                <w:rPrChange w:id="2484"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485" w:author="Boisvert, Eric" w:date="2016-04-01T15:13:00Z">
                  <w:rPr>
                    <w:rStyle w:val="requri"/>
                    <w:lang w:val="en-CA"/>
                  </w:rPr>
                </w:rPrChange>
              </w:rPr>
            </w:pPr>
            <w:r w:rsidRPr="005A0586">
              <w:rPr>
                <w:rStyle w:val="reqtext"/>
                <w:rFonts w:ascii="Calibri" w:hAnsi="Calibri"/>
                <w:sz w:val="20"/>
                <w:szCs w:val="20"/>
                <w:lang w:val="en-CA"/>
                <w:rPrChange w:id="2486"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5ED144A" w:rsidR="00762332" w:rsidRDefault="00762332" w:rsidP="00A12606">
      <w:pPr>
        <w:spacing w:after="0"/>
        <w:rPr>
          <w:lang w:val="en-CA"/>
        </w:rPr>
      </w:pPr>
      <w:r w:rsidRPr="00762332">
        <w:rPr>
          <w:lang w:val="en-CA"/>
        </w:rPr>
        <w:t xml:space="preserve">GeoSciML-Portrayal is </w:t>
      </w:r>
      <w:r>
        <w:rPr>
          <w:lang w:val="en-CA"/>
        </w:rPr>
        <w:t>a simpli</w:t>
      </w:r>
      <w:ins w:id="2487" w:author="Sen, Marcus A." w:date="2016-04-13T12:08:00Z">
        <w:r w:rsidR="001441EF">
          <w:rPr>
            <w:lang w:val="en-CA"/>
          </w:rPr>
          <w:t>fi</w:t>
        </w:r>
      </w:ins>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488"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lastRenderedPageBreak/>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1759FE">
      <w:pPr>
        <w:pStyle w:val="Caption"/>
        <w:jc w:val="center"/>
        <w:rPr>
          <w:noProof/>
          <w:lang w:val="en-AU" w:eastAsia="en-AU"/>
        </w:rPr>
        <w:pPrChange w:id="2489" w:author="Ollie Raymond" w:date="2016-02-09T18:12:00Z">
          <w:pPr>
            <w:pStyle w:val="Caption"/>
          </w:pPr>
        </w:pPrChange>
      </w:pPr>
      <w:r>
        <w:rPr>
          <w:noProof/>
          <w:lang w:val="en-AU" w:eastAsia="en-AU"/>
        </w:rPr>
        <w:pict w14:anchorId="52D93303">
          <v:shape id="Picture 1" o:spid="_x0000_i1034" type="#_x0000_t75" style="width:329.6pt;height:318.4pt;visibility:visible;mso-wrap-style:square">
            <v:imagedata r:id="rId25" o:title=""/>
          </v:shape>
        </w:pict>
      </w:r>
    </w:p>
    <w:p w14:paraId="66AF6BA0" w14:textId="1F7D33E4" w:rsidR="00792D31" w:rsidRPr="009F4AF5" w:rsidRDefault="00792D31" w:rsidP="006E671E">
      <w:pPr>
        <w:pStyle w:val="Caption"/>
        <w:jc w:val="center"/>
        <w:rPr>
          <w:color w:val="000000"/>
          <w:lang w:val="en-CA"/>
          <w:rPrChange w:id="2490" w:author="Ollie Raymond" w:date="2016-02-09T18:12:00Z">
            <w:rPr>
              <w:lang w:val="en-CA"/>
            </w:rPr>
          </w:rPrChange>
        </w:rPr>
      </w:pPr>
      <w:r w:rsidRPr="009F4AF5">
        <w:rPr>
          <w:color w:val="000000"/>
          <w:rPrChange w:id="2491" w:author="Ollie Raymond" w:date="2016-02-09T18:12:00Z">
            <w:rPr/>
          </w:rPrChange>
        </w:rPr>
        <w:t xml:space="preserve">Figure </w:t>
      </w:r>
      <w:r w:rsidR="00673E83" w:rsidRPr="009F4AF5">
        <w:rPr>
          <w:color w:val="000000"/>
          <w:rPrChange w:id="2492" w:author="Ollie Raymond" w:date="2016-02-09T18:12:00Z">
            <w:rPr/>
          </w:rPrChange>
        </w:rPr>
        <w:fldChar w:fldCharType="begin"/>
      </w:r>
      <w:r w:rsidR="00673E83" w:rsidRPr="009F4AF5">
        <w:rPr>
          <w:color w:val="000000"/>
          <w:rPrChange w:id="2493" w:author="Ollie Raymond" w:date="2016-02-09T18:12:00Z">
            <w:rPr/>
          </w:rPrChange>
        </w:rPr>
        <w:instrText xml:space="preserve"> SEQ Figure \* ARABIC </w:instrText>
      </w:r>
      <w:r w:rsidR="00673E83" w:rsidRPr="009F4AF5">
        <w:rPr>
          <w:color w:val="000000"/>
          <w:rPrChange w:id="2494" w:author="Ollie Raymond" w:date="2016-02-09T18:12:00Z">
            <w:rPr>
              <w:noProof/>
            </w:rPr>
          </w:rPrChange>
        </w:rPr>
        <w:fldChar w:fldCharType="separate"/>
      </w:r>
      <w:ins w:id="2495" w:author="Sen, Marcus A." w:date="2016-04-13T16:56:00Z">
        <w:r w:rsidR="00D33949">
          <w:rPr>
            <w:noProof/>
            <w:color w:val="000000"/>
          </w:rPr>
          <w:t>10</w:t>
        </w:r>
      </w:ins>
      <w:ins w:id="2496" w:author="Eric Boisvert" w:date="2016-04-03T12:16:00Z">
        <w:del w:id="2497" w:author="Sen, Marcus A." w:date="2016-04-13T16:56:00Z">
          <w:r w:rsidR="00652185" w:rsidDel="00D33949">
            <w:rPr>
              <w:noProof/>
              <w:color w:val="000000"/>
            </w:rPr>
            <w:delText>10</w:delText>
          </w:r>
        </w:del>
      </w:ins>
      <w:ins w:id="2498" w:author="Boisvert, Eric" w:date="2016-04-01T13:15:00Z">
        <w:del w:id="2499" w:author="Sen, Marcus A." w:date="2016-04-13T16:56:00Z">
          <w:r w:rsidR="008D755A" w:rsidDel="00D33949">
            <w:rPr>
              <w:noProof/>
              <w:color w:val="000000"/>
            </w:rPr>
            <w:delText>9</w:delText>
          </w:r>
        </w:del>
      </w:ins>
      <w:del w:id="2500" w:author="Sen, Marcus A." w:date="2016-04-13T16:56:00Z">
        <w:r w:rsidR="0043586C" w:rsidRPr="009F4AF5" w:rsidDel="00D33949">
          <w:rPr>
            <w:noProof/>
            <w:color w:val="000000"/>
            <w:rPrChange w:id="2501" w:author="Ollie Raymond" w:date="2016-02-09T18:12:00Z">
              <w:rPr>
                <w:noProof/>
              </w:rPr>
            </w:rPrChange>
          </w:rPr>
          <w:delText>7</w:delText>
        </w:r>
      </w:del>
      <w:r w:rsidR="00673E83" w:rsidRPr="009F4AF5">
        <w:rPr>
          <w:noProof/>
          <w:color w:val="000000"/>
          <w:rPrChange w:id="2502" w:author="Ollie Raymond" w:date="2016-02-09T18:12:00Z">
            <w:rPr>
              <w:noProof/>
            </w:rPr>
          </w:rPrChange>
        </w:rPr>
        <w:fldChar w:fldCharType="end"/>
      </w:r>
      <w:r w:rsidRPr="009F4AF5">
        <w:rPr>
          <w:color w:val="000000"/>
          <w:rPrChange w:id="2503" w:author="Ollie Raymond" w:date="2016-02-09T18:12:00Z">
            <w:rPr/>
          </w:rPrChange>
        </w:rPr>
        <w:t xml:space="preserve"> </w:t>
      </w:r>
      <w:ins w:id="2504" w:author="Ollie Raymond" w:date="2016-02-09T18:12:00Z">
        <w:r w:rsidR="0032243C" w:rsidRPr="009F4AF5">
          <w:rPr>
            <w:color w:val="000000"/>
            <w:rPrChange w:id="2505" w:author="Ollie Raymond" w:date="2016-02-09T18:12:00Z">
              <w:rPr/>
            </w:rPrChange>
          </w:rPr>
          <w:t>-</w:t>
        </w:r>
      </w:ins>
      <w:del w:id="2506" w:author="Ollie Raymond" w:date="2016-02-09T18:12:00Z">
        <w:r w:rsidRPr="009F4AF5" w:rsidDel="0032243C">
          <w:rPr>
            <w:color w:val="000000"/>
            <w:rPrChange w:id="2507" w:author="Ollie Raymond" w:date="2016-02-09T18:12:00Z">
              <w:rPr/>
            </w:rPrChange>
          </w:rPr>
          <w:delText>:</w:delText>
        </w:r>
      </w:del>
      <w:r w:rsidRPr="009F4AF5">
        <w:rPr>
          <w:color w:val="000000"/>
          <w:rPrChange w:id="2508" w:author="Ollie Raymond" w:date="2016-02-09T18:12:00Z">
            <w:rPr/>
          </w:rPrChange>
        </w:rPr>
        <w:t xml:space="preserve"> Package dependency for GeoSciML Portrayal</w:t>
      </w:r>
      <w:ins w:id="2509"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2510" w:author="Ollie Raymond" w:date="2016-02-15T10:06:00Z">
        <w:r w:rsidR="00050DA2">
          <w:rPr>
            <w:lang w:val="en-CA"/>
          </w:rPr>
          <w:t>L</w:t>
        </w:r>
      </w:ins>
      <w:del w:id="2511"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512" w:author="Eric Boisvert" w:date="2016-01-24T13:23:00Z">
        <w:r w:rsidRPr="00762332" w:rsidDel="00253146">
          <w:rPr>
            <w:lang w:val="en-CA"/>
          </w:rPr>
          <w:delText>gml</w:delText>
        </w:r>
      </w:del>
      <w:ins w:id="2513" w:author="Eric Boisvert" w:date="2016-01-24T13:23:00Z">
        <w:r w:rsidR="00253146">
          <w:rPr>
            <w:lang w:val="en-CA"/>
          </w:rPr>
          <w:t>GEO:</w:t>
        </w:r>
      </w:ins>
      <w:r w:rsidRPr="00762332">
        <w:rPr>
          <w:lang w:val="en-CA"/>
        </w:rPr>
        <w:t xml:space="preserve">:Point, </w:t>
      </w:r>
      <w:del w:id="2514" w:author="Eric Boisvert" w:date="2016-01-24T13:23:00Z">
        <w:r w:rsidRPr="00762332" w:rsidDel="00253146">
          <w:rPr>
            <w:lang w:val="en-CA"/>
          </w:rPr>
          <w:delText>gml</w:delText>
        </w:r>
      </w:del>
      <w:ins w:id="2515" w:author="Eric Boisvert" w:date="2016-01-24T13:23:00Z">
        <w:r w:rsidR="00253146">
          <w:rPr>
            <w:lang w:val="en-CA"/>
          </w:rPr>
          <w:t>GEO:</w:t>
        </w:r>
      </w:ins>
      <w:r w:rsidRPr="00762332">
        <w:rPr>
          <w:lang w:val="en-CA"/>
        </w:rPr>
        <w:t>:LineString</w:t>
      </w:r>
      <w:ins w:id="2516" w:author="Ollie Raymond" w:date="2016-02-15T10:06:00Z">
        <w:r w:rsidR="00050DA2">
          <w:rPr>
            <w:lang w:val="en-CA"/>
          </w:rPr>
          <w:t xml:space="preserve">, </w:t>
        </w:r>
      </w:ins>
      <w:del w:id="2517" w:author="Eric Boisvert" w:date="2016-01-24T13:23:00Z">
        <w:r w:rsidRPr="00762332" w:rsidDel="00253146">
          <w:rPr>
            <w:lang w:val="en-CA"/>
          </w:rPr>
          <w:delText xml:space="preserve">, </w:delText>
        </w:r>
      </w:del>
      <w:del w:id="2518" w:author="Eric Boisvert" w:date="2016-01-24T13:24:00Z">
        <w:r w:rsidRPr="00762332" w:rsidDel="00253146">
          <w:rPr>
            <w:lang w:val="en-CA"/>
          </w:rPr>
          <w:delText>gml</w:delText>
        </w:r>
      </w:del>
      <w:ins w:id="2519" w:author="Eric Boisvert" w:date="2016-01-24T13:24:00Z">
        <w:r w:rsidR="00253146">
          <w:rPr>
            <w:lang w:val="en-CA"/>
          </w:rPr>
          <w:t>GEO:</w:t>
        </w:r>
      </w:ins>
      <w:r w:rsidRPr="00762332">
        <w:rPr>
          <w:lang w:val="en-CA"/>
        </w:rPr>
        <w:t xml:space="preserve">:Curve, </w:t>
      </w:r>
      <w:ins w:id="2520" w:author="Eric Boisvert" w:date="2016-01-24T13:24:00Z">
        <w:r w:rsidR="00253146">
          <w:rPr>
            <w:lang w:val="en-CA"/>
          </w:rPr>
          <w:t>GEO</w:t>
        </w:r>
      </w:ins>
      <w:del w:id="2521" w:author="Eric Boisvert" w:date="2016-01-24T13:24:00Z">
        <w:r w:rsidRPr="00762332" w:rsidDel="00253146">
          <w:rPr>
            <w:lang w:val="en-CA"/>
          </w:rPr>
          <w:delText>gml</w:delText>
        </w:r>
      </w:del>
      <w:r w:rsidRPr="00762332">
        <w:rPr>
          <w:lang w:val="en-CA"/>
        </w:rPr>
        <w:t>:</w:t>
      </w:r>
      <w:ins w:id="2522" w:author="Ollie Raymond" w:date="2016-02-15T10:19:00Z">
        <w:r w:rsidR="008465E6">
          <w:rPr>
            <w:lang w:val="en-CA"/>
          </w:rPr>
          <w:t>:</w:t>
        </w:r>
      </w:ins>
      <w:r w:rsidRPr="00762332">
        <w:rPr>
          <w:lang w:val="en-CA"/>
        </w:rPr>
        <w:t xml:space="preserve">Polygon, </w:t>
      </w:r>
      <w:ins w:id="2523" w:author="Eric Boisvert" w:date="2016-01-24T13:24:00Z">
        <w:r w:rsidR="00253146">
          <w:rPr>
            <w:lang w:val="en-CA"/>
          </w:rPr>
          <w:t>GEO</w:t>
        </w:r>
      </w:ins>
      <w:ins w:id="2524" w:author="Ollie Raymond" w:date="2016-02-15T10:21:00Z">
        <w:r w:rsidR="008465E6">
          <w:rPr>
            <w:lang w:val="en-CA"/>
          </w:rPr>
          <w:t>:</w:t>
        </w:r>
      </w:ins>
      <w:del w:id="2525" w:author="Eric Boisvert" w:date="2016-01-24T13:24:00Z">
        <w:r w:rsidRPr="00762332" w:rsidDel="00253146">
          <w:rPr>
            <w:lang w:val="en-CA"/>
          </w:rPr>
          <w:delText>gml</w:delText>
        </w:r>
      </w:del>
      <w:r w:rsidRPr="00762332">
        <w:rPr>
          <w:lang w:val="en-CA"/>
        </w:rPr>
        <w:t xml:space="preserve">:Surface, </w:t>
      </w:r>
      <w:del w:id="2526" w:author="Eric Boisvert" w:date="2016-01-24T13:24:00Z">
        <w:r w:rsidRPr="00762332" w:rsidDel="00253146">
          <w:rPr>
            <w:lang w:val="en-CA"/>
          </w:rPr>
          <w:delText>gml</w:delText>
        </w:r>
      </w:del>
      <w:ins w:id="2527" w:author="Eric Boisvert" w:date="2016-01-24T13:24:00Z">
        <w:r w:rsidR="00253146">
          <w:rPr>
            <w:lang w:val="en-CA"/>
          </w:rPr>
          <w:t>GEO</w:t>
        </w:r>
      </w:ins>
      <w:ins w:id="2528" w:author="Ollie Raymond" w:date="2016-02-15T10:21:00Z">
        <w:r w:rsidR="008465E6">
          <w:rPr>
            <w:lang w:val="en-CA"/>
          </w:rPr>
          <w:t>:</w:t>
        </w:r>
      </w:ins>
      <w:r w:rsidRPr="00762332">
        <w:rPr>
          <w:lang w:val="en-CA"/>
        </w:rPr>
        <w:t xml:space="preserve">:MultiPoint, </w:t>
      </w:r>
      <w:del w:id="2529" w:author="Eric Boisvert" w:date="2016-01-24T13:24:00Z">
        <w:r w:rsidRPr="00762332" w:rsidDel="00253146">
          <w:rPr>
            <w:lang w:val="en-CA"/>
          </w:rPr>
          <w:delText>gml</w:delText>
        </w:r>
      </w:del>
      <w:ins w:id="2530" w:author="Eric Boisvert" w:date="2016-01-24T13:24:00Z">
        <w:r w:rsidR="00253146">
          <w:rPr>
            <w:lang w:val="en-CA"/>
          </w:rPr>
          <w:t>GEO</w:t>
        </w:r>
      </w:ins>
      <w:r w:rsidRPr="00762332">
        <w:rPr>
          <w:lang w:val="en-CA"/>
        </w:rPr>
        <w:t>:</w:t>
      </w:r>
      <w:ins w:id="2531" w:author="Ollie Raymond" w:date="2016-02-15T10:21:00Z">
        <w:r w:rsidR="008465E6">
          <w:rPr>
            <w:lang w:val="en-CA"/>
          </w:rPr>
          <w:t>:</w:t>
        </w:r>
      </w:ins>
      <w:r w:rsidRPr="00762332">
        <w:rPr>
          <w:lang w:val="en-CA"/>
        </w:rPr>
        <w:t xml:space="preserve">MultiCurve, </w:t>
      </w:r>
      <w:ins w:id="2532" w:author="Eric Boisvert" w:date="2016-01-24T13:24:00Z">
        <w:r w:rsidR="00253146">
          <w:rPr>
            <w:lang w:val="en-CA"/>
          </w:rPr>
          <w:t>GEO</w:t>
        </w:r>
      </w:ins>
      <w:del w:id="2533" w:author="Eric Boisvert" w:date="2016-01-24T13:24:00Z">
        <w:r w:rsidRPr="00762332" w:rsidDel="00253146">
          <w:rPr>
            <w:lang w:val="en-CA"/>
          </w:rPr>
          <w:delText>gml</w:delText>
        </w:r>
      </w:del>
      <w:r w:rsidRPr="00762332">
        <w:rPr>
          <w:lang w:val="en-CA"/>
        </w:rPr>
        <w:t>:</w:t>
      </w:r>
      <w:ins w:id="2534"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lastRenderedPageBreak/>
        <w:t xml:space="preserve">GeoSciML-Portrayal features are analogous to GeoSciML </w:t>
      </w:r>
      <w:ins w:id="2535" w:author="Ollie Raymond" w:date="2016-02-15T10:07:00Z">
        <w:r w:rsidR="00050DA2">
          <w:rPr>
            <w:lang w:val="en-CA"/>
          </w:rPr>
          <w:t>M</w:t>
        </w:r>
      </w:ins>
      <w:del w:id="2536" w:author="Ollie Raymond" w:date="2016-02-15T10:07:00Z">
        <w:r w:rsidRPr="00B9320B" w:rsidDel="00050DA2">
          <w:rPr>
            <w:lang w:val="en-CA"/>
          </w:rPr>
          <w:delText>m</w:delText>
        </w:r>
      </w:del>
      <w:r w:rsidRPr="00B9320B">
        <w:rPr>
          <w:lang w:val="en-CA"/>
        </w:rPr>
        <w:t>apped</w:t>
      </w:r>
      <w:ins w:id="2537" w:author="Ollie Raymond" w:date="2016-02-15T10:07:00Z">
        <w:r w:rsidR="00050DA2">
          <w:rPr>
            <w:lang w:val="en-CA"/>
          </w:rPr>
          <w:t>F</w:t>
        </w:r>
      </w:ins>
      <w:del w:id="2538"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539"/>
      <w:r w:rsidRPr="00B9320B">
        <w:rPr>
          <w:lang w:val="en-CA"/>
        </w:rPr>
        <w:t>In robust services</w:t>
      </w:r>
      <w:commentRangeEnd w:id="2539"/>
      <w:r>
        <w:rPr>
          <w:rStyle w:val="CommentReference"/>
        </w:rPr>
        <w:commentReference w:id="253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540"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541" w:author="Ollie Raymond" w:date="2016-02-15T10:24:00Z">
        <w:r w:rsidRPr="00B9320B" w:rsidDel="008465E6">
          <w:rPr>
            <w:lang w:val="en-CA"/>
          </w:rPr>
          <w:delText xml:space="preserve">dereferenced </w:delText>
        </w:r>
      </w:del>
      <w:ins w:id="254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del w:id="2543" w:author="Eric Boisvert" w:date="2016-03-28T12:45:00Z">
        <w:r w:rsidRPr="00B9320B" w:rsidDel="001E3746">
          <w:rPr>
            <w:lang w:val="en-CA"/>
          </w:rPr>
          <w:delText xml:space="preserve">polygons </w:delText>
        </w:r>
      </w:del>
      <w:ins w:id="2544"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545" w:author="Ollie Raymond" w:date="2016-02-15T10:24:00Z">
        <w:r w:rsidRPr="00B9320B" w:rsidDel="008465E6">
          <w:rPr>
            <w:lang w:val="en-CA"/>
          </w:rPr>
          <w:delText xml:space="preserve">dereferenceable </w:delText>
        </w:r>
      </w:del>
      <w:ins w:id="2546"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547" w:author="Ollie Raymond" w:date="2016-02-15T10:25:00Z">
        <w:r w:rsidRPr="00B9320B" w:rsidDel="008465E6">
          <w:rPr>
            <w:lang w:val="en-CA"/>
          </w:rPr>
          <w:delText xml:space="preserve">full </w:delText>
        </w:r>
      </w:del>
      <w:ins w:id="2548" w:author="Ollie Raymond" w:date="2016-02-15T10:25:00Z">
        <w:r w:rsidR="008465E6">
          <w:rPr>
            <w:lang w:val="en-CA"/>
          </w:rPr>
          <w:t>the</w:t>
        </w:r>
        <w:r w:rsidR="008465E6" w:rsidRPr="00B9320B">
          <w:rPr>
            <w:lang w:val="en-CA"/>
          </w:rPr>
          <w:t xml:space="preserve"> </w:t>
        </w:r>
      </w:ins>
      <w:r w:rsidRPr="00B9320B">
        <w:rPr>
          <w:lang w:val="en-CA"/>
        </w:rPr>
        <w:t>GeoSciML</w:t>
      </w:r>
      <w:ins w:id="2549"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2550" w:name="_Toc448329964"/>
      <w:r>
        <w:rPr>
          <w:lang w:val="en-CA"/>
        </w:rPr>
        <w:t>Portrayal views</w:t>
      </w:r>
      <w:bookmarkEnd w:id="2550"/>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551"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552" w:author="Ollie Raymond" w:date="2016-02-15T10:44:00Z"/>
                <w:rStyle w:val="requri"/>
                <w:noProof/>
                <w:lang w:val="en-CA"/>
              </w:rPr>
            </w:pPr>
            <w:ins w:id="2553" w:author="Ollie Raymond" w:date="2016-02-15T10:44:00Z">
              <w:r>
                <w:rPr>
                  <w:rStyle w:val="requri"/>
                  <w:noProof/>
                  <w:lang w:val="en-CA"/>
                </w:rPr>
                <w:t>/req/gsml4-portrayal</w:t>
              </w:r>
              <w:r w:rsidRPr="00D12552">
                <w:rPr>
                  <w:rStyle w:val="requri"/>
                  <w:noProof/>
                  <w:lang w:val="en-CA"/>
                </w:rPr>
                <w:t>/</w:t>
              </w:r>
              <w:r>
                <w:rPr>
                  <w:rStyle w:val="requri"/>
                  <w:noProof/>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2554" w:author="Ollie Raymond" w:date="2016-02-15T10:44:00Z"/>
                <w:rStyle w:val="reqtext"/>
                <w:lang w:val="en-CA"/>
              </w:rPr>
            </w:pPr>
            <w:ins w:id="2555" w:author="Ollie Raymond" w:date="2016-02-15T10:44:00Z">
              <w:r>
                <w:rPr>
                  <w:rStyle w:val="reqtext"/>
                  <w:lang w:val="en-CA"/>
                </w:rPr>
                <w:t xml:space="preserve">A </w:t>
              </w:r>
              <w:del w:id="2556" w:author="Eric Boisvert" w:date="2016-03-28T12:45:00Z">
                <w:r w:rsidDel="001E3746">
                  <w:rPr>
                    <w:rStyle w:val="reqtext"/>
                    <w:lang w:val="en-CA"/>
                  </w:rPr>
                  <w:delText>data instance</w:delText>
                </w:r>
              </w:del>
            </w:ins>
            <w:ins w:id="2557" w:author="Eric Boisvert" w:date="2016-03-28T12:45:00Z">
              <w:r w:rsidR="001E3746">
                <w:rPr>
                  <w:rStyle w:val="reqtext"/>
                  <w:lang w:val="en-CA"/>
                </w:rPr>
                <w:t>dataset</w:t>
              </w:r>
            </w:ins>
            <w:ins w:id="2558" w:author="Ollie Raymond" w:date="2016-02-15T10:44:00Z">
              <w:r>
                <w:rPr>
                  <w:rStyle w:val="reqtext"/>
                  <w:lang w:val="en-CA"/>
                </w:rPr>
                <w:t xml:space="preserve"> SHALL use a single geometry type (Point, Line, Polygon, etc.)</w:t>
              </w:r>
            </w:ins>
            <w:ins w:id="2559" w:author="Boisvert, Eric" w:date="2016-03-29T08:09:00Z">
              <w:r w:rsidR="007A7721">
                <w:rPr>
                  <w:rStyle w:val="reqtext"/>
                  <w:lang w:val="en-CA"/>
                </w:rPr>
                <w:t>.</w:t>
              </w:r>
            </w:ins>
            <w:ins w:id="2560" w:author="Ollie Raymond" w:date="2016-02-15T10:44:00Z">
              <w:r>
                <w:rPr>
                  <w:rStyle w:val="reqtext"/>
                  <w:lang w:val="en-CA"/>
                </w:rPr>
                <w:t xml:space="preserve">  </w:t>
              </w:r>
            </w:ins>
          </w:p>
        </w:tc>
      </w:tr>
    </w:tbl>
    <w:p w14:paraId="1F838F99" w14:textId="77777777" w:rsidR="00C246C0" w:rsidRDefault="00C246C0">
      <w:pPr>
        <w:spacing w:after="120"/>
        <w:rPr>
          <w:ins w:id="2561" w:author="Ollie Raymond" w:date="2016-02-15T10:45:00Z"/>
          <w:lang w:val="en-CA"/>
        </w:rPr>
        <w:pPrChange w:id="2562" w:author="Ollie Raymond" w:date="2016-02-15T10:45:00Z">
          <w:pPr/>
        </w:pPrChange>
      </w:pPr>
    </w:p>
    <w:p w14:paraId="705123CE" w14:textId="30D76D64"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2563" w:author="Eric Boisvert" w:date="2016-03-28T12:47:00Z">
        <w:r w:rsidR="001E3746">
          <w:rPr>
            <w:lang w:val="en-CA"/>
          </w:rPr>
          <w:t xml:space="preserve"> or </w:t>
        </w:r>
        <w:del w:id="2564" w:author="Sen, Marcus A." w:date="2016-04-13T12:13:00Z">
          <w:r w:rsidR="001E3746" w:rsidDel="00A44A07">
            <w:rPr>
              <w:lang w:val="en-CA"/>
            </w:rPr>
            <w:delText>a</w:delText>
          </w:r>
        </w:del>
      </w:ins>
      <w:ins w:id="2565" w:author="Sen, Marcus A." w:date="2016-04-13T12:13:00Z">
        <w:r w:rsidR="00A44A07">
          <w:rPr>
            <w:lang w:val="en-CA"/>
          </w:rPr>
          <w:t>an</w:t>
        </w:r>
      </w:ins>
      <w:ins w:id="2566" w:author="Eric Boisvert" w:date="2016-03-28T12:47:00Z">
        <w:r w:rsidR="001E3746">
          <w:rPr>
            <w:lang w:val="en-CA"/>
          </w:rPr>
          <w:t xml:space="preserve"> ESRI shapefile</w:t>
        </w:r>
      </w:ins>
      <w:r>
        <w:rPr>
          <w:lang w:val="en-CA"/>
        </w:rPr>
        <w:t xml:space="preserve">) </w:t>
      </w:r>
      <w:del w:id="2567" w:author="Ollie Raymond" w:date="2016-02-15T10:46:00Z">
        <w:r w:rsidDel="00C246C0">
          <w:rPr>
            <w:lang w:val="en-CA"/>
          </w:rPr>
          <w:delText xml:space="preserve">shall </w:delText>
        </w:r>
      </w:del>
      <w:ins w:id="2568" w:author="Ollie Raymond" w:date="2016-02-15T10:46:00Z">
        <w:r w:rsidR="00C246C0">
          <w:rPr>
            <w:lang w:val="en-CA"/>
          </w:rPr>
          <w:t xml:space="preserve">SHALL </w:t>
        </w:r>
      </w:ins>
      <w:r>
        <w:rPr>
          <w:lang w:val="en-CA"/>
        </w:rPr>
        <w:t xml:space="preserve">use a single geometry type. </w:t>
      </w:r>
      <w:del w:id="2569" w:author="Ollie Raymond" w:date="2016-02-15T10:47:00Z">
        <w:r w:rsidDel="00C246C0">
          <w:rPr>
            <w:lang w:val="en-CA"/>
          </w:rPr>
          <w:delText xml:space="preserve"> </w:delText>
        </w:r>
      </w:del>
      <w:r>
        <w:rPr>
          <w:lang w:val="en-CA"/>
        </w:rPr>
        <w:t xml:space="preserve">Most GIS </w:t>
      </w:r>
      <w:ins w:id="2570" w:author="Ollie Raymond" w:date="2016-02-15T10:46:00Z">
        <w:r w:rsidR="00C246C0">
          <w:rPr>
            <w:lang w:val="en-CA"/>
          </w:rPr>
          <w:t xml:space="preserve">applications </w:t>
        </w:r>
      </w:ins>
      <w:r>
        <w:rPr>
          <w:lang w:val="en-CA"/>
        </w:rPr>
        <w:t xml:space="preserve">and software </w:t>
      </w:r>
      <w:ins w:id="2571" w:author="Ollie Raymond" w:date="2016-02-15T10:46:00Z">
        <w:r w:rsidR="00C246C0">
          <w:rPr>
            <w:lang w:val="en-CA"/>
          </w:rPr>
          <w:t xml:space="preserve">which </w:t>
        </w:r>
      </w:ins>
      <w:r>
        <w:rPr>
          <w:lang w:val="en-CA"/>
        </w:rPr>
        <w:t>render</w:t>
      </w:r>
      <w:del w:id="2572" w:author="Ollie Raymond" w:date="2016-02-15T10:46:00Z">
        <w:r w:rsidDel="00C246C0">
          <w:rPr>
            <w:lang w:val="en-CA"/>
          </w:rPr>
          <w:delText>ing</w:delText>
        </w:r>
      </w:del>
      <w:r>
        <w:rPr>
          <w:lang w:val="en-CA"/>
        </w:rPr>
        <w:t xml:space="preserve"> a dataset containing geometry do</w:t>
      </w:r>
      <w:ins w:id="2573" w:author="Sen, Marcus A." w:date="2016-04-13T12:15:00Z">
        <w:r w:rsidR="00A44A07">
          <w:rPr>
            <w:lang w:val="en-CA"/>
          </w:rPr>
          <w:t xml:space="preserve"> not </w:t>
        </w:r>
      </w:ins>
      <w:ins w:id="2574" w:author="Ollie Raymond" w:date="2016-02-15T10:46:00Z">
        <w:del w:id="2575" w:author="Sen, Marcus A." w:date="2016-04-13T12:15:00Z">
          <w:r w:rsidR="00C246C0" w:rsidDel="00A44A07">
            <w:rPr>
              <w:lang w:val="en-CA"/>
            </w:rPr>
            <w:delText xml:space="preserve"> </w:delText>
          </w:r>
        </w:del>
      </w:ins>
      <w:del w:id="2576" w:author="Sen, Marcus A." w:date="2016-04-13T12:14:00Z">
        <w:r w:rsidDel="00A44A07">
          <w:rPr>
            <w:lang w:val="en-CA"/>
          </w:rPr>
          <w:delText>n</w:delText>
        </w:r>
      </w:del>
      <w:del w:id="2577" w:author="Ollie Raymond" w:date="2016-02-15T10:46:00Z">
        <w:r w:rsidDel="00C246C0">
          <w:rPr>
            <w:lang w:val="en-CA"/>
          </w:rPr>
          <w:delText>’</w:delText>
        </w:r>
      </w:del>
      <w:ins w:id="2578" w:author="Ollie Raymond" w:date="2016-02-15T10:46:00Z">
        <w:del w:id="2579" w:author="Sen, Marcus A." w:date="2016-04-13T12:14:00Z">
          <w:r w:rsidR="00C246C0" w:rsidDel="00A44A07">
            <w:rPr>
              <w:lang w:val="en-CA"/>
            </w:rPr>
            <w:delText>o</w:delText>
          </w:r>
        </w:del>
      </w:ins>
      <w:del w:id="2580" w:author="Sen, Marcus A." w:date="2016-04-13T12:14:00Z">
        <w:r w:rsidDel="00A44A07">
          <w:rPr>
            <w:lang w:val="en-CA"/>
          </w:rPr>
          <w:delText>t</w:delText>
        </w:r>
      </w:del>
      <w:del w:id="2581" w:author="Sen, Marcus A." w:date="2016-04-13T12:15:00Z">
        <w:r w:rsidDel="00A44A07">
          <w:rPr>
            <w:lang w:val="en-CA"/>
          </w:rPr>
          <w:delText xml:space="preserve"> </w:delText>
        </w:r>
      </w:del>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582"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583" w:author="Ollie Raymond" w:date="2016-02-15T10:45:00Z"/>
                <w:rStyle w:val="requri"/>
                <w:noProof/>
                <w:lang w:val="en-CA"/>
              </w:rPr>
            </w:pPr>
            <w:ins w:id="2584" w:author="Ollie Raymond" w:date="2016-02-15T10:45:00Z">
              <w:r>
                <w:rPr>
                  <w:rStyle w:val="requri"/>
                  <w:noProof/>
                  <w:lang w:val="en-CA"/>
                </w:rPr>
                <w:t>/req/gsml4-portrayal</w:t>
              </w:r>
              <w:r w:rsidRPr="00D12552">
                <w:rPr>
                  <w:rStyle w:val="requri"/>
                  <w:noProof/>
                  <w:lang w:val="en-CA"/>
                </w:rPr>
                <w:t>/</w:t>
              </w:r>
              <w:r>
                <w:rPr>
                  <w:rStyle w:val="requri"/>
                  <w:noProof/>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585" w:author="Ollie Raymond" w:date="2016-02-15T10:45:00Z"/>
                <w:rStyle w:val="reqtext"/>
                <w:lang w:val="en-CA"/>
              </w:rPr>
            </w:pPr>
            <w:ins w:id="2586"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587" w:author="Ollie Raymond" w:date="2016-02-15T10:46:00Z"/>
          <w:lang w:val="en-CA"/>
        </w:rPr>
        <w:pPrChange w:id="2588"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589" w:author="Ollie Raymond" w:date="2016-02-15T10:04:00Z">
        <w:r w:rsidDel="00050DA2">
          <w:rPr>
            <w:lang w:val="en-CA"/>
          </w:rPr>
          <w:delText xml:space="preserve">should </w:delText>
        </w:r>
      </w:del>
      <w:ins w:id="2590" w:author="Ollie Raymond" w:date="2016-02-15T10:46:00Z">
        <w:r w:rsidR="00C246C0">
          <w:rPr>
            <w:lang w:val="en-CA"/>
          </w:rPr>
          <w:t>SHALL</w:t>
        </w:r>
      </w:ins>
      <w:ins w:id="2591"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592"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593" w:author="Ollie Raymond" w:date="2016-02-15T10:47:00Z">
        <w:r w:rsidR="00263FE6" w:rsidDel="00C246C0">
          <w:rPr>
            <w:lang w:val="en-CA"/>
          </w:rPr>
          <w:delText xml:space="preserve"> </w:delText>
        </w:r>
      </w:del>
      <w:ins w:id="2594" w:author="Ollie Raymond" w:date="2016-02-15T10:47:00Z">
        <w:r w:rsidR="00C246C0">
          <w:rPr>
            <w:lang w:val="en-CA"/>
          </w:rPr>
          <w:t xml:space="preserve"> </w:t>
        </w:r>
      </w:ins>
      <w:r w:rsidR="00263FE6">
        <w:rPr>
          <w:lang w:val="en-CA"/>
        </w:rPr>
        <w:t xml:space="preserve">URI </w:t>
      </w:r>
      <w:ins w:id="2595"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596"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597" w:author="Ollie Raymond" w:date="2016-02-15T10:45:00Z"/>
                <w:rStyle w:val="requri"/>
                <w:lang w:val="en-CA"/>
              </w:rPr>
            </w:pPr>
            <w:del w:id="2598"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599" w:author="Ollie Raymond" w:date="2016-02-15T10:45:00Z"/>
                <w:rStyle w:val="reqtext"/>
                <w:lang w:val="en-CA"/>
              </w:rPr>
            </w:pPr>
            <w:del w:id="2600" w:author="Ollie Raymond" w:date="2016-02-15T10:45:00Z">
              <w:r w:rsidDel="00C246C0">
                <w:rPr>
                  <w:rStyle w:val="reqtext"/>
                  <w:lang w:val="en-CA"/>
                </w:rPr>
                <w:delText xml:space="preserve">Properties of type “CharacterString” </w:delText>
              </w:r>
            </w:del>
            <w:del w:id="2601" w:author="Ollie Raymond" w:date="2016-02-15T10:04:00Z">
              <w:r w:rsidDel="00050DA2">
                <w:rPr>
                  <w:rStyle w:val="reqtext"/>
                  <w:lang w:val="en-CA"/>
                </w:rPr>
                <w:delText xml:space="preserve">SHOULD </w:delText>
              </w:r>
            </w:del>
            <w:del w:id="2602"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603" w:name="_Ref439853500"/>
      <w:r w:rsidRPr="00A12606">
        <w:t>Formal Syntax</w:t>
      </w:r>
      <w:bookmarkEnd w:id="260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604"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605" w:author="Ollie Raymond" w:date="2016-02-15T10:48:00Z"/>
                <w:rStyle w:val="requri"/>
                <w:noProof/>
                <w:lang w:val="en-CA"/>
              </w:rPr>
            </w:pPr>
            <w:ins w:id="2606" w:author="Ollie Raymond" w:date="2016-02-15T10:48:00Z">
              <w:r>
                <w:rPr>
                  <w:rStyle w:val="requri"/>
                  <w:noProof/>
                  <w:lang w:val="en-CA"/>
                </w:rPr>
                <w:t>/req/gsml4-portrayal</w:t>
              </w:r>
              <w:r w:rsidRPr="00D12552">
                <w:rPr>
                  <w:rStyle w:val="requri"/>
                  <w:noProof/>
                  <w:lang w:val="en-CA"/>
                </w:rPr>
                <w:t>/</w:t>
              </w:r>
              <w:r>
                <w:rPr>
                  <w:rStyle w:val="requri"/>
                  <w:noProof/>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607" w:author="Ollie Raymond" w:date="2016-02-15T10:48:00Z"/>
                <w:rStyle w:val="reqtext"/>
                <w:lang w:val="en-CA"/>
              </w:rPr>
            </w:pPr>
            <w:ins w:id="2608" w:author="Ollie Raymond" w:date="2016-02-15T10:49:00Z">
              <w:r>
                <w:rPr>
                  <w:rStyle w:val="reqtext"/>
                  <w:lang w:val="en-CA"/>
                </w:rPr>
                <w:t xml:space="preserve">Syntax of </w:t>
              </w:r>
            </w:ins>
            <w:ins w:id="2609" w:author="Ollie Raymond" w:date="2016-02-15T10:48:00Z">
              <w:r>
                <w:rPr>
                  <w:rStyle w:val="reqtext"/>
                  <w:lang w:val="en-CA"/>
                </w:rPr>
                <w:t>text</w:t>
              </w:r>
            </w:ins>
            <w:ins w:id="2610" w:author="Ollie Raymond" w:date="2016-02-15T10:49:00Z">
              <w:r>
                <w:rPr>
                  <w:rStyle w:val="reqtext"/>
                  <w:lang w:val="en-CA"/>
                </w:rPr>
                <w:t xml:space="preserve"> in character string properties SHOULD be formalised</w:t>
              </w:r>
            </w:ins>
            <w:ins w:id="2611" w:author="Ollie Raymond" w:date="2016-02-15T10:51:00Z">
              <w:r>
                <w:rPr>
                  <w:rStyle w:val="reqtext"/>
                  <w:lang w:val="en-CA"/>
                </w:rPr>
                <w:t>.</w:t>
              </w:r>
            </w:ins>
          </w:p>
        </w:tc>
      </w:tr>
    </w:tbl>
    <w:p w14:paraId="4867D790" w14:textId="3E9790FF" w:rsidR="00CD1A35" w:rsidRPr="006D73F0" w:rsidDel="00C246C0" w:rsidRDefault="00CD1A35" w:rsidP="00A90399">
      <w:pPr>
        <w:rPr>
          <w:del w:id="2612" w:author="Ollie Raymond" w:date="2016-02-12T17:38:00Z"/>
          <w:color w:val="000000"/>
          <w:lang w:val="en-CA"/>
        </w:rPr>
      </w:pPr>
    </w:p>
    <w:p w14:paraId="6235DA13" w14:textId="77777777" w:rsidR="00C246C0" w:rsidRPr="006D73F0" w:rsidRDefault="00C246C0">
      <w:pPr>
        <w:spacing w:after="120"/>
        <w:rPr>
          <w:ins w:id="2613" w:author="Ollie Raymond" w:date="2016-02-15T10:48:00Z"/>
          <w:color w:val="000000"/>
          <w:lang w:val="en-CA"/>
          <w:rPrChange w:id="2614" w:author="Ollie Raymond" w:date="2016-02-15T10:47:00Z">
            <w:rPr>
              <w:ins w:id="2615" w:author="Ollie Raymond" w:date="2016-02-15T10:48:00Z"/>
              <w:color w:val="FF0000"/>
              <w:lang w:val="en-CA"/>
            </w:rPr>
          </w:rPrChange>
        </w:rPr>
        <w:pPrChange w:id="2616" w:author="Ollie Raymond" w:date="2016-02-15T10:48:00Z">
          <w:pPr/>
        </w:pPrChange>
      </w:pPr>
    </w:p>
    <w:p w14:paraId="3D58555F" w14:textId="1108E273" w:rsidR="00CD1A35" w:rsidRDefault="00CD1A35" w:rsidP="00A90399">
      <w:pPr>
        <w:rPr>
          <w:ins w:id="2617" w:author="Eric Boisvert" w:date="2016-03-28T12:47:00Z"/>
          <w:color w:val="000000"/>
          <w:lang w:val="en-CA"/>
        </w:rPr>
      </w:pPr>
      <w:r w:rsidRPr="006D73F0">
        <w:rPr>
          <w:color w:val="000000"/>
          <w:lang w:val="en-CA"/>
          <w:rPrChange w:id="2618" w:author="Ollie Raymond" w:date="2016-02-15T10:47:00Z">
            <w:rPr>
              <w:color w:val="FF0000"/>
              <w:lang w:val="en-CA"/>
            </w:rPr>
          </w:rPrChange>
        </w:rPr>
        <w:t xml:space="preserve">Some string properties can be constructed using formal syntax, such as comma delimited list or any other text based structure (JSON for example).  </w:t>
      </w:r>
      <w:ins w:id="2619" w:author="Ollie Raymond" w:date="2016-02-15T10:50:00Z">
        <w:r w:rsidR="00C246C0" w:rsidRPr="006D73F0">
          <w:rPr>
            <w:color w:val="000000"/>
            <w:lang w:val="en-CA"/>
          </w:rPr>
          <w:t>Where possible, t</w:t>
        </w:r>
      </w:ins>
      <w:del w:id="2620" w:author="Ollie Raymond" w:date="2016-02-15T10:50:00Z">
        <w:r w:rsidRPr="006D73F0" w:rsidDel="00C246C0">
          <w:rPr>
            <w:color w:val="000000"/>
            <w:lang w:val="en-CA"/>
            <w:rPrChange w:id="2621" w:author="Ollie Raymond" w:date="2016-02-15T10:47:00Z">
              <w:rPr>
                <w:color w:val="FF0000"/>
                <w:lang w:val="en-CA"/>
              </w:rPr>
            </w:rPrChange>
          </w:rPr>
          <w:delText>T</w:delText>
        </w:r>
      </w:del>
      <w:r w:rsidRPr="006D73F0">
        <w:rPr>
          <w:color w:val="000000"/>
          <w:lang w:val="en-CA"/>
          <w:rPrChange w:id="2622" w:author="Ollie Raymond" w:date="2016-02-15T10:47:00Z">
            <w:rPr>
              <w:color w:val="FF0000"/>
              <w:lang w:val="en-CA"/>
            </w:rPr>
          </w:rPrChange>
        </w:rPr>
        <w:t xml:space="preserve">he </w:t>
      </w:r>
      <w:del w:id="2623" w:author="Ollie Raymond" w:date="2016-02-15T10:50:00Z">
        <w:r w:rsidRPr="006D73F0" w:rsidDel="00C246C0">
          <w:rPr>
            <w:color w:val="000000"/>
            <w:lang w:val="en-CA"/>
            <w:rPrChange w:id="2624" w:author="Ollie Raymond" w:date="2016-02-15T10:47:00Z">
              <w:rPr>
                <w:color w:val="FF0000"/>
                <w:lang w:val="en-CA"/>
              </w:rPr>
            </w:rPrChange>
          </w:rPr>
          <w:delText>use of such</w:delText>
        </w:r>
      </w:del>
      <w:ins w:id="2625" w:author="Ollie Raymond" w:date="2016-02-15T10:50:00Z">
        <w:r w:rsidR="00C246C0" w:rsidRPr="006D73F0">
          <w:rPr>
            <w:color w:val="000000"/>
            <w:lang w:val="en-CA"/>
          </w:rPr>
          <w:t>this</w:t>
        </w:r>
      </w:ins>
      <w:r w:rsidRPr="006D73F0">
        <w:rPr>
          <w:color w:val="000000"/>
          <w:lang w:val="en-CA"/>
          <w:rPrChange w:id="2626" w:author="Ollie Raymond" w:date="2016-02-15T10:47:00Z">
            <w:rPr>
              <w:color w:val="FF0000"/>
              <w:lang w:val="en-CA"/>
            </w:rPr>
          </w:rPrChange>
        </w:rPr>
        <w:t xml:space="preserve"> syntax </w:t>
      </w:r>
      <w:del w:id="2627" w:author="Ollie Raymond" w:date="2016-02-15T10:47:00Z">
        <w:r w:rsidRPr="006D73F0" w:rsidDel="00C246C0">
          <w:rPr>
            <w:color w:val="000000"/>
            <w:lang w:val="en-CA"/>
            <w:rPrChange w:id="2628" w:author="Ollie Raymond" w:date="2016-02-15T10:47:00Z">
              <w:rPr>
                <w:color w:val="FF0000"/>
                <w:lang w:val="en-CA"/>
              </w:rPr>
            </w:rPrChange>
          </w:rPr>
          <w:delText xml:space="preserve">should </w:delText>
        </w:r>
      </w:del>
      <w:ins w:id="2629" w:author="Ollie Raymond" w:date="2016-02-15T10:47:00Z">
        <w:r w:rsidR="00C246C0" w:rsidRPr="006D73F0">
          <w:rPr>
            <w:color w:val="000000"/>
            <w:lang w:val="en-CA"/>
            <w:rPrChange w:id="2630" w:author="Ollie Raymond" w:date="2016-02-15T10:47:00Z">
              <w:rPr>
                <w:color w:val="FF0000"/>
                <w:lang w:val="en-CA"/>
              </w:rPr>
            </w:rPrChange>
          </w:rPr>
          <w:t xml:space="preserve">SHOULD </w:t>
        </w:r>
      </w:ins>
      <w:r w:rsidRPr="006D73F0">
        <w:rPr>
          <w:color w:val="000000"/>
          <w:lang w:val="en-CA"/>
          <w:rPrChange w:id="2631"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632"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633"/>
      <w:r w:rsidR="00A10684">
        <w:rPr>
          <w:lang w:val="en-CA"/>
        </w:rPr>
        <w:t>3986</w:t>
      </w:r>
      <w:commentRangeEnd w:id="2633"/>
      <w:r w:rsidR="00A10684">
        <w:rPr>
          <w:rStyle w:val="CommentReference"/>
        </w:rPr>
        <w:commentReference w:id="2633"/>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634" w:author="Eric Boisvert" w:date="2016-03-23T20:51:00Z">
              <w:r w:rsidR="0073219F" w:rsidDel="006559DD">
                <w:rPr>
                  <w:rStyle w:val="reqtext"/>
                  <w:lang w:val="en-CA"/>
                </w:rPr>
                <w:delText>shall</w:delText>
              </w:r>
              <w:r w:rsidDel="006559DD">
                <w:rPr>
                  <w:rStyle w:val="reqtext"/>
                  <w:lang w:val="en-CA"/>
                </w:rPr>
                <w:delText xml:space="preserve"> </w:delText>
              </w:r>
            </w:del>
            <w:ins w:id="2635" w:author="Eric Boisvert" w:date="2016-03-23T20:51:00Z">
              <w:r w:rsidR="006559DD">
                <w:rPr>
                  <w:rStyle w:val="reqtext"/>
                  <w:lang w:val="en-CA"/>
                </w:rPr>
                <w:t xml:space="preserve">SHALL </w:t>
              </w:r>
            </w:ins>
            <w:r>
              <w:rPr>
                <w:rStyle w:val="reqtext"/>
                <w:lang w:val="en-CA"/>
              </w:rPr>
              <w:t>contain a string conformant to URI format as specified in RFC 3986</w:t>
            </w:r>
            <w:ins w:id="2636"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2637"/>
      <w:r>
        <w:rPr>
          <w:lang w:val="en-CA"/>
        </w:rPr>
        <w:t xml:space="preserve">Properties </w:t>
      </w:r>
      <w:r w:rsidR="00157E57">
        <w:rPr>
          <w:lang w:val="en-CA"/>
        </w:rPr>
        <w:t>containing a URI should</w:t>
      </w:r>
      <w:ins w:id="2638" w:author="Boisvert, Eric" w:date="2016-04-01T15:04:00Z">
        <w:r w:rsidR="00522D6C">
          <w:rPr>
            <w:lang w:val="en-CA"/>
          </w:rPr>
          <w:t>, unless stated otherwise,</w:t>
        </w:r>
      </w:ins>
      <w:r w:rsidR="00157E57">
        <w:rPr>
          <w:lang w:val="en-CA"/>
        </w:rPr>
        <w:t xml:space="preserve"> resolve following Linked Open Data principles.</w:t>
      </w:r>
      <w:commentRangeEnd w:id="2637"/>
      <w:r w:rsidR="00157E57">
        <w:rPr>
          <w:rStyle w:val="CommentReference"/>
        </w:rPr>
        <w:commentReference w:id="263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639" w:author="Boisvert, Eric" w:date="2016-04-01T15:05:00Z">
              <w:r w:rsidDel="00522D6C">
                <w:rPr>
                  <w:rStyle w:val="reqtext"/>
                  <w:lang w:val="en-CA"/>
                </w:rPr>
                <w:delText>s</w:delText>
              </w:r>
            </w:del>
            <w:r>
              <w:rPr>
                <w:rStyle w:val="reqtext"/>
                <w:lang w:val="en-CA"/>
              </w:rPr>
              <w:t xml:space="preserve"> resolvable using Linked Open Data principles</w:t>
            </w:r>
            <w:ins w:id="2640"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 xml:space="preserve">Although many vocabulary terms are defined as URI, not all URI are actually supported by a formal Linked Open Data infrastructure.   URI are just convenient mechanism to </w:t>
      </w:r>
      <w:r>
        <w:rPr>
          <w:color w:val="FF0000"/>
          <w:lang w:val="en-CA"/>
        </w:rPr>
        <w:lastRenderedPageBreak/>
        <w:t>ensure governance.</w:t>
      </w:r>
      <w:r w:rsidR="0073219F">
        <w:rPr>
          <w:color w:val="FF0000"/>
          <w:lang w:val="en-CA"/>
        </w:rPr>
        <w:t xml:space="preserve">  </w:t>
      </w:r>
      <w:ins w:id="2641" w:author="Boisvert, Eric" w:date="2016-04-01T15:04:00Z">
        <w:r w:rsidR="00522D6C">
          <w:rPr>
            <w:color w:val="FF0000"/>
            <w:lang w:val="en-CA"/>
          </w:rPr>
          <w:t xml:space="preserve">Note that in some situations, some _uri properties might require that the URI SHALL resolve </w:t>
        </w:r>
      </w:ins>
      <w:ins w:id="2642"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759FE" w:rsidP="009E28CA">
      <w:pPr>
        <w:keepNext/>
      </w:pPr>
      <w:r>
        <w:pict w14:anchorId="74E07398">
          <v:shape id="_x0000_i1035" type="#_x0000_t75" style="width:435.2pt;height:329.6pt">
            <v:imagedata r:id="rId26" o:title=""/>
          </v:shape>
        </w:pict>
      </w:r>
    </w:p>
    <w:p w14:paraId="735945C2" w14:textId="4D1D94BE" w:rsidR="009E28CA" w:rsidRDefault="009E28CA" w:rsidP="00A12606">
      <w:pPr>
        <w:pStyle w:val="Caption"/>
      </w:pPr>
      <w:bookmarkStart w:id="2643" w:name="_Ref447002371"/>
      <w:r>
        <w:t xml:space="preserve">Figure </w:t>
      </w:r>
      <w:r>
        <w:fldChar w:fldCharType="begin"/>
      </w:r>
      <w:r>
        <w:instrText xml:space="preserve"> SEQ Figure \* ARABIC </w:instrText>
      </w:r>
      <w:r>
        <w:fldChar w:fldCharType="separate"/>
      </w:r>
      <w:ins w:id="2644" w:author="Sen, Marcus A." w:date="2016-04-13T16:56:00Z">
        <w:r w:rsidR="00D33949">
          <w:rPr>
            <w:noProof/>
          </w:rPr>
          <w:t>11</w:t>
        </w:r>
      </w:ins>
      <w:ins w:id="2645" w:author="Eric Boisvert" w:date="2016-04-03T12:16:00Z">
        <w:del w:id="2646" w:author="Sen, Marcus A." w:date="2016-04-13T16:56:00Z">
          <w:r w:rsidR="00652185" w:rsidDel="00D33949">
            <w:rPr>
              <w:noProof/>
            </w:rPr>
            <w:delText>11</w:delText>
          </w:r>
        </w:del>
      </w:ins>
      <w:ins w:id="2647" w:author="Boisvert, Eric" w:date="2016-04-01T13:15:00Z">
        <w:del w:id="2648" w:author="Sen, Marcus A." w:date="2016-04-13T16:56:00Z">
          <w:r w:rsidR="008D755A" w:rsidDel="00D33949">
            <w:rPr>
              <w:noProof/>
            </w:rPr>
            <w:delText>10</w:delText>
          </w:r>
        </w:del>
      </w:ins>
      <w:del w:id="2649" w:author="Sen, Marcus A." w:date="2016-04-13T16:56:00Z">
        <w:r w:rsidR="0043586C" w:rsidDel="00D33949">
          <w:rPr>
            <w:noProof/>
          </w:rPr>
          <w:delText>8</w:delText>
        </w:r>
      </w:del>
      <w:r>
        <w:fldChar w:fldCharType="end"/>
      </w:r>
      <w:bookmarkEnd w:id="2643"/>
      <w:r>
        <w:t xml:space="preserve"> </w:t>
      </w:r>
      <w:r w:rsidRPr="00BA08CB">
        <w:t xml:space="preserve">GeoSciML portrayal </w:t>
      </w:r>
      <w:del w:id="2650" w:author="Boisvert, Eric" w:date="2016-03-29T08:33:00Z">
        <w:r w:rsidRPr="00BA08CB" w:rsidDel="00BF2A41">
          <w:delText>classes</w:delText>
        </w:r>
      </w:del>
      <w:ins w:id="2651" w:author="Boisvert, Eric" w:date="2016-03-29T08:33:00Z">
        <w:r w:rsidR="00BF2A41">
          <w:t>feature types</w:t>
        </w:r>
      </w:ins>
      <w:ins w:id="2652" w:author="Boisvert, Eric" w:date="2016-03-29T08:32:00Z">
        <w:r w:rsidR="00BF2A41">
          <w:t>.</w:t>
        </w:r>
      </w:ins>
    </w:p>
    <w:p w14:paraId="4FC40430" w14:textId="087DE854" w:rsidR="002D30FE" w:rsidRPr="008246C7" w:rsidRDefault="007A7721" w:rsidP="002D30FE">
      <w:ins w:id="2653" w:author="Boisvert, Eric" w:date="2016-03-29T08:10:00Z">
        <w:r>
          <w:fldChar w:fldCharType="begin"/>
        </w:r>
        <w:r>
          <w:instrText xml:space="preserve"> REF _Ref447002371 \h </w:instrText>
        </w:r>
      </w:ins>
      <w:r>
        <w:fldChar w:fldCharType="separate"/>
      </w:r>
      <w:ins w:id="2654" w:author="Sen, Marcus A." w:date="2016-04-13T16:56:00Z">
        <w:r w:rsidR="00D33949">
          <w:t xml:space="preserve">Figure </w:t>
        </w:r>
        <w:r w:rsidR="00D33949">
          <w:rPr>
            <w:noProof/>
          </w:rPr>
          <w:t>11</w:t>
        </w:r>
      </w:ins>
      <w:ins w:id="2655" w:author="Boisvert, Eric" w:date="2016-04-01T07:54:00Z">
        <w:del w:id="2656" w:author="Sen, Marcus A." w:date="2016-04-13T16:56:00Z">
          <w:r w:rsidR="00E21DD0" w:rsidDel="00D33949">
            <w:delText xml:space="preserve">Figure </w:delText>
          </w:r>
          <w:r w:rsidR="00E21DD0" w:rsidDel="00D33949">
            <w:rPr>
              <w:noProof/>
            </w:rPr>
            <w:delText>9</w:delText>
          </w:r>
        </w:del>
      </w:ins>
      <w:ins w:id="2657" w:author="Boisvert, Eric" w:date="2016-03-29T08:10:00Z">
        <w:r>
          <w:fldChar w:fldCharType="end"/>
        </w:r>
        <w:r>
          <w:t xml:space="preserve"> </w:t>
        </w:r>
      </w:ins>
      <w:r w:rsidR="002D30FE">
        <w:t xml:space="preserve">shows the 7 portrayal </w:t>
      </w:r>
      <w:del w:id="2658" w:author="Boisvert, Eric" w:date="2016-03-29T08:11:00Z">
        <w:r w:rsidR="002D30FE" w:rsidDel="007A7721">
          <w:delText xml:space="preserve">classes </w:delText>
        </w:r>
      </w:del>
      <w:ins w:id="2659" w:author="Boisvert, Eric" w:date="2016-03-29T08:11:00Z">
        <w:r>
          <w:t xml:space="preserve">feature types </w:t>
        </w:r>
      </w:ins>
      <w:r w:rsidR="002D30FE">
        <w:t xml:space="preserve">supported by GeoSciML 4.0.  Each </w:t>
      </w:r>
      <w:del w:id="2660" w:author="Boisvert, Eric" w:date="2016-03-29T08:11:00Z">
        <w:r w:rsidR="002D30FE" w:rsidDel="007A7721">
          <w:delText xml:space="preserve">class </w:delText>
        </w:r>
      </w:del>
      <w:ins w:id="2661"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662"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2663" w:author="Eric Boisvert" w:date="2016-04-02T15:18:00Z">
            <w:rPr>
              <w:color w:val="FF0000"/>
              <w:lang w:val="en-CA"/>
            </w:rPr>
          </w:rPrChange>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664" w:name="_Toc448329965"/>
      <w:r w:rsidRPr="00D14AF0">
        <w:lastRenderedPageBreak/>
        <w:t>GeologicUnitView</w:t>
      </w:r>
      <w:bookmarkEnd w:id="2664"/>
    </w:p>
    <w:p w14:paraId="2D64ED5C" w14:textId="77777777" w:rsidR="00176E9E" w:rsidRDefault="00176E9E" w:rsidP="00176E9E">
      <w:pPr>
        <w:rPr>
          <w:lang w:val="en-CA"/>
        </w:rPr>
      </w:pPr>
    </w:p>
    <w:p w14:paraId="13F2B898" w14:textId="7B2333EC" w:rsidR="00176E9E" w:rsidDel="002050B2" w:rsidRDefault="00176E9E" w:rsidP="00176E9E">
      <w:pPr>
        <w:keepNext/>
        <w:rPr>
          <w:del w:id="2665" w:author="Ollie Raymond" w:date="2016-02-12T17:38:00Z"/>
          <w:noProof/>
          <w:lang w:val="en-CA" w:eastAsia="en-CA"/>
        </w:rPr>
      </w:pPr>
    </w:p>
    <w:p w14:paraId="61A04E59" w14:textId="77777777" w:rsidR="00176E9E" w:rsidRDefault="001759FE">
      <w:pPr>
        <w:keepNext/>
        <w:jc w:val="center"/>
        <w:pPrChange w:id="2666" w:author="Ollie Raymond" w:date="2016-02-12T17:38:00Z">
          <w:pPr>
            <w:keepNext/>
          </w:pPr>
        </w:pPrChange>
      </w:pPr>
      <w:r>
        <w:rPr>
          <w:noProof/>
          <w:lang w:val="en-CA" w:eastAsia="en-CA"/>
        </w:rPr>
        <w:pict w14:anchorId="7FAC9BB2">
          <v:shape id="_x0000_i1036" type="#_x0000_t75" style="width:235.2pt;height:313.6pt;visibility:visible;mso-wrap-style:square">
            <v:imagedata r:id="rId27" o:title=""/>
          </v:shape>
        </w:pict>
      </w:r>
    </w:p>
    <w:p w14:paraId="5DEA8FD6" w14:textId="4D6939D8" w:rsidR="00176E9E" w:rsidRPr="002050B2" w:rsidRDefault="00176E9E">
      <w:pPr>
        <w:pStyle w:val="Caption"/>
        <w:jc w:val="center"/>
        <w:rPr>
          <w:color w:val="auto"/>
          <w:rPrChange w:id="2667" w:author="Ollie Raymond" w:date="2016-02-12T17:38:00Z">
            <w:rPr/>
          </w:rPrChange>
        </w:rPr>
        <w:pPrChange w:id="2668" w:author="Ollie Raymond" w:date="2016-02-12T17:38:00Z">
          <w:pPr>
            <w:pStyle w:val="Caption"/>
          </w:pPr>
        </w:pPrChange>
      </w:pPr>
      <w:r w:rsidRPr="002050B2">
        <w:rPr>
          <w:color w:val="auto"/>
          <w:rPrChange w:id="2669" w:author="Ollie Raymond" w:date="2016-02-12T17:38:00Z">
            <w:rPr/>
          </w:rPrChange>
        </w:rPr>
        <w:t xml:space="preserve">Figure </w:t>
      </w:r>
      <w:r w:rsidRPr="002050B2">
        <w:rPr>
          <w:color w:val="auto"/>
          <w:rPrChange w:id="2670" w:author="Ollie Raymond" w:date="2016-02-12T17:38:00Z">
            <w:rPr/>
          </w:rPrChange>
        </w:rPr>
        <w:fldChar w:fldCharType="begin"/>
      </w:r>
      <w:r w:rsidRPr="002050B2">
        <w:rPr>
          <w:color w:val="auto"/>
          <w:rPrChange w:id="2671" w:author="Ollie Raymond" w:date="2016-02-12T17:38:00Z">
            <w:rPr/>
          </w:rPrChange>
        </w:rPr>
        <w:instrText xml:space="preserve"> SEQ Figure \* ARABIC </w:instrText>
      </w:r>
      <w:r w:rsidRPr="002050B2">
        <w:rPr>
          <w:color w:val="auto"/>
          <w:rPrChange w:id="2672" w:author="Ollie Raymond" w:date="2016-02-12T17:38:00Z">
            <w:rPr/>
          </w:rPrChange>
        </w:rPr>
        <w:fldChar w:fldCharType="separate"/>
      </w:r>
      <w:ins w:id="2673" w:author="Sen, Marcus A." w:date="2016-04-13T16:56:00Z">
        <w:r w:rsidR="00D33949">
          <w:rPr>
            <w:noProof/>
            <w:color w:val="auto"/>
          </w:rPr>
          <w:t>12</w:t>
        </w:r>
      </w:ins>
      <w:bookmarkStart w:id="2674" w:name="_GoBack"/>
      <w:ins w:id="2675" w:author="Eric Boisvert" w:date="2016-04-03T12:16:00Z">
        <w:del w:id="2676" w:author="Sen, Marcus A." w:date="2016-04-13T16:56:00Z">
          <w:r w:rsidR="00652185" w:rsidDel="00D33949">
            <w:rPr>
              <w:noProof/>
              <w:color w:val="auto"/>
            </w:rPr>
            <w:delText>12</w:delText>
          </w:r>
        </w:del>
      </w:ins>
      <w:ins w:id="2677" w:author="Boisvert, Eric" w:date="2016-04-01T13:15:00Z">
        <w:del w:id="2678" w:author="Sen, Marcus A." w:date="2016-04-13T16:56:00Z">
          <w:r w:rsidR="008D755A" w:rsidDel="00D33949">
            <w:rPr>
              <w:noProof/>
              <w:color w:val="auto"/>
            </w:rPr>
            <w:delText>11</w:delText>
          </w:r>
        </w:del>
      </w:ins>
      <w:del w:id="2679" w:author="Sen, Marcus A." w:date="2016-04-13T16:56:00Z">
        <w:r w:rsidR="0043586C" w:rsidRPr="002050B2" w:rsidDel="00D33949">
          <w:rPr>
            <w:noProof/>
            <w:color w:val="auto"/>
            <w:rPrChange w:id="2680" w:author="Ollie Raymond" w:date="2016-02-12T17:38:00Z">
              <w:rPr>
                <w:noProof/>
              </w:rPr>
            </w:rPrChange>
          </w:rPr>
          <w:delText>9</w:delText>
        </w:r>
      </w:del>
      <w:bookmarkEnd w:id="2674"/>
      <w:r w:rsidRPr="002050B2">
        <w:rPr>
          <w:color w:val="auto"/>
          <w:rPrChange w:id="2681" w:author="Ollie Raymond" w:date="2016-02-12T17:38:00Z">
            <w:rPr/>
          </w:rPrChange>
        </w:rPr>
        <w:fldChar w:fldCharType="end"/>
      </w:r>
      <w:r w:rsidRPr="002050B2">
        <w:rPr>
          <w:color w:val="auto"/>
          <w:rPrChange w:id="2682" w:author="Ollie Raymond" w:date="2016-02-12T17:38:00Z">
            <w:rPr/>
          </w:rPrChange>
        </w:rPr>
        <w:t xml:space="preserve">: GeologicUnitView </w:t>
      </w:r>
      <w:del w:id="2683" w:author="Boisvert, Eric" w:date="2016-03-29T08:33:00Z">
        <w:r w:rsidRPr="002050B2" w:rsidDel="00BF2A41">
          <w:rPr>
            <w:color w:val="auto"/>
            <w:rPrChange w:id="2684" w:author="Ollie Raymond" w:date="2016-02-12T17:38:00Z">
              <w:rPr/>
            </w:rPrChange>
          </w:rPr>
          <w:delText>class</w:delText>
        </w:r>
      </w:del>
      <w:ins w:id="2685" w:author="Boisvert, Eric" w:date="2016-03-29T08:33:00Z">
        <w:r w:rsidR="00BF2A41">
          <w:rPr>
            <w:color w:val="auto"/>
          </w:rPr>
          <w:t>feature type</w:t>
        </w:r>
      </w:ins>
      <w:ins w:id="2686"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687"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688" w:author="Eric Boisvert" w:date="2016-01-24T13:25:00Z">
        <w:r w:rsidR="00253146">
          <w:t>:</w:t>
        </w:r>
      </w:ins>
      <w:del w:id="2689" w:author="Eric Boisvert" w:date="2016-01-24T13:30:00Z">
        <w:r w:rsidDel="00253146">
          <w:delText>CharacterString</w:delText>
        </w:r>
      </w:del>
      <w:ins w:id="2690"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91"/>
      <w:r w:rsidR="00D96958">
        <w:rPr>
          <w:lang w:val="en-CA"/>
        </w:rPr>
        <w:t>3986</w:t>
      </w:r>
      <w:commentRangeEnd w:id="2691"/>
      <w:r w:rsidR="00D96958">
        <w:rPr>
          <w:rStyle w:val="CommentReference"/>
        </w:rPr>
        <w:commentReference w:id="2691"/>
      </w:r>
      <w:r w:rsidR="00D96958">
        <w:rPr>
          <w:lang w:val="en-CA"/>
        </w:rPr>
        <w:t xml:space="preserve">. </w:t>
      </w:r>
    </w:p>
    <w:p w14:paraId="7B541338" w14:textId="7DBF8240" w:rsidR="00176E9E" w:rsidDel="002050B2" w:rsidRDefault="00176E9E" w:rsidP="00176E9E">
      <w:pPr>
        <w:rPr>
          <w:del w:id="269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693"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694" w:author="Eric Boisvert" w:date="2016-03-06T11:23:00Z">
        <w:r w:rsidDel="00416BC2">
          <w:lastRenderedPageBreak/>
          <w:delText xml:space="preserve">It </w:delText>
        </w:r>
      </w:del>
      <w:ins w:id="2695"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69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697"/>
            <w:r>
              <w:rPr>
                <w:rStyle w:val="reqtext"/>
                <w:lang w:val="en-CA"/>
              </w:rPr>
              <w:t>GeologicUnitView identifier SHOULD correspond to an</w:t>
            </w:r>
            <w:del w:id="2698" w:author="Sen, Marcus A." w:date="2016-04-13T12:18:00Z">
              <w:r w:rsidDel="004C0141">
                <w:rPr>
                  <w:rStyle w:val="reqtext"/>
                  <w:lang w:val="en-CA"/>
                </w:rPr>
                <w:delText>d</w:delText>
              </w:r>
            </w:del>
            <w:r>
              <w:rPr>
                <w:rStyle w:val="reqtext"/>
                <w:lang w:val="en-CA"/>
              </w:rPr>
              <w:t xml:space="preserve"> instance of MappedFeature</w:t>
            </w:r>
            <w:commentRangeEnd w:id="2697"/>
            <w:r>
              <w:rPr>
                <w:rStyle w:val="CommentReference"/>
                <w:rFonts w:ascii="Times New Roman" w:eastAsia="Times New Roman" w:hAnsi="Times New Roman"/>
                <w:lang w:val="en-US" w:eastAsia="en-US"/>
              </w:rPr>
              <w:commentReference w:id="2697"/>
            </w:r>
            <w:ins w:id="2699"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EC662BC" w:rsidR="00176E9E" w:rsidRPr="00D970E9" w:rsidRDefault="00A41623" w:rsidP="00176E9E">
      <w:pPr>
        <w:rPr>
          <w:lang w:val="en-CA"/>
        </w:rPr>
      </w:pPr>
      <w:ins w:id="2700" w:author="Eric Boisvert" w:date="2016-03-28T13:05:00Z">
        <w:r>
          <w:t xml:space="preserve">If present, </w:t>
        </w:r>
      </w:ins>
      <w:ins w:id="2701" w:author="Eric Boisvert" w:date="2016-03-28T13:06:00Z">
        <w:r>
          <w:t>t</w:t>
        </w:r>
      </w:ins>
      <w:ins w:id="2702" w:author="Eric Boisvert" w:date="2016-03-06T11:24:00Z">
        <w:r w:rsidR="00416BC2">
          <w:t xml:space="preserve">he property </w:t>
        </w:r>
      </w:ins>
      <w:r w:rsidR="00176E9E">
        <w:t>name:</w:t>
      </w:r>
      <w:ins w:id="2703" w:author="Eric Boisvert" w:date="2016-01-24T13:25:00Z">
        <w:r w:rsidR="00253146">
          <w:t>Primitive::</w:t>
        </w:r>
      </w:ins>
      <w:r w:rsidR="00176E9E">
        <w:t xml:space="preserve">CharacterString is a </w:t>
      </w:r>
      <w:r w:rsidR="00176E9E" w:rsidRPr="00D970E9">
        <w:rPr>
          <w:lang w:val="en-CA"/>
        </w:rPr>
        <w:t>Display name for the</w:t>
      </w:r>
      <w:del w:id="2704" w:author="Sen, Marcus A." w:date="2016-04-13T12:18:00Z">
        <w:r w:rsidR="00176E9E" w:rsidRPr="00D970E9" w:rsidDel="004C0141">
          <w:rPr>
            <w:lang w:val="en-CA"/>
          </w:rPr>
          <w:delText xml:space="preserve"> the</w:delText>
        </w:r>
      </w:del>
      <w:r w:rsidR="00176E9E" w:rsidRPr="00D970E9">
        <w:rPr>
          <w:lang w:val="en-CA"/>
        </w:rPr>
        <w:t xml:space="preserv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2705" w:author="Eric Boisvert" w:date="2016-03-28T13:06:00Z">
        <w:r>
          <w:t>If present, t</w:t>
        </w:r>
      </w:ins>
      <w:ins w:id="2706" w:author="Eric Boisvert" w:date="2016-03-06T11:24:00Z">
        <w:r w:rsidR="00416BC2">
          <w:t>he property</w:t>
        </w:r>
      </w:ins>
      <w:del w:id="2707" w:author="Eric Boisvert" w:date="2016-03-06T11:24:00Z">
        <w:r w:rsidR="00176E9E" w:rsidRPr="00F4750B" w:rsidDel="00416BC2">
          <w:delText>Text</w:delText>
        </w:r>
      </w:del>
      <w:r w:rsidR="00176E9E" w:rsidRPr="00F4750B">
        <w:t xml:space="preserve"> description</w:t>
      </w:r>
      <w:r w:rsidR="00176E9E">
        <w:t>:</w:t>
      </w:r>
      <w:ins w:id="2708" w:author="Eric Boisvert" w:date="2016-01-24T13:25:00Z">
        <w:r w:rsidR="00253146">
          <w:t>Primitive::</w:t>
        </w:r>
      </w:ins>
      <w:r w:rsidR="00176E9E">
        <w:t>CharacterString</w:t>
      </w:r>
      <w:r w:rsidR="00176E9E" w:rsidRPr="00F4750B">
        <w:t xml:space="preserve"> </w:t>
      </w:r>
      <w:ins w:id="2709"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2710" w:author="Eric Boisvert" w:date="2016-03-28T13:06:00Z">
        <w:r>
          <w:t>If present, t</w:t>
        </w:r>
      </w:ins>
      <w:ins w:id="2711" w:author="Eric Boisvert" w:date="2016-03-06T11:25:00Z">
        <w:r w:rsidR="00416BC2">
          <w:t xml:space="preserve">he property </w:t>
        </w:r>
      </w:ins>
      <w:del w:id="2712" w:author="Eric Boisvert" w:date="2016-03-06T11:25:00Z">
        <w:r w:rsidR="00176E9E" w:rsidDel="00416BC2">
          <w:delText>Label</w:delText>
        </w:r>
      </w:del>
      <w:ins w:id="2713" w:author="Eric Boisvert" w:date="2016-03-06T11:25:00Z">
        <w:r w:rsidR="00416BC2">
          <w:t>geologicUnitType</w:t>
        </w:r>
      </w:ins>
      <w:r w:rsidR="00176E9E">
        <w:t xml:space="preserve"> (</w:t>
      </w:r>
      <w:ins w:id="2714" w:author="Eric Boisvert" w:date="2016-01-24T13:25:00Z">
        <w:r w:rsidR="00253146">
          <w:t>Primitive::CharacterString</w:t>
        </w:r>
      </w:ins>
      <w:del w:id="2715" w:author="Eric Boisvert" w:date="2016-01-24T13:25:00Z">
        <w:r w:rsidR="00176E9E" w:rsidDel="00253146">
          <w:delText>CharacterString</w:delText>
        </w:r>
      </w:del>
      <w:r w:rsidR="00176E9E">
        <w:t xml:space="preserve">) </w:t>
      </w:r>
      <w:ins w:id="2716" w:author="Eric Boisvert" w:date="2016-03-06T11:26:00Z">
        <w:r w:rsidR="00416BC2">
          <w:t xml:space="preserve">contains </w:t>
        </w:r>
      </w:ins>
      <w:del w:id="2717" w:author="Eric Boisvert" w:date="2016-03-06T11:26:00Z">
        <w:r w:rsidR="00176E9E" w:rsidDel="00416BC2">
          <w:delText>of</w:delText>
        </w:r>
      </w:del>
      <w:r w:rsidR="00176E9E">
        <w:t xml:space="preserve"> the t</w:t>
      </w:r>
      <w:r w:rsidR="00176E9E" w:rsidRPr="00263FE6">
        <w:t>ype of GeologicUnit</w:t>
      </w:r>
      <w:ins w:id="2718" w:author="Eric Boisvert" w:date="2016-03-06T11:26:00Z">
        <w:r w:rsidR="00416BC2">
          <w:t>Type</w:t>
        </w:r>
      </w:ins>
      <w:r w:rsidR="00176E9E" w:rsidRPr="00263FE6">
        <w:t xml:space="preserve"> (as defined in GeoSciML).</w:t>
      </w:r>
      <w:r w:rsidR="00176E9E">
        <w:t xml:space="preserve"> </w:t>
      </w:r>
      <w:r w:rsidR="00D41C9A">
        <w:t>To report a</w:t>
      </w:r>
      <w:ins w:id="2719"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9F9DB57" w:rsidR="00176E9E" w:rsidRDefault="00176E9E" w:rsidP="00176E9E">
      <w:del w:id="2720" w:author="Eric Boisvert" w:date="2016-03-06T13:18:00Z">
        <w:r w:rsidDel="00D05564">
          <w:delText xml:space="preserve">Label </w:delText>
        </w:r>
      </w:del>
      <w:ins w:id="2721" w:author="Eric Boisvert" w:date="2016-03-28T13:06:00Z">
        <w:r w:rsidR="00A41623">
          <w:t>If present, t</w:t>
        </w:r>
      </w:ins>
      <w:ins w:id="2722" w:author="Eric Boisvert" w:date="2016-03-06T13:18:00Z">
        <w:r w:rsidR="00D05564">
          <w:t xml:space="preserve">he property </w:t>
        </w:r>
      </w:ins>
      <w:r>
        <w:t>r</w:t>
      </w:r>
      <w:r w:rsidRPr="00F24B15">
        <w:t>ank</w:t>
      </w:r>
      <w:r>
        <w:t>:</w:t>
      </w:r>
      <w:ins w:id="2723" w:author="Eric Boisvert" w:date="2016-01-24T13:26:00Z">
        <w:r w:rsidR="00253146">
          <w:t>Primitive::CharacterString</w:t>
        </w:r>
        <w:r w:rsidR="00253146" w:rsidDel="00253146">
          <w:t xml:space="preserve"> </w:t>
        </w:r>
      </w:ins>
      <w:del w:id="2724" w:author="Eric Boisvert" w:date="2016-01-24T13:26:00Z">
        <w:r w:rsidDel="00253146">
          <w:delText>CharacterString</w:delText>
        </w:r>
        <w:r w:rsidRPr="00F24B15" w:rsidDel="00253146">
          <w:delText xml:space="preserve"> </w:delText>
        </w:r>
      </w:del>
      <w:ins w:id="2725" w:author="Eric Boisvert" w:date="2016-03-06T13:18:00Z">
        <w:r w:rsidR="00D05564">
          <w:t xml:space="preserve">contain the rank </w:t>
        </w:r>
      </w:ins>
      <w:r w:rsidRPr="00F24B15">
        <w:t xml:space="preserve">of GeologicUnit (as defined by ISC. </w:t>
      </w:r>
      <w:del w:id="2726" w:author="Sen, Marcus A." w:date="2016-04-13T12:19:00Z">
        <w:r w:rsidRPr="00F24B15" w:rsidDel="004C0141">
          <w:delText>eg</w:delText>
        </w:r>
      </w:del>
      <w:ins w:id="2727" w:author="Sen, Marcus A." w:date="2016-04-13T12:19:00Z">
        <w:r w:rsidR="004C0141" w:rsidRPr="00F24B15">
          <w:t>e.g.</w:t>
        </w:r>
      </w:ins>
      <w:r w:rsidRPr="00F24B15">
        <w:t>;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0B711E" w:rsidR="00176E9E" w:rsidRDefault="00A41623" w:rsidP="00176E9E">
      <w:ins w:id="2728" w:author="Eric Boisvert" w:date="2016-03-28T13:06:00Z">
        <w:r>
          <w:t>If present, co</w:t>
        </w:r>
      </w:ins>
      <w:ins w:id="2729" w:author="Eric Boisvert" w:date="2016-03-06T13:18:00Z">
        <w:r w:rsidR="00D05564">
          <w:t>ntains a h</w:t>
        </w:r>
      </w:ins>
      <w:del w:id="2730" w:author="Eric Boisvert" w:date="2016-03-06T13:18:00Z">
        <w:r w:rsidR="00176E9E" w:rsidDel="00D05564">
          <w:delText>H</w:delText>
        </w:r>
      </w:del>
      <w:r w:rsidR="00176E9E">
        <w:t xml:space="preserve">uman readable description as </w:t>
      </w:r>
      <w:ins w:id="2731" w:author="Eric Boisvert" w:date="2016-01-24T13:26:00Z">
        <w:r w:rsidR="00253146">
          <w:t>Primitive::CharacterString</w:t>
        </w:r>
        <w:r w:rsidR="00253146" w:rsidDel="00253146">
          <w:t xml:space="preserve"> </w:t>
        </w:r>
      </w:ins>
      <w:del w:id="2732"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733" w:author="Sen, Marcus A." w:date="2016-04-13T16:56:00Z">
        <w:r w:rsidR="00D33949">
          <w:t>7.3.1.3</w:t>
        </w:r>
      </w:ins>
      <w:ins w:id="2734" w:author="Boisvert, Eric" w:date="2016-04-01T07:54:00Z">
        <w:del w:id="2735" w:author="Sen, Marcus A." w:date="2016-04-13T16:56:00Z">
          <w:r w:rsidR="00E21DD0" w:rsidDel="00D33949">
            <w:delText>7.3.1.3</w:delText>
          </w:r>
        </w:del>
      </w:ins>
      <w:ins w:id="2736" w:author="Eric Boisvert" w:date="2016-03-28T16:06:00Z">
        <w:del w:id="2737" w:author="Sen, Marcus A." w:date="2016-04-13T16:56:00Z">
          <w:r w:rsidR="003842F3" w:rsidDel="00D33949">
            <w:delText>7.3.1.3</w:delText>
          </w:r>
        </w:del>
      </w:ins>
      <w:del w:id="2738" w:author="Sen, Marcus A." w:date="2016-04-13T16:56:00Z">
        <w:r w:rsidR="00176E9E" w:rsidDel="00D33949">
          <w:delText>8.3.2.1</w:delText>
        </w:r>
      </w:del>
      <w:r w:rsidR="00176E9E">
        <w:fldChar w:fldCharType="end"/>
      </w:r>
      <w:r w:rsidR="00176E9E">
        <w:t xml:space="preserve">).  The </w:t>
      </w:r>
      <w:del w:id="2739" w:author="Sen, Marcus A." w:date="2016-04-13T12:20:00Z">
        <w:r w:rsidR="00176E9E" w:rsidDel="004C0141">
          <w:delText>descrition</w:delText>
        </w:r>
      </w:del>
      <w:ins w:id="2740" w:author="Sen, Marcus A." w:date="2016-04-13T12:20:00Z">
        <w:r w:rsidR="004C0141">
          <w:t>description</w:t>
        </w:r>
      </w:ins>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ins w:id="2741" w:author="Sen, Marcus A." w:date="2016-04-13T12:20:00Z">
        <w:r w:rsidR="004C0141">
          <w:t>d</w:t>
        </w:r>
      </w:ins>
      <w:r w:rsidR="00D41C9A">
        <w:t>.</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2742" w:author="Eric Boisvert" w:date="2016-03-28T13:06:00Z">
        <w:r>
          <w:t xml:space="preserve">If present, </w:t>
        </w:r>
      </w:ins>
      <w:ins w:id="2743" w:author="Eric Boisvert" w:date="2016-03-28T13:07:00Z">
        <w:r>
          <w:t>c</w:t>
        </w:r>
      </w:ins>
      <w:ins w:id="2744" w:author="Eric Boisvert" w:date="2016-03-06T13:18:00Z">
        <w:r w:rsidR="00D05564">
          <w:t>ontains a h</w:t>
        </w:r>
      </w:ins>
      <w:del w:id="2745" w:author="Eric Boisvert" w:date="2016-03-06T13:18:00Z">
        <w:r w:rsidR="00176E9E" w:rsidDel="00D05564">
          <w:delText>H</w:delText>
        </w:r>
      </w:del>
      <w:r w:rsidR="00176E9E">
        <w:t xml:space="preserve">uman readable description in </w:t>
      </w:r>
      <w:ins w:id="2746" w:author="Eric Boisvert" w:date="2016-01-24T13:26:00Z">
        <w:r w:rsidR="00253146">
          <w:t>Primitive::CharacterString</w:t>
        </w:r>
      </w:ins>
      <w:del w:id="2747"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748" w:author="Sen, Marcus A." w:date="2016-04-13T16:56:00Z">
        <w:r w:rsidR="00D33949">
          <w:t>7.3.1.3</w:t>
        </w:r>
      </w:ins>
      <w:ins w:id="2749" w:author="Boisvert, Eric" w:date="2016-04-01T07:54:00Z">
        <w:del w:id="2750" w:author="Sen, Marcus A." w:date="2016-04-13T16:56:00Z">
          <w:r w:rsidR="00E21DD0" w:rsidDel="00D33949">
            <w:delText>7.3.1.3</w:delText>
          </w:r>
        </w:del>
      </w:ins>
      <w:ins w:id="2751" w:author="Eric Boisvert" w:date="2016-03-28T16:06:00Z">
        <w:del w:id="2752" w:author="Sen, Marcus A." w:date="2016-04-13T16:56:00Z">
          <w:r w:rsidR="003842F3" w:rsidDel="00D33949">
            <w:delText>7.3.1.3</w:delText>
          </w:r>
        </w:del>
      </w:ins>
      <w:del w:id="2753" w:author="Sen, Marcus A." w:date="2016-04-13T16:56:00Z">
        <w:r w:rsidR="00176E9E" w:rsidDel="00D33949">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 xml:space="preserve">To report an </w:t>
      </w:r>
      <w:r w:rsidR="00D41C9A">
        <w:lastRenderedPageBreak/>
        <w:t>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2754" w:author="Eric Boisvert" w:date="2016-03-28T13:07:00Z">
        <w:r>
          <w:t>If present, t</w:t>
        </w:r>
      </w:ins>
      <w:ins w:id="2755" w:author="Eric Boisvert" w:date="2016-03-06T13:19:00Z">
        <w:r w:rsidR="00D05564">
          <w:t xml:space="preserve">he property numericOlderAge </w:t>
        </w:r>
      </w:ins>
      <w:del w:id="2756"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757"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56DA917B" w:rsidR="00176E9E" w:rsidRDefault="00A41623" w:rsidP="00176E9E">
      <w:ins w:id="2758" w:author="Eric Boisvert" w:date="2016-03-28T13:07:00Z">
        <w:r>
          <w:t>If present, t</w:t>
        </w:r>
      </w:ins>
      <w:ins w:id="2759" w:author="Eric Boisvert" w:date="2016-03-06T13:20:00Z">
        <w:r w:rsidR="00D05564">
          <w:t>he property numeric</w:t>
        </w:r>
      </w:ins>
      <w:r w:rsidR="00176E9E">
        <w:t>Young</w:t>
      </w:r>
      <w:ins w:id="2760" w:author="Sen, Marcus A." w:date="2016-04-13T12:21:00Z">
        <w:r w:rsidR="002B5149">
          <w:t>erAge</w:t>
        </w:r>
      </w:ins>
      <w:del w:id="2761" w:author="Sen, Marcus A." w:date="2016-04-13T12:21:00Z">
        <w:r w:rsidR="00176E9E" w:rsidDel="002B5149">
          <w:delText>er age</w:delText>
        </w:r>
      </w:del>
      <w:r w:rsidR="00176E9E">
        <w:t xml:space="preserve"> is a </w:t>
      </w:r>
      <w:r w:rsidR="00176E9E" w:rsidRPr="00D970E9">
        <w:t>numerical representation</w:t>
      </w:r>
      <w:r w:rsidR="00176E9E">
        <w:t xml:space="preserve"> (</w:t>
      </w:r>
      <w:ins w:id="2762"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2763" w:author="Eric Boisvert" w:date="2016-03-28T13:07:00Z">
        <w:r>
          <w:t>If present, t</w:t>
        </w:r>
      </w:ins>
      <w:del w:id="2764" w:author="Eric Boisvert" w:date="2016-03-28T13:07:00Z">
        <w:r w:rsidR="00176E9E" w:rsidDel="00A41623">
          <w:delText>T</w:delText>
        </w:r>
      </w:del>
      <w:r w:rsidR="00176E9E">
        <w:t>he property</w:t>
      </w:r>
      <w:r w:rsidR="00176E9E" w:rsidRPr="009A0449">
        <w:t xml:space="preserve"> observationMethod</w:t>
      </w:r>
      <w:r w:rsidR="00176E9E">
        <w:t>:</w:t>
      </w:r>
      <w:ins w:id="2765" w:author="Eric Boisvert" w:date="2016-01-24T13:26:00Z">
        <w:r w:rsidR="00253146" w:rsidRPr="00253146">
          <w:t xml:space="preserve"> </w:t>
        </w:r>
        <w:r w:rsidR="00253146">
          <w:t>Primitive::CharacterString</w:t>
        </w:r>
        <w:r w:rsidR="00253146" w:rsidDel="00253146">
          <w:t xml:space="preserve"> </w:t>
        </w:r>
      </w:ins>
      <w:del w:id="2766"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613E095D" w:rsidR="00176E9E" w:rsidRDefault="00A41623" w:rsidP="00176E9E">
      <w:ins w:id="2767" w:author="Eric Boisvert" w:date="2016-03-28T13:07:00Z">
        <w:r>
          <w:t>If present, t</w:t>
        </w:r>
      </w:ins>
      <w:del w:id="2768" w:author="Eric Boisvert" w:date="2016-03-28T13:07:00Z">
        <w:r w:rsidR="00176E9E" w:rsidDel="00A41623">
          <w:delText>T</w:delText>
        </w:r>
      </w:del>
      <w:r w:rsidR="00176E9E">
        <w:t xml:space="preserve">he property </w:t>
      </w:r>
      <w:r w:rsidR="00176E9E" w:rsidRPr="009A0449">
        <w:t>positionalAccuracy:</w:t>
      </w:r>
      <w:ins w:id="2769" w:author="Eric Boisvert" w:date="2016-01-24T13:26:00Z">
        <w:r w:rsidR="00253146">
          <w:t>Primitive::CharacterString</w:t>
        </w:r>
        <w:r w:rsidR="00253146" w:rsidRPr="009A0449" w:rsidDel="00253146">
          <w:t xml:space="preserve"> </w:t>
        </w:r>
      </w:ins>
      <w:del w:id="2770" w:author="Eric Boisvert" w:date="2016-01-24T13:26:00Z">
        <w:r w:rsidR="00176E9E" w:rsidRPr="009A0449" w:rsidDel="00253146">
          <w:delText xml:space="preserve">CharacterString </w:delText>
        </w:r>
      </w:del>
      <w:r w:rsidR="00AB423B">
        <w:t xml:space="preserve">is </w:t>
      </w:r>
      <w:r w:rsidR="00176E9E">
        <w:t>q</w:t>
      </w:r>
      <w:commentRangeStart w:id="2771"/>
      <w:r w:rsidR="00176E9E" w:rsidRPr="00D970E9">
        <w:t>u</w:t>
      </w:r>
      <w:r w:rsidR="00176E9E">
        <w:t>antitative values defining</w:t>
      </w:r>
      <w:r w:rsidR="00176E9E" w:rsidRPr="00D970E9">
        <w:t xml:space="preserve"> the radius of an uncertainty buffer around a </w:t>
      </w:r>
      <w:del w:id="2772" w:author="Sen, Marcus A." w:date="2016-04-13T12:22:00Z">
        <w:r w:rsidR="00176E9E" w:rsidRPr="00D970E9" w:rsidDel="002B5149">
          <w:delText>m</w:delText>
        </w:r>
      </w:del>
      <w:ins w:id="2773" w:author="Sen, Marcus A." w:date="2016-04-13T12:22:00Z">
        <w:r w:rsidR="002B5149">
          <w:t>M</w:t>
        </w:r>
      </w:ins>
      <w:r w:rsidR="00176E9E" w:rsidRPr="00D970E9">
        <w:t>appedFeature (</w:t>
      </w:r>
      <w:del w:id="2774" w:author="Sen, Marcus A." w:date="2016-04-13T12:22:00Z">
        <w:r w:rsidR="00176E9E" w:rsidRPr="00D970E9" w:rsidDel="002B5149">
          <w:delText>eg</w:delText>
        </w:r>
      </w:del>
      <w:ins w:id="2775" w:author="Sen, Marcus A." w:date="2016-04-13T12:22:00Z">
        <w:r w:rsidR="002B5149" w:rsidRPr="00D970E9">
          <w:t>e.g.</w:t>
        </w:r>
      </w:ins>
      <w:r w:rsidR="00176E9E" w:rsidRPr="00D970E9">
        <w:t>: a position</w:t>
      </w:r>
      <w:ins w:id="2776" w:author="Sen, Marcus A." w:date="2016-04-13T12:23:00Z">
        <w:r w:rsidR="002B5149">
          <w:t>al</w:t>
        </w:r>
      </w:ins>
      <w:r w:rsidR="00176E9E" w:rsidRPr="00D970E9">
        <w:t>Accuracy of 100 m for a line feature defines a buffer polygon of total width 200 m centred on the line).</w:t>
      </w:r>
      <w:commentRangeEnd w:id="2771"/>
      <w:r w:rsidR="00176E9E">
        <w:rPr>
          <w:rStyle w:val="CommentReference"/>
        </w:rPr>
        <w:commentReference w:id="2771"/>
      </w:r>
    </w:p>
    <w:p w14:paraId="649CD2B9" w14:textId="77777777" w:rsidR="00176E9E" w:rsidRDefault="00176E9E" w:rsidP="00176E9E">
      <w:pPr>
        <w:pStyle w:val="Heading4"/>
      </w:pPr>
      <w:r>
        <w:t>source</w:t>
      </w:r>
    </w:p>
    <w:p w14:paraId="6F4CF505" w14:textId="68E58F2C" w:rsidR="00176E9E" w:rsidRDefault="00A41623" w:rsidP="00176E9E">
      <w:ins w:id="2777" w:author="Eric Boisvert" w:date="2016-03-28T13:07:00Z">
        <w:r>
          <w:t>If present, t</w:t>
        </w:r>
      </w:ins>
      <w:del w:id="2778" w:author="Eric Boisvert" w:date="2016-03-28T13:07:00Z">
        <w:r w:rsidR="00176E9E" w:rsidDel="00A41623">
          <w:delText>T</w:delText>
        </w:r>
      </w:del>
      <w:r w:rsidR="00176E9E">
        <w:t>he property source:</w:t>
      </w:r>
      <w:ins w:id="2779" w:author="Eric Boisvert" w:date="2016-01-24T13:26:00Z">
        <w:r w:rsidR="00253146">
          <w:t>Primitive::CharacterString</w:t>
        </w:r>
        <w:r w:rsidR="00253146" w:rsidDel="00253146">
          <w:t xml:space="preserve"> </w:t>
        </w:r>
      </w:ins>
      <w:del w:id="2780"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781" w:author="Eric Boisvert" w:date="2016-03-28T12:49:00Z">
        <w:r w:rsidR="00176E9E" w:rsidRPr="009A0449" w:rsidDel="001E3746">
          <w:delText>a</w:delText>
        </w:r>
      </w:del>
      <w:r w:rsidR="00176E9E" w:rsidRPr="009A0449">
        <w:t>m</w:t>
      </w:r>
      <w:ins w:id="2782"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783" w:author="Eric Boisvert" w:date="2016-01-24T13:26:00Z">
        <w:r w:rsidR="00253146">
          <w:t>Primitive::CharacterString</w:t>
        </w:r>
        <w:r w:rsidR="00253146" w:rsidDel="00253146">
          <w:t xml:space="preserve"> </w:t>
        </w:r>
      </w:ins>
      <w:del w:id="2784"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785" w:author="Eric Boisvert" w:date="2016-01-24T13:27:00Z">
        <w:r w:rsidR="00253146">
          <w:t>Primitive::CharacterString</w:t>
        </w:r>
        <w:r w:rsidR="00253146" w:rsidDel="00253146">
          <w:rPr>
            <w:lang w:val="en-CA"/>
          </w:rPr>
          <w:t xml:space="preserve"> </w:t>
        </w:r>
      </w:ins>
      <w:del w:id="278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5A2A310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del w:id="2787" w:author="Sen, Marcus A." w:date="2016-04-13T12:24: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2788" w:author="Sen, Marcus A." w:date="2016-04-13T12:24: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789" w:author="Eric Boisvert" w:date="2016-01-24T13:27:00Z">
        <w:r w:rsidR="00253146">
          <w:t>Primitive::CharacterString</w:t>
        </w:r>
        <w:r w:rsidR="00253146" w:rsidDel="00253146">
          <w:rPr>
            <w:lang w:val="en-CA"/>
          </w:rPr>
          <w:t xml:space="preserve"> </w:t>
        </w:r>
      </w:ins>
      <w:del w:id="279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0541CDB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2791"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2792"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59F26472"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793" w:author="Eric Boisvert" w:date="2016-01-24T13:27:00Z">
        <w:r w:rsidR="00253146">
          <w:t>Primitive::CharacterString</w:t>
        </w:r>
        <w:r w:rsidR="00253146" w:rsidDel="00253146">
          <w:rPr>
            <w:lang w:val="en-CA"/>
          </w:rPr>
          <w:t xml:space="preserve"> </w:t>
        </w:r>
      </w:ins>
      <w:del w:id="2794"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del w:id="2795" w:author="Sen, Marcus A." w:date="2016-04-13T12:25:00Z">
        <w:r w:rsidRPr="00C17A19" w:rsidDel="00DF516F">
          <w:rPr>
            <w:lang w:val="en-CA"/>
          </w:rPr>
          <w:delText>and  may</w:delText>
        </w:r>
      </w:del>
      <w:ins w:id="2796" w:author="Sen, Marcus A." w:date="2016-04-13T12:25:00Z">
        <w:r w:rsidR="00DF516F" w:rsidRPr="00C17A19">
          <w:rPr>
            <w:lang w:val="en-CA"/>
          </w:rPr>
          <w:t>and may</w:t>
        </w:r>
      </w:ins>
      <w:del w:id="2797" w:author="Sen, Marcus A." w:date="2016-04-13T12:25:00Z">
        <w:r w:rsidRPr="00C17A19" w:rsidDel="00DF516F">
          <w:rPr>
            <w:lang w:val="en-CA"/>
          </w:rPr>
          <w:delText xml:space="preserve"> may</w:delText>
        </w:r>
      </w:del>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lastRenderedPageBreak/>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0FF227E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2798"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2799"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800"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136E8C31" w:rsidR="00176E9E" w:rsidRDefault="00176E9E" w:rsidP="00176E9E">
      <w:pPr>
        <w:rPr>
          <w:lang w:val="en-CA"/>
        </w:rPr>
      </w:pPr>
      <w:r>
        <w:rPr>
          <w:lang w:val="en-CA"/>
        </w:rPr>
        <w:t xml:space="preserve">The property </w:t>
      </w:r>
      <w:r w:rsidRPr="00C17A19">
        <w:rPr>
          <w:lang w:val="en-CA"/>
        </w:rPr>
        <w:t>representative</w:t>
      </w:r>
      <w:r>
        <w:rPr>
          <w:lang w:val="en-CA"/>
        </w:rPr>
        <w:t>Youn</w:t>
      </w:r>
      <w:ins w:id="2801" w:author="Sen, Marcus A." w:date="2016-04-13T12:25:00Z">
        <w:r w:rsidR="00DF516F">
          <w:rPr>
            <w:lang w:val="en-CA"/>
          </w:rPr>
          <w:t>g</w:t>
        </w:r>
      </w:ins>
      <w:del w:id="2802" w:author="Sen, Marcus A." w:date="2016-04-13T12:25:00Z">
        <w:r w:rsidDel="00DF516F">
          <w:rPr>
            <w:lang w:val="en-CA"/>
          </w:rPr>
          <w:delText>d</w:delText>
        </w:r>
      </w:del>
      <w:r>
        <w:rPr>
          <w:lang w:val="en-CA"/>
        </w:rPr>
        <w:t>er</w:t>
      </w:r>
      <w:r w:rsidRPr="00C17A19">
        <w:rPr>
          <w:lang w:val="en-CA"/>
        </w:rPr>
        <w:t>Age_uri</w:t>
      </w:r>
      <w:r>
        <w:rPr>
          <w:lang w:val="en-CA"/>
        </w:rPr>
        <w:t>:</w:t>
      </w:r>
      <w:ins w:id="2803" w:author="Eric Boisvert" w:date="2016-01-24T13:27:00Z">
        <w:r w:rsidR="00253146">
          <w:t>Primitive::CharacterString</w:t>
        </w:r>
        <w:r w:rsidR="00253146" w:rsidDel="00253146">
          <w:rPr>
            <w:lang w:val="en-CA"/>
          </w:rPr>
          <w:t xml:space="preserve"> </w:t>
        </w:r>
      </w:ins>
      <w:del w:id="2804"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del w:id="2805" w:author="Sen, Marcus A." w:date="2016-04-13T12:26:00Z">
        <w:r w:rsidRPr="00C17A19" w:rsidDel="00DF516F">
          <w:rPr>
            <w:lang w:val="en-CA"/>
          </w:rPr>
          <w:delText>and  may</w:delText>
        </w:r>
      </w:del>
      <w:ins w:id="2806" w:author="Sen, Marcus A." w:date="2016-04-13T12:26:00Z">
        <w:r w:rsidR="00DF516F" w:rsidRPr="00C17A19">
          <w:rPr>
            <w:lang w:val="en-CA"/>
          </w:rPr>
          <w:t>and may</w:t>
        </w:r>
      </w:ins>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23471906"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2807" w:author="Sen, Marcus A." w:date="2016-04-13T12:26: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2808" w:author="Sen, Marcus A." w:date="2016-04-13T12:26: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809" w:author="Eric Boisvert" w:date="2016-03-28T13:08:00Z">
        <w:r>
          <w:t>If present, t</w:t>
        </w:r>
      </w:ins>
      <w:del w:id="2810" w:author="Eric Boisvert" w:date="2016-03-28T13:08:00Z">
        <w:r w:rsidR="00176E9E" w:rsidDel="00A41623">
          <w:delText>T</w:delText>
        </w:r>
      </w:del>
      <w:r w:rsidR="00176E9E">
        <w:t xml:space="preserve">he property </w:t>
      </w:r>
      <w:r w:rsidR="00176E9E" w:rsidRPr="00C17A19">
        <w:t>specification_uri</w:t>
      </w:r>
      <w:r w:rsidR="00176E9E">
        <w:t>:</w:t>
      </w:r>
      <w:ins w:id="2811" w:author="Eric Boisvert" w:date="2016-01-24T13:27:00Z">
        <w:r w:rsidR="00253146">
          <w:t>Primitive::CharacterString</w:t>
        </w:r>
        <w:r w:rsidR="00253146" w:rsidDel="00253146">
          <w:t xml:space="preserve"> </w:t>
        </w:r>
      </w:ins>
      <w:del w:id="2812"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813"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81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814"/>
            <w:r>
              <w:rPr>
                <w:rStyle w:val="CommentReference"/>
                <w:rFonts w:ascii="Times New Roman" w:eastAsia="Times New Roman" w:hAnsi="Times New Roman"/>
                <w:lang w:val="en-US" w:eastAsia="en-US"/>
              </w:rPr>
              <w:commentReference w:id="2814"/>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815" w:author="Eric Boisvert" w:date="2016-03-28T13:08:00Z">
        <w:r>
          <w:t>If present, t</w:t>
        </w:r>
      </w:ins>
      <w:del w:id="2816" w:author="Eric Boisvert" w:date="2016-03-28T13:08:00Z">
        <w:r w:rsidR="009E36A6" w:rsidRPr="009E36A6" w:rsidDel="00A41623">
          <w:delText>T</w:delText>
        </w:r>
      </w:del>
      <w:r w:rsidR="009E36A6" w:rsidRPr="009E36A6">
        <w:t>he property metadata_uri:</w:t>
      </w:r>
      <w:ins w:id="2817" w:author="Eric Boisvert" w:date="2016-01-24T13:27:00Z">
        <w:r w:rsidR="00253146">
          <w:t>Primitive::CharacterString</w:t>
        </w:r>
        <w:r w:rsidR="00253146" w:rsidRPr="009E36A6" w:rsidDel="00253146">
          <w:t xml:space="preserve"> </w:t>
        </w:r>
      </w:ins>
      <w:del w:id="2818"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lastRenderedPageBreak/>
        <w:t>genericSymbolizer</w:t>
      </w:r>
    </w:p>
    <w:p w14:paraId="1DA81272" w14:textId="77777777" w:rsidR="009E36A6" w:rsidRPr="00C17A19" w:rsidRDefault="009E36A6" w:rsidP="009E36A6"/>
    <w:p w14:paraId="06A9C14E" w14:textId="046BA8F0" w:rsidR="009E36A6" w:rsidRDefault="00A41623" w:rsidP="00176E9E">
      <w:ins w:id="2819" w:author="Eric Boisvert" w:date="2016-03-28T13:08:00Z">
        <w:r>
          <w:t>If present, t</w:t>
        </w:r>
      </w:ins>
      <w:del w:id="2820" w:author="Eric Boisvert" w:date="2016-03-28T13:08:00Z">
        <w:r w:rsidR="009E36A6" w:rsidDel="00A41623">
          <w:delText>T</w:delText>
        </w:r>
      </w:del>
      <w:r w:rsidR="009E36A6">
        <w:t xml:space="preserve">he property </w:t>
      </w:r>
      <w:r w:rsidR="009E36A6" w:rsidRPr="00C17A19">
        <w:t>genericSymbolizer</w:t>
      </w:r>
      <w:r w:rsidR="009E36A6">
        <w:t xml:space="preserve">:CharacterString contains </w:t>
      </w:r>
      <w:del w:id="2821" w:author="Sen, Marcus A." w:date="2016-04-13T12:27:00Z">
        <w:r w:rsidR="009E36A6" w:rsidDel="00DF516F">
          <w:delText>a</w:delText>
        </w:r>
      </w:del>
      <w:ins w:id="2822" w:author="Sen, Marcus A." w:date="2016-04-13T12:27:00Z">
        <w:r w:rsidR="00DF516F">
          <w:t>an</w:t>
        </w:r>
      </w:ins>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823" w:author="Eric Boisvert" w:date="2016-01-24T13:27:00Z">
        <w:r w:rsidDel="00253146">
          <w:delText>GM</w:delText>
        </w:r>
      </w:del>
      <w:ins w:id="282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825" w:name="_Toc448329966"/>
      <w:r w:rsidRPr="00D14AF0">
        <w:rPr>
          <w:lang w:val="en-CA"/>
        </w:rPr>
        <w:t>B</w:t>
      </w:r>
      <w:bookmarkStart w:id="2826" w:name="BKM_03A20E93_D10C_455A_8888_4A83A8C62628"/>
      <w:bookmarkEnd w:id="2826"/>
      <w:r w:rsidRPr="00D14AF0">
        <w:rPr>
          <w:lang w:val="en-CA"/>
        </w:rPr>
        <w:t>oreholeView</w:t>
      </w:r>
      <w:bookmarkEnd w:id="282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759FE">
      <w:pPr>
        <w:keepNext/>
        <w:autoSpaceDE w:val="0"/>
        <w:autoSpaceDN w:val="0"/>
        <w:adjustRightInd w:val="0"/>
        <w:spacing w:after="0" w:line="240" w:lineRule="atLeast"/>
        <w:jc w:val="center"/>
        <w:pPrChange w:id="2827"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200pt;height:287.2pt;visibility:visible;mso-wrap-style:square">
            <v:imagedata r:id="rId28" o:title=""/>
          </v:shape>
        </w:pict>
      </w:r>
    </w:p>
    <w:p w14:paraId="7619119E" w14:textId="3C921BB3" w:rsidR="009E28CA" w:rsidRPr="002050B2" w:rsidRDefault="009E28CA">
      <w:pPr>
        <w:pStyle w:val="Caption"/>
        <w:jc w:val="center"/>
        <w:rPr>
          <w:color w:val="auto"/>
          <w:rPrChange w:id="2828" w:author="Ollie Raymond" w:date="2016-02-12T17:37:00Z">
            <w:rPr/>
          </w:rPrChange>
        </w:rPr>
        <w:pPrChange w:id="2829" w:author="Ollie Raymond" w:date="2016-02-12T17:37:00Z">
          <w:pPr>
            <w:pStyle w:val="Caption"/>
          </w:pPr>
        </w:pPrChange>
      </w:pPr>
      <w:r w:rsidRPr="002050B2">
        <w:rPr>
          <w:color w:val="auto"/>
          <w:rPrChange w:id="2830" w:author="Ollie Raymond" w:date="2016-02-12T17:37:00Z">
            <w:rPr/>
          </w:rPrChange>
        </w:rPr>
        <w:t xml:space="preserve">Figure </w:t>
      </w:r>
      <w:r w:rsidRPr="002050B2">
        <w:rPr>
          <w:color w:val="auto"/>
          <w:rPrChange w:id="2831" w:author="Ollie Raymond" w:date="2016-02-12T17:37:00Z">
            <w:rPr/>
          </w:rPrChange>
        </w:rPr>
        <w:fldChar w:fldCharType="begin"/>
      </w:r>
      <w:r w:rsidRPr="002050B2">
        <w:rPr>
          <w:color w:val="auto"/>
          <w:rPrChange w:id="2832" w:author="Ollie Raymond" w:date="2016-02-12T17:37:00Z">
            <w:rPr/>
          </w:rPrChange>
        </w:rPr>
        <w:instrText xml:space="preserve"> SEQ Figure \* ARABIC </w:instrText>
      </w:r>
      <w:r w:rsidRPr="002050B2">
        <w:rPr>
          <w:color w:val="auto"/>
          <w:rPrChange w:id="2833" w:author="Ollie Raymond" w:date="2016-02-12T17:37:00Z">
            <w:rPr/>
          </w:rPrChange>
        </w:rPr>
        <w:fldChar w:fldCharType="separate"/>
      </w:r>
      <w:ins w:id="2834" w:author="Sen, Marcus A." w:date="2016-04-13T16:56:00Z">
        <w:r w:rsidR="00D33949">
          <w:rPr>
            <w:noProof/>
            <w:color w:val="auto"/>
          </w:rPr>
          <w:t>13</w:t>
        </w:r>
      </w:ins>
      <w:ins w:id="2835" w:author="Eric Boisvert" w:date="2016-04-03T12:16:00Z">
        <w:del w:id="2836" w:author="Sen, Marcus A." w:date="2016-04-13T16:56:00Z">
          <w:r w:rsidR="00652185" w:rsidDel="00D33949">
            <w:rPr>
              <w:noProof/>
              <w:color w:val="auto"/>
            </w:rPr>
            <w:delText>13</w:delText>
          </w:r>
        </w:del>
      </w:ins>
      <w:ins w:id="2837" w:author="Boisvert, Eric" w:date="2016-04-01T13:15:00Z">
        <w:del w:id="2838" w:author="Sen, Marcus A." w:date="2016-04-13T16:56:00Z">
          <w:r w:rsidR="008D755A" w:rsidDel="00D33949">
            <w:rPr>
              <w:noProof/>
              <w:color w:val="auto"/>
            </w:rPr>
            <w:delText>12</w:delText>
          </w:r>
        </w:del>
      </w:ins>
      <w:del w:id="2839" w:author="Sen, Marcus A." w:date="2016-04-13T16:56:00Z">
        <w:r w:rsidR="0043586C" w:rsidRPr="002050B2" w:rsidDel="00D33949">
          <w:rPr>
            <w:noProof/>
            <w:color w:val="auto"/>
            <w:rPrChange w:id="2840" w:author="Ollie Raymond" w:date="2016-02-12T17:37:00Z">
              <w:rPr>
                <w:noProof/>
              </w:rPr>
            </w:rPrChange>
          </w:rPr>
          <w:delText>10</w:delText>
        </w:r>
      </w:del>
      <w:r w:rsidRPr="002050B2">
        <w:rPr>
          <w:color w:val="auto"/>
          <w:rPrChange w:id="2841" w:author="Ollie Raymond" w:date="2016-02-12T17:37:00Z">
            <w:rPr/>
          </w:rPrChange>
        </w:rPr>
        <w:fldChar w:fldCharType="end"/>
      </w:r>
      <w:r w:rsidRPr="002050B2">
        <w:rPr>
          <w:color w:val="auto"/>
          <w:rPrChange w:id="2842" w:author="Ollie Raymond" w:date="2016-02-12T17:37:00Z">
            <w:rPr/>
          </w:rPrChange>
        </w:rPr>
        <w:t xml:space="preserve">:  BoreholeView </w:t>
      </w:r>
      <w:del w:id="2843" w:author="Boisvert, Eric" w:date="2016-03-29T08:33:00Z">
        <w:r w:rsidRPr="002050B2" w:rsidDel="00BF2A41">
          <w:rPr>
            <w:color w:val="auto"/>
            <w:rPrChange w:id="2844" w:author="Ollie Raymond" w:date="2016-02-12T17:37:00Z">
              <w:rPr/>
            </w:rPrChange>
          </w:rPr>
          <w:delText>class</w:delText>
        </w:r>
      </w:del>
      <w:ins w:id="2845"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846" w:author="Eric Boisvert" w:date="2016-01-24T13:28:00Z">
        <w:r w:rsidR="00253146">
          <w:t>Primitive::CharacterString</w:t>
        </w:r>
        <w:r w:rsidR="00253146" w:rsidDel="00253146">
          <w:rPr>
            <w:rFonts w:cs="Arial"/>
            <w:color w:val="000000"/>
            <w:lang w:val="en-CA"/>
          </w:rPr>
          <w:t xml:space="preserve"> </w:t>
        </w:r>
      </w:ins>
      <w:del w:id="284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848"/>
      <w:r w:rsidR="00D96958">
        <w:t xml:space="preserve">and be formatted as an </w:t>
      </w:r>
      <w:r w:rsidR="00D96958">
        <w:rPr>
          <w:lang w:val="en-CA"/>
        </w:rPr>
        <w:t xml:space="preserve">absolute URI conformant to RFC </w:t>
      </w:r>
      <w:commentRangeStart w:id="2849"/>
      <w:r w:rsidR="00D96958">
        <w:rPr>
          <w:lang w:val="en-CA"/>
        </w:rPr>
        <w:t>3986</w:t>
      </w:r>
      <w:commentRangeEnd w:id="2849"/>
      <w:r w:rsidR="00D96958">
        <w:rPr>
          <w:rStyle w:val="CommentReference"/>
        </w:rPr>
        <w:commentReference w:id="2849"/>
      </w:r>
      <w:ins w:id="2850" w:author="Eric Boisvert" w:date="2016-03-28T12:50:00Z">
        <w:r w:rsidR="001E3746">
          <w:rPr>
            <w:lang w:val="en-CA"/>
          </w:rPr>
          <w:t>.</w:t>
        </w:r>
      </w:ins>
      <w:del w:id="2851" w:author="Eric Boisvert" w:date="2016-03-28T12:50:00Z">
        <w:r w:rsidR="00D96958" w:rsidDel="001E3746">
          <w:rPr>
            <w:lang w:val="en-CA"/>
          </w:rPr>
          <w:delText>.</w:delText>
        </w:r>
        <w:r w:rsidDel="001E3746">
          <w:rPr>
            <w:rFonts w:cs="Arial"/>
            <w:color w:val="000000"/>
            <w:lang w:val="en-CA"/>
          </w:rPr>
          <w:delText xml:space="preserve">.  </w:delText>
        </w:r>
      </w:del>
      <w:del w:id="2852"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848"/>
      <w:r w:rsidR="00673C75">
        <w:rPr>
          <w:rStyle w:val="CommentReference"/>
        </w:rPr>
        <w:commentReference w:id="2848"/>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853"/>
            <w:r>
              <w:rPr>
                <w:rStyle w:val="reqtext"/>
                <w:lang w:val="en-CA"/>
              </w:rPr>
              <w:t xml:space="preserve">Identifier </w:t>
            </w:r>
            <w:commentRangeStart w:id="2854"/>
            <w:r>
              <w:rPr>
                <w:rStyle w:val="reqtext"/>
                <w:lang w:val="en-CA"/>
              </w:rPr>
              <w:t xml:space="preserve">SHOULD </w:t>
            </w:r>
            <w:commentRangeEnd w:id="2854"/>
            <w:r w:rsidR="00415E41">
              <w:rPr>
                <w:rStyle w:val="CommentReference"/>
                <w:rFonts w:ascii="Times New Roman" w:eastAsia="Times New Roman" w:hAnsi="Times New Roman"/>
                <w:lang w:val="en-US" w:eastAsia="en-US"/>
              </w:rPr>
              <w:commentReference w:id="2854"/>
            </w:r>
            <w:r>
              <w:rPr>
                <w:rStyle w:val="reqtext"/>
                <w:lang w:val="en-CA"/>
              </w:rPr>
              <w:t>resolve to a representation of a GeoSciML Borehole</w:t>
            </w:r>
            <w:commentRangeEnd w:id="2853"/>
            <w:r w:rsidR="00673C75">
              <w:rPr>
                <w:rStyle w:val="CommentReference"/>
                <w:rFonts w:ascii="Times New Roman" w:eastAsia="Times New Roman" w:hAnsi="Times New Roman"/>
                <w:lang w:val="en-US" w:eastAsia="en-US"/>
              </w:rPr>
              <w:commentReference w:id="2853"/>
            </w:r>
            <w:ins w:id="2855"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856" w:author="Eric Boisvert" w:date="2016-03-28T13:08:00Z">
        <w:r>
          <w:t>If present, t</w:t>
        </w:r>
      </w:ins>
      <w:del w:id="2857" w:author="Eric Boisvert" w:date="2016-03-28T13:08:00Z">
        <w:r w:rsidR="00FD56B7" w:rsidDel="00A41623">
          <w:rPr>
            <w:rFonts w:cs="Arial"/>
            <w:color w:val="000000"/>
            <w:lang w:val="en-CA"/>
          </w:rPr>
          <w:delText>T</w:delText>
        </w:r>
      </w:del>
      <w:r w:rsidR="00FD56B7">
        <w:rPr>
          <w:rFonts w:cs="Arial"/>
          <w:color w:val="000000"/>
          <w:lang w:val="en-CA"/>
        </w:rPr>
        <w:t>he property name:</w:t>
      </w:r>
      <w:ins w:id="2858" w:author="Eric Boisvert" w:date="2016-01-24T13:28:00Z">
        <w:r w:rsidR="00253146">
          <w:t>Primitive::CharacterString</w:t>
        </w:r>
        <w:r w:rsidR="00253146" w:rsidDel="00253146">
          <w:rPr>
            <w:rFonts w:cs="Arial"/>
            <w:color w:val="000000"/>
            <w:lang w:val="en-CA"/>
          </w:rPr>
          <w:t xml:space="preserve"> </w:t>
        </w:r>
      </w:ins>
      <w:del w:id="285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860" w:author="Ollie Raymond" w:date="2016-02-12T17:22:00Z">
        <w:r w:rsidR="00FD56B7" w:rsidDel="00786781">
          <w:rPr>
            <w:rFonts w:cs="Arial"/>
            <w:color w:val="000000"/>
            <w:lang w:val="en-CA"/>
          </w:rPr>
          <w:delText xml:space="preserve">human </w:delText>
        </w:r>
      </w:del>
      <w:ins w:id="2861"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862"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87C83B9" w:rsidR="00FD56B7" w:rsidRDefault="00A41623" w:rsidP="00D14AF0">
      <w:pPr>
        <w:autoSpaceDE w:val="0"/>
        <w:autoSpaceDN w:val="0"/>
        <w:adjustRightInd w:val="0"/>
        <w:spacing w:after="0" w:line="240" w:lineRule="atLeast"/>
        <w:rPr>
          <w:rFonts w:cs="Arial"/>
          <w:color w:val="000000"/>
          <w:lang w:val="en-CA"/>
        </w:rPr>
      </w:pPr>
      <w:ins w:id="2863" w:author="Eric Boisvert" w:date="2016-03-28T13:08:00Z">
        <w:r>
          <w:t>If present,</w:t>
        </w:r>
      </w:ins>
      <w:ins w:id="2864" w:author="Sen, Marcus A." w:date="2016-04-13T12:31:00Z">
        <w:r w:rsidR="00B458C6">
          <w:rPr>
            <w:rFonts w:cs="Arial"/>
            <w:color w:val="000000"/>
            <w:lang w:val="en-CA"/>
          </w:rPr>
          <w:t xml:space="preserve"> the </w:t>
        </w:r>
      </w:ins>
      <w:ins w:id="2865" w:author="Eric Boisvert" w:date="2016-03-28T13:08:00Z">
        <w:del w:id="2866" w:author="Sen, Marcus A." w:date="2016-04-13T12:31:00Z">
          <w:r w:rsidDel="00B458C6">
            <w:delText xml:space="preserve"> t</w:delText>
          </w:r>
        </w:del>
      </w:ins>
      <w:del w:id="2867" w:author="Eric Boisvert" w:date="2016-03-28T13:08:00Z">
        <w:r w:rsidR="00FD56B7" w:rsidDel="00A41623">
          <w:rPr>
            <w:rFonts w:cs="Arial"/>
            <w:color w:val="000000"/>
            <w:lang w:val="en-CA"/>
          </w:rPr>
          <w:delText>T</w:delText>
        </w:r>
      </w:del>
      <w:del w:id="2868" w:author="Sen, Marcus A." w:date="2016-04-13T12:31:00Z">
        <w:r w:rsidR="00FD56B7" w:rsidDel="00B458C6">
          <w:rPr>
            <w:rFonts w:cs="Arial"/>
            <w:color w:val="000000"/>
            <w:lang w:val="en-CA"/>
          </w:rPr>
          <w:delText xml:space="preserve">he </w:delText>
        </w:r>
      </w:del>
      <w:r w:rsidR="00FD56B7">
        <w:rPr>
          <w:rFonts w:cs="Arial"/>
          <w:color w:val="000000"/>
          <w:lang w:val="en-CA"/>
        </w:rPr>
        <w:t>property description:</w:t>
      </w:r>
      <w:ins w:id="2869" w:author="Eric Boisvert" w:date="2016-01-24T13:28:00Z">
        <w:r w:rsidR="00253146">
          <w:t>Primitive::CharacterString</w:t>
        </w:r>
        <w:r w:rsidR="00253146" w:rsidDel="00253146">
          <w:rPr>
            <w:rFonts w:cs="Arial"/>
            <w:color w:val="000000"/>
            <w:lang w:val="en-CA"/>
          </w:rPr>
          <w:t xml:space="preserve"> </w:t>
        </w:r>
      </w:ins>
      <w:del w:id="2870"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871" w:author="Ollie Raymond" w:date="2016-02-12T17:22:00Z">
        <w:r w:rsidR="00FD56B7" w:rsidDel="00786781">
          <w:rPr>
            <w:rFonts w:cs="Arial"/>
            <w:color w:val="000000"/>
            <w:lang w:val="en-CA"/>
          </w:rPr>
          <w:delText xml:space="preserve">human </w:delText>
        </w:r>
      </w:del>
      <w:ins w:id="2872"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lastRenderedPageBreak/>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181F757B" w:rsidR="00FD56B7" w:rsidRDefault="00A41623" w:rsidP="00D14AF0">
      <w:pPr>
        <w:autoSpaceDE w:val="0"/>
        <w:autoSpaceDN w:val="0"/>
        <w:adjustRightInd w:val="0"/>
        <w:spacing w:after="0" w:line="240" w:lineRule="atLeast"/>
        <w:rPr>
          <w:rFonts w:cs="Arial"/>
          <w:color w:val="000000"/>
          <w:lang w:val="en-CA"/>
        </w:rPr>
      </w:pPr>
      <w:ins w:id="2873" w:author="Eric Boisvert" w:date="2016-03-28T13:08:00Z">
        <w:r>
          <w:t>If present, t</w:t>
        </w:r>
      </w:ins>
      <w:del w:id="2874"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875" w:author="Eric Boisvert" w:date="2016-01-24T13:28:00Z">
        <w:r w:rsidR="00253146">
          <w:t>Primitive::CharacterString</w:t>
        </w:r>
        <w:r w:rsidR="00253146" w:rsidDel="00253146">
          <w:rPr>
            <w:rFonts w:cs="Arial"/>
            <w:color w:val="000000"/>
            <w:lang w:val="en-CA"/>
          </w:rPr>
          <w:t xml:space="preserve"> </w:t>
        </w:r>
      </w:ins>
      <w:del w:id="287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877"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del w:id="2878" w:author="Sen, Marcus A." w:date="2016-04-13T12:32:00Z">
        <w:r w:rsidR="00FD56B7" w:rsidRPr="00FD56B7" w:rsidDel="001235BF">
          <w:rPr>
            <w:rFonts w:cs="Arial"/>
            <w:color w:val="000000"/>
            <w:lang w:val="en-CA"/>
          </w:rPr>
          <w:delText>eg</w:delText>
        </w:r>
      </w:del>
      <w:ins w:id="2879" w:author="Sen, Marcus A." w:date="2016-04-13T12:32:00Z">
        <w:r w:rsidR="001235BF" w:rsidRPr="00FD56B7">
          <w:rPr>
            <w:rFonts w:cs="Arial"/>
            <w:color w:val="000000"/>
            <w:lang w:val="en-CA"/>
          </w:rPr>
          <w:t>e.g.</w:t>
        </w:r>
      </w:ins>
      <w:r w:rsidR="00FD56B7" w:rsidRPr="00FD56B7">
        <w:rPr>
          <w:rFonts w:cs="Arial"/>
          <w:color w:val="000000"/>
          <w:lang w:val="en-CA"/>
        </w:rPr>
        <w:t>, mineral exploration, hydrocarbon exploration, hydrocarbon production, groundwater monitoring, geothermal)</w:t>
      </w:r>
      <w:ins w:id="2880"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26DC273A" w:rsidR="00FD56B7" w:rsidRDefault="00A41623" w:rsidP="00D14AF0">
      <w:pPr>
        <w:autoSpaceDE w:val="0"/>
        <w:autoSpaceDN w:val="0"/>
        <w:adjustRightInd w:val="0"/>
        <w:spacing w:after="0" w:line="240" w:lineRule="atLeast"/>
        <w:rPr>
          <w:rFonts w:cs="Arial"/>
          <w:color w:val="000000"/>
          <w:lang w:val="en-CA"/>
        </w:rPr>
      </w:pPr>
      <w:ins w:id="2881" w:author="Eric Boisvert" w:date="2016-03-28T13:08:00Z">
        <w:r>
          <w:t>If present, t</w:t>
        </w:r>
      </w:ins>
      <w:del w:id="2882"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883" w:author="Eric Boisvert" w:date="2016-01-24T13:28:00Z">
        <w:r w:rsidR="00253146">
          <w:t>Primitive::CharacterString</w:t>
        </w:r>
        <w:r w:rsidR="00253146" w:rsidDel="00253146">
          <w:rPr>
            <w:rFonts w:cs="Arial"/>
            <w:color w:val="000000"/>
            <w:lang w:val="en-CA"/>
          </w:rPr>
          <w:t xml:space="preserve"> </w:t>
        </w:r>
      </w:ins>
      <w:del w:id="288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w:t>
      </w:r>
      <w:del w:id="2885" w:author="Sen, Marcus A." w:date="2016-04-13T12:32:00Z">
        <w:r w:rsidR="00FD56B7" w:rsidRPr="00FD56B7" w:rsidDel="001235BF">
          <w:rPr>
            <w:rFonts w:cs="Arial"/>
            <w:color w:val="000000"/>
            <w:lang w:val="en-CA"/>
          </w:rPr>
          <w:delText>eg</w:delText>
        </w:r>
      </w:del>
      <w:ins w:id="2886" w:author="Sen, Marcus A." w:date="2016-04-13T12:32:00Z">
        <w:r w:rsidR="001235BF" w:rsidRPr="00FD56B7">
          <w:rPr>
            <w:rFonts w:cs="Arial"/>
            <w:color w:val="000000"/>
            <w:lang w:val="en-CA"/>
          </w:rPr>
          <w:t>e.g.</w:t>
        </w:r>
      </w:ins>
      <w:r w:rsidR="00FD56B7" w:rsidRPr="00FD56B7">
        <w:rPr>
          <w:rFonts w:cs="Arial"/>
          <w:color w:val="000000"/>
          <w:lang w:val="en-CA"/>
        </w:rPr>
        <w:t>, abandoned, completed, proposed, suspended)</w:t>
      </w:r>
      <w:ins w:id="2887"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888"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E38A38B" w:rsidR="00FD56B7" w:rsidRDefault="00A41623" w:rsidP="00D14AF0">
      <w:pPr>
        <w:autoSpaceDE w:val="0"/>
        <w:autoSpaceDN w:val="0"/>
        <w:adjustRightInd w:val="0"/>
        <w:spacing w:after="0" w:line="240" w:lineRule="atLeast"/>
        <w:rPr>
          <w:rFonts w:cs="Arial"/>
          <w:color w:val="000000"/>
          <w:lang w:val="en-CA"/>
        </w:rPr>
      </w:pPr>
      <w:ins w:id="2889" w:author="Eric Boisvert" w:date="2016-03-28T13:08:00Z">
        <w:r>
          <w:t>If present, t</w:t>
        </w:r>
      </w:ins>
      <w:del w:id="2890"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891" w:author="Eric Boisvert" w:date="2016-01-24T13:28:00Z">
        <w:r w:rsidR="00253146">
          <w:t>Primitive::CharacterString</w:t>
        </w:r>
        <w:r w:rsidR="00253146" w:rsidDel="00253146">
          <w:rPr>
            <w:rFonts w:cs="Arial"/>
            <w:color w:val="000000"/>
            <w:lang w:val="en-CA"/>
          </w:rPr>
          <w:t xml:space="preserve"> </w:t>
        </w:r>
      </w:ins>
      <w:del w:id="289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w:t>
      </w:r>
      <w:del w:id="2893" w:author="Sen, Marcus A." w:date="2016-04-13T12:32:00Z">
        <w:r w:rsidR="00FD56B7" w:rsidRPr="00FD56B7" w:rsidDel="001235BF">
          <w:rPr>
            <w:rFonts w:cs="Arial"/>
            <w:color w:val="000000"/>
            <w:lang w:val="en-CA"/>
          </w:rPr>
          <w:delText>eg</w:delText>
        </w:r>
      </w:del>
      <w:ins w:id="2894" w:author="Sen, Marcus A." w:date="2016-04-13T12:32:00Z">
        <w:r w:rsidR="001235BF" w:rsidRPr="00FD56B7">
          <w:rPr>
            <w:rFonts w:cs="Arial"/>
            <w:color w:val="000000"/>
            <w:lang w:val="en-CA"/>
          </w:rPr>
          <w:t>e.g.</w:t>
        </w:r>
      </w:ins>
      <w:r w:rsidR="00FD56B7" w:rsidRPr="00FD56B7">
        <w:rPr>
          <w:rFonts w:cs="Arial"/>
          <w:color w:val="000000"/>
          <w:lang w:val="en-CA"/>
        </w:rPr>
        <w:t>, RAB, auger, diamond core drilling, air core drilling, piston)</w:t>
      </w:r>
      <w:ins w:id="2895"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896" w:author="Eric Boisvert" w:date="2016-03-28T13:08:00Z">
        <w:r>
          <w:t>If present, t</w:t>
        </w:r>
      </w:ins>
      <w:del w:id="2897"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898" w:author="Eric Boisvert" w:date="2016-01-24T13:28:00Z">
        <w:r w:rsidR="00253146">
          <w:t>Primitive::CharacterString</w:t>
        </w:r>
        <w:r w:rsidR="00253146" w:rsidDel="00253146">
          <w:rPr>
            <w:rFonts w:cs="Arial"/>
            <w:color w:val="000000"/>
            <w:lang w:val="en-CA"/>
          </w:rPr>
          <w:t xml:space="preserve"> </w:t>
        </w:r>
      </w:ins>
      <w:del w:id="2899"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900" w:author="Eric Boisvert" w:date="2016-03-28T13:09:00Z">
        <w:r>
          <w:t>If present, t</w:t>
        </w:r>
      </w:ins>
      <w:del w:id="2901" w:author="Eric Boisvert" w:date="2016-03-28T13:09:00Z">
        <w:r w:rsidR="00FD56B7" w:rsidDel="00A41623">
          <w:rPr>
            <w:rFonts w:cs="Arial"/>
            <w:color w:val="000000"/>
            <w:lang w:val="en-CA"/>
          </w:rPr>
          <w:delText>T</w:delText>
        </w:r>
      </w:del>
      <w:r w:rsidR="00FD56B7">
        <w:rPr>
          <w:rFonts w:cs="Arial"/>
          <w:color w:val="000000"/>
          <w:lang w:val="en-CA"/>
        </w:rPr>
        <w:t>he property driller:</w:t>
      </w:r>
      <w:ins w:id="2902" w:author="Eric Boisvert" w:date="2016-01-24T13:28:00Z">
        <w:r w:rsidR="00253146">
          <w:t>Primitive::CharacterString</w:t>
        </w:r>
        <w:r w:rsidR="00253146" w:rsidDel="00253146">
          <w:rPr>
            <w:rFonts w:cs="Arial"/>
            <w:color w:val="000000"/>
            <w:lang w:val="en-CA"/>
          </w:rPr>
          <w:t xml:space="preserve"> </w:t>
        </w:r>
      </w:ins>
      <w:del w:id="2903"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5803838A" w:rsidR="002E1163" w:rsidRDefault="00A41623" w:rsidP="00D14AF0">
      <w:pPr>
        <w:autoSpaceDE w:val="0"/>
        <w:autoSpaceDN w:val="0"/>
        <w:adjustRightInd w:val="0"/>
        <w:spacing w:after="0" w:line="240" w:lineRule="atLeast"/>
        <w:rPr>
          <w:rFonts w:cs="Arial"/>
          <w:color w:val="000000"/>
          <w:lang w:val="en-CA"/>
        </w:rPr>
      </w:pPr>
      <w:ins w:id="2904" w:author="Eric Boisvert" w:date="2016-03-28T13:09:00Z">
        <w:r>
          <w:t>If present, t</w:t>
        </w:r>
      </w:ins>
      <w:del w:id="2905"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906" w:author="Eric Boisvert" w:date="2016-01-24T13:29:00Z">
        <w:r w:rsidR="002E1163" w:rsidDel="00253146">
          <w:rPr>
            <w:rFonts w:cs="Arial"/>
            <w:color w:val="000000"/>
            <w:lang w:val="en-CA"/>
          </w:rPr>
          <w:delText>:CharacterString</w:delText>
        </w:r>
      </w:del>
      <w:ins w:id="2907"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del w:id="2908" w:author="Sen, Marcus A." w:date="2016-04-13T12:33:00Z">
        <w:r w:rsidR="002E1163" w:rsidRPr="002E1163" w:rsidDel="008F5521">
          <w:rPr>
            <w:rFonts w:cs="Arial"/>
            <w:color w:val="000000"/>
            <w:lang w:val="en-CA"/>
          </w:rPr>
          <w:delText>eg</w:delText>
        </w:r>
      </w:del>
      <w:ins w:id="2909" w:author="Sen, Marcus A." w:date="2016-04-13T12:33:00Z">
        <w:r w:rsidR="008F5521" w:rsidRPr="002E1163">
          <w:rPr>
            <w:rFonts w:cs="Arial"/>
            <w:color w:val="000000"/>
            <w:lang w:val="en-CA"/>
          </w:rPr>
          <w:t>e.g.</w:t>
        </w:r>
      </w:ins>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4547FB88" w:rsidR="00E341D3" w:rsidRPr="00D970E9" w:rsidRDefault="00A41623" w:rsidP="00A12606">
      <w:pPr>
        <w:rPr>
          <w:lang w:val="en-CA"/>
        </w:rPr>
      </w:pPr>
      <w:ins w:id="2910" w:author="Eric Boisvert" w:date="2016-03-28T13:09:00Z">
        <w:r>
          <w:t>If present, t</w:t>
        </w:r>
      </w:ins>
      <w:del w:id="2911" w:author="Eric Boisvert" w:date="2016-03-28T13:09:00Z">
        <w:r w:rsidR="00E341D3" w:rsidDel="00A41623">
          <w:rPr>
            <w:lang w:val="en-CA"/>
          </w:rPr>
          <w:delText>T</w:delText>
        </w:r>
      </w:del>
      <w:r w:rsidR="00E341D3">
        <w:rPr>
          <w:lang w:val="en-CA"/>
        </w:rPr>
        <w:t>he property drillEndData</w:t>
      </w:r>
      <w:del w:id="2912" w:author="Eric Boisvert" w:date="2016-01-24T13:29:00Z">
        <w:r w:rsidR="00E341D3" w:rsidDel="00253146">
          <w:rPr>
            <w:lang w:val="en-CA"/>
          </w:rPr>
          <w:delText>:CharacterString</w:delText>
        </w:r>
      </w:del>
      <w:ins w:id="2913"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del w:id="2914" w:author="Sen, Marcus A." w:date="2016-04-13T12:33:00Z">
        <w:r w:rsidR="00E341D3" w:rsidDel="008F5521">
          <w:rPr>
            <w:lang w:val="en-CA"/>
          </w:rPr>
          <w:delText>eg</w:delText>
        </w:r>
      </w:del>
      <w:ins w:id="2915" w:author="Sen, Marcus A." w:date="2016-04-13T12:33:00Z">
        <w:r w:rsidR="008F5521">
          <w:rPr>
            <w:lang w:val="en-CA"/>
          </w:rPr>
          <w:t>e.g.</w:t>
        </w:r>
      </w:ins>
      <w:r w:rsidR="00E341D3">
        <w:rPr>
          <w:lang w:val="en-CA"/>
        </w:rPr>
        <w:t xml:space="preserve">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916"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2198F29" w:rsidR="00FD56B7" w:rsidRDefault="00A41623" w:rsidP="00D14AF0">
      <w:pPr>
        <w:autoSpaceDE w:val="0"/>
        <w:autoSpaceDN w:val="0"/>
        <w:adjustRightInd w:val="0"/>
        <w:spacing w:after="0" w:line="240" w:lineRule="atLeast"/>
        <w:rPr>
          <w:rFonts w:cs="Arial"/>
          <w:color w:val="000000"/>
          <w:lang w:val="en-CA"/>
        </w:rPr>
      </w:pPr>
      <w:ins w:id="2917" w:author="Eric Boisvert" w:date="2016-03-28T13:09:00Z">
        <w:r>
          <w:lastRenderedPageBreak/>
          <w:t>If present, t</w:t>
        </w:r>
      </w:ins>
      <w:del w:id="2918"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919" w:author="Eric Boisvert" w:date="2016-01-24T13:29:00Z">
        <w:r w:rsidR="00E341D3" w:rsidDel="00253146">
          <w:rPr>
            <w:rFonts w:cs="Arial"/>
            <w:color w:val="000000"/>
            <w:lang w:val="en-CA"/>
          </w:rPr>
          <w:delText>:CharacterString</w:delText>
        </w:r>
      </w:del>
      <w:ins w:id="2920"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del w:id="2921" w:author="Sen, Marcus A." w:date="2016-04-13T12:33:00Z">
        <w:r w:rsidR="00E341D3" w:rsidRPr="00E341D3" w:rsidDel="008F5521">
          <w:rPr>
            <w:rFonts w:cs="Arial"/>
            <w:color w:val="000000"/>
            <w:lang w:val="en-CA"/>
          </w:rPr>
          <w:delText>eg</w:delText>
        </w:r>
      </w:del>
      <w:ins w:id="2922" w:author="Sen, Marcus A." w:date="2016-04-13T12:33:00Z">
        <w:r w:rsidR="008F5521" w:rsidRPr="00E341D3">
          <w:rPr>
            <w:rFonts w:cs="Arial"/>
            <w:color w:val="000000"/>
            <w:lang w:val="en-CA"/>
          </w:rPr>
          <w:t>e.g.</w:t>
        </w:r>
      </w:ins>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0B6DA1EA" w:rsidR="00E341D3" w:rsidRDefault="00A41623" w:rsidP="00D14AF0">
      <w:pPr>
        <w:autoSpaceDE w:val="0"/>
        <w:autoSpaceDN w:val="0"/>
        <w:adjustRightInd w:val="0"/>
        <w:spacing w:after="0" w:line="240" w:lineRule="atLeast"/>
        <w:rPr>
          <w:rFonts w:cs="Arial"/>
          <w:color w:val="000000"/>
          <w:lang w:val="en-CA"/>
        </w:rPr>
      </w:pPr>
      <w:ins w:id="2923" w:author="Eric Boisvert" w:date="2016-03-28T13:09:00Z">
        <w:r>
          <w:t>If present, t</w:t>
        </w:r>
      </w:ins>
      <w:del w:id="2924"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925" w:author="Eric Boisvert" w:date="2016-01-24T13:29:00Z">
        <w:r w:rsidR="00E341D3" w:rsidDel="00253146">
          <w:rPr>
            <w:rFonts w:cs="Arial"/>
            <w:color w:val="000000"/>
            <w:lang w:val="en-CA"/>
          </w:rPr>
          <w:delText>:CharacterString</w:delText>
        </w:r>
      </w:del>
      <w:ins w:id="2926"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927"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w:t>
      </w:r>
      <w:del w:id="2928" w:author="Sen, Marcus A." w:date="2016-04-13T12:34:00Z">
        <w:r w:rsidR="00E341D3" w:rsidRPr="00E341D3" w:rsidDel="008F5521">
          <w:rPr>
            <w:rFonts w:cs="Arial"/>
            <w:color w:val="000000"/>
            <w:lang w:val="en-CA"/>
          </w:rPr>
          <w:delText>eg</w:delText>
        </w:r>
      </w:del>
      <w:ins w:id="2929" w:author="Sen, Marcus A." w:date="2016-04-13T12:34:00Z">
        <w:r w:rsidR="008F5521" w:rsidRPr="00E341D3">
          <w:rPr>
            <w:rFonts w:cs="Arial"/>
            <w:color w:val="000000"/>
            <w:lang w:val="en-CA"/>
          </w:rPr>
          <w:t>e.g.</w:t>
        </w:r>
      </w:ins>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930" w:author="Eric Boisvert" w:date="2016-03-28T13:09:00Z">
        <w:r>
          <w:t>If present, t</w:t>
        </w:r>
      </w:ins>
      <w:del w:id="2931"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932" w:author="Ollie Raymond" w:date="2016-02-12T17:25:00Z">
        <w:r w:rsidR="00786781">
          <w:rPr>
            <w:rFonts w:cs="Arial"/>
            <w:color w:val="000000"/>
            <w:lang w:val="en-CA"/>
          </w:rPr>
          <w:t>Primitive::</w:t>
        </w:r>
      </w:ins>
      <w:del w:id="2933"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E7BFE94" w:rsidR="0061478E" w:rsidRDefault="00A41623" w:rsidP="00D14AF0">
      <w:pPr>
        <w:autoSpaceDE w:val="0"/>
        <w:autoSpaceDN w:val="0"/>
        <w:adjustRightInd w:val="0"/>
        <w:spacing w:after="0" w:line="240" w:lineRule="atLeast"/>
        <w:rPr>
          <w:rFonts w:cs="Arial"/>
          <w:color w:val="000000"/>
          <w:lang w:val="en-CA"/>
        </w:rPr>
      </w:pPr>
      <w:ins w:id="2934" w:author="Eric Boisvert" w:date="2016-03-28T13:09:00Z">
        <w:r>
          <w:t>If present, t</w:t>
        </w:r>
      </w:ins>
      <w:del w:id="2935"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936" w:author="Ollie Raymond" w:date="2016-02-12T17:26:00Z">
        <w:r w:rsidR="0061478E" w:rsidDel="00786781">
          <w:rPr>
            <w:rFonts w:cs="Arial"/>
            <w:color w:val="000000"/>
            <w:lang w:val="en-CA"/>
          </w:rPr>
          <w:delText>h</w:delText>
        </w:r>
      </w:del>
      <w:r w:rsidR="0061478E">
        <w:rPr>
          <w:rFonts w:cs="Arial"/>
          <w:color w:val="000000"/>
          <w:lang w:val="en-CA"/>
        </w:rPr>
        <w:t>t</w:t>
      </w:r>
      <w:ins w:id="2937" w:author="Ollie Raymond" w:date="2016-02-12T17:26:00Z">
        <w:r w:rsidR="00786781">
          <w:rPr>
            <w:rFonts w:cs="Arial"/>
            <w:color w:val="000000"/>
            <w:lang w:val="en-CA"/>
          </w:rPr>
          <w:t>h</w:t>
        </w:r>
      </w:ins>
      <w:r w:rsidR="0061478E">
        <w:rPr>
          <w:rFonts w:cs="Arial"/>
          <w:color w:val="000000"/>
          <w:lang w:val="en-CA"/>
        </w:rPr>
        <w:t>_m</w:t>
      </w:r>
      <w:del w:id="2938" w:author="Eric Boisvert" w:date="2016-01-24T13:31:00Z">
        <w:r w:rsidR="0061478E" w:rsidDel="00253146">
          <w:rPr>
            <w:rFonts w:cs="Arial"/>
            <w:color w:val="000000"/>
            <w:lang w:val="en-CA"/>
          </w:rPr>
          <w:delText>:Number</w:delText>
        </w:r>
      </w:del>
      <w:ins w:id="2939"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940"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941" w:author="Ollie Raymond" w:date="2016-02-12T17:26:00Z">
        <w:r w:rsidR="00786781">
          <w:rPr>
            <w:rFonts w:cs="Arial"/>
            <w:color w:val="000000"/>
            <w:lang w:val="en-CA"/>
          </w:rPr>
          <w:t>(</w:t>
        </w:r>
      </w:ins>
      <w:del w:id="2942" w:author="Sen, Marcus A." w:date="2016-04-13T12:34:00Z">
        <w:r w:rsidR="0061478E" w:rsidRPr="0061478E" w:rsidDel="008F5521">
          <w:rPr>
            <w:rFonts w:cs="Arial"/>
            <w:color w:val="000000"/>
            <w:lang w:val="en-CA"/>
          </w:rPr>
          <w:delText>eg</w:delText>
        </w:r>
      </w:del>
      <w:ins w:id="2943" w:author="Sen, Marcus A." w:date="2016-04-13T12:34:00Z">
        <w:r w:rsidR="008F5521" w:rsidRPr="0061478E">
          <w:rPr>
            <w:rFonts w:cs="Arial"/>
            <w:color w:val="000000"/>
            <w:lang w:val="en-CA"/>
          </w:rPr>
          <w:t>e.g.</w:t>
        </w:r>
      </w:ins>
      <w:r w:rsidR="0061478E" w:rsidRPr="0061478E">
        <w:rPr>
          <w:rFonts w:cs="Arial"/>
          <w:color w:val="000000"/>
          <w:lang w:val="en-CA"/>
        </w:rPr>
        <w:t>, driller's measurement, logger's measurement, survey measurement)</w:t>
      </w:r>
      <w:ins w:id="2944"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12363E" w:rsidR="0061478E" w:rsidRDefault="00A41623" w:rsidP="00D14AF0">
      <w:pPr>
        <w:autoSpaceDE w:val="0"/>
        <w:autoSpaceDN w:val="0"/>
        <w:adjustRightInd w:val="0"/>
        <w:spacing w:after="0" w:line="240" w:lineRule="atLeast"/>
        <w:rPr>
          <w:rFonts w:cs="Arial"/>
          <w:color w:val="000000"/>
          <w:lang w:val="en-CA"/>
        </w:rPr>
      </w:pPr>
      <w:ins w:id="2945" w:author="Eric Boisvert" w:date="2016-03-28T13:09:00Z">
        <w:r>
          <w:t>If present, t</w:t>
        </w:r>
      </w:ins>
      <w:del w:id="2946"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947" w:author="Eric Boisvert" w:date="2016-01-24T13:31:00Z">
        <w:r w:rsidR="0061478E" w:rsidDel="00253146">
          <w:rPr>
            <w:rFonts w:cs="Arial"/>
            <w:color w:val="000000"/>
            <w:lang w:val="en-CA"/>
          </w:rPr>
          <w:delText>:Number</w:delText>
        </w:r>
      </w:del>
      <w:ins w:id="2948"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elevation data, in metres, for the borehole (</w:t>
      </w:r>
      <w:del w:id="2949" w:author="Sen, Marcus A." w:date="2016-04-13T12:34:00Z">
        <w:r w:rsidR="0061478E" w:rsidRPr="0061478E" w:rsidDel="008F5521">
          <w:rPr>
            <w:rFonts w:cs="Arial"/>
            <w:color w:val="000000"/>
            <w:lang w:val="en-CA"/>
          </w:rPr>
          <w:delText>ie</w:delText>
        </w:r>
      </w:del>
      <w:ins w:id="2950" w:author="Sen, Marcus A." w:date="2016-04-13T12:34:00Z">
        <w:r w:rsidR="008F5521" w:rsidRPr="0061478E">
          <w:rPr>
            <w:rFonts w:cs="Arial"/>
            <w:color w:val="000000"/>
            <w:lang w:val="en-CA"/>
          </w:rPr>
          <w:t>i.e.</w:t>
        </w:r>
      </w:ins>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951"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952"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7D5F262C" w:rsidR="00FE4C9E" w:rsidRDefault="00A41623" w:rsidP="00D14AF0">
      <w:pPr>
        <w:autoSpaceDE w:val="0"/>
        <w:autoSpaceDN w:val="0"/>
        <w:adjustRightInd w:val="0"/>
        <w:spacing w:after="0" w:line="240" w:lineRule="atLeast"/>
        <w:rPr>
          <w:rFonts w:cs="Arial"/>
          <w:color w:val="000000"/>
          <w:lang w:val="en-CA"/>
        </w:rPr>
      </w:pPr>
      <w:ins w:id="2953" w:author="Eric Boisvert" w:date="2016-03-28T13:09:00Z">
        <w:r>
          <w:t>If present, t</w:t>
        </w:r>
      </w:ins>
      <w:del w:id="2954"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955" w:author="Eric Boisvert" w:date="2016-01-24T13:29:00Z">
        <w:r w:rsidR="0061478E" w:rsidDel="00253146">
          <w:rPr>
            <w:rFonts w:cs="Arial"/>
            <w:color w:val="000000"/>
            <w:lang w:val="en-CA"/>
          </w:rPr>
          <w:delText>:CharacterString</w:delText>
        </w:r>
      </w:del>
      <w:ins w:id="2956"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del w:id="2957" w:author="Sen, Marcus A." w:date="2016-04-13T12:35:00Z">
        <w:r w:rsidR="0061478E" w:rsidRPr="0061478E" w:rsidDel="008F5521">
          <w:rPr>
            <w:rFonts w:cs="Arial"/>
            <w:color w:val="000000"/>
            <w:lang w:val="en-CA"/>
          </w:rPr>
          <w:delText>eg</w:delText>
        </w:r>
      </w:del>
      <w:ins w:id="2958" w:author="Sen, Marcus A." w:date="2016-04-13T12:35:00Z">
        <w:r w:rsidR="008F5521" w:rsidRPr="0061478E">
          <w:rPr>
            <w:rFonts w:cs="Arial"/>
            <w:color w:val="000000"/>
            <w:lang w:val="en-CA"/>
          </w:rPr>
          <w:t>e.g.</w:t>
        </w:r>
      </w:ins>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del w:id="2959" w:author="Sen, Marcus A." w:date="2016-04-13T12:35:00Z">
        <w:r w:rsidR="004449FA" w:rsidRPr="0061478E" w:rsidDel="008F5521">
          <w:rPr>
            <w:rFonts w:cs="Arial"/>
            <w:color w:val="000000"/>
            <w:lang w:val="en-CA"/>
          </w:rPr>
          <w:delText>ie</w:delText>
        </w:r>
      </w:del>
      <w:ins w:id="2960" w:author="Sen, Marcus A." w:date="2016-04-13T12:35:00Z">
        <w:r w:rsidR="008F5521" w:rsidRPr="0061478E">
          <w:rPr>
            <w:rFonts w:cs="Arial"/>
            <w:color w:val="000000"/>
            <w:lang w:val="en-CA"/>
          </w:rPr>
          <w:t>i.e.</w:t>
        </w:r>
      </w:ins>
      <w:r w:rsidR="004449FA" w:rsidRPr="0061478E">
        <w:rPr>
          <w:rFonts w:cs="Arial"/>
          <w:color w:val="000000"/>
          <w:lang w:val="en-CA"/>
        </w:rPr>
        <w:t>, EPSG code in the range 5600-5799).</w:t>
      </w:r>
    </w:p>
    <w:p w14:paraId="34365B7D" w14:textId="062075EC" w:rsidR="00BE718C" w:rsidDel="00786781" w:rsidRDefault="00BE718C" w:rsidP="00D14AF0">
      <w:pPr>
        <w:autoSpaceDE w:val="0"/>
        <w:autoSpaceDN w:val="0"/>
        <w:adjustRightInd w:val="0"/>
        <w:spacing w:after="0" w:line="240" w:lineRule="atLeast"/>
        <w:rPr>
          <w:del w:id="2961"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962" w:author="Ollie Raymond" w:date="2016-02-12T17:30:00Z">
              <w:r>
                <w:rPr>
                  <w:rStyle w:val="reqtext"/>
                  <w:lang w:val="en-CA"/>
                </w:rPr>
                <w:t xml:space="preserve">If present, </w:t>
              </w:r>
            </w:ins>
            <w:del w:id="2963" w:author="Ollie Raymond" w:date="2016-02-12T17:30:00Z">
              <w:r w:rsidR="00BE718C" w:rsidDel="00786781">
                <w:rPr>
                  <w:rStyle w:val="reqtext"/>
                  <w:lang w:val="en-CA"/>
                </w:rPr>
                <w:delText>E</w:delText>
              </w:r>
            </w:del>
            <w:ins w:id="2964" w:author="Ollie Raymond" w:date="2016-02-12T17:30:00Z">
              <w:r>
                <w:rPr>
                  <w:rStyle w:val="reqtext"/>
                  <w:lang w:val="en-CA"/>
                </w:rPr>
                <w:t>e</w:t>
              </w:r>
            </w:ins>
            <w:r w:rsidR="00BE718C">
              <w:rPr>
                <w:rStyle w:val="reqtext"/>
                <w:lang w:val="en-CA"/>
              </w:rPr>
              <w:t xml:space="preserve">levation_srs SHALL </w:t>
            </w:r>
            <w:commentRangeStart w:id="2965"/>
            <w:r w:rsidR="00BE718C">
              <w:rPr>
                <w:rStyle w:val="reqtext"/>
                <w:lang w:val="en-CA"/>
              </w:rPr>
              <w:t xml:space="preserve">resolve </w:t>
            </w:r>
            <w:commentRangeEnd w:id="2965"/>
            <w:r w:rsidR="00BE718C">
              <w:rPr>
                <w:rStyle w:val="CommentReference"/>
                <w:rFonts w:ascii="Times New Roman" w:eastAsia="Times New Roman" w:hAnsi="Times New Roman"/>
                <w:lang w:val="en-US" w:eastAsia="en-US"/>
              </w:rPr>
              <w:commentReference w:id="2965"/>
            </w:r>
            <w:r w:rsidR="00BE718C">
              <w:rPr>
                <w:rStyle w:val="reqtext"/>
                <w:lang w:val="en-CA"/>
              </w:rPr>
              <w:t>to a valid EPSG vertical datum</w:t>
            </w:r>
            <w:ins w:id="2966"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967"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968" w:author="Ollie Raymond" w:date="2016-02-12T17:28:00Z"/>
          <w:rFonts w:cs="Arial"/>
          <w:color w:val="000000"/>
          <w:lang w:val="en-CA"/>
        </w:rPr>
      </w:pPr>
      <w:r>
        <w:rPr>
          <w:rFonts w:cs="Arial"/>
          <w:color w:val="000000"/>
          <w:lang w:val="en-CA"/>
        </w:rPr>
        <w:t>Example</w:t>
      </w:r>
      <w:ins w:id="2969"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970"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971"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972"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973"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lastRenderedPageBreak/>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C3E9AC0" w:rsidR="00A0347F" w:rsidRDefault="00A41623" w:rsidP="00D14AF0">
      <w:pPr>
        <w:autoSpaceDE w:val="0"/>
        <w:autoSpaceDN w:val="0"/>
        <w:adjustRightInd w:val="0"/>
        <w:spacing w:after="0" w:line="240" w:lineRule="atLeast"/>
        <w:rPr>
          <w:rFonts w:cs="Arial"/>
          <w:color w:val="000000"/>
          <w:lang w:val="en-CA"/>
        </w:rPr>
      </w:pPr>
      <w:ins w:id="2974" w:author="Eric Boisvert" w:date="2016-03-28T13:09:00Z">
        <w:r>
          <w:t>If present, t</w:t>
        </w:r>
      </w:ins>
      <w:del w:id="2975"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976" w:author="Eric Boisvert" w:date="2016-01-24T13:29:00Z">
        <w:r w:rsidR="00A0347F" w:rsidDel="00253146">
          <w:rPr>
            <w:rFonts w:cs="Arial"/>
            <w:color w:val="000000"/>
            <w:lang w:val="en-CA"/>
          </w:rPr>
          <w:delText>:CharacterString</w:delText>
        </w:r>
      </w:del>
      <w:ins w:id="2977"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978" w:author="Ollie Raymond" w:date="2016-02-12T17:28:00Z">
        <w:r w:rsidR="00786781">
          <w:rPr>
            <w:rFonts w:cs="Arial"/>
            <w:color w:val="000000"/>
            <w:lang w:val="en-CA"/>
          </w:rPr>
          <w:t xml:space="preserve">  Ideally, this would be a quantitative estimate of accuracy (</w:t>
        </w:r>
        <w:del w:id="2979" w:author="Sen, Marcus A." w:date="2016-04-13T12:35:00Z">
          <w:r w:rsidR="00786781" w:rsidDel="008F5521">
            <w:rPr>
              <w:rFonts w:cs="Arial"/>
              <w:color w:val="000000"/>
              <w:lang w:val="en-CA"/>
            </w:rPr>
            <w:delText>eg</w:delText>
          </w:r>
        </w:del>
      </w:ins>
      <w:ins w:id="2980" w:author="Sen, Marcus A." w:date="2016-04-13T12:35:00Z">
        <w:r w:rsidR="008F5521">
          <w:rPr>
            <w:rFonts w:cs="Arial"/>
            <w:color w:val="000000"/>
            <w:lang w:val="en-CA"/>
          </w:rPr>
          <w:t>e.g.</w:t>
        </w:r>
      </w:ins>
      <w:ins w:id="2981" w:author="Ollie Raymond" w:date="2016-02-12T17:28:00Z">
        <w:r w:rsidR="00786781">
          <w:rPr>
            <w:rFonts w:cs="Arial"/>
            <w:color w:val="000000"/>
            <w:lang w:val="en-CA"/>
          </w:rPr>
          <w:t>,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982" w:author="Eric Boisvert" w:date="2016-03-28T13:09:00Z">
        <w:r w:rsidDel="00A41623">
          <w:rPr>
            <w:rFonts w:cs="Arial"/>
            <w:color w:val="000000"/>
            <w:lang w:val="en-CA"/>
          </w:rPr>
          <w:delText>T</w:delText>
        </w:r>
      </w:del>
      <w:ins w:id="2983" w:author="Eric Boisvert" w:date="2016-03-28T13:09:00Z">
        <w:r w:rsidR="00A41623">
          <w:t>If present, t</w:t>
        </w:r>
      </w:ins>
      <w:r>
        <w:rPr>
          <w:rFonts w:cs="Arial"/>
          <w:color w:val="000000"/>
          <w:lang w:val="en-CA"/>
        </w:rPr>
        <w:t>he source</w:t>
      </w:r>
      <w:del w:id="2984" w:author="Eric Boisvert" w:date="2016-01-24T13:29:00Z">
        <w:r w:rsidDel="00253146">
          <w:rPr>
            <w:rFonts w:cs="Arial"/>
            <w:color w:val="000000"/>
            <w:lang w:val="en-CA"/>
          </w:rPr>
          <w:delText>:CharacterString</w:delText>
        </w:r>
      </w:del>
      <w:ins w:id="2985"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9743DF1"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986" w:author="Eric Boisvert" w:date="2016-01-24T13:29:00Z">
        <w:r w:rsidDel="00253146">
          <w:rPr>
            <w:rFonts w:cs="Arial"/>
            <w:color w:val="000000"/>
            <w:lang w:val="en-CA"/>
          </w:rPr>
          <w:delText>:CharacterString</w:delText>
        </w:r>
      </w:del>
      <w:ins w:id="2987" w:author="Eric Boisvert" w:date="2016-01-24T13:29:00Z">
        <w:r w:rsidR="00253146">
          <w:rPr>
            <w:rFonts w:cs="Arial"/>
            <w:color w:val="000000"/>
            <w:lang w:val="en-CA"/>
          </w:rPr>
          <w:t>:Primitive::CharacterString</w:t>
        </w:r>
      </w:ins>
      <w:r>
        <w:rPr>
          <w:rFonts w:cs="Arial"/>
          <w:color w:val="000000"/>
          <w:lang w:val="en-CA"/>
        </w:rPr>
        <w:t xml:space="preserve"> shall contain</w:t>
      </w:r>
      <w:del w:id="2988"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989" w:author="Ollie Raymond" w:date="2016-02-12T17:36:00Z">
        <w:r w:rsidR="007A60C8">
          <w:rPr>
            <w:rFonts w:cs="Arial"/>
            <w:color w:val="000000"/>
            <w:lang w:val="en-CA"/>
          </w:rPr>
          <w:t xml:space="preserve">to </w:t>
        </w:r>
      </w:ins>
      <w:r>
        <w:rPr>
          <w:rFonts w:cs="Arial"/>
          <w:color w:val="000000"/>
          <w:lang w:val="en-CA"/>
        </w:rPr>
        <w:t xml:space="preserve">one or </w:t>
      </w:r>
      <w:del w:id="2990" w:author="Ollie Raymond" w:date="2016-02-12T17:36:00Z">
        <w:r w:rsidDel="007A60C8">
          <w:rPr>
            <w:rFonts w:cs="Arial"/>
            <w:color w:val="000000"/>
            <w:lang w:val="en-CA"/>
          </w:rPr>
          <w:delText xml:space="preserve">many </w:delText>
        </w:r>
      </w:del>
      <w:ins w:id="2991" w:author="Ollie Raymond" w:date="2016-02-12T17:36:00Z">
        <w:r w:rsidR="007A60C8">
          <w:rPr>
            <w:rFonts w:cs="Arial"/>
            <w:color w:val="000000"/>
            <w:lang w:val="en-CA"/>
          </w:rPr>
          <w:t xml:space="preserve">more </w:t>
        </w:r>
      </w:ins>
      <w:r>
        <w:rPr>
          <w:rFonts w:cs="Arial"/>
          <w:color w:val="000000"/>
          <w:lang w:val="en-CA"/>
        </w:rPr>
        <w:t>representation</w:t>
      </w:r>
      <w:ins w:id="2992" w:author="Ollie Raymond" w:date="2016-02-12T17:36:00Z">
        <w:r w:rsidR="007A60C8">
          <w:rPr>
            <w:rFonts w:cs="Arial"/>
            <w:color w:val="000000"/>
            <w:lang w:val="en-CA"/>
          </w:rPr>
          <w:t>s</w:t>
        </w:r>
      </w:ins>
      <w:r w:rsidRPr="00BE718C">
        <w:rPr>
          <w:rFonts w:cs="Arial"/>
          <w:color w:val="000000"/>
          <w:lang w:val="en-CA"/>
        </w:rPr>
        <w:t xml:space="preserve"> of a parent borehole (</w:t>
      </w:r>
      <w:del w:id="2993" w:author="Sen, Marcus A." w:date="2016-04-13T12:35:00Z">
        <w:r w:rsidRPr="00BE718C" w:rsidDel="008F5521">
          <w:rPr>
            <w:rFonts w:cs="Arial"/>
            <w:color w:val="000000"/>
            <w:lang w:val="en-CA"/>
          </w:rPr>
          <w:delText>eg</w:delText>
        </w:r>
      </w:del>
      <w:ins w:id="2994" w:author="Sen, Marcus A." w:date="2016-04-13T12:35:00Z">
        <w:r w:rsidR="008F5521" w:rsidRPr="00BE718C">
          <w:rPr>
            <w:rFonts w:cs="Arial"/>
            <w:color w:val="000000"/>
            <w:lang w:val="en-CA"/>
          </w:rPr>
          <w:t>e.g.</w:t>
        </w:r>
      </w:ins>
      <w:r w:rsidRPr="00BE718C">
        <w:rPr>
          <w:rFonts w:cs="Arial"/>
          <w:color w:val="000000"/>
          <w:lang w:val="en-CA"/>
        </w:rPr>
        <w:t xml:space="preserve">, </w:t>
      </w:r>
      <w:ins w:id="2995"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996"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997"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998" w:author="Eric Boisvert" w:date="2016-03-28T13:09:00Z">
        <w:r>
          <w:t>If present, t</w:t>
        </w:r>
      </w:ins>
      <w:del w:id="2999"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3000" w:author="Eric Boisvert" w:date="2016-01-24T13:29:00Z">
        <w:r w:rsidR="00BE718C" w:rsidDel="00253146">
          <w:rPr>
            <w:rFonts w:cs="Arial"/>
            <w:color w:val="000000"/>
            <w:lang w:val="en-CA"/>
          </w:rPr>
          <w:delText>:CharacterString</w:delText>
        </w:r>
      </w:del>
      <w:ins w:id="3001"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4C6FA2D6" w:rsidR="00BE718C" w:rsidRDefault="00A41623" w:rsidP="00BE718C">
      <w:ins w:id="3002" w:author="Eric Boisvert" w:date="2016-03-28T13:09:00Z">
        <w:r>
          <w:t>If present, t</w:t>
        </w:r>
      </w:ins>
      <w:del w:id="3003" w:author="Eric Boisvert" w:date="2016-03-28T13:09:00Z">
        <w:r w:rsidR="00BE718C" w:rsidDel="00A41623">
          <w:delText>T</w:delText>
        </w:r>
      </w:del>
      <w:r w:rsidR="00BE718C">
        <w:t xml:space="preserve">he property </w:t>
      </w:r>
      <w:r w:rsidR="00BE718C" w:rsidRPr="00C17A19">
        <w:t>genericSymbolizer</w:t>
      </w:r>
      <w:del w:id="3004" w:author="Eric Boisvert" w:date="2016-01-24T13:29:00Z">
        <w:r w:rsidR="00BE718C" w:rsidDel="00253146">
          <w:delText>:CharacterString</w:delText>
        </w:r>
      </w:del>
      <w:ins w:id="3005" w:author="Eric Boisvert" w:date="2016-01-24T13:29:00Z">
        <w:r w:rsidR="00253146">
          <w:t>:Primitive::CharacterString</w:t>
        </w:r>
      </w:ins>
      <w:r w:rsidR="00BE718C">
        <w:t xml:space="preserve"> contains </w:t>
      </w:r>
      <w:del w:id="3006" w:author="Sen, Marcus A." w:date="2016-04-13T12:35:00Z">
        <w:r w:rsidR="00BE718C" w:rsidDel="008F5521">
          <w:delText>a</w:delText>
        </w:r>
      </w:del>
      <w:ins w:id="3007" w:author="Sen, Marcus A." w:date="2016-04-13T12:35:00Z">
        <w:r w:rsidR="008F5521">
          <w:t>an</w:t>
        </w:r>
      </w:ins>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5008F7C" w:rsidR="00BE718C" w:rsidRDefault="00BE718C" w:rsidP="00BE718C">
      <w:r>
        <w:t xml:space="preserve">The property shape:GM_Object </w:t>
      </w:r>
      <w:del w:id="3008" w:author="Sen, Marcus A." w:date="2016-04-13T12:36:00Z">
        <w:r w:rsidDel="008F5521">
          <w:delText>shall  contain</w:delText>
        </w:r>
      </w:del>
      <w:ins w:id="3009" w:author="Sen, Marcus A." w:date="2016-04-13T12:36:00Z">
        <w:r w:rsidR="008F5521">
          <w:t>shall contain</w:t>
        </w:r>
      </w:ins>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1CB8E8CD" w:rsidR="00BE718C" w:rsidRPr="002B6140" w:rsidRDefault="00BE718C" w:rsidP="00BE718C">
      <w:r>
        <w:t xml:space="preserve">A data provider </w:t>
      </w:r>
      <w:del w:id="3010" w:author="Ollie Raymond" w:date="2016-02-12T17:37:00Z">
        <w:r w:rsidDel="007A60C8">
          <w:delText xml:space="preserve">can </w:delText>
        </w:r>
      </w:del>
      <w:ins w:id="3011"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3012"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013" w:name="BKM_82E84894_826F_4479_973A_CBC44C2E6336"/>
      <w:bookmarkStart w:id="3014" w:name="BKM_2AC44CB2_D8AD_4710_965F_8C3E8A778226"/>
      <w:bookmarkStart w:id="3015" w:name="BKM_1CCAFBF2_5AEE_4D8D_970F_45B148E97DED"/>
      <w:bookmarkStart w:id="3016" w:name="BKM_988B3B2F_E5F0_47AC_B40B_3E7EB1B7F6A8"/>
      <w:bookmarkStart w:id="3017" w:name="BKM_D4489C08_74CE_4704_A313_E3DE8D8C2C02"/>
      <w:bookmarkStart w:id="3018" w:name="BKM_3CED884F_4F1D_42D8_9256_BF8F325D7BF9"/>
      <w:bookmarkStart w:id="3019" w:name="BKM_4D00B287_AF58_4181_BBC5_8A25643F2ECB"/>
      <w:bookmarkStart w:id="3020" w:name="BKM_8130FE65_F0ED_41F2_ABFA_924F7CBE3C44"/>
      <w:bookmarkStart w:id="3021" w:name="BKM_44DAEF74_D7B7_4FE5_8CBB_636851476829"/>
      <w:bookmarkStart w:id="3022" w:name="BKM_3338A6EC_8A76_4151_9BBE_AF6AA6E7ABA5"/>
      <w:bookmarkStart w:id="3023" w:name="BKM_0695D395_0E6D_4C80_885E_54CD7307213E"/>
      <w:bookmarkStart w:id="3024" w:name="BKM_83AB4886_B40B_45D9_93A6_9A7A11A1DB22"/>
      <w:bookmarkStart w:id="3025" w:name="BKM_18DECF87_EACF_4237_B14D_5CBA397C8B9F"/>
      <w:bookmarkStart w:id="3026" w:name="BKM_A2513DE4_90C9_4111_97A5_8AB9734CC788"/>
      <w:bookmarkStart w:id="3027" w:name="BKM_C29B4A43_BD79_4426_A200_1B1C1E4E23DB"/>
      <w:bookmarkStart w:id="3028" w:name="BKM_D6389F0E_EB92_428D_B31C_62B7B2DE2191"/>
      <w:bookmarkStart w:id="3029" w:name="BKM_44662CA4_810A_46C1_8CCE_D899E8B34841"/>
      <w:bookmarkStart w:id="3030" w:name="BKM_A4ADBA47_2A66_4D31_B98E_429D2187557A"/>
      <w:bookmarkStart w:id="3031" w:name="BKM_6A453B7D_E05C_442A_9729_07602A0CE53F"/>
      <w:bookmarkStart w:id="3032" w:name="BKM_B674F95F_8259_4A18_BB9A_C7004F238C58"/>
      <w:bookmarkStart w:id="3033" w:name="BKM_99FA56C9_DF26_4FF5_AF2C_A1CA27033687"/>
      <w:bookmarkStart w:id="3034" w:name="BKM_10DBF70D_6106_40F3_9F20_6815C31BFF23"/>
      <w:bookmarkStart w:id="3035" w:name="BKM_156BACFD_61FB_4C7D_8E17_15915D5DC1EB"/>
      <w:bookmarkStart w:id="3036" w:name="BKM_660451F7_6344_4A08_8AF1_55EA34BAFC1E"/>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31B29BD6" w14:textId="77777777" w:rsidR="00D14AF0" w:rsidRDefault="00D14AF0" w:rsidP="00401D4D">
      <w:pPr>
        <w:pStyle w:val="Heading3"/>
        <w:rPr>
          <w:lang w:val="en-CA"/>
        </w:rPr>
      </w:pPr>
      <w:bookmarkStart w:id="3037" w:name="_Toc448329967"/>
      <w:r w:rsidRPr="00D14AF0">
        <w:rPr>
          <w:lang w:val="en-CA"/>
        </w:rPr>
        <w:t>C</w:t>
      </w:r>
      <w:bookmarkStart w:id="3038" w:name="BKM_6A5667C6_1461_4AA7_BA98_1583B82E247C"/>
      <w:bookmarkEnd w:id="3038"/>
      <w:r w:rsidRPr="00D14AF0">
        <w:rPr>
          <w:lang w:val="en-CA"/>
        </w:rPr>
        <w:t>ontactView</w:t>
      </w:r>
      <w:bookmarkEnd w:id="3037"/>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759FE">
      <w:pPr>
        <w:keepNext/>
        <w:autoSpaceDE w:val="0"/>
        <w:autoSpaceDN w:val="0"/>
        <w:adjustRightInd w:val="0"/>
        <w:spacing w:after="0" w:line="240" w:lineRule="atLeast"/>
        <w:jc w:val="center"/>
        <w:pPrChange w:id="3039"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2pt;height:180.8pt;visibility:visible;mso-wrap-style:square">
            <v:imagedata r:id="rId29" o:title=""/>
          </v:shape>
        </w:pict>
      </w:r>
    </w:p>
    <w:p w14:paraId="202EF08B" w14:textId="78E632FC" w:rsidR="00BA190F" w:rsidRPr="002050B2" w:rsidRDefault="00BA190F">
      <w:pPr>
        <w:pStyle w:val="Caption"/>
        <w:jc w:val="center"/>
        <w:rPr>
          <w:color w:val="auto"/>
          <w:rPrChange w:id="3040" w:author="Ollie Raymond" w:date="2016-02-12T17:37:00Z">
            <w:rPr/>
          </w:rPrChange>
        </w:rPr>
        <w:pPrChange w:id="3041" w:author="Ollie Raymond" w:date="2016-02-12T17:37:00Z">
          <w:pPr>
            <w:pStyle w:val="Caption"/>
          </w:pPr>
        </w:pPrChange>
      </w:pPr>
      <w:r w:rsidRPr="002050B2">
        <w:rPr>
          <w:color w:val="auto"/>
          <w:rPrChange w:id="3042" w:author="Ollie Raymond" w:date="2016-02-12T17:37:00Z">
            <w:rPr/>
          </w:rPrChange>
        </w:rPr>
        <w:t xml:space="preserve">Figure </w:t>
      </w:r>
      <w:r w:rsidRPr="002050B2">
        <w:rPr>
          <w:color w:val="auto"/>
          <w:rPrChange w:id="3043" w:author="Ollie Raymond" w:date="2016-02-12T17:37:00Z">
            <w:rPr/>
          </w:rPrChange>
        </w:rPr>
        <w:fldChar w:fldCharType="begin"/>
      </w:r>
      <w:r w:rsidRPr="002050B2">
        <w:rPr>
          <w:color w:val="auto"/>
          <w:rPrChange w:id="3044" w:author="Ollie Raymond" w:date="2016-02-12T17:37:00Z">
            <w:rPr/>
          </w:rPrChange>
        </w:rPr>
        <w:instrText xml:space="preserve"> SEQ Figure \* ARABIC </w:instrText>
      </w:r>
      <w:r w:rsidRPr="002050B2">
        <w:rPr>
          <w:color w:val="auto"/>
          <w:rPrChange w:id="3045" w:author="Ollie Raymond" w:date="2016-02-12T17:37:00Z">
            <w:rPr/>
          </w:rPrChange>
        </w:rPr>
        <w:fldChar w:fldCharType="separate"/>
      </w:r>
      <w:ins w:id="3046" w:author="Sen, Marcus A." w:date="2016-04-13T16:56:00Z">
        <w:r w:rsidR="00D33949">
          <w:rPr>
            <w:noProof/>
            <w:color w:val="auto"/>
          </w:rPr>
          <w:t>14</w:t>
        </w:r>
      </w:ins>
      <w:ins w:id="3047" w:author="Eric Boisvert" w:date="2016-04-03T12:16:00Z">
        <w:del w:id="3048" w:author="Sen, Marcus A." w:date="2016-04-13T16:56:00Z">
          <w:r w:rsidR="00652185" w:rsidDel="00D33949">
            <w:rPr>
              <w:noProof/>
              <w:color w:val="auto"/>
            </w:rPr>
            <w:delText>14</w:delText>
          </w:r>
        </w:del>
      </w:ins>
      <w:ins w:id="3049" w:author="Boisvert, Eric" w:date="2016-04-01T13:15:00Z">
        <w:del w:id="3050" w:author="Sen, Marcus A." w:date="2016-04-13T16:56:00Z">
          <w:r w:rsidR="008D755A" w:rsidDel="00D33949">
            <w:rPr>
              <w:noProof/>
              <w:color w:val="auto"/>
            </w:rPr>
            <w:delText>13</w:delText>
          </w:r>
        </w:del>
      </w:ins>
      <w:del w:id="3051" w:author="Sen, Marcus A." w:date="2016-04-13T16:56:00Z">
        <w:r w:rsidR="0043586C" w:rsidRPr="002050B2" w:rsidDel="00D33949">
          <w:rPr>
            <w:noProof/>
            <w:color w:val="auto"/>
            <w:rPrChange w:id="3052" w:author="Ollie Raymond" w:date="2016-02-12T17:37:00Z">
              <w:rPr>
                <w:noProof/>
              </w:rPr>
            </w:rPrChange>
          </w:rPr>
          <w:delText>11</w:delText>
        </w:r>
      </w:del>
      <w:r w:rsidRPr="002050B2">
        <w:rPr>
          <w:color w:val="auto"/>
          <w:rPrChange w:id="3053" w:author="Ollie Raymond" w:date="2016-02-12T17:37:00Z">
            <w:rPr/>
          </w:rPrChange>
        </w:rPr>
        <w:fldChar w:fldCharType="end"/>
      </w:r>
      <w:ins w:id="3054" w:author="Ollie Raymond" w:date="2016-02-12T17:37:00Z">
        <w:r w:rsidR="002050B2">
          <w:rPr>
            <w:color w:val="auto"/>
          </w:rPr>
          <w:t xml:space="preserve"> -</w:t>
        </w:r>
      </w:ins>
      <w:r w:rsidRPr="002050B2">
        <w:rPr>
          <w:color w:val="auto"/>
          <w:rPrChange w:id="3055" w:author="Ollie Raymond" w:date="2016-02-12T17:37:00Z">
            <w:rPr/>
          </w:rPrChange>
        </w:rPr>
        <w:t xml:space="preserve"> ContactView </w:t>
      </w:r>
      <w:del w:id="3056" w:author="Boisvert, Eric" w:date="2016-03-29T08:33:00Z">
        <w:r w:rsidRPr="002050B2" w:rsidDel="00BF2A41">
          <w:rPr>
            <w:color w:val="auto"/>
            <w:rPrChange w:id="3057" w:author="Ollie Raymond" w:date="2016-02-12T17:37:00Z">
              <w:rPr/>
            </w:rPrChange>
          </w:rPr>
          <w:delText>class</w:delText>
        </w:r>
      </w:del>
      <w:ins w:id="3058"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3059" w:author="Eric Boisvert" w:date="2016-01-24T13:29:00Z">
        <w:r w:rsidDel="00253146">
          <w:delText>:CharacterString</w:delText>
        </w:r>
      </w:del>
      <w:ins w:id="3060"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3061"/>
      <w:r w:rsidR="00D96958">
        <w:rPr>
          <w:lang w:val="en-CA"/>
        </w:rPr>
        <w:t>3986</w:t>
      </w:r>
      <w:commentRangeEnd w:id="3061"/>
      <w:r w:rsidR="00D96958">
        <w:rPr>
          <w:rStyle w:val="CommentReference"/>
        </w:rPr>
        <w:commentReference w:id="306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3062"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3063" w:author="Eric Boisvert" w:date="2016-03-28T13:10:00Z">
        <w:r>
          <w:t>If present, t</w:t>
        </w:r>
      </w:ins>
      <w:del w:id="3064" w:author="Eric Boisvert" w:date="2016-03-28T13:10:00Z">
        <w:r w:rsidR="00176E9E" w:rsidDel="00A41623">
          <w:delText>T</w:delText>
        </w:r>
      </w:del>
      <w:r w:rsidR="00176E9E">
        <w:t>he property name</w:t>
      </w:r>
      <w:del w:id="3065" w:author="Eric Boisvert" w:date="2016-01-24T13:29:00Z">
        <w:r w:rsidR="00176E9E" w:rsidDel="00253146">
          <w:delText>:CharacterString</w:delText>
        </w:r>
      </w:del>
      <w:ins w:id="3066"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318D6EC6" w:rsidR="00176E9E" w:rsidRDefault="00A41623" w:rsidP="00D14AF0">
      <w:pPr>
        <w:autoSpaceDE w:val="0"/>
        <w:autoSpaceDN w:val="0"/>
        <w:adjustRightInd w:val="0"/>
        <w:spacing w:after="0" w:line="240" w:lineRule="atLeast"/>
        <w:rPr>
          <w:rFonts w:cs="Arial"/>
          <w:color w:val="000000"/>
          <w:lang w:val="en-CA"/>
        </w:rPr>
      </w:pPr>
      <w:ins w:id="3067" w:author="Eric Boisvert" w:date="2016-03-28T13:10:00Z">
        <w:r>
          <w:t>If present,</w:t>
        </w:r>
      </w:ins>
      <w:ins w:id="3068" w:author="Sen, Marcus A." w:date="2016-04-13T12:36:00Z">
        <w:r w:rsidR="008F5521">
          <w:rPr>
            <w:rFonts w:cs="Arial"/>
            <w:color w:val="000000"/>
            <w:lang w:val="en-CA"/>
          </w:rPr>
          <w:t xml:space="preserve"> the</w:t>
        </w:r>
      </w:ins>
      <w:ins w:id="3069" w:author="Eric Boisvert" w:date="2016-03-28T13:10:00Z">
        <w:del w:id="3070" w:author="Sen, Marcus A." w:date="2016-04-13T12:36:00Z">
          <w:r w:rsidDel="008F5521">
            <w:delText xml:space="preserve"> t</w:delText>
          </w:r>
        </w:del>
      </w:ins>
      <w:del w:id="3071" w:author="Eric Boisvert" w:date="2016-03-28T13:10:00Z">
        <w:r w:rsidR="00176E9E" w:rsidDel="00A41623">
          <w:rPr>
            <w:rFonts w:cs="Arial"/>
            <w:color w:val="000000"/>
            <w:lang w:val="en-CA"/>
          </w:rPr>
          <w:delText>T</w:delText>
        </w:r>
      </w:del>
      <w:del w:id="3072" w:author="Sen, Marcus A." w:date="2016-04-13T12:36:00Z">
        <w:r w:rsidR="00176E9E" w:rsidDel="008F5521">
          <w:rPr>
            <w:rFonts w:cs="Arial"/>
            <w:color w:val="000000"/>
            <w:lang w:val="en-CA"/>
          </w:rPr>
          <w:delText>he</w:delText>
        </w:r>
      </w:del>
      <w:r w:rsidR="00176E9E">
        <w:rPr>
          <w:rFonts w:cs="Arial"/>
          <w:color w:val="000000"/>
          <w:lang w:val="en-CA"/>
        </w:rPr>
        <w:t xml:space="preserve"> property description</w:t>
      </w:r>
      <w:del w:id="3073" w:author="Eric Boisvert" w:date="2016-01-24T13:29:00Z">
        <w:r w:rsidR="00176E9E" w:rsidDel="00253146">
          <w:rPr>
            <w:rFonts w:cs="Arial"/>
            <w:color w:val="000000"/>
            <w:lang w:val="en-CA"/>
          </w:rPr>
          <w:delText>:CharacterString</w:delText>
        </w:r>
      </w:del>
      <w:ins w:id="3074"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3075" w:author="Eric Boisvert" w:date="2016-03-28T13:10:00Z">
        <w:r>
          <w:t>If present, t</w:t>
        </w:r>
      </w:ins>
      <w:del w:id="3076"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3077" w:author="Eric Boisvert" w:date="2016-01-24T13:29:00Z">
        <w:r w:rsidR="00176E9E" w:rsidDel="00253146">
          <w:rPr>
            <w:rFonts w:cs="Arial"/>
            <w:color w:val="000000"/>
            <w:lang w:val="en-CA"/>
          </w:rPr>
          <w:delText>:CharacterString</w:delText>
        </w:r>
      </w:del>
      <w:ins w:id="3078"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3079" w:author="Eric Boisvert" w:date="2016-03-28T13:10:00Z">
        <w:r>
          <w:t>If present, t</w:t>
        </w:r>
      </w:ins>
      <w:del w:id="3080"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3081" w:author="Eric Boisvert" w:date="2016-01-24T13:29:00Z">
        <w:r w:rsidR="00176E9E" w:rsidDel="00253146">
          <w:rPr>
            <w:rFonts w:cs="Arial"/>
            <w:color w:val="000000"/>
            <w:lang w:val="en-CA"/>
          </w:rPr>
          <w:delText>:CharacterString</w:delText>
        </w:r>
      </w:del>
      <w:ins w:id="3082"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D0B4F27" w:rsidR="00176E9E" w:rsidRPr="00D970E9" w:rsidRDefault="00A41623" w:rsidP="00A12606">
      <w:pPr>
        <w:rPr>
          <w:lang w:val="en-CA"/>
        </w:rPr>
      </w:pPr>
      <w:ins w:id="3083" w:author="Eric Boisvert" w:date="2016-03-28T13:10:00Z">
        <w:r>
          <w:t>If present, t</w:t>
        </w:r>
      </w:ins>
      <w:del w:id="3084" w:author="Eric Boisvert" w:date="2016-03-28T13:10:00Z">
        <w:r w:rsidR="00176E9E" w:rsidDel="00A41623">
          <w:rPr>
            <w:lang w:val="en-CA"/>
          </w:rPr>
          <w:delText>T</w:delText>
        </w:r>
      </w:del>
      <w:r w:rsidR="00176E9E">
        <w:rPr>
          <w:lang w:val="en-CA"/>
        </w:rPr>
        <w:t>he property positionalAccuracy</w:t>
      </w:r>
      <w:del w:id="3085" w:author="Eric Boisvert" w:date="2016-01-24T13:29:00Z">
        <w:r w:rsidR="00AB423B" w:rsidDel="00253146">
          <w:rPr>
            <w:lang w:val="en-CA"/>
          </w:rPr>
          <w:delText>:CharacterString</w:delText>
        </w:r>
      </w:del>
      <w:ins w:id="3086"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ins w:id="3087" w:author="Sen, Marcus A." w:date="2016-04-13T12:37:00Z">
        <w:r w:rsidR="008F5521">
          <w:rPr>
            <w:lang w:val="en-CA"/>
          </w:rPr>
          <w:t>M</w:t>
        </w:r>
      </w:ins>
      <w:del w:id="3088" w:author="Sen, Marcus A." w:date="2016-04-13T12:37:00Z">
        <w:r w:rsidR="00176E9E" w:rsidRPr="00D970E9" w:rsidDel="008F5521">
          <w:rPr>
            <w:lang w:val="en-CA"/>
          </w:rPr>
          <w:delText>m</w:delText>
        </w:r>
      </w:del>
      <w:r w:rsidR="00176E9E" w:rsidRPr="00D970E9">
        <w:rPr>
          <w:lang w:val="en-CA"/>
        </w:rPr>
        <w:t>appedFeature (</w:t>
      </w:r>
      <w:del w:id="3089" w:author="Sen, Marcus A." w:date="2016-04-13T12:37:00Z">
        <w:r w:rsidR="00176E9E" w:rsidRPr="00D970E9" w:rsidDel="006754DF">
          <w:rPr>
            <w:lang w:val="en-CA"/>
          </w:rPr>
          <w:delText>eg</w:delText>
        </w:r>
      </w:del>
      <w:ins w:id="3090" w:author="Sen, Marcus A." w:date="2016-04-13T12:37:00Z">
        <w:r w:rsidR="006754DF" w:rsidRPr="00D970E9">
          <w:rPr>
            <w:lang w:val="en-CA"/>
          </w:rPr>
          <w:t>e.g.</w:t>
        </w:r>
      </w:ins>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3091" w:author="Eric Boisvert" w:date="2016-03-28T13:10:00Z">
        <w:r w:rsidDel="00A41623">
          <w:rPr>
            <w:rFonts w:cs="Arial"/>
            <w:color w:val="000000"/>
            <w:lang w:val="en-CA"/>
          </w:rPr>
          <w:delText>T</w:delText>
        </w:r>
      </w:del>
      <w:ins w:id="3092" w:author="Eric Boisvert" w:date="2016-03-28T13:10:00Z">
        <w:r w:rsidR="00A41623">
          <w:t>If present, t</w:t>
        </w:r>
      </w:ins>
      <w:r>
        <w:rPr>
          <w:rFonts w:cs="Arial"/>
          <w:color w:val="000000"/>
          <w:lang w:val="en-CA"/>
        </w:rPr>
        <w:t>he property source</w:t>
      </w:r>
      <w:del w:id="3093" w:author="Eric Boisvert" w:date="2016-01-24T13:29:00Z">
        <w:r w:rsidDel="00253146">
          <w:rPr>
            <w:rFonts w:cs="Arial"/>
            <w:color w:val="000000"/>
            <w:lang w:val="en-CA"/>
          </w:rPr>
          <w:delText>:CharacterString</w:delText>
        </w:r>
      </w:del>
      <w:ins w:id="3094"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3095" w:author="Eric Boisvert" w:date="2016-03-28T12:51:00Z">
        <w:r w:rsidRPr="00176E9E" w:rsidDel="008A53EB">
          <w:rPr>
            <w:rFonts w:cs="Arial"/>
            <w:color w:val="000000"/>
            <w:lang w:val="en-CA"/>
          </w:rPr>
          <w:delText xml:space="preserve">geologic </w:delText>
        </w:r>
      </w:del>
      <w:ins w:id="3096"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3097" w:author="Eric Boisvert" w:date="2016-01-24T13:29:00Z">
        <w:r w:rsidDel="00253146">
          <w:rPr>
            <w:rFonts w:cs="Arial"/>
            <w:color w:val="000000"/>
            <w:lang w:val="en-CA"/>
          </w:rPr>
          <w:delText>:CharacterString</w:delText>
        </w:r>
      </w:del>
      <w:ins w:id="3098"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3099" w:author="Eric Boisvert" w:date="2016-03-28T13:10:00Z">
        <w:r>
          <w:t>If present, t</w:t>
        </w:r>
      </w:ins>
      <w:del w:id="3100"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3101" w:author="Eric Boisvert" w:date="2016-01-24T13:29:00Z">
        <w:r w:rsidR="005E4970" w:rsidDel="00253146">
          <w:rPr>
            <w:rFonts w:cs="Arial"/>
            <w:color w:val="000000"/>
            <w:lang w:val="en-CA"/>
          </w:rPr>
          <w:delText>:CharacterString</w:delText>
        </w:r>
      </w:del>
      <w:ins w:id="3102"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3103"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3104" w:author="Eric Boisvert" w:date="2016-03-28T13:10:00Z">
        <w:r>
          <w:t>If present, t</w:t>
        </w:r>
      </w:ins>
      <w:del w:id="3105"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3106" w:author="Eric Boisvert" w:date="2016-01-24T13:29:00Z">
        <w:r w:rsidR="003E0DCA" w:rsidDel="00253146">
          <w:rPr>
            <w:rFonts w:cs="Arial"/>
            <w:color w:val="000000"/>
            <w:lang w:val="en-CA"/>
          </w:rPr>
          <w:delText>:CharacterString</w:delText>
        </w:r>
      </w:del>
      <w:ins w:id="3107"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3108" w:author="Eric Boisvert" w:date="2016-03-28T13:10:00Z">
        <w:r>
          <w:t>If present, t</w:t>
        </w:r>
      </w:ins>
      <w:del w:id="3109" w:author="Eric Boisvert" w:date="2016-03-28T13:10:00Z">
        <w:r w:rsidR="003E0DCA" w:rsidDel="00A41623">
          <w:rPr>
            <w:rFonts w:cs="Arial"/>
            <w:color w:val="000000"/>
            <w:lang w:val="en-CA"/>
          </w:rPr>
          <w:delText>T</w:delText>
        </w:r>
      </w:del>
      <w:r w:rsidR="003E0DCA">
        <w:rPr>
          <w:rFonts w:cs="Arial"/>
          <w:color w:val="000000"/>
          <w:lang w:val="en-CA"/>
        </w:rPr>
        <w:t>he genericSymboliser</w:t>
      </w:r>
      <w:del w:id="3110" w:author="Eric Boisvert" w:date="2016-01-24T13:29:00Z">
        <w:r w:rsidR="003E0DCA" w:rsidDel="00253146">
          <w:rPr>
            <w:rFonts w:cs="Arial"/>
            <w:color w:val="000000"/>
            <w:lang w:val="en-CA"/>
          </w:rPr>
          <w:delText>:CharacterString</w:delText>
        </w:r>
      </w:del>
      <w:ins w:id="3111"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3112" w:name="BKM_DAD0F5C5_7ECC_4F46_8F23_D5FDAEC9FFF1"/>
      <w:bookmarkStart w:id="3113" w:name="BKM_29C4138F_4CAD_4B96_B0DF_B91BA8041A62"/>
      <w:bookmarkStart w:id="3114" w:name="BKM_6AE23AB8_B6A5_4B32_A803_62E099830E93"/>
      <w:bookmarkStart w:id="3115" w:name="BKM_66D56F45_5196_424F_92CB_6CB6778933A2"/>
      <w:bookmarkStart w:id="3116" w:name="BKM_B569925A_5C18_4226_AFA5_D6C44B29D688"/>
      <w:bookmarkStart w:id="3117" w:name="BKM_20CF274F_94C7_43D3_9CCE_945071187259"/>
      <w:bookmarkStart w:id="3118" w:name="BKM_64FA9120_8C79_470F_A4AB_510E7868EC43"/>
      <w:bookmarkStart w:id="3119" w:name="BKM_2D4CA786_8199_42B1_BAEE_B9D15F83512C"/>
      <w:bookmarkStart w:id="3120" w:name="BKM_E1914A18_F58F_4042_930D_7562E211135B"/>
      <w:bookmarkStart w:id="3121" w:name="BKM_C97D1AD7_F437_45EE_9855_97FF220828AF"/>
      <w:bookmarkStart w:id="3122" w:name="BKM_66E2F147_939A_42E7_9DA7_BB7F5E616224"/>
      <w:bookmarkStart w:id="3123" w:name="BKM_7A6AD652_753B_433E_B947_78BAF8E8FFBB"/>
      <w:bookmarkStart w:id="3124" w:name="BKM_D64DC56C_F70A_4224_BA0C_96AAF9B173C3"/>
      <w:bookmarkStart w:id="3125" w:name="_Toc448329968"/>
      <w:bookmarkEnd w:id="3112"/>
      <w:bookmarkEnd w:id="3113"/>
      <w:bookmarkEnd w:id="3114"/>
      <w:bookmarkEnd w:id="3115"/>
      <w:bookmarkEnd w:id="3116"/>
      <w:bookmarkEnd w:id="3117"/>
      <w:bookmarkEnd w:id="3118"/>
      <w:bookmarkEnd w:id="3119"/>
      <w:bookmarkEnd w:id="3120"/>
      <w:bookmarkEnd w:id="3121"/>
      <w:bookmarkEnd w:id="3122"/>
      <w:bookmarkEnd w:id="3123"/>
      <w:bookmarkEnd w:id="3124"/>
      <w:r w:rsidRPr="00D14AF0">
        <w:rPr>
          <w:lang w:val="en-CA"/>
        </w:rPr>
        <w:t>G</w:t>
      </w:r>
      <w:bookmarkStart w:id="3126" w:name="BKM_F594CD9C_5617_46AE_9ABE_FE6C018DDEAF"/>
      <w:bookmarkEnd w:id="3126"/>
      <w:r w:rsidRPr="00D14AF0">
        <w:rPr>
          <w:lang w:val="en-CA"/>
        </w:rPr>
        <w:t>eologicSpecimenView</w:t>
      </w:r>
      <w:bookmarkEnd w:id="3125"/>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759FE" w:rsidP="00AB51A6">
      <w:pPr>
        <w:keepNext/>
        <w:autoSpaceDE w:val="0"/>
        <w:autoSpaceDN w:val="0"/>
        <w:adjustRightInd w:val="0"/>
        <w:spacing w:after="0" w:line="240" w:lineRule="atLeast"/>
      </w:pPr>
      <w:r>
        <w:rPr>
          <w:noProof/>
          <w:lang w:val="en-CA" w:eastAsia="en-CA"/>
        </w:rPr>
        <w:pict w14:anchorId="2E1A9CE1">
          <v:shape id="_x0000_i1039" type="#_x0000_t75" style="width:199.2pt;height:211.2pt;visibility:visible;mso-wrap-style:square">
            <v:imagedata r:id="rId30"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3127" w:author="Sen, Marcus A." w:date="2016-04-13T16:56:00Z">
        <w:r w:rsidR="00D33949">
          <w:rPr>
            <w:noProof/>
          </w:rPr>
          <w:t>15</w:t>
        </w:r>
      </w:ins>
      <w:ins w:id="3128" w:author="Eric Boisvert" w:date="2016-04-03T12:16:00Z">
        <w:del w:id="3129" w:author="Sen, Marcus A." w:date="2016-04-13T16:56:00Z">
          <w:r w:rsidR="00652185" w:rsidDel="00D33949">
            <w:rPr>
              <w:noProof/>
            </w:rPr>
            <w:delText>15</w:delText>
          </w:r>
        </w:del>
      </w:ins>
      <w:ins w:id="3130" w:author="Boisvert, Eric" w:date="2016-04-01T13:15:00Z">
        <w:del w:id="3131" w:author="Sen, Marcus A." w:date="2016-04-13T16:56:00Z">
          <w:r w:rsidR="008D755A" w:rsidDel="00D33949">
            <w:rPr>
              <w:noProof/>
            </w:rPr>
            <w:delText>14</w:delText>
          </w:r>
        </w:del>
      </w:ins>
      <w:del w:id="3132" w:author="Sen, Marcus A." w:date="2016-04-13T16:56:00Z">
        <w:r w:rsidR="0043586C" w:rsidDel="00D33949">
          <w:rPr>
            <w:noProof/>
          </w:rPr>
          <w:delText>12</w:delText>
        </w:r>
      </w:del>
      <w:r>
        <w:fldChar w:fldCharType="end"/>
      </w:r>
      <w:r>
        <w:t xml:space="preserve"> </w:t>
      </w:r>
      <w:r w:rsidRPr="00EB2E1E">
        <w:t xml:space="preserve"> GeologicSpecimenView </w:t>
      </w:r>
      <w:del w:id="3133" w:author="Boisvert, Eric" w:date="2016-03-29T08:34:00Z">
        <w:r w:rsidRPr="00EB2E1E" w:rsidDel="00BF2A41">
          <w:delText>class</w:delText>
        </w:r>
      </w:del>
      <w:ins w:id="3134"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3135" w:author="Eric Boisvert" w:date="2016-01-24T13:29:00Z">
        <w:r w:rsidDel="00253146">
          <w:delText>:CharacterString</w:delText>
        </w:r>
      </w:del>
      <w:ins w:id="3136"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137"/>
      <w:r>
        <w:rPr>
          <w:lang w:val="en-CA"/>
        </w:rPr>
        <w:t>3986</w:t>
      </w:r>
      <w:commentRangeEnd w:id="3137"/>
      <w:r>
        <w:rPr>
          <w:rStyle w:val="CommentReference"/>
        </w:rPr>
        <w:commentReference w:id="3137"/>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3138" w:author="Eric Boisvert" w:date="2016-03-23T21:11:00Z">
              <w:r w:rsidDel="001822D9">
                <w:rPr>
                  <w:rStyle w:val="reqtext"/>
                  <w:lang w:val="en-CA"/>
                </w:rPr>
                <w:delText xml:space="preserve">SHALL </w:delText>
              </w:r>
            </w:del>
            <w:ins w:id="3139" w:author="Eric Boisvert" w:date="2016-03-23T21:11:00Z">
              <w:r w:rsidR="001822D9">
                <w:rPr>
                  <w:rStyle w:val="reqtext"/>
                  <w:lang w:val="en-CA"/>
                </w:rPr>
                <w:t xml:space="preserve">SHOULD </w:t>
              </w:r>
            </w:ins>
            <w:r>
              <w:rPr>
                <w:rStyle w:val="reqtext"/>
                <w:lang w:val="en-CA"/>
              </w:rPr>
              <w:t>correspond to an instance of GeoSciML GeologicSpecimen</w:t>
            </w:r>
            <w:ins w:id="3140"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3141" w:author="Eric Boisvert" w:date="2016-03-28T13:10:00Z">
        <w:r>
          <w:t>If present, t</w:t>
        </w:r>
      </w:ins>
      <w:del w:id="3142"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3143" w:author="Eric Boisvert" w:date="2016-03-28T12:52:00Z">
        <w:r w:rsidR="008A53EB">
          <w:rPr>
            <w:rFonts w:cs="Arial"/>
            <w:color w:val="000000"/>
            <w:lang w:val="en-CA"/>
          </w:rPr>
          <w:t xml:space="preserve"> to a representation</w:t>
        </w:r>
      </w:ins>
      <w:del w:id="3144"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3145"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3146"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2A6298F" w:rsidR="00984F9B" w:rsidRDefault="00A41623" w:rsidP="00D14AF0">
      <w:pPr>
        <w:autoSpaceDE w:val="0"/>
        <w:autoSpaceDN w:val="0"/>
        <w:adjustRightInd w:val="0"/>
        <w:spacing w:after="0" w:line="240" w:lineRule="atLeast"/>
        <w:rPr>
          <w:rFonts w:cs="Arial"/>
          <w:color w:val="000000"/>
          <w:lang w:val="en-CA"/>
        </w:rPr>
      </w:pPr>
      <w:ins w:id="3147" w:author="Eric Boisvert" w:date="2016-03-28T13:10:00Z">
        <w:r>
          <w:t>If present, t</w:t>
        </w:r>
      </w:ins>
      <w:del w:id="3148" w:author="Eric Boisvert" w:date="2016-03-28T13:10:00Z">
        <w:r w:rsidR="00984F9B" w:rsidDel="00A41623">
          <w:rPr>
            <w:rFonts w:cs="Arial"/>
            <w:color w:val="000000"/>
            <w:lang w:val="en-CA"/>
          </w:rPr>
          <w:delText>T</w:delText>
        </w:r>
      </w:del>
      <w:r w:rsidR="00984F9B">
        <w:rPr>
          <w:rFonts w:cs="Arial"/>
          <w:color w:val="000000"/>
          <w:lang w:val="en-CA"/>
        </w:rPr>
        <w:t>he property label</w:t>
      </w:r>
      <w:del w:id="3149" w:author="Eric Boisvert" w:date="2016-01-24T13:29:00Z">
        <w:r w:rsidR="00984F9B" w:rsidDel="00253146">
          <w:rPr>
            <w:rFonts w:cs="Arial"/>
            <w:color w:val="000000"/>
            <w:lang w:val="en-CA"/>
          </w:rPr>
          <w:delText>:CharacterString</w:delText>
        </w:r>
      </w:del>
      <w:ins w:id="3150"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w:t>
      </w:r>
      <w:del w:id="3151" w:author="Sen, Marcus A." w:date="2016-04-13T12:38:00Z">
        <w:r w:rsidR="00984F9B" w:rsidRPr="00984F9B" w:rsidDel="006754DF">
          <w:rPr>
            <w:rFonts w:cs="Arial"/>
            <w:color w:val="000000"/>
            <w:lang w:val="en-CA"/>
          </w:rPr>
          <w:delText>eg</w:delText>
        </w:r>
      </w:del>
      <w:ins w:id="3152" w:author="Sen, Marcus A." w:date="2016-04-13T12:38:00Z">
        <w:r w:rsidR="006754DF" w:rsidRPr="00984F9B">
          <w:rPr>
            <w:rFonts w:cs="Arial"/>
            <w:color w:val="000000"/>
            <w:lang w:val="en-CA"/>
          </w:rPr>
          <w:t>e.g.</w:t>
        </w:r>
      </w:ins>
      <w:r w:rsidR="00984F9B" w:rsidRPr="00984F9B">
        <w:rPr>
          <w:rFonts w:cs="Arial"/>
          <w:color w:val="000000"/>
          <w:lang w:val="en-CA"/>
        </w:rPr>
        <w:t>, a sample number)</w:t>
      </w:r>
      <w:ins w:id="3153"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B94F5F1" w:rsidR="00B506A1" w:rsidRDefault="00A41623" w:rsidP="00A12606">
      <w:pPr>
        <w:rPr>
          <w:lang w:val="en-CA"/>
        </w:rPr>
      </w:pPr>
      <w:ins w:id="3154" w:author="Eric Boisvert" w:date="2016-03-28T13:10:00Z">
        <w:r>
          <w:t xml:space="preserve">If present, </w:t>
        </w:r>
      </w:ins>
      <w:ins w:id="3155" w:author="Sen, Marcus A." w:date="2016-04-13T12:38:00Z">
        <w:r w:rsidR="006754DF">
          <w:rPr>
            <w:lang w:val="en-CA"/>
          </w:rPr>
          <w:t>the</w:t>
        </w:r>
      </w:ins>
      <w:ins w:id="3156" w:author="Eric Boisvert" w:date="2016-03-28T13:10:00Z">
        <w:del w:id="3157" w:author="Sen, Marcus A." w:date="2016-04-13T12:38:00Z">
          <w:r w:rsidDel="006754DF">
            <w:delText>t</w:delText>
          </w:r>
        </w:del>
      </w:ins>
      <w:del w:id="3158" w:author="Eric Boisvert" w:date="2016-03-28T13:10:00Z">
        <w:r w:rsidR="00B506A1" w:rsidDel="00A41623">
          <w:rPr>
            <w:lang w:val="en-CA"/>
          </w:rPr>
          <w:delText>T</w:delText>
        </w:r>
      </w:del>
      <w:del w:id="3159" w:author="Sen, Marcus A." w:date="2016-04-13T12:38:00Z">
        <w:r w:rsidR="00B506A1" w:rsidDel="006754DF">
          <w:rPr>
            <w:lang w:val="en-CA"/>
          </w:rPr>
          <w:delText>he</w:delText>
        </w:r>
      </w:del>
      <w:r w:rsidR="00B506A1">
        <w:rPr>
          <w:lang w:val="en-CA"/>
        </w:rPr>
        <w:t xml:space="preserve"> property description</w:t>
      </w:r>
      <w:del w:id="3160" w:author="Eric Boisvert" w:date="2016-01-24T13:29:00Z">
        <w:r w:rsidR="00B506A1" w:rsidDel="00253146">
          <w:rPr>
            <w:lang w:val="en-CA"/>
          </w:rPr>
          <w:delText>:CharacterString</w:delText>
        </w:r>
      </w:del>
      <w:ins w:id="3161"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02D00F6C" w:rsidR="00B506A1" w:rsidRDefault="00A41623" w:rsidP="00A12606">
      <w:pPr>
        <w:rPr>
          <w:ins w:id="3162" w:author="Boisvert, Eric" w:date="2016-03-29T08:27:00Z"/>
          <w:lang w:val="en-CA"/>
        </w:rPr>
      </w:pPr>
      <w:ins w:id="3163" w:author="Eric Boisvert" w:date="2016-03-28T13:11:00Z">
        <w:r>
          <w:t>If present, t</w:t>
        </w:r>
      </w:ins>
      <w:del w:id="3164" w:author="Eric Boisvert" w:date="2016-03-28T13:11:00Z">
        <w:r w:rsidR="00B506A1" w:rsidDel="00A41623">
          <w:rPr>
            <w:lang w:val="en-CA"/>
          </w:rPr>
          <w:delText>T</w:delText>
        </w:r>
      </w:del>
      <w:r w:rsidR="00B506A1">
        <w:rPr>
          <w:lang w:val="en-CA"/>
        </w:rPr>
        <w:t>he property specimentType</w:t>
      </w:r>
      <w:del w:id="3165" w:author="Eric Boisvert" w:date="2016-01-24T13:29:00Z">
        <w:r w:rsidR="00B506A1" w:rsidDel="00253146">
          <w:rPr>
            <w:lang w:val="en-CA"/>
          </w:rPr>
          <w:delText>:CharacterString</w:delText>
        </w:r>
      </w:del>
      <w:ins w:id="3166"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del w:id="3167" w:author="Sen, Marcus A." w:date="2016-04-13T12:39:00Z">
        <w:r w:rsidR="00B506A1" w:rsidRPr="00B506A1" w:rsidDel="006754DF">
          <w:rPr>
            <w:lang w:val="en-CA"/>
          </w:rPr>
          <w:delText>eg</w:delText>
        </w:r>
      </w:del>
      <w:ins w:id="3168" w:author="Sen, Marcus A." w:date="2016-04-13T12:39:00Z">
        <w:r w:rsidR="006754DF" w:rsidRPr="00B506A1">
          <w:rPr>
            <w:lang w:val="en-CA"/>
          </w:rPr>
          <w:t>e.g.</w:t>
        </w:r>
      </w:ins>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49AD0C15" w:rsidR="00B506A1" w:rsidRDefault="00A41623" w:rsidP="00A12606">
      <w:pPr>
        <w:rPr>
          <w:ins w:id="3169" w:author="Boisvert, Eric" w:date="2016-04-01T15:07:00Z"/>
          <w:lang w:val="en-CA"/>
        </w:rPr>
      </w:pPr>
      <w:ins w:id="3170" w:author="Eric Boisvert" w:date="2016-03-28T13:11:00Z">
        <w:r>
          <w:t>If present, t</w:t>
        </w:r>
      </w:ins>
      <w:del w:id="3171" w:author="Eric Boisvert" w:date="2016-03-28T13:11:00Z">
        <w:r w:rsidR="00B506A1" w:rsidDel="00A41623">
          <w:rPr>
            <w:lang w:val="en-CA"/>
          </w:rPr>
          <w:delText>T</w:delText>
        </w:r>
      </w:del>
      <w:r w:rsidR="00B506A1">
        <w:rPr>
          <w:lang w:val="en-CA"/>
        </w:rPr>
        <w:t>he property materialClass</w:t>
      </w:r>
      <w:del w:id="3172" w:author="Eric Boisvert" w:date="2016-01-24T13:29:00Z">
        <w:r w:rsidR="00B506A1" w:rsidDel="00253146">
          <w:rPr>
            <w:lang w:val="en-CA"/>
          </w:rPr>
          <w:delText>:CharacterString</w:delText>
        </w:r>
      </w:del>
      <w:ins w:id="3173"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del w:id="3174" w:author="Sen, Marcus A." w:date="2016-04-13T12:39:00Z">
        <w:r w:rsidR="00B506A1" w:rsidRPr="00B506A1" w:rsidDel="006754DF">
          <w:rPr>
            <w:lang w:val="en-CA"/>
          </w:rPr>
          <w:delText>eg</w:delText>
        </w:r>
      </w:del>
      <w:ins w:id="3175" w:author="Sen, Marcus A." w:date="2016-04-13T12:39:00Z">
        <w:r w:rsidR="006754DF" w:rsidRPr="00B506A1">
          <w:rPr>
            <w:lang w:val="en-CA"/>
          </w:rPr>
          <w:t>e.g.</w:t>
        </w:r>
      </w:ins>
      <w:r w:rsidR="00B506A1" w:rsidRPr="00B506A1">
        <w:rPr>
          <w:lang w:val="en-CA"/>
        </w:rPr>
        <w:t xml:space="preserve">, rock, sediment, </w:t>
      </w:r>
      <w:del w:id="3176" w:author="Sen, Marcus A." w:date="2016-04-13T12:39:00Z">
        <w:r w:rsidR="00B506A1" w:rsidRPr="00B506A1" w:rsidDel="006754DF">
          <w:rPr>
            <w:lang w:val="en-CA"/>
          </w:rPr>
          <w:delText>etc</w:delText>
        </w:r>
      </w:del>
      <w:ins w:id="3177" w:author="Sen, Marcus A." w:date="2016-04-13T12:39:00Z">
        <w:r w:rsidR="006754DF" w:rsidRPr="00B506A1">
          <w:rPr>
            <w:lang w:val="en-CA"/>
          </w:rPr>
          <w:t>etc.</w:t>
        </w:r>
      </w:ins>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07DE81A" w:rsidR="00B506A1" w:rsidRDefault="00A41623" w:rsidP="00D14AF0">
      <w:pPr>
        <w:autoSpaceDE w:val="0"/>
        <w:autoSpaceDN w:val="0"/>
        <w:adjustRightInd w:val="0"/>
        <w:spacing w:after="0" w:line="240" w:lineRule="atLeast"/>
        <w:rPr>
          <w:rFonts w:cs="Arial"/>
          <w:color w:val="000000"/>
          <w:lang w:val="en-CA"/>
        </w:rPr>
      </w:pPr>
      <w:ins w:id="3178" w:author="Eric Boisvert" w:date="2016-03-28T13:11:00Z">
        <w:r>
          <w:t>If present, t</w:t>
        </w:r>
      </w:ins>
      <w:del w:id="3179"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3180" w:author="Eric Boisvert" w:date="2016-01-24T13:29:00Z">
        <w:r w:rsidR="00B506A1" w:rsidDel="00253146">
          <w:rPr>
            <w:rFonts w:cs="Arial"/>
            <w:color w:val="000000"/>
            <w:lang w:val="en-CA"/>
          </w:rPr>
          <w:delText>:CharacterString</w:delText>
        </w:r>
      </w:del>
      <w:ins w:id="3181"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del w:id="3182" w:author="Sen, Marcus A." w:date="2016-04-13T12:39:00Z">
        <w:r w:rsidR="00B506A1" w:rsidRPr="00B506A1" w:rsidDel="006754DF">
          <w:rPr>
            <w:rFonts w:cs="Arial"/>
            <w:color w:val="000000"/>
            <w:lang w:val="en-CA"/>
          </w:rPr>
          <w:delText>eg</w:delText>
        </w:r>
      </w:del>
      <w:ins w:id="3183" w:author="Sen, Marcus A." w:date="2016-04-13T12:39:00Z">
        <w:r w:rsidR="006754DF" w:rsidRPr="00B506A1">
          <w:rPr>
            <w:rFonts w:cs="Arial"/>
            <w:color w:val="000000"/>
            <w:lang w:val="en-CA"/>
          </w:rPr>
          <w:t>e.g.</w:t>
        </w:r>
      </w:ins>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3184" w:author="Eric Boisvert" w:date="2016-03-28T13:11:00Z">
        <w:r>
          <w:t>If present, t</w:t>
        </w:r>
      </w:ins>
      <w:del w:id="3185"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3186" w:author="Eric Boisvert" w:date="2016-01-24T13:29:00Z">
        <w:r w:rsidR="00B506A1" w:rsidDel="00253146">
          <w:rPr>
            <w:rFonts w:cs="Arial"/>
            <w:color w:val="000000"/>
            <w:lang w:val="en-CA"/>
          </w:rPr>
          <w:delText>:CharacterString</w:delText>
        </w:r>
      </w:del>
      <w:ins w:id="3187"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3188"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011F42BE" w:rsidR="001B3235" w:rsidRDefault="00A41623" w:rsidP="00A12606">
      <w:pPr>
        <w:rPr>
          <w:lang w:val="en-CA"/>
        </w:rPr>
      </w:pPr>
      <w:ins w:id="3189" w:author="Eric Boisvert" w:date="2016-03-28T13:11:00Z">
        <w:r>
          <w:t>If present, t</w:t>
        </w:r>
      </w:ins>
      <w:del w:id="3190" w:author="Eric Boisvert" w:date="2016-03-28T13:11:00Z">
        <w:r w:rsidR="001B3235" w:rsidDel="00A41623">
          <w:rPr>
            <w:lang w:val="en-CA"/>
          </w:rPr>
          <w:delText>T</w:delText>
        </w:r>
      </w:del>
      <w:r w:rsidR="001B3235">
        <w:rPr>
          <w:lang w:val="en-CA"/>
        </w:rPr>
        <w:t>he property samplingMethod</w:t>
      </w:r>
      <w:del w:id="3191" w:author="Eric Boisvert" w:date="2016-01-24T13:29:00Z">
        <w:r w:rsidR="001B3235" w:rsidDel="00253146">
          <w:rPr>
            <w:lang w:val="en-CA"/>
          </w:rPr>
          <w:delText>:CharacterString</w:delText>
        </w:r>
      </w:del>
      <w:ins w:id="3192"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w:t>
      </w:r>
      <w:del w:id="3193" w:author="Sen, Marcus A." w:date="2016-04-13T12:39:00Z">
        <w:r w:rsidR="001B3235" w:rsidRPr="001B3235" w:rsidDel="006754DF">
          <w:rPr>
            <w:lang w:val="en-CA"/>
          </w:rPr>
          <w:delText>eg</w:delText>
        </w:r>
      </w:del>
      <w:ins w:id="3194" w:author="Sen, Marcus A." w:date="2016-04-13T12:39:00Z">
        <w:r w:rsidR="006754DF" w:rsidRPr="001B3235">
          <w:rPr>
            <w:lang w:val="en-CA"/>
          </w:rPr>
          <w:t>e.g.</w:t>
        </w:r>
      </w:ins>
      <w:r w:rsidR="001B3235" w:rsidRPr="001B3235">
        <w:rPr>
          <w:lang w:val="en-CA"/>
        </w:rPr>
        <w:t>, diamond drilling, field mapping survey)</w:t>
      </w:r>
      <w:ins w:id="3195"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lastRenderedPageBreak/>
        <w:t>currentLocation</w:t>
      </w:r>
    </w:p>
    <w:p w14:paraId="14BDA93A" w14:textId="77777777" w:rsidR="00BF1958" w:rsidRPr="00BF1958" w:rsidRDefault="00BF1958" w:rsidP="00A12606">
      <w:pPr>
        <w:rPr>
          <w:lang w:val="en-CA"/>
        </w:rPr>
      </w:pPr>
    </w:p>
    <w:p w14:paraId="00C15F07" w14:textId="35A60BF2" w:rsidR="00BF1958" w:rsidRDefault="00A41623" w:rsidP="00A12606">
      <w:pPr>
        <w:rPr>
          <w:lang w:val="en-CA"/>
        </w:rPr>
      </w:pPr>
      <w:ins w:id="3196" w:author="Eric Boisvert" w:date="2016-03-28T13:11:00Z">
        <w:r>
          <w:t>If present, t</w:t>
        </w:r>
      </w:ins>
      <w:del w:id="3197" w:author="Eric Boisvert" w:date="2016-03-28T13:11:00Z">
        <w:r w:rsidR="00BF1958" w:rsidDel="00A41623">
          <w:rPr>
            <w:lang w:val="en-CA"/>
          </w:rPr>
          <w:delText>T</w:delText>
        </w:r>
      </w:del>
      <w:r w:rsidR="00BF1958">
        <w:rPr>
          <w:lang w:val="en-CA"/>
        </w:rPr>
        <w:t>he property currentLocation</w:t>
      </w:r>
      <w:del w:id="3198" w:author="Eric Boisvert" w:date="2016-01-24T13:29:00Z">
        <w:r w:rsidR="00BF1958" w:rsidDel="00253146">
          <w:rPr>
            <w:lang w:val="en-CA"/>
          </w:rPr>
          <w:delText>:CharacterString</w:delText>
        </w:r>
      </w:del>
      <w:ins w:id="3199"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w:t>
      </w:r>
      <w:del w:id="3200" w:author="Sen, Marcus A." w:date="2016-04-13T12:40:00Z">
        <w:r w:rsidR="00BF1958" w:rsidRPr="00BF1958" w:rsidDel="006754DF">
          <w:rPr>
            <w:lang w:val="en-CA"/>
          </w:rPr>
          <w:delText>eg</w:delText>
        </w:r>
      </w:del>
      <w:ins w:id="3201" w:author="Sen, Marcus A." w:date="2016-04-13T12:40:00Z">
        <w:r w:rsidR="006754DF" w:rsidRPr="00BF1958">
          <w:rPr>
            <w:lang w:val="en-CA"/>
          </w:rPr>
          <w:t>e.g.</w:t>
        </w:r>
      </w:ins>
      <w:r w:rsidR="00BF1958" w:rsidRPr="00BF1958">
        <w:rPr>
          <w:lang w:val="en-CA"/>
        </w:rPr>
        <w:t>, a warehouse or other repository location)</w:t>
      </w:r>
      <w:ins w:id="3202"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3E9BA9D7" w:rsidR="00BF1958" w:rsidRDefault="00A41623" w:rsidP="00A12606">
      <w:pPr>
        <w:rPr>
          <w:lang w:val="en-CA"/>
        </w:rPr>
      </w:pPr>
      <w:ins w:id="3203" w:author="Eric Boisvert" w:date="2016-03-28T13:11:00Z">
        <w:r>
          <w:t>If present, t</w:t>
        </w:r>
      </w:ins>
      <w:del w:id="3204" w:author="Eric Boisvert" w:date="2016-03-28T13:11:00Z">
        <w:r w:rsidR="00BF1958" w:rsidDel="00A41623">
          <w:rPr>
            <w:lang w:val="en-CA"/>
          </w:rPr>
          <w:delText>T</w:delText>
        </w:r>
      </w:del>
      <w:r w:rsidR="00BF1958">
        <w:rPr>
          <w:lang w:val="en-CA"/>
        </w:rPr>
        <w:t>he property source</w:t>
      </w:r>
      <w:del w:id="3205" w:author="Eric Boisvert" w:date="2016-01-24T13:29:00Z">
        <w:r w:rsidR="00BF1958" w:rsidDel="00253146">
          <w:rPr>
            <w:lang w:val="en-CA"/>
          </w:rPr>
          <w:delText>:CharacterString</w:delText>
        </w:r>
      </w:del>
      <w:ins w:id="3206"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w:t>
      </w:r>
      <w:del w:id="3207" w:author="Sen, Marcus A." w:date="2016-04-13T12:40:00Z">
        <w:r w:rsidR="00BF1958" w:rsidRPr="00BF1958" w:rsidDel="006754DF">
          <w:rPr>
            <w:lang w:val="en-CA"/>
          </w:rPr>
          <w:delText>eg</w:delText>
        </w:r>
      </w:del>
      <w:ins w:id="3208" w:author="Sen, Marcus A." w:date="2016-04-13T12:40:00Z">
        <w:r w:rsidR="006754DF" w:rsidRPr="00BF1958">
          <w:rPr>
            <w:lang w:val="en-CA"/>
          </w:rPr>
          <w:t>e.g.</w:t>
        </w:r>
      </w:ins>
      <w:r w:rsidR="00BF1958" w:rsidRPr="00BF1958">
        <w:rPr>
          <w:lang w:val="en-CA"/>
        </w:rPr>
        <w:t xml:space="preserve">, a publication, map, </w:t>
      </w:r>
      <w:del w:id="3209" w:author="Sen, Marcus A." w:date="2016-04-13T12:40:00Z">
        <w:r w:rsidR="00BF1958" w:rsidRPr="00BF1958" w:rsidDel="006754DF">
          <w:rPr>
            <w:lang w:val="en-CA"/>
          </w:rPr>
          <w:delText>etc</w:delText>
        </w:r>
      </w:del>
      <w:ins w:id="3210" w:author="Sen, Marcus A." w:date="2016-04-13T12:40:00Z">
        <w:r w:rsidR="006754DF" w:rsidRPr="00BF1958">
          <w:rPr>
            <w:lang w:val="en-CA"/>
          </w:rPr>
          <w:t>etc.</w:t>
        </w:r>
      </w:ins>
      <w:r w:rsidR="00BF1958" w:rsidRPr="00BF1958">
        <w:rPr>
          <w:lang w:val="en-CA"/>
        </w:rPr>
        <w:t>)</w:t>
      </w:r>
      <w:ins w:id="3211"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3212" w:author="Eric Boisvert" w:date="2016-01-24T13:29:00Z">
        <w:r w:rsidDel="00253146">
          <w:rPr>
            <w:lang w:val="en-CA"/>
          </w:rPr>
          <w:delText>:CharacterString</w:delText>
        </w:r>
      </w:del>
      <w:ins w:id="3213"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3214" w:author="Eric Boisvert" w:date="2016-03-28T13:11:00Z">
        <w:r>
          <w:t>If present, t</w:t>
        </w:r>
      </w:ins>
      <w:del w:id="3215" w:author="Eric Boisvert" w:date="2016-03-28T13:11:00Z">
        <w:r w:rsidR="00BF1958" w:rsidDel="00A41623">
          <w:rPr>
            <w:lang w:val="en-CA"/>
          </w:rPr>
          <w:delText>T</w:delText>
        </w:r>
      </w:del>
      <w:r w:rsidR="00BF1958">
        <w:rPr>
          <w:lang w:val="en-CA"/>
        </w:rPr>
        <w:t>he property metadata_uri</w:t>
      </w:r>
      <w:del w:id="3216" w:author="Eric Boisvert" w:date="2016-01-24T13:29:00Z">
        <w:r w:rsidR="00BF1958" w:rsidDel="00253146">
          <w:rPr>
            <w:lang w:val="en-CA"/>
          </w:rPr>
          <w:delText>:CharacterString</w:delText>
        </w:r>
      </w:del>
      <w:ins w:id="3217"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3218" w:author="Eric Boisvert" w:date="2016-03-28T13:11:00Z">
        <w:r>
          <w:t>If present, t</w:t>
        </w:r>
      </w:ins>
      <w:del w:id="3219" w:author="Eric Boisvert" w:date="2016-03-28T13:11:00Z">
        <w:r w:rsidR="00BF1958" w:rsidDel="00A41623">
          <w:rPr>
            <w:rFonts w:cs="Arial"/>
            <w:color w:val="000000"/>
            <w:lang w:val="en-CA"/>
          </w:rPr>
          <w:delText>T</w:delText>
        </w:r>
      </w:del>
      <w:r w:rsidR="00BF1958">
        <w:rPr>
          <w:rFonts w:cs="Arial"/>
          <w:color w:val="000000"/>
          <w:lang w:val="en-CA"/>
        </w:rPr>
        <w:t>he genericSymboliser</w:t>
      </w:r>
      <w:del w:id="3220" w:author="Eric Boisvert" w:date="2016-01-24T13:29:00Z">
        <w:r w:rsidR="00BF1958" w:rsidDel="00253146">
          <w:rPr>
            <w:rFonts w:cs="Arial"/>
            <w:color w:val="000000"/>
            <w:lang w:val="en-CA"/>
          </w:rPr>
          <w:delText>:CharacterString</w:delText>
        </w:r>
      </w:del>
      <w:ins w:id="3221"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3222"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3223" w:name="BKM_5A4D9120_600F_4C3C_8ECF_EE7CFDB01C45"/>
      <w:bookmarkStart w:id="3224" w:name="BKM_411869C6_5FE7_4B45_A018_FC87FC6F1504"/>
      <w:bookmarkStart w:id="3225" w:name="BKM_9EE66924_CD8E_4920_8D93_B7C8D67F28AF"/>
      <w:bookmarkStart w:id="3226" w:name="BKM_49C23F9C_9DFE_434E_9876_B253C73E5E08"/>
      <w:bookmarkStart w:id="3227" w:name="BKM_2D0F9355_1BA8_4B21_A211_5DBDE6101308"/>
      <w:bookmarkStart w:id="3228" w:name="BKM_025812DF_B2DB_4EF8_8BE9_FB08934C1BD4"/>
      <w:bookmarkStart w:id="3229" w:name="BKM_C09529C8_28D2_45E7_B66E_ADF87048EE54"/>
      <w:bookmarkStart w:id="3230" w:name="BKM_3857FAF2_09B8_4E47_AE1C_AD54C52DAF81"/>
      <w:bookmarkStart w:id="3231" w:name="BKM_35F2F785_32E6_4D58_9212_E4C493DD93AB"/>
      <w:bookmarkStart w:id="3232" w:name="BKM_8A8A8512_0518_43B4_8296_5C183491EEB7"/>
      <w:bookmarkStart w:id="3233" w:name="BKM_A37D3138_5144_4AAA_A9A8_F88DEC203EC5"/>
      <w:bookmarkStart w:id="3234" w:name="BKM_9BCC0C7E_CEE8_4167_9510_B24983CC44B9"/>
      <w:bookmarkStart w:id="3235" w:name="BKM_A818D66D_DB16_46C0_A0B3_E9039F2CD8CD"/>
      <w:bookmarkStart w:id="3236" w:name="BKM_AEAFFBCA_2559_4CDB_AFA9_8A341843B51F"/>
      <w:bookmarkStart w:id="3237" w:name="BKM_691007BD_4B41_46AF_9BC3_D27B06E1FB54"/>
      <w:bookmarkStart w:id="3238" w:name="BKM_98D7F43A_2FA6_489F_A1A5_B915D069258B"/>
      <w:bookmarkStart w:id="3239" w:name="BKM_B197BD01_D7EB_4B2D_B744_060A34418883"/>
      <w:bookmarkStart w:id="3240" w:name="_Toc448329969"/>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r w:rsidRPr="00D14AF0">
        <w:rPr>
          <w:lang w:val="en-CA"/>
        </w:rPr>
        <w:t>G</w:t>
      </w:r>
      <w:bookmarkStart w:id="3241" w:name="BKM_9A8B07A1_6F7C_49A9_AE39_CC80241F45D8"/>
      <w:bookmarkEnd w:id="3241"/>
      <w:r w:rsidRPr="00D14AF0">
        <w:rPr>
          <w:lang w:val="en-CA"/>
        </w:rPr>
        <w:t>eomorphologicUnitView</w:t>
      </w:r>
      <w:bookmarkEnd w:id="324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759FE" w:rsidP="002C78A2">
      <w:pPr>
        <w:keepNext/>
        <w:autoSpaceDE w:val="0"/>
        <w:autoSpaceDN w:val="0"/>
        <w:adjustRightInd w:val="0"/>
        <w:spacing w:after="0" w:line="240" w:lineRule="atLeast"/>
      </w:pPr>
      <w:r>
        <w:rPr>
          <w:noProof/>
          <w:lang w:val="en-CA" w:eastAsia="en-CA"/>
        </w:rPr>
        <w:pict w14:anchorId="747B73F5">
          <v:shape id="_x0000_i1040" type="#_x0000_t75" style="width:199.2pt;height:275.2pt;visibility:visible;mso-wrap-style:square">
            <v:imagedata r:id="rId31"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3242" w:author="Sen, Marcus A." w:date="2016-04-13T16:56:00Z">
        <w:r w:rsidR="00D33949">
          <w:rPr>
            <w:noProof/>
          </w:rPr>
          <w:t>16</w:t>
        </w:r>
      </w:ins>
      <w:ins w:id="3243" w:author="Eric Boisvert" w:date="2016-04-03T12:16:00Z">
        <w:del w:id="3244" w:author="Sen, Marcus A." w:date="2016-04-13T16:56:00Z">
          <w:r w:rsidR="00652185" w:rsidDel="00D33949">
            <w:rPr>
              <w:noProof/>
            </w:rPr>
            <w:delText>16</w:delText>
          </w:r>
        </w:del>
      </w:ins>
      <w:ins w:id="3245" w:author="Boisvert, Eric" w:date="2016-04-01T13:15:00Z">
        <w:del w:id="3246" w:author="Sen, Marcus A." w:date="2016-04-13T16:56:00Z">
          <w:r w:rsidR="008D755A" w:rsidDel="00D33949">
            <w:rPr>
              <w:noProof/>
            </w:rPr>
            <w:delText>15</w:delText>
          </w:r>
        </w:del>
      </w:ins>
      <w:del w:id="3247" w:author="Sen, Marcus A." w:date="2016-04-13T16:56:00Z">
        <w:r w:rsidR="0043586C" w:rsidDel="00D33949">
          <w:rPr>
            <w:noProof/>
          </w:rPr>
          <w:delText>13</w:delText>
        </w:r>
      </w:del>
      <w:r>
        <w:fldChar w:fldCharType="end"/>
      </w:r>
      <w:r>
        <w:t xml:space="preserve"> </w:t>
      </w:r>
      <w:r w:rsidRPr="00737CF2">
        <w:t>GeomorphologicUnitView</w:t>
      </w:r>
      <w:ins w:id="3248"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3249" w:author="Eric Boisvert" w:date="2016-01-24T13:29:00Z">
        <w:r w:rsidDel="00253146">
          <w:delText>:CharacterString</w:delText>
        </w:r>
      </w:del>
      <w:ins w:id="3250"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251"/>
      <w:r>
        <w:rPr>
          <w:lang w:val="en-CA"/>
        </w:rPr>
        <w:t>3986</w:t>
      </w:r>
      <w:commentRangeEnd w:id="3251"/>
      <w:r>
        <w:rPr>
          <w:rStyle w:val="CommentReference"/>
        </w:rPr>
        <w:commentReference w:id="3251"/>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3252"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3253" w:author="Eric Boisvert" w:date="2016-03-28T13:11:00Z">
        <w:r>
          <w:t>If present, t</w:t>
        </w:r>
      </w:ins>
      <w:del w:id="3254"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3255"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3256"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3257"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3258"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3259" w:author="Eric Boisvert" w:date="2016-03-28T13:11:00Z">
        <w:r>
          <w:t xml:space="preserve">If present, the </w:t>
        </w:r>
        <w:r>
          <w:rPr>
            <w:rFonts w:cs="Arial"/>
            <w:color w:val="000000"/>
            <w:lang w:val="en-CA"/>
          </w:rPr>
          <w:t>p</w:t>
        </w:r>
      </w:ins>
      <w:del w:id="3260" w:author="Eric Boisvert" w:date="2016-03-28T13:11:00Z">
        <w:r w:rsidR="001A4D2E" w:rsidDel="00F13D40">
          <w:rPr>
            <w:rFonts w:cs="Arial"/>
            <w:color w:val="000000"/>
            <w:lang w:val="en-CA"/>
          </w:rPr>
          <w:delText>P</w:delText>
        </w:r>
      </w:del>
      <w:r w:rsidR="001A4D2E">
        <w:rPr>
          <w:rFonts w:cs="Arial"/>
          <w:color w:val="000000"/>
          <w:lang w:val="en-CA"/>
        </w:rPr>
        <w:t>roperty name</w:t>
      </w:r>
      <w:del w:id="3261" w:author="Eric Boisvert" w:date="2016-01-24T13:29:00Z">
        <w:r w:rsidR="001A4D2E" w:rsidDel="00253146">
          <w:rPr>
            <w:rFonts w:cs="Arial"/>
            <w:color w:val="000000"/>
            <w:lang w:val="en-CA"/>
          </w:rPr>
          <w:delText>:CharacterString</w:delText>
        </w:r>
      </w:del>
      <w:ins w:id="3262"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74CF687B" w:rsidR="00D14AF0" w:rsidRDefault="00F13D40" w:rsidP="00D14AF0">
      <w:pPr>
        <w:autoSpaceDE w:val="0"/>
        <w:autoSpaceDN w:val="0"/>
        <w:adjustRightInd w:val="0"/>
        <w:spacing w:after="0" w:line="240" w:lineRule="atLeast"/>
        <w:rPr>
          <w:rFonts w:cs="Arial"/>
          <w:color w:val="000000"/>
          <w:lang w:val="en-CA"/>
        </w:rPr>
      </w:pPr>
      <w:ins w:id="3263" w:author="Eric Boisvert" w:date="2016-03-28T13:12:00Z">
        <w:r>
          <w:t xml:space="preserve">If present, </w:t>
        </w:r>
      </w:ins>
      <w:ins w:id="3264" w:author="Sen, Marcus A." w:date="2016-04-13T12:41:00Z">
        <w:r w:rsidR="006754DF">
          <w:rPr>
            <w:rFonts w:cs="Arial"/>
            <w:color w:val="000000"/>
            <w:lang w:val="en-CA"/>
          </w:rPr>
          <w:t>the</w:t>
        </w:r>
      </w:ins>
      <w:ins w:id="3265" w:author="Eric Boisvert" w:date="2016-03-28T13:12:00Z">
        <w:del w:id="3266" w:author="Sen, Marcus A." w:date="2016-04-13T12:41:00Z">
          <w:r w:rsidDel="006754DF">
            <w:delText>t</w:delText>
          </w:r>
        </w:del>
      </w:ins>
      <w:del w:id="3267" w:author="Eric Boisvert" w:date="2016-03-28T13:12:00Z">
        <w:r w:rsidR="001A4D2E" w:rsidDel="00F13D40">
          <w:rPr>
            <w:rFonts w:cs="Arial"/>
            <w:color w:val="000000"/>
            <w:lang w:val="en-CA"/>
          </w:rPr>
          <w:delText>T</w:delText>
        </w:r>
      </w:del>
      <w:del w:id="3268" w:author="Sen, Marcus A." w:date="2016-04-13T12:41:00Z">
        <w:r w:rsidR="001A4D2E" w:rsidDel="006754DF">
          <w:rPr>
            <w:rFonts w:cs="Arial"/>
            <w:color w:val="000000"/>
            <w:lang w:val="en-CA"/>
          </w:rPr>
          <w:delText>he</w:delText>
        </w:r>
      </w:del>
      <w:r w:rsidR="001A4D2E">
        <w:rPr>
          <w:rFonts w:cs="Arial"/>
          <w:color w:val="000000"/>
          <w:lang w:val="en-CA"/>
        </w:rPr>
        <w:t xml:space="preserve"> property description</w:t>
      </w:r>
      <w:del w:id="3269" w:author="Eric Boisvert" w:date="2016-01-24T13:29:00Z">
        <w:r w:rsidR="001A4D2E" w:rsidDel="00253146">
          <w:rPr>
            <w:rFonts w:cs="Arial"/>
            <w:color w:val="000000"/>
            <w:lang w:val="en-CA"/>
          </w:rPr>
          <w:delText>:CharacterString</w:delText>
        </w:r>
      </w:del>
      <w:ins w:id="3270"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2C6DB6E5" w:rsidR="001A4D2E" w:rsidRDefault="00F13D40" w:rsidP="001A4D2E">
      <w:pPr>
        <w:autoSpaceDE w:val="0"/>
        <w:autoSpaceDN w:val="0"/>
        <w:adjustRightInd w:val="0"/>
        <w:spacing w:after="0" w:line="240" w:lineRule="atLeast"/>
        <w:rPr>
          <w:rFonts w:cs="Arial"/>
          <w:color w:val="000000"/>
          <w:lang w:val="en-CA"/>
        </w:rPr>
      </w:pPr>
      <w:ins w:id="3271" w:author="Eric Boisvert" w:date="2016-03-28T13:12:00Z">
        <w:r>
          <w:t xml:space="preserve">If present, </w:t>
        </w:r>
      </w:ins>
      <w:ins w:id="3272" w:author="Sen, Marcus A." w:date="2016-04-13T12:42:00Z">
        <w:r w:rsidR="006754DF">
          <w:rPr>
            <w:rFonts w:cs="Arial"/>
            <w:color w:val="000000"/>
            <w:lang w:val="en-CA"/>
          </w:rPr>
          <w:t>the</w:t>
        </w:r>
      </w:ins>
      <w:ins w:id="3273" w:author="Eric Boisvert" w:date="2016-03-28T13:12:00Z">
        <w:del w:id="3274" w:author="Sen, Marcus A." w:date="2016-04-13T12:42:00Z">
          <w:r w:rsidDel="006754DF">
            <w:delText>t</w:delText>
          </w:r>
        </w:del>
      </w:ins>
      <w:del w:id="3275" w:author="Eric Boisvert" w:date="2016-03-28T13:12:00Z">
        <w:r w:rsidR="001A4D2E" w:rsidDel="00F13D40">
          <w:rPr>
            <w:rFonts w:cs="Arial"/>
            <w:color w:val="000000"/>
            <w:lang w:val="en-CA"/>
          </w:rPr>
          <w:delText>T</w:delText>
        </w:r>
      </w:del>
      <w:del w:id="3276" w:author="Sen, Marcus A." w:date="2016-04-13T12:42:00Z">
        <w:r w:rsidR="001A4D2E" w:rsidDel="006754DF">
          <w:rPr>
            <w:rFonts w:cs="Arial"/>
            <w:color w:val="000000"/>
            <w:lang w:val="en-CA"/>
          </w:rPr>
          <w:delText>he</w:delText>
        </w:r>
      </w:del>
      <w:r w:rsidR="001A4D2E">
        <w:rPr>
          <w:rFonts w:cs="Arial"/>
          <w:color w:val="000000"/>
          <w:lang w:val="en-CA"/>
        </w:rPr>
        <w:t xml:space="preserve"> property activity</w:t>
      </w:r>
      <w:del w:id="3277" w:author="Eric Boisvert" w:date="2016-01-24T13:29:00Z">
        <w:r w:rsidR="001A4D2E" w:rsidDel="00253146">
          <w:rPr>
            <w:rFonts w:cs="Arial"/>
            <w:color w:val="000000"/>
            <w:lang w:val="en-CA"/>
          </w:rPr>
          <w:delText>:CharacterString</w:delText>
        </w:r>
      </w:del>
      <w:ins w:id="3278"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ins w:id="3279" w:author="Sen, Marcus A." w:date="2016-04-13T12:42:00Z">
        <w:r w:rsidR="00E80BF4">
          <w:rPr>
            <w:rFonts w:cs="Arial"/>
            <w:color w:val="000000"/>
            <w:lang w:val="en-CA"/>
          </w:rPr>
          <w:t>.</w:t>
        </w:r>
      </w:ins>
      <w:del w:id="3280" w:author="Sen, Marcus A." w:date="2016-04-13T12:42:00Z">
        <w:r w:rsidR="001A4D2E" w:rsidRPr="001A4D2E" w:rsidDel="006754DF">
          <w:rPr>
            <w:rFonts w:cs="Arial"/>
            <w:color w:val="000000"/>
            <w:lang w:val="en-CA"/>
          </w:rPr>
          <w:delText>.</w:delText>
        </w:r>
      </w:del>
      <w:r w:rsidR="001A4D2E">
        <w:rPr>
          <w:rFonts w:cs="Arial"/>
          <w:color w:val="000000"/>
          <w:lang w:val="en-CA"/>
        </w:rPr>
        <w:t xml:space="preserve"> </w:t>
      </w:r>
      <w:del w:id="3281" w:author="Sen, Marcus A." w:date="2016-04-13T12:42:00Z">
        <w:r w:rsidR="001A4D2E" w:rsidRPr="001A4D2E" w:rsidDel="00E80BF4">
          <w:rPr>
            <w:rFonts w:cs="Arial"/>
            <w:color w:val="000000"/>
            <w:lang w:val="en-CA"/>
          </w:rPr>
          <w:delText>e</w:delText>
        </w:r>
      </w:del>
      <w:ins w:id="3282" w:author="Sen, Marcus A." w:date="2016-04-13T12:42:00Z">
        <w:r w:rsidR="00E80BF4">
          <w:rPr>
            <w:rFonts w:cs="Arial"/>
            <w:color w:val="000000"/>
            <w:lang w:val="en-CA"/>
          </w:rPr>
          <w:t>E</w:t>
        </w:r>
      </w:ins>
      <w:r w:rsidR="001A4D2E" w:rsidRPr="001A4D2E">
        <w:rPr>
          <w:rFonts w:cs="Arial"/>
          <w:color w:val="000000"/>
          <w:lang w:val="en-CA"/>
        </w:rPr>
        <w:t>.g. active, dormant, stable</w:t>
      </w:r>
      <w:r w:rsidR="001A4D2E">
        <w:rPr>
          <w:rFonts w:cs="Arial"/>
          <w:color w:val="000000"/>
          <w:lang w:val="en-CA"/>
        </w:rPr>
        <w:t xml:space="preserve">.  To report </w:t>
      </w:r>
      <w:del w:id="3283" w:author="Sen, Marcus A." w:date="2016-04-13T12:43:00Z">
        <w:r w:rsidR="001A4D2E" w:rsidDel="00E80BF4">
          <w:rPr>
            <w:rFonts w:cs="Arial"/>
            <w:color w:val="000000"/>
            <w:lang w:val="en-CA"/>
          </w:rPr>
          <w:delText>a</w:delText>
        </w:r>
      </w:del>
      <w:ins w:id="3284" w:author="Sen, Marcus A." w:date="2016-04-13T12:43:00Z">
        <w:r w:rsidR="00E80BF4">
          <w:rPr>
            <w:rFonts w:cs="Arial"/>
            <w:color w:val="000000"/>
            <w:lang w:val="en-CA"/>
          </w:rPr>
          <w:t>an</w:t>
        </w:r>
      </w:ins>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1BFD0C11" w:rsidR="00D41C9A" w:rsidRDefault="00F13D40" w:rsidP="001A4D2E">
      <w:pPr>
        <w:autoSpaceDE w:val="0"/>
        <w:autoSpaceDN w:val="0"/>
        <w:adjustRightInd w:val="0"/>
        <w:spacing w:after="0" w:line="240" w:lineRule="atLeast"/>
        <w:rPr>
          <w:rFonts w:cs="Arial"/>
          <w:color w:val="000000"/>
          <w:lang w:val="en-CA"/>
        </w:rPr>
      </w:pPr>
      <w:ins w:id="3285" w:author="Eric Boisvert" w:date="2016-03-28T13:12:00Z">
        <w:r>
          <w:t>If present, t</w:t>
        </w:r>
      </w:ins>
      <w:del w:id="3286"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3287" w:author="Eric Boisvert" w:date="2016-01-24T13:29:00Z">
        <w:r w:rsidR="00D41C9A" w:rsidDel="00253146">
          <w:rPr>
            <w:rFonts w:cs="Arial"/>
            <w:color w:val="000000"/>
            <w:lang w:val="en-CA"/>
          </w:rPr>
          <w:delText>:CharacterString</w:delText>
        </w:r>
      </w:del>
      <w:ins w:id="3288" w:author="Eric Boisvert" w:date="2016-01-24T13:29:00Z">
        <w:r w:rsidR="00253146">
          <w:rPr>
            <w:rFonts w:cs="Arial"/>
            <w:color w:val="000000"/>
            <w:lang w:val="en-CA"/>
          </w:rPr>
          <w:t>:Primitive::CharacterString</w:t>
        </w:r>
      </w:ins>
      <w:r w:rsidR="00D41C9A">
        <w:rPr>
          <w:rFonts w:cs="Arial"/>
          <w:color w:val="000000"/>
          <w:lang w:val="en-CA"/>
        </w:rPr>
        <w:t xml:space="preserve"> shall contain a </w:t>
      </w:r>
      <w:del w:id="3289" w:author="Sen, Marcus A." w:date="2016-04-13T12:43:00Z">
        <w:r w:rsidR="00D41C9A" w:rsidDel="00E80BF4">
          <w:rPr>
            <w:rFonts w:cs="Arial"/>
            <w:color w:val="000000"/>
            <w:lang w:val="en-CA"/>
          </w:rPr>
          <w:delText>humain</w:delText>
        </w:r>
      </w:del>
      <w:ins w:id="3290" w:author="Sen, Marcus A." w:date="2016-04-13T12:43:00Z">
        <w:r w:rsidR="00E80BF4">
          <w:rPr>
            <w:rFonts w:cs="Arial"/>
            <w:color w:val="000000"/>
            <w:lang w:val="en-CA"/>
          </w:rPr>
          <w:t>human</w:t>
        </w:r>
      </w:ins>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del w:id="3291" w:author="Sen, Marcus A." w:date="2016-04-13T12:43:00Z">
        <w:r w:rsidR="00D41C9A" w:rsidDel="00E80BF4">
          <w:rPr>
            <w:rFonts w:cs="Arial"/>
            <w:color w:val="000000"/>
            <w:lang w:val="en-CA"/>
          </w:rPr>
          <w:delText>landford</w:delText>
        </w:r>
      </w:del>
      <w:ins w:id="3292" w:author="Sen, Marcus A." w:date="2016-04-13T12:43:00Z">
        <w:r w:rsidR="00E80BF4">
          <w:rPr>
            <w:rFonts w:cs="Arial"/>
            <w:color w:val="000000"/>
            <w:lang w:val="en-CA"/>
          </w:rPr>
          <w:t>landform</w:t>
        </w:r>
      </w:ins>
      <w:r w:rsidR="00D41C9A" w:rsidRPr="00D41C9A">
        <w:rPr>
          <w:rFonts w:cs="Arial"/>
          <w:color w:val="000000"/>
          <w:lang w:val="en-CA"/>
        </w:rPr>
        <w:t>. (</w:t>
      </w:r>
      <w:del w:id="3293" w:author="Sen, Marcus A." w:date="2016-04-13T12:43:00Z">
        <w:r w:rsidR="00D41C9A" w:rsidRPr="00D41C9A" w:rsidDel="00E80BF4">
          <w:rPr>
            <w:rFonts w:cs="Arial"/>
            <w:color w:val="000000"/>
            <w:lang w:val="en-CA"/>
          </w:rPr>
          <w:delText>eg</w:delText>
        </w:r>
      </w:del>
      <w:ins w:id="3294" w:author="Sen, Marcus A." w:date="2016-04-13T12:43:00Z">
        <w:r w:rsidR="00E80BF4" w:rsidRPr="00D41C9A">
          <w:rPr>
            <w:rFonts w:cs="Arial"/>
            <w:color w:val="000000"/>
            <w:lang w:val="en-CA"/>
          </w:rPr>
          <w:t>e.g.</w:t>
        </w:r>
      </w:ins>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3295"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81A86B6" w:rsidR="00D41C9A" w:rsidRDefault="00F13D40" w:rsidP="001A4D2E">
      <w:pPr>
        <w:autoSpaceDE w:val="0"/>
        <w:autoSpaceDN w:val="0"/>
        <w:adjustRightInd w:val="0"/>
        <w:spacing w:after="0" w:line="240" w:lineRule="atLeast"/>
        <w:rPr>
          <w:rFonts w:cs="Arial"/>
          <w:color w:val="000000"/>
          <w:lang w:val="en-CA"/>
        </w:rPr>
      </w:pPr>
      <w:ins w:id="3296" w:author="Eric Boisvert" w:date="2016-03-28T13:12:00Z">
        <w:r>
          <w:t>If present, t</w:t>
        </w:r>
      </w:ins>
      <w:del w:id="3297" w:author="Eric Boisvert" w:date="2016-03-28T13:12:00Z">
        <w:r w:rsidR="00D41C9A" w:rsidDel="00F13D40">
          <w:rPr>
            <w:rFonts w:cs="Arial"/>
            <w:color w:val="000000"/>
            <w:lang w:val="en-CA"/>
          </w:rPr>
          <w:delText>T</w:delText>
        </w:r>
      </w:del>
      <w:r w:rsidR="00D41C9A">
        <w:rPr>
          <w:rFonts w:cs="Arial"/>
          <w:color w:val="000000"/>
          <w:lang w:val="en-CA"/>
        </w:rPr>
        <w:t>he property unitType</w:t>
      </w:r>
      <w:del w:id="3298" w:author="Eric Boisvert" w:date="2016-01-24T13:29:00Z">
        <w:r w:rsidR="00D41C9A" w:rsidDel="00253146">
          <w:rPr>
            <w:rFonts w:cs="Arial"/>
            <w:color w:val="000000"/>
            <w:lang w:val="en-CA"/>
          </w:rPr>
          <w:delText>:CharacterString</w:delText>
        </w:r>
      </w:del>
      <w:ins w:id="3299"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3300"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w:t>
      </w:r>
      <w:del w:id="3301" w:author="Sen, Marcus A." w:date="2016-04-13T13:45:00Z">
        <w:r w:rsidR="00D41C9A" w:rsidRPr="00D41C9A" w:rsidDel="00EC5AC4">
          <w:rPr>
            <w:rFonts w:cs="Arial"/>
            <w:color w:val="000000"/>
            <w:lang w:val="en-CA"/>
          </w:rPr>
          <w:delText>eg</w:delText>
        </w:r>
      </w:del>
      <w:ins w:id="3302" w:author="Sen, Marcus A." w:date="2016-04-13T13:45:00Z">
        <w:r w:rsidR="00EC5AC4" w:rsidRPr="00D41C9A">
          <w:rPr>
            <w:rFonts w:cs="Arial"/>
            <w:color w:val="000000"/>
            <w:lang w:val="en-CA"/>
          </w:rPr>
          <w:t>e.g.</w:t>
        </w:r>
      </w:ins>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22ED21F6" w:rsidR="00D41C9A" w:rsidRDefault="00F13D40" w:rsidP="001A4D2E">
      <w:pPr>
        <w:autoSpaceDE w:val="0"/>
        <w:autoSpaceDN w:val="0"/>
        <w:adjustRightInd w:val="0"/>
        <w:spacing w:after="0" w:line="240" w:lineRule="atLeast"/>
        <w:rPr>
          <w:rFonts w:cs="Arial"/>
          <w:color w:val="000000"/>
          <w:lang w:val="en-CA"/>
        </w:rPr>
      </w:pPr>
      <w:ins w:id="3303" w:author="Eric Boisvert" w:date="2016-03-28T13:12:00Z">
        <w:r>
          <w:t>If present, t</w:t>
        </w:r>
      </w:ins>
      <w:del w:id="3304"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3305" w:author="Eric Boisvert" w:date="2016-01-24T13:29:00Z">
        <w:r w:rsidR="00D41C9A" w:rsidDel="00253146">
          <w:rPr>
            <w:rFonts w:cs="Arial"/>
            <w:color w:val="000000"/>
            <w:lang w:val="en-CA"/>
          </w:rPr>
          <w:delText>:CharacterString</w:delText>
        </w:r>
      </w:del>
      <w:ins w:id="3306"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3307" w:author="Sen, Marcus A." w:date="2016-04-13T16:56:00Z">
        <w:r w:rsidR="00D33949">
          <w:rPr>
            <w:rFonts w:cs="Arial"/>
            <w:color w:val="000000"/>
            <w:lang w:val="en-CA"/>
          </w:rPr>
          <w:t>7.3.1.3</w:t>
        </w:r>
      </w:ins>
      <w:ins w:id="3308" w:author="Boisvert, Eric" w:date="2016-04-01T07:54:00Z">
        <w:del w:id="3309" w:author="Sen, Marcus A." w:date="2016-04-13T16:56:00Z">
          <w:r w:rsidR="00E21DD0" w:rsidDel="00D33949">
            <w:rPr>
              <w:rFonts w:cs="Arial"/>
              <w:color w:val="000000"/>
              <w:lang w:val="en-CA"/>
            </w:rPr>
            <w:delText>7.3.1.3</w:delText>
          </w:r>
        </w:del>
      </w:ins>
      <w:ins w:id="3310" w:author="Eric Boisvert" w:date="2016-03-28T16:06:00Z">
        <w:del w:id="3311" w:author="Sen, Marcus A." w:date="2016-04-13T16:56:00Z">
          <w:r w:rsidR="003842F3" w:rsidDel="00D33949">
            <w:rPr>
              <w:rFonts w:cs="Arial"/>
              <w:color w:val="000000"/>
              <w:lang w:val="en-CA"/>
            </w:rPr>
            <w:delText>7.3.1.3</w:delText>
          </w:r>
        </w:del>
      </w:ins>
      <w:del w:id="3312" w:author="Sen, Marcus A." w:date="2016-04-13T16:56:00Z">
        <w:r w:rsidR="00D41C9A" w:rsidDel="00D33949">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ins w:id="3313" w:author="Sen, Marcus A." w:date="2016-04-13T13:46:00Z">
        <w:r w:rsidR="00EC5AC4">
          <w:rPr>
            <w:rFonts w:cs="Arial"/>
            <w:color w:val="000000"/>
            <w:lang w:val="en-CA"/>
          </w:rPr>
          <w:t xml:space="preserve"> </w:t>
        </w:r>
      </w:ins>
      <w:del w:id="3314" w:author="Sen, Marcus A." w:date="2016-04-13T13:46:00Z">
        <w:r w:rsidR="00C50276" w:rsidDel="00EC5AC4">
          <w:rPr>
            <w:rFonts w:cs="Arial"/>
            <w:color w:val="000000"/>
            <w:lang w:val="en-CA"/>
          </w:rPr>
          <w:delText>V</w:delText>
        </w:r>
      </w:del>
      <w:ins w:id="3315" w:author="Sen, Marcus A." w:date="2016-04-13T13:46:00Z">
        <w:r w:rsidR="00EC5AC4">
          <w:rPr>
            <w:rFonts w:cs="Arial"/>
            <w:color w:val="000000"/>
            <w:lang w:val="en-CA"/>
          </w:rPr>
          <w:t>v</w:t>
        </w:r>
      </w:ins>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ins w:id="3316"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7B280848" w:rsidR="00C50276" w:rsidRPr="00D14AF0" w:rsidRDefault="00F13D40" w:rsidP="001A4D2E">
      <w:pPr>
        <w:autoSpaceDE w:val="0"/>
        <w:autoSpaceDN w:val="0"/>
        <w:adjustRightInd w:val="0"/>
        <w:spacing w:after="0" w:line="240" w:lineRule="atLeast"/>
        <w:rPr>
          <w:rFonts w:cs="Arial"/>
          <w:color w:val="000000"/>
          <w:lang w:val="en-CA"/>
        </w:rPr>
      </w:pPr>
      <w:ins w:id="3317" w:author="Eric Boisvert" w:date="2016-03-28T13:12:00Z">
        <w:r>
          <w:t>If present, t</w:t>
        </w:r>
      </w:ins>
      <w:del w:id="3318"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3319" w:author="Eric Boisvert" w:date="2016-01-24T13:29:00Z">
        <w:r w:rsidR="00C50276" w:rsidDel="00253146">
          <w:rPr>
            <w:rFonts w:cs="Arial"/>
            <w:color w:val="000000"/>
            <w:lang w:val="en-CA"/>
          </w:rPr>
          <w:delText>:CharacterString</w:delText>
        </w:r>
      </w:del>
      <w:ins w:id="3320"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del w:id="3321" w:author="Sen, Marcus A." w:date="2016-04-13T13:47:00Z">
        <w:r w:rsidR="00C50276" w:rsidRPr="00C50276" w:rsidDel="00F242E5">
          <w:rPr>
            <w:rFonts w:cs="Arial"/>
            <w:color w:val="000000"/>
            <w:lang w:val="en-CA"/>
          </w:rPr>
          <w:delText>syntax</w:delText>
        </w:r>
        <w:r w:rsidR="00C50276" w:rsidDel="00F242E5">
          <w:rPr>
            <w:rFonts w:cs="Arial"/>
            <w:color w:val="000000"/>
            <w:lang w:val="en-CA"/>
          </w:rPr>
          <w:delText>(</w:delText>
        </w:r>
      </w:del>
      <w:ins w:id="3322" w:author="Sen, Marcus A." w:date="2016-04-13T13:47:00Z">
        <w:r w:rsidR="00F242E5" w:rsidRPr="00C50276">
          <w:rPr>
            <w:rFonts w:cs="Arial"/>
            <w:color w:val="000000"/>
            <w:lang w:val="en-CA"/>
          </w:rPr>
          <w:t>syntax</w:t>
        </w:r>
        <w:r w:rsidR="00F242E5">
          <w:rPr>
            <w:rFonts w:cs="Arial"/>
            <w:color w:val="000000"/>
            <w:lang w:val="en-CA"/>
          </w:rPr>
          <w:t xml:space="preserve"> (</w:t>
        </w:r>
      </w:ins>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3323" w:author="Sen, Marcus A." w:date="2016-04-13T16:56:00Z">
        <w:r w:rsidR="00D33949">
          <w:rPr>
            <w:rFonts w:cs="Arial"/>
            <w:color w:val="000000"/>
            <w:lang w:val="en-CA"/>
          </w:rPr>
          <w:t>7.3.1.3</w:t>
        </w:r>
      </w:ins>
      <w:ins w:id="3324" w:author="Boisvert, Eric" w:date="2016-04-01T07:54:00Z">
        <w:del w:id="3325" w:author="Sen, Marcus A." w:date="2016-04-13T16:56:00Z">
          <w:r w:rsidR="00E21DD0" w:rsidDel="00D33949">
            <w:rPr>
              <w:rFonts w:cs="Arial"/>
              <w:color w:val="000000"/>
              <w:lang w:val="en-CA"/>
            </w:rPr>
            <w:delText>7.3.1.3</w:delText>
          </w:r>
        </w:del>
      </w:ins>
      <w:ins w:id="3326" w:author="Eric Boisvert" w:date="2016-03-28T16:06:00Z">
        <w:del w:id="3327" w:author="Sen, Marcus A." w:date="2016-04-13T16:56:00Z">
          <w:r w:rsidR="003842F3" w:rsidDel="00D33949">
            <w:rPr>
              <w:rFonts w:cs="Arial"/>
              <w:color w:val="000000"/>
              <w:lang w:val="en-CA"/>
            </w:rPr>
            <w:delText>7.3.1.3</w:delText>
          </w:r>
        </w:del>
      </w:ins>
      <w:del w:id="3328" w:author="Sen, Marcus A." w:date="2016-04-13T16:56:00Z">
        <w:r w:rsidR="00C50276" w:rsidDel="00D33949">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3329" w:author="Eric Boisvert" w:date="2016-03-28T13:12:00Z">
        <w:r>
          <w:t>If present, t</w:t>
        </w:r>
      </w:ins>
      <w:del w:id="3330"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3331" w:author="Eric Boisvert" w:date="2016-01-24T13:31:00Z">
        <w:r w:rsidR="00AB423B" w:rsidDel="00253146">
          <w:rPr>
            <w:rFonts w:cs="Arial"/>
            <w:color w:val="000000"/>
            <w:lang w:val="en-CA"/>
          </w:rPr>
          <w:delText>:Number</w:delText>
        </w:r>
      </w:del>
      <w:ins w:id="3332"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3333" w:author="Eric Boisvert" w:date="2016-03-28T13:12:00Z">
        <w:r>
          <w:t>If present, t</w:t>
        </w:r>
      </w:ins>
      <w:del w:id="3334"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3335" w:author="Eric Boisvert" w:date="2016-01-24T13:29:00Z">
        <w:r w:rsidR="00AB423B" w:rsidDel="00253146">
          <w:rPr>
            <w:rFonts w:cs="Arial"/>
            <w:color w:val="000000"/>
            <w:lang w:val="en-CA"/>
          </w:rPr>
          <w:delText>:CharacterString</w:delText>
        </w:r>
      </w:del>
      <w:ins w:id="3336"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0D791675" w:rsidR="00AB423B" w:rsidRDefault="00AB423B" w:rsidP="00D14AF0">
      <w:pPr>
        <w:autoSpaceDE w:val="0"/>
        <w:autoSpaceDN w:val="0"/>
        <w:adjustRightInd w:val="0"/>
        <w:spacing w:after="0" w:line="240" w:lineRule="atLeast"/>
        <w:rPr>
          <w:rFonts w:cs="Arial"/>
          <w:color w:val="000000"/>
          <w:lang w:val="en-CA"/>
        </w:rPr>
      </w:pPr>
      <w:del w:id="3337" w:author="Eric Boisvert" w:date="2016-03-28T13:12:00Z">
        <w:r w:rsidDel="00F13D40">
          <w:rPr>
            <w:rFonts w:cs="Arial"/>
            <w:color w:val="000000"/>
            <w:lang w:val="en-CA"/>
          </w:rPr>
          <w:delText>T</w:delText>
        </w:r>
      </w:del>
      <w:ins w:id="3338" w:author="Eric Boisvert" w:date="2016-03-28T13:12:00Z">
        <w:r w:rsidR="00F13D40">
          <w:t>If present, t</w:t>
        </w:r>
      </w:ins>
      <w:r>
        <w:rPr>
          <w:rFonts w:cs="Arial"/>
          <w:color w:val="000000"/>
          <w:lang w:val="en-CA"/>
        </w:rPr>
        <w:t>he property positionAccuracy</w:t>
      </w:r>
      <w:del w:id="3339" w:author="Eric Boisvert" w:date="2016-01-24T13:29:00Z">
        <w:r w:rsidDel="00253146">
          <w:rPr>
            <w:rFonts w:cs="Arial"/>
            <w:color w:val="000000"/>
            <w:lang w:val="en-CA"/>
          </w:rPr>
          <w:delText>:CharacterString</w:delText>
        </w:r>
      </w:del>
      <w:ins w:id="3340"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w:t>
      </w:r>
      <w:ins w:id="3341" w:author="Sen, Marcus A." w:date="2016-04-13T13:47:00Z">
        <w:r w:rsidR="00F242E5">
          <w:rPr>
            <w:rFonts w:cs="Arial"/>
            <w:color w:val="000000"/>
            <w:lang w:val="en-CA"/>
          </w:rPr>
          <w:t>M</w:t>
        </w:r>
      </w:ins>
      <w:del w:id="3342" w:author="Sen, Marcus A." w:date="2016-04-13T13:47:00Z">
        <w:r w:rsidRPr="00AB423B" w:rsidDel="00F242E5">
          <w:rPr>
            <w:rFonts w:cs="Arial"/>
            <w:color w:val="000000"/>
            <w:lang w:val="en-CA"/>
          </w:rPr>
          <w:delText>m</w:delText>
        </w:r>
      </w:del>
      <w:r w:rsidRPr="00AB423B">
        <w:rPr>
          <w:rFonts w:cs="Arial"/>
          <w:color w:val="000000"/>
          <w:lang w:val="en-CA"/>
        </w:rPr>
        <w:t>appedFeature (</w:t>
      </w:r>
      <w:del w:id="3343" w:author="Sen, Marcus A." w:date="2016-04-13T13:47:00Z">
        <w:r w:rsidRPr="00AB423B" w:rsidDel="002A660E">
          <w:rPr>
            <w:rFonts w:cs="Arial"/>
            <w:color w:val="000000"/>
            <w:lang w:val="en-CA"/>
          </w:rPr>
          <w:delText>eg</w:delText>
        </w:r>
      </w:del>
      <w:ins w:id="3344" w:author="Sen, Marcus A." w:date="2016-04-13T13:47:00Z">
        <w:r w:rsidR="002A660E" w:rsidRPr="00AB423B">
          <w:rPr>
            <w:rFonts w:cs="Arial"/>
            <w:color w:val="000000"/>
            <w:lang w:val="en-CA"/>
          </w:rPr>
          <w:t>e.g.</w:t>
        </w:r>
      </w:ins>
      <w:r w:rsidRPr="00AB423B">
        <w:rPr>
          <w:rFonts w:cs="Arial"/>
          <w:color w:val="000000"/>
          <w:lang w:val="en-CA"/>
        </w:rPr>
        <w:t>: a position</w:t>
      </w:r>
      <w:ins w:id="3345" w:author="Sen, Marcus A." w:date="2016-04-13T13:47:00Z">
        <w:r w:rsidR="002A660E">
          <w:rPr>
            <w:rFonts w:cs="Arial"/>
            <w:color w:val="000000"/>
            <w:lang w:val="en-CA"/>
          </w:rPr>
          <w:t>al</w:t>
        </w:r>
      </w:ins>
      <w:r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3346" w:author="Eric Boisvert" w:date="2016-03-28T13:12:00Z">
        <w:r>
          <w:t>If present, t</w:t>
        </w:r>
      </w:ins>
      <w:del w:id="3347" w:author="Eric Boisvert" w:date="2016-03-28T13:12:00Z">
        <w:r w:rsidR="00AB423B" w:rsidDel="00F13D40">
          <w:rPr>
            <w:rFonts w:cs="Arial"/>
            <w:color w:val="000000"/>
            <w:lang w:val="en-CA"/>
          </w:rPr>
          <w:delText>T</w:delText>
        </w:r>
      </w:del>
      <w:r w:rsidR="00AB423B">
        <w:rPr>
          <w:rFonts w:cs="Arial"/>
          <w:color w:val="000000"/>
          <w:lang w:val="en-CA"/>
        </w:rPr>
        <w:t>he source</w:t>
      </w:r>
      <w:del w:id="3348" w:author="Eric Boisvert" w:date="2016-01-24T13:29:00Z">
        <w:r w:rsidR="00AB423B" w:rsidDel="00253146">
          <w:rPr>
            <w:rFonts w:cs="Arial"/>
            <w:color w:val="000000"/>
            <w:lang w:val="en-CA"/>
          </w:rPr>
          <w:delText>:CharacterString</w:delText>
        </w:r>
      </w:del>
      <w:ins w:id="3349"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3350" w:author="Eric Boisvert" w:date="2016-03-28T13:12:00Z">
        <w:r>
          <w:t>If present, t</w:t>
        </w:r>
      </w:ins>
      <w:del w:id="3351" w:author="Eric Boisvert" w:date="2016-03-28T13:12:00Z">
        <w:r w:rsidR="00447C82" w:rsidDel="00F13D40">
          <w:rPr>
            <w:rFonts w:cs="Arial"/>
            <w:color w:val="000000"/>
            <w:lang w:val="en-CA"/>
          </w:rPr>
          <w:delText>T</w:delText>
        </w:r>
      </w:del>
      <w:r w:rsidR="00447C82">
        <w:rPr>
          <w:rFonts w:cs="Arial"/>
          <w:color w:val="000000"/>
          <w:lang w:val="en-CA"/>
        </w:rPr>
        <w:t>he activity_uri</w:t>
      </w:r>
      <w:del w:id="3352" w:author="Eric Boisvert" w:date="2016-01-24T13:29:00Z">
        <w:r w:rsidR="00447C82" w:rsidDel="00253146">
          <w:rPr>
            <w:rFonts w:cs="Arial"/>
            <w:color w:val="000000"/>
            <w:lang w:val="en-CA"/>
          </w:rPr>
          <w:delText>:CharacterString</w:delText>
        </w:r>
      </w:del>
      <w:ins w:id="3353"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3354" w:author="Eric Boisvert" w:date="2016-03-28T13:12:00Z">
        <w:r>
          <w:t>If present, t</w:t>
        </w:r>
      </w:ins>
      <w:del w:id="3355"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3356" w:author="Eric Boisvert" w:date="2016-01-24T13:29:00Z">
        <w:r w:rsidR="00447C82" w:rsidDel="00253146">
          <w:rPr>
            <w:rFonts w:cs="Arial"/>
            <w:color w:val="000000"/>
            <w:lang w:val="en-CA"/>
          </w:rPr>
          <w:delText>:CharacterString</w:delText>
        </w:r>
      </w:del>
      <w:ins w:id="3357"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3358" w:author="Eric Boisvert" w:date="2016-03-28T13:12:00Z">
        <w:r>
          <w:t>If present, t</w:t>
        </w:r>
      </w:ins>
      <w:del w:id="3359"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3360"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3361" w:author="Eric Boisvert" w:date="2016-01-24T13:29:00Z">
        <w:r w:rsidDel="00253146">
          <w:rPr>
            <w:rFonts w:cs="Arial"/>
            <w:color w:val="000000"/>
            <w:lang w:val="en-CA"/>
          </w:rPr>
          <w:delText>:CharacterString</w:delText>
        </w:r>
      </w:del>
      <w:ins w:id="3362"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3363" w:author="Eric Boisvert" w:date="2016-01-24T13:29:00Z">
        <w:r w:rsidDel="00253146">
          <w:rPr>
            <w:rFonts w:cs="Arial"/>
            <w:color w:val="000000"/>
            <w:lang w:val="en-CA"/>
          </w:rPr>
          <w:delText>:CharacterString</w:delText>
        </w:r>
      </w:del>
      <w:ins w:id="336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3365" w:author="Eric Boisvert" w:date="2016-03-28T13:12:00Z">
        <w:r>
          <w:t>If present, t</w:t>
        </w:r>
      </w:ins>
      <w:del w:id="3366"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3367" w:author="Eric Boisvert" w:date="2016-01-24T13:29:00Z">
        <w:r w:rsidR="009E36A6" w:rsidDel="00253146">
          <w:rPr>
            <w:rFonts w:cs="Arial"/>
            <w:color w:val="000000"/>
            <w:lang w:val="en-CA"/>
          </w:rPr>
          <w:delText>:CharacterString</w:delText>
        </w:r>
      </w:del>
      <w:ins w:id="3368"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3369"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3370" w:author="Eric Boisvert" w:date="2016-03-28T13:12:00Z">
        <w:r>
          <w:t>If present, t</w:t>
        </w:r>
      </w:ins>
      <w:del w:id="3371"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3372" w:author="Eric Boisvert" w:date="2016-01-24T13:29:00Z">
        <w:r w:rsidR="009E36A6" w:rsidDel="00253146">
          <w:rPr>
            <w:rFonts w:cs="Arial"/>
            <w:color w:val="000000"/>
            <w:lang w:val="en-CA"/>
          </w:rPr>
          <w:delText>:CharacterString</w:delText>
        </w:r>
      </w:del>
      <w:ins w:id="3373"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0B71325F" w:rsidR="009E36A6" w:rsidRDefault="00F13D40" w:rsidP="009E36A6">
      <w:ins w:id="3374" w:author="Eric Boisvert" w:date="2016-03-28T13:12:00Z">
        <w:r>
          <w:t>If present, t</w:t>
        </w:r>
      </w:ins>
      <w:del w:id="3375" w:author="Eric Boisvert" w:date="2016-03-28T13:12:00Z">
        <w:r w:rsidR="009E36A6" w:rsidDel="00F13D40">
          <w:delText>T</w:delText>
        </w:r>
      </w:del>
      <w:r w:rsidR="009E36A6">
        <w:t xml:space="preserve">he property </w:t>
      </w:r>
      <w:r w:rsidR="009E36A6" w:rsidRPr="00C17A19">
        <w:t>genericSymbolizer</w:t>
      </w:r>
      <w:del w:id="3376" w:author="Eric Boisvert" w:date="2016-01-24T13:29:00Z">
        <w:r w:rsidR="009E36A6" w:rsidDel="00253146">
          <w:delText>:CharacterString</w:delText>
        </w:r>
      </w:del>
      <w:ins w:id="3377" w:author="Eric Boisvert" w:date="2016-01-24T13:29:00Z">
        <w:r w:rsidR="00253146">
          <w:t>:Primitive::CharacterString</w:t>
        </w:r>
      </w:ins>
      <w:r w:rsidR="009E36A6">
        <w:t xml:space="preserve"> contains </w:t>
      </w:r>
      <w:del w:id="3378" w:author="Sen, Marcus A." w:date="2016-04-13T13:49:00Z">
        <w:r w:rsidR="009E36A6" w:rsidDel="00CF6FB4">
          <w:delText>a</w:delText>
        </w:r>
      </w:del>
      <w:ins w:id="3379" w:author="Sen, Marcus A." w:date="2016-04-13T13:49:00Z">
        <w:r w:rsidR="00CF6FB4">
          <w:t>an</w:t>
        </w:r>
      </w:ins>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3380" w:name="BKM_75AF76F0_4AFF_4758_AA5C_4DD9A3A326DF"/>
      <w:bookmarkStart w:id="3381" w:name="BKM_AD80CBD8_BB55_4F42_B330_20E3957181FD"/>
      <w:bookmarkStart w:id="3382" w:name="BKM_B608D83A_BCB7_40BE_B5B4_7C18680327EF"/>
      <w:bookmarkStart w:id="3383" w:name="BKM_BB7DE53B_2076_4732_85CB_314A0C996CFE"/>
      <w:bookmarkStart w:id="3384" w:name="BKM_0F33C868_B8F6_4CD9_B1BE_D64AF7054352"/>
      <w:bookmarkStart w:id="3385" w:name="BKM_858F77A8_91BC_4E92_9873_3DE29220EA84"/>
      <w:bookmarkStart w:id="3386" w:name="BKM_6C47293B_9B00_4958_AE14_E2FF8C6503C9"/>
      <w:bookmarkStart w:id="3387" w:name="BKM_4798819D_722E_4089_880A_68AA29864E45"/>
      <w:bookmarkStart w:id="3388" w:name="BKM_FB28CC82_D6AA_481A_BA03_BB82515D05CD"/>
      <w:bookmarkStart w:id="3389" w:name="BKM_81066ECA_2108_4DF2_B25E_F440E68432B7"/>
      <w:bookmarkStart w:id="3390" w:name="BKM_E37CFBB1_57FD_4CA3_9961_34992E857685"/>
      <w:bookmarkStart w:id="3391" w:name="BKM_2EFAD6D8_0A90_47E6_A3AC_B0F503630287"/>
      <w:bookmarkStart w:id="3392" w:name="BKM_21524384_B208_4A32_A2E5_0FFB4D6E8D7C"/>
      <w:bookmarkStart w:id="3393" w:name="BKM_E5DB8674_7F07_4817_BA2B_997C684B521D"/>
      <w:bookmarkStart w:id="3394" w:name="BKM_B79C058B_F1A5_47C5_B3E2_CD87F62870F2"/>
      <w:bookmarkStart w:id="3395" w:name="BKM_A559EAAB_B89D_43D3_B221_4C6D46321258"/>
      <w:bookmarkStart w:id="3396" w:name="BKM_234AE185_16BA_4884_8974_68DBF37A4B28"/>
      <w:bookmarkStart w:id="3397" w:name="BKM_B342A581_116B_4A14_8384_0F4F6231BFC6"/>
      <w:bookmarkStart w:id="3398" w:name="BKM_CE5055FF_94D8_42AD_B46A_0041AB28334E"/>
      <w:bookmarkStart w:id="3399" w:name="BKM_F34DEFBD_2300_4BCD_9500_6FD1B9CE045E"/>
      <w:bookmarkStart w:id="3400" w:name="BKM_C0E26832_94FE_4E03_98DE_F2986912ECBC"/>
      <w:bookmarkStart w:id="3401" w:name="BKM_04EE2E72_5511_48AE_9048_CF9126C4A13D"/>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7C9BAB4B" w14:textId="77777777" w:rsidR="00D14AF0" w:rsidRDefault="00D14AF0" w:rsidP="00D14AF0">
      <w:pPr>
        <w:pStyle w:val="Heading3"/>
        <w:rPr>
          <w:lang w:val="en-CA"/>
        </w:rPr>
      </w:pPr>
      <w:bookmarkStart w:id="3402" w:name="_Toc448329970"/>
      <w:r w:rsidRPr="00D14AF0">
        <w:rPr>
          <w:lang w:val="en-CA"/>
        </w:rPr>
        <w:t>S</w:t>
      </w:r>
      <w:bookmarkStart w:id="3403" w:name="BKM_CE5E700D_EBA4_44CA_83C8_617C916DF033"/>
      <w:bookmarkEnd w:id="3403"/>
      <w:r w:rsidRPr="00D14AF0">
        <w:rPr>
          <w:lang w:val="en-CA"/>
        </w:rPr>
        <w:t>hearDisplacementStructureView</w:t>
      </w:r>
      <w:bookmarkEnd w:id="3402"/>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759FE" w:rsidP="00A42248">
      <w:pPr>
        <w:keepNext/>
        <w:autoSpaceDE w:val="0"/>
        <w:autoSpaceDN w:val="0"/>
        <w:adjustRightInd w:val="0"/>
        <w:spacing w:after="0" w:line="240" w:lineRule="atLeast"/>
      </w:pPr>
      <w:r>
        <w:rPr>
          <w:noProof/>
          <w:lang w:val="en-CA" w:eastAsia="en-CA"/>
        </w:rPr>
        <w:pict w14:anchorId="3D60E9B9">
          <v:shape id="_x0000_i1041" type="#_x0000_t75" style="width:197.6pt;height:284.8pt;visibility:visible;mso-wrap-style:square">
            <v:imagedata r:id="rId32"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3404" w:author="Sen, Marcus A." w:date="2016-04-13T16:56:00Z">
        <w:r w:rsidR="00D33949">
          <w:rPr>
            <w:noProof/>
          </w:rPr>
          <w:t>17</w:t>
        </w:r>
      </w:ins>
      <w:ins w:id="3405" w:author="Eric Boisvert" w:date="2016-04-03T12:16:00Z">
        <w:del w:id="3406" w:author="Sen, Marcus A." w:date="2016-04-13T16:56:00Z">
          <w:r w:rsidR="00652185" w:rsidDel="00D33949">
            <w:rPr>
              <w:noProof/>
            </w:rPr>
            <w:delText>17</w:delText>
          </w:r>
        </w:del>
      </w:ins>
      <w:ins w:id="3407" w:author="Boisvert, Eric" w:date="2016-04-01T13:15:00Z">
        <w:del w:id="3408" w:author="Sen, Marcus A." w:date="2016-04-13T16:56:00Z">
          <w:r w:rsidR="008D755A" w:rsidDel="00D33949">
            <w:rPr>
              <w:noProof/>
            </w:rPr>
            <w:delText>16</w:delText>
          </w:r>
        </w:del>
      </w:ins>
      <w:del w:id="3409" w:author="Sen, Marcus A." w:date="2016-04-13T16:56:00Z">
        <w:r w:rsidR="0043586C" w:rsidDel="00D33949">
          <w:rPr>
            <w:noProof/>
          </w:rPr>
          <w:delText>14</w:delText>
        </w:r>
      </w:del>
      <w:r>
        <w:fldChar w:fldCharType="end"/>
      </w:r>
      <w:r>
        <w:t xml:space="preserve"> </w:t>
      </w:r>
      <w:r w:rsidRPr="001978ED">
        <w:t>ShearDisplacementStructureView</w:t>
      </w:r>
      <w:ins w:id="3410"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3411" w:author="Eric Boisvert" w:date="2016-01-24T13:30:00Z">
        <w:r w:rsidDel="00253146">
          <w:delText>:CharacterString</w:delText>
        </w:r>
      </w:del>
      <w:ins w:id="3412"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3413"/>
      <w:r>
        <w:rPr>
          <w:lang w:val="en-CA"/>
        </w:rPr>
        <w:t>3986</w:t>
      </w:r>
      <w:commentRangeEnd w:id="3413"/>
      <w:r>
        <w:rPr>
          <w:rStyle w:val="CommentReference"/>
        </w:rPr>
        <w:commentReference w:id="341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3414" w:author="Eric Boisvert" w:date="2016-03-25T09:36:00Z">
              <w:r w:rsidDel="00037BE7">
                <w:rPr>
                  <w:rStyle w:val="reqtext"/>
                  <w:lang w:val="en-CA"/>
                </w:rPr>
                <w:delText xml:space="preserve">SHALL </w:delText>
              </w:r>
            </w:del>
            <w:ins w:id="3415" w:author="Eric Boisvert" w:date="2016-03-25T09:36:00Z">
              <w:r w:rsidR="00037BE7">
                <w:rPr>
                  <w:rStyle w:val="reqtext"/>
                  <w:lang w:val="en-CA"/>
                </w:rPr>
                <w:t xml:space="preserve">SHOULD </w:t>
              </w:r>
            </w:ins>
            <w:r>
              <w:rPr>
                <w:rStyle w:val="reqtext"/>
                <w:lang w:val="en-CA"/>
              </w:rPr>
              <w:t>correspond to a representation of GeoSciML MappedFeature</w:t>
            </w:r>
            <w:ins w:id="3416"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10A62B86" w:rsidR="002E6F45" w:rsidRDefault="00F13D40" w:rsidP="00D14AF0">
      <w:pPr>
        <w:autoSpaceDE w:val="0"/>
        <w:autoSpaceDN w:val="0"/>
        <w:adjustRightInd w:val="0"/>
        <w:spacing w:after="0" w:line="240" w:lineRule="atLeast"/>
        <w:rPr>
          <w:rFonts w:cs="Arial"/>
          <w:color w:val="000000"/>
          <w:lang w:val="en-CA"/>
        </w:rPr>
      </w:pPr>
      <w:ins w:id="3417" w:author="Eric Boisvert" w:date="2016-03-28T13:13:00Z">
        <w:r>
          <w:t>If present, t</w:t>
        </w:r>
      </w:ins>
      <w:del w:id="3418" w:author="Eric Boisvert" w:date="2016-03-28T13:13:00Z">
        <w:r w:rsidR="002E6F45" w:rsidDel="00F13D40">
          <w:rPr>
            <w:rFonts w:cs="Arial"/>
            <w:color w:val="000000"/>
            <w:lang w:val="en-CA"/>
          </w:rPr>
          <w:delText>T</w:delText>
        </w:r>
      </w:del>
      <w:r w:rsidR="002E6F45">
        <w:rPr>
          <w:rFonts w:cs="Arial"/>
          <w:color w:val="000000"/>
          <w:lang w:val="en-CA"/>
        </w:rPr>
        <w:t>he property name</w:t>
      </w:r>
      <w:del w:id="3419" w:author="Eric Boisvert" w:date="2016-01-24T13:30:00Z">
        <w:r w:rsidR="002E6F45" w:rsidDel="00253146">
          <w:rPr>
            <w:rFonts w:cs="Arial"/>
            <w:color w:val="000000"/>
            <w:lang w:val="en-CA"/>
          </w:rPr>
          <w:delText>:CharacterString</w:delText>
        </w:r>
      </w:del>
      <w:ins w:id="3420"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w:t>
      </w:r>
      <w:del w:id="3421" w:author="Sen, Marcus A." w:date="2016-04-13T13:50:00Z">
        <w:r w:rsidR="002E6F45" w:rsidRPr="002E6F45" w:rsidDel="00CF6FB4">
          <w:rPr>
            <w:rFonts w:cs="Arial"/>
            <w:color w:val="000000"/>
            <w:lang w:val="en-CA"/>
          </w:rPr>
          <w:delText xml:space="preserve"> the</w:delText>
        </w:r>
      </w:del>
      <w:r w:rsidR="002E6F45" w:rsidRPr="002E6F45">
        <w:rPr>
          <w:rFonts w:cs="Arial"/>
          <w:color w:val="000000"/>
          <w:lang w:val="en-CA"/>
        </w:rPr>
        <w:t xml:space="preserv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51E07252" w:rsidR="002E6F45" w:rsidRPr="00D970E9" w:rsidRDefault="00F13D40" w:rsidP="00A12606">
      <w:pPr>
        <w:rPr>
          <w:lang w:val="en-CA"/>
        </w:rPr>
      </w:pPr>
      <w:ins w:id="3422" w:author="Eric Boisvert" w:date="2016-03-28T13:13:00Z">
        <w:r>
          <w:t xml:space="preserve">If present, </w:t>
        </w:r>
      </w:ins>
      <w:ins w:id="3423" w:author="Sen, Marcus A." w:date="2016-04-13T13:50:00Z">
        <w:r w:rsidR="00CF6FB4">
          <w:rPr>
            <w:lang w:val="en-CA"/>
          </w:rPr>
          <w:t>the</w:t>
        </w:r>
      </w:ins>
      <w:ins w:id="3424" w:author="Eric Boisvert" w:date="2016-03-28T13:13:00Z">
        <w:del w:id="3425" w:author="Sen, Marcus A." w:date="2016-04-13T13:50:00Z">
          <w:r w:rsidDel="00CF6FB4">
            <w:delText>t</w:delText>
          </w:r>
        </w:del>
      </w:ins>
      <w:del w:id="3426" w:author="Eric Boisvert" w:date="2016-03-28T13:13:00Z">
        <w:r w:rsidR="002E6F45" w:rsidDel="00F13D40">
          <w:rPr>
            <w:lang w:val="en-CA"/>
          </w:rPr>
          <w:delText>T</w:delText>
        </w:r>
      </w:del>
      <w:del w:id="3427" w:author="Sen, Marcus A." w:date="2016-04-13T13:50:00Z">
        <w:r w:rsidR="002E6F45" w:rsidDel="00CF6FB4">
          <w:rPr>
            <w:lang w:val="en-CA"/>
          </w:rPr>
          <w:delText>he</w:delText>
        </w:r>
      </w:del>
      <w:r w:rsidR="002E6F45">
        <w:rPr>
          <w:lang w:val="en-CA"/>
        </w:rPr>
        <w:t xml:space="preserve"> property description</w:t>
      </w:r>
      <w:del w:id="3428" w:author="Eric Boisvert" w:date="2016-01-24T13:30:00Z">
        <w:r w:rsidR="002E6F45" w:rsidDel="00253146">
          <w:rPr>
            <w:lang w:val="en-CA"/>
          </w:rPr>
          <w:delText>:CharacterString</w:delText>
        </w:r>
      </w:del>
      <w:ins w:id="3429"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3430" w:author="Eric Boisvert" w:date="2016-03-28T13:13:00Z">
        <w:r>
          <w:t>If present, t</w:t>
        </w:r>
      </w:ins>
      <w:del w:id="3431"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3432" w:author="Eric Boisvert" w:date="2016-01-24T13:30:00Z">
        <w:r w:rsidR="002E6F45" w:rsidDel="00253146">
          <w:rPr>
            <w:rFonts w:cs="Arial"/>
            <w:color w:val="000000"/>
            <w:lang w:val="en-CA"/>
          </w:rPr>
          <w:delText>:CharacterString</w:delText>
        </w:r>
      </w:del>
      <w:ins w:id="3433"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3434"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lastRenderedPageBreak/>
        <w:t>movementType</w:t>
      </w:r>
    </w:p>
    <w:p w14:paraId="1B780820" w14:textId="77777777" w:rsidR="002E6F45" w:rsidRDefault="002E6F45" w:rsidP="00A12606">
      <w:pPr>
        <w:rPr>
          <w:lang w:val="en-CA"/>
        </w:rPr>
      </w:pPr>
    </w:p>
    <w:p w14:paraId="0A802944" w14:textId="11892D99" w:rsidR="002E6F45" w:rsidRDefault="00F13D40" w:rsidP="00A12606">
      <w:pPr>
        <w:rPr>
          <w:lang w:val="en-CA"/>
        </w:rPr>
      </w:pPr>
      <w:ins w:id="3435" w:author="Eric Boisvert" w:date="2016-03-28T13:13:00Z">
        <w:r>
          <w:t>If present, t</w:t>
        </w:r>
      </w:ins>
      <w:del w:id="3436" w:author="Eric Boisvert" w:date="2016-03-28T13:13:00Z">
        <w:r w:rsidR="002E6F45" w:rsidDel="00F13D40">
          <w:rPr>
            <w:lang w:val="en-CA"/>
          </w:rPr>
          <w:delText>T</w:delText>
        </w:r>
      </w:del>
      <w:r w:rsidR="002E6F45">
        <w:rPr>
          <w:lang w:val="en-CA"/>
        </w:rPr>
        <w:t>he property movementType</w:t>
      </w:r>
      <w:del w:id="3437" w:author="Eric Boisvert" w:date="2016-01-24T13:30:00Z">
        <w:r w:rsidR="002E6F45" w:rsidDel="00253146">
          <w:rPr>
            <w:lang w:val="en-CA"/>
          </w:rPr>
          <w:delText>:CharacterString</w:delText>
        </w:r>
      </w:del>
      <w:ins w:id="3438"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w:t>
      </w:r>
      <w:del w:id="3439" w:author="Sen, Marcus A." w:date="2016-04-13T13:50:00Z">
        <w:r w:rsidR="002E6F45" w:rsidRPr="002E6F45" w:rsidDel="00CF6FB4">
          <w:rPr>
            <w:lang w:val="en-CA"/>
          </w:rPr>
          <w:delText>eg</w:delText>
        </w:r>
      </w:del>
      <w:ins w:id="3440" w:author="Sen, Marcus A." w:date="2016-04-13T13:50:00Z">
        <w:r w:rsidR="00CF6FB4" w:rsidRPr="002E6F45">
          <w:rPr>
            <w:lang w:val="en-CA"/>
          </w:rPr>
          <w:t>e.g.</w:t>
        </w:r>
      </w:ins>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7996760A" w:rsidR="002E6F45" w:rsidRDefault="00F13D40" w:rsidP="00A12606">
      <w:pPr>
        <w:rPr>
          <w:lang w:val="en-CA"/>
        </w:rPr>
      </w:pPr>
      <w:ins w:id="3441" w:author="Eric Boisvert" w:date="2016-03-28T13:13:00Z">
        <w:r>
          <w:t>If present, t</w:t>
        </w:r>
      </w:ins>
      <w:del w:id="3442" w:author="Eric Boisvert" w:date="2016-03-28T13:13:00Z">
        <w:r w:rsidR="002E6F45" w:rsidDel="00F13D40">
          <w:rPr>
            <w:lang w:val="en-CA"/>
          </w:rPr>
          <w:delText>T</w:delText>
        </w:r>
      </w:del>
      <w:r w:rsidR="002E6F45">
        <w:rPr>
          <w:lang w:val="en-CA"/>
        </w:rPr>
        <w:t>he property deformationStyle</w:t>
      </w:r>
      <w:del w:id="3443" w:author="Eric Boisvert" w:date="2016-01-24T13:30:00Z">
        <w:r w:rsidR="002E6F45" w:rsidDel="00253146">
          <w:rPr>
            <w:lang w:val="en-CA"/>
          </w:rPr>
          <w:delText>:CharacterString</w:delText>
        </w:r>
      </w:del>
      <w:ins w:id="3444"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w:t>
      </w:r>
      <w:del w:id="3445" w:author="Sen, Marcus A." w:date="2016-04-13T13:50:00Z">
        <w:r w:rsidR="002E6F45" w:rsidRPr="002E6F45" w:rsidDel="00CF6FB4">
          <w:rPr>
            <w:lang w:val="en-CA"/>
          </w:rPr>
          <w:delText>eg</w:delText>
        </w:r>
      </w:del>
      <w:ins w:id="3446" w:author="Sen, Marcus A." w:date="2016-04-13T13:50:00Z">
        <w:r w:rsidR="00CF6FB4" w:rsidRPr="002E6F45">
          <w:rPr>
            <w:lang w:val="en-CA"/>
          </w:rPr>
          <w:t>e.g.</w:t>
        </w:r>
      </w:ins>
      <w:r w:rsidR="002E6F45" w:rsidRPr="002E6F45">
        <w:rPr>
          <w:lang w:val="en-CA"/>
        </w:rPr>
        <w:t xml:space="preserve"> brittle, ductile </w:t>
      </w:r>
      <w:del w:id="3447" w:author="Sen, Marcus A." w:date="2016-04-13T13:51:00Z">
        <w:r w:rsidR="002E6F45" w:rsidRPr="002E6F45" w:rsidDel="00CF6FB4">
          <w:rPr>
            <w:lang w:val="en-CA"/>
          </w:rPr>
          <w:delText>etc</w:delText>
        </w:r>
      </w:del>
      <w:ins w:id="3448" w:author="Sen, Marcus A." w:date="2016-04-13T13:51:00Z">
        <w:r w:rsidR="00CF6FB4" w:rsidRPr="002E6F45">
          <w:rPr>
            <w:lang w:val="en-CA"/>
          </w:rPr>
          <w:t>etc.</w:t>
        </w:r>
      </w:ins>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1C3B6029" w:rsidR="002E6F45" w:rsidRDefault="00F13D40" w:rsidP="00A12606">
      <w:pPr>
        <w:rPr>
          <w:lang w:val="en-CA"/>
        </w:rPr>
      </w:pPr>
      <w:ins w:id="3449" w:author="Eric Boisvert" w:date="2016-03-28T13:13:00Z">
        <w:r>
          <w:t>If present, t</w:t>
        </w:r>
      </w:ins>
      <w:ins w:id="3450" w:author="Sen, Marcus A." w:date="2016-04-13T13:51:00Z">
        <w:r w:rsidR="00CF6FB4">
          <w:rPr>
            <w:lang w:val="en-CA"/>
          </w:rPr>
          <w:t>he</w:t>
        </w:r>
      </w:ins>
      <w:del w:id="3451" w:author="Eric Boisvert" w:date="2016-03-28T13:13:00Z">
        <w:r w:rsidR="002E6F45" w:rsidDel="00F13D40">
          <w:rPr>
            <w:lang w:val="en-CA"/>
          </w:rPr>
          <w:delText>T</w:delText>
        </w:r>
      </w:del>
      <w:del w:id="3452" w:author="Sen, Marcus A." w:date="2016-04-13T13:51:00Z">
        <w:r w:rsidR="002E6F45" w:rsidDel="00CF6FB4">
          <w:rPr>
            <w:lang w:val="en-CA"/>
          </w:rPr>
          <w:delText>he</w:delText>
        </w:r>
      </w:del>
      <w:r w:rsidR="002E6F45">
        <w:rPr>
          <w:lang w:val="en-CA"/>
        </w:rPr>
        <w:t xml:space="preserve"> property displacement</w:t>
      </w:r>
      <w:del w:id="3453" w:author="Eric Boisvert" w:date="2016-01-24T13:30:00Z">
        <w:r w:rsidR="002E6F45" w:rsidDel="00253146">
          <w:rPr>
            <w:lang w:val="en-CA"/>
          </w:rPr>
          <w:delText>:CharacterString</w:delText>
        </w:r>
      </w:del>
      <w:ins w:id="3454"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195FB941" w:rsidR="002E6F45" w:rsidRDefault="00F13D40" w:rsidP="00A12606">
      <w:pPr>
        <w:rPr>
          <w:lang w:val="en-CA"/>
        </w:rPr>
      </w:pPr>
      <w:ins w:id="3455" w:author="Eric Boisvert" w:date="2016-03-28T13:13:00Z">
        <w:r>
          <w:t>If present, t</w:t>
        </w:r>
      </w:ins>
      <w:del w:id="3456" w:author="Eric Boisvert" w:date="2016-03-28T13:13:00Z">
        <w:r w:rsidR="002E6F45" w:rsidDel="00F13D40">
          <w:rPr>
            <w:lang w:val="en-CA"/>
          </w:rPr>
          <w:delText>T</w:delText>
        </w:r>
      </w:del>
      <w:r w:rsidR="002E6F45">
        <w:rPr>
          <w:lang w:val="en-CA"/>
        </w:rPr>
        <w:t>he property geologicHistory</w:t>
      </w:r>
      <w:del w:id="3457" w:author="Eric Boisvert" w:date="2016-01-24T13:30:00Z">
        <w:r w:rsidR="002E6F45" w:rsidDel="00253146">
          <w:rPr>
            <w:lang w:val="en-CA"/>
          </w:rPr>
          <w:delText>:CharacterString</w:delText>
        </w:r>
      </w:del>
      <w:ins w:id="3458"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3459" w:author="Sen, Marcus A." w:date="2016-04-13T16:56:00Z">
        <w:r w:rsidR="00D33949">
          <w:rPr>
            <w:lang w:val="en-CA"/>
          </w:rPr>
          <w:t>7.3.1.3</w:t>
        </w:r>
      </w:ins>
      <w:ins w:id="3460" w:author="Boisvert, Eric" w:date="2016-04-01T07:54:00Z">
        <w:del w:id="3461" w:author="Sen, Marcus A." w:date="2016-04-13T16:56:00Z">
          <w:r w:rsidR="00E21DD0" w:rsidDel="00D33949">
            <w:rPr>
              <w:lang w:val="en-CA"/>
            </w:rPr>
            <w:delText>7.3.1.3</w:delText>
          </w:r>
        </w:del>
      </w:ins>
      <w:ins w:id="3462" w:author="Eric Boisvert" w:date="2016-03-28T16:06:00Z">
        <w:del w:id="3463" w:author="Sen, Marcus A." w:date="2016-04-13T16:56:00Z">
          <w:r w:rsidR="003842F3" w:rsidDel="00D33949">
            <w:rPr>
              <w:lang w:val="en-CA"/>
            </w:rPr>
            <w:delText>7.3.1.3</w:delText>
          </w:r>
        </w:del>
      </w:ins>
      <w:del w:id="3464" w:author="Sen, Marcus A." w:date="2016-04-13T16:56:00Z">
        <w:r w:rsidR="004D34D6" w:rsidDel="00D33949">
          <w:rPr>
            <w:lang w:val="en-CA"/>
          </w:rPr>
          <w:delText>8.3.1.3</w:delText>
        </w:r>
      </w:del>
      <w:r w:rsidR="002E6F45">
        <w:rPr>
          <w:lang w:val="en-CA"/>
        </w:rPr>
        <w:fldChar w:fldCharType="end"/>
      </w:r>
      <w:r w:rsidR="002E6F45">
        <w:rPr>
          <w:lang w:val="en-CA"/>
        </w:rPr>
        <w:t xml:space="preserve">) </w:t>
      </w:r>
      <w:del w:id="3465" w:author="Sen, Marcus A." w:date="2016-04-13T13:51:00Z">
        <w:r w:rsidR="002E6F45" w:rsidDel="00CF6FB4">
          <w:rPr>
            <w:lang w:val="en-CA"/>
          </w:rPr>
          <w:delText xml:space="preserve">describing </w:delText>
        </w:r>
        <w:r w:rsidR="002E6F45" w:rsidRPr="002E6F45" w:rsidDel="00CF6FB4">
          <w:rPr>
            <w:lang w:val="en-CA"/>
          </w:rPr>
          <w:delText xml:space="preserve"> the</w:delText>
        </w:r>
      </w:del>
      <w:ins w:id="3466" w:author="Sen, Marcus A." w:date="2016-04-13T13:51:00Z">
        <w:r w:rsidR="00CF6FB4">
          <w:rPr>
            <w:lang w:val="en-CA"/>
          </w:rPr>
          <w:t xml:space="preserve">describing </w:t>
        </w:r>
        <w:r w:rsidR="00CF6FB4" w:rsidRPr="002E6F45">
          <w:rPr>
            <w:lang w:val="en-CA"/>
          </w:rPr>
          <w:t>the</w:t>
        </w:r>
      </w:ins>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3467" w:author="Eric Boisvert" w:date="2016-03-28T13:13:00Z">
        <w:r>
          <w:t>If present, t</w:t>
        </w:r>
      </w:ins>
      <w:del w:id="3468" w:author="Eric Boisvert" w:date="2016-03-28T13:13:00Z">
        <w:r w:rsidR="00393486" w:rsidDel="00F13D40">
          <w:rPr>
            <w:lang w:val="en-CA"/>
          </w:rPr>
          <w:delText>T</w:delText>
        </w:r>
      </w:del>
      <w:r w:rsidR="00393486">
        <w:rPr>
          <w:lang w:val="en-CA"/>
        </w:rPr>
        <w:t>he property numericOlderAge</w:t>
      </w:r>
      <w:del w:id="3469" w:author="Eric Boisvert" w:date="2016-01-24T13:31:00Z">
        <w:r w:rsidR="00393486" w:rsidDel="00253146">
          <w:rPr>
            <w:lang w:val="en-CA"/>
          </w:rPr>
          <w:delText>:Number</w:delText>
        </w:r>
      </w:del>
      <w:ins w:id="3470"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3471" w:author="Eric Boisvert" w:date="2016-03-28T13:13:00Z">
        <w:r>
          <w:t>If present, t</w:t>
        </w:r>
      </w:ins>
      <w:del w:id="3472" w:author="Eric Boisvert" w:date="2016-03-28T13:13:00Z">
        <w:r w:rsidR="00393486" w:rsidDel="00F13D40">
          <w:rPr>
            <w:lang w:val="en-CA"/>
          </w:rPr>
          <w:delText>T</w:delText>
        </w:r>
      </w:del>
      <w:r w:rsidR="00393486">
        <w:rPr>
          <w:lang w:val="en-CA"/>
        </w:rPr>
        <w:t>he property numericYoungerAge</w:t>
      </w:r>
      <w:del w:id="3473" w:author="Eric Boisvert" w:date="2016-01-24T13:31:00Z">
        <w:r w:rsidR="00393486" w:rsidDel="00253146">
          <w:rPr>
            <w:lang w:val="en-CA"/>
          </w:rPr>
          <w:delText>:Number</w:delText>
        </w:r>
      </w:del>
      <w:ins w:id="3474"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3475" w:author="Eric Boisvert" w:date="2016-03-28T13:13:00Z">
        <w:r>
          <w:lastRenderedPageBreak/>
          <w:t>If present, t</w:t>
        </w:r>
      </w:ins>
      <w:del w:id="3476" w:author="Eric Boisvert" w:date="2016-03-28T13:13:00Z">
        <w:r w:rsidR="00393486" w:rsidDel="00F13D40">
          <w:rPr>
            <w:lang w:val="en-CA"/>
          </w:rPr>
          <w:delText>T</w:delText>
        </w:r>
      </w:del>
      <w:r w:rsidR="00393486">
        <w:rPr>
          <w:lang w:val="en-CA"/>
        </w:rPr>
        <w:t>he property observationMethod</w:t>
      </w:r>
      <w:del w:id="3477" w:author="Eric Boisvert" w:date="2016-01-24T13:30:00Z">
        <w:r w:rsidR="00393486" w:rsidDel="00253146">
          <w:rPr>
            <w:lang w:val="en-CA"/>
          </w:rPr>
          <w:delText>:CharacterString</w:delText>
        </w:r>
      </w:del>
      <w:ins w:id="3478"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3AE80C38" w:rsidR="00393486" w:rsidRDefault="00F13D40" w:rsidP="00A12606">
      <w:pPr>
        <w:rPr>
          <w:lang w:val="en-CA"/>
        </w:rPr>
      </w:pPr>
      <w:ins w:id="3479" w:author="Eric Boisvert" w:date="2016-03-28T13:13:00Z">
        <w:r>
          <w:t>If present, t</w:t>
        </w:r>
      </w:ins>
      <w:del w:id="3480" w:author="Eric Boisvert" w:date="2016-03-28T13:13:00Z">
        <w:r w:rsidR="00393486" w:rsidDel="00F13D40">
          <w:rPr>
            <w:lang w:val="en-CA"/>
          </w:rPr>
          <w:delText>T</w:delText>
        </w:r>
      </w:del>
      <w:r w:rsidR="00393486">
        <w:rPr>
          <w:lang w:val="en-CA"/>
        </w:rPr>
        <w:t>he property positionAccuracy</w:t>
      </w:r>
      <w:del w:id="3481" w:author="Eric Boisvert" w:date="2016-01-24T13:30:00Z">
        <w:r w:rsidR="00393486" w:rsidDel="00253146">
          <w:rPr>
            <w:lang w:val="en-CA"/>
          </w:rPr>
          <w:delText>:CharacterString</w:delText>
        </w:r>
      </w:del>
      <w:ins w:id="3482"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w:t>
      </w:r>
      <w:ins w:id="3483" w:author="Sen, Marcus A." w:date="2016-04-13T13:52:00Z">
        <w:r w:rsidR="00CF6FB4">
          <w:rPr>
            <w:lang w:val="en-CA"/>
          </w:rPr>
          <w:t>M</w:t>
        </w:r>
      </w:ins>
      <w:del w:id="3484" w:author="Sen, Marcus A." w:date="2016-04-13T13:52:00Z">
        <w:r w:rsidR="00393486" w:rsidRPr="00393486" w:rsidDel="00CF6FB4">
          <w:rPr>
            <w:lang w:val="en-CA"/>
          </w:rPr>
          <w:delText>m</w:delText>
        </w:r>
      </w:del>
      <w:r w:rsidR="00393486" w:rsidRPr="00393486">
        <w:rPr>
          <w:lang w:val="en-CA"/>
        </w:rPr>
        <w:t>appedFeature (</w:t>
      </w:r>
      <w:del w:id="3485" w:author="Sen, Marcus A." w:date="2016-04-13T13:52:00Z">
        <w:r w:rsidR="00393486" w:rsidRPr="00393486" w:rsidDel="00BA1D9C">
          <w:rPr>
            <w:lang w:val="en-CA"/>
          </w:rPr>
          <w:delText>eg</w:delText>
        </w:r>
      </w:del>
      <w:ins w:id="3486" w:author="Sen, Marcus A." w:date="2016-04-13T13:52:00Z">
        <w:r w:rsidR="00BA1D9C" w:rsidRPr="00393486">
          <w:rPr>
            <w:lang w:val="en-CA"/>
          </w:rPr>
          <w:t>e.g.</w:t>
        </w:r>
      </w:ins>
      <w:r w:rsidR="00393486" w:rsidRPr="00393486">
        <w:rPr>
          <w:lang w:val="en-CA"/>
        </w:rPr>
        <w:t>: a position</w:t>
      </w:r>
      <w:ins w:id="3487" w:author="Sen, Marcus A." w:date="2016-04-13T13:52:00Z">
        <w:r w:rsidR="00BA1D9C">
          <w:rPr>
            <w:lang w:val="en-CA"/>
          </w:rPr>
          <w:t>al</w:t>
        </w:r>
      </w:ins>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3488" w:author="Eric Boisvert" w:date="2016-03-28T13:13:00Z">
        <w:r>
          <w:t>If present, t</w:t>
        </w:r>
      </w:ins>
      <w:del w:id="3489"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3490" w:author="Eric Boisvert" w:date="2016-03-28T12:56:00Z">
        <w:r w:rsidR="00393486" w:rsidRPr="00393486" w:rsidDel="008A53EB">
          <w:rPr>
            <w:lang w:val="en-CA"/>
          </w:rPr>
          <w:delText>a</w:delText>
        </w:r>
      </w:del>
      <w:r w:rsidR="00393486" w:rsidRPr="00393486">
        <w:rPr>
          <w:lang w:val="en-CA"/>
        </w:rPr>
        <w:t>m</w:t>
      </w:r>
      <w:ins w:id="3491"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CA4115C" w:rsidR="00393486" w:rsidRDefault="00393486" w:rsidP="00A12606">
      <w:pPr>
        <w:rPr>
          <w:lang w:val="en-CA"/>
        </w:rPr>
      </w:pPr>
      <w:r>
        <w:rPr>
          <w:lang w:val="en-CA"/>
        </w:rPr>
        <w:t>The property faultType_uri</w:t>
      </w:r>
      <w:del w:id="3492" w:author="Eric Boisvert" w:date="2016-01-24T13:30:00Z">
        <w:r w:rsidDel="00253146">
          <w:rPr>
            <w:lang w:val="en-CA"/>
          </w:rPr>
          <w:delText>:CharacterString</w:delText>
        </w:r>
      </w:del>
      <w:ins w:id="349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del w:id="3494" w:author="Sen, Marcus A." w:date="2016-04-13T13:52:00Z">
        <w:r w:rsidRPr="00393486" w:rsidDel="00DE1068">
          <w:rPr>
            <w:lang w:val="en-CA"/>
          </w:rPr>
          <w:delText>propery</w:delText>
        </w:r>
      </w:del>
      <w:ins w:id="3495" w:author="Sen, Marcus A." w:date="2016-04-13T13:52:00Z">
        <w:r w:rsidR="00DE1068" w:rsidRPr="00393486">
          <w:rPr>
            <w:lang w:val="en-CA"/>
          </w:rPr>
          <w:t>property</w:t>
        </w:r>
      </w:ins>
      <w:r w:rsidRPr="00393486">
        <w:rPr>
          <w:lang w:val="en-CA"/>
        </w:rPr>
        <w:t xml:space="preserve"> - if not value is provided then a URI referring to a </w:t>
      </w:r>
      <w:del w:id="3496" w:author="Sen, Marcus A." w:date="2016-04-13T13:52:00Z">
        <w:r w:rsidRPr="00393486" w:rsidDel="00DE1068">
          <w:rPr>
            <w:lang w:val="en-CA"/>
          </w:rPr>
          <w:delText>conctrolled</w:delText>
        </w:r>
      </w:del>
      <w:ins w:id="3497" w:author="Sen, Marcus A." w:date="2016-04-13T13:52:00Z">
        <w:r w:rsidR="00DE1068" w:rsidRPr="00393486">
          <w:rPr>
            <w:lang w:val="en-CA"/>
          </w:rPr>
          <w:t>controlled</w:t>
        </w:r>
      </w:ins>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4FB89272" w:rsidR="00393486" w:rsidRDefault="00393486" w:rsidP="00A12606">
      <w:pPr>
        <w:rPr>
          <w:lang w:val="en-CA"/>
        </w:rPr>
      </w:pPr>
      <w:r>
        <w:rPr>
          <w:lang w:val="en-CA"/>
        </w:rPr>
        <w:t>The property movementType_uri</w:t>
      </w:r>
      <w:del w:id="3498" w:author="Eric Boisvert" w:date="2016-01-24T13:30:00Z">
        <w:r w:rsidDel="00253146">
          <w:rPr>
            <w:lang w:val="en-CA"/>
          </w:rPr>
          <w:delText>:CharacterString</w:delText>
        </w:r>
      </w:del>
      <w:ins w:id="349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del w:id="3500" w:author="Sen, Marcus A." w:date="2016-04-13T13:52:00Z">
        <w:r w:rsidRPr="00393486" w:rsidDel="00DE1068">
          <w:rPr>
            <w:lang w:val="en-CA"/>
          </w:rPr>
          <w:delText>propery</w:delText>
        </w:r>
      </w:del>
      <w:ins w:id="3501" w:author="Sen, Marcus A." w:date="2016-04-13T13:52:00Z">
        <w:r w:rsidR="00DE1068" w:rsidRPr="00393486">
          <w:rPr>
            <w:lang w:val="en-CA"/>
          </w:rPr>
          <w:t>property</w:t>
        </w:r>
      </w:ins>
      <w:r w:rsidRPr="00393486">
        <w:rPr>
          <w:lang w:val="en-CA"/>
        </w:rPr>
        <w:t xml:space="preserve"> - if no</w:t>
      </w:r>
      <w:del w:id="3502" w:author="Eric Boisvert" w:date="2016-03-28T12:56:00Z">
        <w:r w:rsidRPr="00393486" w:rsidDel="008A53EB">
          <w:rPr>
            <w:lang w:val="en-CA"/>
          </w:rPr>
          <w:delText>t</w:delText>
        </w:r>
      </w:del>
      <w:r w:rsidRPr="00393486">
        <w:rPr>
          <w:lang w:val="en-CA"/>
        </w:rPr>
        <w:t xml:space="preserve"> value is provided then a URI referring to a </w:t>
      </w:r>
      <w:del w:id="3503" w:author="Sen, Marcus A." w:date="2016-04-13T13:53:00Z">
        <w:r w:rsidRPr="00393486" w:rsidDel="00DE1068">
          <w:rPr>
            <w:lang w:val="en-CA"/>
          </w:rPr>
          <w:delText>conctrolled</w:delText>
        </w:r>
      </w:del>
      <w:ins w:id="3504" w:author="Sen, Marcus A." w:date="2016-04-13T13:53:00Z">
        <w:r w:rsidR="00DE1068" w:rsidRPr="00393486">
          <w:rPr>
            <w:lang w:val="en-CA"/>
          </w:rPr>
          <w:t>controlled</w:t>
        </w:r>
      </w:ins>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679FC888" w:rsidR="00D27756" w:rsidRDefault="00393486">
      <w:pPr>
        <w:rPr>
          <w:rFonts w:cs="Arial"/>
          <w:color w:val="000000"/>
          <w:lang w:val="en-CA"/>
        </w:rPr>
        <w:pPrChange w:id="3505" w:author="Boisvert, Eric" w:date="2016-04-01T15:11:00Z">
          <w:pPr>
            <w:autoSpaceDE w:val="0"/>
            <w:autoSpaceDN w:val="0"/>
            <w:adjustRightInd w:val="0"/>
            <w:spacing w:after="0" w:line="240" w:lineRule="atLeast"/>
          </w:pPr>
        </w:pPrChange>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del w:id="3506" w:author="Sen, Marcus A." w:date="2016-04-13T13:53:00Z">
        <w:r w:rsidRPr="00393486" w:rsidDel="00DE1068">
          <w:rPr>
            <w:lang w:val="en-CA"/>
          </w:rPr>
          <w:delText>propery</w:delText>
        </w:r>
      </w:del>
      <w:ins w:id="3507" w:author="Sen, Marcus A." w:date="2016-04-13T13:53:00Z">
        <w:r w:rsidR="00DE1068" w:rsidRPr="00393486">
          <w:rPr>
            <w:lang w:val="en-CA"/>
          </w:rPr>
          <w:t>property</w:t>
        </w:r>
      </w:ins>
      <w:r w:rsidRPr="00393486">
        <w:rPr>
          <w:lang w:val="en-CA"/>
        </w:rPr>
        <w:t xml:space="preserve"> - if no</w:t>
      </w:r>
      <w:del w:id="3508" w:author="Eric Boisvert" w:date="2016-03-28T12:56:00Z">
        <w:r w:rsidRPr="00393486" w:rsidDel="008A53EB">
          <w:rPr>
            <w:lang w:val="en-CA"/>
          </w:rPr>
          <w:delText>t</w:delText>
        </w:r>
      </w:del>
      <w:r w:rsidRPr="00393486">
        <w:rPr>
          <w:lang w:val="en-CA"/>
        </w:rPr>
        <w:t xml:space="preserve"> value is provided then a URI referring to a </w:t>
      </w:r>
      <w:del w:id="3509" w:author="Sen, Marcus A." w:date="2016-04-13T13:53:00Z">
        <w:r w:rsidRPr="00393486" w:rsidDel="00DE1068">
          <w:rPr>
            <w:lang w:val="en-CA"/>
          </w:rPr>
          <w:delText>conctrolled</w:delText>
        </w:r>
      </w:del>
      <w:ins w:id="3510" w:author="Sen, Marcus A." w:date="2016-04-13T13:53:00Z">
        <w:r w:rsidR="00DE1068" w:rsidRPr="00393486">
          <w:rPr>
            <w:lang w:val="en-CA"/>
          </w:rPr>
          <w:t>controlled</w:t>
        </w:r>
      </w:ins>
      <w:r w:rsidRPr="00393486">
        <w:rPr>
          <w:lang w:val="en-CA"/>
        </w:rPr>
        <w:t xml:space="preserve"> concept explaining why the value is nil must be provided.</w:t>
      </w:r>
      <w:ins w:id="3511"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3512" w:author="Eric Boisvert" w:date="2016-01-24T13:30:00Z">
        <w:r w:rsidDel="00253146">
          <w:rPr>
            <w:lang w:val="en-CA"/>
          </w:rPr>
          <w:delText>:CharacterString</w:delText>
        </w:r>
      </w:del>
      <w:ins w:id="351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514"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515"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3516" w:author="Eric Boisvert" w:date="2016-01-24T13:30:00Z">
        <w:r w:rsidDel="00253146">
          <w:rPr>
            <w:lang w:val="en-CA"/>
          </w:rPr>
          <w:delText>:CharacterString</w:delText>
        </w:r>
      </w:del>
      <w:ins w:id="351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518" w:author="Eric Boisvert" w:date="2016-03-28T12:56:00Z">
        <w:r w:rsidRPr="00393486" w:rsidDel="008A53EB">
          <w:rPr>
            <w:lang w:val="en-CA"/>
          </w:rPr>
          <w:delText xml:space="preserve">the </w:delText>
        </w:r>
      </w:del>
      <w:r w:rsidRPr="00393486">
        <w:rPr>
          <w:lang w:val="en-CA"/>
        </w:rPr>
        <w:t>all or part of the feature's history.</w:t>
      </w:r>
      <w:ins w:id="3519"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3520" w:author="Boisvert, Eric" w:date="2016-04-01T15:12:00Z"/>
        </w:rPr>
      </w:pPr>
    </w:p>
    <w:p w14:paraId="7661D0A7" w14:textId="77DCEF02" w:rsidR="00D27756" w:rsidRDefault="00F13D40">
      <w:pPr>
        <w:rPr>
          <w:rFonts w:cs="Arial"/>
          <w:color w:val="000000"/>
          <w:lang w:val="en-CA"/>
        </w:rPr>
        <w:pPrChange w:id="3521" w:author="Boisvert, Eric" w:date="2016-04-01T15:12:00Z">
          <w:pPr>
            <w:autoSpaceDE w:val="0"/>
            <w:autoSpaceDN w:val="0"/>
            <w:adjustRightInd w:val="0"/>
            <w:spacing w:after="0" w:line="240" w:lineRule="atLeast"/>
          </w:pPr>
        </w:pPrChange>
      </w:pPr>
      <w:r>
        <w:t>If present, t</w:t>
      </w:r>
      <w:r w:rsidR="007433DB">
        <w:rPr>
          <w:lang w:val="en-CA"/>
        </w:rPr>
        <w:t>he property specification_uri</w:t>
      </w:r>
      <w:del w:id="3522" w:author="Eric Boisvert" w:date="2016-01-24T13:30:00Z">
        <w:r w:rsidR="007433DB" w:rsidDel="00253146">
          <w:rPr>
            <w:lang w:val="en-CA"/>
          </w:rPr>
          <w:delText>:CharacterString</w:delText>
        </w:r>
      </w:del>
      <w:ins w:id="3523"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the</w:t>
      </w:r>
      <w:del w:id="3524" w:author="Sen, Marcus A." w:date="2016-04-13T13:53:00Z">
        <w:r w:rsidR="007433DB" w:rsidRPr="007433DB" w:rsidDel="00DE1068">
          <w:rPr>
            <w:lang w:val="en-CA"/>
          </w:rPr>
          <w:delText xml:space="preserve"> the</w:delText>
        </w:r>
      </w:del>
      <w:r w:rsidR="007433DB" w:rsidRPr="007433DB">
        <w:rPr>
          <w:lang w:val="en-CA"/>
        </w:rPr>
        <w:t xml:space="preserve"> GeoSciML ShearDisplacementStructure feature that describes the instance in detail. </w:t>
      </w:r>
      <w:del w:id="3525"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3526"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3527" w:author="Eric Boisvert" w:date="2016-03-28T13:13:00Z">
        <w:r>
          <w:t>If present, t</w:t>
        </w:r>
      </w:ins>
      <w:del w:id="3528" w:author="Eric Boisvert" w:date="2016-03-28T13:13:00Z">
        <w:r w:rsidR="007433DB" w:rsidDel="00F13D40">
          <w:rPr>
            <w:lang w:val="en-CA"/>
          </w:rPr>
          <w:delText>T</w:delText>
        </w:r>
      </w:del>
      <w:r w:rsidR="007433DB">
        <w:rPr>
          <w:lang w:val="en-CA"/>
        </w:rPr>
        <w:t>he property metadata_uri</w:t>
      </w:r>
      <w:del w:id="3529" w:author="Eric Boisvert" w:date="2016-01-24T13:30:00Z">
        <w:r w:rsidR="007433DB" w:rsidDel="00253146">
          <w:rPr>
            <w:lang w:val="en-CA"/>
          </w:rPr>
          <w:delText>:CharacterString</w:delText>
        </w:r>
      </w:del>
      <w:ins w:id="3530"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05C3F39D" w:rsidR="007433DB" w:rsidRDefault="00F13D40" w:rsidP="007433DB">
      <w:ins w:id="3531" w:author="Eric Boisvert" w:date="2016-03-28T13:14:00Z">
        <w:r>
          <w:t>If present, t</w:t>
        </w:r>
      </w:ins>
      <w:del w:id="3532" w:author="Eric Boisvert" w:date="2016-03-28T13:14:00Z">
        <w:r w:rsidR="007433DB" w:rsidDel="00F13D40">
          <w:delText>T</w:delText>
        </w:r>
      </w:del>
      <w:r w:rsidR="007433DB">
        <w:t xml:space="preserve">he property </w:t>
      </w:r>
      <w:r w:rsidR="007433DB" w:rsidRPr="00C17A19">
        <w:t>genericSymbolizer</w:t>
      </w:r>
      <w:del w:id="3533" w:author="Eric Boisvert" w:date="2016-01-24T13:30:00Z">
        <w:r w:rsidR="007433DB" w:rsidDel="00253146">
          <w:delText>:CharacterString</w:delText>
        </w:r>
      </w:del>
      <w:ins w:id="3534" w:author="Eric Boisvert" w:date="2016-01-24T13:30:00Z">
        <w:r w:rsidR="00253146">
          <w:t>:Primitive::CharacterString</w:t>
        </w:r>
      </w:ins>
      <w:r w:rsidR="007433DB">
        <w:t xml:space="preserve"> contains </w:t>
      </w:r>
      <w:del w:id="3535" w:author="Sen, Marcus A." w:date="2016-04-13T13:53:00Z">
        <w:r w:rsidR="007433DB" w:rsidDel="00DE1068">
          <w:delText>a</w:delText>
        </w:r>
      </w:del>
      <w:ins w:id="3536" w:author="Sen, Marcus A." w:date="2016-04-13T13:53:00Z">
        <w:r w:rsidR="00DE1068">
          <w:t>an</w:t>
        </w:r>
      </w:ins>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3537" w:name="BKM_11E20CA8_2344_4418_A9F9_325A11426D44"/>
      <w:bookmarkStart w:id="3538" w:name="BKM_20A123B5_7607_4A2B_A3F4_2BA8EEA3BD6E"/>
      <w:bookmarkStart w:id="3539" w:name="BKM_62E65A70_EB75_497A_886F_BAAEBB60A5EC"/>
      <w:bookmarkStart w:id="3540" w:name="BKM_3F13203C_BEB3_44A2_B8B9_417C5D453C67"/>
      <w:bookmarkStart w:id="3541" w:name="BKM_D9E97001_975E_4E48_B383_84E3B817A9D6"/>
      <w:bookmarkStart w:id="3542" w:name="BKM_ABD8F88A_D6D5_49E8_B4C4_6E53A78AD465"/>
      <w:bookmarkStart w:id="3543" w:name="BKM_7660FDA3_AB42_45F9_86AB_19287D13C566"/>
      <w:bookmarkStart w:id="3544" w:name="BKM_28FFF6C1_C18B_4629_BB75_27AFBE7647AB"/>
      <w:bookmarkStart w:id="3545" w:name="BKM_DE525394_F288_4E7F_AF29_CF676A7FB892"/>
      <w:bookmarkStart w:id="3546" w:name="BKM_BDA40AB6_6C56_4E4F_9588_C051912996DC"/>
      <w:bookmarkStart w:id="3547" w:name="BKM_2209CF72_C0AB_47F3_BB22_4A2E8334027A"/>
      <w:bookmarkStart w:id="3548" w:name="BKM_BD7868DF_0409_467D_8844_EE4674C50774"/>
      <w:bookmarkStart w:id="3549" w:name="BKM_674A1294_59BE_4203_9B03_BC5D6023992F"/>
      <w:bookmarkStart w:id="3550" w:name="BKM_A1B86BC0_3316_46AB_8D32_7786DFA0771F"/>
      <w:bookmarkStart w:id="3551" w:name="BKM_5ED9FA7F_347C_499C_BF86_2B88071AD840"/>
      <w:bookmarkStart w:id="3552" w:name="BKM_EC7555C0_681D_45F5_BEFB_0F7BFDEF3CFB"/>
      <w:bookmarkStart w:id="3553" w:name="BKM_36C08EC9_BB32_4BDE_99FD_336AAA2512BB"/>
      <w:bookmarkStart w:id="3554" w:name="BKM_34B08950_B320_4DCA_B7B3_801822442BA1"/>
      <w:bookmarkStart w:id="3555" w:name="BKM_1D369827_5E0B_4F3B_99DE_498DE4F4D001"/>
      <w:bookmarkStart w:id="3556" w:name="BKM_42115B02_1C56_42D6_B0AA_D6174F756E65"/>
      <w:bookmarkStart w:id="3557" w:name="BKM_401A0B2C_FBFD_43E2_BC4F_F4876D6A55A5"/>
      <w:bookmarkStart w:id="3558" w:name="BKM_AA3C91BB_B0F8_4E56_A1E5_9C3530C146AE"/>
      <w:bookmarkStart w:id="3559" w:name="BKM_C202EED3_CA3B_4848_8F51_4E4216E311CB"/>
      <w:bookmarkStart w:id="3560" w:name="BKM_F61C54B5_53A3_4B3D_8747_890B595FF05F"/>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54D90096" w14:textId="77777777" w:rsidR="00D14AF0" w:rsidRDefault="00D14AF0" w:rsidP="00CA3AC5">
      <w:pPr>
        <w:pStyle w:val="Heading3"/>
        <w:rPr>
          <w:lang w:val="en-CA"/>
        </w:rPr>
      </w:pPr>
      <w:bookmarkStart w:id="3561" w:name="_Toc448329971"/>
      <w:r w:rsidRPr="00D14AF0">
        <w:rPr>
          <w:lang w:val="en-CA"/>
        </w:rPr>
        <w:t>S</w:t>
      </w:r>
      <w:bookmarkStart w:id="3562" w:name="BKM_A518DA4F_2CA4_4758_BC7A_4790DC092913"/>
      <w:bookmarkEnd w:id="3562"/>
      <w:r w:rsidRPr="00D14AF0">
        <w:rPr>
          <w:lang w:val="en-CA"/>
        </w:rPr>
        <w:t>iteObservationView</w:t>
      </w:r>
      <w:bookmarkEnd w:id="356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759FE" w:rsidP="00A42248">
      <w:pPr>
        <w:keepNext/>
        <w:autoSpaceDE w:val="0"/>
        <w:autoSpaceDN w:val="0"/>
        <w:adjustRightInd w:val="0"/>
        <w:spacing w:after="0" w:line="240" w:lineRule="atLeast"/>
      </w:pPr>
      <w:r>
        <w:rPr>
          <w:noProof/>
          <w:lang w:val="en-CA" w:eastAsia="en-CA"/>
        </w:rPr>
        <w:pict w14:anchorId="6735FE99">
          <v:shape id="_x0000_i1042" type="#_x0000_t75" style="width:199.2pt;height:240.8pt;visibility:visible;mso-wrap-style:square">
            <v:imagedata r:id="rId33"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3563" w:author="Sen, Marcus A." w:date="2016-04-13T16:56:00Z">
        <w:r w:rsidR="00D33949">
          <w:rPr>
            <w:noProof/>
          </w:rPr>
          <w:t>18</w:t>
        </w:r>
      </w:ins>
      <w:ins w:id="3564" w:author="Eric Boisvert" w:date="2016-04-03T12:16:00Z">
        <w:del w:id="3565" w:author="Sen, Marcus A." w:date="2016-04-13T16:56:00Z">
          <w:r w:rsidR="00652185" w:rsidDel="00D33949">
            <w:rPr>
              <w:noProof/>
            </w:rPr>
            <w:delText>18</w:delText>
          </w:r>
        </w:del>
      </w:ins>
      <w:ins w:id="3566" w:author="Boisvert, Eric" w:date="2016-04-01T13:15:00Z">
        <w:del w:id="3567" w:author="Sen, Marcus A." w:date="2016-04-13T16:56:00Z">
          <w:r w:rsidR="008D755A" w:rsidDel="00D33949">
            <w:rPr>
              <w:noProof/>
            </w:rPr>
            <w:delText>17</w:delText>
          </w:r>
        </w:del>
      </w:ins>
      <w:del w:id="3568" w:author="Sen, Marcus A." w:date="2016-04-13T16:56:00Z">
        <w:r w:rsidR="0043586C" w:rsidDel="00D33949">
          <w:rPr>
            <w:noProof/>
          </w:rPr>
          <w:delText>15</w:delText>
        </w:r>
      </w:del>
      <w:r>
        <w:fldChar w:fldCharType="end"/>
      </w:r>
      <w:r>
        <w:t xml:space="preserve"> </w:t>
      </w:r>
      <w:r w:rsidRPr="00A31DB3">
        <w:t xml:space="preserve">SiteObservationView </w:t>
      </w:r>
      <w:del w:id="3569" w:author="Boisvert, Eric" w:date="2016-03-29T08:35:00Z">
        <w:r w:rsidRPr="00A31DB3" w:rsidDel="00BF2A41">
          <w:delText>class</w:delText>
        </w:r>
      </w:del>
      <w:ins w:id="3570"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3571"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3572" w:author="Eric Boisvert" w:date="2016-03-28T12:57:00Z">
        <w:r w:rsidR="00D14AF0" w:rsidRPr="00D14AF0" w:rsidDel="008A53EB">
          <w:rPr>
            <w:rFonts w:cs="Arial"/>
            <w:color w:val="000000"/>
            <w:lang w:val="en-CA"/>
          </w:rPr>
          <w:delText xml:space="preserve">point </w:delText>
        </w:r>
      </w:del>
      <w:ins w:id="3573"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3574" w:author="Eric Boisvert" w:date="2016-01-24T13:30:00Z">
        <w:r w:rsidDel="00253146">
          <w:delText>:CharacterString</w:delText>
        </w:r>
      </w:del>
      <w:ins w:id="3575"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576"/>
      <w:r>
        <w:rPr>
          <w:lang w:val="en-CA"/>
        </w:rPr>
        <w:t>3986</w:t>
      </w:r>
      <w:commentRangeEnd w:id="3576"/>
      <w:r>
        <w:rPr>
          <w:rStyle w:val="CommentReference"/>
        </w:rPr>
        <w:commentReference w:id="357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3577"/>
            <w:r>
              <w:rPr>
                <w:rStyle w:val="reqtext"/>
                <w:lang w:val="en-CA"/>
              </w:rPr>
              <w:t xml:space="preserve">Identifier </w:t>
            </w:r>
            <w:del w:id="3578" w:author="Eric Boisvert" w:date="2016-03-25T09:37:00Z">
              <w:r w:rsidDel="00037BE7">
                <w:rPr>
                  <w:rStyle w:val="reqtext"/>
                  <w:lang w:val="en-CA"/>
                </w:rPr>
                <w:delText xml:space="preserve">SHOULD </w:delText>
              </w:r>
            </w:del>
            <w:ins w:id="3579"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3577"/>
            <w:r>
              <w:rPr>
                <w:rStyle w:val="CommentReference"/>
                <w:rFonts w:ascii="Times New Roman" w:eastAsia="Times New Roman" w:hAnsi="Times New Roman"/>
                <w:lang w:val="en-US" w:eastAsia="en-US"/>
              </w:rPr>
              <w:commentReference w:id="3577"/>
            </w:r>
            <w:ins w:id="3580"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3581"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3582" w:author="Eric Boisvert" w:date="2016-03-28T13:14:00Z">
        <w:r>
          <w:lastRenderedPageBreak/>
          <w:t>If present, t</w:t>
        </w:r>
      </w:ins>
      <w:del w:id="3583" w:author="Eric Boisvert" w:date="2016-03-28T13:14:00Z">
        <w:r w:rsidR="00006FB0" w:rsidDel="00F13D40">
          <w:rPr>
            <w:rFonts w:cs="Arial"/>
            <w:color w:val="000000"/>
            <w:lang w:val="en-CA"/>
          </w:rPr>
          <w:delText>T</w:delText>
        </w:r>
      </w:del>
      <w:r w:rsidR="00006FB0">
        <w:rPr>
          <w:rFonts w:cs="Arial"/>
          <w:color w:val="000000"/>
          <w:lang w:val="en-CA"/>
        </w:rPr>
        <w:t>he property siteName</w:t>
      </w:r>
      <w:del w:id="3584" w:author="Eric Boisvert" w:date="2016-01-24T13:30:00Z">
        <w:r w:rsidR="00006FB0" w:rsidDel="00253146">
          <w:rPr>
            <w:rFonts w:cs="Arial"/>
            <w:color w:val="000000"/>
            <w:lang w:val="en-CA"/>
          </w:rPr>
          <w:delText>:CharacterString</w:delText>
        </w:r>
      </w:del>
      <w:ins w:id="3585"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3586"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3587" w:author="Eric Boisvert" w:date="2016-03-28T13:14:00Z">
        <w:r>
          <w:t>If present, t</w:t>
        </w:r>
      </w:ins>
      <w:del w:id="3588" w:author="Eric Boisvert" w:date="2016-03-28T13:14:00Z">
        <w:r w:rsidR="00006FB0" w:rsidDel="00F13D40">
          <w:delText>T</w:delText>
        </w:r>
      </w:del>
      <w:r w:rsidR="00006FB0">
        <w:t>he property observationName</w:t>
      </w:r>
      <w:ins w:id="3589"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10B0D31D" w:rsidR="00B228FF" w:rsidRDefault="00F13D40" w:rsidP="00D14AF0">
      <w:pPr>
        <w:autoSpaceDE w:val="0"/>
        <w:autoSpaceDN w:val="0"/>
        <w:adjustRightInd w:val="0"/>
        <w:spacing w:after="0" w:line="240" w:lineRule="atLeast"/>
        <w:rPr>
          <w:rFonts w:cs="Arial"/>
          <w:color w:val="000000"/>
          <w:lang w:val="en-CA"/>
        </w:rPr>
      </w:pPr>
      <w:ins w:id="3590" w:author="Eric Boisvert" w:date="2016-03-28T13:14:00Z">
        <w:r>
          <w:t>If present, t</w:t>
        </w:r>
      </w:ins>
      <w:del w:id="3591" w:author="Eric Boisvert" w:date="2016-03-28T13:14:00Z">
        <w:r w:rsidR="00B228FF" w:rsidDel="00F13D40">
          <w:rPr>
            <w:rFonts w:cs="Arial"/>
            <w:color w:val="000000"/>
            <w:lang w:val="en-CA"/>
          </w:rPr>
          <w:delText>T</w:delText>
        </w:r>
      </w:del>
      <w:r w:rsidR="00B228FF">
        <w:rPr>
          <w:rFonts w:cs="Arial"/>
          <w:color w:val="000000"/>
          <w:lang w:val="en-CA"/>
        </w:rPr>
        <w:t xml:space="preserve">he </w:t>
      </w:r>
      <w:del w:id="3592" w:author="Sen, Marcus A." w:date="2016-04-13T13:54:00Z">
        <w:r w:rsidR="00B228FF" w:rsidDel="00DE1068">
          <w:rPr>
            <w:rFonts w:cs="Arial"/>
            <w:color w:val="000000"/>
            <w:lang w:val="en-CA"/>
          </w:rPr>
          <w:delText>propery</w:delText>
        </w:r>
      </w:del>
      <w:ins w:id="3593" w:author="Sen, Marcus A." w:date="2016-04-13T13:54:00Z">
        <w:r w:rsidR="00DE1068">
          <w:rPr>
            <w:rFonts w:cs="Arial"/>
            <w:color w:val="000000"/>
            <w:lang w:val="en-CA"/>
          </w:rPr>
          <w:t>property</w:t>
        </w:r>
      </w:ins>
      <w:r w:rsidR="00B228FF">
        <w:rPr>
          <w:rFonts w:cs="Arial"/>
          <w:color w:val="000000"/>
          <w:lang w:val="en-CA"/>
        </w:rPr>
        <w:t xml:space="preserve"> label</w:t>
      </w:r>
      <w:del w:id="3594" w:author="Eric Boisvert" w:date="2016-01-24T13:30:00Z">
        <w:r w:rsidR="00B228FF" w:rsidDel="00253146">
          <w:rPr>
            <w:rFonts w:cs="Arial"/>
            <w:color w:val="000000"/>
            <w:lang w:val="en-CA"/>
          </w:rPr>
          <w:delText>:CharacterString</w:delText>
        </w:r>
      </w:del>
      <w:ins w:id="3595"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3596"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350EE5CA" w:rsidR="00D14AF0" w:rsidRDefault="00F13D40" w:rsidP="00D14AF0">
      <w:pPr>
        <w:autoSpaceDE w:val="0"/>
        <w:autoSpaceDN w:val="0"/>
        <w:adjustRightInd w:val="0"/>
        <w:spacing w:after="0" w:line="240" w:lineRule="atLeast"/>
        <w:rPr>
          <w:rFonts w:cs="Arial"/>
          <w:color w:val="000000"/>
          <w:lang w:val="en-CA"/>
        </w:rPr>
      </w:pPr>
      <w:ins w:id="3597" w:author="Eric Boisvert" w:date="2016-03-28T13:14:00Z">
        <w:r>
          <w:t xml:space="preserve">If present, </w:t>
        </w:r>
      </w:ins>
      <w:ins w:id="3598" w:author="Sen, Marcus A." w:date="2016-04-13T13:55:00Z">
        <w:r w:rsidR="00D4373F">
          <w:rPr>
            <w:rFonts w:cs="Arial"/>
            <w:color w:val="000000"/>
            <w:lang w:val="en-CA"/>
          </w:rPr>
          <w:t>the</w:t>
        </w:r>
      </w:ins>
      <w:ins w:id="3599" w:author="Eric Boisvert" w:date="2016-03-28T13:14:00Z">
        <w:del w:id="3600" w:author="Sen, Marcus A." w:date="2016-04-13T13:55:00Z">
          <w:r w:rsidDel="00D4373F">
            <w:delText>t</w:delText>
          </w:r>
        </w:del>
      </w:ins>
      <w:del w:id="3601" w:author="Eric Boisvert" w:date="2016-03-28T13:14:00Z">
        <w:r w:rsidR="00B228FF" w:rsidDel="00F13D40">
          <w:rPr>
            <w:rFonts w:cs="Arial"/>
            <w:color w:val="000000"/>
            <w:lang w:val="en-CA"/>
          </w:rPr>
          <w:delText>T</w:delText>
        </w:r>
      </w:del>
      <w:del w:id="3602" w:author="Sen, Marcus A." w:date="2016-04-13T13:55:00Z">
        <w:r w:rsidR="00B228FF" w:rsidDel="00D4373F">
          <w:rPr>
            <w:rFonts w:cs="Arial"/>
            <w:color w:val="000000"/>
            <w:lang w:val="en-CA"/>
          </w:rPr>
          <w:delText>h</w:delText>
        </w:r>
        <w:r w:rsidR="00B228FF" w:rsidDel="00543F99">
          <w:rPr>
            <w:rFonts w:cs="Arial"/>
            <w:color w:val="000000"/>
            <w:lang w:val="en-CA"/>
          </w:rPr>
          <w:delText>e</w:delText>
        </w:r>
      </w:del>
      <w:r w:rsidR="00B228FF">
        <w:rPr>
          <w:rFonts w:cs="Arial"/>
          <w:color w:val="000000"/>
          <w:lang w:val="en-CA"/>
        </w:rPr>
        <w:t xml:space="preserve"> property description</w:t>
      </w:r>
      <w:del w:id="3603" w:author="Eric Boisvert" w:date="2016-01-24T13:30:00Z">
        <w:r w:rsidR="00B228FF" w:rsidDel="00253146">
          <w:rPr>
            <w:rFonts w:cs="Arial"/>
            <w:color w:val="000000"/>
            <w:lang w:val="en-CA"/>
          </w:rPr>
          <w:delText>:CharacterString</w:delText>
        </w:r>
      </w:del>
      <w:ins w:id="3604"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D4AE5E1" w:rsidR="00B228FF" w:rsidRDefault="00F13D40" w:rsidP="00D14AF0">
      <w:pPr>
        <w:autoSpaceDE w:val="0"/>
        <w:autoSpaceDN w:val="0"/>
        <w:adjustRightInd w:val="0"/>
        <w:spacing w:after="0" w:line="240" w:lineRule="atLeast"/>
        <w:rPr>
          <w:rFonts w:cs="Arial"/>
          <w:color w:val="000000"/>
          <w:lang w:val="en-CA"/>
        </w:rPr>
      </w:pPr>
      <w:ins w:id="3605" w:author="Eric Boisvert" w:date="2016-03-28T13:14:00Z">
        <w:r>
          <w:t>If present, t</w:t>
        </w:r>
      </w:ins>
      <w:del w:id="3606"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3607" w:author="Eric Boisvert" w:date="2016-01-24T13:30:00Z">
        <w:r w:rsidR="00B228FF" w:rsidDel="00253146">
          <w:rPr>
            <w:rFonts w:cs="Arial"/>
            <w:color w:val="000000"/>
            <w:lang w:val="en-CA"/>
          </w:rPr>
          <w:delText>:CharacterString</w:delText>
        </w:r>
      </w:del>
      <w:ins w:id="3608"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del w:id="3609" w:author="Sen, Marcus A." w:date="2016-04-13T13:56:00Z">
        <w:r w:rsidR="00B228FF" w:rsidRPr="00B228FF" w:rsidDel="008571C4">
          <w:rPr>
            <w:rFonts w:cs="Arial"/>
            <w:color w:val="000000"/>
            <w:lang w:val="en-CA"/>
          </w:rPr>
          <w:delText>age,magnetic</w:delText>
        </w:r>
      </w:del>
      <w:ins w:id="3610" w:author="Sen, Marcus A." w:date="2016-04-13T13:56:00Z">
        <w:r w:rsidR="008571C4" w:rsidRPr="00B228FF">
          <w:rPr>
            <w:rFonts w:cs="Arial"/>
            <w:color w:val="000000"/>
            <w:lang w:val="en-CA"/>
          </w:rPr>
          <w:t>age, magnetic</w:t>
        </w:r>
      </w:ins>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024DAF99" w:rsidR="00B228FF" w:rsidRDefault="00F13D40" w:rsidP="00D14AF0">
      <w:pPr>
        <w:autoSpaceDE w:val="0"/>
        <w:autoSpaceDN w:val="0"/>
        <w:adjustRightInd w:val="0"/>
        <w:spacing w:after="0" w:line="240" w:lineRule="atLeast"/>
        <w:rPr>
          <w:rFonts w:cs="Arial"/>
          <w:color w:val="000000"/>
          <w:lang w:val="en-CA"/>
        </w:rPr>
      </w:pPr>
      <w:ins w:id="3611" w:author="Eric Boisvert" w:date="2016-03-28T13:14:00Z">
        <w:r>
          <w:t>If present, t</w:t>
        </w:r>
      </w:ins>
      <w:del w:id="3612"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3613" w:author="Eric Boisvert" w:date="2016-01-24T13:30:00Z">
        <w:r w:rsidR="00B228FF" w:rsidDel="00253146">
          <w:rPr>
            <w:rFonts w:cs="Arial"/>
            <w:color w:val="000000"/>
            <w:lang w:val="en-CA"/>
          </w:rPr>
          <w:delText>:CharacterString</w:delText>
        </w:r>
      </w:del>
      <w:ins w:id="3614"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del w:id="3615" w:author="Sen, Marcus A." w:date="2016-04-13T13:56:00Z">
        <w:r w:rsidR="00B228FF" w:rsidRPr="00B228FF" w:rsidDel="008571C4">
          <w:rPr>
            <w:rFonts w:cs="Arial"/>
            <w:color w:val="000000"/>
            <w:lang w:val="en-CA"/>
          </w:rPr>
          <w:delText>eg.</w:delText>
        </w:r>
      </w:del>
      <w:ins w:id="3616" w:author="Sen, Marcus A." w:date="2016-04-13T13:56:00Z">
        <w:r w:rsidR="008571C4" w:rsidRPr="00B228FF">
          <w:rPr>
            <w:rFonts w:cs="Arial"/>
            <w:color w:val="000000"/>
            <w:lang w:val="en-CA"/>
          </w:rPr>
          <w:t>E.g.</w:t>
        </w:r>
      </w:ins>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5539948" w:rsidR="00863E82" w:rsidRDefault="00F13D40" w:rsidP="00D14AF0">
      <w:pPr>
        <w:autoSpaceDE w:val="0"/>
        <w:autoSpaceDN w:val="0"/>
        <w:adjustRightInd w:val="0"/>
        <w:spacing w:after="0" w:line="240" w:lineRule="atLeast"/>
        <w:rPr>
          <w:rFonts w:cs="Arial"/>
          <w:color w:val="000000"/>
          <w:lang w:val="en-CA"/>
        </w:rPr>
      </w:pPr>
      <w:ins w:id="3617" w:author="Eric Boisvert" w:date="2016-03-28T13:14:00Z">
        <w:r>
          <w:t>If present, t</w:t>
        </w:r>
      </w:ins>
      <w:del w:id="3618"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3619" w:author="Eric Boisvert" w:date="2016-01-24T13:30:00Z">
        <w:r w:rsidR="00793913" w:rsidDel="00253146">
          <w:rPr>
            <w:rFonts w:cs="Arial"/>
            <w:color w:val="000000"/>
            <w:lang w:val="en-CA"/>
          </w:rPr>
          <w:delText>:CharacterString</w:delText>
        </w:r>
      </w:del>
      <w:ins w:id="3620"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3621"/>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del w:id="3622" w:author="Sen, Marcus A." w:date="2016-04-13T13:57:00Z">
        <w:r w:rsidR="00863E82" w:rsidRPr="00863E82" w:rsidDel="008571C4">
          <w:rPr>
            <w:rFonts w:cs="Arial"/>
            <w:color w:val="000000"/>
            <w:lang w:val="en-CA"/>
          </w:rPr>
          <w:delText>eg</w:delText>
        </w:r>
      </w:del>
      <w:ins w:id="3623" w:author="Sen, Marcus A." w:date="2016-04-13T13:57:00Z">
        <w:r w:rsidR="008571C4" w:rsidRPr="00863E82">
          <w:rPr>
            <w:rFonts w:cs="Arial"/>
            <w:color w:val="000000"/>
            <w:lang w:val="en-CA"/>
          </w:rPr>
          <w:t>e.g.</w:t>
        </w:r>
      </w:ins>
      <w:r w:rsidR="00863E82" w:rsidRPr="00863E82">
        <w:rPr>
          <w:rFonts w:cs="Arial"/>
          <w:color w:val="000000"/>
          <w:lang w:val="en-CA"/>
        </w:rPr>
        <w:t>; 235 degrees, 50 ppm) or textual (</w:t>
      </w:r>
      <w:del w:id="3624" w:author="Sen, Marcus A." w:date="2016-04-13T13:57:00Z">
        <w:r w:rsidR="00863E82" w:rsidRPr="00863E82" w:rsidDel="008571C4">
          <w:rPr>
            <w:rFonts w:cs="Arial"/>
            <w:color w:val="000000"/>
            <w:lang w:val="en-CA"/>
          </w:rPr>
          <w:delText>eg</w:delText>
        </w:r>
      </w:del>
      <w:ins w:id="3625" w:author="Sen, Marcus A." w:date="2016-04-13T13:57:00Z">
        <w:r w:rsidR="008571C4" w:rsidRPr="00863E82">
          <w:rPr>
            <w:rFonts w:cs="Arial"/>
            <w:color w:val="000000"/>
            <w:lang w:val="en-CA"/>
          </w:rPr>
          <w:t>e.g.</w:t>
        </w:r>
      </w:ins>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62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3621"/>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3626" w:author="Eric Boisvert" w:date="2016-03-28T12:58:00Z">
        <w:r>
          <w:rPr>
            <w:lang w:val="en-CA"/>
          </w:rPr>
          <w:t>If relevant, t</w:t>
        </w:r>
      </w:ins>
      <w:del w:id="3627" w:author="Eric Boisvert" w:date="2016-03-28T12:58:00Z">
        <w:r w:rsidR="005679BA" w:rsidDel="008A53EB">
          <w:rPr>
            <w:lang w:val="en-CA"/>
          </w:rPr>
          <w:delText>T</w:delText>
        </w:r>
      </w:del>
      <w:r w:rsidR="005679BA">
        <w:rPr>
          <w:lang w:val="en-CA"/>
        </w:rPr>
        <w:t>he property observedValueUom</w:t>
      </w:r>
      <w:del w:id="3628" w:author="Eric Boisvert" w:date="2016-01-24T13:30:00Z">
        <w:r w:rsidR="005679BA" w:rsidDel="00253146">
          <w:rPr>
            <w:lang w:val="en-CA"/>
          </w:rPr>
          <w:delText>:CharacterString</w:delText>
        </w:r>
      </w:del>
      <w:ins w:id="3629"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3630" w:author="Eric Boisvert" w:date="2016-03-28T12:58:00Z">
        <w:r>
          <w:rPr>
            <w:lang w:val="en-CA"/>
          </w:rPr>
          <w:t>y</w:t>
        </w:r>
      </w:ins>
      <w:del w:id="3631"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3632" w:author="Eric Boisvert" w:date="2016-03-28T13:14:00Z">
        <w:r>
          <w:t>If present, t</w:t>
        </w:r>
      </w:ins>
      <w:del w:id="3633" w:author="Eric Boisvert" w:date="2016-03-28T13:14:00Z">
        <w:r w:rsidR="005679BA" w:rsidDel="00F13D40">
          <w:rPr>
            <w:rFonts w:cs="Arial"/>
            <w:color w:val="000000"/>
            <w:lang w:val="en-CA"/>
          </w:rPr>
          <w:delText>T</w:delText>
        </w:r>
      </w:del>
      <w:r w:rsidR="005679BA">
        <w:rPr>
          <w:rFonts w:cs="Arial"/>
          <w:color w:val="000000"/>
          <w:lang w:val="en-CA"/>
        </w:rPr>
        <w:t>he observationMethod</w:t>
      </w:r>
      <w:del w:id="3634" w:author="Eric Boisvert" w:date="2016-01-24T13:30:00Z">
        <w:r w:rsidR="005679BA" w:rsidDel="00253146">
          <w:rPr>
            <w:rFonts w:cs="Arial"/>
            <w:color w:val="000000"/>
            <w:lang w:val="en-CA"/>
          </w:rPr>
          <w:delText>:CharacterString</w:delText>
        </w:r>
      </w:del>
      <w:ins w:id="3635"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58808432" w:rsidR="005679BA" w:rsidRDefault="00F13D40" w:rsidP="00D14AF0">
      <w:pPr>
        <w:autoSpaceDE w:val="0"/>
        <w:autoSpaceDN w:val="0"/>
        <w:adjustRightInd w:val="0"/>
        <w:spacing w:after="0" w:line="240" w:lineRule="atLeast"/>
        <w:rPr>
          <w:rFonts w:cs="Arial"/>
          <w:color w:val="000000"/>
          <w:lang w:val="en-CA"/>
        </w:rPr>
      </w:pPr>
      <w:ins w:id="3636" w:author="Eric Boisvert" w:date="2016-03-28T13:14:00Z">
        <w:r>
          <w:t>If present, t</w:t>
        </w:r>
      </w:ins>
      <w:del w:id="3637" w:author="Eric Boisvert" w:date="2016-03-28T13:14:00Z">
        <w:r w:rsidR="005679BA" w:rsidDel="00F13D40">
          <w:rPr>
            <w:rFonts w:cs="Arial"/>
            <w:color w:val="000000"/>
            <w:lang w:val="en-CA"/>
          </w:rPr>
          <w:delText>T</w:delText>
        </w:r>
      </w:del>
      <w:r w:rsidR="005679BA">
        <w:rPr>
          <w:rFonts w:cs="Arial"/>
          <w:color w:val="000000"/>
          <w:lang w:val="en-CA"/>
        </w:rPr>
        <w:t>he property position</w:t>
      </w:r>
      <w:ins w:id="3638" w:author="Sen, Marcus A." w:date="2016-04-13T13:57:00Z">
        <w:r w:rsidR="008571C4">
          <w:rPr>
            <w:rFonts w:cs="Arial"/>
            <w:color w:val="000000"/>
            <w:lang w:val="en-CA"/>
          </w:rPr>
          <w:t>al</w:t>
        </w:r>
      </w:ins>
      <w:r w:rsidR="005679BA">
        <w:rPr>
          <w:rFonts w:cs="Arial"/>
          <w:color w:val="000000"/>
          <w:lang w:val="en-CA"/>
        </w:rPr>
        <w:t>Accuracy</w:t>
      </w:r>
      <w:del w:id="3639" w:author="Eric Boisvert" w:date="2016-01-24T13:30:00Z">
        <w:r w:rsidR="005679BA" w:rsidDel="00253146">
          <w:rPr>
            <w:rFonts w:cs="Arial"/>
            <w:color w:val="000000"/>
            <w:lang w:val="en-CA"/>
          </w:rPr>
          <w:delText>:CharacterString</w:delText>
        </w:r>
      </w:del>
      <w:ins w:id="3640"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del w:id="3641" w:author="Sen, Marcus A." w:date="2016-04-13T13:57:00Z">
        <w:r w:rsidR="005679BA" w:rsidRPr="005679BA" w:rsidDel="00E01CFE">
          <w:rPr>
            <w:rFonts w:cs="Arial"/>
            <w:color w:val="000000"/>
            <w:lang w:val="en-CA"/>
          </w:rPr>
          <w:delText>eg</w:delText>
        </w:r>
      </w:del>
      <w:ins w:id="3642" w:author="Sen, Marcus A." w:date="2016-04-13T13:57:00Z">
        <w:r w:rsidR="00E01CFE" w:rsidRPr="005679BA">
          <w:rPr>
            <w:rFonts w:cs="Arial"/>
            <w:color w:val="000000"/>
            <w:lang w:val="en-CA"/>
          </w:rPr>
          <w:t>e.g.</w:t>
        </w:r>
      </w:ins>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3643" w:author="Eric Boisvert" w:date="2016-03-28T13:14:00Z">
        <w:r>
          <w:t>If present, t</w:t>
        </w:r>
      </w:ins>
      <w:del w:id="3644" w:author="Eric Boisvert" w:date="2016-03-28T13:14:00Z">
        <w:r w:rsidR="005679BA" w:rsidDel="00F13D40">
          <w:rPr>
            <w:rFonts w:cs="Arial"/>
            <w:color w:val="000000"/>
            <w:lang w:val="en-CA"/>
          </w:rPr>
          <w:delText>T</w:delText>
        </w:r>
      </w:del>
      <w:r w:rsidR="005679BA">
        <w:rPr>
          <w:rFonts w:cs="Arial"/>
          <w:color w:val="000000"/>
          <w:lang w:val="en-CA"/>
        </w:rPr>
        <w:t>he property source</w:t>
      </w:r>
      <w:del w:id="3645" w:author="Eric Boisvert" w:date="2016-01-24T13:30:00Z">
        <w:r w:rsidR="005679BA" w:rsidDel="00253146">
          <w:rPr>
            <w:rFonts w:cs="Arial"/>
            <w:color w:val="000000"/>
            <w:lang w:val="en-CA"/>
          </w:rPr>
          <w:delText>:CharacterString</w:delText>
        </w:r>
      </w:del>
      <w:ins w:id="3646"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4E9BF79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3647" w:author="Eric Boisvert" w:date="2016-01-24T13:30:00Z">
        <w:r w:rsidDel="00253146">
          <w:rPr>
            <w:rFonts w:cs="Arial"/>
            <w:color w:val="000000"/>
            <w:lang w:val="en-CA"/>
          </w:rPr>
          <w:delText>:CharacterString</w:delText>
        </w:r>
      </w:del>
      <w:ins w:id="3648" w:author="Eric Boisvert" w:date="2016-01-24T13:30:00Z">
        <w:r w:rsidR="00253146">
          <w:rPr>
            <w:rFonts w:cs="Arial"/>
            <w:color w:val="000000"/>
            <w:lang w:val="en-CA"/>
          </w:rPr>
          <w:t>:Primitive::CharacterString</w:t>
        </w:r>
      </w:ins>
      <w:r>
        <w:rPr>
          <w:rFonts w:cs="Arial"/>
          <w:color w:val="000000"/>
          <w:lang w:val="en-CA"/>
        </w:rPr>
        <w:t xml:space="preserve"> is </w:t>
      </w:r>
      <w:del w:id="3649" w:author="Sen, Marcus A." w:date="2016-04-13T13:58:00Z">
        <w:r w:rsidDel="00E01CFE">
          <w:rPr>
            <w:rFonts w:cs="Arial"/>
            <w:color w:val="000000"/>
            <w:lang w:val="en-CA"/>
          </w:rPr>
          <w:delText>functionnaly</w:delText>
        </w:r>
      </w:del>
      <w:ins w:id="3650" w:author="Sen, Marcus A." w:date="2016-04-13T13:58:00Z">
        <w:r w:rsidR="00E01CFE">
          <w:rPr>
            <w:rFonts w:cs="Arial"/>
            <w:color w:val="000000"/>
            <w:lang w:val="en-CA"/>
          </w:rPr>
          <w:t>functionally</w:t>
        </w:r>
      </w:ins>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del w:id="3651" w:author="Sen, Marcus A." w:date="2016-04-13T13:58:00Z">
        <w:r w:rsidRPr="005679BA" w:rsidDel="00E01CFE">
          <w:rPr>
            <w:rFonts w:cs="Arial"/>
            <w:color w:val="000000"/>
            <w:lang w:val="en-CA"/>
          </w:rPr>
          <w:delText>eg</w:delText>
        </w:r>
      </w:del>
      <w:ins w:id="3652" w:author="Sen, Marcus A." w:date="2016-04-13T13:58:00Z">
        <w:r w:rsidR="00E01CFE" w:rsidRPr="005679BA">
          <w:rPr>
            <w:rFonts w:cs="Arial"/>
            <w:color w:val="000000"/>
            <w:lang w:val="en-CA"/>
          </w:rPr>
          <w:t>e.g.</w:t>
        </w:r>
      </w:ins>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183E4C61"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del w:id="3653" w:author="Sen, Marcus A." w:date="2016-04-13T13:58:00Z">
        <w:r w:rsidDel="00E01CFE">
          <w:rPr>
            <w:rFonts w:cs="Arial"/>
            <w:color w:val="000000"/>
            <w:lang w:val="en-CA"/>
          </w:rPr>
          <w:delText>functi</w:delText>
        </w:r>
      </w:del>
      <w:ins w:id="3654" w:author="Eric Boisvert" w:date="2016-03-28T12:59:00Z">
        <w:del w:id="3655" w:author="Sen, Marcus A." w:date="2016-04-13T13:58:00Z">
          <w:r w:rsidR="008A53EB" w:rsidDel="00E01CFE">
            <w:rPr>
              <w:rFonts w:cs="Arial"/>
              <w:color w:val="000000"/>
              <w:lang w:val="en-CA"/>
            </w:rPr>
            <w:delText>o</w:delText>
          </w:r>
        </w:del>
      </w:ins>
      <w:del w:id="3656" w:author="Sen, Marcus A." w:date="2016-04-13T13:58:00Z">
        <w:r w:rsidDel="00E01CFE">
          <w:rPr>
            <w:rFonts w:cs="Arial"/>
            <w:color w:val="000000"/>
            <w:lang w:val="en-CA"/>
          </w:rPr>
          <w:delText>nnaly</w:delText>
        </w:r>
      </w:del>
      <w:ins w:id="3657" w:author="Sen, Marcus A." w:date="2016-04-13T13:58:00Z">
        <w:r w:rsidR="00E01CFE">
          <w:rPr>
            <w:rFonts w:cs="Arial"/>
            <w:color w:val="000000"/>
            <w:lang w:val="en-CA"/>
          </w:rPr>
          <w:t>functionally</w:t>
        </w:r>
      </w:ins>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3658" w:author="Eric Boisvert" w:date="2016-03-28T13:15:00Z">
        <w:r>
          <w:t>If present, t</w:t>
        </w:r>
      </w:ins>
      <w:del w:id="3659"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3660" w:author="Eric Boisvert" w:date="2016-01-24T13:30:00Z">
        <w:r w:rsidR="00637CC9" w:rsidDel="00253146">
          <w:rPr>
            <w:rFonts w:cs="Arial"/>
            <w:color w:val="000000"/>
            <w:lang w:val="en-CA"/>
          </w:rPr>
          <w:delText>:CharacterString</w:delText>
        </w:r>
      </w:del>
      <w:ins w:id="3661"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3662" w:author="Eric Boisvert" w:date="2016-03-28T13:15:00Z">
        <w:r>
          <w:t>If present, t</w:t>
        </w:r>
      </w:ins>
      <w:del w:id="3663" w:author="Eric Boisvert" w:date="2016-03-28T13:15:00Z">
        <w:r w:rsidR="00637CC9" w:rsidDel="00F13D40">
          <w:rPr>
            <w:lang w:val="en-CA"/>
          </w:rPr>
          <w:delText>T</w:delText>
        </w:r>
      </w:del>
      <w:r w:rsidR="00637CC9">
        <w:rPr>
          <w:lang w:val="en-CA"/>
        </w:rPr>
        <w:t>he property genericSymboliser</w:t>
      </w:r>
      <w:del w:id="3664" w:author="Eric Boisvert" w:date="2016-01-24T13:30:00Z">
        <w:r w:rsidR="00637CC9" w:rsidDel="00253146">
          <w:rPr>
            <w:lang w:val="en-CA"/>
          </w:rPr>
          <w:delText>:CharacterString</w:delText>
        </w:r>
      </w:del>
      <w:ins w:id="3665"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3666" w:author="Eric Boisvert" w:date="2016-03-28T12:59:00Z"/>
          <w:lang w:val="en-CA"/>
        </w:rPr>
      </w:pPr>
      <w:ins w:id="3667" w:author="Eric Boisvert" w:date="2016-03-28T13:15:00Z">
        <w:r>
          <w:t>If present, t</w:t>
        </w:r>
      </w:ins>
      <w:del w:id="3668"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3669"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3670" w:author="Eric Boisvert" w:date="2016-03-28T12:59:00Z"/>
                <w:rStyle w:val="requri"/>
                <w:noProof/>
                <w:lang w:val="en-CA"/>
              </w:rPr>
            </w:pPr>
            <w:ins w:id="3671" w:author="Eric Boisvert" w:date="2016-03-28T12:59:00Z">
              <w:r>
                <w:rPr>
                  <w:rStyle w:val="requri"/>
                  <w:noProof/>
                  <w:lang w:val="en-CA"/>
                </w:rPr>
                <w:t>/req/gsml4-portrayal</w:t>
              </w:r>
              <w:r w:rsidRPr="00D12552">
                <w:rPr>
                  <w:rStyle w:val="requri"/>
                  <w:noProof/>
                  <w:lang w:val="en-CA"/>
                </w:rPr>
                <w:t>/</w:t>
              </w:r>
              <w:r>
                <w:rPr>
                  <w:rStyle w:val="requri"/>
                  <w:noProof/>
                  <w:lang w:val="en-CA"/>
                </w:rPr>
                <w:t>siteobservationview-</w:t>
              </w:r>
            </w:ins>
            <w:ins w:id="3672" w:author="Eric Boisvert" w:date="2016-03-28T13:00:00Z">
              <w:r>
                <w:rPr>
                  <w:rStyle w:val="requri"/>
                  <w:noProof/>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3673" w:author="Eric Boisvert" w:date="2016-03-28T12:59:00Z"/>
                <w:rStyle w:val="reqtext"/>
                <w:lang w:val="en-CA"/>
              </w:rPr>
            </w:pPr>
            <w:ins w:id="3674" w:author="Eric Boisvert" w:date="2016-03-28T12:59:00Z">
              <w:r>
                <w:rPr>
                  <w:rStyle w:val="reqtext"/>
                  <w:lang w:val="en-CA"/>
                </w:rPr>
                <w:t>If present, the symbolRotation SHALL be a value in the range [0,360[</w:t>
              </w:r>
            </w:ins>
            <w:ins w:id="3675"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676" w:name="BKM_EC69FC11_247D_4B96_A882_7E9D1AD588E0"/>
      <w:bookmarkStart w:id="3677" w:name="BKM_ADCD2F69_DA9B_47AD_AAD9_CD10F85583D7"/>
      <w:bookmarkStart w:id="3678" w:name="BKM_07E8099B_7BEC_4F52_A9CB_2057EB65CA46"/>
      <w:bookmarkStart w:id="3679" w:name="BKM_803B49B5_5346_4ECB_84C0_E9285F22A260"/>
      <w:bookmarkStart w:id="3680" w:name="BKM_EF622FE6_F231_4466_80B5_7C9E00C1AF26"/>
      <w:bookmarkStart w:id="3681" w:name="BKM_314D3BAE_F7C9_4B36_ADB6_C72D030F3753"/>
      <w:bookmarkStart w:id="3682" w:name="BKM_39715309_7964_43D3_8714_66E5FE3F5A42"/>
      <w:bookmarkStart w:id="3683" w:name="BKM_154B13F8_8CD9_473E_98B5_93572A0EB3BB"/>
      <w:bookmarkStart w:id="3684" w:name="BKM_2C39BB23_51CD_4C07_BC3D_DFD062118A45"/>
      <w:bookmarkStart w:id="3685" w:name="BKM_60CAAB90_52E0_4214_AE69_D0060C7423ED"/>
      <w:bookmarkStart w:id="3686" w:name="BKM_E7AC1443_775C_4DF5_9107_5B1DF4E1D651"/>
      <w:bookmarkStart w:id="3687" w:name="BKM_EF3CAFA8_84A6_43F7_816F_7C74C3A3DFE7"/>
      <w:bookmarkStart w:id="3688" w:name="BKM_71BA9B79_BC0A_41B7_9630_0B047D9D4660"/>
      <w:bookmarkStart w:id="3689" w:name="BKM_9A13DBF6_70E2_469B_9B7C_F26D7AD812B4"/>
      <w:bookmarkStart w:id="3690" w:name="BKM_9A6DFACA_1D0A_423A_BF5D_1157B46A0AC1"/>
      <w:bookmarkStart w:id="3691" w:name="BKM_33E68653_BDB1_481F_9DFE_82E9A91DF147"/>
      <w:bookmarkStart w:id="3692" w:name="BKM_F3F9B426_BC9F_4BBA_B792_A96166218E9B"/>
      <w:bookmarkStart w:id="3693" w:name="BKM_86911221_5DFE_449B_9D0A_484F8F57F8F9"/>
      <w:bookmarkStart w:id="3694" w:name="BKM_07EEDF2F_1AA2_45F8_B145_4B7F189B0502"/>
      <w:bookmarkStart w:id="3695" w:name="BKM_4A997C54_C45D_4E40_AC91_CE1E1615770B"/>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ins w:id="3696" w:author="Eric Boisvert" w:date="2016-01-14T05:38:00Z">
        <w:r>
          <w:br w:type="page"/>
        </w:r>
      </w:ins>
    </w:p>
    <w:p w14:paraId="76CB06FE" w14:textId="0982151C" w:rsidR="009B3BBD" w:rsidRDefault="009B3BBD" w:rsidP="00BA6B31">
      <w:pPr>
        <w:pStyle w:val="Heading2"/>
        <w:rPr>
          <w:lang w:val="en-CA"/>
        </w:rPr>
      </w:pPr>
      <w:bookmarkStart w:id="3697" w:name="_Toc44832997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del w:id="3698" w:author="Sen, Marcus A." w:date="2016-04-13T12:31:00Z">
        <w:r w:rsidRPr="00D12552" w:rsidDel="00785A96">
          <w:rPr>
            <w:lang w:val="en-CA"/>
          </w:rPr>
          <w:delText>Class</w:delText>
        </w:r>
      </w:del>
      <w:ins w:id="3699" w:author="Eric Boisvert" w:date="2016-04-03T12:50:00Z">
        <w:del w:id="3700" w:author="Sen, Marcus A." w:date="2016-04-13T12:31:00Z">
          <w:r w:rsidR="00052694" w:rsidDel="00785A96">
            <w:rPr>
              <w:lang w:val="en-CA"/>
            </w:rPr>
            <w:delText xml:space="preserve"> </w:delText>
          </w:r>
          <w:r w:rsidR="00052694" w:rsidDel="00785A96">
            <w:delText xml:space="preserve"> (</w:delText>
          </w:r>
        </w:del>
      </w:ins>
      <w:ins w:id="3701" w:author="Sen, Marcus A." w:date="2016-04-13T12:31:00Z">
        <w:r w:rsidR="00785A96" w:rsidRPr="00D12552">
          <w:rPr>
            <w:lang w:val="en-CA"/>
          </w:rPr>
          <w:t>Class</w:t>
        </w:r>
        <w:r w:rsidR="00785A96">
          <w:rPr>
            <w:lang w:val="en-CA"/>
          </w:rPr>
          <w:t xml:space="preserve"> </w:t>
        </w:r>
        <w:r w:rsidR="00785A96">
          <w:t>(</w:t>
        </w:r>
      </w:ins>
      <w:ins w:id="3702" w:author="Eric Boisvert" w:date="2016-04-03T12:50:00Z">
        <w:r w:rsidR="00052694">
          <w:t>Normative)</w:t>
        </w:r>
      </w:ins>
      <w:bookmarkEnd w:id="3697"/>
    </w:p>
    <w:p w14:paraId="3BFE0768" w14:textId="77777777" w:rsidR="008A1AF4" w:rsidRDefault="008A1AF4" w:rsidP="00355CAB">
      <w:pPr>
        <w:rPr>
          <w:ins w:id="3703"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3704"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3705">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3706"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3707"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3708"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3709"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3710"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371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3712"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371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3714"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371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1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1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38AB5E35"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3718"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3719" w:author="Eric Boisvert" w:date="2016-04-03T10:27:00Z">
                  <w:rPr>
                    <w:rFonts w:ascii="Calibri" w:eastAsia="MS Mincho" w:hAnsi="Calibri"/>
                    <w:i/>
                    <w:sz w:val="20"/>
                    <w:szCs w:val="20"/>
                    <w:lang w:val="en-CA"/>
                  </w:rPr>
                </w:rPrChange>
              </w:rPr>
              <w:t>Purpose SHALL be a value</w:t>
            </w:r>
            <w:del w:id="3720" w:author="Sen, Marcus A." w:date="2016-04-13T13:59:00Z">
              <w:r w:rsidRPr="00F8013C" w:rsidDel="00DE425D">
                <w:rPr>
                  <w:rFonts w:ascii="Calibri" w:eastAsia="MS Mincho" w:hAnsi="Calibri"/>
                  <w:sz w:val="20"/>
                  <w:szCs w:val="20"/>
                  <w:lang w:val="en-CA"/>
                  <w:rPrChange w:id="3721" w:author="Eric Boisvert" w:date="2016-04-03T10:27:00Z">
                    <w:rPr>
                      <w:rFonts w:ascii="Calibri" w:eastAsia="MS Mincho" w:hAnsi="Calibri"/>
                      <w:i/>
                      <w:sz w:val="20"/>
                      <w:szCs w:val="20"/>
                      <w:lang w:val="en-CA"/>
                    </w:rPr>
                  </w:rPrChange>
                </w:rPr>
                <w:delText>s</w:delText>
              </w:r>
            </w:del>
            <w:r w:rsidRPr="00F8013C">
              <w:rPr>
                <w:rFonts w:ascii="Calibri" w:eastAsia="MS Mincho" w:hAnsi="Calibri"/>
                <w:sz w:val="20"/>
                <w:szCs w:val="20"/>
                <w:lang w:val="en-CA"/>
                <w:rPrChange w:id="3722" w:author="Eric Boisvert" w:date="2016-04-03T10:27:00Z">
                  <w:rPr>
                    <w:rFonts w:ascii="Calibri" w:eastAsia="MS Mincho" w:hAnsi="Calibri"/>
                    <w:i/>
                    <w:sz w:val="20"/>
                    <w:szCs w:val="20"/>
                    <w:lang w:val="en-CA"/>
                  </w:rPr>
                </w:rPrChange>
              </w:rPr>
              <w:t xml:space="preserve"> from Table </w:t>
            </w:r>
            <w:del w:id="3723" w:author="Sen, Marcus A." w:date="2016-04-13T13:58:00Z">
              <w:r w:rsidRPr="00F8013C" w:rsidDel="00DE425D">
                <w:rPr>
                  <w:rFonts w:ascii="Calibri" w:eastAsia="MS Mincho" w:hAnsi="Calibri"/>
                  <w:sz w:val="20"/>
                  <w:szCs w:val="20"/>
                  <w:lang w:val="en-CA"/>
                  <w:rPrChange w:id="3724" w:author="Eric Boisvert" w:date="2016-04-03T10:27:00Z">
                    <w:rPr>
                      <w:rFonts w:ascii="Calibri" w:eastAsia="MS Mincho" w:hAnsi="Calibri"/>
                      <w:i/>
                      <w:sz w:val="20"/>
                      <w:szCs w:val="20"/>
                      <w:lang w:val="en-CA"/>
                    </w:rPr>
                  </w:rPrChange>
                </w:rPr>
                <w:delText>2  .</w:delText>
              </w:r>
            </w:del>
            <w:ins w:id="3725" w:author="Sen, Marcus A." w:date="2016-04-13T13:58:00Z">
              <w:r w:rsidR="00DE425D" w:rsidRPr="00F8013C">
                <w:rPr>
                  <w:rFonts w:ascii="Calibri" w:eastAsia="MS Mincho" w:hAnsi="Calibri"/>
                  <w:sz w:val="20"/>
                  <w:szCs w:val="20"/>
                  <w:lang w:val="en-CA"/>
                </w:rPr>
                <w:t>2.</w:t>
              </w:r>
            </w:ins>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2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2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3728" w:author="Eric Boisvert" w:date="2016-04-03T10:27:00Z">
                  <w:rPr>
                    <w:rFonts w:ascii="Calibri" w:eastAsia="MS Mincho" w:hAnsi="Calibri"/>
                    <w:b/>
                    <w:sz w:val="20"/>
                    <w:szCs w:val="20"/>
                    <w:lang w:val="en-CA"/>
                  </w:rPr>
                </w:rPrChange>
              </w:rPr>
              <w:pPrChange w:id="3729"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3730"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3731"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32"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3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3734"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3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3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0C75496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ins w:id="3737" w:author="Sen, Marcus A." w:date="2016-04-13T14:02:00Z">
              <w:r w:rsidR="00DE425D">
                <w:rPr>
                  <w:rFonts w:ascii="Calibri" w:eastAsia="MS Mincho" w:hAnsi="Calibri"/>
                  <w:sz w:val="20"/>
                  <w:szCs w:val="20"/>
                  <w:lang w:val="en-CA"/>
                </w:rPr>
                <w:t>n</w:t>
              </w:r>
            </w:ins>
            <w:del w:id="3738" w:author="Sen, Marcus A." w:date="2016-04-13T14:02:00Z">
              <w:r w:rsidRPr="00F8013C" w:rsidDel="00DE425D">
                <w:rPr>
                  <w:rFonts w:ascii="Calibri" w:eastAsia="MS Mincho" w:hAnsi="Calibri"/>
                  <w:sz w:val="20"/>
                  <w:szCs w:val="20"/>
                  <w:lang w:val="en-CA"/>
                </w:rPr>
                <w:delText>N</w:delText>
              </w:r>
            </w:del>
            <w:r w:rsidRPr="00F8013C">
              <w:rPr>
                <w:rFonts w:ascii="Calibri" w:eastAsia="MS Mincho" w:hAnsi="Calibri"/>
                <w:sz w:val="20"/>
                <w:szCs w:val="20"/>
                <w:lang w:val="en-CA"/>
              </w:rPr>
              <w:t>umericAge</w:t>
            </w:r>
            <w:del w:id="3739" w:author="Sen, Marcus A." w:date="2016-04-13T14:02:00Z">
              <w:r w:rsidRPr="00F8013C" w:rsidDel="00DE425D">
                <w:rPr>
                  <w:rFonts w:ascii="Calibri" w:eastAsia="MS Mincho" w:hAnsi="Calibri"/>
                  <w:sz w:val="20"/>
                  <w:szCs w:val="20"/>
                  <w:lang w:val="en-CA"/>
                </w:rPr>
                <w:delText>Date</w:delText>
              </w:r>
            </w:del>
            <w:r w:rsidRPr="00F8013C">
              <w:rPr>
                <w:rFonts w:ascii="Calibri" w:eastAsia="MS Mincho" w:hAnsi="Calibri"/>
                <w:sz w:val="20"/>
                <w:szCs w:val="20"/>
                <w:lang w:val="en-CA"/>
              </w:rPr>
              <w:t xml:space="preserv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4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4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42"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3743" w:author="Eric Boisvert" w:date="2016-04-03T10:36:00Z">
              <w:r w:rsidRPr="00F8013C" w:rsidDel="003F0D05">
                <w:rPr>
                  <w:rFonts w:ascii="Calibri" w:eastAsia="MS Mincho" w:hAnsi="Calibri"/>
                  <w:b/>
                  <w:sz w:val="20"/>
                  <w:szCs w:val="20"/>
                  <w:lang w:val="en-CA"/>
                </w:rPr>
                <w:delText>Recommendation</w:delText>
              </w:r>
            </w:del>
            <w:ins w:id="3744"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374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3F2A39D4"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ins w:id="3746" w:author="Sen, Marcus A." w:date="2016-04-13T14:04:00Z">
              <w:r w:rsidR="00DE425D">
                <w:rPr>
                  <w:rFonts w:ascii="Calibri" w:eastAsia="MS Mincho" w:hAnsi="Calibri"/>
                  <w:sz w:val="20"/>
                  <w:szCs w:val="20"/>
                  <w:lang w:val="en-CA"/>
                </w:rPr>
                <w:t xml:space="preserve">, </w:t>
              </w:r>
            </w:ins>
            <w:del w:id="3747" w:author="Sen, Marcus A." w:date="2016-04-13T14:04:00Z">
              <w:r w:rsidRPr="00783367" w:rsidDel="00DE425D">
                <w:rPr>
                  <w:rFonts w:ascii="Calibri" w:eastAsia="MS Mincho" w:hAnsi="Calibri"/>
                  <w:sz w:val="20"/>
                  <w:szCs w:val="20"/>
                  <w:lang w:val="en-CA"/>
                </w:rPr>
                <w:delText>,</w:delText>
              </w:r>
            </w:del>
            <w:r w:rsidRPr="00783367">
              <w:rPr>
                <w:rFonts w:ascii="Calibri" w:eastAsia="MS Mincho" w:hAnsi="Calibri"/>
                <w:sz w:val="20"/>
                <w:szCs w:val="20"/>
                <w:lang w:val="en-CA"/>
              </w:rPr>
              <w:t>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4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4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5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5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4FEA0E39"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3752"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3753" w:author="Eric Boisvert" w:date="2016-04-03T10:37:00Z">
                  <w:rPr>
                    <w:rStyle w:val="requri"/>
                    <w:rFonts w:ascii="Calibri" w:hAnsi="Calibri"/>
                    <w:sz w:val="20"/>
                    <w:szCs w:val="20"/>
                    <w:lang w:val="en-CA"/>
                  </w:rPr>
                </w:rPrChange>
              </w:rPr>
              <w:t>Dips SHALL be values in range [0</w:t>
            </w:r>
            <w:del w:id="3754" w:author="Sen, Marcus A." w:date="2016-04-13T14:03:00Z">
              <w:r w:rsidRPr="003F0D05" w:rsidDel="00DE425D">
                <w:rPr>
                  <w:rStyle w:val="requri"/>
                  <w:rFonts w:ascii="Calibri" w:hAnsi="Calibri"/>
                  <w:b w:val="0"/>
                  <w:sz w:val="20"/>
                  <w:szCs w:val="20"/>
                  <w:lang w:val="en-CA"/>
                  <w:rPrChange w:id="3755" w:author="Eric Boisvert" w:date="2016-04-03T10:37:00Z">
                    <w:rPr>
                      <w:rStyle w:val="requri"/>
                      <w:rFonts w:ascii="Calibri" w:hAnsi="Calibri"/>
                      <w:sz w:val="20"/>
                      <w:szCs w:val="20"/>
                      <w:lang w:val="en-CA"/>
                    </w:rPr>
                  </w:rPrChange>
                </w:rPr>
                <w:delText>,90</w:delText>
              </w:r>
            </w:del>
            <w:ins w:id="3756" w:author="Sen, Marcus A." w:date="2016-04-13T14:03:00Z">
              <w:r w:rsidR="00DE425D" w:rsidRPr="003F0D05">
                <w:rPr>
                  <w:rStyle w:val="requri"/>
                  <w:rFonts w:ascii="Calibri" w:hAnsi="Calibri"/>
                  <w:b w:val="0"/>
                  <w:sz w:val="20"/>
                  <w:szCs w:val="20"/>
                  <w:lang w:val="en-CA"/>
                </w:rPr>
                <w:t>, 90</w:t>
              </w:r>
            </w:ins>
            <w:r w:rsidRPr="003F0D05">
              <w:rPr>
                <w:rStyle w:val="requri"/>
                <w:rFonts w:ascii="Calibri" w:hAnsi="Calibri"/>
                <w:b w:val="0"/>
                <w:sz w:val="20"/>
                <w:szCs w:val="20"/>
                <w:lang w:val="en-CA"/>
                <w:rPrChange w:id="3757" w:author="Eric Boisvert" w:date="2016-04-03T10:37:00Z">
                  <w:rPr>
                    <w:rStyle w:val="requri"/>
                    <w:rFonts w:ascii="Calibri" w:hAnsi="Calibri"/>
                    <w:sz w:val="20"/>
                    <w:szCs w:val="20"/>
                    <w:lang w:val="en-CA"/>
                  </w:rPr>
                </w:rPrChange>
              </w:rPr>
              <w:t>].</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5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5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3760"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61"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6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494A36EF"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3763" w:author="Eric Boisvert" w:date="2016-04-03T10:37:00Z">
              <w:del w:id="3764" w:author="Sen, Marcus A." w:date="2016-04-13T14:03:00Z">
                <w:r w:rsidR="003F0D05" w:rsidDel="00DE425D">
                  <w:rPr>
                    <w:rStyle w:val="reqtext"/>
                    <w:rFonts w:ascii="Calibri" w:hAnsi="Calibri"/>
                    <w:sz w:val="20"/>
                    <w:szCs w:val="20"/>
                    <w:lang w:val="en-CA"/>
                  </w:rPr>
                  <w:delText>,</w:delText>
                </w:r>
              </w:del>
            </w:ins>
            <w:ins w:id="3765" w:author="Sen, Marcus A." w:date="2016-04-13T14:03:00Z">
              <w:r w:rsidR="00DE425D">
                <w:rPr>
                  <w:rStyle w:val="reqtext"/>
                  <w:rFonts w:ascii="Calibri" w:hAnsi="Calibri"/>
                  <w:sz w:val="20"/>
                  <w:szCs w:val="20"/>
                  <w:lang w:val="en-CA"/>
                </w:rPr>
                <w:t xml:space="preserve">, </w:t>
              </w:r>
            </w:ins>
            <w:del w:id="3766"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6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3768" w:author="Eric Boisvert" w:date="2016-04-03T10:37:00Z">
              <w:r w:rsidRPr="00F8013C" w:rsidDel="003F0D05">
                <w:rPr>
                  <w:rFonts w:ascii="Calibri" w:eastAsia="MS Mincho" w:hAnsi="Calibri"/>
                  <w:b/>
                  <w:sz w:val="20"/>
                  <w:szCs w:val="20"/>
                  <w:lang w:val="en-CA"/>
                </w:rPr>
                <w:delText>Requirement</w:delText>
              </w:r>
            </w:del>
            <w:ins w:id="3769"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377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640D35FF"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3771" w:author="Eric Boisvert" w:date="2016-04-03T10:37:00Z">
              <w:r w:rsidRPr="00F8013C" w:rsidDel="003F0D05">
                <w:rPr>
                  <w:rStyle w:val="reqtext"/>
                  <w:rFonts w:ascii="Calibri" w:hAnsi="Calibri"/>
                  <w:sz w:val="20"/>
                  <w:szCs w:val="20"/>
                  <w:lang w:val="en-CA"/>
                </w:rPr>
                <w:delText xml:space="preserve">SHALL </w:delText>
              </w:r>
            </w:del>
            <w:ins w:id="3772"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 xml:space="preserve">be expressed in clockwise degree from geographic </w:t>
            </w:r>
            <w:del w:id="3773" w:author="Sen, Marcus A." w:date="2016-04-13T14:04:00Z">
              <w:r w:rsidRPr="00F8013C" w:rsidDel="00DE425D">
                <w:rPr>
                  <w:rStyle w:val="reqtext"/>
                  <w:rFonts w:ascii="Calibri" w:hAnsi="Calibri"/>
                  <w:sz w:val="20"/>
                  <w:szCs w:val="20"/>
                  <w:lang w:val="en-CA"/>
                </w:rPr>
                <w:delText>north .</w:delText>
              </w:r>
            </w:del>
            <w:ins w:id="3774" w:author="Sen, Marcus A." w:date="2016-04-13T14:04:00Z">
              <w:r w:rsidR="00DE425D" w:rsidRPr="00F8013C">
                <w:rPr>
                  <w:rStyle w:val="reqtext"/>
                  <w:rFonts w:ascii="Calibri" w:hAnsi="Calibri"/>
                  <w:sz w:val="20"/>
                  <w:szCs w:val="20"/>
                  <w:lang w:val="en-CA"/>
                </w:rPr>
                <w:t>north.</w:t>
              </w:r>
            </w:ins>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7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7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7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377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843A244"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ins w:id="3779" w:author="Sen, Marcus A." w:date="2016-04-13T14:04:00Z">
              <w:r w:rsidR="00DE425D">
                <w:rPr>
                  <w:rStyle w:val="reqtext"/>
                  <w:rFonts w:ascii="Calibri" w:hAnsi="Calibri"/>
                  <w:sz w:val="20"/>
                  <w:szCs w:val="20"/>
                  <w:lang w:val="en-CA"/>
                </w:rPr>
                <w:t xml:space="preserve"> than</w:t>
              </w:r>
            </w:ins>
            <w:r w:rsidRPr="00F8013C">
              <w:rPr>
                <w:rStyle w:val="reqtext"/>
                <w:rFonts w:ascii="Calibri" w:hAnsi="Calibri"/>
                <w:sz w:val="20"/>
                <w:szCs w:val="20"/>
                <w:lang w:val="en-CA"/>
              </w:rPr>
              <w:t xml:space="preserve"> </w:t>
            </w:r>
            <w:del w:id="3780" w:author="Sen, Marcus A." w:date="2016-04-13T14:04:00Z">
              <w:r w:rsidRPr="00F8013C" w:rsidDel="00DE425D">
                <w:rPr>
                  <w:rStyle w:val="reqtext"/>
                  <w:rFonts w:ascii="Calibri" w:hAnsi="Calibri"/>
                  <w:sz w:val="20"/>
                  <w:szCs w:val="20"/>
                  <w:lang w:val="en-CA"/>
                </w:rPr>
                <w:delText>orf</w:delText>
              </w:r>
            </w:del>
            <w:ins w:id="3781" w:author="Sen, Marcus A." w:date="2016-04-13T14:04:00Z">
              <w:r w:rsidR="00DE425D" w:rsidRPr="00F8013C">
                <w:rPr>
                  <w:rStyle w:val="reqtext"/>
                  <w:rFonts w:ascii="Calibri" w:hAnsi="Calibri"/>
                  <w:sz w:val="20"/>
                  <w:szCs w:val="20"/>
                  <w:lang w:val="en-CA"/>
                </w:rPr>
                <w:t>or</w:t>
              </w:r>
            </w:ins>
            <w:r w:rsidRPr="00F8013C">
              <w:rPr>
                <w:rStyle w:val="reqtext"/>
                <w:rFonts w:ascii="Calibri" w:hAnsi="Calibri"/>
                <w:sz w:val="20"/>
                <w:szCs w:val="20"/>
                <w:lang w:val="en-CA"/>
              </w:rPr>
              <w:t xml:space="preserve"> equal</w:t>
            </w:r>
            <w:del w:id="3782" w:author="Sen, Marcus A." w:date="2016-04-13T14:04:00Z">
              <w:r w:rsidRPr="00F8013C" w:rsidDel="00DE425D">
                <w:rPr>
                  <w:rStyle w:val="reqtext"/>
                  <w:rFonts w:ascii="Calibri" w:hAnsi="Calibri"/>
                  <w:sz w:val="20"/>
                  <w:szCs w:val="20"/>
                  <w:lang w:val="en-CA"/>
                </w:rPr>
                <w:delText>s</w:delText>
              </w:r>
            </w:del>
            <w:r w:rsidRPr="00F8013C">
              <w:rPr>
                <w:rStyle w:val="reqtext"/>
                <w:rFonts w:ascii="Calibri" w:hAnsi="Calibri"/>
                <w:sz w:val="20"/>
                <w:szCs w:val="20"/>
                <w:lang w:val="en-CA"/>
              </w:rPr>
              <w:t xml:space="preserve"> to </w:t>
            </w:r>
            <w:ins w:id="3783" w:author="Sen, Marcus A." w:date="2016-04-13T14:05:00Z">
              <w:r w:rsidR="00DE425D">
                <w:rPr>
                  <w:rStyle w:val="reqtext"/>
                  <w:rFonts w:ascii="Calibri" w:hAnsi="Calibri"/>
                  <w:sz w:val="20"/>
                  <w:szCs w:val="20"/>
                  <w:lang w:val="en-CA"/>
                </w:rPr>
                <w:t xml:space="preserve">the </w:t>
              </w:r>
            </w:ins>
            <w:r w:rsidRPr="00F8013C">
              <w:rPr>
                <w:rStyle w:val="reqtext"/>
                <w:rFonts w:ascii="Calibri" w:hAnsi="Calibri"/>
                <w:sz w:val="20"/>
                <w:szCs w:val="20"/>
                <w:lang w:val="en-CA"/>
              </w:rPr>
              <w:t xml:space="preserve">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378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3785" w:author="Eric Boisvert" w:date="2016-04-03T10:38:00Z">
              <w:r w:rsidRPr="003F0D05" w:rsidDel="003F0D05">
                <w:rPr>
                  <w:rFonts w:ascii="Calibri" w:eastAsia="MS Mincho" w:hAnsi="Calibri"/>
                  <w:b/>
                  <w:sz w:val="20"/>
                  <w:szCs w:val="20"/>
                  <w:lang w:val="en-CA"/>
                </w:rPr>
                <w:delText>Recommendation</w:delText>
              </w:r>
            </w:del>
            <w:ins w:id="3786"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378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8E06E9F"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del w:id="3788" w:author="Sen, Marcus A." w:date="2016-04-13T14:05:00Z">
              <w:r w:rsidRPr="00EE36E7" w:rsidDel="001F2343">
                <w:rPr>
                  <w:rStyle w:val="reqtext"/>
                  <w:rFonts w:ascii="Calibri" w:hAnsi="Calibri"/>
                  <w:sz w:val="20"/>
                  <w:szCs w:val="20"/>
                  <w:lang w:val="en-CA"/>
                </w:rPr>
                <w:delText>sho</w:delText>
              </w:r>
              <w:r w:rsidRPr="00783367" w:rsidDel="001F2343">
                <w:rPr>
                  <w:rStyle w:val="reqtext"/>
                  <w:rFonts w:ascii="Calibri" w:hAnsi="Calibri"/>
                  <w:sz w:val="20"/>
                  <w:szCs w:val="20"/>
                  <w:lang w:val="en-CA"/>
                </w:rPr>
                <w:delText xml:space="preserve">uld </w:delText>
              </w:r>
            </w:del>
            <w:r w:rsidRPr="00783367">
              <w:rPr>
                <w:rStyle w:val="reqtext"/>
                <w:rFonts w:ascii="Calibri" w:hAnsi="Calibri"/>
                <w:sz w:val="20"/>
                <w:szCs w:val="20"/>
                <w:lang w:val="en-CA"/>
              </w:rPr>
              <w:t xml:space="preserve">SHALL provide the same value as lowerValue and value[1] </w:t>
            </w:r>
            <w:ins w:id="3789" w:author="Sen, Marcus A." w:date="2016-04-13T14:05:00Z">
              <w:r w:rsidR="001F2343">
                <w:rPr>
                  <w:rStyle w:val="reqtext"/>
                  <w:rFonts w:ascii="Calibri" w:hAnsi="Calibri"/>
                  <w:sz w:val="20"/>
                  <w:szCs w:val="20"/>
                  <w:lang w:val="en-CA"/>
                </w:rPr>
                <w:t>SHALL provide</w:t>
              </w:r>
            </w:ins>
            <w:r w:rsidRPr="00783367">
              <w:rPr>
                <w:rStyle w:val="reqtext"/>
                <w:rFonts w:ascii="Calibri" w:hAnsi="Calibri"/>
                <w:sz w:val="20"/>
                <w:szCs w:val="20"/>
                <w:lang w:val="en-CA"/>
              </w:rPr>
              <w:t xml:space="preserve"> the same</w:t>
            </w:r>
            <w:ins w:id="3790" w:author="Sen, Marcus A." w:date="2016-04-13T14:06:00Z">
              <w:r w:rsidR="001F2343">
                <w:rPr>
                  <w:rStyle w:val="reqtext"/>
                  <w:rFonts w:ascii="Calibri" w:hAnsi="Calibri"/>
                  <w:sz w:val="20"/>
                  <w:szCs w:val="20"/>
                  <w:lang w:val="en-CA"/>
                </w:rPr>
                <w:t xml:space="preserve"> value</w:t>
              </w:r>
            </w:ins>
            <w:r w:rsidRPr="00783367">
              <w:rPr>
                <w:rStyle w:val="reqtext"/>
                <w:rFonts w:ascii="Calibri" w:hAnsi="Calibri"/>
                <w:sz w:val="20"/>
                <w:szCs w:val="20"/>
                <w:lang w:val="en-CA"/>
              </w:rPr>
              <w:t xml:space="preserve"> as upperValue.</w:t>
            </w:r>
          </w:p>
        </w:tc>
      </w:tr>
    </w:tbl>
    <w:p w14:paraId="178C6037" w14:textId="77777777" w:rsidR="001563D9" w:rsidRPr="001563D9" w:rsidRDefault="001563D9" w:rsidP="00355CAB">
      <w:pPr>
        <w:rPr>
          <w:rPrChange w:id="3791"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3792"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379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793"/>
      <w:r w:rsidR="00DE3D18">
        <w:rPr>
          <w:rStyle w:val="CommentReference"/>
        </w:rPr>
        <w:commentReference w:id="3793"/>
      </w:r>
    </w:p>
    <w:p w14:paraId="40081889" w14:textId="18A467A8" w:rsidR="008A1AF4" w:rsidRDefault="008A1AF4" w:rsidP="008A1AF4">
      <w:pPr>
        <w:keepNext/>
        <w:rPr>
          <w:noProof/>
          <w:lang w:val="en-CA" w:eastAsia="en-CA"/>
        </w:rPr>
      </w:pPr>
    </w:p>
    <w:p w14:paraId="2A6A1094" w14:textId="77777777" w:rsidR="000E3D9B" w:rsidRDefault="001759FE" w:rsidP="000E3D9B">
      <w:pPr>
        <w:keepNext/>
      </w:pPr>
      <w:r>
        <w:pict w14:anchorId="52378BCA">
          <v:shape id="_x0000_i1043" type="#_x0000_t75" style="width:431.2pt;height:328pt">
            <v:imagedata r:id="rId34"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3794" w:author="Sen, Marcus A." w:date="2016-04-13T16:56:00Z">
        <w:r w:rsidR="00D33949">
          <w:rPr>
            <w:noProof/>
          </w:rPr>
          <w:t>19</w:t>
        </w:r>
      </w:ins>
      <w:ins w:id="3795" w:author="Eric Boisvert" w:date="2016-04-03T12:16:00Z">
        <w:del w:id="3796" w:author="Sen, Marcus A." w:date="2016-04-13T16:56:00Z">
          <w:r w:rsidR="00652185" w:rsidDel="00D33949">
            <w:rPr>
              <w:noProof/>
            </w:rPr>
            <w:delText>19</w:delText>
          </w:r>
        </w:del>
      </w:ins>
      <w:ins w:id="3797" w:author="Boisvert, Eric" w:date="2016-04-01T13:15:00Z">
        <w:del w:id="3798" w:author="Sen, Marcus A." w:date="2016-04-13T16:56:00Z">
          <w:r w:rsidR="008D755A" w:rsidDel="00D33949">
            <w:rPr>
              <w:noProof/>
            </w:rPr>
            <w:delText>18</w:delText>
          </w:r>
        </w:del>
      </w:ins>
      <w:del w:id="3799" w:author="Sen, Marcus A." w:date="2016-04-13T16:56:00Z">
        <w:r w:rsidR="0043586C" w:rsidDel="00D33949">
          <w:rPr>
            <w:noProof/>
          </w:rPr>
          <w:delText>16</w:delText>
        </w:r>
      </w:del>
      <w:r>
        <w:fldChar w:fldCharType="end"/>
      </w:r>
      <w:r>
        <w:t xml:space="preserve"> </w:t>
      </w:r>
      <w:r w:rsidRPr="00AE78AA">
        <w:t>GeoSciML Basic dependencies</w:t>
      </w:r>
      <w:ins w:id="3800" w:author="Boisvert, Eric" w:date="2016-03-29T08:30:00Z">
        <w:r w:rsidR="00BF2A41">
          <w:t>.</w:t>
        </w:r>
      </w:ins>
    </w:p>
    <w:p w14:paraId="4D25A90E" w14:textId="5F8293DE" w:rsidR="003E1755" w:rsidRDefault="00856F51" w:rsidP="00E71F84">
      <w:pPr>
        <w:pStyle w:val="Heading3"/>
        <w:rPr>
          <w:lang w:val="en-CA"/>
        </w:rPr>
      </w:pPr>
      <w:bookmarkStart w:id="3801" w:name="BKM_3984A24A_BE4B_45BE_838C_7F640CC5FF3F"/>
      <w:bookmarkStart w:id="3802" w:name="BKM_54F8D6E7_019E_4198_A5F7_8396FC39C316"/>
      <w:bookmarkStart w:id="3803" w:name="BKM_FF60F6A1_68A6_4CC7_A4D7_1484826F284D"/>
      <w:bookmarkStart w:id="3804" w:name="BKM_F6F26F14_293C_49D0_A8BA_E7C8B18052A4"/>
      <w:bookmarkStart w:id="3805" w:name="BKM_BFF13014_D294_4162_870D_8C389253B42F"/>
      <w:bookmarkStart w:id="3806" w:name="BKM_5E0576AE_899E_4630_AE79_247020186922"/>
      <w:bookmarkStart w:id="3807" w:name="BKM_F1BB51E9_D13E_42AE_BE59_3E8556BDCA72"/>
      <w:bookmarkStart w:id="3808" w:name="BKM_C0A3056D_FA18_4027_BE04_0AFA3C2B5BD7"/>
      <w:bookmarkStart w:id="3809" w:name="BKM_ADC178F9_ED86_418A_BFAF_BD9ADC797FBD"/>
      <w:bookmarkStart w:id="3810" w:name="BKM_8E1E3CAB_4A91_4093_A75E_AEF4FCA7FA5B"/>
      <w:bookmarkStart w:id="3811" w:name="BKM_64F0A908_3403_4D0B_88AD_EE7134C39157"/>
      <w:bookmarkStart w:id="3812" w:name="BKM_F047E096_3391_4C83_A31D_8616A9B842C5"/>
      <w:bookmarkStart w:id="3813" w:name="BKM_DA68D8E9_7B0C_48EF_8619_7221101DC5F1"/>
      <w:bookmarkStart w:id="3814" w:name="_Toc448329973"/>
      <w:bookmarkEnd w:id="3801"/>
      <w:bookmarkEnd w:id="3802"/>
      <w:bookmarkEnd w:id="3803"/>
      <w:bookmarkEnd w:id="3804"/>
      <w:bookmarkEnd w:id="3805"/>
      <w:bookmarkEnd w:id="3806"/>
      <w:bookmarkEnd w:id="3807"/>
      <w:bookmarkEnd w:id="3808"/>
      <w:bookmarkEnd w:id="3809"/>
      <w:bookmarkEnd w:id="3810"/>
      <w:bookmarkEnd w:id="3811"/>
      <w:bookmarkEnd w:id="3812"/>
      <w:bookmarkEnd w:id="3813"/>
      <w:r>
        <w:rPr>
          <w:lang w:val="en-CA"/>
        </w:rPr>
        <w:t xml:space="preserve">Geology </w:t>
      </w:r>
      <w:r w:rsidR="006619B2">
        <w:rPr>
          <w:lang w:val="en-CA"/>
        </w:rPr>
        <w:t>B</w:t>
      </w:r>
      <w:r>
        <w:rPr>
          <w:lang w:val="en-CA"/>
        </w:rPr>
        <w:t>asic</w:t>
      </w:r>
      <w:bookmarkEnd w:id="3814"/>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3815"/>
      <w:r w:rsidR="00174A58">
        <w:rPr>
          <w:lang w:val="en-CA"/>
        </w:rPr>
        <w:t>sub-</w:t>
      </w:r>
      <w:r w:rsidRPr="00E3407C">
        <w:rPr>
          <w:lang w:val="en-CA"/>
        </w:rPr>
        <w:t xml:space="preserve">package </w:t>
      </w:r>
      <w:commentRangeEnd w:id="3815"/>
      <w:r w:rsidR="00174A58">
        <w:rPr>
          <w:rStyle w:val="CommentReference"/>
        </w:rPr>
        <w:commentReference w:id="3815"/>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816" w:author="Eric Boisvert" w:date="2016-03-16T19:09:00Z">
        <w:r w:rsidDel="00BA27D0">
          <w:rPr>
            <w:lang w:val="en-CA"/>
          </w:rPr>
          <w:delText xml:space="preserve">described </w:delText>
        </w:r>
      </w:del>
      <w:ins w:id="3817"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818" w:author="Eric Boisvert" w:date="2016-03-06T13:24:00Z">
        <w:r w:rsidR="004D34D6">
          <w:rPr>
            <w:lang w:val="en-CA"/>
          </w:rPr>
          <w:t xml:space="preserve">of the </w:t>
        </w:r>
      </w:ins>
      <w:r>
        <w:rPr>
          <w:lang w:val="en-CA"/>
        </w:rPr>
        <w:t>possible collection</w:t>
      </w:r>
      <w:ins w:id="3819" w:author="Eric Boisvert" w:date="2016-03-06T13:24:00Z">
        <w:r w:rsidR="004D34D6">
          <w:rPr>
            <w:lang w:val="en-CA"/>
          </w:rPr>
          <w:t>s</w:t>
        </w:r>
      </w:ins>
      <w:r>
        <w:rPr>
          <w:lang w:val="en-CA"/>
        </w:rPr>
        <w:t xml:space="preserve"> of MappedFeature.  Other examples are </w:t>
      </w:r>
      <w:r w:rsidR="00523B00">
        <w:rPr>
          <w:lang w:val="en-CA"/>
        </w:rPr>
        <w:t>cross-sections, block diagram</w:t>
      </w:r>
      <w:ins w:id="3820" w:author="Eric Boisvert" w:date="2016-03-16T19:09:00Z">
        <w:r w:rsidR="00BA27D0">
          <w:rPr>
            <w:lang w:val="en-CA"/>
          </w:rPr>
          <w:t>s</w:t>
        </w:r>
      </w:ins>
      <w:r w:rsidR="00523B00">
        <w:rPr>
          <w:lang w:val="en-CA"/>
        </w:rPr>
        <w:t>, or even</w:t>
      </w:r>
      <w:del w:id="3821" w:author="Eric Boisvert" w:date="2016-03-16T19:09:00Z">
        <w:r w:rsidR="00523B00" w:rsidDel="00BA27D0">
          <w:rPr>
            <w:lang w:val="en-CA"/>
          </w:rPr>
          <w:delText>t</w:delText>
        </w:r>
      </w:del>
      <w:r w:rsidR="00523B00">
        <w:rPr>
          <w:lang w:val="en-CA"/>
        </w:rPr>
        <w:t xml:space="preserve"> </w:t>
      </w:r>
      <w:del w:id="3822" w:author="Eric Boisvert" w:date="2016-03-16T19:10:00Z">
        <w:r w:rsidR="00523B00" w:rsidDel="00BA27D0">
          <w:rPr>
            <w:lang w:val="en-CA"/>
          </w:rPr>
          <w:delText>a</w:delText>
        </w:r>
      </w:del>
      <w:r w:rsidR="00523B00">
        <w:rPr>
          <w:lang w:val="en-CA"/>
        </w:rPr>
        <w:t xml:space="preserve"> borehole log</w:t>
      </w:r>
      <w:ins w:id="3823"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824" w:author="Eric Boisvert" w:date="2016-03-06T13:25:00Z">
        <w:r w:rsidR="004D34D6">
          <w:rPr>
            <w:lang w:val="en-CA"/>
          </w:rPr>
          <w:t xml:space="preserve"> and</w:t>
        </w:r>
      </w:ins>
      <w:del w:id="3825" w:author="Eric Boisvert" w:date="2016-03-06T13:24:00Z">
        <w:r w:rsidR="009C2685" w:rsidDel="004D34D6">
          <w:rPr>
            <w:lang w:val="en-CA"/>
          </w:rPr>
          <w:delText>;</w:delText>
        </w:r>
      </w:del>
      <w:r w:rsidR="009C2685">
        <w:rPr>
          <w:lang w:val="en-CA"/>
        </w:rPr>
        <w:t xml:space="preserve"> GeologicFeatures are </w:t>
      </w:r>
      <w:ins w:id="3826" w:author="Eric Boisvert" w:date="2016-03-16T19:10:00Z">
        <w:r w:rsidR="0073072D">
          <w:rPr>
            <w:lang w:val="en-CA"/>
          </w:rPr>
          <w:t>one of the kinds of</w:t>
        </w:r>
      </w:ins>
      <w:del w:id="3827" w:author="Eric Boisvert" w:date="2016-03-16T19:10:00Z">
        <w:r w:rsidR="009C2685" w:rsidDel="0073072D">
          <w:rPr>
            <w:lang w:val="en-CA"/>
          </w:rPr>
          <w:delText xml:space="preserve">a subset of </w:delText>
        </w:r>
      </w:del>
      <w:ins w:id="3828"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829" w:author="Sen, Marcus A." w:date="2016-04-13T16:56:00Z">
        <w:r w:rsidR="00D33949">
          <w:t xml:space="preserve">Figure </w:t>
        </w:r>
        <w:r w:rsidR="00D33949">
          <w:rPr>
            <w:noProof/>
          </w:rPr>
          <w:t>20</w:t>
        </w:r>
      </w:ins>
      <w:ins w:id="3830" w:author="Boisvert, Eric" w:date="2016-04-01T07:54:00Z">
        <w:del w:id="3831" w:author="Sen, Marcus A." w:date="2016-04-13T16:56:00Z">
          <w:r w:rsidR="00E21DD0" w:rsidDel="00D33949">
            <w:delText xml:space="preserve">Figure </w:delText>
          </w:r>
          <w:r w:rsidR="00E21DD0" w:rsidDel="00D33949">
            <w:rPr>
              <w:noProof/>
            </w:rPr>
            <w:delText>18</w:delText>
          </w:r>
        </w:del>
      </w:ins>
      <w:ins w:id="3832" w:author="Eric Boisvert" w:date="2016-03-28T16:06:00Z">
        <w:del w:id="3833" w:author="Sen, Marcus A." w:date="2016-04-13T16:56:00Z">
          <w:r w:rsidR="003842F3" w:rsidDel="00D33949">
            <w:delText xml:space="preserve">Figure </w:delText>
          </w:r>
          <w:r w:rsidR="003842F3" w:rsidDel="00D33949">
            <w:rPr>
              <w:noProof/>
            </w:rPr>
            <w:delText>18</w:delText>
          </w:r>
        </w:del>
      </w:ins>
      <w:del w:id="3834" w:author="Sen, Marcus A." w:date="2016-04-13T16:56:00Z">
        <w:r w:rsidDel="00D33949">
          <w:delText xml:space="preserve">Figure </w:delText>
        </w:r>
        <w:r w:rsidDel="00D33949">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1759FE" w:rsidP="00523B00">
      <w:pPr>
        <w:keepNext/>
      </w:pPr>
      <w:r>
        <w:pict w14:anchorId="3DDD8EA3">
          <v:shape id="_x0000_i1044" type="#_x0000_t75" style="width:430.4pt;height:261.6pt">
            <v:imagedata r:id="rId35" o:title=""/>
          </v:shape>
        </w:pict>
      </w:r>
    </w:p>
    <w:p w14:paraId="24FB8F26" w14:textId="5FDA704C" w:rsidR="00523B00" w:rsidRDefault="00523B00" w:rsidP="007F03F0">
      <w:pPr>
        <w:pStyle w:val="Caption"/>
      </w:pPr>
      <w:bookmarkStart w:id="3835" w:name="_Ref439843623"/>
      <w:r>
        <w:t xml:space="preserve">Figure </w:t>
      </w:r>
      <w:r>
        <w:fldChar w:fldCharType="begin"/>
      </w:r>
      <w:r>
        <w:instrText xml:space="preserve"> SEQ Figure \* ARABIC </w:instrText>
      </w:r>
      <w:r>
        <w:fldChar w:fldCharType="separate"/>
      </w:r>
      <w:ins w:id="3836" w:author="Sen, Marcus A." w:date="2016-04-13T16:56:00Z">
        <w:r w:rsidR="00D33949">
          <w:rPr>
            <w:noProof/>
          </w:rPr>
          <w:t>20</w:t>
        </w:r>
      </w:ins>
      <w:ins w:id="3837" w:author="Eric Boisvert" w:date="2016-04-03T12:16:00Z">
        <w:del w:id="3838" w:author="Sen, Marcus A." w:date="2016-04-13T16:56:00Z">
          <w:r w:rsidR="00652185" w:rsidDel="00D33949">
            <w:rPr>
              <w:noProof/>
            </w:rPr>
            <w:delText>20</w:delText>
          </w:r>
        </w:del>
      </w:ins>
      <w:ins w:id="3839" w:author="Boisvert, Eric" w:date="2016-04-01T13:15:00Z">
        <w:del w:id="3840" w:author="Sen, Marcus A." w:date="2016-04-13T16:56:00Z">
          <w:r w:rsidR="008D755A" w:rsidDel="00D33949">
            <w:rPr>
              <w:noProof/>
            </w:rPr>
            <w:delText>19</w:delText>
          </w:r>
        </w:del>
      </w:ins>
      <w:del w:id="3841" w:author="Sen, Marcus A." w:date="2016-04-13T16:56:00Z">
        <w:r w:rsidR="0043586C" w:rsidDel="00D33949">
          <w:rPr>
            <w:noProof/>
          </w:rPr>
          <w:delText>17</w:delText>
        </w:r>
      </w:del>
      <w:r>
        <w:fldChar w:fldCharType="end"/>
      </w:r>
      <w:bookmarkEnd w:id="3835"/>
      <w:r>
        <w:t xml:space="preserve"> </w:t>
      </w:r>
      <w:r w:rsidRPr="008617E7">
        <w:t>Geologic Feature and MappedFeature</w:t>
      </w:r>
      <w:ins w:id="3842"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29BAEC65"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w:t>
      </w:r>
      <w:del w:id="3843" w:author="Sen, Marcus A." w:date="2016-04-13T14:07:00Z">
        <w:r w:rsidDel="001F2343">
          <w:delText xml:space="preserve"> </w:delText>
        </w:r>
      </w:del>
      <w:r>
        <w:t xml:space="preserve"> The description package is classified according to its purpose as an Instance; </w:t>
      </w:r>
      <w:del w:id="3844" w:author="Sen, Marcus A." w:date="2016-04-13T14:07:00Z">
        <w:r w:rsidDel="001F2343">
          <w:delText xml:space="preserve"> </w:delText>
        </w:r>
        <w:r w:rsidRPr="00ED2525" w:rsidDel="001F2343">
          <w:rPr>
            <w:i/>
          </w:rPr>
          <w:delText>T</w:delText>
        </w:r>
      </w:del>
      <w:ins w:id="3845" w:author="Sen, Marcus A." w:date="2016-04-13T14:07:00Z">
        <w:r w:rsidR="001F2343">
          <w:rPr>
            <w:i/>
          </w:rPr>
          <w:t>t</w:t>
        </w:r>
      </w:ins>
      <w:r w:rsidRPr="00ED2525">
        <w:rPr>
          <w:i/>
        </w:rPr>
        <w:t>ypicalNorm</w:t>
      </w:r>
      <w:r>
        <w:t xml:space="preserve">, </w:t>
      </w:r>
      <w:del w:id="3846" w:author="Sen, Marcus A." w:date="2016-04-13T14:07:00Z">
        <w:r w:rsidDel="001F2343">
          <w:delText xml:space="preserve"> </w:delText>
        </w:r>
        <w:r w:rsidRPr="00ED2525" w:rsidDel="001F2343">
          <w:rPr>
            <w:i/>
          </w:rPr>
          <w:delText>D</w:delText>
        </w:r>
      </w:del>
      <w:ins w:id="3847" w:author="Sen, Marcus A." w:date="2016-04-13T14:07:00Z">
        <w:r w:rsidR="001F2343">
          <w:rPr>
            <w:i/>
          </w:rPr>
          <w:t>d</w:t>
        </w:r>
      </w:ins>
      <w:r w:rsidRPr="00ED2525">
        <w:rPr>
          <w:i/>
        </w:rPr>
        <w:t>efiningNorm</w:t>
      </w:r>
      <w:r>
        <w:rPr>
          <w:i/>
        </w:rPr>
        <w:t xml:space="preserve"> or </w:t>
      </w:r>
      <w:ins w:id="3848" w:author="Sen, Marcus A." w:date="2016-04-13T14:07:00Z">
        <w:r w:rsidR="001F2343">
          <w:rPr>
            <w:i/>
          </w:rPr>
          <w:t>i</w:t>
        </w:r>
      </w:ins>
      <w:del w:id="3849" w:author="Sen, Marcus A." w:date="2016-04-13T14:07:00Z">
        <w:r w:rsidDel="001F2343">
          <w:rPr>
            <w:i/>
          </w:rPr>
          <w:delText>I</w:delText>
        </w:r>
      </w:del>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850"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1759FE" w:rsidP="007F03F0">
      <w:pPr>
        <w:keepNext/>
      </w:pPr>
      <w:r>
        <w:pict w14:anchorId="2F1B3772">
          <v:shape id="_x0000_i1045" type="#_x0000_t75" style="width:6in;height:240pt">
            <v:imagedata r:id="rId36"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851" w:author="Sen, Marcus A." w:date="2016-04-13T16:56:00Z">
        <w:r w:rsidR="00D33949">
          <w:rPr>
            <w:noProof/>
          </w:rPr>
          <w:t>21</w:t>
        </w:r>
      </w:ins>
      <w:ins w:id="3852" w:author="Eric Boisvert" w:date="2016-04-03T12:16:00Z">
        <w:del w:id="3853" w:author="Sen, Marcus A." w:date="2016-04-13T16:56:00Z">
          <w:r w:rsidR="00652185" w:rsidDel="00D33949">
            <w:rPr>
              <w:noProof/>
            </w:rPr>
            <w:delText>21</w:delText>
          </w:r>
        </w:del>
      </w:ins>
      <w:ins w:id="3854" w:author="Boisvert, Eric" w:date="2016-04-01T13:15:00Z">
        <w:del w:id="3855" w:author="Sen, Marcus A." w:date="2016-04-13T16:56:00Z">
          <w:r w:rsidR="008D755A" w:rsidDel="00D33949">
            <w:rPr>
              <w:noProof/>
            </w:rPr>
            <w:delText>20</w:delText>
          </w:r>
        </w:del>
      </w:ins>
      <w:del w:id="3856" w:author="Sen, Marcus A." w:date="2016-04-13T16:56:00Z">
        <w:r w:rsidR="0043586C" w:rsidDel="00D33949">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857" w:name="BKM_6A81087A_0778_4235_8F6A_3CADBB0E9016"/>
      <w:bookmarkEnd w:id="3857"/>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0509AF1" w:rsidR="00C97318" w:rsidRDefault="00C97318">
      <w:pPr>
        <w:rPr>
          <w:lang w:val="en-CA"/>
        </w:rPr>
        <w:pPrChange w:id="3858"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859"/>
      <w:r w:rsidRPr="00C97318">
        <w:rPr>
          <w:lang w:val="en-CA"/>
        </w:rPr>
        <w:t>For a borehole, the GeologicFeature observation method specifies how the geologic properties were determined (</w:t>
      </w:r>
      <w:del w:id="3860" w:author="Sen, Marcus A." w:date="2016-04-13T14:10:00Z">
        <w:r w:rsidRPr="00C97318" w:rsidDel="001F2343">
          <w:rPr>
            <w:lang w:val="en-CA"/>
          </w:rPr>
          <w:delText>eg</w:delText>
        </w:r>
      </w:del>
      <w:ins w:id="3861" w:author="Sen, Marcus A." w:date="2016-04-13T14:10:00Z">
        <w:r w:rsidR="001F2343" w:rsidRPr="00C97318">
          <w:rPr>
            <w:lang w:val="en-CA"/>
          </w:rPr>
          <w:t>e.g.</w:t>
        </w:r>
      </w:ins>
      <w:r w:rsidRPr="00C97318">
        <w:rPr>
          <w:lang w:val="en-CA"/>
        </w:rPr>
        <w:t xml:space="preserve">, visual observation, or standard </w:t>
      </w:r>
      <w:del w:id="3862" w:author="Eric Boisvert" w:date="2016-03-28T15:16:00Z">
        <w:r w:rsidRPr="00C97318" w:rsidDel="00372D01">
          <w:rPr>
            <w:lang w:val="en-CA"/>
          </w:rPr>
          <w:delText xml:space="preserve">AzGS </w:delText>
        </w:r>
      </w:del>
      <w:ins w:id="3863"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3859"/>
      <w:r>
        <w:rPr>
          <w:rStyle w:val="CommentReference"/>
        </w:rPr>
        <w:commentReference w:id="385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864" w:name="_Ref440112192"/>
      <w:r>
        <w:rPr>
          <w:lang w:val="en-CA"/>
        </w:rPr>
        <w:t>p</w:t>
      </w:r>
      <w:r w:rsidR="00C97318" w:rsidRPr="00C97318">
        <w:rPr>
          <w:lang w:val="en-CA"/>
        </w:rPr>
        <w:t>urpose</w:t>
      </w:r>
      <w:bookmarkEnd w:id="3864"/>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769DEA5F" w:rsidR="00C97318" w:rsidRDefault="00C97318">
      <w:pPr>
        <w:rPr>
          <w:lang w:val="en-CA"/>
        </w:rPr>
        <w:pPrChange w:id="3865"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866" w:author="Eric Boisvert" w:date="2016-03-16T19:13:00Z">
            <w:rPr>
              <w:lang w:val="en-CA"/>
            </w:rPr>
          </w:rPrChange>
        </w:rPr>
        <w:t>instance</w:t>
      </w:r>
      <w:r w:rsidRPr="00C97318">
        <w:rPr>
          <w:lang w:val="en-CA"/>
        </w:rPr>
        <w:t xml:space="preserve">, </w:t>
      </w:r>
      <w:r w:rsidRPr="0073072D">
        <w:rPr>
          <w:b/>
          <w:lang w:val="en-CA"/>
          <w:rPrChange w:id="3867" w:author="Eric Boisvert" w:date="2016-03-16T19:13:00Z">
            <w:rPr>
              <w:lang w:val="en-CA"/>
            </w:rPr>
          </w:rPrChange>
        </w:rPr>
        <w:t>typicalNorm</w:t>
      </w:r>
      <w:r w:rsidRPr="00C97318">
        <w:rPr>
          <w:lang w:val="en-CA"/>
        </w:rPr>
        <w:t>,</w:t>
      </w:r>
      <w:ins w:id="3868" w:author="Eric Boisvert" w:date="2016-03-16T19:13:00Z">
        <w:r w:rsidR="0073072D">
          <w:rPr>
            <w:lang w:val="en-CA"/>
          </w:rPr>
          <w:t xml:space="preserve"> </w:t>
        </w:r>
        <w:del w:id="3869" w:author="Sen, Marcus A." w:date="2016-04-13T14:11:00Z">
          <w:r w:rsidR="0073072D" w:rsidDel="001F2343">
            <w:rPr>
              <w:lang w:val="en-CA"/>
            </w:rPr>
            <w:delText xml:space="preserve">and </w:delText>
          </w:r>
        </w:del>
      </w:ins>
      <w:del w:id="3870" w:author="Sen, Marcus A." w:date="2016-04-13T14:11:00Z">
        <w:r w:rsidRPr="00C97318" w:rsidDel="001F2343">
          <w:rPr>
            <w:lang w:val="en-CA"/>
          </w:rPr>
          <w:delText xml:space="preserve"> </w:delText>
        </w:r>
        <w:r w:rsidRPr="0073072D" w:rsidDel="001F2343">
          <w:rPr>
            <w:b/>
            <w:lang w:val="en-CA"/>
            <w:rPrChange w:id="3871" w:author="Eric Boisvert" w:date="2016-03-16T19:13:00Z">
              <w:rPr>
                <w:lang w:val="en-CA"/>
              </w:rPr>
            </w:rPrChange>
          </w:rPr>
          <w:delText>definingNorm</w:delText>
        </w:r>
      </w:del>
      <w:ins w:id="3872" w:author="Sen, Marcus A." w:date="2016-04-13T14:11:00Z">
        <w:r w:rsidR="001F2343">
          <w:rPr>
            <w:lang w:val="en-CA"/>
          </w:rPr>
          <w:t xml:space="preserve">and </w:t>
        </w:r>
        <w:r w:rsidR="001F2343" w:rsidRPr="00C97318">
          <w:rPr>
            <w:lang w:val="en-CA"/>
          </w:rPr>
          <w:t>definingNorm</w:t>
        </w:r>
      </w:ins>
      <w:r w:rsidRPr="00C97318">
        <w:rPr>
          <w:lang w:val="en-CA"/>
        </w:rPr>
        <w:t>.</w:t>
      </w:r>
      <w:r>
        <w:rPr>
          <w:lang w:val="en-CA"/>
        </w:rPr>
        <w:t xml:space="preserve">  </w:t>
      </w:r>
    </w:p>
    <w:p w14:paraId="71998346" w14:textId="77777777" w:rsidR="00C97318" w:rsidRDefault="00C97318">
      <w:pPr>
        <w:rPr>
          <w:lang w:val="en-CA"/>
        </w:rPr>
        <w:pPrChange w:id="3873" w:author="Eric Boisvert" w:date="2016-03-16T19:12:00Z">
          <w:pPr>
            <w:autoSpaceDE w:val="0"/>
            <w:autoSpaceDN w:val="0"/>
            <w:adjustRightInd w:val="0"/>
            <w:spacing w:after="0"/>
          </w:pPr>
        </w:pPrChange>
      </w:pPr>
    </w:p>
    <w:p w14:paraId="294DFDA1" w14:textId="3007E43A" w:rsidR="00C97318" w:rsidRDefault="00C97318">
      <w:pPr>
        <w:rPr>
          <w:lang w:val="en-CA"/>
        </w:rPr>
        <w:pPrChange w:id="3874" w:author="Eric Boisvert" w:date="2016-03-16T19:12:00Z">
          <w:pPr>
            <w:autoSpaceDE w:val="0"/>
            <w:autoSpaceDN w:val="0"/>
            <w:adjustRightInd w:val="0"/>
            <w:spacing w:after="0"/>
          </w:pPr>
        </w:pPrChange>
      </w:pPr>
      <w:commentRangeStart w:id="3875"/>
      <w:r w:rsidRPr="00C97318">
        <w:rPr>
          <w:lang w:val="en-CA"/>
        </w:rPr>
        <w:t>Scoped name because intention is asserted by author of the data instance.</w:t>
      </w:r>
      <w:commentRangeEnd w:id="3875"/>
      <w:r>
        <w:rPr>
          <w:rStyle w:val="CommentReference"/>
        </w:rPr>
        <w:commentReference w:id="387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876" w:name="_Ref440042995"/>
      <w:r>
        <w:t xml:space="preserve">Table </w:t>
      </w:r>
      <w:ins w:id="3877" w:author="Eric Boisvert" w:date="2016-02-14T13:33:00Z">
        <w:r w:rsidR="00415E41">
          <w:fldChar w:fldCharType="begin"/>
        </w:r>
        <w:r w:rsidR="00415E41">
          <w:instrText xml:space="preserve"> SEQ Table \* ARABIC </w:instrText>
        </w:r>
      </w:ins>
      <w:r w:rsidR="00415E41">
        <w:fldChar w:fldCharType="separate"/>
      </w:r>
      <w:ins w:id="3878" w:author="Sen, Marcus A." w:date="2016-04-13T16:56:00Z">
        <w:r w:rsidR="00D33949">
          <w:rPr>
            <w:noProof/>
          </w:rPr>
          <w:t>2</w:t>
        </w:r>
      </w:ins>
      <w:ins w:id="3879" w:author="Eric Boisvert" w:date="2016-02-14T13:33:00Z">
        <w:r w:rsidR="00415E41">
          <w:fldChar w:fldCharType="end"/>
        </w:r>
      </w:ins>
      <w:del w:id="3880"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87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88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881"/>
            <w:r>
              <w:rPr>
                <w:rStyle w:val="CommentReference"/>
                <w:rFonts w:ascii="Times New Roman" w:eastAsia="Times New Roman" w:hAnsi="Times New Roman"/>
                <w:lang w:val="en-US" w:eastAsia="en-US"/>
              </w:rPr>
              <w:commentReference w:id="3881"/>
            </w:r>
            <w:ins w:id="3882"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3586B084"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del w:id="3883" w:author="Sen, Marcus A." w:date="2016-04-13T14:14:00Z">
        <w:r w:rsidRPr="00D970E9" w:rsidDel="001F2343">
          <w:rPr>
            <w:lang w:val="en-CA"/>
          </w:rPr>
          <w:delText>eg</w:delText>
        </w:r>
      </w:del>
      <w:ins w:id="3884" w:author="Sen, Marcus A." w:date="2016-04-13T14:14:00Z">
        <w:r w:rsidR="001F2343" w:rsidRPr="00D970E9">
          <w:rPr>
            <w:lang w:val="en-CA"/>
          </w:rPr>
          <w:t>e.g.</w:t>
        </w:r>
      </w:ins>
      <w:r w:rsidRPr="00D970E9">
        <w:rPr>
          <w:lang w:val="en-CA"/>
        </w:rPr>
        <w:t>; the definition of a particular Geologic Unit in a stratigraphic lexicon)</w:t>
      </w:r>
      <w:ins w:id="3885"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886"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887" w:author="Eric Boisvert" w:date="2016-03-28T15:18:00Z">
        <w:r w:rsidR="00372D01">
          <w:t>::</w:t>
        </w:r>
      </w:ins>
      <w:del w:id="3888"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889"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890" w:author="Eric Boisvert" w:date="2016-03-25T12:25:00Z"/>
        </w:rPr>
      </w:pPr>
      <w:commentRangeStart w:id="3891"/>
      <w:del w:id="3892"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891"/>
      <w:r w:rsidR="005A7585">
        <w:rPr>
          <w:rStyle w:val="CommentReference"/>
        </w:rPr>
        <w:commentReference w:id="3891"/>
      </w:r>
      <w:del w:id="3893" w:author="Eric Boisvert" w:date="2016-03-25T12:25:00Z">
        <w:r w:rsidDel="005A7585">
          <w:delText>age, shall use geologicHistory property.</w:delText>
        </w:r>
      </w:del>
    </w:p>
    <w:p w14:paraId="4C24A7A2" w14:textId="2D401F5B" w:rsidR="0016408B" w:rsidDel="005A7585" w:rsidRDefault="0016408B" w:rsidP="0016408B">
      <w:pPr>
        <w:rPr>
          <w:del w:id="3894"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895"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896" w:author="Eric Boisvert" w:date="2016-03-25T12:25:00Z"/>
                <w:rStyle w:val="requri"/>
                <w:lang w:val="en-CA"/>
              </w:rPr>
            </w:pPr>
            <w:del w:id="3897"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898" w:author="Eric Boisvert" w:date="2016-03-25T12:25:00Z"/>
                <w:rStyle w:val="reqtext"/>
                <w:lang w:val="en-CA"/>
              </w:rPr>
            </w:pPr>
            <w:del w:id="3899"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ins w:id="3900" w:author="Sen, Marcus A." w:date="2016-04-13T14:15:00Z">
        <w:r w:rsidR="001F2343">
          <w:rPr>
            <w:lang w:val="en-CA"/>
          </w:rPr>
          <w:t>s</w:t>
        </w:r>
      </w:ins>
      <w:r w:rsidRPr="0016408B">
        <w:rPr>
          <w:lang w:val="en-CA"/>
        </w:rPr>
        <w:t xml:space="preserve"> or object</w:t>
      </w:r>
      <w:ins w:id="3901" w:author="Sen, Marcus A." w:date="2016-04-13T14:15:00Z">
        <w:r w:rsidR="001F2343">
          <w:rPr>
            <w:lang w:val="en-CA"/>
          </w:rPr>
          <w:t>s</w:t>
        </w:r>
      </w:ins>
      <w:r w:rsidRPr="0016408B">
        <w:rPr>
          <w:lang w:val="en-CA"/>
        </w:rPr>
        <w:t xml:space="preserve"> within GeoSciML. Relationships are always binary and directional.  </w:t>
      </w:r>
      <w:commentRangeStart w:id="3902"/>
      <w:r w:rsidRPr="0016408B">
        <w:rPr>
          <w:lang w:val="en-CA"/>
        </w:rPr>
        <w:t>There is always a single source and a single target</w:t>
      </w:r>
      <w:ins w:id="3903" w:author="Eric Boisvert" w:date="2016-03-17T05:48:00Z">
        <w:r w:rsidR="009C6C9E">
          <w:rPr>
            <w:lang w:val="en-CA"/>
          </w:rPr>
          <w:t xml:space="preserve"> for a given FeatureRelation (which is abstract in GeoSciML Basic)</w:t>
        </w:r>
      </w:ins>
      <w:r w:rsidRPr="0016408B">
        <w:rPr>
          <w:lang w:val="en-CA"/>
        </w:rPr>
        <w:t xml:space="preserve">.  </w:t>
      </w:r>
      <w:commentRangeEnd w:id="3902"/>
      <w:r w:rsidR="00D24007">
        <w:rPr>
          <w:rStyle w:val="CommentReference"/>
        </w:rPr>
        <w:commentReference w:id="3902"/>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904"/>
      <w:del w:id="3905" w:author="Eric Boisvert" w:date="2016-03-17T05:49:00Z">
        <w:r w:rsidR="00F25A29" w:rsidDel="009C6C9E">
          <w:rPr>
            <w:lang w:val="en-CA"/>
          </w:rPr>
          <w:delText xml:space="preserve">may </w:delText>
        </w:r>
      </w:del>
      <w:ins w:id="3906"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904"/>
      <w:r w:rsidR="00F25A29">
        <w:rPr>
          <w:rStyle w:val="CommentReference"/>
        </w:rPr>
        <w:commentReference w:id="3904"/>
      </w:r>
    </w:p>
    <w:p w14:paraId="3E406639" w14:textId="77777777" w:rsidR="00D10719" w:rsidRDefault="00D10719" w:rsidP="00ED2525">
      <w:bookmarkStart w:id="3907" w:name="BKM_F1244213_660C_4D77_8475_08F73D4EC81C"/>
      <w:bookmarkStart w:id="3908" w:name="BKM_3B089F6A_116B_4A4A_91A0_17A52F7181FF"/>
      <w:bookmarkStart w:id="3909" w:name="BKM_26B10141_733E_4FC5_A8B6_E0EA8C9C1A8A"/>
      <w:bookmarkEnd w:id="3907"/>
      <w:bookmarkEnd w:id="3908"/>
      <w:bookmarkEnd w:id="3909"/>
    </w:p>
    <w:p w14:paraId="6F9F37DE" w14:textId="77777777" w:rsidR="00ED2525" w:rsidRDefault="001050D1" w:rsidP="001050D1">
      <w:pPr>
        <w:pStyle w:val="Heading4"/>
      </w:pPr>
      <w:r>
        <w:t>MappedFeature</w:t>
      </w:r>
    </w:p>
    <w:p w14:paraId="4A2F318A" w14:textId="77777777" w:rsidR="00E52A0E" w:rsidRDefault="00E52A0E" w:rsidP="001050D1"/>
    <w:p w14:paraId="0F8C5892" w14:textId="696C2583"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del w:id="3910" w:author="Sen, Marcus A." w:date="2016-04-13T14:16:00Z">
        <w:r w:rsidDel="00E915AD">
          <w:delText>etc</w:delText>
        </w:r>
      </w:del>
      <w:ins w:id="3911" w:author="Sen, Marcus A." w:date="2016-04-13T14:16:00Z">
        <w:r w:rsidR="00E915AD">
          <w:t>etc.</w:t>
        </w:r>
      </w:ins>
      <w:commentRangeStart w:id="391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912"/>
      <w:r w:rsidR="00BA23FE">
        <w:rPr>
          <w:rStyle w:val="CommentReference"/>
        </w:rPr>
        <w:commentReference w:id="391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027411F8" w:rsidR="00E52A0E" w:rsidRDefault="00E52A0E" w:rsidP="001050D1">
      <w:r>
        <w:t xml:space="preserve">The </w:t>
      </w:r>
      <w:del w:id="3913" w:author="Eric Boisvert" w:date="2016-03-28T15:30:00Z">
        <w:r w:rsidDel="005C137B">
          <w:delText xml:space="preserve">occurrence </w:delText>
        </w:r>
      </w:del>
      <w:ins w:id="3914"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915" w:author="Eric Boisvert" w:date="2016-03-28T15:31:00Z">
        <w:r w:rsidDel="005C137B">
          <w:delText>occurrence</w:delText>
        </w:r>
        <w:r w:rsidR="00AA535D" w:rsidDel="005C137B">
          <w:delText>s</w:delText>
        </w:r>
        <w:r w:rsidDel="005C137B">
          <w:delText xml:space="preserve"> </w:delText>
        </w:r>
      </w:del>
      <w:ins w:id="3916" w:author="Eric Boisvert" w:date="2016-03-28T15:31:00Z">
        <w:r w:rsidR="005C137B">
          <w:t xml:space="preserve">specifications </w:t>
        </w:r>
      </w:ins>
      <w:r>
        <w:t xml:space="preserve">will </w:t>
      </w:r>
      <w:del w:id="3917" w:author="Sen, Marcus A." w:date="2016-04-13T14:17:00Z">
        <w:r w:rsidDel="00E915AD">
          <w:delText>be  Geologic</w:delText>
        </w:r>
      </w:del>
      <w:ins w:id="3918" w:author="Sen, Marcus A." w:date="2016-04-13T14:17:00Z">
        <w:r w:rsidR="00E915AD">
          <w:t>be Geologic</w:t>
        </w:r>
      </w:ins>
      <w:del w:id="3919" w:author="Sen, Marcus A." w:date="2016-04-13T14:17:00Z">
        <w:r w:rsidDel="00E915AD">
          <w:delText>al</w:delText>
        </w:r>
      </w:del>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920"/>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920"/>
      <w:r w:rsidR="00EA3CAB">
        <w:rPr>
          <w:rStyle w:val="CommentReference"/>
        </w:rPr>
        <w:commentReference w:id="3920"/>
      </w:r>
    </w:p>
    <w:p w14:paraId="5AD2AC20" w14:textId="77777777" w:rsidR="001050D1" w:rsidRDefault="001050D1" w:rsidP="001050D1"/>
    <w:p w14:paraId="5F2228E1" w14:textId="77777777" w:rsidR="00ED2525" w:rsidRDefault="001050D1" w:rsidP="001050D1">
      <w:commentRangeStart w:id="392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921"/>
      <w:r w:rsidR="00E52A0E">
        <w:rPr>
          <w:rStyle w:val="CommentReference"/>
        </w:rPr>
        <w:commentReference w:id="3921"/>
      </w:r>
    </w:p>
    <w:p w14:paraId="3C873719" w14:textId="03E9908B" w:rsidR="002E694E" w:rsidRDefault="00507F3E" w:rsidP="007F03F0">
      <w:pPr>
        <w:pStyle w:val="Heading5"/>
        <w:rPr>
          <w:lang w:val="en-CA"/>
        </w:rPr>
      </w:pPr>
      <w:bookmarkStart w:id="3922" w:name="BKM_FD0714CD_89E3_4F6A_B187_CB7A50E6C5C0"/>
      <w:bookmarkEnd w:id="3922"/>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21CD0BED" w:rsidR="00507F3E" w:rsidRDefault="00507F3E">
      <w:pPr>
        <w:rPr>
          <w:lang w:val="en-CA"/>
        </w:rPr>
        <w:pPrChange w:id="3923" w:author="Eric Boisvert" w:date="2016-03-17T05:43:00Z">
          <w:pPr>
            <w:autoSpaceDE w:val="0"/>
            <w:autoSpaceDN w:val="0"/>
            <w:adjustRightInd w:val="0"/>
            <w:spacing w:after="0"/>
          </w:pPr>
        </w:pPrChange>
      </w:pPr>
      <w:r>
        <w:rPr>
          <w:lang w:val="en-CA"/>
        </w:rPr>
        <w:t xml:space="preserve">The observationMethod property (swe:Category) shall describe </w:t>
      </w:r>
      <w:del w:id="3924" w:author="Sen, Marcus A." w:date="2016-04-13T14:18:00Z">
        <w:r w:rsidDel="00E915AD">
          <w:rPr>
            <w:lang w:val="en-CA"/>
          </w:rPr>
          <w:delText>a</w:delText>
        </w:r>
      </w:del>
      <w:ins w:id="3925" w:author="Sen, Marcus A." w:date="2016-04-13T14:18:00Z">
        <w:r w:rsidR="00E915AD">
          <w:rPr>
            <w:lang w:val="en-CA"/>
          </w:rPr>
          <w:t>an</w:t>
        </w:r>
      </w:ins>
      <w:r>
        <w:rPr>
          <w:lang w:val="en-CA"/>
        </w:rPr>
        <w:t xml:space="preserve"> element in a list of categories (a controlled vocabulary) indicating how </w:t>
      </w:r>
      <w:del w:id="392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927" w:author="Eric Boisvert" w:date="2016-03-17T05:43:00Z">
          <w:pPr>
            <w:autoSpaceDE w:val="0"/>
            <w:autoSpaceDN w:val="0"/>
            <w:adjustRightInd w:val="0"/>
            <w:spacing w:after="0"/>
          </w:pPr>
        </w:pPrChange>
      </w:pPr>
    </w:p>
    <w:p w14:paraId="10517FF2" w14:textId="21A60E07" w:rsidR="00507F3E" w:rsidRDefault="00507F3E">
      <w:pPr>
        <w:rPr>
          <w:lang w:val="en-CA"/>
        </w:rPr>
        <w:pPrChange w:id="3928"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929" w:author="Eric Boisvert" w:date="2016-03-17T05:43:00Z">
          <w:pPr>
            <w:autoSpaceDE w:val="0"/>
            <w:autoSpaceDN w:val="0"/>
            <w:adjustRightInd w:val="0"/>
            <w:spacing w:after="0"/>
          </w:pPr>
        </w:pPrChange>
      </w:pPr>
      <w:commentRangeStart w:id="3930"/>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3931" w:author="Boisvert, Eric" w:date="2016-03-29T08:36:00Z">
        <w:r w:rsidR="00BA5AB0">
          <w:rPr>
            <w:lang w:val="en-CA"/>
          </w:rPr>
          <w:t>.</w:t>
        </w:r>
      </w:ins>
    </w:p>
    <w:commentRangeEnd w:id="3930"/>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93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2714020" w:rsidR="00507F3E" w:rsidRDefault="00507F3E">
      <w:pPr>
        <w:rPr>
          <w:lang w:val="en-CA"/>
        </w:rPr>
        <w:pPrChange w:id="3932" w:author="Eric Boisvert" w:date="2016-03-17T05:43:00Z">
          <w:pPr>
            <w:autoSpaceDE w:val="0"/>
            <w:autoSpaceDN w:val="0"/>
            <w:adjustRightInd w:val="0"/>
            <w:spacing w:after="0"/>
          </w:pPr>
        </w:pPrChange>
      </w:pPr>
      <w:r>
        <w:rPr>
          <w:lang w:val="en-CA"/>
        </w:rPr>
        <w:t>The positionalAccuracy property (</w:t>
      </w:r>
      <w:del w:id="3933" w:author="Eric Boisvert" w:date="2016-01-24T13:31:00Z">
        <w:r w:rsidDel="00253146">
          <w:rPr>
            <w:lang w:val="en-CA"/>
          </w:rPr>
          <w:delText>swe:Quantity</w:delText>
        </w:r>
      </w:del>
      <w:ins w:id="3934" w:author="Eric Boisvert" w:date="2016-01-24T13:31:00Z">
        <w:r w:rsidR="00253146">
          <w:rPr>
            <w:lang w:val="en-CA"/>
          </w:rPr>
          <w:t>SWE::Quantity</w:t>
        </w:r>
      </w:ins>
      <w:r>
        <w:rPr>
          <w:lang w:val="en-CA"/>
        </w:rPr>
        <w:t>) shall provide a quantitative value</w:t>
      </w:r>
      <w:del w:id="393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w:t>
      </w:r>
      <w:ins w:id="3936" w:author="Sen, Marcus A." w:date="2016-04-13T14:27:00Z">
        <w:r w:rsidR="005A42FB">
          <w:rPr>
            <w:lang w:val="en-CA"/>
          </w:rPr>
          <w:t>M</w:t>
        </w:r>
      </w:ins>
      <w:del w:id="3937" w:author="Sen, Marcus A." w:date="2016-04-13T14:27:00Z">
        <w:r w:rsidRPr="00507F3E" w:rsidDel="005A42FB">
          <w:rPr>
            <w:lang w:val="en-CA"/>
          </w:rPr>
          <w:delText>m</w:delText>
        </w:r>
      </w:del>
      <w:r w:rsidRPr="00507F3E">
        <w:rPr>
          <w:lang w:val="en-CA"/>
        </w:rPr>
        <w:t>appedFeature (</w:t>
      </w:r>
      <w:del w:id="3938" w:author="Sen, Marcus A." w:date="2016-04-13T14:27:00Z">
        <w:r w:rsidRPr="00507F3E" w:rsidDel="005A42FB">
          <w:rPr>
            <w:lang w:val="en-CA"/>
          </w:rPr>
          <w:delText>eg</w:delText>
        </w:r>
      </w:del>
      <w:ins w:id="3939" w:author="Sen, Marcus A." w:date="2016-04-13T14:27:00Z">
        <w:r w:rsidR="005A42FB" w:rsidRPr="00507F3E">
          <w:rPr>
            <w:lang w:val="en-CA"/>
          </w:rPr>
          <w:t>e.g.</w:t>
        </w:r>
      </w:ins>
      <w:r w:rsidRPr="00507F3E">
        <w:rPr>
          <w:lang w:val="en-CA"/>
        </w:rPr>
        <w:t>: a position</w:t>
      </w:r>
      <w:ins w:id="3940" w:author="Sen, Marcus A." w:date="2016-04-13T14:27:00Z">
        <w:r w:rsidR="005A42FB">
          <w:rPr>
            <w:lang w:val="en-CA"/>
          </w:rPr>
          <w:t>al</w:t>
        </w:r>
      </w:ins>
      <w:r w:rsidRPr="00507F3E">
        <w:rPr>
          <w:lang w:val="en-CA"/>
        </w:rPr>
        <w:t>Accuracy of 100 m for a line feature defines a buffer polygon of total width 200 m centred on the line).</w:t>
      </w:r>
      <w:r>
        <w:rPr>
          <w:lang w:val="en-CA"/>
        </w:rPr>
        <w:t xml:space="preserve">  The property is equivalent </w:t>
      </w:r>
      <w:del w:id="3941" w:author="Sen, Marcus A." w:date="2016-04-13T14:28:00Z">
        <w:r w:rsidDel="001A2D7E">
          <w:rPr>
            <w:lang w:val="en-CA"/>
          </w:rPr>
          <w:delText xml:space="preserve">to </w:delText>
        </w:r>
        <w:r w:rsidRPr="00507F3E" w:rsidDel="001A2D7E">
          <w:rPr>
            <w:lang w:val="en-CA"/>
          </w:rPr>
          <w:delText xml:space="preserve"> ISO19115</w:delText>
        </w:r>
      </w:del>
      <w:ins w:id="3942" w:author="Sen, Marcus A." w:date="2016-04-13T14:28:00Z">
        <w:r w:rsidR="001A2D7E">
          <w:rPr>
            <w:lang w:val="en-CA"/>
          </w:rPr>
          <w:t xml:space="preserve">to </w:t>
        </w:r>
        <w:r w:rsidR="001A2D7E" w:rsidRPr="00507F3E">
          <w:rPr>
            <w:lang w:val="en-CA"/>
          </w:rPr>
          <w:t>ISO19115</w:t>
        </w:r>
      </w:ins>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53785AB9" w:rsidR="00507F3E" w:rsidRDefault="00507F3E">
      <w:pPr>
        <w:rPr>
          <w:lang w:val="en-CA"/>
        </w:rPr>
        <w:pPrChange w:id="3943" w:author="Eric Boisvert" w:date="2016-03-17T05:43:00Z">
          <w:pPr>
            <w:autoSpaceDE w:val="0"/>
            <w:autoSpaceDN w:val="0"/>
            <w:adjustRightInd w:val="0"/>
            <w:spacing w:after="0"/>
          </w:pPr>
        </w:pPrChange>
      </w:pPr>
      <w:r>
        <w:rPr>
          <w:lang w:val="en-CA"/>
        </w:rPr>
        <w:t>The property res</w:t>
      </w:r>
      <w:ins w:id="3944" w:author="Sen, Marcus A." w:date="2016-04-13T14:28:00Z">
        <w:r w:rsidR="001A2D7E">
          <w:rPr>
            <w:lang w:val="en-CA"/>
          </w:rPr>
          <w:t>o</w:t>
        </w:r>
      </w:ins>
      <w:del w:id="3945" w:author="Sen, Marcus A." w:date="2016-04-13T14:28:00Z">
        <w:r w:rsidDel="001A2D7E">
          <w:rPr>
            <w:lang w:val="en-CA"/>
          </w:rPr>
          <w:delText>u</w:delText>
        </w:r>
      </w:del>
      <w:r>
        <w:rPr>
          <w:lang w:val="en-CA"/>
        </w:rPr>
        <w:t>l</w:t>
      </w:r>
      <w:ins w:id="3946"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del w:id="3947" w:author="Sen, Marcus A." w:date="2016-04-13T14:28:00Z">
        <w:r w:rsidRPr="00507F3E" w:rsidDel="001A2D7E">
          <w:rPr>
            <w:lang w:val="en-CA"/>
          </w:rPr>
          <w:delText>ie</w:delText>
        </w:r>
      </w:del>
      <w:ins w:id="3948" w:author="Sen, Marcus A." w:date="2016-04-13T14:28:00Z">
        <w:r w:rsidR="001A2D7E" w:rsidRPr="00507F3E">
          <w:rPr>
            <w:lang w:val="en-CA"/>
          </w:rPr>
          <w:t>i.e.</w:t>
        </w:r>
      </w:ins>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949"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950"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515C423B" w:rsidR="00507F3E" w:rsidRDefault="000A1C4C">
      <w:pPr>
        <w:rPr>
          <w:lang w:val="en-CA"/>
        </w:rPr>
        <w:pPrChange w:id="3951"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w:t>
      </w:r>
      <w:del w:id="3952" w:author="Sen, Marcus A." w:date="2016-04-13T14:28:00Z">
        <w:r w:rsidRPr="000A1C4C" w:rsidDel="001A2D7E">
          <w:rPr>
            <w:lang w:val="en-CA"/>
          </w:rPr>
          <w:delText>eg</w:delText>
        </w:r>
      </w:del>
      <w:ins w:id="3953" w:author="Sen, Marcus A." w:date="2016-04-13T14:28:00Z">
        <w:r w:rsidR="001A2D7E" w:rsidRPr="000A1C4C">
          <w:rPr>
            <w:lang w:val="en-CA"/>
          </w:rPr>
          <w:t>e.g.</w:t>
        </w:r>
      </w:ins>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80976F9" w:rsidR="001A44F0" w:rsidRDefault="001A44F0">
      <w:pPr>
        <w:rPr>
          <w:lang w:val="en-CA"/>
        </w:rPr>
        <w:pPrChange w:id="3954"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w:t>
      </w:r>
      <w:del w:id="3955" w:author="Sen, Marcus A." w:date="2016-04-13T14:29:00Z">
        <w:r w:rsidDel="001A2D7E">
          <w:rPr>
            <w:lang w:val="en-CA"/>
          </w:rPr>
          <w:delText>in  most</w:delText>
        </w:r>
      </w:del>
      <w:ins w:id="3956" w:author="Sen, Marcus A." w:date="2016-04-13T14:29:00Z">
        <w:r w:rsidR="001A2D7E">
          <w:rPr>
            <w:lang w:val="en-CA"/>
          </w:rPr>
          <w:t>in most</w:t>
        </w:r>
      </w:ins>
      <w:r>
        <w:rPr>
          <w:lang w:val="en-CA"/>
        </w:rPr>
        <w:t xml:space="preserve"> cases, the geometry will be a 2D polygon, it is not </w:t>
      </w:r>
      <w:del w:id="3957" w:author="Sen, Marcus A." w:date="2016-04-13T14:29:00Z">
        <w:r w:rsidDel="001A2D7E">
          <w:rPr>
            <w:lang w:val="en-CA"/>
          </w:rPr>
          <w:delText>restrictred</w:delText>
        </w:r>
      </w:del>
      <w:ins w:id="3958" w:author="Sen, Marcus A." w:date="2016-04-13T14:29:00Z">
        <w:r w:rsidR="001A2D7E">
          <w:rPr>
            <w:lang w:val="en-CA"/>
          </w:rPr>
          <w:t>restricted</w:t>
        </w:r>
      </w:ins>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959"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960"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961" w:author="Eric Boisvert" w:date="2016-03-28T15:35:00Z">
        <w:r w:rsidDel="005C137B">
          <w:rPr>
            <w:lang w:val="en-CA"/>
          </w:rPr>
          <w:delText xml:space="preserve">Feature </w:delText>
        </w:r>
      </w:del>
      <w:ins w:id="3962"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963" w:name="BKM_37DE5892_2942_443B_A8C3_8C1AB5CBE877"/>
      <w:bookmarkStart w:id="3964" w:name="BKM_6B3E10C1_3AAE_4196_94F0_B9A235705FCC"/>
      <w:bookmarkStart w:id="3965" w:name="BKM_1FCE659F_6DE4_40C1_996C_C1E6E981D3A0"/>
      <w:bookmarkStart w:id="3966" w:name="BKM_E9804216_8300_4609_B607_127F0178BAB6"/>
      <w:bookmarkStart w:id="3967" w:name="BKM_E3A6BA8A_712F_4182_95C4_285048E21544"/>
      <w:bookmarkStart w:id="3968" w:name="BKM_2EB23880_DDF1_4995_AB7F_3DC0E40E7A89"/>
      <w:bookmarkEnd w:id="3963"/>
      <w:bookmarkEnd w:id="3964"/>
      <w:bookmarkEnd w:id="3965"/>
      <w:bookmarkEnd w:id="3966"/>
      <w:bookmarkEnd w:id="3967"/>
      <w:bookmarkEnd w:id="3968"/>
    </w:p>
    <w:p w14:paraId="7D4ABF8F" w14:textId="77777777" w:rsidR="00884FA7" w:rsidRDefault="00F92942" w:rsidP="00856F51">
      <w:pPr>
        <w:pStyle w:val="Heading4"/>
      </w:pPr>
      <w:bookmarkStart w:id="3969" w:name="_Ref440800006"/>
      <w:r>
        <w:t>GeologicUnit</w:t>
      </w:r>
      <w:bookmarkEnd w:id="3969"/>
    </w:p>
    <w:p w14:paraId="37A3D1FA" w14:textId="77777777" w:rsidR="00F92942" w:rsidRDefault="00F92942" w:rsidP="00F92942"/>
    <w:p w14:paraId="1F8B0457" w14:textId="24603C25" w:rsidR="00965167" w:rsidRDefault="00F92942" w:rsidP="00965167">
      <w:pPr>
        <w:rPr>
          <w:ins w:id="3970" w:author="Eric Boisvert" w:date="2016-03-28T15:47:00Z"/>
        </w:rPr>
      </w:pPr>
      <w:r>
        <w:t xml:space="preserve">Conceptually, </w:t>
      </w:r>
      <w:r w:rsidR="001E5387">
        <w:t xml:space="preserve">a </w:t>
      </w:r>
      <w:del w:id="3971" w:author="Sen, Marcus A." w:date="2016-04-13T14:29:00Z">
        <w:r w:rsidR="001E5387" w:rsidDel="001A2D7E">
          <w:delText xml:space="preserve">GeologicUnit </w:delText>
        </w:r>
        <w:r w:rsidDel="001A2D7E">
          <w:delText xml:space="preserve"> may</w:delText>
        </w:r>
      </w:del>
      <w:ins w:id="3972" w:author="Sen, Marcus A." w:date="2016-04-13T14:29:00Z">
        <w:r w:rsidR="001A2D7E">
          <w:t>GeologicUnit may</w:t>
        </w:r>
      </w:ins>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973"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1759FE" w:rsidP="007F03F0">
      <w:pPr>
        <w:keepNext/>
      </w:pPr>
      <w:r>
        <w:rPr>
          <w:noProof/>
          <w:lang w:val="en-CA" w:eastAsia="en-CA"/>
        </w:rPr>
        <w:pict w14:anchorId="75B7A484">
          <v:shape id="_x0000_i1046" type="#_x0000_t75" style="width:6in;height:264pt;visibility:visible;mso-wrap-style:square">
            <v:imagedata r:id="rId37"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3974" w:author="Sen, Marcus A." w:date="2016-04-13T16:56:00Z">
        <w:r w:rsidR="00D33949">
          <w:rPr>
            <w:noProof/>
          </w:rPr>
          <w:t>22</w:t>
        </w:r>
      </w:ins>
      <w:ins w:id="3975" w:author="Eric Boisvert" w:date="2016-04-03T12:16:00Z">
        <w:del w:id="3976" w:author="Sen, Marcus A." w:date="2016-04-13T16:56:00Z">
          <w:r w:rsidR="00652185" w:rsidDel="00D33949">
            <w:rPr>
              <w:noProof/>
            </w:rPr>
            <w:delText>22</w:delText>
          </w:r>
        </w:del>
      </w:ins>
      <w:ins w:id="3977" w:author="Boisvert, Eric" w:date="2016-04-01T13:15:00Z">
        <w:del w:id="3978" w:author="Sen, Marcus A." w:date="2016-04-13T16:56:00Z">
          <w:r w:rsidR="008D755A" w:rsidDel="00D33949">
            <w:rPr>
              <w:noProof/>
            </w:rPr>
            <w:delText>21</w:delText>
          </w:r>
        </w:del>
      </w:ins>
      <w:del w:id="3979" w:author="Sen, Marcus A." w:date="2016-04-13T16:56:00Z">
        <w:r w:rsidR="0043586C" w:rsidDel="00D33949">
          <w:rPr>
            <w:noProof/>
          </w:rPr>
          <w:delText>19</w:delText>
        </w:r>
      </w:del>
      <w:r>
        <w:fldChar w:fldCharType="end"/>
      </w:r>
      <w:r>
        <w:t xml:space="preserve"> Geologic Unit context diagram</w:t>
      </w:r>
      <w:ins w:id="3980" w:author="Boisvert, Eric" w:date="2016-03-29T08:36:00Z">
        <w:r w:rsidR="00BA5AB0">
          <w:t>.</w:t>
        </w:r>
      </w:ins>
    </w:p>
    <w:p w14:paraId="0302DC0A" w14:textId="1ECB4546" w:rsidR="00F92942" w:rsidDel="00965167" w:rsidRDefault="001E5387" w:rsidP="001E2A9F">
      <w:pPr>
        <w:rPr>
          <w:del w:id="3981" w:author="Eric Boisvert" w:date="2016-03-28T15:47:00Z"/>
        </w:rPr>
      </w:pPr>
      <w:del w:id="3982" w:author="Eric Boisvert" w:date="2016-03-28T15:47:00Z">
        <w:r w:rsidDel="00965167">
          <w:delText xml:space="preserve"> In simpler terms, a geologic unit is a package of earth material (generally rock). </w:delText>
        </w:r>
      </w:del>
    </w:p>
    <w:p w14:paraId="40DC187A" w14:textId="0B2F4DE0" w:rsidR="001E5387" w:rsidRDefault="001E5387" w:rsidP="00F92942">
      <w:r>
        <w:t>Operationally, a GeologicUnit is a container used to associate geologic properties with some mapped occurrence (through GeologicFeature</w:t>
      </w:r>
      <w:ins w:id="3983" w:author="Eric Boisvert" w:date="2016-03-28T15:47:00Z">
        <w:r w:rsidR="00965167">
          <w:t>::</w:t>
        </w:r>
      </w:ins>
      <w:del w:id="3984" w:author="Eric Boisvert" w:date="2016-03-28T15:47:00Z">
        <w:r w:rsidDel="00965167">
          <w:delText>.</w:delText>
        </w:r>
      </w:del>
      <w:r>
        <w:t>occurrence</w:t>
      </w:r>
      <w:ins w:id="3985" w:author="Eric Boisvert" w:date="2016-03-28T15:47:00Z">
        <w:r w:rsidR="00965167">
          <w:t>::</w:t>
        </w:r>
      </w:ins>
      <w:del w:id="3986" w:author="Eric Boisvert" w:date="2016-03-28T15:47:00Z">
        <w:r w:rsidDel="00965167">
          <w:delText xml:space="preserve"> -&gt; </w:delText>
        </w:r>
      </w:del>
      <w:r>
        <w:t>MappedFeature link), or with a geologic unit with a vocabulary (through the GeologicUnit</w:t>
      </w:r>
      <w:ins w:id="3987" w:author="Eric Boisvert" w:date="2016-03-28T15:47:00Z">
        <w:r w:rsidR="00965167">
          <w:t>::</w:t>
        </w:r>
      </w:ins>
      <w:del w:id="3988" w:author="Eric Boisvert" w:date="2016-03-28T15:47:00Z">
        <w:r w:rsidDel="00965167">
          <w:delText>.</w:delText>
        </w:r>
      </w:del>
      <w:del w:id="3989" w:author="Sen, Marcus A." w:date="2016-04-13T14:30:00Z">
        <w:r w:rsidDel="001A2D7E">
          <w:delText>classifier )</w:delText>
        </w:r>
      </w:del>
      <w:ins w:id="3990" w:author="Sen, Marcus A." w:date="2016-04-13T14:30:00Z">
        <w:r w:rsidR="001A2D7E">
          <w:t>classifier)</w:t>
        </w:r>
      </w:ins>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4CBFB316"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del w:id="3991" w:author="Sen, Marcus A." w:date="2016-04-13T14:30:00Z">
        <w:r w:rsidRPr="00CE526C" w:rsidDel="001A2D7E">
          <w:delText>eg</w:delText>
        </w:r>
      </w:del>
      <w:ins w:id="3992" w:author="Sen, Marcus A." w:date="2016-04-13T14:30:00Z">
        <w:r w:rsidR="001A2D7E" w:rsidRPr="00CE526C">
          <w:t>e.g.</w:t>
        </w:r>
      </w:ins>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993" w:author="Eric Boisvert" w:date="2016-02-27T12:47:00Z"/>
        </w:rPr>
      </w:pPr>
    </w:p>
    <w:p w14:paraId="7582C67B" w14:textId="1AC8316B" w:rsidR="00CE526C" w:rsidRDefault="00CE526C" w:rsidP="00CE526C">
      <w:r>
        <w:t>The property rank:RankTerm s</w:t>
      </w:r>
      <w:ins w:id="3994" w:author="Eric Boisvert" w:date="2016-03-28T15:48:00Z">
        <w:r w:rsidR="00965167">
          <w:t>h</w:t>
        </w:r>
      </w:ins>
      <w:r>
        <w:t xml:space="preserve">all contain a term that classifies the geologic unit in a generalization hierarchy from most local/smallest volume to most regional. </w:t>
      </w:r>
      <w:commentRangeStart w:id="3995"/>
      <w:r>
        <w:t>Scoped name because classification is asserted, not based on observational data.</w:t>
      </w:r>
      <w:commentRangeEnd w:id="3995"/>
      <w:r>
        <w:rPr>
          <w:rStyle w:val="CommentReference"/>
        </w:rPr>
        <w:commentReference w:id="3995"/>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2F911DB8"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996" w:author="Sen, Marcus A." w:date="2016-04-13T16:56:00Z">
        <w:r w:rsidR="00D33949">
          <w:t>7.4.1.4</w:t>
        </w:r>
      </w:ins>
      <w:ins w:id="3997" w:author="Boisvert, Eric" w:date="2016-04-01T07:54:00Z">
        <w:del w:id="3998" w:author="Sen, Marcus A." w:date="2016-04-13T16:56:00Z">
          <w:r w:rsidR="00E21DD0" w:rsidDel="00D33949">
            <w:delText>7.4.1.4</w:delText>
          </w:r>
        </w:del>
      </w:ins>
      <w:ins w:id="3999" w:author="Eric Boisvert" w:date="2016-03-28T16:06:00Z">
        <w:del w:id="4000" w:author="Sen, Marcus A." w:date="2016-04-13T16:56:00Z">
          <w:r w:rsidR="003842F3" w:rsidDel="00D33949">
            <w:delText>7.4.1.4</w:delText>
          </w:r>
        </w:del>
      </w:ins>
      <w:del w:id="4001" w:author="Sen, Marcus A." w:date="2016-04-13T16:56:00Z">
        <w:r w:rsidR="00291871" w:rsidDel="00D33949">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del w:id="4002" w:author="Sen, Marcus A." w:date="2016-04-13T14:31:00Z">
        <w:r w:rsidRPr="00CE526C" w:rsidDel="001A2D7E">
          <w:delText>subsiduary</w:delText>
        </w:r>
      </w:del>
      <w:ins w:id="4003" w:author="Sen, Marcus A." w:date="2016-04-13T14:31:00Z">
        <w:r w:rsidR="001A2D7E" w:rsidRPr="00CE526C">
          <w:t>subsidiary</w:t>
        </w:r>
      </w:ins>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4A7A9BC" w:rsidR="00291871" w:rsidRDefault="00291871" w:rsidP="00CE526C">
      <w:r>
        <w:t xml:space="preserve">The </w:t>
      </w:r>
      <w:del w:id="4004" w:author="Sen, Marcus A." w:date="2016-04-13T14:32:00Z">
        <w:r w:rsidDel="001A2D7E">
          <w:delText>properry</w:delText>
        </w:r>
      </w:del>
      <w:ins w:id="4005" w:author="Sen, Marcus A." w:date="2016-04-13T14:32:00Z">
        <w:r w:rsidR="001A2D7E">
          <w:t>property</w:t>
        </w:r>
      </w:ins>
      <w:r>
        <w:t xml:space="preserve"> composition is an association that links a GeologicUnit with CompositionParts to d</w:t>
      </w:r>
      <w:r w:rsidRPr="00291871">
        <w:t>escribes the</w:t>
      </w:r>
      <w:ins w:id="4006"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w:t>
      </w:r>
      <w:del w:id="4007" w:author="Eric Boisvert" w:date="2016-03-28T15:50:00Z">
        <w:r w:rsidR="00895888" w:rsidDel="00965167">
          <w:delText xml:space="preserve">has no </w:delText>
        </w:r>
      </w:del>
      <w:r w:rsidR="00895888">
        <w:t xml:space="preserve">subtypes </w:t>
      </w:r>
      <w:ins w:id="4008" w:author="Eric Boisvert" w:date="2016-03-28T15:50:00Z">
        <w:r w:rsidR="00965167">
          <w:t xml:space="preserve">are defined </w:t>
        </w:r>
      </w:ins>
      <w:r w:rsidR="00895888">
        <w:t xml:space="preserve">in GeoSciML </w:t>
      </w:r>
      <w:del w:id="4009" w:author="Eric Boisvert" w:date="2016-03-28T15:50:00Z">
        <w:r w:rsidR="00895888" w:rsidDel="00965167">
          <w:delText>Basic</w:delText>
        </w:r>
      </w:del>
      <w:ins w:id="4010" w:author="Eric Boisvert" w:date="2016-03-28T15:50:00Z">
        <w:r w:rsidR="00965167">
          <w:t>Extension</w:t>
        </w:r>
      </w:ins>
      <w:r w:rsidR="00895888">
        <w:t xml:space="preserve">.  </w:t>
      </w:r>
    </w:p>
    <w:p w14:paraId="6A24DC74" w14:textId="7F27575A" w:rsidR="00895888" w:rsidRDefault="00895888" w:rsidP="007F03F0">
      <w:pPr>
        <w:pStyle w:val="Heading5"/>
      </w:pPr>
      <w:r w:rsidRPr="00895888">
        <w:t>gbUnitDescription</w:t>
      </w:r>
      <w:ins w:id="4011" w:author="Sen, Marcus A." w:date="2016-04-13T14:32:00Z">
        <w:r w:rsidR="001A2D7E">
          <w:t xml:space="preserve"> </w:t>
        </w:r>
      </w:ins>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in GeoSciML Basic</w:t>
      </w:r>
      <w:r>
        <w:t xml:space="preserve"> as GeologicUnitAbstractDescription is abstract and </w:t>
      </w:r>
      <w:del w:id="4012" w:author="Eric Boisvert" w:date="2016-03-28T15:50:00Z">
        <w:r w:rsidDel="00965167">
          <w:delText xml:space="preserve">has no </w:delText>
        </w:r>
      </w:del>
      <w:r>
        <w:t>subtypes</w:t>
      </w:r>
      <w:ins w:id="4013" w:author="Eric Boisvert" w:date="2016-03-28T15:50:00Z">
        <w:r w:rsidR="00965167">
          <w:t xml:space="preserve"> are defined</w:t>
        </w:r>
      </w:ins>
      <w:r>
        <w:t xml:space="preserve"> in GeoSciML </w:t>
      </w:r>
      <w:del w:id="4014" w:author="Eric Boisvert" w:date="2016-03-28T15:50:00Z">
        <w:r w:rsidDel="00965167">
          <w:delText>Basic</w:delText>
        </w:r>
      </w:del>
      <w:ins w:id="4015"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4016" w:name="BKM_A1329A5F_042F_4AF8_BF84_0B471B65BC55"/>
      <w:bookmarkStart w:id="4017" w:name="BKM_7F4D7787_7293_418E_8B38_1A72EA1F4CC0"/>
      <w:bookmarkStart w:id="4018" w:name="_Ref440064217"/>
      <w:bookmarkEnd w:id="4016"/>
      <w:bookmarkEnd w:id="4017"/>
      <w:r>
        <w:t>GeologicUnitHierarchy</w:t>
      </w:r>
      <w:bookmarkEnd w:id="401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4019" w:author="Eric Boisvert" w:date="2016-04-03T12:18:00Z">
        <w:r w:rsidR="00EE36E7">
          <w:t xml:space="preserve">.  </w:t>
        </w:r>
      </w:ins>
    </w:p>
    <w:p w14:paraId="7B6AC75A" w14:textId="2EE4382F" w:rsidR="00B62995" w:rsidRDefault="00924939" w:rsidP="007F03F0">
      <w:pPr>
        <w:pStyle w:val="Heading5"/>
      </w:pPr>
      <w:r>
        <w:t>r</w:t>
      </w:r>
      <w:r w:rsidRPr="00924939">
        <w:t>ole</w:t>
      </w:r>
    </w:p>
    <w:p w14:paraId="4638CA43" w14:textId="77777777" w:rsidR="003842F3" w:rsidRDefault="003842F3" w:rsidP="00ED2525">
      <w:pPr>
        <w:rPr>
          <w:ins w:id="4020" w:author="Eric Boisvert" w:date="2016-03-28T16:01:00Z"/>
        </w:rPr>
      </w:pPr>
    </w:p>
    <w:p w14:paraId="6A782BC1" w14:textId="66CDC961" w:rsidR="00924939" w:rsidRDefault="00924939" w:rsidP="00ED2525">
      <w:commentRangeStart w:id="4021"/>
      <w:r>
        <w:t>The role:</w:t>
      </w:r>
      <w:r w:rsidRPr="00924939">
        <w:t>GeologicUnitHierarchyRoleTerm</w:t>
      </w:r>
      <w:r>
        <w:t xml:space="preserve"> property shall provide a term describing the n</w:t>
      </w:r>
      <w:r w:rsidRPr="00924939">
        <w:t>ature of the parts, e.g. facies, stratigraphic, interbeds, geographic, eastern facies</w:t>
      </w:r>
      <w:ins w:id="4022" w:author="Boisvert, Eric" w:date="2016-03-29T08:36:00Z">
        <w:r w:rsidR="00BA5AB0">
          <w:t>.</w:t>
        </w:r>
      </w:ins>
      <w:del w:id="4023" w:author="Boisvert, Eric" w:date="2016-03-29T08:36:00Z">
        <w:r w:rsidRPr="00924939" w:rsidDel="00BA5AB0">
          <w:delText>,</w:delText>
        </w:r>
      </w:del>
      <w:commentRangeEnd w:id="4021"/>
      <w:r w:rsidR="007B3482">
        <w:rPr>
          <w:rStyle w:val="CommentReference"/>
        </w:rPr>
        <w:commentReference w:id="4021"/>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4024" w:author="Eric Boisvert" w:date="2016-01-24T13:31:00Z">
        <w:r w:rsidDel="00253146">
          <w:delText>swe:Quantity</w:delText>
        </w:r>
      </w:del>
      <w:ins w:id="4025" w:author="Eric Boisvert" w:date="2016-01-24T13:31:00Z">
        <w:r w:rsidR="00253146">
          <w:t>SWE::Quantity</w:t>
        </w:r>
      </w:ins>
      <w:r>
        <w:t>Range) shall provide a q</w:t>
      </w:r>
      <w:r w:rsidRPr="00924939">
        <w:t xml:space="preserve">uantity that </w:t>
      </w:r>
      <w:del w:id="4026" w:author="Eric Boisvert" w:date="2016-03-28T16:02:00Z">
        <w:r w:rsidRPr="00924939" w:rsidDel="003842F3">
          <w:delText>specifies</w:delText>
        </w:r>
      </w:del>
      <w:ins w:id="4027"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4028" w:name="BKM_F1AE88A3_ADC1_4E05_8AA4_DF5F90DB4C60"/>
      <w:bookmarkStart w:id="4029" w:name="BKM_C5C77165_16DE_4DA6_948B_748CCB10594C"/>
      <w:bookmarkEnd w:id="4028"/>
      <w:bookmarkEnd w:id="402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4030"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19757984" w:rsidR="00A56B9D" w:rsidRDefault="00A56B9D" w:rsidP="00ED2525">
      <w:pPr>
        <w:rPr>
          <w:ins w:id="4031" w:author="Eric Boisvert" w:date="2016-04-03T10:14:00Z"/>
        </w:rPr>
      </w:pPr>
      <w:r>
        <w:t>The proportion property (</w:t>
      </w:r>
      <w:del w:id="4032" w:author="Eric Boisvert" w:date="2016-01-24T13:31:00Z">
        <w:r w:rsidDel="00253146">
          <w:delText>swe:Quantity</w:delText>
        </w:r>
      </w:del>
      <w:ins w:id="4033" w:author="Eric Boisvert" w:date="2016-01-24T13:31:00Z">
        <w:r w:rsidR="00253146">
          <w:t>SWE::Quantity</w:t>
        </w:r>
      </w:ins>
      <w:r>
        <w:t xml:space="preserve">Range) shall </w:t>
      </w:r>
      <w:del w:id="4034" w:author="Sen, Marcus A." w:date="2016-04-13T14:34:00Z">
        <w:r w:rsidRPr="00A56B9D" w:rsidDel="001A2D7E">
          <w:delText>specifi</w:delText>
        </w:r>
      </w:del>
      <w:ins w:id="4035" w:author="Eric Boisvert" w:date="2016-04-03T10:13:00Z">
        <w:del w:id="4036" w:author="Sen, Marcus A." w:date="2016-04-13T14:34:00Z">
          <w:r w:rsidR="000B752C" w:rsidDel="001A2D7E">
            <w:delText>y</w:delText>
          </w:r>
        </w:del>
      </w:ins>
      <w:ins w:id="4037" w:author="Sen, Marcus A." w:date="2016-04-13T14:34:00Z">
        <w:r w:rsidR="001A2D7E" w:rsidRPr="00A56B9D">
          <w:t>specify</w:t>
        </w:r>
      </w:ins>
      <w:del w:id="4038" w:author="Eric Boisvert" w:date="2016-04-03T10:13:00Z">
        <w:r w:rsidRPr="00A56B9D" w:rsidDel="000B752C">
          <w:delText>es</w:delText>
        </w:r>
      </w:del>
      <w:r w:rsidRPr="00A56B9D">
        <w:t xml:space="preserve"> the fraction of the geologic unit composed of the compound material.</w:t>
      </w:r>
      <w:r>
        <w:t xml:space="preserve">  </w:t>
      </w:r>
      <w:del w:id="4039" w:author="Eric Boisvert" w:date="2016-04-03T10:25:00Z">
        <w:r w:rsidDel="00F8013C">
          <w:delText>It shall be a value representing a proportion to a whole (usually expressed in %).</w:delText>
        </w:r>
      </w:del>
      <w:ins w:id="4040"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4041" w:author="Eric Boisvert" w:date="2016-04-03T10:26:00Z">
              <w:r w:rsidDel="00F8013C">
                <w:rPr>
                  <w:rStyle w:val="reqtext"/>
                  <w:lang w:val="en-CA"/>
                </w:rPr>
                <w:delText>A proportion SHALL be a value expressing a fraction relative to a whole.</w:delText>
              </w:r>
            </w:del>
            <w:ins w:id="4042"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475DF664" w:rsidR="00A56B9D" w:rsidRDefault="00A56B9D" w:rsidP="00ED2525">
      <w:r>
        <w:t xml:space="preserve">The material:EarthMaterial property shall contain the material description of </w:t>
      </w:r>
      <w:del w:id="4043" w:author="Sen, Marcus A." w:date="2016-04-13T14:34:00Z">
        <w:r w:rsidDel="001A2D7E">
          <w:delText>the  composing</w:delText>
        </w:r>
      </w:del>
      <w:ins w:id="4044" w:author="Sen, Marcus A." w:date="2016-04-13T14:34:00Z">
        <w:r w:rsidR="001A2D7E">
          <w:t>the composing</w:t>
        </w:r>
      </w:ins>
      <w:r w:rsidRPr="00A56B9D">
        <w:t xml:space="preserve"> part.</w:t>
      </w:r>
    </w:p>
    <w:p w14:paraId="7619CEFE" w14:textId="2972A20E" w:rsidR="00856F51" w:rsidRDefault="00856F51" w:rsidP="00B537EA">
      <w:pPr>
        <w:pStyle w:val="Heading4"/>
      </w:pPr>
      <w:bookmarkStart w:id="4045" w:name="BKM_D0CF8372_E2E7_44FE_8452_567F1CFF1C66"/>
      <w:bookmarkStart w:id="4046" w:name="BKM_F115EB74_32B6_4EFC_8D26_C2D2AD40E6EB"/>
      <w:bookmarkStart w:id="4047" w:name="_Ref440800018"/>
      <w:bookmarkEnd w:id="4045"/>
      <w:bookmarkEnd w:id="4046"/>
      <w:r>
        <w:t>EarthMaterial</w:t>
      </w:r>
      <w:bookmarkEnd w:id="404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4048"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1759FE" w:rsidP="00856F51">
      <w:pPr>
        <w:keepNext/>
      </w:pPr>
      <w:r>
        <w:rPr>
          <w:noProof/>
          <w:lang w:val="en-CA" w:eastAsia="en-CA"/>
        </w:rPr>
        <w:pict w14:anchorId="7395DB86">
          <v:shape id="_x0000_i1047" type="#_x0000_t75" style="width:424.8pt;height:330.4pt;visibility:visible;mso-wrap-style:square">
            <v:imagedata r:id="rId38"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4049" w:author="Sen, Marcus A." w:date="2016-04-13T16:56:00Z">
        <w:r w:rsidR="00D33949">
          <w:rPr>
            <w:noProof/>
          </w:rPr>
          <w:t>23</w:t>
        </w:r>
      </w:ins>
      <w:ins w:id="4050" w:author="Eric Boisvert" w:date="2016-04-03T12:16:00Z">
        <w:del w:id="4051" w:author="Sen, Marcus A." w:date="2016-04-13T16:56:00Z">
          <w:r w:rsidR="00652185" w:rsidDel="00D33949">
            <w:rPr>
              <w:noProof/>
            </w:rPr>
            <w:delText>23</w:delText>
          </w:r>
        </w:del>
      </w:ins>
      <w:ins w:id="4052" w:author="Boisvert, Eric" w:date="2016-04-01T13:15:00Z">
        <w:del w:id="4053" w:author="Sen, Marcus A." w:date="2016-04-13T16:56:00Z">
          <w:r w:rsidR="008D755A" w:rsidDel="00D33949">
            <w:rPr>
              <w:noProof/>
            </w:rPr>
            <w:delText>22</w:delText>
          </w:r>
        </w:del>
      </w:ins>
      <w:del w:id="4054" w:author="Sen, Marcus A." w:date="2016-04-13T16:56:00Z">
        <w:r w:rsidR="0043586C" w:rsidDel="00D33949">
          <w:rPr>
            <w:noProof/>
          </w:rPr>
          <w:delText>20</w:delText>
        </w:r>
      </w:del>
      <w:r w:rsidR="00673E83">
        <w:rPr>
          <w:noProof/>
        </w:rPr>
        <w:fldChar w:fldCharType="end"/>
      </w:r>
      <w:r>
        <w:t xml:space="preserve"> : EarthMaterial and related classes</w:t>
      </w:r>
      <w:ins w:id="4055"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4056" w:author="Eric Boisvert" w:date="2016-02-27T12:48:00Z">
        <w:r w:rsidR="00E72E0A">
          <w:t>SWE:</w:t>
        </w:r>
      </w:ins>
      <w:del w:id="4057"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4058"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4059" w:author="Sen, Marcus A." w:date="2016-04-13T16:56:00Z">
        <w:r w:rsidR="00D33949">
          <w:t>7.4.1.1.2</w:t>
        </w:r>
      </w:ins>
      <w:ins w:id="4060" w:author="Boisvert, Eric" w:date="2016-04-01T07:54:00Z">
        <w:del w:id="4061" w:author="Sen, Marcus A." w:date="2016-04-13T16:56:00Z">
          <w:r w:rsidR="00E21DD0" w:rsidDel="00D33949">
            <w:delText>7.4.1.1.2</w:delText>
          </w:r>
        </w:del>
      </w:ins>
      <w:ins w:id="4062" w:author="Eric Boisvert" w:date="2016-03-28T16:06:00Z">
        <w:del w:id="4063" w:author="Sen, Marcus A." w:date="2016-04-13T16:56:00Z">
          <w:r w:rsidR="003842F3" w:rsidDel="00D33949">
            <w:delText>7.4.1.1.2</w:delText>
          </w:r>
        </w:del>
      </w:ins>
      <w:del w:id="4064" w:author="Sen, Marcus A." w:date="2016-04-13T16:56:00Z">
        <w:r w:rsidR="004D34D6" w:rsidDel="00D33949">
          <w:delText>8.4.1.1.2</w:delText>
        </w:r>
      </w:del>
      <w:r>
        <w:fldChar w:fldCharType="end"/>
      </w:r>
      <w:r>
        <w:t xml:space="preserve">) </w:t>
      </w:r>
      <w:commentRangeStart w:id="4065"/>
      <w:r>
        <w:t>and it shares the same vocabulary (instance, typicalNorm, identifyingNorm)</w:t>
      </w:r>
      <w:commentRangeEnd w:id="4065"/>
      <w:r>
        <w:rPr>
          <w:rStyle w:val="CommentReference"/>
        </w:rPr>
        <w:commentReference w:id="4065"/>
      </w:r>
      <w:ins w:id="4066" w:author="Boisvert, Eric" w:date="2016-03-29T08:37:00Z">
        <w:r w:rsidR="00BA5AB0">
          <w:t>.</w:t>
        </w:r>
      </w:ins>
    </w:p>
    <w:p w14:paraId="3E150316" w14:textId="47623878" w:rsidR="00A47566" w:rsidRPr="00D970E9" w:rsidRDefault="00A47566" w:rsidP="007F03F0">
      <w:pPr>
        <w:pStyle w:val="Heading5"/>
        <w:rPr>
          <w:lang w:val="en-CA"/>
        </w:rPr>
      </w:pPr>
      <w:bookmarkStart w:id="4067" w:name="BKM_BD5C03BF_666A_4A06_9108_21CA3469AFBC"/>
      <w:bookmarkEnd w:id="4067"/>
      <w:del w:id="4068" w:author="Sen, Marcus A." w:date="2016-04-13T14:37:00Z">
        <w:r w:rsidRPr="00D970E9" w:rsidDel="005F410E">
          <w:rPr>
            <w:lang w:val="en-CA"/>
          </w:rPr>
          <w:delText>gbEarthMaterialDescription</w:delText>
        </w:r>
        <w:r w:rsidR="00B3415C" w:rsidDel="005F410E">
          <w:rPr>
            <w:lang w:val="en-CA"/>
          </w:rPr>
          <w:delText>(</w:delText>
        </w:r>
      </w:del>
      <w:ins w:id="4069" w:author="Sen, Marcus A." w:date="2016-04-13T14:37:00Z">
        <w:r w:rsidR="005F410E" w:rsidRPr="00D970E9">
          <w:rPr>
            <w:lang w:val="en-CA"/>
          </w:rPr>
          <w:t>gbEarthMaterialDescription</w:t>
        </w:r>
        <w:r w:rsidR="005F410E">
          <w:rPr>
            <w:lang w:val="en-CA"/>
          </w:rPr>
          <w:t xml:space="preserve"> (</w:t>
        </w:r>
      </w:ins>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4070" w:author="Eric Boisvert" w:date="2016-03-28T16:07:00Z">
        <w:r w:rsidDel="000056AB">
          <w:rPr>
            <w:lang w:val="en-CA"/>
          </w:rPr>
          <w:delText>and does not have any concrete</w:delText>
        </w:r>
      </w:del>
      <w:ins w:id="4071" w:author="Eric Boisvert" w:date="2016-03-28T16:07:00Z">
        <w:r w:rsidR="000056AB">
          <w:rPr>
            <w:lang w:val="en-CA"/>
          </w:rPr>
          <w:t>and has</w:t>
        </w:r>
      </w:ins>
      <w:r>
        <w:rPr>
          <w:lang w:val="en-CA"/>
        </w:rPr>
        <w:t xml:space="preserve"> subtypes in GeoSciML </w:t>
      </w:r>
      <w:del w:id="4072" w:author="Eric Boisvert" w:date="2016-03-28T16:07:00Z">
        <w:r w:rsidDel="000056AB">
          <w:rPr>
            <w:lang w:val="en-CA"/>
          </w:rPr>
          <w:delText>Basic</w:delText>
        </w:r>
      </w:del>
      <w:ins w:id="4073"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4074" w:name="BKM_18D25AC3_6FC0_4C65_A8A5_F0142E2E6CE0"/>
      <w:bookmarkStart w:id="4075" w:name="BKM_18EC1705_589B_4DEF_A044_9A1610E567B6"/>
      <w:bookmarkStart w:id="4076" w:name="BKM_69643EA7_2142_46B5_9F91_BA2962E773C2"/>
      <w:bookmarkEnd w:id="4074"/>
      <w:bookmarkEnd w:id="4075"/>
      <w:bookmarkEnd w:id="407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4077" w:author="Eric Boisvert" w:date="2016-03-28T16:09:00Z">
        <w:r w:rsidR="000056AB">
          <w:t xml:space="preserve">in </w:t>
        </w:r>
      </w:ins>
      <w:r w:rsidR="005F1086">
        <w:t>GeoSciML Extension</w:t>
      </w:r>
      <w:ins w:id="4078"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4079" w:author="Eric Boisvert" w:date="2016-03-28T16:09:00Z">
        <w:r w:rsidR="000056AB">
          <w:t>ying</w:t>
        </w:r>
      </w:ins>
      <w:del w:id="4080" w:author="Eric Boisvert" w:date="2016-03-28T16:09:00Z">
        <w:r w:rsidDel="000056AB">
          <w:delText>ier</w:delText>
        </w:r>
      </w:del>
      <w:r>
        <w:t xml:space="preserve"> the </w:t>
      </w:r>
      <w:r w:rsidRPr="005F1086">
        <w:t>lithology class from a controlled vocabulary</w:t>
      </w:r>
      <w:ins w:id="4081"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4082" w:name="BKM_0198932B_28DD_424D_8B50_FABE0D235C84"/>
      <w:bookmarkStart w:id="4083" w:name="BKM_7A5570E9_5272_4DAD_BC83_4E0D06E5C57A"/>
      <w:bookmarkStart w:id="4084" w:name="_Toc448329974"/>
      <w:bookmarkEnd w:id="4082"/>
      <w:bookmarkEnd w:id="4083"/>
      <w:r>
        <w:t>Geologic Event</w:t>
      </w:r>
      <w:bookmarkEnd w:id="4084"/>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4085" w:author="Boisvert, Eric" w:date="2016-03-29T08:37:00Z">
        <w:r w:rsidR="00BA5AB0">
          <w:t>.</w:t>
        </w:r>
      </w:ins>
    </w:p>
    <w:p w14:paraId="6C961A9E" w14:textId="0039B69D" w:rsidR="00F20F81" w:rsidRDefault="00DA45AF" w:rsidP="00DA45AF">
      <w:r>
        <w:t>The age attributes are age representation</w:t>
      </w:r>
      <w:ins w:id="4086"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4087"/>
      <w:r w:rsidR="00F20F81">
        <w:t>(a.k.a, Steno laws; Steno, 1669)</w:t>
      </w:r>
      <w:commentRangeEnd w:id="4087"/>
      <w:r w:rsidR="0034572C">
        <w:rPr>
          <w:rStyle w:val="CommentReference"/>
        </w:rPr>
        <w:commentReference w:id="4087"/>
      </w:r>
      <w:ins w:id="4088" w:author="Boisvert, Eric" w:date="2016-03-29T08:37:00Z">
        <w:r w:rsidR="00BA5AB0">
          <w:t>.</w:t>
        </w:r>
      </w:ins>
    </w:p>
    <w:p w14:paraId="03FE6CA6" w14:textId="77777777" w:rsidR="00B537EA" w:rsidRDefault="00B537EA" w:rsidP="00856F51"/>
    <w:p w14:paraId="3DACF261" w14:textId="765AD8ED" w:rsidR="00B537EA" w:rsidRDefault="001759FE" w:rsidP="00B537EA">
      <w:pPr>
        <w:keepNext/>
      </w:pPr>
      <w:r>
        <w:rPr>
          <w:noProof/>
          <w:lang w:val="en-CA" w:eastAsia="en-CA"/>
        </w:rPr>
        <w:pict w14:anchorId="5D71EB40">
          <v:shape id="_x0000_i1048" type="#_x0000_t75" style="width:6in;height:364pt;visibility:visible;mso-wrap-style:square">
            <v:imagedata r:id="rId39"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4089" w:author="Sen, Marcus A." w:date="2016-04-13T16:56:00Z">
        <w:r w:rsidR="00D33949">
          <w:rPr>
            <w:noProof/>
          </w:rPr>
          <w:t>24</w:t>
        </w:r>
      </w:ins>
      <w:ins w:id="4090" w:author="Eric Boisvert" w:date="2016-04-03T12:16:00Z">
        <w:del w:id="4091" w:author="Sen, Marcus A." w:date="2016-04-13T16:56:00Z">
          <w:r w:rsidR="00652185" w:rsidDel="00D33949">
            <w:rPr>
              <w:noProof/>
            </w:rPr>
            <w:delText>24</w:delText>
          </w:r>
        </w:del>
      </w:ins>
      <w:ins w:id="4092" w:author="Boisvert, Eric" w:date="2016-04-01T13:15:00Z">
        <w:del w:id="4093" w:author="Sen, Marcus A." w:date="2016-04-13T16:56:00Z">
          <w:r w:rsidR="008D755A" w:rsidDel="00D33949">
            <w:rPr>
              <w:noProof/>
            </w:rPr>
            <w:delText>23</w:delText>
          </w:r>
        </w:del>
      </w:ins>
      <w:del w:id="4094" w:author="Sen, Marcus A." w:date="2016-04-13T16:56:00Z">
        <w:r w:rsidR="0043586C" w:rsidDel="00D33949">
          <w:rPr>
            <w:noProof/>
          </w:rPr>
          <w:delText>21</w:delText>
        </w:r>
      </w:del>
      <w:r w:rsidR="00673E83">
        <w:rPr>
          <w:noProof/>
        </w:rPr>
        <w:fldChar w:fldCharType="end"/>
      </w:r>
      <w:r>
        <w:t>: Geologic Event</w:t>
      </w:r>
      <w:ins w:id="4095" w:author="Boisvert, Eric" w:date="2016-03-29T08:37:00Z">
        <w:r w:rsidR="00BA5AB0">
          <w:t xml:space="preserve"> summary diagram.</w:t>
        </w:r>
      </w:ins>
    </w:p>
    <w:p w14:paraId="59870292" w14:textId="00E80337" w:rsidR="00EA4029" w:rsidRDefault="00DB2D3A" w:rsidP="00DB2D3A">
      <w:pPr>
        <w:pStyle w:val="Heading4"/>
        <w:rPr>
          <w:lang w:val="en-CA"/>
        </w:rPr>
      </w:pPr>
      <w:bookmarkStart w:id="4096" w:name="BKM_0E4402F5_70D7_41B4_8F46_2909F6D349A5"/>
      <w:bookmarkEnd w:id="4096"/>
      <w:r>
        <w:rPr>
          <w:lang w:val="en-CA"/>
        </w:rPr>
        <w:t>GeologicEvent</w:t>
      </w:r>
    </w:p>
    <w:p w14:paraId="6402E0D6" w14:textId="77777777" w:rsidR="00980C8A" w:rsidRDefault="00980C8A" w:rsidP="007F03F0">
      <w:pPr>
        <w:rPr>
          <w:lang w:val="en-CA"/>
        </w:rPr>
      </w:pPr>
    </w:p>
    <w:p w14:paraId="5D785E50" w14:textId="1E1D311B" w:rsidR="00980C8A" w:rsidRDefault="00D70F03" w:rsidP="00980C8A">
      <w:pPr>
        <w:rPr>
          <w:lang w:val="en-CA"/>
        </w:rPr>
      </w:pPr>
      <w:ins w:id="4097" w:author="Eric Boisvert" w:date="2016-02-14T14:44:00Z">
        <w:r>
          <w:rPr>
            <w:lang w:val="en-CA"/>
          </w:rPr>
          <w:t xml:space="preserve">A GeologicEvent is </w:t>
        </w:r>
      </w:ins>
      <w:ins w:id="4098" w:author="Sen, Marcus A." w:date="2016-04-13T14:38:00Z">
        <w:r w:rsidR="005F410E">
          <w:rPr>
            <w:lang w:val="en-CA"/>
          </w:rPr>
          <w:t>an</w:t>
        </w:r>
      </w:ins>
      <w:ins w:id="4099" w:author="Eric Boisvert" w:date="2016-02-14T14:44:00Z">
        <w:del w:id="4100" w:author="Sen, Marcus A." w:date="2016-04-13T14:38:00Z">
          <w:r w:rsidDel="005F410E">
            <w:rPr>
              <w:lang w:val="en-CA"/>
            </w:rPr>
            <w:delText>a</w:delText>
          </w:r>
        </w:del>
      </w:ins>
      <w:del w:id="4101" w:author="Eric Boisvert" w:date="2016-02-14T14:44:00Z">
        <w:r w:rsidR="00980C8A" w:rsidRPr="00980C8A" w:rsidDel="00D70F03">
          <w:rPr>
            <w:lang w:val="en-CA"/>
          </w:rPr>
          <w:delText>A</w:delText>
        </w:r>
      </w:del>
      <w:del w:id="4102" w:author="Sen, Marcus A." w:date="2016-04-13T14:38:00Z">
        <w:r w:rsidR="00980C8A" w:rsidRPr="00980C8A" w:rsidDel="005F410E">
          <w:rPr>
            <w:lang w:val="en-CA"/>
          </w:rPr>
          <w:delText>n</w:delText>
        </w:r>
      </w:del>
      <w:r w:rsidR="00980C8A" w:rsidRPr="00980C8A">
        <w:rPr>
          <w:lang w:val="en-CA"/>
        </w:rPr>
        <w:t xml:space="preserve"> identifiable event during which one or more geological processes act to modify geological entities. </w:t>
      </w:r>
      <w:r w:rsidR="00980C8A">
        <w:rPr>
          <w:lang w:val="en-CA"/>
        </w:rPr>
        <w:t xml:space="preserve"> </w:t>
      </w:r>
      <w:del w:id="4103" w:author="Eric Boisvert" w:date="2016-02-14T14:44:00Z">
        <w:r w:rsidR="00980C8A" w:rsidRPr="00980C8A" w:rsidDel="00D70F03">
          <w:rPr>
            <w:lang w:val="en-CA"/>
          </w:rPr>
          <w:delText>A GeologicEvent</w:delText>
        </w:r>
      </w:del>
      <w:ins w:id="410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4105" w:author="Eric Boisvert" w:date="2016-02-14T14:45:00Z">
          <w:pPr>
            <w:autoSpaceDE w:val="0"/>
            <w:autoSpaceDN w:val="0"/>
            <w:adjustRightInd w:val="0"/>
            <w:spacing w:after="0"/>
          </w:pPr>
        </w:pPrChange>
      </w:pPr>
      <w:ins w:id="4106" w:author="Eric Boisvert" w:date="2016-03-28T16:31:00Z">
        <w:r>
          <w:rPr>
            <w:lang w:val="en-CA"/>
          </w:rPr>
          <w:t xml:space="preserve">Because associated </w:t>
        </w:r>
      </w:ins>
      <w:ins w:id="4107" w:author="Eric Boisvert" w:date="2016-03-28T16:32:00Z">
        <w:r>
          <w:rPr>
            <w:lang w:val="en-CA"/>
          </w:rPr>
          <w:t>processes</w:t>
        </w:r>
      </w:ins>
      <w:ins w:id="4108" w:author="Eric Boisvert" w:date="2016-03-28T16:31:00Z">
        <w:r>
          <w:rPr>
            <w:lang w:val="en-CA"/>
          </w:rPr>
          <w:t xml:space="preserve"> are incompatible, </w:t>
        </w:r>
      </w:ins>
      <w:ins w:id="4109" w:author="Eric Boisvert" w:date="2016-03-28T16:32:00Z">
        <w:r>
          <w:rPr>
            <w:lang w:val="en-CA"/>
          </w:rPr>
          <w:t>a</w:t>
        </w:r>
      </w:ins>
      <w:del w:id="4110"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4111" w:author="Eric Boisvert" w:date="2016-03-25T10:08:00Z">
              <w:r w:rsidRPr="00481AF6" w:rsidDel="00592027">
                <w:rPr>
                  <w:rStyle w:val="reqtext"/>
                  <w:lang w:val="en-CA"/>
                </w:rPr>
                <w:delText xml:space="preserve">event </w:delText>
              </w:r>
            </w:del>
            <w:ins w:id="4112"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4113"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4114"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297A07D0"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ins w:id="4115" w:author="Sen, Marcus A." w:date="2016-04-13T14:39:00Z">
              <w:r w:rsidR="00507476">
                <w:rPr>
                  <w:rStyle w:val="reqtext"/>
                  <w:lang w:val="en-CA"/>
                </w:rPr>
                <w:t>n</w:t>
              </w:r>
            </w:ins>
            <w:del w:id="4116" w:author="Sen, Marcus A." w:date="2016-04-13T14:39:00Z">
              <w:r w:rsidRPr="00481AF6" w:rsidDel="00507476">
                <w:rPr>
                  <w:rStyle w:val="reqtext"/>
                  <w:lang w:val="en-CA"/>
                </w:rPr>
                <w:delText>N</w:delText>
              </w:r>
            </w:del>
            <w:r w:rsidRPr="00481AF6">
              <w:rPr>
                <w:rStyle w:val="reqtext"/>
                <w:lang w:val="en-CA"/>
              </w:rPr>
              <w:t>umericAge</w:t>
            </w:r>
            <w:del w:id="4117" w:author="Sen, Marcus A." w:date="2016-04-13T14:39:00Z">
              <w:r w:rsidRPr="00481AF6" w:rsidDel="00507476">
                <w:rPr>
                  <w:rStyle w:val="reqtext"/>
                  <w:lang w:val="en-CA"/>
                </w:rPr>
                <w:delText>Date</w:delText>
              </w:r>
            </w:del>
            <w:r w:rsidRPr="00481AF6">
              <w:rPr>
                <w:rStyle w:val="reqtext"/>
                <w:lang w:val="en-CA"/>
              </w:rPr>
              <w:t xml:space="preserv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4118" w:author="Eric Boisvert" w:date="2016-02-14T14:45:00Z"/>
          <w:lang w:val="en-CA"/>
        </w:rPr>
      </w:pPr>
      <w:commentRangeStart w:id="4119"/>
    </w:p>
    <w:p w14:paraId="5C774029" w14:textId="1E556117" w:rsidR="006D6AC1" w:rsidDel="00D050CC" w:rsidRDefault="006D6AC1" w:rsidP="00980C8A">
      <w:pPr>
        <w:rPr>
          <w:del w:id="4120" w:author="Eric Boisvert" w:date="2016-02-14T14:50:00Z"/>
          <w:lang w:val="en-CA"/>
        </w:rPr>
      </w:pPr>
      <w:r>
        <w:rPr>
          <w:lang w:val="en-CA"/>
        </w:rPr>
        <w:t>The numericAge:NumericAgeRange property shall provide an a</w:t>
      </w:r>
      <w:r w:rsidRPr="006D6AC1">
        <w:rPr>
          <w:lang w:val="en-CA"/>
        </w:rPr>
        <w:t>ge in absolute year before present</w:t>
      </w:r>
      <w:ins w:id="4121" w:author="Eric Boisvert" w:date="2016-02-14T14:49:00Z">
        <w:r w:rsidR="00D050CC">
          <w:rPr>
            <w:lang w:val="en-CA"/>
          </w:rPr>
          <w:t xml:space="preserve"> (BP)</w:t>
        </w:r>
      </w:ins>
      <w:r>
        <w:rPr>
          <w:lang w:val="en-CA"/>
        </w:rPr>
        <w:t>.</w:t>
      </w:r>
      <w:ins w:id="4122" w:author="Eric Boisvert" w:date="2016-02-14T14:48:00Z">
        <w:r w:rsidR="00D050CC">
          <w:rPr>
            <w:lang w:val="en-CA"/>
          </w:rPr>
          <w:t xml:space="preserve">  Present is defined </w:t>
        </w:r>
      </w:ins>
      <w:ins w:id="4123" w:author="Eric Boisvert" w:date="2016-02-14T14:50:00Z">
        <w:r w:rsidR="00D050CC">
          <w:rPr>
            <w:lang w:val="en-CA"/>
          </w:rPr>
          <w:t>by convention to be January 1</w:t>
        </w:r>
        <w:r w:rsidR="00D050CC" w:rsidRPr="00D050CC">
          <w:rPr>
            <w:vertAlign w:val="superscript"/>
            <w:lang w:val="en-CA"/>
            <w:rPrChange w:id="4124" w:author="Eric Boisvert" w:date="2016-02-14T14:50:00Z">
              <w:rPr>
                <w:lang w:val="en-CA"/>
              </w:rPr>
            </w:rPrChange>
          </w:rPr>
          <w:t>st</w:t>
        </w:r>
        <w:r w:rsidR="00D050CC">
          <w:rPr>
            <w:lang w:val="en-CA"/>
          </w:rPr>
          <w:t xml:space="preserve"> 1950</w:t>
        </w:r>
      </w:ins>
      <w:ins w:id="4125" w:author="Eric Boisvert" w:date="2016-02-14T14:51:00Z">
        <w:r w:rsidR="00D050CC">
          <w:rPr>
            <w:lang w:val="en-CA"/>
          </w:rPr>
          <w:t xml:space="preserve"> (</w:t>
        </w:r>
      </w:ins>
      <w:ins w:id="4126" w:author="Eric Boisvert" w:date="2016-02-14T14:52:00Z">
        <w:r w:rsidR="00D050CC">
          <w:rPr>
            <w:lang w:val="en-CA"/>
          </w:rPr>
          <w:t>although van der Plitch &amp; Hogg, 2006</w:t>
        </w:r>
      </w:ins>
      <w:ins w:id="4127" w:author="Eric Boisvert" w:date="2016-02-14T14:53:00Z">
        <w:r w:rsidR="00D050CC">
          <w:rPr>
            <w:lang w:val="en-CA"/>
          </w:rPr>
          <w:t xml:space="preserve"> suggests this convention to be restricted to radiocarbon estimations</w:t>
        </w:r>
      </w:ins>
      <w:ins w:id="4128" w:author="Eric Boisvert" w:date="2016-02-14T14:51:00Z">
        <w:r w:rsidR="00D050CC">
          <w:rPr>
            <w:lang w:val="en-CA"/>
          </w:rPr>
          <w:t>)</w:t>
        </w:r>
      </w:ins>
      <w:ins w:id="4129" w:author="Eric Boisvert" w:date="2016-03-28T16:33:00Z">
        <w:r w:rsidR="0034572C">
          <w:rPr>
            <w:lang w:val="en-CA"/>
          </w:rPr>
          <w:t>.</w:t>
        </w:r>
      </w:ins>
      <w:del w:id="4130" w:author="Eric Boisvert" w:date="2016-02-14T14:50:00Z">
        <w:r w:rsidDel="00D050CC">
          <w:rPr>
            <w:lang w:val="en-CA"/>
          </w:rPr>
          <w:delText xml:space="preserve">  </w:delText>
        </w:r>
        <w:commentRangeEnd w:id="4119"/>
        <w:r w:rsidR="00D70F03" w:rsidDel="00D050CC">
          <w:rPr>
            <w:rStyle w:val="CommentReference"/>
          </w:rPr>
          <w:commentReference w:id="4119"/>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4131"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590F8BB"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del w:id="4132" w:author="Sen, Marcus A." w:date="2016-04-13T14:40:00Z">
        <w:r w:rsidDel="00BF6A2E">
          <w:rPr>
            <w:lang w:val="en-CA"/>
          </w:rPr>
          <w:delText>youger</w:delText>
        </w:r>
      </w:del>
      <w:ins w:id="4133" w:author="Sen, Marcus A." w:date="2016-04-13T14:40:00Z">
        <w:r w:rsidR="00BF6A2E">
          <w:rPr>
            <w:lang w:val="en-CA"/>
          </w:rPr>
          <w:t>younger</w:t>
        </w:r>
      </w:ins>
      <w:r w:rsidRPr="006D6AC1">
        <w:rPr>
          <w:lang w:val="en-CA"/>
        </w:rPr>
        <w:t xml:space="preserve"> boundary of age of event expressed using a geochronologic era defined according to a geologic time scale per GeologicTime schema</w:t>
      </w:r>
      <w:ins w:id="4134"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ins w:id="4135" w:author="Eric Boisvert" w:date="2016-03-28T16:34:00Z"/>
          <w:lang w:val="en-CA"/>
        </w:rPr>
      </w:pPr>
    </w:p>
    <w:p w14:paraId="3EA06765" w14:textId="65A2F333" w:rsidR="006D6AC1" w:rsidRDefault="006D6AC1" w:rsidP="00980C8A">
      <w:pPr>
        <w:rPr>
          <w:lang w:val="en-CA"/>
        </w:rPr>
      </w:pPr>
      <w:r>
        <w:rPr>
          <w:lang w:val="en-CA"/>
        </w:rPr>
        <w:t>The even</w:t>
      </w:r>
      <w:ins w:id="4136" w:author="Sen, Marcus A." w:date="2016-04-13T14:41:00Z">
        <w:r w:rsidR="00BF6A2E">
          <w:rPr>
            <w:lang w:val="en-CA"/>
          </w:rPr>
          <w:t>t</w:t>
        </w:r>
      </w:ins>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4137" w:author="Eric Boisvert" w:date="2016-03-28T16:34:00Z">
        <w:r w:rsidDel="0034572C">
          <w:rPr>
            <w:lang w:val="en-CA"/>
          </w:rPr>
          <w:delText>does not have any</w:delText>
        </w:r>
      </w:del>
      <w:ins w:id="4138" w:author="Eric Boisvert" w:date="2016-03-28T16:34:00Z">
        <w:r w:rsidR="0034572C">
          <w:rPr>
            <w:lang w:val="en-CA"/>
          </w:rPr>
          <w:t>only has</w:t>
        </w:r>
      </w:ins>
      <w:r>
        <w:rPr>
          <w:lang w:val="en-CA"/>
        </w:rPr>
        <w:t xml:space="preserve"> concrete subtype</w:t>
      </w:r>
      <w:ins w:id="4139" w:author="Eric Boisvert" w:date="2016-03-28T16:35:00Z">
        <w:r w:rsidR="0034572C">
          <w:rPr>
            <w:lang w:val="en-CA"/>
          </w:rPr>
          <w:t>s</w:t>
        </w:r>
      </w:ins>
      <w:r>
        <w:rPr>
          <w:lang w:val="en-CA"/>
        </w:rPr>
        <w:t xml:space="preserve"> in GeoSciML </w:t>
      </w:r>
      <w:del w:id="4140" w:author="Eric Boisvert" w:date="2016-03-28T16:35:00Z">
        <w:r w:rsidDel="0034572C">
          <w:rPr>
            <w:lang w:val="en-CA"/>
          </w:rPr>
          <w:delText>Basic</w:delText>
        </w:r>
      </w:del>
      <w:ins w:id="4141"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4142" w:name="BKM_E578F2B2_741C_4353_B7F8_02F0AE878A52"/>
      <w:bookmarkStart w:id="4143" w:name="BKM_B4649898_DB40_445B_BA02_FB50DB166B1F"/>
      <w:bookmarkStart w:id="4144" w:name="BKM_97F5720D_724D_44A6_8C82_6D7A6D6B5F0E"/>
      <w:bookmarkStart w:id="4145" w:name="BKM_94B4A111_399A_4144_8BC6_D1BBA5249175"/>
      <w:bookmarkStart w:id="4146" w:name="BKM_23198178_9024_4323_9F34_11F193914E4D"/>
      <w:bookmarkStart w:id="4147" w:name="BKM_669B19C2_AABA_42AD_8B76_978659231695"/>
      <w:bookmarkEnd w:id="4142"/>
      <w:bookmarkEnd w:id="4143"/>
      <w:bookmarkEnd w:id="4144"/>
      <w:bookmarkEnd w:id="4145"/>
      <w:bookmarkEnd w:id="4146"/>
      <w:bookmarkEnd w:id="414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4148" w:author="Eric Boisvert" w:date="2016-01-24T13:31:00Z">
        <w:r w:rsidDel="00253146">
          <w:rPr>
            <w:lang w:val="en-CA"/>
          </w:rPr>
          <w:delText>swe:Quantity</w:delText>
        </w:r>
      </w:del>
      <w:ins w:id="4149"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4150"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4151" w:author="Eric Boisvert" w:date="2016-01-24T13:31:00Z">
        <w:r w:rsidDel="00253146">
          <w:rPr>
            <w:lang w:val="en-CA"/>
          </w:rPr>
          <w:delText>swe:Quantity</w:delText>
        </w:r>
      </w:del>
      <w:ins w:id="4152"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4153"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758E07E" w:rsidR="000841A4" w:rsidRDefault="000841A4" w:rsidP="007F03F0">
      <w:pPr>
        <w:rPr>
          <w:lang w:val="en-CA"/>
        </w:rPr>
      </w:pPr>
      <w:r>
        <w:rPr>
          <w:lang w:val="en-CA"/>
        </w:rPr>
        <w:t>The youngerBoundDat</w:t>
      </w:r>
      <w:ins w:id="4154" w:author="Sen, Marcus A." w:date="2016-04-13T14:41:00Z">
        <w:r w:rsidR="00BF6A2E">
          <w:rPr>
            <w:lang w:val="en-CA"/>
          </w:rPr>
          <w:t>e</w:t>
        </w:r>
      </w:ins>
      <w:del w:id="4155" w:author="Sen, Marcus A." w:date="2016-04-13T14:41:00Z">
        <w:r w:rsidDel="00BF6A2E">
          <w:rPr>
            <w:lang w:val="en-CA"/>
          </w:rPr>
          <w:delText>a</w:delText>
        </w:r>
      </w:del>
      <w:r>
        <w:rPr>
          <w:lang w:val="en-CA"/>
        </w:rPr>
        <w:t xml:space="preserve"> (</w:t>
      </w:r>
      <w:del w:id="4156" w:author="Eric Boisvert" w:date="2016-01-24T13:31:00Z">
        <w:r w:rsidDel="00253146">
          <w:rPr>
            <w:lang w:val="en-CA"/>
          </w:rPr>
          <w:delText>swe:Quantity</w:delText>
        </w:r>
      </w:del>
      <w:ins w:id="4157"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4158" w:author="Eric Boisvert" w:date="2016-03-28T16:35:00Z">
        <w:r w:rsidR="0034572C">
          <w:rPr>
            <w:lang w:val="en-CA"/>
          </w:rPr>
          <w:t>.</w:t>
        </w:r>
      </w:ins>
    </w:p>
    <w:p w14:paraId="038F5FA1" w14:textId="5AAD5342" w:rsidR="00B537EA" w:rsidRDefault="00CF6174" w:rsidP="00CF6174">
      <w:pPr>
        <w:pStyle w:val="Heading3"/>
      </w:pPr>
      <w:bookmarkStart w:id="4159" w:name="BKM_6B9E4BC3_EF2C_43B8_97EF_B6AD57F690A4"/>
      <w:bookmarkStart w:id="4160" w:name="BKM_2ED006FF_62EF_4E32_BE1A_054C3322F7C1"/>
      <w:bookmarkStart w:id="4161" w:name="BKM_BE4D4818_8828_40DD_8E59_5906619F59A7"/>
      <w:bookmarkStart w:id="4162" w:name="_Toc448329975"/>
      <w:bookmarkEnd w:id="4159"/>
      <w:bookmarkEnd w:id="4160"/>
      <w:bookmarkEnd w:id="4161"/>
      <w:r>
        <w:t>Geologic Structure</w:t>
      </w:r>
      <w:bookmarkEnd w:id="416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163"/>
      <w:r w:rsidRPr="00CF6174">
        <w:t xml:space="preserve">inhomogeneities </w:t>
      </w:r>
      <w:commentRangeEnd w:id="4163"/>
      <w:r>
        <w:rPr>
          <w:rStyle w:val="CommentReference"/>
        </w:rPr>
        <w:commentReference w:id="4163"/>
      </w:r>
      <w:r w:rsidRPr="00CF6174">
        <w:t xml:space="preserve">include fractures, mineral grain boundaries, and boundaries between parts of the rock with different particle geometry (texture) or composition. </w:t>
      </w:r>
    </w:p>
    <w:p w14:paraId="381C76BF" w14:textId="037DEFD7"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4164" w:author="Eric Boisvert" w:date="2016-03-28T16:36:00Z">
        <w:r w:rsidR="0034572C">
          <w:t xml:space="preserve"> </w:t>
        </w:r>
        <w:del w:id="4165" w:author="Sen, Marcus A." w:date="2016-04-13T14:42:00Z">
          <w:r w:rsidR="0034572C" w:rsidDel="00BF6A2E">
            <w:delText>altough</w:delText>
          </w:r>
        </w:del>
      </w:ins>
      <w:ins w:id="4166" w:author="Sen, Marcus A." w:date="2016-04-13T14:42:00Z">
        <w:r w:rsidR="00BF6A2E">
          <w:t xml:space="preserve">although </w:t>
        </w:r>
      </w:ins>
      <w:del w:id="4167" w:author="Eric Boisvert" w:date="2016-03-28T16:36:00Z">
        <w:r w:rsidRPr="00CF6174" w:rsidDel="0034572C">
          <w:delText>.</w:delText>
        </w:r>
      </w:del>
      <w:ins w:id="4168" w:author="Eric Boisvert" w:date="2016-03-28T16:37:00Z">
        <w:r w:rsidR="0034572C">
          <w:t>t</w:t>
        </w:r>
      </w:ins>
      <w:del w:id="4169"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759FE" w:rsidP="00415CBF">
      <w:pPr>
        <w:keepNext/>
      </w:pPr>
      <w:r>
        <w:rPr>
          <w:noProof/>
          <w:lang w:val="en-CA" w:eastAsia="en-CA"/>
        </w:rPr>
        <w:pict w14:anchorId="102324F8">
          <v:shape id="_x0000_i1049" type="#_x0000_t75" style="width:432.8pt;height:262.4pt;visibility:visible;mso-wrap-style:square">
            <v:imagedata r:id="rId40"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4170" w:author="Sen, Marcus A." w:date="2016-04-13T16:56:00Z">
        <w:r w:rsidR="00D33949">
          <w:rPr>
            <w:noProof/>
          </w:rPr>
          <w:t>25</w:t>
        </w:r>
      </w:ins>
      <w:ins w:id="4171" w:author="Eric Boisvert" w:date="2016-04-03T12:16:00Z">
        <w:del w:id="4172" w:author="Sen, Marcus A." w:date="2016-04-13T16:56:00Z">
          <w:r w:rsidR="00652185" w:rsidDel="00D33949">
            <w:rPr>
              <w:noProof/>
            </w:rPr>
            <w:delText>25</w:delText>
          </w:r>
        </w:del>
      </w:ins>
      <w:ins w:id="4173" w:author="Boisvert, Eric" w:date="2016-04-01T13:15:00Z">
        <w:del w:id="4174" w:author="Sen, Marcus A." w:date="2016-04-13T16:56:00Z">
          <w:r w:rsidR="008D755A" w:rsidDel="00D33949">
            <w:rPr>
              <w:noProof/>
            </w:rPr>
            <w:delText>24</w:delText>
          </w:r>
        </w:del>
      </w:ins>
      <w:del w:id="4175" w:author="Sen, Marcus A." w:date="2016-04-13T16:56:00Z">
        <w:r w:rsidR="0043586C" w:rsidDel="00D33949">
          <w:rPr>
            <w:noProof/>
          </w:rPr>
          <w:delText>22</w:delText>
        </w:r>
      </w:del>
      <w:r w:rsidR="00673E83">
        <w:rPr>
          <w:noProof/>
        </w:rPr>
        <w:fldChar w:fldCharType="end"/>
      </w:r>
      <w:r>
        <w:t xml:space="preserve">: </w:t>
      </w:r>
      <w:r w:rsidRPr="009A428B">
        <w:t>Summary diagram of Geologic structures</w:t>
      </w:r>
      <w:ins w:id="4176" w:author="Boisvert, Eric" w:date="2016-03-29T08:38:00Z">
        <w:r w:rsidR="00853941">
          <w:t>.</w:t>
        </w:r>
      </w:ins>
    </w:p>
    <w:p w14:paraId="61BB8E46" w14:textId="1C007F79" w:rsidR="00CF6174" w:rsidRDefault="008B7091" w:rsidP="008B7091">
      <w:pPr>
        <w:pStyle w:val="Heading4"/>
      </w:pPr>
      <w:bookmarkStart w:id="4177" w:name="_Ref440800034"/>
      <w:r>
        <w:t>GeologicStructure</w:t>
      </w:r>
      <w:bookmarkEnd w:id="4177"/>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4178" w:author="Sen, Marcus A." w:date="2016-04-13T16:56:00Z">
        <w:r w:rsidR="00D33949">
          <w:t>7.5</w:t>
        </w:r>
      </w:ins>
      <w:ins w:id="4179" w:author="Boisvert, Eric" w:date="2016-04-01T07:54:00Z">
        <w:del w:id="4180" w:author="Sen, Marcus A." w:date="2016-04-13T16:56:00Z">
          <w:r w:rsidR="00E21DD0" w:rsidDel="00D33949">
            <w:delText>7.5</w:delText>
          </w:r>
        </w:del>
      </w:ins>
      <w:ins w:id="4181" w:author="Eric Boisvert" w:date="2016-03-28T16:06:00Z">
        <w:del w:id="4182" w:author="Sen, Marcus A." w:date="2016-04-13T16:56:00Z">
          <w:r w:rsidR="003842F3" w:rsidDel="00D33949">
            <w:delText>7.5</w:delText>
          </w:r>
        </w:del>
      </w:ins>
      <w:del w:id="4183" w:author="Sen, Marcus A." w:date="2016-04-13T16:56:00Z">
        <w:r w:rsidR="004D34D6" w:rsidDel="00D33949">
          <w:delText>8.5</w:delText>
        </w:r>
      </w:del>
      <w:r>
        <w:fldChar w:fldCharType="end"/>
      </w:r>
      <w:r>
        <w:t>)</w:t>
      </w:r>
      <w:r w:rsidR="008B7091">
        <w:t xml:space="preserve"> is used to associate penetrative GeologicStructures with GeologicUnits.</w:t>
      </w:r>
      <w:r w:rsidR="00F011FC">
        <w:t xml:space="preserve">  GeoSciML Basic only provide</w:t>
      </w:r>
      <w:ins w:id="4184"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ins w:id="4185"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186"/>
      <w:r>
        <w:t>Bedding measured as discrete surfaces in the case that those are the feature of interest (e.g. individual cross set surfaces for paleocurrent analysis) should be represented here.</w:t>
      </w:r>
      <w:commentRangeEnd w:id="4186"/>
      <w:r w:rsidR="005D6D19">
        <w:rPr>
          <w:rStyle w:val="CommentReference"/>
        </w:rPr>
        <w:commentReference w:id="4186"/>
      </w:r>
    </w:p>
    <w:p w14:paraId="0051FF29" w14:textId="702F013C" w:rsidR="008B7091" w:rsidRDefault="001759FE" w:rsidP="008B7091">
      <w:pPr>
        <w:keepNext/>
      </w:pPr>
      <w:r>
        <w:rPr>
          <w:noProof/>
          <w:lang w:val="en-CA" w:eastAsia="en-CA"/>
        </w:rPr>
        <w:pict w14:anchorId="7B25B21D">
          <v:shape id="_x0000_i1050" type="#_x0000_t75" style="width:320pt;height:344pt;visibility:visible;mso-wrap-style:square">
            <v:imagedata r:id="rId41"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4187" w:author="Sen, Marcus A." w:date="2016-04-13T16:56:00Z">
        <w:r w:rsidR="00D33949">
          <w:rPr>
            <w:noProof/>
          </w:rPr>
          <w:t>26</w:t>
        </w:r>
      </w:ins>
      <w:ins w:id="4188" w:author="Eric Boisvert" w:date="2016-04-03T12:16:00Z">
        <w:del w:id="4189" w:author="Sen, Marcus A." w:date="2016-04-13T16:56:00Z">
          <w:r w:rsidR="00652185" w:rsidDel="00D33949">
            <w:rPr>
              <w:noProof/>
            </w:rPr>
            <w:delText>26</w:delText>
          </w:r>
        </w:del>
      </w:ins>
      <w:ins w:id="4190" w:author="Boisvert, Eric" w:date="2016-04-01T13:15:00Z">
        <w:del w:id="4191" w:author="Sen, Marcus A." w:date="2016-04-13T16:56:00Z">
          <w:r w:rsidR="008D755A" w:rsidDel="00D33949">
            <w:rPr>
              <w:noProof/>
            </w:rPr>
            <w:delText>25</w:delText>
          </w:r>
        </w:del>
      </w:ins>
      <w:del w:id="4192" w:author="Sen, Marcus A." w:date="2016-04-13T16:56:00Z">
        <w:r w:rsidR="0043586C" w:rsidDel="00D33949">
          <w:rPr>
            <w:noProof/>
          </w:rPr>
          <w:delText>23</w:delText>
        </w:r>
      </w:del>
      <w:r w:rsidR="00673E83">
        <w:rPr>
          <w:noProof/>
        </w:rPr>
        <w:fldChar w:fldCharType="end"/>
      </w:r>
      <w:r>
        <w:t>: Contact</w:t>
      </w:r>
      <w:ins w:id="4193" w:author="Boisvert, Eric" w:date="2016-03-29T08:38:00Z">
        <w:r w:rsidR="00853941">
          <w:t xml:space="preserve"> context diagram.</w:t>
        </w:r>
      </w:ins>
    </w:p>
    <w:p w14:paraId="192D30EB" w14:textId="647C994E" w:rsidR="008B7091" w:rsidRDefault="005D6D19" w:rsidP="007F03F0">
      <w:pPr>
        <w:pStyle w:val="Heading5"/>
        <w:rPr>
          <w:lang w:val="en-CA"/>
        </w:rPr>
      </w:pPr>
      <w:bookmarkStart w:id="4194" w:name="BKM_1A59C48F_A7B9_4BDC_B008_53504A772FCF"/>
      <w:bookmarkEnd w:id="4194"/>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31086657" w:rsidR="005D6D19" w:rsidRDefault="005D6D19" w:rsidP="007F03F0">
      <w:pPr>
        <w:rPr>
          <w:lang w:val="en-CA"/>
        </w:rPr>
      </w:pPr>
      <w:r>
        <w:rPr>
          <w:lang w:val="en-CA"/>
        </w:rPr>
        <w:t>The property contactType:ContactTypeTerm c</w:t>
      </w:r>
      <w:r w:rsidRPr="005D6D19">
        <w:rPr>
          <w:lang w:val="en-CA"/>
        </w:rPr>
        <w:t>lassifies the contact (</w:t>
      </w:r>
      <w:del w:id="4195" w:author="Sen, Marcus A." w:date="2016-04-13T14:42:00Z">
        <w:r w:rsidRPr="005D6D19" w:rsidDel="00BF6A2E">
          <w:rPr>
            <w:lang w:val="en-CA"/>
          </w:rPr>
          <w:delText>eg</w:delText>
        </w:r>
      </w:del>
      <w:ins w:id="4196" w:author="Sen, Marcus A." w:date="2016-04-13T14:42:00Z">
        <w:r w:rsidR="00BF6A2E" w:rsidRPr="005D6D19">
          <w:rPr>
            <w:lang w:val="en-CA"/>
          </w:rPr>
          <w:t>e.g.</w:t>
        </w:r>
      </w:ins>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4197" w:name="BKM_F722D1E4_88A1_4807_BB66_32AB9BD44381"/>
      <w:bookmarkEnd w:id="4197"/>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198"/>
      <w:r w:rsidRPr="008B7091">
        <w:t xml:space="preserve">GeologicStructure </w:t>
      </w:r>
      <w:commentRangeEnd w:id="4198"/>
      <w:r w:rsidR="005D6D19">
        <w:rPr>
          <w:rStyle w:val="CommentReference"/>
        </w:rPr>
        <w:commentReference w:id="419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759FE" w:rsidP="008B7091">
      <w:pPr>
        <w:keepNext/>
      </w:pPr>
      <w:r>
        <w:rPr>
          <w:noProof/>
          <w:lang w:val="en-CA" w:eastAsia="en-CA"/>
        </w:rPr>
        <w:pict w14:anchorId="14420536">
          <v:shape id="_x0000_i1051" type="#_x0000_t75" style="width:342.4pt;height:5in;visibility:visible;mso-wrap-style:square">
            <v:imagedata r:id="rId42"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4199" w:author="Sen, Marcus A." w:date="2016-04-13T16:56:00Z">
        <w:r w:rsidR="00D33949">
          <w:rPr>
            <w:noProof/>
          </w:rPr>
          <w:t>27</w:t>
        </w:r>
      </w:ins>
      <w:ins w:id="4200" w:author="Eric Boisvert" w:date="2016-04-03T12:16:00Z">
        <w:del w:id="4201" w:author="Sen, Marcus A." w:date="2016-04-13T16:56:00Z">
          <w:r w:rsidR="00652185" w:rsidDel="00D33949">
            <w:rPr>
              <w:noProof/>
            </w:rPr>
            <w:delText>27</w:delText>
          </w:r>
        </w:del>
      </w:ins>
      <w:ins w:id="4202" w:author="Boisvert, Eric" w:date="2016-04-01T13:15:00Z">
        <w:del w:id="4203" w:author="Sen, Marcus A." w:date="2016-04-13T16:56:00Z">
          <w:r w:rsidR="008D755A" w:rsidDel="00D33949">
            <w:rPr>
              <w:noProof/>
            </w:rPr>
            <w:delText>26</w:delText>
          </w:r>
        </w:del>
      </w:ins>
      <w:del w:id="4204" w:author="Sen, Marcus A." w:date="2016-04-13T16:56:00Z">
        <w:r w:rsidR="0043586C" w:rsidDel="00D33949">
          <w:rPr>
            <w:noProof/>
          </w:rPr>
          <w:delText>24</w:delText>
        </w:r>
      </w:del>
      <w:r w:rsidR="00673E83">
        <w:rPr>
          <w:noProof/>
        </w:rPr>
        <w:fldChar w:fldCharType="end"/>
      </w:r>
      <w:r>
        <w:t>: Fold</w:t>
      </w:r>
      <w:ins w:id="4205"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DFFA7AD"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del w:id="4206" w:author="Sen, Marcus A." w:date="2016-04-13T14:43:00Z">
        <w:r w:rsidRPr="005D6D19" w:rsidDel="00BF6A2E">
          <w:delText>eg</w:delText>
        </w:r>
      </w:del>
      <w:ins w:id="4207" w:author="Sen, Marcus A." w:date="2016-04-13T14:43:00Z">
        <w:r w:rsidR="00BF6A2E" w:rsidRPr="005D6D19">
          <w:t>e.g.</w:t>
        </w:r>
      </w:ins>
      <w:r w:rsidRPr="005D6D19">
        <w:t>; antiform, synform, neutral, anticline, syncline, monocline, ptygmatic)</w:t>
      </w:r>
      <w:ins w:id="4208"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4209"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4210" w:name="BKM_1562D6E5_754D_41F1_8BCA_821E81C1C77B"/>
      <w:bookmarkStart w:id="4211" w:name="BKM_2577AA17_B965_493F_8575_D32112AD8348"/>
      <w:bookmarkEnd w:id="4210"/>
      <w:bookmarkEnd w:id="421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4212"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759FE" w:rsidP="00415CBF">
      <w:pPr>
        <w:keepNext/>
      </w:pPr>
      <w:r>
        <w:rPr>
          <w:noProof/>
          <w:lang w:val="en-CA" w:eastAsia="en-CA"/>
        </w:rPr>
        <w:pict w14:anchorId="063E3F96">
          <v:shape id="_x0000_i1052" type="#_x0000_t75" style="width:322.4pt;height:337.6pt;visibility:visible;mso-wrap-style:square">
            <v:imagedata r:id="rId43"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4213" w:author="Sen, Marcus A." w:date="2016-04-13T16:56:00Z">
        <w:r w:rsidR="00D33949">
          <w:rPr>
            <w:noProof/>
          </w:rPr>
          <w:t>28</w:t>
        </w:r>
      </w:ins>
      <w:ins w:id="4214" w:author="Eric Boisvert" w:date="2016-04-03T12:16:00Z">
        <w:del w:id="4215" w:author="Sen, Marcus A." w:date="2016-04-13T16:56:00Z">
          <w:r w:rsidR="00652185" w:rsidDel="00D33949">
            <w:rPr>
              <w:noProof/>
            </w:rPr>
            <w:delText>28</w:delText>
          </w:r>
        </w:del>
      </w:ins>
      <w:ins w:id="4216" w:author="Boisvert, Eric" w:date="2016-04-01T13:15:00Z">
        <w:del w:id="4217" w:author="Sen, Marcus A." w:date="2016-04-13T16:56:00Z">
          <w:r w:rsidR="008D755A" w:rsidDel="00D33949">
            <w:rPr>
              <w:noProof/>
            </w:rPr>
            <w:delText>27</w:delText>
          </w:r>
        </w:del>
      </w:ins>
      <w:del w:id="4218" w:author="Sen, Marcus A." w:date="2016-04-13T16:56:00Z">
        <w:r w:rsidR="0043586C" w:rsidDel="00D33949">
          <w:rPr>
            <w:noProof/>
          </w:rPr>
          <w:delText>25</w:delText>
        </w:r>
      </w:del>
      <w:r w:rsidR="00673E83">
        <w:rPr>
          <w:noProof/>
        </w:rPr>
        <w:fldChar w:fldCharType="end"/>
      </w:r>
      <w:r>
        <w:t>: Foliation</w:t>
      </w:r>
      <w:ins w:id="4219" w:author="Boisvert, Eric" w:date="2016-03-29T08:39:00Z">
        <w:r w:rsidR="00853941">
          <w:t xml:space="preserve"> context diagram.</w:t>
        </w:r>
      </w:ins>
    </w:p>
    <w:p w14:paraId="2F639981" w14:textId="4E6D1442" w:rsidR="00415CBF" w:rsidRDefault="00F011FC" w:rsidP="007F03F0">
      <w:pPr>
        <w:pStyle w:val="Heading5"/>
        <w:rPr>
          <w:lang w:val="en-CA"/>
        </w:rPr>
      </w:pPr>
      <w:bookmarkStart w:id="4220" w:name="BKM_22F72D69_6FF6_4012_89A7_3FFAC0091563"/>
      <w:bookmarkEnd w:id="4220"/>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4221"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4222"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4223"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4224" w:name="BKM_D602E51F_1A69_4732_803D_A550C06800AD"/>
      <w:bookmarkStart w:id="4225" w:name="_Ref440799060"/>
      <w:bookmarkEnd w:id="4224"/>
      <w:r>
        <w:t>ShearDisplacementStructure</w:t>
      </w:r>
      <w:bookmarkEnd w:id="4225"/>
    </w:p>
    <w:p w14:paraId="22DD68CD" w14:textId="77777777" w:rsidR="00415CBF" w:rsidRDefault="00415CBF" w:rsidP="00415CBF"/>
    <w:p w14:paraId="18F972D4" w14:textId="4C89E68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del w:id="4226" w:author="Sen, Marcus A." w:date="2016-04-13T14:44:00Z">
        <w:r w:rsidR="004631F8" w:rsidDel="00BF6A2E">
          <w:delText xml:space="preserve">is </w:delText>
        </w:r>
        <w:r w:rsidDel="00BF6A2E">
          <w:delText xml:space="preserve"> ‘</w:delText>
        </w:r>
        <w:r w:rsidRPr="00415CBF" w:rsidDel="00BF6A2E">
          <w:delText>DeformationUnit</w:delText>
        </w:r>
        <w:r w:rsidDel="00BF6A2E">
          <w:delText>’</w:delText>
        </w:r>
      </w:del>
      <w:ins w:id="4227" w:author="Sen, Marcus A." w:date="2016-04-13T14:44:00Z">
        <w:r w:rsidR="00BF6A2E">
          <w:t>is ‘DeformationUnit’</w:t>
        </w:r>
      </w:ins>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4228" w:author="Sen, Marcus A." w:date="2016-04-13T16:56:00Z">
        <w:r w:rsidR="00D33949">
          <w:t>7.5.1.2</w:t>
        </w:r>
      </w:ins>
      <w:ins w:id="4229" w:author="Boisvert, Eric" w:date="2016-04-01T07:54:00Z">
        <w:del w:id="4230" w:author="Sen, Marcus A." w:date="2016-04-13T16:56:00Z">
          <w:r w:rsidR="00E21DD0" w:rsidDel="00D33949">
            <w:delText>7.5.1.2</w:delText>
          </w:r>
        </w:del>
      </w:ins>
      <w:ins w:id="4231" w:author="Eric Boisvert" w:date="2016-03-28T16:06:00Z">
        <w:del w:id="4232" w:author="Sen, Marcus A." w:date="2016-04-13T16:56:00Z">
          <w:r w:rsidR="003842F3" w:rsidDel="00D33949">
            <w:delText>7.5.1.1</w:delText>
          </w:r>
        </w:del>
      </w:ins>
      <w:del w:id="4233" w:author="Sen, Marcus A." w:date="2016-04-13T16:56:00Z">
        <w:r w:rsidR="004D34D6" w:rsidDel="00D33949">
          <w:delText>8.5.1.1</w:delText>
        </w:r>
      </w:del>
      <w:r w:rsidR="004631F8">
        <w:fldChar w:fldCharType="end"/>
      </w:r>
      <w:r w:rsidR="004631F8">
        <w:t>)</w:t>
      </w:r>
      <w:r w:rsidR="00624F7C">
        <w:t>.</w:t>
      </w:r>
    </w:p>
    <w:p w14:paraId="6E425B04" w14:textId="0FAC8E1A" w:rsidR="00415CBF" w:rsidRDefault="001759FE" w:rsidP="00415CBF">
      <w:pPr>
        <w:keepNext/>
      </w:pPr>
      <w:r>
        <w:rPr>
          <w:noProof/>
          <w:lang w:val="en-CA" w:eastAsia="en-CA"/>
        </w:rPr>
        <w:pict w14:anchorId="485212EB">
          <v:shape id="_x0000_i1053" type="#_x0000_t75" style="width:312.8pt;height:340pt;visibility:visible;mso-wrap-style:square">
            <v:imagedata r:id="rId44"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4234" w:author="Sen, Marcus A." w:date="2016-04-13T16:56:00Z">
        <w:r w:rsidR="00D33949">
          <w:rPr>
            <w:noProof/>
          </w:rPr>
          <w:t>29</w:t>
        </w:r>
      </w:ins>
      <w:ins w:id="4235" w:author="Eric Boisvert" w:date="2016-04-03T12:16:00Z">
        <w:del w:id="4236" w:author="Sen, Marcus A." w:date="2016-04-13T16:56:00Z">
          <w:r w:rsidR="00652185" w:rsidDel="00D33949">
            <w:rPr>
              <w:noProof/>
            </w:rPr>
            <w:delText>29</w:delText>
          </w:r>
        </w:del>
      </w:ins>
      <w:ins w:id="4237" w:author="Boisvert, Eric" w:date="2016-04-01T13:15:00Z">
        <w:del w:id="4238" w:author="Sen, Marcus A." w:date="2016-04-13T16:56:00Z">
          <w:r w:rsidR="008D755A" w:rsidDel="00D33949">
            <w:rPr>
              <w:noProof/>
            </w:rPr>
            <w:delText>28</w:delText>
          </w:r>
        </w:del>
      </w:ins>
      <w:del w:id="4239" w:author="Sen, Marcus A." w:date="2016-04-13T16:56:00Z">
        <w:r w:rsidR="0043586C" w:rsidDel="00D33949">
          <w:rPr>
            <w:noProof/>
          </w:rPr>
          <w:delText>26</w:delText>
        </w:r>
      </w:del>
      <w:r w:rsidR="00673E83">
        <w:rPr>
          <w:noProof/>
        </w:rPr>
        <w:fldChar w:fldCharType="end"/>
      </w:r>
      <w:r>
        <w:t xml:space="preserve"> : ShearDisplacementStructure</w:t>
      </w:r>
      <w:ins w:id="4240"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4241" w:name="BKM_2C0BAC72_25F4_4403_B6F3_8CD29CC45162"/>
      <w:bookmarkEnd w:id="4241"/>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6BD46F2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del w:id="4242" w:author="Sen, Marcus A." w:date="2016-04-13T14:44:00Z">
        <w:r w:rsidDel="00BF6A2E">
          <w:rPr>
            <w:lang w:val="en-CA"/>
          </w:rPr>
          <w:delText>eg</w:delText>
        </w:r>
      </w:del>
      <w:ins w:id="4243" w:author="Sen, Marcus A." w:date="2016-04-13T14:44:00Z">
        <w:r w:rsidR="00BF6A2E">
          <w:rPr>
            <w:lang w:val="en-CA"/>
          </w:rPr>
          <w:t>e.g.</w:t>
        </w:r>
      </w:ins>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4244" w:name="BKM_6D164D9B_00C6_4467_A49F_201E1DB05D3E"/>
      <w:bookmarkStart w:id="4245" w:name="_Toc448329976"/>
      <w:bookmarkEnd w:id="4244"/>
      <w:r>
        <w:t>Geomorphology</w:t>
      </w:r>
      <w:bookmarkEnd w:id="4245"/>
    </w:p>
    <w:p w14:paraId="54B0C7D1" w14:textId="77777777" w:rsidR="00FB057B" w:rsidRDefault="00FB057B" w:rsidP="00415CBF"/>
    <w:p w14:paraId="07C9989B" w14:textId="6E5CA90A" w:rsidR="008E711C" w:rsidRDefault="00FB057B" w:rsidP="00415CBF">
      <w:r w:rsidRPr="00FB057B">
        <w:t xml:space="preserve">The Geomorphology </w:t>
      </w:r>
      <w:r w:rsidR="00174A58">
        <w:t>sub-</w:t>
      </w:r>
      <w:r w:rsidRPr="00FB057B">
        <w:t>package describes features that comprise the shape and nature of the Earth's land surface (</w:t>
      </w:r>
      <w:del w:id="4246" w:author="Sen, Marcus A." w:date="2016-04-13T14:45:00Z">
        <w:r w:rsidRPr="00FB057B" w:rsidDel="00BF6A2E">
          <w:delText>ie</w:delText>
        </w:r>
      </w:del>
      <w:ins w:id="4247" w:author="Sen, Marcus A." w:date="2016-04-13T14:45:00Z">
        <w:r w:rsidR="00BF6A2E" w:rsidRPr="00FB057B">
          <w:t>i.e.</w:t>
        </w:r>
      </w:ins>
      <w:r w:rsidRPr="00FB057B">
        <w:t xml:space="preserve">, landforms).  These landforms may be created by natural Earth processes </w:t>
      </w:r>
      <w:del w:id="4248"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4249"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1759FE" w:rsidP="00FB057B">
      <w:pPr>
        <w:keepNext/>
      </w:pPr>
      <w:ins w:id="4250" w:author="Eric Boisvert" w:date="2016-02-01T05:10:00Z">
        <w:r>
          <w:rPr>
            <w:noProof/>
            <w:lang w:val="en-CA" w:eastAsia="en-CA"/>
          </w:rPr>
          <w:pict w14:anchorId="3C9AC551">
            <v:shape id="_x0000_i1054" type="#_x0000_t75" style="width:6in;height:297.6pt">
              <v:imagedata r:id="rId45"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4251" w:author="Sen, Marcus A." w:date="2016-04-13T16:56:00Z">
        <w:r w:rsidR="00D33949">
          <w:rPr>
            <w:noProof/>
          </w:rPr>
          <w:t>30</w:t>
        </w:r>
      </w:ins>
      <w:ins w:id="4252" w:author="Eric Boisvert" w:date="2016-04-03T12:16:00Z">
        <w:del w:id="4253" w:author="Sen, Marcus A." w:date="2016-04-13T16:56:00Z">
          <w:r w:rsidR="00652185" w:rsidDel="00D33949">
            <w:rPr>
              <w:noProof/>
            </w:rPr>
            <w:delText>30</w:delText>
          </w:r>
        </w:del>
      </w:ins>
      <w:ins w:id="4254" w:author="Boisvert, Eric" w:date="2016-04-01T13:15:00Z">
        <w:del w:id="4255" w:author="Sen, Marcus A." w:date="2016-04-13T16:56:00Z">
          <w:r w:rsidR="008D755A" w:rsidDel="00D33949">
            <w:rPr>
              <w:noProof/>
            </w:rPr>
            <w:delText>29</w:delText>
          </w:r>
        </w:del>
      </w:ins>
      <w:del w:id="4256" w:author="Sen, Marcus A." w:date="2016-04-13T16:56:00Z">
        <w:r w:rsidR="0043586C" w:rsidDel="00D33949">
          <w:rPr>
            <w:noProof/>
          </w:rPr>
          <w:delText>27</w:delText>
        </w:r>
      </w:del>
      <w:r w:rsidR="00673E83">
        <w:rPr>
          <w:noProof/>
        </w:rPr>
        <w:fldChar w:fldCharType="end"/>
      </w:r>
      <w:r>
        <w:t xml:space="preserve"> : Geomorphologic feature</w:t>
      </w:r>
      <w:r w:rsidR="00174A58">
        <w:t xml:space="preserve"> summary diagram</w:t>
      </w:r>
      <w:ins w:id="4257"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073AD5B" w:rsidR="00FB057B" w:rsidRDefault="00FB057B" w:rsidP="00FB057B">
      <w:r>
        <w:t>A geomorphologic feature is a</w:t>
      </w:r>
      <w:r w:rsidRPr="00FB057B">
        <w:t xml:space="preserve"> </w:t>
      </w:r>
      <w:ins w:id="4258" w:author="Eric Boisvert" w:date="2016-03-28T17:01:00Z">
        <w:r w:rsidR="003D7505">
          <w:t>kind of Geologic Feature</w:t>
        </w:r>
      </w:ins>
      <w:del w:id="4259" w:author="Eric Boisvert" w:date="2016-03-28T17:01:00Z">
        <w:r w:rsidRPr="00FB057B" w:rsidDel="003D7505">
          <w:delText>feature</w:delText>
        </w:r>
      </w:del>
      <w:r w:rsidRPr="00FB057B">
        <w:t xml:space="preserve"> describing the shape and nature of the Earth's land surface (</w:t>
      </w:r>
      <w:del w:id="4260" w:author="Sen, Marcus A." w:date="2016-04-13T14:45:00Z">
        <w:r w:rsidRPr="00FB057B" w:rsidDel="00BF6A2E">
          <w:delText>ie</w:delText>
        </w:r>
      </w:del>
      <w:ins w:id="4261" w:author="Sen, Marcus A." w:date="2016-04-13T14:45:00Z">
        <w:r w:rsidR="00BF6A2E" w:rsidRPr="00FB057B">
          <w:t>i.e.</w:t>
        </w:r>
      </w:ins>
      <w:r w:rsidRPr="00FB057B">
        <w:t>, a landform).  These landforms may be created by natural Earth processes (</w:t>
      </w:r>
      <w:del w:id="4262" w:author="Sen, Marcus A." w:date="2016-04-13T14:45:00Z">
        <w:r w:rsidRPr="00FB057B" w:rsidDel="00BF6A2E">
          <w:delText>eg</w:delText>
        </w:r>
      </w:del>
      <w:ins w:id="4263" w:author="Sen, Marcus A." w:date="2016-04-13T14:45:00Z">
        <w:r w:rsidR="00BF6A2E" w:rsidRPr="00FB057B">
          <w:t>e.g.</w:t>
        </w:r>
      </w:ins>
      <w:r w:rsidRPr="00FB057B">
        <w:t>, river channel, beach, moraine</w:t>
      </w:r>
      <w:r w:rsidR="00ED4EA5">
        <w:t xml:space="preserve"> or</w:t>
      </w:r>
      <w:r w:rsidRPr="00FB057B">
        <w:t xml:space="preserve"> mountain) or through human (anthropogenic) activity (</w:t>
      </w:r>
      <w:del w:id="4264" w:author="Sen, Marcus A." w:date="2016-04-13T14:45:00Z">
        <w:r w:rsidRPr="00FB057B" w:rsidDel="00BF6A2E">
          <w:delText>eg</w:delText>
        </w:r>
      </w:del>
      <w:ins w:id="4265" w:author="Sen, Marcus A." w:date="2016-04-13T14:45:00Z">
        <w:r w:rsidR="00BF6A2E" w:rsidRPr="00FB057B">
          <w:t>e.g.</w:t>
        </w:r>
      </w:ins>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4266" w:author="Boisvert, Eric" w:date="2016-03-29T08:39:00Z">
        <w:r w:rsidR="00853941">
          <w:t>.</w:t>
        </w:r>
      </w:ins>
    </w:p>
    <w:p w14:paraId="4464C7AB" w14:textId="3FFC55D0" w:rsidR="00C01850" w:rsidRDefault="001759FE" w:rsidP="007F03F0">
      <w:pPr>
        <w:keepNext/>
      </w:pPr>
      <w:r>
        <w:pict w14:anchorId="5A6095A9">
          <v:shape id="_x0000_i1055" type="#_x0000_t75" style="width:432.8pt;height:206.4pt">
            <v:imagedata r:id="rId46" o:title=""/>
          </v:shape>
        </w:pict>
      </w:r>
    </w:p>
    <w:p w14:paraId="0745F577" w14:textId="66F2A397" w:rsidR="00ED4EA5" w:rsidRDefault="00C01850" w:rsidP="007F03F0">
      <w:pPr>
        <w:pStyle w:val="Caption"/>
      </w:pPr>
      <w:bookmarkStart w:id="4267" w:name="_Ref440194521"/>
      <w:r>
        <w:t xml:space="preserve">Figure </w:t>
      </w:r>
      <w:r>
        <w:fldChar w:fldCharType="begin"/>
      </w:r>
      <w:r>
        <w:instrText xml:space="preserve"> SEQ Figure \* ARABIC </w:instrText>
      </w:r>
      <w:r>
        <w:fldChar w:fldCharType="separate"/>
      </w:r>
      <w:ins w:id="4268" w:author="Sen, Marcus A." w:date="2016-04-13T16:56:00Z">
        <w:r w:rsidR="00D33949">
          <w:rPr>
            <w:noProof/>
          </w:rPr>
          <w:t>31</w:t>
        </w:r>
      </w:ins>
      <w:ins w:id="4269" w:author="Eric Boisvert" w:date="2016-04-03T12:16:00Z">
        <w:del w:id="4270" w:author="Sen, Marcus A." w:date="2016-04-13T16:56:00Z">
          <w:r w:rsidR="00652185" w:rsidDel="00D33949">
            <w:rPr>
              <w:noProof/>
            </w:rPr>
            <w:delText>31</w:delText>
          </w:r>
        </w:del>
      </w:ins>
      <w:ins w:id="4271" w:author="Boisvert, Eric" w:date="2016-04-01T13:15:00Z">
        <w:del w:id="4272" w:author="Sen, Marcus A." w:date="2016-04-13T16:56:00Z">
          <w:r w:rsidR="008D755A" w:rsidDel="00D33949">
            <w:rPr>
              <w:noProof/>
            </w:rPr>
            <w:delText>30</w:delText>
          </w:r>
        </w:del>
      </w:ins>
      <w:del w:id="4273" w:author="Sen, Marcus A." w:date="2016-04-13T16:56:00Z">
        <w:r w:rsidR="0043586C" w:rsidDel="00D33949">
          <w:rPr>
            <w:noProof/>
          </w:rPr>
          <w:delText>28</w:delText>
        </w:r>
      </w:del>
      <w:r>
        <w:fldChar w:fldCharType="end"/>
      </w:r>
      <w:bookmarkEnd w:id="4267"/>
      <w:r>
        <w:t xml:space="preserve"> Partial encoding of Etna volcano geomorphological unit (</w:t>
      </w:r>
      <w:ins w:id="4274" w:author="Eric Boisvert" w:date="2016-03-28T17:02:00Z">
        <w:r w:rsidR="003D7505">
          <w:t xml:space="preserve">encoded from a map </w:t>
        </w:r>
      </w:ins>
      <w:r>
        <w:t>from Branca et al, 2011)</w:t>
      </w:r>
      <w:ins w:id="4275"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4276" w:author="Sen, Marcus A." w:date="2016-04-13T16:56:00Z">
        <w:r w:rsidR="00D33949">
          <w:t xml:space="preserve">Figure </w:t>
        </w:r>
        <w:r w:rsidR="00D33949">
          <w:rPr>
            <w:noProof/>
          </w:rPr>
          <w:t>31</w:t>
        </w:r>
      </w:ins>
      <w:ins w:id="4277" w:author="Boisvert, Eric" w:date="2016-04-01T07:54:00Z">
        <w:del w:id="4278" w:author="Sen, Marcus A." w:date="2016-04-13T16:56:00Z">
          <w:r w:rsidR="00E21DD0" w:rsidDel="00D33949">
            <w:delText xml:space="preserve">Figure </w:delText>
          </w:r>
          <w:r w:rsidR="00E21DD0" w:rsidDel="00D33949">
            <w:rPr>
              <w:noProof/>
            </w:rPr>
            <w:delText>29</w:delText>
          </w:r>
        </w:del>
      </w:ins>
      <w:ins w:id="4279" w:author="Eric Boisvert" w:date="2016-03-28T16:06:00Z">
        <w:del w:id="4280" w:author="Sen, Marcus A." w:date="2016-04-13T16:56:00Z">
          <w:r w:rsidR="003842F3" w:rsidDel="00D33949">
            <w:delText xml:space="preserve">Figure </w:delText>
          </w:r>
          <w:r w:rsidR="003842F3" w:rsidDel="00D33949">
            <w:rPr>
              <w:noProof/>
            </w:rPr>
            <w:delText>29</w:delText>
          </w:r>
        </w:del>
      </w:ins>
      <w:del w:id="4281" w:author="Sen, Marcus A." w:date="2016-04-13T16:56:00Z">
        <w:r w:rsidDel="00D33949">
          <w:delText xml:space="preserve">Figure </w:delText>
        </w:r>
        <w:r w:rsidDel="00D33949">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5C4A2176" w:rsidR="00174A58" w:rsidRDefault="00174A58" w:rsidP="00FB057B">
      <w:r>
        <w:t>The unitDescri</w:t>
      </w:r>
      <w:ins w:id="4282" w:author="Sen, Marcus A." w:date="2016-04-13T14:46:00Z">
        <w:r w:rsidR="00BF6A2E">
          <w:t>p</w:t>
        </w:r>
      </w:ins>
      <w:r>
        <w:t>tion property is an association that shall link the geomorphologic feature to a g</w:t>
      </w:r>
      <w:r w:rsidRPr="00174A58">
        <w:t>eologic description (</w:t>
      </w:r>
      <w:del w:id="4283" w:author="Sen, Marcus A." w:date="2016-04-13T14:46:00Z">
        <w:r w:rsidRPr="00174A58" w:rsidDel="001A0D52">
          <w:delText>eg</w:delText>
        </w:r>
      </w:del>
      <w:ins w:id="4284" w:author="Sen, Marcus A." w:date="2016-04-13T14:46:00Z">
        <w:r w:rsidR="001A0D52" w:rsidRPr="00174A58">
          <w:t>e.g.</w:t>
        </w:r>
      </w:ins>
      <w:r w:rsidRPr="00174A58">
        <w:t>, related stratigraphic units and earth materials</w:t>
      </w:r>
      <w:r>
        <w:t>)</w:t>
      </w:r>
      <w:ins w:id="4285"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3AA7F53E" w:rsidR="00E1402F" w:rsidRDefault="00E1402F" w:rsidP="00FB057B">
      <w:r w:rsidRPr="00E1402F">
        <w:t xml:space="preserve">A </w:t>
      </w:r>
      <w:r w:rsidR="00ED4EA5">
        <w:t xml:space="preserve">natural geomorphologic feature is a </w:t>
      </w:r>
      <w:r w:rsidRPr="00E1402F">
        <w:t>geomorphologic feature (</w:t>
      </w:r>
      <w:del w:id="4286" w:author="Sen, Marcus A." w:date="2016-04-13T14:47:00Z">
        <w:r w:rsidRPr="00E1402F" w:rsidDel="007B5B87">
          <w:delText>ie</w:delText>
        </w:r>
      </w:del>
      <w:ins w:id="4287" w:author="Sen, Marcus A." w:date="2016-04-13T14:47:00Z">
        <w:r w:rsidR="007B5B87" w:rsidRPr="00E1402F">
          <w:t>i.e.</w:t>
        </w:r>
      </w:ins>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4288"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4289" w:name="BKM_4E3AD03A_F983_4BE7_BAD7_D46FA41454DA"/>
      <w:bookmarkEnd w:id="4289"/>
    </w:p>
    <w:p w14:paraId="566339D6" w14:textId="1B104237" w:rsidR="003D6337" w:rsidRDefault="003D6337" w:rsidP="007F03F0">
      <w:pPr>
        <w:pStyle w:val="Heading5"/>
        <w:rPr>
          <w:lang w:val="en-CA"/>
        </w:rPr>
      </w:pPr>
      <w:del w:id="4290" w:author="Eric Boisvert" w:date="2016-03-28T17:04:00Z">
        <w:r w:rsidRPr="00D970E9" w:rsidDel="008D422E">
          <w:rPr>
            <w:lang w:val="en-CA"/>
          </w:rPr>
          <w:delText>A</w:delText>
        </w:r>
      </w:del>
      <w:ins w:id="4291"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2EB25B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del w:id="4292" w:author="Sen, Marcus A." w:date="2016-04-13T14:47:00Z">
        <w:r w:rsidRPr="003D6337" w:rsidDel="007B5B87">
          <w:rPr>
            <w:lang w:val="en-CA"/>
          </w:rPr>
          <w:delText>eg</w:delText>
        </w:r>
      </w:del>
      <w:ins w:id="4293" w:author="Sen, Marcus A." w:date="2016-04-13T14:47:00Z">
        <w:r w:rsidR="007B5B87" w:rsidRPr="003D6337">
          <w:rPr>
            <w:lang w:val="en-CA"/>
          </w:rPr>
          <w:t>e.g.</w:t>
        </w:r>
      </w:ins>
      <w:r w:rsidRPr="003D6337">
        <w:rPr>
          <w:lang w:val="en-CA"/>
        </w:rPr>
        <w:t xml:space="preserve">, currently active, dormant, inactive, reactivated, </w:t>
      </w:r>
      <w:del w:id="4294" w:author="Sen, Marcus A." w:date="2016-04-13T14:48:00Z">
        <w:r w:rsidRPr="003D6337" w:rsidDel="007B5B87">
          <w:rPr>
            <w:lang w:val="en-CA"/>
          </w:rPr>
          <w:delText>etc</w:delText>
        </w:r>
      </w:del>
      <w:ins w:id="4295" w:author="Sen, Marcus A." w:date="2016-04-13T14:48:00Z">
        <w:r w:rsidR="007B5B87" w:rsidRPr="003D6337">
          <w:rPr>
            <w:lang w:val="en-CA"/>
          </w:rPr>
          <w:t>etc.</w:t>
        </w:r>
      </w:ins>
      <w:r w:rsidRPr="003D6337">
        <w:rPr>
          <w:lang w:val="en-CA"/>
        </w:rPr>
        <w:t>)</w:t>
      </w:r>
      <w:ins w:id="4296" w:author="Eric Boisvert" w:date="2016-03-28T17:04:00Z">
        <w:r w:rsidR="008D422E">
          <w:rPr>
            <w:lang w:val="en-CA"/>
          </w:rPr>
          <w:t>.</w:t>
        </w:r>
      </w:ins>
    </w:p>
    <w:p w14:paraId="7601DBAC" w14:textId="22D988BA" w:rsidR="00E1402F" w:rsidRDefault="00E1402F" w:rsidP="00E1402F">
      <w:pPr>
        <w:pStyle w:val="Heading4"/>
      </w:pPr>
      <w:bookmarkStart w:id="4297" w:name="BKM_D58E407D_6BD7_451C_AC84_ED75498146C5"/>
      <w:bookmarkStart w:id="4298" w:name="BKM_60D7A041_DA67_4836_A9CF_067E59A5AD76"/>
      <w:bookmarkEnd w:id="4297"/>
      <w:bookmarkEnd w:id="4298"/>
      <w:r w:rsidRPr="00E1402F">
        <w:t>AnthropogenicGeomorphologicFeature</w:t>
      </w:r>
    </w:p>
    <w:p w14:paraId="003D96E3" w14:textId="77777777" w:rsidR="00E1402F" w:rsidRPr="00E1402F" w:rsidRDefault="00E1402F" w:rsidP="00E1402F"/>
    <w:p w14:paraId="0E5F08C3" w14:textId="6A4335CF" w:rsidR="00E1402F" w:rsidRDefault="00E1402F" w:rsidP="00FB057B">
      <w:pPr>
        <w:rPr>
          <w:ins w:id="4299" w:author="Eric Boisvert" w:date="2016-03-28T17:04:00Z"/>
        </w:rPr>
      </w:pPr>
      <w:r w:rsidRPr="00E1402F">
        <w:t>A</w:t>
      </w:r>
      <w:r w:rsidR="00F829B5">
        <w:t>n ant</w:t>
      </w:r>
      <w:ins w:id="4300" w:author="Sen, Marcus A." w:date="2016-04-13T14:48:00Z">
        <w:r w:rsidR="007B5B87">
          <w:t>h</w:t>
        </w:r>
      </w:ins>
      <w:r w:rsidR="00F829B5">
        <w:t>ropogenic</w:t>
      </w:r>
      <w:ins w:id="4301" w:author="Sen, Marcus A." w:date="2016-04-13T14:48:00Z">
        <w:r w:rsidR="007B5B87">
          <w:t xml:space="preserve"> </w:t>
        </w:r>
      </w:ins>
      <w:r w:rsidRPr="00E1402F">
        <w:t xml:space="preserve">geomorphologic feature </w:t>
      </w:r>
      <w:r w:rsidR="00F829B5">
        <w:t xml:space="preserve">is a geomorphologic feature </w:t>
      </w:r>
      <w:r w:rsidR="00F829B5" w:rsidRPr="00E1402F">
        <w:t>(</w:t>
      </w:r>
      <w:del w:id="4302" w:author="Sen, Marcus A." w:date="2016-04-13T14:48:00Z">
        <w:r w:rsidR="00F829B5" w:rsidRPr="00E1402F" w:rsidDel="007B5B87">
          <w:delText>ie</w:delText>
        </w:r>
      </w:del>
      <w:ins w:id="4303" w:author="Sen, Marcus A." w:date="2016-04-13T14:48:00Z">
        <w:r w:rsidR="007B5B87" w:rsidRPr="00E1402F">
          <w:t>i.e.</w:t>
        </w:r>
      </w:ins>
      <w:r w:rsidR="00F829B5" w:rsidRPr="00E1402F">
        <w:t xml:space="preserve">, landform) </w:t>
      </w:r>
      <w:r w:rsidRPr="00E1402F">
        <w:t xml:space="preserve">which has been created by human activity. </w:t>
      </w:r>
      <w:r w:rsidR="001A53ED">
        <w:t xml:space="preserve"> </w:t>
      </w:r>
      <w:r w:rsidRPr="00E1402F">
        <w:t>For example</w:t>
      </w:r>
      <w:ins w:id="4304" w:author="Eric Boisvert" w:date="2016-03-28T17:04:00Z">
        <w:r w:rsidR="008D422E">
          <w:t xml:space="preserve">, </w:t>
        </w:r>
        <w:del w:id="4305" w:author="Sen, Marcus A." w:date="2016-04-13T14:49:00Z">
          <w:r w:rsidR="008D422E" w:rsidDel="007B5B87">
            <w:delText>a</w:delText>
          </w:r>
        </w:del>
      </w:ins>
      <w:del w:id="4306" w:author="Sen, Marcus A." w:date="2016-04-13T14:49:00Z">
        <w:r w:rsidRPr="00E1402F" w:rsidDel="007B5B87">
          <w:delText>, dredged</w:delText>
        </w:r>
      </w:del>
      <w:ins w:id="4307" w:author="Sen, Marcus A." w:date="2016-04-13T14:49:00Z">
        <w:r w:rsidR="007B5B87">
          <w:t>a</w:t>
        </w:r>
        <w:r w:rsidR="007B5B87" w:rsidRPr="00E1402F">
          <w:t xml:space="preserve"> dredged</w:t>
        </w:r>
      </w:ins>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4308"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4309" w:name="BKM_226E2406_CB91_4741_B565_53E336A2E054"/>
      <w:bookmarkStart w:id="4310" w:name="BKM_FB2680F3_627E_464F_82B9_677F1AC277D7"/>
      <w:bookmarkStart w:id="4311" w:name="_Toc448329977"/>
      <w:bookmarkEnd w:id="4309"/>
      <w:bookmarkEnd w:id="4310"/>
      <w:r>
        <w:rPr>
          <w:lang w:val="en-CA"/>
        </w:rPr>
        <w:t>Collection</w:t>
      </w:r>
      <w:bookmarkEnd w:id="4311"/>
    </w:p>
    <w:p w14:paraId="5027A8ED" w14:textId="77777777" w:rsidR="008D422E" w:rsidRDefault="008D422E" w:rsidP="00390DF7">
      <w:pPr>
        <w:rPr>
          <w:ins w:id="4312" w:author="Eric Boisvert" w:date="2016-03-28T17:05:00Z"/>
        </w:rPr>
      </w:pPr>
    </w:p>
    <w:p w14:paraId="43EFB6DB" w14:textId="557442E5" w:rsidR="00390DF7" w:rsidRDefault="00F829B5" w:rsidP="00390DF7">
      <w:r>
        <w:t>A GeoSciML collection is a convenience class to manage</w:t>
      </w:r>
      <w:del w:id="4313"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1759FE" w:rsidP="00390DF7">
      <w:pPr>
        <w:keepNext/>
      </w:pPr>
      <w:r>
        <w:rPr>
          <w:noProof/>
          <w:lang w:val="en-CA" w:eastAsia="en-CA"/>
        </w:rPr>
        <w:pict w14:anchorId="2908CF57">
          <v:shape id="_x0000_i1056" type="#_x0000_t75" style="width:6in;height:386.4pt;visibility:visible;mso-wrap-style:square">
            <v:imagedata r:id="rId47" o:title=""/>
          </v:shape>
        </w:pict>
      </w:r>
    </w:p>
    <w:p w14:paraId="16086824" w14:textId="54D3A837" w:rsidR="00390DF7" w:rsidRDefault="00390DF7" w:rsidP="00390DF7">
      <w:pPr>
        <w:pStyle w:val="Caption"/>
      </w:pPr>
      <w:bookmarkStart w:id="4314" w:name="_Ref432749513"/>
      <w:r>
        <w:t xml:space="preserve">Figure </w:t>
      </w:r>
      <w:r w:rsidR="00673E83">
        <w:fldChar w:fldCharType="begin"/>
      </w:r>
      <w:r w:rsidR="00673E83">
        <w:instrText xml:space="preserve"> SEQ Figure \* ARABIC </w:instrText>
      </w:r>
      <w:r w:rsidR="00673E83">
        <w:fldChar w:fldCharType="separate"/>
      </w:r>
      <w:ins w:id="4315" w:author="Sen, Marcus A." w:date="2016-04-13T16:56:00Z">
        <w:r w:rsidR="00D33949">
          <w:rPr>
            <w:noProof/>
          </w:rPr>
          <w:t>32</w:t>
        </w:r>
      </w:ins>
      <w:ins w:id="4316" w:author="Eric Boisvert" w:date="2016-04-03T12:16:00Z">
        <w:del w:id="4317" w:author="Sen, Marcus A." w:date="2016-04-13T16:56:00Z">
          <w:r w:rsidR="00652185" w:rsidDel="00D33949">
            <w:rPr>
              <w:noProof/>
            </w:rPr>
            <w:delText>32</w:delText>
          </w:r>
        </w:del>
      </w:ins>
      <w:ins w:id="4318" w:author="Boisvert, Eric" w:date="2016-04-01T13:15:00Z">
        <w:del w:id="4319" w:author="Sen, Marcus A." w:date="2016-04-13T16:56:00Z">
          <w:r w:rsidR="008D755A" w:rsidDel="00D33949">
            <w:rPr>
              <w:noProof/>
            </w:rPr>
            <w:delText>31</w:delText>
          </w:r>
        </w:del>
      </w:ins>
      <w:del w:id="4320" w:author="Sen, Marcus A." w:date="2016-04-13T16:56:00Z">
        <w:r w:rsidR="0043586C" w:rsidDel="00D33949">
          <w:rPr>
            <w:noProof/>
          </w:rPr>
          <w:delText>29</w:delText>
        </w:r>
      </w:del>
      <w:r w:rsidR="00673E83">
        <w:rPr>
          <w:noProof/>
        </w:rPr>
        <w:fldChar w:fldCharType="end"/>
      </w:r>
      <w:bookmarkEnd w:id="4314"/>
      <w:r>
        <w:t xml:space="preserve">: GSML collection </w:t>
      </w:r>
      <w:ins w:id="4321" w:author="Boisvert, Eric" w:date="2016-03-29T08:40:00Z">
        <w:r w:rsidR="00853941">
          <w:t xml:space="preserve">summary </w:t>
        </w:r>
      </w:ins>
      <w:r>
        <w:t>diagram</w:t>
      </w:r>
      <w:ins w:id="4322"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4323"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0F995A18" w:rsidR="00C800D0" w:rsidRDefault="00C800D0" w:rsidP="00C800D0">
      <w:r>
        <w:t>The member property is an a</w:t>
      </w:r>
      <w:r w:rsidRPr="00C800D0">
        <w:t xml:space="preserve">ssociation that allows </w:t>
      </w:r>
      <w:r>
        <w:t xml:space="preserve">links a GSML instance to </w:t>
      </w:r>
      <w:del w:id="4324"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w:t>
      </w:r>
      <w:del w:id="4325" w:author="Sen, Marcus A." w:date="2016-04-13T14:50:00Z">
        <w:r w:rsidDel="007B5B87">
          <w:delText>heterogenous</w:delText>
        </w:r>
      </w:del>
      <w:ins w:id="4326" w:author="Sen, Marcus A." w:date="2016-04-13T14:50:00Z">
        <w:r w:rsidR="007B5B87">
          <w:t>heterogeneous</w:t>
        </w:r>
      </w:ins>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4327"/>
      <w:r>
        <w:t>The collectionType:CollectionTypeTerm property shall be a term from a controlled vocabulary describing th</w:t>
      </w:r>
      <w:r w:rsidR="003B49DD">
        <w:t>e type of collection.</w:t>
      </w:r>
      <w:commentRangeEnd w:id="4327"/>
      <w:r w:rsidR="003B49DD">
        <w:rPr>
          <w:rStyle w:val="CommentReference"/>
        </w:rPr>
        <w:commentReference w:id="4327"/>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4328" w:author="Sen, Marcus A." w:date="2016-04-13T16:56:00Z">
        <w:r w:rsidR="00D33949">
          <w:t xml:space="preserve">Figure </w:t>
        </w:r>
        <w:r w:rsidR="00D33949">
          <w:rPr>
            <w:noProof/>
          </w:rPr>
          <w:t>32</w:t>
        </w:r>
      </w:ins>
      <w:ins w:id="4329" w:author="Boisvert, Eric" w:date="2016-04-01T07:54:00Z">
        <w:del w:id="4330" w:author="Sen, Marcus A." w:date="2016-04-13T16:56:00Z">
          <w:r w:rsidR="00E21DD0" w:rsidDel="00D33949">
            <w:delText xml:space="preserve">Figure </w:delText>
          </w:r>
          <w:r w:rsidR="00E21DD0" w:rsidDel="00D33949">
            <w:rPr>
              <w:noProof/>
            </w:rPr>
            <w:delText>30</w:delText>
          </w:r>
        </w:del>
      </w:ins>
      <w:ins w:id="4331" w:author="Eric Boisvert" w:date="2016-03-28T16:06:00Z">
        <w:del w:id="4332" w:author="Sen, Marcus A." w:date="2016-04-13T16:56:00Z">
          <w:r w:rsidR="003842F3" w:rsidDel="00D33949">
            <w:delText xml:space="preserve">Figure </w:delText>
          </w:r>
          <w:r w:rsidR="003842F3" w:rsidDel="00D33949">
            <w:rPr>
              <w:noProof/>
            </w:rPr>
            <w:delText>30</w:delText>
          </w:r>
        </w:del>
      </w:ins>
      <w:del w:id="4333" w:author="Sen, Marcus A." w:date="2016-04-13T16:56:00Z">
        <w:r w:rsidR="00F829B5" w:rsidDel="00D33949">
          <w:delText xml:space="preserve">Figure </w:delText>
        </w:r>
        <w:r w:rsidR="00F829B5" w:rsidDel="00D33949">
          <w:rPr>
            <w:noProof/>
          </w:rPr>
          <w:delText>29</w:delText>
        </w:r>
      </w:del>
      <w:r>
        <w:fldChar w:fldCharType="end"/>
      </w:r>
      <w:r>
        <w:t xml:space="preserve">) constrains the collection members to instances of EarthMaterial, GeologicFeature, GM_Object, MappedFeature, AbstractFeatureRelation and </w:t>
      </w:r>
      <w:ins w:id="4334" w:author="Eric Boisvert" w:date="2016-01-24T13:33:00Z">
        <w:r w:rsidR="0099305B">
          <w:t>OM::</w:t>
        </w:r>
      </w:ins>
      <w:r>
        <w:t xml:space="preserve">SF_SamplingFeature.  </w:t>
      </w:r>
      <w:ins w:id="4335" w:author="Eric Boisvert" w:date="2016-02-27T14:29:00Z">
        <w:r w:rsidR="003E7F91">
          <w:t>GSMLItem has the stereotype &lt;&lt;Union&gt;&gt; and according to ISO19</w:t>
        </w:r>
      </w:ins>
      <w:ins w:id="4336" w:author="Eric Boisvert" w:date="2016-02-27T14:38:00Z">
        <w:r w:rsidR="003E7F91">
          <w:t>103</w:t>
        </w:r>
      </w:ins>
      <w:ins w:id="4337" w:author="Eric Boisvert" w:date="2016-02-27T14:30:00Z">
        <w:r w:rsidR="003E7F91">
          <w:t xml:space="preserve"> (Clause </w:t>
        </w:r>
      </w:ins>
      <w:ins w:id="4338" w:author="Eric Boisvert" w:date="2016-02-27T14:38:00Z">
        <w:r w:rsidR="003E7F91">
          <w:t>6.8.2</w:t>
        </w:r>
      </w:ins>
      <w:ins w:id="4339" w:author="Eric Boisvert" w:date="2016-02-27T14:30:00Z">
        <w:r w:rsidR="003E7F91">
          <w:t xml:space="preserve">), only one of the properties can be </w:t>
        </w:r>
      </w:ins>
      <w:ins w:id="4340" w:author="Eric Boisvert" w:date="2016-02-27T14:31:00Z">
        <w:r w:rsidR="003E7F91">
          <w:t>materialized</w:t>
        </w:r>
      </w:ins>
      <w:ins w:id="4341" w:author="Eric Boisvert" w:date="2016-02-27T14:30:00Z">
        <w:r w:rsidR="003E7F91">
          <w:t xml:space="preserve"> </w:t>
        </w:r>
      </w:ins>
      <w:ins w:id="4342" w:author="Eric Boisvert" w:date="2016-02-27T14:31:00Z">
        <w:r w:rsidR="003E7F91">
          <w:t xml:space="preserve">at the time. </w:t>
        </w:r>
      </w:ins>
      <w:r>
        <w:t>It is important to note that the &lt;&lt;Union&gt;&gt; stereotype can be encoded in two distinct ways</w:t>
      </w:r>
      <w:ins w:id="4343"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4344" w:author="Eric Boisvert" w:date="2016-02-27T14:39:00Z">
        <w:r w:rsidDel="003E7F91">
          <w:delText xml:space="preserve"> for example</w:delText>
        </w:r>
      </w:del>
      <w:r>
        <w:t>)</w:t>
      </w:r>
      <w:r>
        <w:br/>
      </w:r>
      <w:r>
        <w:br/>
      </w:r>
      <w:r w:rsidR="001759FE">
        <w:rPr>
          <w:noProof/>
          <w:lang w:val="en-CA" w:eastAsia="en-CA"/>
        </w:rPr>
        <w:pict w14:anchorId="469BCCD1">
          <v:shape id="_x0000_i1057" type="#_x0000_t75" style="width:332.8pt;height:47.2pt;visibility:visible;mso-wrap-style:square">
            <v:imagedata r:id="rId48" o:title=""/>
          </v:shape>
        </w:pict>
      </w:r>
      <w:r>
        <w:br/>
      </w:r>
    </w:p>
    <w:p w14:paraId="5BDBD8D7" w14:textId="31FB3A03"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4345"/>
      <w:r>
        <w:t xml:space="preserve">(as prescribed by </w:t>
      </w:r>
      <w:ins w:id="4346" w:author="Eric Boisvert" w:date="2016-04-02T15:03:00Z">
        <w:r w:rsidR="004818C8">
          <w:t xml:space="preserve">ISO19136-2:2015 </w:t>
        </w:r>
      </w:ins>
      <w:r w:rsidR="00241C7C">
        <w:t>GML 3.3</w:t>
      </w:r>
      <w:r>
        <w:t xml:space="preserve">) </w:t>
      </w:r>
      <w:r>
        <w:br/>
      </w:r>
      <w:commentRangeEnd w:id="4345"/>
      <w:r>
        <w:rPr>
          <w:rStyle w:val="CommentReference"/>
        </w:rPr>
        <w:commentReference w:id="4345"/>
      </w:r>
      <w:r>
        <w:br/>
      </w:r>
      <w:r w:rsidR="001759FE">
        <w:rPr>
          <w:rFonts w:ascii="Courier New" w:hAnsi="Courier New" w:cs="Courier New"/>
          <w:noProof/>
          <w:lang w:val="en-CA" w:eastAsia="en-CA"/>
        </w:rPr>
        <w:pict w14:anchorId="7623DFC3">
          <v:shape id="_x0000_i1058" type="#_x0000_t75" style="width:207.2pt;height:58.4pt;visibility:visible;mso-wrap-style:square">
            <v:imagedata r:id="rId49" o:title=""/>
          </v:shape>
        </w:pict>
      </w:r>
    </w:p>
    <w:p w14:paraId="1C1A8D78" w14:textId="76BA4600"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4347" w:author="Eric Boisvert" w:date="2016-03-25T10:15:00Z">
        <w:r w:rsidR="00E13DE0">
          <w:rPr>
            <w:lang w:val="en-CA"/>
          </w:rPr>
          <w:t>(</w:t>
        </w:r>
        <w:del w:id="4348" w:author="Sen, Marcus A." w:date="2016-04-13T14:50:00Z">
          <w:r w:rsidR="00E13DE0" w:rsidDel="007B5B87">
            <w:rPr>
              <w:lang w:val="en-CA"/>
            </w:rPr>
            <w:delText xml:space="preserve">See  </w:delText>
          </w:r>
        </w:del>
      </w:ins>
      <w:ins w:id="4349" w:author="Sen, Marcus A." w:date="2016-04-13T14:50:00Z">
        <w:r w:rsidR="007B5B87">
          <w:rPr>
            <w:lang w:val="en-CA"/>
          </w:rPr>
          <w:t xml:space="preserve">See </w:t>
        </w:r>
      </w:ins>
      <w:ins w:id="4350" w:author="Eric Boisvert" w:date="2016-03-25T10:15:00Z">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4351" w:author="Sen, Marcus A." w:date="2016-04-13T16:56:00Z">
        <w:r w:rsidR="00D33949">
          <w:rPr>
            <w:lang w:val="en-CA"/>
          </w:rPr>
          <w:t>8.5</w:t>
        </w:r>
      </w:ins>
      <w:ins w:id="4352"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ins w:id="4353" w:author="Boisvert, Eric" w:date="2016-03-29T08:40:00Z">
        <w:r w:rsidR="00853941">
          <w:t>.</w:t>
        </w:r>
      </w:ins>
    </w:p>
    <w:p w14:paraId="0ACFC2A5" w14:textId="26529F87" w:rsidR="00292781" w:rsidRDefault="00292781" w:rsidP="007F03F0">
      <w:pPr>
        <w:pStyle w:val="Caption"/>
        <w:keepNext/>
      </w:pPr>
      <w:bookmarkStart w:id="4354" w:name="_Ref440205961"/>
      <w:r>
        <w:t xml:space="preserve">Table </w:t>
      </w:r>
      <w:ins w:id="4355" w:author="Eric Boisvert" w:date="2016-02-14T13:33:00Z">
        <w:r w:rsidR="00415E41">
          <w:fldChar w:fldCharType="begin"/>
        </w:r>
        <w:r w:rsidR="00415E41">
          <w:instrText xml:space="preserve"> SEQ Table \* ARABIC </w:instrText>
        </w:r>
      </w:ins>
      <w:r w:rsidR="00415E41">
        <w:fldChar w:fldCharType="separate"/>
      </w:r>
      <w:ins w:id="4356" w:author="Sen, Marcus A." w:date="2016-04-13T16:56:00Z">
        <w:r w:rsidR="00D33949">
          <w:rPr>
            <w:noProof/>
          </w:rPr>
          <w:t>3</w:t>
        </w:r>
      </w:ins>
      <w:ins w:id="4357" w:author="Eric Boisvert" w:date="2016-02-14T13:33:00Z">
        <w:r w:rsidR="00415E41">
          <w:fldChar w:fldCharType="end"/>
        </w:r>
      </w:ins>
      <w:del w:id="4358"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4354"/>
      <w:ins w:id="4359"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4360" w:name="_Toc448329978"/>
      <w:r>
        <w:rPr>
          <w:lang w:val="en-CA"/>
        </w:rPr>
        <w:t>GeoSciML Data Types</w:t>
      </w:r>
      <w:bookmarkEnd w:id="4360"/>
    </w:p>
    <w:p w14:paraId="519F32B6" w14:textId="77777777" w:rsidR="00657E64" w:rsidRDefault="00657E64" w:rsidP="00657E64">
      <w:pPr>
        <w:rPr>
          <w:lang w:val="en-CA"/>
        </w:rPr>
      </w:pPr>
    </w:p>
    <w:p w14:paraId="636940E3" w14:textId="0B84061F" w:rsidR="00657E64" w:rsidDel="007C5519" w:rsidRDefault="00657E64" w:rsidP="00657E64">
      <w:pPr>
        <w:rPr>
          <w:del w:id="4361" w:author="Boisvert, Eric" w:date="2016-03-29T07:54:00Z"/>
          <w:lang w:val="en-CA"/>
        </w:rPr>
      </w:pPr>
      <w:r>
        <w:rPr>
          <w:lang w:val="en-CA"/>
        </w:rPr>
        <w:t>GeoSciML Data is a</w:t>
      </w:r>
      <w:r w:rsidRPr="004A7E4D">
        <w:rPr>
          <w:lang w:val="en-CA"/>
        </w:rPr>
        <w:t xml:space="preserve"> package of </w:t>
      </w:r>
      <w:del w:id="4362" w:author="Boisvert, Eric" w:date="2016-03-29T07:53:00Z">
        <w:r w:rsidRPr="004A7E4D" w:rsidDel="007C5519">
          <w:rPr>
            <w:lang w:val="en-CA"/>
          </w:rPr>
          <w:delText xml:space="preserve">classes </w:delText>
        </w:r>
      </w:del>
      <w:ins w:id="4363" w:author="Boisvert, Eric" w:date="2016-03-29T07:53:00Z">
        <w:r w:rsidR="007C5519">
          <w:rPr>
            <w:lang w:val="en-CA"/>
          </w:rPr>
          <w:t>data types</w:t>
        </w:r>
        <w:r w:rsidR="007C5519" w:rsidRPr="004A7E4D">
          <w:rPr>
            <w:lang w:val="en-CA"/>
          </w:rPr>
          <w:t xml:space="preserve"> </w:t>
        </w:r>
      </w:ins>
      <w:r w:rsidRPr="004A7E4D">
        <w:rPr>
          <w:lang w:val="en-CA"/>
        </w:rPr>
        <w:t>t</w:t>
      </w:r>
      <w:ins w:id="4364" w:author="Boisvert, Eric" w:date="2016-03-29T07:53:00Z">
        <w:r w:rsidR="007C5519">
          <w:rPr>
            <w:lang w:val="en-CA"/>
          </w:rPr>
          <w:t>hat</w:t>
        </w:r>
      </w:ins>
      <w:del w:id="4365" w:author="Boisvert, Eric" w:date="2016-03-29T07:53:00Z">
        <w:r w:rsidRPr="004A7E4D" w:rsidDel="007C5519">
          <w:rPr>
            <w:lang w:val="en-CA"/>
          </w:rPr>
          <w:delText>o</w:delText>
        </w:r>
      </w:del>
      <w:r w:rsidRPr="004A7E4D">
        <w:rPr>
          <w:lang w:val="en-CA"/>
        </w:rPr>
        <w:t xml:space="preserve"> describe</w:t>
      </w:r>
      <w:ins w:id="4366"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del w:id="4367" w:author="Sen, Marcus A." w:date="2016-04-13T14:51:00Z">
        <w:r w:rsidRPr="004A7E4D" w:rsidDel="007B5B87">
          <w:rPr>
            <w:lang w:val="en-CA"/>
          </w:rPr>
          <w:delText>eg</w:delText>
        </w:r>
      </w:del>
      <w:ins w:id="4368" w:author="Sen, Marcus A." w:date="2016-04-13T14:51:00Z">
        <w:r w:rsidR="007B5B87" w:rsidRPr="004A7E4D">
          <w:rPr>
            <w:lang w:val="en-CA"/>
          </w:rPr>
          <w:t>e.g.</w:t>
        </w:r>
      </w:ins>
      <w:r w:rsidRPr="004A7E4D">
        <w:rPr>
          <w:lang w:val="en-CA"/>
        </w:rPr>
        <w:t>; dip/dip direction), or a description (</w:t>
      </w:r>
      <w:del w:id="4369" w:author="Sen, Marcus A." w:date="2016-04-13T14:51:00Z">
        <w:r w:rsidRPr="004A7E4D" w:rsidDel="007B5B87">
          <w:rPr>
            <w:lang w:val="en-CA"/>
          </w:rPr>
          <w:delText>eg</w:delText>
        </w:r>
      </w:del>
      <w:ins w:id="4370" w:author="Sen, Marcus A." w:date="2016-04-13T14:51:00Z">
        <w:r w:rsidR="007B5B87" w:rsidRPr="004A7E4D">
          <w:rPr>
            <w:lang w:val="en-CA"/>
          </w:rPr>
          <w:t>e.g.</w:t>
        </w:r>
      </w:ins>
      <w:r w:rsidRPr="004A7E4D">
        <w:rPr>
          <w:lang w:val="en-CA"/>
        </w:rPr>
        <w:t>; compass point (NE), or other text - "toward fold hinge", "below").</w:t>
      </w:r>
      <w:ins w:id="4371" w:author="Boisvert, Eric" w:date="2016-03-29T07:54:00Z">
        <w:r w:rsidR="007C5519">
          <w:rPr>
            <w:lang w:val="en-CA"/>
          </w:rPr>
          <w:t xml:space="preserve">  </w:t>
        </w:r>
      </w:ins>
      <w:r w:rsidRPr="00C034E3">
        <w:rPr>
          <w:lang w:val="en-CA"/>
        </w:rPr>
        <w:t xml:space="preserve">An additional GSML_QuantityRange class extends </w:t>
      </w:r>
      <w:del w:id="4372" w:author="Eric Boisvert" w:date="2016-01-24T13:31:00Z">
        <w:r w:rsidRPr="00C034E3" w:rsidDel="00253146">
          <w:rPr>
            <w:lang w:val="en-CA"/>
          </w:rPr>
          <w:delText>swe:Quantity</w:delText>
        </w:r>
      </w:del>
      <w:ins w:id="4373" w:author="Eric Boisvert" w:date="2016-01-24T13:31:00Z">
        <w:r w:rsidR="00253146">
          <w:rPr>
            <w:lang w:val="en-CA"/>
          </w:rPr>
          <w:t>SWE::Quantity</w:t>
        </w:r>
      </w:ins>
      <w:r w:rsidRPr="00C034E3">
        <w:rPr>
          <w:lang w:val="en-CA"/>
        </w:rPr>
        <w:t xml:space="preserve">Range to allow upper and lower values </w:t>
      </w:r>
      <w:del w:id="4374" w:author="Boisvert, Eric" w:date="2016-03-29T07:54:00Z">
        <w:r w:rsidRPr="00C034E3" w:rsidDel="007C5519">
          <w:rPr>
            <w:lang w:val="en-CA"/>
          </w:rPr>
          <w:delText xml:space="preserve">in </w:delText>
        </w:r>
      </w:del>
      <w:ins w:id="4375"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1759FE" w:rsidP="00657E64">
      <w:pPr>
        <w:keepNext/>
      </w:pPr>
      <w:r>
        <w:rPr>
          <w:noProof/>
          <w:lang w:val="en-CA" w:eastAsia="en-CA"/>
        </w:rPr>
        <w:pict w14:anchorId="74C7BFF3">
          <v:shape id="_x0000_i1059" type="#_x0000_t75" style="width:6in;height:493.6pt;visibility:visible;mso-wrap-style:square">
            <v:imagedata r:id="rId50"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4376" w:author="Sen, Marcus A." w:date="2016-04-13T16:56:00Z">
        <w:r w:rsidR="00D33949">
          <w:rPr>
            <w:noProof/>
          </w:rPr>
          <w:t>33</w:t>
        </w:r>
      </w:ins>
      <w:ins w:id="4377" w:author="Eric Boisvert" w:date="2016-04-03T12:16:00Z">
        <w:del w:id="4378" w:author="Sen, Marcus A." w:date="2016-04-13T16:56:00Z">
          <w:r w:rsidR="00652185" w:rsidDel="00D33949">
            <w:rPr>
              <w:noProof/>
            </w:rPr>
            <w:delText>33</w:delText>
          </w:r>
        </w:del>
      </w:ins>
      <w:ins w:id="4379" w:author="Boisvert, Eric" w:date="2016-04-01T13:15:00Z">
        <w:del w:id="4380" w:author="Sen, Marcus A." w:date="2016-04-13T16:56:00Z">
          <w:r w:rsidR="008D755A" w:rsidDel="00D33949">
            <w:rPr>
              <w:noProof/>
            </w:rPr>
            <w:delText>32</w:delText>
          </w:r>
        </w:del>
      </w:ins>
      <w:del w:id="4381" w:author="Sen, Marcus A." w:date="2016-04-13T16:56:00Z">
        <w:r w:rsidR="0043586C" w:rsidDel="00D33949">
          <w:rPr>
            <w:noProof/>
          </w:rPr>
          <w:delText>32</w:delText>
        </w:r>
      </w:del>
      <w:r>
        <w:rPr>
          <w:noProof/>
        </w:rPr>
        <w:fldChar w:fldCharType="end"/>
      </w:r>
      <w:r>
        <w:t xml:space="preserve"> : </w:t>
      </w:r>
      <w:ins w:id="4382" w:author="Boisvert, Eric" w:date="2016-03-29T08:40:00Z">
        <w:r w:rsidR="00853941">
          <w:t>Summary diagram of s</w:t>
        </w:r>
      </w:ins>
      <w:del w:id="4383" w:author="Boisvert, Eric" w:date="2016-03-29T08:40:00Z">
        <w:r w:rsidDel="00853941">
          <w:delText>S</w:delText>
        </w:r>
      </w:del>
      <w:r>
        <w:t>pecialised GeoSciML data types</w:t>
      </w:r>
      <w:ins w:id="4384"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55C1F777" w:rsidR="00657E64" w:rsidRDefault="00657E64" w:rsidP="00657E64">
      <w:r>
        <w:t>GSML_GeometricDescriptionValue is a special abstract data types for descriptions of planar or linear orientations of a geologic feature.   They allow specifying direction by DirectionVector (</w:t>
      </w:r>
      <w:del w:id="4385" w:author="Sen, Marcus A." w:date="2016-04-13T15:01:00Z">
        <w:r w:rsidDel="007B5B87">
          <w:delText>eg</w:delText>
        </w:r>
      </w:del>
      <w:ins w:id="4386" w:author="Sen, Marcus A." w:date="2016-04-13T15:01:00Z">
        <w:r w:rsidR="007B5B87">
          <w:t>e.g.</w:t>
        </w:r>
      </w:ins>
      <w:r>
        <w:t xml:space="preserve"> Dip/Dip Direction), compass point (NE), </w:t>
      </w:r>
      <w:del w:id="4387" w:author="Boisvert, Eric" w:date="2016-03-29T12:36:00Z">
        <w:r w:rsidDel="0024128E">
          <w:delText xml:space="preserve"> </w:delText>
        </w:r>
      </w:del>
      <w:r>
        <w:t>description ("toward fold hinge", "below')</w:t>
      </w:r>
      <w:ins w:id="4388" w:author="Boisvert, Eric" w:date="2016-03-29T08:40:00Z">
        <w:r w:rsidR="00853941">
          <w:t>.</w:t>
        </w:r>
      </w:ins>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56C44A3"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4389" w:author="Boisvert, Eric" w:date="2016-03-29T07:55:00Z">
        <w:r w:rsidDel="007C5519">
          <w:rPr>
            <w:lang w:val="en-CA"/>
          </w:rPr>
          <w:delText>e</w:delText>
        </w:r>
      </w:del>
      <w:r>
        <w:rPr>
          <w:lang w:val="en-CA"/>
        </w:rPr>
        <w:t>perty shall d</w:t>
      </w:r>
      <w:r w:rsidRPr="002570EB">
        <w:rPr>
          <w:lang w:val="en-CA"/>
        </w:rPr>
        <w:t>escribe</w:t>
      </w:r>
      <w:del w:id="4390" w:author="Boisvert, Eric" w:date="2016-03-29T07:55:00Z">
        <w:r w:rsidRPr="002570EB" w:rsidDel="007C5519">
          <w:rPr>
            <w:lang w:val="en-CA"/>
          </w:rPr>
          <w:delText>s</w:delText>
        </w:r>
      </w:del>
      <w:r w:rsidRPr="002570EB">
        <w:rPr>
          <w:lang w:val="en-CA"/>
        </w:rPr>
        <w:t xml:space="preserve"> the way the orientation value was determined (</w:t>
      </w:r>
      <w:del w:id="4391" w:author="Sen, Marcus A." w:date="2016-04-13T15:01:00Z">
        <w:r w:rsidRPr="002570EB" w:rsidDel="007B5B87">
          <w:rPr>
            <w:lang w:val="en-CA"/>
          </w:rPr>
          <w:delText>eg</w:delText>
        </w:r>
      </w:del>
      <w:ins w:id="4392" w:author="Sen, Marcus A." w:date="2016-04-13T15:01:00Z">
        <w:r w:rsidR="007B5B87" w:rsidRPr="002570EB">
          <w:rPr>
            <w:lang w:val="en-CA"/>
          </w:rPr>
          <w:t>e.g.</w:t>
        </w:r>
      </w:ins>
      <w:r w:rsidRPr="002570EB">
        <w:rPr>
          <w:lang w:val="en-CA"/>
        </w:rPr>
        <w:t xml:space="preserve"> measured, inferred from dip slope, </w:t>
      </w:r>
      <w:del w:id="4393" w:author="Sen, Marcus A." w:date="2016-04-13T15:01:00Z">
        <w:r w:rsidRPr="002570EB" w:rsidDel="007B5B87">
          <w:rPr>
            <w:lang w:val="en-CA"/>
          </w:rPr>
          <w:delText>etc</w:delText>
        </w:r>
      </w:del>
      <w:ins w:id="4394" w:author="Sen, Marcus A." w:date="2016-04-13T15:01:00Z">
        <w:r w:rsidR="007B5B87" w:rsidRPr="002570EB">
          <w:rPr>
            <w:lang w:val="en-CA"/>
          </w:rPr>
          <w:t>etc.</w:t>
        </w:r>
      </w:ins>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1766F603" w:rsidR="002570EB" w:rsidRDefault="002570EB" w:rsidP="007F03F0">
      <w:pPr>
        <w:rPr>
          <w:lang w:val="en-CA"/>
        </w:rPr>
      </w:pPr>
      <w:r>
        <w:rPr>
          <w:lang w:val="en-CA"/>
        </w:rPr>
        <w:t>The descriptionOrientation</w:t>
      </w:r>
      <w:del w:id="4395" w:author="Eric Boisvert" w:date="2016-01-24T13:30:00Z">
        <w:r w:rsidDel="00253146">
          <w:rPr>
            <w:lang w:val="en-CA"/>
          </w:rPr>
          <w:delText>:CharacterString</w:delText>
        </w:r>
      </w:del>
      <w:ins w:id="4396"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4397" w:author="Boisvert, Eric" w:date="2016-03-29T14:42:00Z">
        <w:r w:rsidR="00224214">
          <w:rPr>
            <w:lang w:val="en-CA"/>
          </w:rPr>
          <w:t xml:space="preserve"> </w:t>
        </w:r>
        <w:del w:id="4398" w:author="Sen, Marcus A." w:date="2016-04-13T15:01:00Z">
          <w:r w:rsidR="00224214" w:rsidDel="008B01F3">
            <w:delText xml:space="preserve">( </w:delText>
          </w:r>
        </w:del>
      </w:ins>
      <w:ins w:id="4399" w:author="Sen, Marcus A." w:date="2016-04-13T15:01:00Z">
        <w:r w:rsidR="008B01F3">
          <w:t>(</w:t>
        </w:r>
      </w:ins>
      <w:ins w:id="4400" w:author="Boisvert, Eric" w:date="2016-03-29T14:42:00Z">
        <w:del w:id="4401" w:author="Sen, Marcus A." w:date="2016-04-13T15:01:00Z">
          <w:r w:rsidR="00224214" w:rsidDel="008B01F3">
            <w:delText>eg.</w:delText>
          </w:r>
        </w:del>
      </w:ins>
      <w:ins w:id="4402" w:author="Sen, Marcus A." w:date="2016-04-13T15:01:00Z">
        <w:r w:rsidR="008B01F3">
          <w:t>e.g.</w:t>
        </w:r>
      </w:ins>
      <w:ins w:id="4403" w:author="Boisvert, Eric" w:date="2016-03-29T14:42:00Z">
        <w:r w:rsidR="00224214">
          <w:t xml:space="preserve"> "toward fold hinge", "below')</w:t>
        </w:r>
      </w:ins>
      <w:ins w:id="4404"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4405"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4406"/>
      <w:r>
        <w:rPr>
          <w:lang w:val="en-CA"/>
        </w:rPr>
        <w:t xml:space="preserve">not impose one </w:t>
      </w:r>
      <w:commentRangeEnd w:id="4406"/>
      <w:r w:rsidR="00DD26B8">
        <w:rPr>
          <w:rStyle w:val="CommentReference"/>
        </w:rPr>
        <w:commentReference w:id="4406"/>
      </w:r>
      <w:r>
        <w:rPr>
          <w:lang w:val="en-CA"/>
        </w:rPr>
        <w:t>but provide</w:t>
      </w:r>
      <w:ins w:id="4407" w:author="Boisvert, Eric" w:date="2016-03-29T14:42:00Z">
        <w:r w:rsidR="00224214">
          <w:rPr>
            <w:lang w:val="en-CA"/>
          </w:rPr>
          <w:t>s</w:t>
        </w:r>
      </w:ins>
      <w:r>
        <w:rPr>
          <w:lang w:val="en-CA"/>
        </w:rPr>
        <w:t xml:space="preserve"> a convention property to report it. </w:t>
      </w:r>
      <w:commentRangeStart w:id="440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408"/>
      <w:r>
        <w:rPr>
          <w:rStyle w:val="CommentReference"/>
        </w:rPr>
        <w:commentReference w:id="440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4409"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4410" w:author="Boisvert, Eric" w:date="2016-03-29T14:43:00Z">
        <w:r w:rsidDel="00224214">
          <w:rPr>
            <w:lang w:val="en-CA"/>
          </w:rPr>
          <w:delText>, otherwise there is no useful information to report.</w:delText>
        </w:r>
      </w:del>
      <w:ins w:id="4411" w:author="Boisvert, Eric" w:date="2016-03-29T14:43:00Z">
        <w:r w:rsidR="00224214">
          <w:rPr>
            <w:lang w:val="en-CA"/>
          </w:rPr>
          <w:t>.</w:t>
        </w:r>
      </w:ins>
    </w:p>
    <w:p w14:paraId="6ACF1A83" w14:textId="5A61EC2B" w:rsidR="002570EB" w:rsidRDefault="002570EB" w:rsidP="007F03F0">
      <w:pPr>
        <w:pStyle w:val="Heading5"/>
        <w:rPr>
          <w:lang w:val="en-CA"/>
        </w:rPr>
      </w:pPr>
      <w:bookmarkStart w:id="4412" w:name="_Ref440279067"/>
      <w:r>
        <w:rPr>
          <w:lang w:val="en-CA"/>
        </w:rPr>
        <w:t>c</w:t>
      </w:r>
      <w:r w:rsidRPr="00D970E9">
        <w:rPr>
          <w:lang w:val="en-CA"/>
        </w:rPr>
        <w:t>onvention</w:t>
      </w:r>
      <w:bookmarkEnd w:id="4412"/>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54B481E" w:rsidR="00245451" w:rsidRDefault="00245451">
      <w:pPr>
        <w:rPr>
          <w:lang w:val="en-CA"/>
        </w:rPr>
      </w:pPr>
      <w:r w:rsidRPr="00245451">
        <w:rPr>
          <w:lang w:val="en-CA"/>
        </w:rPr>
        <w:t>The azimuth</w:t>
      </w:r>
      <w:r>
        <w:rPr>
          <w:lang w:val="en-CA"/>
        </w:rPr>
        <w:t xml:space="preserve"> (</w:t>
      </w:r>
      <w:del w:id="4413" w:author="Eric Boisvert" w:date="2016-01-24T13:31:00Z">
        <w:r w:rsidDel="00253146">
          <w:rPr>
            <w:lang w:val="en-CA"/>
          </w:rPr>
          <w:delText>swe:Quantity</w:delText>
        </w:r>
      </w:del>
      <w:ins w:id="4414" w:author="Eric Boisvert" w:date="2016-01-24T13:31:00Z">
        <w:r w:rsidR="00253146">
          <w:rPr>
            <w:lang w:val="en-CA"/>
          </w:rPr>
          <w:t>SWE::Quantity</w:t>
        </w:r>
      </w:ins>
      <w:r>
        <w:rPr>
          <w:lang w:val="en-CA"/>
        </w:rPr>
        <w:t>Range) property</w:t>
      </w:r>
      <w:r w:rsidRPr="00245451">
        <w:rPr>
          <w:lang w:val="en-CA"/>
        </w:rPr>
        <w:t xml:space="preserve"> (compass point, bearing </w:t>
      </w:r>
      <w:del w:id="4415" w:author="Sen, Marcus A." w:date="2016-04-13T15:02:00Z">
        <w:r w:rsidRPr="00245451" w:rsidDel="008B01F3">
          <w:rPr>
            <w:lang w:val="en-CA"/>
          </w:rPr>
          <w:delText>etc</w:delText>
        </w:r>
      </w:del>
      <w:ins w:id="4416" w:author="Sen, Marcus A." w:date="2016-04-13T15:02:00Z">
        <w:r w:rsidR="008B01F3" w:rsidRPr="00245451">
          <w:rPr>
            <w:lang w:val="en-CA"/>
          </w:rPr>
          <w:t>etc.</w:t>
        </w:r>
      </w:ins>
      <w:r w:rsidRPr="00245451">
        <w:rPr>
          <w:lang w:val="en-CA"/>
        </w:rPr>
        <w:t xml:space="preserve">) </w:t>
      </w:r>
      <w:r>
        <w:rPr>
          <w:lang w:val="en-CA"/>
        </w:rPr>
        <w:t>shall contain the valu</w:t>
      </w:r>
      <w:ins w:id="4417" w:author="Boisvert, Eric" w:date="2016-03-29T14:43:00Z">
        <w:r w:rsidR="00224214">
          <w:rPr>
            <w:lang w:val="en-CA"/>
          </w:rPr>
          <w:t>e</w:t>
        </w:r>
      </w:ins>
      <w:del w:id="4418"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4419" w:author="Sen, Marcus A." w:date="2016-04-13T16:56:00Z">
        <w:r w:rsidR="00D33949">
          <w:rPr>
            <w:lang w:val="en-CA"/>
          </w:rPr>
          <w:t>7.4.6.2.1</w:t>
        </w:r>
      </w:ins>
      <w:ins w:id="4420" w:author="Boisvert, Eric" w:date="2016-04-01T07:54:00Z">
        <w:del w:id="4421" w:author="Sen, Marcus A." w:date="2016-04-13T16:56:00Z">
          <w:r w:rsidR="00E21DD0" w:rsidDel="00D33949">
            <w:rPr>
              <w:lang w:val="en-CA"/>
            </w:rPr>
            <w:delText>7.4.6.2.1</w:delText>
          </w:r>
        </w:del>
      </w:ins>
      <w:ins w:id="4422" w:author="Eric Boisvert" w:date="2016-03-28T16:06:00Z">
        <w:del w:id="4423" w:author="Sen, Marcus A." w:date="2016-04-13T16:56:00Z">
          <w:r w:rsidR="003842F3" w:rsidDel="00D33949">
            <w:rPr>
              <w:lang w:val="en-CA"/>
            </w:rPr>
            <w:delText>7.4.6.2.1</w:delText>
          </w:r>
        </w:del>
      </w:ins>
      <w:del w:id="4424" w:author="Sen, Marcus A." w:date="2016-04-13T16:56:00Z">
        <w:r w:rsidR="004D34D6" w:rsidDel="00D33949">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4425"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4426"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FA73F2E" w:rsidR="00245451" w:rsidRDefault="002570EB" w:rsidP="00245451">
      <w:pPr>
        <w:rPr>
          <w:ins w:id="4427" w:author="Eric Boisvert" w:date="2016-04-03T10:29:00Z"/>
          <w:lang w:val="en-CA"/>
        </w:rPr>
      </w:pPr>
      <w:r>
        <w:rPr>
          <w:lang w:val="en-CA"/>
        </w:rPr>
        <w:t>The dip (</w:t>
      </w:r>
      <w:del w:id="4428" w:author="Eric Boisvert" w:date="2016-01-24T13:31:00Z">
        <w:r w:rsidDel="00253146">
          <w:rPr>
            <w:lang w:val="en-CA"/>
          </w:rPr>
          <w:delText>swe:Quantity</w:delText>
        </w:r>
      </w:del>
      <w:ins w:id="4429" w:author="Eric Boisvert" w:date="2016-01-24T13:31:00Z">
        <w:r w:rsidR="00253146">
          <w:rPr>
            <w:lang w:val="en-CA"/>
          </w:rPr>
          <w:t>SWE::Quantity</w:t>
        </w:r>
      </w:ins>
      <w:r>
        <w:rPr>
          <w:lang w:val="en-CA"/>
        </w:rPr>
        <w:t xml:space="preserve">Range) shall report the </w:t>
      </w:r>
      <w:r w:rsidRPr="002570EB">
        <w:rPr>
          <w:lang w:val="en-CA"/>
        </w:rPr>
        <w:t>angle that the structural surface (</w:t>
      </w:r>
      <w:del w:id="4430" w:author="Sen, Marcus A." w:date="2016-04-13T15:02:00Z">
        <w:r w:rsidRPr="002570EB" w:rsidDel="008B01F3">
          <w:rPr>
            <w:lang w:val="en-CA"/>
          </w:rPr>
          <w:delText>eg</w:delText>
        </w:r>
      </w:del>
      <w:ins w:id="4431" w:author="Sen, Marcus A." w:date="2016-04-13T15:02:00Z">
        <w:r w:rsidR="008B01F3" w:rsidRPr="002570EB">
          <w:rPr>
            <w:lang w:val="en-CA"/>
          </w:rPr>
          <w:t>e.g.</w:t>
        </w:r>
      </w:ins>
      <w:r w:rsidRPr="002570EB">
        <w:rPr>
          <w:lang w:val="en-CA"/>
        </w:rPr>
        <w:t xml:space="preserve"> bedding, fault plane) makes with the horizontal measured perpendicular to the strike of the structure and in the vertical plane as a numeric value or term</w:t>
      </w:r>
      <w:ins w:id="4432" w:author="Boisvert, Eric" w:date="2016-03-29T08:41:00Z">
        <w:r w:rsidR="00853941">
          <w:rPr>
            <w:lang w:val="en-CA"/>
          </w:rPr>
          <w:t>.</w:t>
        </w:r>
      </w:ins>
    </w:p>
    <w:p w14:paraId="2D4FB9C1" w14:textId="42AFE342" w:rsidR="00245451" w:rsidRDefault="00245451" w:rsidP="00245451">
      <w:r>
        <w:t xml:space="preserve">Dips are always downward. </w:t>
      </w:r>
      <w:ins w:id="4433" w:author="Eric Boisvert" w:date="2016-04-03T10:31:00Z">
        <w:r w:rsidR="00F8013C">
          <w:t xml:space="preserve">Therefore, negative dips (the logical representation of an upward dip) </w:t>
        </w:r>
      </w:ins>
      <w:del w:id="4434" w:author="Eric Boisvert" w:date="2016-04-03T10:31:00Z">
        <w:r w:rsidDel="00F8013C">
          <w:delText xml:space="preserve">Depending </w:delText>
        </w:r>
      </w:del>
      <w:del w:id="4435" w:author="Eric Boisvert" w:date="2016-04-03T10:32:00Z">
        <w:r w:rsidDel="00F8013C">
          <w:delText xml:space="preserve">of the convention, “upward” dips </w:delText>
        </w:r>
      </w:del>
      <w:r>
        <w:t xml:space="preserve">are </w:t>
      </w:r>
      <w:del w:id="4436" w:author="Eric Boisvert" w:date="2016-04-03T10:32:00Z">
        <w:r w:rsidDel="00F8013C">
          <w:delText xml:space="preserve">just </w:delText>
        </w:r>
      </w:del>
      <w:r>
        <w:t xml:space="preserve">equivalent </w:t>
      </w:r>
      <w:del w:id="4437" w:author="Eric Boisvert" w:date="2016-04-03T10:32:00Z">
        <w:r w:rsidDel="00F8013C">
          <w:delText xml:space="preserve">of </w:delText>
        </w:r>
      </w:del>
      <w:ins w:id="4438" w:author="Eric Boisvert" w:date="2016-04-03T10:32:00Z">
        <w:r w:rsidR="00F8013C">
          <w:t xml:space="preserve">to </w:t>
        </w:r>
      </w:ins>
      <w:r>
        <w:t xml:space="preserve">downward </w:t>
      </w:r>
      <w:ins w:id="4439"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5060110" w:rsidR="00245451" w:rsidRPr="004A7E4D" w:rsidRDefault="00245451" w:rsidP="00DE367C">
            <w:pPr>
              <w:pStyle w:val="Tabletext10"/>
              <w:jc w:val="left"/>
              <w:rPr>
                <w:rStyle w:val="reqtext"/>
                <w:rFonts w:cs="Times New Roman"/>
                <w:sz w:val="20"/>
              </w:rPr>
            </w:pPr>
            <w:r>
              <w:t>Dips SHALL be values in range [0</w:t>
            </w:r>
            <w:del w:id="4440" w:author="Sen, Marcus A." w:date="2016-04-13T15:02:00Z">
              <w:r w:rsidDel="008B01F3">
                <w:delText>,90</w:delText>
              </w:r>
            </w:del>
            <w:ins w:id="4441" w:author="Sen, Marcus A." w:date="2016-04-13T15:02:00Z">
              <w:r w:rsidR="008B01F3">
                <w:t>, 90</w:t>
              </w:r>
            </w:ins>
            <w:r>
              <w:t>]</w:t>
            </w:r>
            <w:del w:id="4442" w:author="Boisvert, Eric" w:date="2016-03-29T08:41:00Z">
              <w:r w:rsidDel="00853941">
                <w:delText xml:space="preserve">   </w:delText>
              </w:r>
            </w:del>
            <w:ins w:id="4443"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3620F343"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del w:id="4444" w:author="Sen, Marcus A." w:date="2016-04-13T15:02:00Z">
        <w:r w:rsidDel="008B01F3">
          <w:rPr>
            <w:lang w:val="en-CA"/>
          </w:rPr>
          <w:delText>etc</w:delText>
        </w:r>
      </w:del>
      <w:ins w:id="4445" w:author="Sen, Marcus A." w:date="2016-04-13T15:02:00Z">
        <w:r w:rsidR="008B01F3">
          <w:rPr>
            <w:lang w:val="en-CA"/>
          </w:rPr>
          <w:t>etc.</w:t>
        </w:r>
      </w:ins>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4446" w:author="Eric Boisvert" w:date="2016-03-25T10:33:00Z">
              <w:r w:rsidR="00FC044E">
                <w:rPr>
                  <w:rStyle w:val="requri"/>
                  <w:lang w:val="en-CA"/>
                </w:rPr>
                <w:t>trend</w:t>
              </w:r>
            </w:ins>
            <w:del w:id="4447"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4448" w:author="Boisvert, Eric" w:date="2016-03-29T14:56:00Z">
              <w:r w:rsidRPr="0046445D" w:rsidDel="00DD26B8">
                <w:rPr>
                  <w:rFonts w:ascii="Segoe UI" w:hAnsi="Segoe UI" w:cs="Segoe UI"/>
                  <w:sz w:val="18"/>
                  <w:szCs w:val="18"/>
                  <w:lang w:val="en-CA"/>
                </w:rPr>
                <w:delText xml:space="preserve">not </w:delText>
              </w:r>
            </w:del>
            <w:ins w:id="4449"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4450" w:author="Boisvert, Eric" w:date="2016-03-29T14:45:00Z">
        <w:r w:rsidRPr="00245451" w:rsidDel="00224214">
          <w:delText xml:space="preserve">to </w:delText>
        </w:r>
      </w:del>
      <w:ins w:id="4451"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4452" w:author="Eric Boisvert" w:date="2016-01-24T13:31:00Z">
        <w:r w:rsidDel="00253146">
          <w:delText>swe:Quantity</w:delText>
        </w:r>
      </w:del>
      <w:ins w:id="4453"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4454"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4455" w:author="Boisvert, Eric" w:date="2016-03-29T14:46:00Z">
        <w:r w:rsidDel="00224214">
          <w:delText xml:space="preserve">between </w:delText>
        </w:r>
      </w:del>
      <w:ins w:id="4456" w:author="Boisvert, Eric" w:date="2016-03-29T14:46:00Z">
        <w:r w:rsidR="00224214">
          <w:t xml:space="preserve">&gt;= </w:t>
        </w:r>
      </w:ins>
      <w:r>
        <w:t xml:space="preserve">0 and </w:t>
      </w:r>
      <w:ins w:id="4457" w:author="Boisvert, Eric" w:date="2016-03-29T14:46:00Z">
        <w:r w:rsidR="00224214">
          <w:t>&lt;=</w:t>
        </w:r>
      </w:ins>
      <w:r>
        <w:t>90 (pointing up or down, depe</w:t>
      </w:r>
      <w:r w:rsidR="00D97666">
        <w:t>nding of the directed property)</w:t>
      </w:r>
      <w:ins w:id="4458"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4459" w:author="Eric Boisvert" w:date="2016-01-24T13:31:00Z">
        <w:r w:rsidDel="00253146">
          <w:delText>swe:Quantity</w:delText>
        </w:r>
      </w:del>
      <w:ins w:id="4460"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4461"/>
            <w:r>
              <w:rPr>
                <w:rStyle w:val="requri"/>
                <w:lang w:val="en-CA"/>
              </w:rPr>
              <w:t>/req/gsml4-basic</w:t>
            </w:r>
            <w:r w:rsidRPr="00D12552">
              <w:rPr>
                <w:rStyle w:val="requri"/>
                <w:lang w:val="en-CA"/>
              </w:rPr>
              <w:t>/</w:t>
            </w:r>
            <w:r>
              <w:rPr>
                <w:rStyle w:val="requri"/>
                <w:lang w:val="en-CA"/>
              </w:rPr>
              <w:t>linear-</w:t>
            </w:r>
            <w:ins w:id="4462" w:author="Eric Boisvert" w:date="2016-03-25T10:39:00Z">
              <w:r w:rsidR="00AA08C5">
                <w:rPr>
                  <w:rStyle w:val="requri"/>
                  <w:lang w:val="en-CA"/>
                </w:rPr>
                <w:t>trend</w:t>
              </w:r>
            </w:ins>
            <w:del w:id="4463"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4464" w:author="Eric Boisvert" w:date="2016-04-03T10:34:00Z">
              <w:r w:rsidDel="00590D50">
                <w:delText xml:space="preserve">SHALL </w:delText>
              </w:r>
            </w:del>
            <w:ins w:id="4465" w:author="Eric Boisvert" w:date="2016-04-03T10:34:00Z">
              <w:r w:rsidR="00590D50">
                <w:t xml:space="preserve">SHOULD </w:t>
              </w:r>
            </w:ins>
            <w:r>
              <w:t>be expressed in clockwise degree from geographic north</w:t>
            </w:r>
            <w:commentRangeEnd w:id="4461"/>
            <w:r>
              <w:rPr>
                <w:rStyle w:val="CommentReference"/>
                <w:rFonts w:ascii="Times New Roman" w:eastAsia="Times New Roman" w:hAnsi="Times New Roman"/>
                <w:lang w:val="en-US" w:eastAsia="en-US"/>
              </w:rPr>
              <w:commentReference w:id="4461"/>
            </w:r>
            <w:ins w:id="4466"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4467"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4468"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4469"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4470" w:author="Eric Boisvert" w:date="2016-01-24T13:31:00Z">
        <w:r w:rsidDel="00253146">
          <w:rPr>
            <w:lang w:val="en-CA"/>
          </w:rPr>
          <w:delText>swe:Quantity</w:delText>
        </w:r>
      </w:del>
      <w:ins w:id="4471"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4472" w:name="_Ref446254520"/>
      <w:r>
        <w:t>GSML_QuantityRange</w:t>
      </w:r>
      <w:bookmarkEnd w:id="4472"/>
    </w:p>
    <w:p w14:paraId="6742D8AB" w14:textId="77777777" w:rsidR="00657E64" w:rsidRDefault="00657E64" w:rsidP="00657E64"/>
    <w:p w14:paraId="0A7F0FC9" w14:textId="2ED729FD" w:rsidR="00657E64" w:rsidRPr="000D2673" w:rsidRDefault="00657E64" w:rsidP="00657E64">
      <w:r>
        <w:t>GSML_QuantityRange range is a specialization of SWE Common (OGC 08-094r1, Clause 7.2.13</w:t>
      </w:r>
      <w:del w:id="4473" w:author="Sen, Marcus A." w:date="2016-04-13T15:03:00Z">
        <w:r w:rsidDel="008B01F3">
          <w:delText>)  where</w:delText>
        </w:r>
      </w:del>
      <w:ins w:id="4474" w:author="Sen, Marcus A." w:date="2016-04-13T15:03:00Z">
        <w:r w:rsidR="008B01F3">
          <w:t>) where</w:t>
        </w:r>
      </w:ins>
      <w:r>
        <w:t xml:space="preserve"> lower and upper values are made explicit, instead of using an array of values (RealPair, see Clause 7.2.1) where the lowest value is the first element and the highest the second.  This convenience </w:t>
      </w:r>
      <w:del w:id="4475" w:author="Boisvert, Eric" w:date="2016-03-29T14:57:00Z">
        <w:r w:rsidDel="00DD26B8">
          <w:delText xml:space="preserve">class </w:delText>
        </w:r>
      </w:del>
      <w:ins w:id="4476"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w:t>
      </w:r>
      <w:del w:id="4477" w:author="Sen, Marcus A." w:date="2016-04-13T15:04:00Z">
        <w:r w:rsidDel="008B01F3">
          <w:delText>eg.</w:delText>
        </w:r>
      </w:del>
      <w:ins w:id="4478" w:author="Sen, Marcus A." w:date="2016-04-13T15:04:00Z">
        <w:r w:rsidR="008B01F3">
          <w:t>e.g.</w:t>
        </w:r>
      </w:ins>
      <w:r>
        <w:t xml:space="preserve"> DBF) or reference to elements in string encoded arrays</w:t>
      </w:r>
      <w:r>
        <w:rPr>
          <w:rStyle w:val="FootnoteReference"/>
        </w:rPr>
        <w:footnoteReference w:id="2"/>
      </w:r>
      <w:r>
        <w:t xml:space="preserve"> (eg. Filter Encoding Specification 2.0 – OGC 09-029r2)</w:t>
      </w:r>
      <w:ins w:id="4481" w:author="Boisvert, Eric" w:date="2016-03-29T08:41:00Z">
        <w:r w:rsidR="00853941">
          <w:t>.</w:t>
        </w:r>
      </w:ins>
    </w:p>
    <w:p w14:paraId="478D4891" w14:textId="77777777" w:rsidR="00657E64" w:rsidRDefault="001759FE" w:rsidP="00657E64">
      <w:pPr>
        <w:keepNext/>
        <w:spacing w:after="0"/>
      </w:pPr>
      <w:r>
        <w:rPr>
          <w:rFonts w:cs="Arial"/>
          <w:b/>
          <w:noProof/>
          <w:szCs w:val="26"/>
          <w:lang w:val="en-CA" w:eastAsia="en-CA"/>
        </w:rPr>
        <w:pict w14:anchorId="2E1BD1C1">
          <v:shape id="_x0000_i1060" type="#_x0000_t75" style="width:157.6pt;height:392pt;visibility:visible;mso-wrap-style:square">
            <v:imagedata r:id="rId51"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4482" w:author="Sen, Marcus A." w:date="2016-04-13T16:56:00Z">
        <w:r w:rsidR="00D33949">
          <w:rPr>
            <w:noProof/>
          </w:rPr>
          <w:t>34</w:t>
        </w:r>
      </w:ins>
      <w:ins w:id="4483" w:author="Eric Boisvert" w:date="2016-04-03T12:16:00Z">
        <w:del w:id="4484" w:author="Sen, Marcus A." w:date="2016-04-13T16:56:00Z">
          <w:r w:rsidR="00652185" w:rsidDel="00D33949">
            <w:rPr>
              <w:noProof/>
            </w:rPr>
            <w:delText>34</w:delText>
          </w:r>
        </w:del>
      </w:ins>
      <w:ins w:id="4485" w:author="Boisvert, Eric" w:date="2016-04-01T13:15:00Z">
        <w:del w:id="4486" w:author="Sen, Marcus A." w:date="2016-04-13T16:56:00Z">
          <w:r w:rsidR="008D755A" w:rsidDel="00D33949">
            <w:rPr>
              <w:noProof/>
            </w:rPr>
            <w:delText>33</w:delText>
          </w:r>
        </w:del>
      </w:ins>
      <w:del w:id="4487" w:author="Sen, Marcus A." w:date="2016-04-13T16:56:00Z">
        <w:r w:rsidR="0043586C" w:rsidDel="00D33949">
          <w:rPr>
            <w:noProof/>
          </w:rPr>
          <w:delText>33</w:delText>
        </w:r>
      </w:del>
      <w:r>
        <w:rPr>
          <w:noProof/>
        </w:rPr>
        <w:fldChar w:fldCharType="end"/>
      </w:r>
      <w:r>
        <w:t xml:space="preserve"> : </w:t>
      </w:r>
      <w:ins w:id="4488" w:author="Boisvert, Eric" w:date="2016-03-29T08:41:00Z">
        <w:r w:rsidR="00853941">
          <w:t xml:space="preserve">Context diagram for </w:t>
        </w:r>
      </w:ins>
      <w:r>
        <w:t>QuantityRange making lower and upper values explicit</w:t>
      </w:r>
      <w:ins w:id="4489" w:author="Boisvert, Eric" w:date="2016-03-29T08:41:00Z">
        <w:r w:rsidR="00853941">
          <w:t>.</w:t>
        </w:r>
      </w:ins>
    </w:p>
    <w:p w14:paraId="26984151" w14:textId="3B50AFFA" w:rsidR="00806192" w:rsidRPr="007F0841" w:rsidRDefault="00806192" w:rsidP="00806192">
      <w:r>
        <w:t xml:space="preserve">The lowerValue shall be less </w:t>
      </w:r>
      <w:ins w:id="4490" w:author="Sen, Marcus A." w:date="2016-04-13T15:05:00Z">
        <w:r w:rsidR="008B01F3">
          <w:t xml:space="preserve">than </w:t>
        </w:r>
      </w:ins>
      <w:r>
        <w:t xml:space="preserve">or equal to </w:t>
      </w:r>
      <w:ins w:id="4491" w:author="Sen, Marcus A." w:date="2016-04-13T15:05:00Z">
        <w:r w:rsidR="008B01F3">
          <w:t xml:space="preserve">the </w:t>
        </w:r>
      </w:ins>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7586D66" w:rsidR="00806192" w:rsidRPr="00D12552" w:rsidRDefault="00DD26B8" w:rsidP="00DE367C">
            <w:pPr>
              <w:pStyle w:val="Tabletext10"/>
              <w:jc w:val="left"/>
              <w:rPr>
                <w:rStyle w:val="reqtext"/>
                <w:lang w:val="en-CA"/>
              </w:rPr>
            </w:pPr>
            <w:ins w:id="4492" w:author="Boisvert, Eric" w:date="2016-03-29T14:58:00Z">
              <w:r>
                <w:t xml:space="preserve">The </w:t>
              </w:r>
            </w:ins>
            <w:r w:rsidR="00806192">
              <w:t>lowerValue SHALL be less</w:t>
            </w:r>
            <w:ins w:id="4493" w:author="Sen, Marcus A." w:date="2016-04-13T15:05:00Z">
              <w:r w:rsidR="008B01F3">
                <w:t xml:space="preserve"> than</w:t>
              </w:r>
            </w:ins>
            <w:r w:rsidR="00806192">
              <w:t xml:space="preserve"> o</w:t>
            </w:r>
            <w:ins w:id="4494" w:author="Boisvert, Eric" w:date="2016-03-29T14:58:00Z">
              <w:r>
                <w:t>r</w:t>
              </w:r>
            </w:ins>
            <w:del w:id="4495" w:author="Boisvert, Eric" w:date="2016-03-29T14:58:00Z">
              <w:r w:rsidR="00806192" w:rsidDel="00DD26B8">
                <w:delText>f</w:delText>
              </w:r>
            </w:del>
            <w:r w:rsidR="00806192">
              <w:t xml:space="preserve"> equal</w:t>
            </w:r>
            <w:del w:id="4496" w:author="Sen, Marcus A." w:date="2016-04-13T15:05:00Z">
              <w:r w:rsidR="00806192" w:rsidDel="008B01F3">
                <w:delText>s</w:delText>
              </w:r>
            </w:del>
            <w:r w:rsidR="00806192">
              <w:t xml:space="preserve"> to </w:t>
            </w:r>
            <w:ins w:id="4497" w:author="Sen, Marcus A." w:date="2016-04-13T15:05:00Z">
              <w:r w:rsidR="008B01F3">
                <w:t xml:space="preserve">the </w:t>
              </w:r>
            </w:ins>
            <w:r w:rsidR="00806192">
              <w:t>upperValue</w:t>
            </w:r>
            <w:ins w:id="4498"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1DCDBABC" w:rsidR="00806192" w:rsidRPr="00D12552" w:rsidRDefault="00806192" w:rsidP="00DD26B8">
            <w:pPr>
              <w:pStyle w:val="Tabletext10"/>
              <w:jc w:val="left"/>
              <w:rPr>
                <w:rStyle w:val="reqtext"/>
                <w:lang w:val="en-CA"/>
              </w:rPr>
            </w:pPr>
            <w:r>
              <w:t xml:space="preserve">Value[0] </w:t>
            </w:r>
            <w:del w:id="4499" w:author="Boisvert, Eric" w:date="2016-03-29T14:58:00Z">
              <w:r w:rsidDel="00DD26B8">
                <w:delText xml:space="preserve">should </w:delText>
              </w:r>
            </w:del>
            <w:ins w:id="4500" w:author="Boisvert, Eric" w:date="2016-03-29T14:58:00Z">
              <w:r w:rsidR="00DD26B8">
                <w:t xml:space="preserve">SHALL </w:t>
              </w:r>
            </w:ins>
            <w:r>
              <w:t xml:space="preserve">provide the same value as lowerValue and value[1] </w:t>
            </w:r>
            <w:ins w:id="4501" w:author="Sen, Marcus A." w:date="2016-04-13T15:06:00Z">
              <w:r w:rsidR="008B01F3">
                <w:t>SHALL provide</w:t>
              </w:r>
            </w:ins>
            <w:r>
              <w:t xml:space="preserve"> the same</w:t>
            </w:r>
            <w:ins w:id="4502" w:author="Sen, Marcus A." w:date="2016-04-13T15:06:00Z">
              <w:r w:rsidR="008B01F3">
                <w:t xml:space="preserve"> value</w:t>
              </w:r>
            </w:ins>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1759FE" w:rsidP="007F03F0">
      <w:pPr>
        <w:keepNext/>
      </w:pPr>
      <w:r>
        <w:rPr>
          <w:noProof/>
          <w:lang w:val="en-CA" w:eastAsia="en-CA"/>
        </w:rPr>
        <w:pict w14:anchorId="5F85BE3D">
          <v:shape id="_x0000_i1061" type="#_x0000_t75" style="width:117.6pt;height:91.2pt;visibility:visible;mso-wrap-style:square">
            <v:imagedata r:id="rId52" o:title=""/>
          </v:shape>
        </w:pict>
      </w:r>
    </w:p>
    <w:p w14:paraId="7A252712" w14:textId="1FD5FF0E" w:rsidR="00DE367C" w:rsidRDefault="00DE367C" w:rsidP="007F03F0">
      <w:pPr>
        <w:pStyle w:val="Caption"/>
      </w:pPr>
      <w:r>
        <w:t xml:space="preserve">Figure </w:t>
      </w:r>
      <w:r>
        <w:fldChar w:fldCharType="begin"/>
      </w:r>
      <w:r>
        <w:instrText xml:space="preserve"> SEQ Figure \* ARABIC </w:instrText>
      </w:r>
      <w:r>
        <w:fldChar w:fldCharType="separate"/>
      </w:r>
      <w:ins w:id="4503" w:author="Sen, Marcus A." w:date="2016-04-13T16:56:00Z">
        <w:r w:rsidR="00D33949">
          <w:rPr>
            <w:noProof/>
          </w:rPr>
          <w:t>35</w:t>
        </w:r>
      </w:ins>
      <w:ins w:id="4504" w:author="Eric Boisvert" w:date="2016-04-03T12:16:00Z">
        <w:del w:id="4505" w:author="Sen, Marcus A." w:date="2016-04-13T16:56:00Z">
          <w:r w:rsidR="00652185" w:rsidDel="00D33949">
            <w:rPr>
              <w:noProof/>
            </w:rPr>
            <w:delText>35</w:delText>
          </w:r>
        </w:del>
      </w:ins>
      <w:ins w:id="4506" w:author="Boisvert, Eric" w:date="2016-04-01T13:15:00Z">
        <w:del w:id="4507" w:author="Sen, Marcus A." w:date="2016-04-13T16:56:00Z">
          <w:r w:rsidR="008D755A" w:rsidDel="00D33949">
            <w:rPr>
              <w:noProof/>
            </w:rPr>
            <w:delText>34</w:delText>
          </w:r>
        </w:del>
      </w:ins>
      <w:del w:id="4508" w:author="Sen, Marcus A." w:date="2016-04-13T16:56:00Z">
        <w:r w:rsidR="0043586C" w:rsidDel="00D33949">
          <w:rPr>
            <w:noProof/>
          </w:rPr>
          <w:delText>34</w:delText>
        </w:r>
      </w:del>
      <w:r>
        <w:fldChar w:fldCharType="end"/>
      </w:r>
      <w:r>
        <w:t xml:space="preserve"> Encoding of a quantity range of [15.6,26.7].  Note that the value is encoded in both </w:t>
      </w:r>
      <w:del w:id="4509" w:author="Sen, Marcus A." w:date="2016-04-13T15:07:00Z">
        <w:r w:rsidDel="008B01F3">
          <w:delText>lowerValue,upperValue</w:delText>
        </w:r>
      </w:del>
      <w:ins w:id="4510" w:author="Sen, Marcus A." w:date="2016-04-13T15:07:00Z">
        <w:r w:rsidR="008B01F3">
          <w:t>lowerValue, upperValue</w:t>
        </w:r>
      </w:ins>
      <w:r>
        <w:t xml:space="preserve"> and in value as an array</w:t>
      </w:r>
      <w:ins w:id="4511"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4512" w:name="_Toc448329979"/>
      <w:r>
        <w:rPr>
          <w:lang w:val="en-CA"/>
        </w:rPr>
        <w:t>GeoSciML basic vocabularies</w:t>
      </w:r>
      <w:bookmarkEnd w:id="4512"/>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ins w:id="4513"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4514" w:author="Eric Boisvert" w:date="2016-03-25T12:21:00Z">
        <w:r w:rsidR="003C190E" w:rsidDel="005A7585">
          <w:rPr>
            <w:lang w:val="en-CA"/>
          </w:rPr>
          <w:delText xml:space="preserve"> </w:delText>
        </w:r>
      </w:del>
      <w:ins w:id="4515"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4516" w:author="Sen, Marcus A." w:date="2016-04-13T16:56:00Z">
        <w:r w:rsidR="00D33949">
          <w:rPr>
            <w:lang w:val="en-CA"/>
          </w:rPr>
          <w:t>7.2.7</w:t>
        </w:r>
      </w:ins>
      <w:ins w:id="4517" w:author="Eric Boisvert" w:date="2016-03-25T12:22:00Z">
        <w:r w:rsidR="005A7585">
          <w:rPr>
            <w:lang w:val="en-CA"/>
          </w:rPr>
          <w:fldChar w:fldCharType="end"/>
        </w:r>
      </w:ins>
    </w:p>
    <w:p w14:paraId="090C5302" w14:textId="0610A029" w:rsidR="003C190E" w:rsidRDefault="003C190E" w:rsidP="003C190E">
      <w:pPr>
        <w:pStyle w:val="Caption"/>
        <w:keepNext/>
      </w:pPr>
      <w:bookmarkStart w:id="4518" w:name="_Ref432861594"/>
      <w:r>
        <w:t xml:space="preserve">Table </w:t>
      </w:r>
      <w:ins w:id="4519" w:author="Eric Boisvert" w:date="2016-02-14T13:33:00Z">
        <w:r w:rsidR="00415E41">
          <w:fldChar w:fldCharType="begin"/>
        </w:r>
        <w:r w:rsidR="00415E41">
          <w:instrText xml:space="preserve"> SEQ Table \* ARABIC </w:instrText>
        </w:r>
      </w:ins>
      <w:r w:rsidR="00415E41">
        <w:fldChar w:fldCharType="separate"/>
      </w:r>
      <w:ins w:id="4520" w:author="Sen, Marcus A." w:date="2016-04-13T16:56:00Z">
        <w:r w:rsidR="00D33949">
          <w:rPr>
            <w:noProof/>
          </w:rPr>
          <w:t>4</w:t>
        </w:r>
      </w:ins>
      <w:ins w:id="4521" w:author="Eric Boisvert" w:date="2016-02-14T13:33:00Z">
        <w:r w:rsidR="00415E41">
          <w:fldChar w:fldCharType="end"/>
        </w:r>
      </w:ins>
      <w:del w:id="452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4518"/>
      <w:r>
        <w:t>: Vocabularies used in GeoSciML Basic</w:t>
      </w:r>
      <w:ins w:id="4523"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524"/>
            <w:r w:rsidRPr="003F5AA4">
              <w:rPr>
                <w:rFonts w:ascii="Calibri" w:hAnsi="Calibri"/>
                <w:color w:val="000000"/>
                <w:sz w:val="18"/>
                <w:szCs w:val="18"/>
                <w:lang w:val="en-CA"/>
              </w:rPr>
              <w:t>DescriptionPurpose</w:t>
            </w:r>
          </w:p>
        </w:tc>
        <w:tc>
          <w:tcPr>
            <w:tcW w:w="5804" w:type="dxa"/>
            <w:shd w:val="clear" w:color="auto" w:fill="auto"/>
          </w:tcPr>
          <w:p w14:paraId="65BF3F4E" w14:textId="79BECE90"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del w:id="4525" w:author="Sen, Marcus A." w:date="2016-04-13T15:07:00Z">
              <w:r w:rsidRPr="003F5AA4" w:rsidDel="008B01F3">
                <w:rPr>
                  <w:rFonts w:ascii="Calibri" w:hAnsi="Calibri" w:cs="Segoe UI"/>
                  <w:color w:val="000000"/>
                  <w:sz w:val="18"/>
                  <w:szCs w:val="18"/>
                  <w:lang w:val="en-CA"/>
                </w:rPr>
                <w:delText>ie</w:delText>
              </w:r>
            </w:del>
            <w:ins w:id="4526" w:author="Sen, Marcus A." w:date="2016-04-13T15:07:00Z">
              <w:r w:rsidR="008B01F3" w:rsidRPr="003F5AA4">
                <w:rPr>
                  <w:rFonts w:ascii="Calibri" w:hAnsi="Calibri" w:cs="Segoe UI"/>
                  <w:color w:val="000000"/>
                  <w:sz w:val="18"/>
                  <w:szCs w:val="18"/>
                  <w:lang w:val="en-CA"/>
                </w:rPr>
                <w:t>i.e.</w:t>
              </w:r>
            </w:ins>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524"/>
            <w:r w:rsidRPr="003F5AA4">
              <w:rPr>
                <w:rStyle w:val="CommentReference"/>
                <w:rFonts w:ascii="Calibri" w:hAnsi="Calibri"/>
                <w:color w:val="000000"/>
                <w:sz w:val="18"/>
                <w:szCs w:val="18"/>
              </w:rPr>
              <w:commentReference w:id="4524"/>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3E3E2D06" w:rsidR="00CF6174" w:rsidRPr="003F5AA4" w:rsidDel="00853941" w:rsidRDefault="00CF6174" w:rsidP="003F5AA4">
            <w:pPr>
              <w:autoSpaceDE w:val="0"/>
              <w:autoSpaceDN w:val="0"/>
              <w:adjustRightInd w:val="0"/>
              <w:spacing w:after="1"/>
              <w:rPr>
                <w:del w:id="4527"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del w:id="4528" w:author="Sen, Marcus A." w:date="2016-04-13T15:07:00Z">
              <w:r w:rsidRPr="003F5AA4" w:rsidDel="008B01F3">
                <w:rPr>
                  <w:rFonts w:ascii="Calibri" w:hAnsi="Calibri" w:cs="Segoe UI"/>
                  <w:color w:val="000000"/>
                  <w:sz w:val="18"/>
                  <w:szCs w:val="18"/>
                  <w:lang w:val="en-CA"/>
                </w:rPr>
                <w:delText>eg</w:delText>
              </w:r>
            </w:del>
            <w:ins w:id="4529" w:author="Sen, Marcus A." w:date="2016-04-13T15:07: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exposed, concealed)</w:t>
            </w:r>
            <w:ins w:id="4530"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4531"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4532"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4533"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53DE57BF" w:rsidR="00CF6174" w:rsidRPr="003F5AA4" w:rsidDel="00853941" w:rsidRDefault="00CF6174" w:rsidP="003F5AA4">
            <w:pPr>
              <w:autoSpaceDE w:val="0"/>
              <w:autoSpaceDN w:val="0"/>
              <w:adjustRightInd w:val="0"/>
              <w:spacing w:after="1"/>
              <w:rPr>
                <w:del w:id="4534"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del w:id="4535" w:author="Sen, Marcus A." w:date="2016-04-13T15:08:00Z">
              <w:r w:rsidRPr="003F5AA4" w:rsidDel="008B01F3">
                <w:rPr>
                  <w:rFonts w:ascii="Calibri" w:hAnsi="Calibri" w:cs="Segoe UI"/>
                  <w:color w:val="000000"/>
                  <w:sz w:val="18"/>
                  <w:szCs w:val="18"/>
                  <w:lang w:val="en-CA"/>
                </w:rPr>
                <w:delText>ChronostratigraphicUnit ,</w:delText>
              </w:r>
            </w:del>
            <w:ins w:id="4536" w:author="Sen, Marcus A." w:date="2016-04-13T15:08:00Z">
              <w:r w:rsidR="008B01F3" w:rsidRPr="003F5AA4">
                <w:rPr>
                  <w:rFonts w:ascii="Calibri" w:hAnsi="Calibri" w:cs="Segoe UI"/>
                  <w:color w:val="000000"/>
                  <w:sz w:val="18"/>
                  <w:szCs w:val="18"/>
                  <w:lang w:val="en-CA"/>
                </w:rPr>
                <w:t>ChronostratigraphicUnit,</w:t>
              </w:r>
            </w:ins>
            <w:ins w:id="4537"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4538"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4539"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454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4541" w:author="Boisvert, Eric" w:date="2016-03-29T08:43:00Z">
              <w:r w:rsidR="00853941" w:rsidRPr="003F5AA4">
                <w:rPr>
                  <w:rFonts w:ascii="Calibri" w:hAnsi="Calibri" w:cs="Segoe UI"/>
                  <w:color w:val="000000"/>
                  <w:sz w:val="18"/>
                  <w:szCs w:val="18"/>
                  <w:lang w:val="en-CA"/>
                </w:rPr>
                <w:t>.</w:t>
              </w:r>
            </w:ins>
            <w:del w:id="4542"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0C2BA6D9" w:rsidR="00CF6174" w:rsidRPr="003F5AA4" w:rsidDel="00853941" w:rsidRDefault="00CF6174" w:rsidP="003F5AA4">
            <w:pPr>
              <w:autoSpaceDE w:val="0"/>
              <w:autoSpaceDN w:val="0"/>
              <w:adjustRightInd w:val="0"/>
              <w:spacing w:after="1"/>
              <w:rPr>
                <w:del w:id="454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del w:id="4544" w:author="Sen, Marcus A." w:date="2016-04-13T15:08:00Z">
              <w:r w:rsidRPr="003F5AA4" w:rsidDel="008B01F3">
                <w:rPr>
                  <w:rFonts w:ascii="Calibri" w:hAnsi="Calibri" w:cs="Segoe UI"/>
                  <w:color w:val="000000"/>
                  <w:sz w:val="18"/>
                  <w:szCs w:val="18"/>
                  <w:lang w:val="en-CA"/>
                </w:rPr>
                <w:delText>eg</w:delText>
              </w:r>
            </w:del>
            <w:ins w:id="4545"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4CDFC70D"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del w:id="4546" w:author="Sen, Marcus A." w:date="2016-04-13T15:08:00Z">
              <w:r w:rsidRPr="003F5AA4" w:rsidDel="008B01F3">
                <w:rPr>
                  <w:rFonts w:ascii="Calibri" w:hAnsi="Calibri"/>
                  <w:color w:val="1A1A1A"/>
                  <w:sz w:val="18"/>
                  <w:szCs w:val="18"/>
                  <w:shd w:val="clear" w:color="auto" w:fill="FAFAFA"/>
                </w:rPr>
                <w:delText xml:space="preserve">Borehole </w:delText>
              </w:r>
            </w:del>
            <w:ins w:id="4547" w:author="Boisvert, Eric" w:date="2016-03-29T08:44:00Z">
              <w:del w:id="4548" w:author="Sen, Marcus A." w:date="2016-04-13T15:08:00Z">
                <w:r w:rsidR="00853941" w:rsidRPr="003F5AA4" w:rsidDel="008B01F3">
                  <w:rPr>
                    <w:rFonts w:ascii="Calibri" w:hAnsi="Calibri"/>
                    <w:color w:val="1A1A1A"/>
                    <w:sz w:val="18"/>
                    <w:szCs w:val="18"/>
                    <w:shd w:val="clear" w:color="auto" w:fill="FAFAFA"/>
                  </w:rPr>
                  <w:delText>.</w:delText>
                </w:r>
              </w:del>
            </w:ins>
            <w:ins w:id="4549" w:author="Sen, Marcus A." w:date="2016-04-13T15:08:00Z">
              <w:r w:rsidR="008B01F3" w:rsidRPr="003F5AA4">
                <w:rPr>
                  <w:rFonts w:ascii="Calibri" w:hAnsi="Calibri"/>
                  <w:color w:val="1A1A1A"/>
                  <w:sz w:val="18"/>
                  <w:szCs w:val="18"/>
                  <w:shd w:val="clear" w:color="auto" w:fill="FAFAFA"/>
                </w:rPr>
                <w:t>Borehole.</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05CEBC23"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del w:id="4550" w:author="Sen, Marcus A." w:date="2016-04-13T15:08:00Z">
              <w:r w:rsidRPr="003F5AA4" w:rsidDel="008B01F3">
                <w:rPr>
                  <w:rFonts w:ascii="Calibri" w:hAnsi="Calibri" w:cs="Segoe UI"/>
                  <w:color w:val="000000"/>
                  <w:sz w:val="18"/>
                  <w:szCs w:val="18"/>
                  <w:lang w:val="en-CA"/>
                </w:rPr>
                <w:delText>eg</w:delText>
              </w:r>
            </w:del>
            <w:ins w:id="4551"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Group, Formation, Member, </w:t>
            </w:r>
            <w:del w:id="4552" w:author="Sen, Marcus A." w:date="2016-04-13T15:08:00Z">
              <w:r w:rsidRPr="003F5AA4" w:rsidDel="008B01F3">
                <w:rPr>
                  <w:rFonts w:ascii="Calibri" w:hAnsi="Calibri" w:cs="Segoe UI"/>
                  <w:color w:val="000000"/>
                  <w:sz w:val="18"/>
                  <w:szCs w:val="18"/>
                  <w:lang w:val="en-CA"/>
                </w:rPr>
                <w:delText>etc</w:delText>
              </w:r>
            </w:del>
            <w:ins w:id="4553" w:author="Sen, Marcus A." w:date="2016-04-13T15:08: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ins w:id="4554"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45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455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28366103" w:rsidR="00CF6174" w:rsidRPr="003F5AA4" w:rsidDel="00853941" w:rsidRDefault="00CF6174" w:rsidP="003F5AA4">
            <w:pPr>
              <w:autoSpaceDE w:val="0"/>
              <w:autoSpaceDN w:val="0"/>
              <w:adjustRightInd w:val="0"/>
              <w:spacing w:after="1"/>
              <w:rPr>
                <w:del w:id="45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del w:id="4558" w:author="Sen, Marcus A." w:date="2016-04-13T15:09:00Z">
              <w:r w:rsidRPr="003F5AA4" w:rsidDel="008B01F3">
                <w:rPr>
                  <w:rFonts w:ascii="Calibri" w:hAnsi="Calibri" w:cs="Segoe UI"/>
                  <w:color w:val="000000"/>
                  <w:sz w:val="18"/>
                  <w:szCs w:val="18"/>
                  <w:lang w:val="en-CA"/>
                </w:rPr>
                <w:delText>eg</w:delText>
              </w:r>
            </w:del>
            <w:ins w:id="4559"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45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5A734B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del w:id="4561" w:author="Sen, Marcus A." w:date="2016-04-13T15:09:00Z">
              <w:r w:rsidRPr="003F5AA4" w:rsidDel="008B01F3">
                <w:rPr>
                  <w:rFonts w:ascii="Calibri" w:hAnsi="Calibri" w:cs="Segoe UI"/>
                  <w:color w:val="000000"/>
                  <w:sz w:val="18"/>
                  <w:szCs w:val="18"/>
                  <w:lang w:val="en-CA"/>
                </w:rPr>
                <w:delText>vocabular</w:delText>
              </w:r>
            </w:del>
            <w:ins w:id="4562" w:author="Sen, Marcus A." w:date="2016-04-13T15:09:00Z">
              <w:r w:rsidR="008B01F3" w:rsidRPr="003F5AA4">
                <w:rPr>
                  <w:rFonts w:ascii="Calibri" w:hAnsi="Calibri" w:cs="Segoe UI"/>
                  <w:color w:val="000000"/>
                  <w:sz w:val="18"/>
                  <w:szCs w:val="18"/>
                  <w:lang w:val="en-CA"/>
                </w:rPr>
                <w:t>vocabulary</w:t>
              </w:r>
            </w:ins>
            <w:r w:rsidRPr="003F5AA4">
              <w:rPr>
                <w:rFonts w:ascii="Calibri" w:hAnsi="Calibri" w:cs="Segoe UI"/>
                <w:color w:val="000000"/>
                <w:sz w:val="18"/>
                <w:szCs w:val="18"/>
                <w:lang w:val="en-CA"/>
              </w:rPr>
              <w:t xml:space="preserve"> of terms defining the type of foliation (</w:t>
            </w:r>
            <w:del w:id="4563" w:author="Sen, Marcus A." w:date="2016-04-13T15:09:00Z">
              <w:r w:rsidRPr="003F5AA4" w:rsidDel="008B01F3">
                <w:rPr>
                  <w:rFonts w:ascii="Calibri" w:hAnsi="Calibri" w:cs="Segoe UI"/>
                  <w:color w:val="000000"/>
                  <w:sz w:val="18"/>
                  <w:szCs w:val="18"/>
                  <w:lang w:val="en-CA"/>
                </w:rPr>
                <w:delText>eg</w:delText>
              </w:r>
            </w:del>
            <w:ins w:id="4564"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crenulation cleavage, gneissic layering, slaty cleavage, schistosity, </w:t>
            </w:r>
            <w:del w:id="4565" w:author="Sen, Marcus A." w:date="2016-04-13T15:09:00Z">
              <w:r w:rsidRPr="003F5AA4" w:rsidDel="008B01F3">
                <w:rPr>
                  <w:rFonts w:ascii="Calibri" w:hAnsi="Calibri" w:cs="Segoe UI"/>
                  <w:color w:val="000000"/>
                  <w:sz w:val="18"/>
                  <w:szCs w:val="18"/>
                  <w:lang w:val="en-CA"/>
                </w:rPr>
                <w:delText>etc</w:delText>
              </w:r>
            </w:del>
            <w:ins w:id="4566" w:author="Sen, Marcus A." w:date="2016-04-13T15:09: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4567" w:author="Boisvert, Eric" w:date="2016-03-29T08:45:00Z">
              <w:r w:rsidRPr="003F5AA4" w:rsidDel="00853941">
                <w:rPr>
                  <w:rFonts w:ascii="Calibri" w:hAnsi="Calibri" w:cs="Segoe UI"/>
                  <w:color w:val="000000"/>
                  <w:sz w:val="18"/>
                  <w:szCs w:val="18"/>
                  <w:lang w:val="en-CA"/>
                </w:rPr>
                <w:delText xml:space="preserve">eg, </w:delText>
              </w:r>
            </w:del>
            <w:ins w:id="4568"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3ED1FB5C"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4569" w:author="Sen, Marcus A." w:date="2016-04-13T15:10:00Z">
              <w:r w:rsidRPr="003F5AA4" w:rsidDel="008B01F3">
                <w:rPr>
                  <w:rFonts w:ascii="Calibri" w:hAnsi="Calibri" w:cs="Segoe UI"/>
                  <w:color w:val="000000"/>
                  <w:sz w:val="18"/>
                  <w:szCs w:val="18"/>
                  <w:lang w:val="en-CA"/>
                </w:rPr>
                <w:delText>eg</w:delText>
              </w:r>
            </w:del>
            <w:ins w:id="4570" w:author="Sen, Marcus A." w:date="2016-04-13T15:10: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4571" w:name="_Toc448329980"/>
      <w:r>
        <w:rPr>
          <w:lang w:val="en-CA"/>
        </w:rPr>
        <w:t>Instance example</w:t>
      </w:r>
      <w:bookmarkEnd w:id="4571"/>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4572" w:author="Eric Boisvert" w:date="2016-01-14T05:40:00Z">
        <w:r w:rsidR="007F03F0">
          <w:rPr>
            <w:lang w:val="en-CA"/>
          </w:rPr>
          <w:t xml:space="preserve">  </w:t>
        </w:r>
        <w:commentRangeStart w:id="4573"/>
        <w:r w:rsidR="007F03F0">
          <w:rPr>
            <w:lang w:val="en-CA"/>
          </w:rPr>
          <w:t>This example has been chosen because it was selected for a similar exercise for the North American Data Model (</w:t>
        </w:r>
      </w:ins>
      <w:ins w:id="4574"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4575" w:author="Eric Boisvert" w:date="2016-01-14T05:40:00Z">
        <w:r w:rsidR="007F03F0">
          <w:rPr>
            <w:lang w:val="en-CA"/>
          </w:rPr>
          <w:t>)</w:t>
        </w:r>
      </w:ins>
      <w:ins w:id="4576" w:author="Eric Boisvert" w:date="2016-01-14T05:46:00Z">
        <w:r w:rsidR="0032727A">
          <w:rPr>
            <w:lang w:val="en-CA"/>
          </w:rPr>
          <w:t>.</w:t>
        </w:r>
      </w:ins>
      <w:r>
        <w:rPr>
          <w:lang w:val="en-CA"/>
        </w:rPr>
        <w:t xml:space="preserve">  </w:t>
      </w:r>
      <w:commentRangeEnd w:id="4573"/>
      <w:r w:rsidR="0032727A">
        <w:rPr>
          <w:rStyle w:val="CommentReference"/>
        </w:rPr>
        <w:commentReference w:id="4573"/>
      </w:r>
      <w:r>
        <w:rPr>
          <w:lang w:val="en-CA"/>
        </w:rPr>
        <w:fldChar w:fldCharType="begin"/>
      </w:r>
      <w:r>
        <w:rPr>
          <w:lang w:val="en-CA"/>
        </w:rPr>
        <w:instrText xml:space="preserve"> REF _Ref440297651 \h </w:instrText>
      </w:r>
      <w:r>
        <w:rPr>
          <w:lang w:val="en-CA"/>
        </w:rPr>
      </w:r>
      <w:r>
        <w:rPr>
          <w:lang w:val="en-CA"/>
        </w:rPr>
        <w:fldChar w:fldCharType="separate"/>
      </w:r>
      <w:ins w:id="4577" w:author="Sen, Marcus A." w:date="2016-04-13T16:56:00Z">
        <w:r w:rsidR="00D33949">
          <w:t xml:space="preserve">Figure </w:t>
        </w:r>
        <w:r w:rsidR="00D33949">
          <w:rPr>
            <w:noProof/>
          </w:rPr>
          <w:t>36</w:t>
        </w:r>
      </w:ins>
      <w:ins w:id="4578" w:author="Boisvert, Eric" w:date="2016-04-01T07:54:00Z">
        <w:del w:id="4579" w:author="Sen, Marcus A." w:date="2016-04-13T16:56:00Z">
          <w:r w:rsidR="00E21DD0" w:rsidDel="00D33949">
            <w:delText xml:space="preserve">Figure </w:delText>
          </w:r>
          <w:r w:rsidR="00E21DD0" w:rsidDel="00D33949">
            <w:rPr>
              <w:noProof/>
            </w:rPr>
            <w:delText>34</w:delText>
          </w:r>
        </w:del>
      </w:ins>
      <w:ins w:id="4580" w:author="Eric Boisvert" w:date="2016-03-28T16:06:00Z">
        <w:del w:id="4581" w:author="Sen, Marcus A." w:date="2016-04-13T16:56:00Z">
          <w:r w:rsidR="003842F3" w:rsidDel="00D33949">
            <w:delText xml:space="preserve">Figure </w:delText>
          </w:r>
          <w:r w:rsidR="003842F3" w:rsidDel="00D33949">
            <w:rPr>
              <w:noProof/>
            </w:rPr>
            <w:delText>34</w:delText>
          </w:r>
        </w:del>
      </w:ins>
      <w:del w:id="4582" w:author="Sen, Marcus A." w:date="2016-04-13T16:56:00Z">
        <w:r w:rsidDel="00D33949">
          <w:delText xml:space="preserve">Figure </w:delText>
        </w:r>
        <w:r w:rsidDel="00D33949">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4583" w:author="Sen, Marcus A." w:date="2016-04-13T16:56:00Z">
        <w:r w:rsidR="00D33949">
          <w:t xml:space="preserve">Figure </w:t>
        </w:r>
        <w:r w:rsidR="00D33949">
          <w:rPr>
            <w:noProof/>
          </w:rPr>
          <w:t>37</w:t>
        </w:r>
      </w:ins>
      <w:ins w:id="4584" w:author="Boisvert, Eric" w:date="2016-04-01T07:54:00Z">
        <w:del w:id="4585" w:author="Sen, Marcus A." w:date="2016-04-13T16:56:00Z">
          <w:r w:rsidR="00E21DD0" w:rsidDel="00D33949">
            <w:delText xml:space="preserve">Figure </w:delText>
          </w:r>
          <w:r w:rsidR="00E21DD0" w:rsidDel="00D33949">
            <w:rPr>
              <w:noProof/>
            </w:rPr>
            <w:delText>35</w:delText>
          </w:r>
        </w:del>
      </w:ins>
      <w:ins w:id="4586" w:author="Eric Boisvert" w:date="2016-03-28T16:06:00Z">
        <w:del w:id="4587" w:author="Sen, Marcus A." w:date="2016-04-13T16:56:00Z">
          <w:r w:rsidR="003842F3" w:rsidDel="00D33949">
            <w:delText xml:space="preserve">Figure </w:delText>
          </w:r>
          <w:r w:rsidR="003842F3" w:rsidDel="00D33949">
            <w:rPr>
              <w:noProof/>
            </w:rPr>
            <w:delText>35</w:delText>
          </w:r>
        </w:del>
      </w:ins>
      <w:del w:id="4588" w:author="Sen, Marcus A." w:date="2016-04-13T16:56:00Z">
        <w:r w:rsidDel="00D33949">
          <w:delText xml:space="preserve">Figure </w:delText>
        </w:r>
        <w:r w:rsidDel="00D33949">
          <w:rPr>
            <w:noProof/>
          </w:rPr>
          <w:delText>36</w:delText>
        </w:r>
      </w:del>
      <w:r>
        <w:rPr>
          <w:lang w:val="en-CA"/>
        </w:rPr>
        <w:fldChar w:fldCharType="end"/>
      </w:r>
      <w:r>
        <w:rPr>
          <w:lang w:val="en-CA"/>
        </w:rPr>
        <w:t>.</w:t>
      </w:r>
    </w:p>
    <w:p w14:paraId="48F69C95" w14:textId="77777777" w:rsidR="006F2329" w:rsidRDefault="001759FE" w:rsidP="007F03F0">
      <w:pPr>
        <w:keepNext/>
      </w:pPr>
      <w:r>
        <w:rPr>
          <w:noProof/>
          <w:lang w:val="en-CA" w:eastAsia="en-CA"/>
        </w:rPr>
        <w:pict w14:anchorId="2BB35D0D">
          <v:shape id="_x0000_i1062" type="#_x0000_t75" style="width:378.4pt;height:248pt;visibility:visible;mso-wrap-style:square">
            <v:imagedata r:id="rId53" o:title=""/>
          </v:shape>
        </w:pict>
      </w:r>
    </w:p>
    <w:p w14:paraId="223D74AC" w14:textId="0FD972F9" w:rsidR="006F2329" w:rsidRDefault="006F2329" w:rsidP="007F03F0">
      <w:pPr>
        <w:pStyle w:val="Caption"/>
      </w:pPr>
      <w:bookmarkStart w:id="4589" w:name="_Ref440297651"/>
      <w:r>
        <w:t xml:space="preserve">Figure </w:t>
      </w:r>
      <w:r>
        <w:fldChar w:fldCharType="begin"/>
      </w:r>
      <w:r>
        <w:instrText xml:space="preserve"> SEQ Figure \* ARABIC </w:instrText>
      </w:r>
      <w:r>
        <w:fldChar w:fldCharType="separate"/>
      </w:r>
      <w:ins w:id="4590" w:author="Sen, Marcus A." w:date="2016-04-13T16:56:00Z">
        <w:r w:rsidR="00D33949">
          <w:rPr>
            <w:noProof/>
          </w:rPr>
          <w:t>36</w:t>
        </w:r>
      </w:ins>
      <w:ins w:id="4591" w:author="Eric Boisvert" w:date="2016-04-03T12:16:00Z">
        <w:del w:id="4592" w:author="Sen, Marcus A." w:date="2016-04-13T16:56:00Z">
          <w:r w:rsidR="00652185" w:rsidDel="00D33949">
            <w:rPr>
              <w:noProof/>
            </w:rPr>
            <w:delText>36</w:delText>
          </w:r>
        </w:del>
      </w:ins>
      <w:ins w:id="4593" w:author="Boisvert, Eric" w:date="2016-04-01T13:15:00Z">
        <w:del w:id="4594" w:author="Sen, Marcus A." w:date="2016-04-13T16:56:00Z">
          <w:r w:rsidR="008D755A" w:rsidDel="00D33949">
            <w:rPr>
              <w:noProof/>
            </w:rPr>
            <w:delText>35</w:delText>
          </w:r>
        </w:del>
      </w:ins>
      <w:del w:id="4595" w:author="Sen, Marcus A." w:date="2016-04-13T16:56:00Z">
        <w:r w:rsidR="0043586C" w:rsidDel="00D33949">
          <w:rPr>
            <w:noProof/>
          </w:rPr>
          <w:delText>35</w:delText>
        </w:r>
      </w:del>
      <w:r>
        <w:fldChar w:fldCharType="end"/>
      </w:r>
      <w:bookmarkEnd w:id="4589"/>
      <w:r w:rsidR="00A05D5D">
        <w:t xml:space="preserve"> : </w:t>
      </w:r>
      <w:del w:id="4596" w:author="Sen, Marcus A." w:date="2016-04-13T15:10:00Z">
        <w:r w:rsidR="00A05D5D" w:rsidDel="008B01F3">
          <w:delText>Excerp</w:delText>
        </w:r>
      </w:del>
      <w:ins w:id="4597" w:author="Sen, Marcus A." w:date="2016-04-13T15:10:00Z">
        <w:r w:rsidR="008B01F3">
          <w:t>Excerpt</w:t>
        </w:r>
      </w:ins>
      <w:r w:rsidR="00A05D5D">
        <w:t xml:space="preserve"> from Drewes</w:t>
      </w:r>
      <w:r>
        <w:t xml:space="preserve"> map with Dacitic vent highlighted (Ttv)</w:t>
      </w:r>
    </w:p>
    <w:p w14:paraId="6B28618A" w14:textId="77777777" w:rsidR="006F2329" w:rsidRDefault="001759FE" w:rsidP="007F03F0">
      <w:pPr>
        <w:keepNext/>
      </w:pPr>
      <w:r>
        <w:rPr>
          <w:noProof/>
          <w:lang w:val="en-CA" w:eastAsia="en-CA"/>
        </w:rPr>
        <w:pict w14:anchorId="3774E021">
          <v:shape id="_x0000_i1063" type="#_x0000_t75" style="width:263.2pt;height:112pt;visibility:visible;mso-wrap-style:square">
            <v:imagedata r:id="rId54" o:title=""/>
          </v:shape>
        </w:pict>
      </w:r>
    </w:p>
    <w:p w14:paraId="0A3BF8D1" w14:textId="723A82D9" w:rsidR="006F2329" w:rsidRDefault="006F2329" w:rsidP="007F03F0">
      <w:pPr>
        <w:pStyle w:val="Caption"/>
      </w:pPr>
      <w:bookmarkStart w:id="4598" w:name="_Ref440297725"/>
      <w:r>
        <w:t xml:space="preserve">Figure </w:t>
      </w:r>
      <w:r>
        <w:fldChar w:fldCharType="begin"/>
      </w:r>
      <w:r>
        <w:instrText xml:space="preserve"> SEQ Figure \* ARABIC </w:instrText>
      </w:r>
      <w:r>
        <w:fldChar w:fldCharType="separate"/>
      </w:r>
      <w:ins w:id="4599" w:author="Sen, Marcus A." w:date="2016-04-13T16:56:00Z">
        <w:r w:rsidR="00D33949">
          <w:rPr>
            <w:noProof/>
          </w:rPr>
          <w:t>37</w:t>
        </w:r>
      </w:ins>
      <w:ins w:id="4600" w:author="Eric Boisvert" w:date="2016-04-03T12:16:00Z">
        <w:del w:id="4601" w:author="Sen, Marcus A." w:date="2016-04-13T16:56:00Z">
          <w:r w:rsidR="00652185" w:rsidDel="00D33949">
            <w:rPr>
              <w:noProof/>
            </w:rPr>
            <w:delText>37</w:delText>
          </w:r>
        </w:del>
      </w:ins>
      <w:ins w:id="4602" w:author="Boisvert, Eric" w:date="2016-04-01T13:15:00Z">
        <w:del w:id="4603" w:author="Sen, Marcus A." w:date="2016-04-13T16:56:00Z">
          <w:r w:rsidR="008D755A" w:rsidDel="00D33949">
            <w:rPr>
              <w:noProof/>
            </w:rPr>
            <w:delText>36</w:delText>
          </w:r>
        </w:del>
      </w:ins>
      <w:del w:id="4604" w:author="Sen, Marcus A." w:date="2016-04-13T16:56:00Z">
        <w:r w:rsidR="0043586C" w:rsidDel="00D33949">
          <w:rPr>
            <w:noProof/>
          </w:rPr>
          <w:delText>36</w:delText>
        </w:r>
      </w:del>
      <w:r>
        <w:fldChar w:fldCharType="end"/>
      </w:r>
      <w:bookmarkEnd w:id="4598"/>
      <w:r>
        <w:t xml:space="preserve"> : Original description from map legend.  This legend item is represented as a GeologicFeature (specifically, a GeologicUnit)</w:t>
      </w:r>
    </w:p>
    <w:p w14:paraId="49BAA496" w14:textId="442E5C17" w:rsidR="006F2329" w:rsidRDefault="00A05D5D">
      <w:commentRangeStart w:id="4605"/>
      <w:r>
        <w:t>The map also has a cross section through the same Ttv unit (</w:t>
      </w:r>
      <w:r>
        <w:fldChar w:fldCharType="begin"/>
      </w:r>
      <w:r>
        <w:instrText xml:space="preserve"> REF _Ref440297766 \h </w:instrText>
      </w:r>
      <w:r>
        <w:fldChar w:fldCharType="separate"/>
      </w:r>
      <w:ins w:id="4606" w:author="Sen, Marcus A." w:date="2016-04-13T16:56:00Z">
        <w:r w:rsidR="00D33949">
          <w:t xml:space="preserve">Figure </w:t>
        </w:r>
        <w:r w:rsidR="00D33949">
          <w:rPr>
            <w:noProof/>
          </w:rPr>
          <w:t>38</w:t>
        </w:r>
      </w:ins>
      <w:ins w:id="4607" w:author="Boisvert, Eric" w:date="2016-04-01T07:54:00Z">
        <w:del w:id="4608" w:author="Sen, Marcus A." w:date="2016-04-13T16:56:00Z">
          <w:r w:rsidR="00E21DD0" w:rsidDel="00D33949">
            <w:delText xml:space="preserve">Figure </w:delText>
          </w:r>
          <w:r w:rsidR="00E21DD0" w:rsidDel="00D33949">
            <w:rPr>
              <w:noProof/>
            </w:rPr>
            <w:delText>36</w:delText>
          </w:r>
        </w:del>
      </w:ins>
      <w:ins w:id="4609" w:author="Eric Boisvert" w:date="2016-03-28T16:06:00Z">
        <w:del w:id="4610" w:author="Sen, Marcus A." w:date="2016-04-13T16:56:00Z">
          <w:r w:rsidR="003842F3" w:rsidDel="00D33949">
            <w:delText xml:space="preserve">Figure </w:delText>
          </w:r>
          <w:r w:rsidR="003842F3" w:rsidDel="00D33949">
            <w:rPr>
              <w:noProof/>
            </w:rPr>
            <w:delText>36</w:delText>
          </w:r>
        </w:del>
      </w:ins>
      <w:del w:id="4611" w:author="Sen, Marcus A." w:date="2016-04-13T16:56:00Z">
        <w:r w:rsidDel="00D33949">
          <w:delText xml:space="preserve">Figure </w:delText>
        </w:r>
        <w:r w:rsidDel="00D33949">
          <w:rPr>
            <w:noProof/>
          </w:rPr>
          <w:delText>37</w:delText>
        </w:r>
      </w:del>
      <w:r>
        <w:fldChar w:fldCharType="end"/>
      </w:r>
      <w:r>
        <w:t>) showing an example of a non-map mapping frame.</w:t>
      </w:r>
      <w:ins w:id="4612" w:author="Boisvert, Eric" w:date="2016-03-31T14:33:00Z">
        <w:r w:rsidR="00E11331">
          <w:t xml:space="preserve"> </w:t>
        </w:r>
      </w:ins>
      <w:commentRangeEnd w:id="4605"/>
      <w:ins w:id="4613" w:author="Boisvert, Eric" w:date="2016-03-31T14:34:00Z">
        <w:r w:rsidR="00E11331">
          <w:rPr>
            <w:rStyle w:val="CommentReference"/>
          </w:rPr>
          <w:commentReference w:id="4605"/>
        </w:r>
      </w:ins>
    </w:p>
    <w:p w14:paraId="471F9977" w14:textId="77777777" w:rsidR="006F2329" w:rsidRDefault="001759FE" w:rsidP="007F03F0">
      <w:pPr>
        <w:keepNext/>
      </w:pPr>
      <w:r>
        <w:rPr>
          <w:noProof/>
          <w:lang w:val="en-CA" w:eastAsia="en-CA"/>
        </w:rPr>
        <w:pict w14:anchorId="0F292D58">
          <v:shape id="_x0000_i1064" type="#_x0000_t75" style="width:199.2pt;height:85.6pt;visibility:visible;mso-wrap-style:square">
            <v:imagedata r:id="rId55" o:title=""/>
          </v:shape>
        </w:pict>
      </w:r>
    </w:p>
    <w:p w14:paraId="1848DBBF" w14:textId="2D22F5DB" w:rsidR="006F2329" w:rsidRDefault="006F2329" w:rsidP="007F03F0">
      <w:pPr>
        <w:pStyle w:val="Caption"/>
      </w:pPr>
      <w:bookmarkStart w:id="4614" w:name="_Ref440297766"/>
      <w:r>
        <w:t xml:space="preserve">Figure </w:t>
      </w:r>
      <w:r>
        <w:fldChar w:fldCharType="begin"/>
      </w:r>
      <w:r>
        <w:instrText xml:space="preserve"> SEQ Figure \* ARABIC </w:instrText>
      </w:r>
      <w:r>
        <w:fldChar w:fldCharType="separate"/>
      </w:r>
      <w:ins w:id="4615" w:author="Sen, Marcus A." w:date="2016-04-13T16:56:00Z">
        <w:r w:rsidR="00D33949">
          <w:rPr>
            <w:noProof/>
          </w:rPr>
          <w:t>38</w:t>
        </w:r>
      </w:ins>
      <w:ins w:id="4616" w:author="Eric Boisvert" w:date="2016-04-03T12:16:00Z">
        <w:del w:id="4617" w:author="Sen, Marcus A." w:date="2016-04-13T16:56:00Z">
          <w:r w:rsidR="00652185" w:rsidDel="00D33949">
            <w:rPr>
              <w:noProof/>
            </w:rPr>
            <w:delText>38</w:delText>
          </w:r>
        </w:del>
      </w:ins>
      <w:ins w:id="4618" w:author="Boisvert, Eric" w:date="2016-04-01T13:15:00Z">
        <w:del w:id="4619" w:author="Sen, Marcus A." w:date="2016-04-13T16:56:00Z">
          <w:r w:rsidR="008D755A" w:rsidDel="00D33949">
            <w:rPr>
              <w:noProof/>
            </w:rPr>
            <w:delText>37</w:delText>
          </w:r>
        </w:del>
      </w:ins>
      <w:del w:id="4620" w:author="Sen, Marcus A." w:date="2016-04-13T16:56:00Z">
        <w:r w:rsidR="0043586C" w:rsidDel="00D33949">
          <w:rPr>
            <w:noProof/>
          </w:rPr>
          <w:delText>37</w:delText>
        </w:r>
      </w:del>
      <w:r>
        <w:fldChar w:fldCharType="end"/>
      </w:r>
      <w:bookmarkEnd w:id="4614"/>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1759FE" w:rsidP="007F03F0">
      <w:pPr>
        <w:keepNext/>
      </w:pPr>
      <w:r>
        <w:rPr>
          <w:lang w:val="en-CA"/>
        </w:rPr>
        <w:pict w14:anchorId="696916B7">
          <v:shape id="_x0000_i1065" type="#_x0000_t75" style="width:430.4pt;height:344pt">
            <v:imagedata r:id="rId56" o:title=""/>
          </v:shape>
        </w:pict>
      </w:r>
    </w:p>
    <w:p w14:paraId="474FCCD1" w14:textId="26266914"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4621" w:author="Sen, Marcus A." w:date="2016-04-13T16:56:00Z">
        <w:r w:rsidR="00D33949">
          <w:rPr>
            <w:noProof/>
          </w:rPr>
          <w:t>39</w:t>
        </w:r>
      </w:ins>
      <w:ins w:id="4622" w:author="Eric Boisvert" w:date="2016-04-03T12:16:00Z">
        <w:del w:id="4623" w:author="Sen, Marcus A." w:date="2016-04-13T16:56:00Z">
          <w:r w:rsidR="00652185" w:rsidDel="00D33949">
            <w:rPr>
              <w:noProof/>
            </w:rPr>
            <w:delText>39</w:delText>
          </w:r>
        </w:del>
      </w:ins>
      <w:ins w:id="4624" w:author="Boisvert, Eric" w:date="2016-04-01T13:15:00Z">
        <w:del w:id="4625" w:author="Sen, Marcus A." w:date="2016-04-13T16:56:00Z">
          <w:r w:rsidR="008D755A" w:rsidDel="00D33949">
            <w:rPr>
              <w:noProof/>
            </w:rPr>
            <w:delText>38</w:delText>
          </w:r>
        </w:del>
      </w:ins>
      <w:del w:id="4626" w:author="Sen, Marcus A." w:date="2016-04-13T16:56:00Z">
        <w:r w:rsidR="0043586C" w:rsidDel="00D33949">
          <w:rPr>
            <w:noProof/>
          </w:rPr>
          <w:delText>38</w:delText>
        </w:r>
      </w:del>
      <w:r>
        <w:fldChar w:fldCharType="end"/>
      </w:r>
      <w:r>
        <w:t xml:space="preserve"> : Partia</w:t>
      </w:r>
      <w:r w:rsidR="00A05D5D">
        <w:t>l encoding of Drewe</w:t>
      </w:r>
      <w:r>
        <w:t xml:space="preserve">s </w:t>
      </w:r>
      <w:del w:id="4627" w:author="Sen, Marcus A." w:date="2016-04-13T15:11:00Z">
        <w:r w:rsidDel="008B01F3">
          <w:delText>partionned</w:delText>
        </w:r>
      </w:del>
      <w:ins w:id="4628" w:author="Sen, Marcus A." w:date="2016-04-13T15:11:00Z">
        <w:r w:rsidR="008B01F3">
          <w:t>partitioned</w:t>
        </w:r>
      </w:ins>
      <w:r>
        <w:t xml:space="preserve"> into GeoSciML instances.</w:t>
      </w:r>
    </w:p>
    <w:p w14:paraId="22E986BE" w14:textId="0C327949" w:rsidR="001A44F0" w:rsidRPr="00390DF7" w:rsidRDefault="007F03F0" w:rsidP="00ED2525">
      <w:pPr>
        <w:rPr>
          <w:lang w:val="en-CA"/>
        </w:rPr>
      </w:pPr>
      <w:ins w:id="4629" w:author="Eric Boisvert" w:date="2016-01-14T05:36:00Z">
        <w:r>
          <w:rPr>
            <w:lang w:val="en-CA"/>
          </w:rPr>
          <w:br w:type="page"/>
        </w:r>
      </w:ins>
    </w:p>
    <w:p w14:paraId="160AFAA2" w14:textId="2309CE3E" w:rsidR="009B3BBD" w:rsidRDefault="009B3BBD" w:rsidP="009B3BBD">
      <w:pPr>
        <w:pStyle w:val="Heading2"/>
        <w:rPr>
          <w:lang w:val="en-CA"/>
        </w:rPr>
      </w:pPr>
      <w:bookmarkStart w:id="4630" w:name="_Ref440187941"/>
      <w:bookmarkStart w:id="4631" w:name="_Toc448329981"/>
      <w:r w:rsidRPr="00D12552">
        <w:rPr>
          <w:lang w:val="en-CA"/>
        </w:rPr>
        <w:t xml:space="preserve">GeoSciML </w:t>
      </w:r>
      <w:r>
        <w:rPr>
          <w:lang w:val="en-CA"/>
        </w:rPr>
        <w:t>Extension</w:t>
      </w:r>
      <w:r w:rsidRPr="00D12552">
        <w:rPr>
          <w:lang w:val="en-CA"/>
        </w:rPr>
        <w:t xml:space="preserve"> Requirements </w:t>
      </w:r>
      <w:del w:id="4632" w:author="Sen, Marcus A." w:date="2016-04-13T15:11:00Z">
        <w:r w:rsidRPr="00D12552" w:rsidDel="008B01F3">
          <w:rPr>
            <w:lang w:val="en-CA"/>
          </w:rPr>
          <w:delText>Class</w:delText>
        </w:r>
      </w:del>
      <w:bookmarkEnd w:id="4630"/>
      <w:ins w:id="4633" w:author="Eric Boisvert" w:date="2016-04-03T12:50:00Z">
        <w:del w:id="4634" w:author="Sen, Marcus A." w:date="2016-04-13T15:11:00Z">
          <w:r w:rsidR="00052694" w:rsidDel="008B01F3">
            <w:rPr>
              <w:lang w:val="en-CA"/>
            </w:rPr>
            <w:delText xml:space="preserve"> </w:delText>
          </w:r>
          <w:r w:rsidR="00052694" w:rsidDel="008B01F3">
            <w:delText xml:space="preserve"> (</w:delText>
          </w:r>
        </w:del>
      </w:ins>
      <w:ins w:id="4635" w:author="Sen, Marcus A." w:date="2016-04-13T15:11:00Z">
        <w:r w:rsidR="008B01F3" w:rsidRPr="00D12552">
          <w:rPr>
            <w:lang w:val="en-CA"/>
          </w:rPr>
          <w:t>Class</w:t>
        </w:r>
        <w:r w:rsidR="008B01F3">
          <w:rPr>
            <w:lang w:val="en-CA"/>
          </w:rPr>
          <w:t xml:space="preserve"> </w:t>
        </w:r>
        <w:r w:rsidR="008B01F3">
          <w:t>(</w:t>
        </w:r>
      </w:ins>
      <w:ins w:id="4636" w:author="Eric Boisvert" w:date="2016-04-03T12:50:00Z">
        <w:r w:rsidR="00052694">
          <w:t>Normative)</w:t>
        </w:r>
      </w:ins>
      <w:bookmarkEnd w:id="4631"/>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4637"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4638" w:author="Eric Boisvert" w:date="2016-04-02T15:29:00Z"/>
                <w:rFonts w:ascii="Calibri" w:eastAsia="MS Mincho" w:hAnsi="Calibri"/>
                <w:b/>
                <w:sz w:val="20"/>
                <w:szCs w:val="20"/>
                <w:lang w:val="en-CA"/>
              </w:rPr>
            </w:pPr>
            <w:ins w:id="4639"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4640" w:author="Eric Boisvert" w:date="2016-04-02T15:29:00Z"/>
                <w:rFonts w:ascii="Calibri" w:eastAsia="MS Mincho" w:hAnsi="Calibri"/>
                <w:sz w:val="20"/>
                <w:szCs w:val="20"/>
                <w:lang w:val="en-CA"/>
              </w:rPr>
            </w:pPr>
            <w:ins w:id="4641"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4642"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4643"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4644"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4645"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2B95C73"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4646" w:author="Eric Boisvert" w:date="2016-01-13T05:19:00Z">
        <w:r w:rsidR="00FD3D73">
          <w:rPr>
            <w:lang w:val="en-CA"/>
          </w:rPr>
          <w:t>s</w:t>
        </w:r>
      </w:ins>
      <w:del w:id="4647" w:author="Eric Boisvert" w:date="2016-01-13T05:19:00Z">
        <w:r w:rsidR="00CD7325" w:rsidDel="00FD3D73">
          <w:rPr>
            <w:lang w:val="en-CA"/>
          </w:rPr>
          <w:delText xml:space="preserve"> between basic classes</w:delText>
        </w:r>
      </w:del>
      <w:r w:rsidR="00CD7325">
        <w:rPr>
          <w:lang w:val="en-CA"/>
        </w:rPr>
        <w:t xml:space="preserve">.  It extends </w:t>
      </w:r>
      <w:del w:id="4648" w:author="Eric Boisvert" w:date="2016-01-13T05:21:00Z">
        <w:r w:rsidR="00CD7325" w:rsidDel="00FD3D73">
          <w:rPr>
            <w:lang w:val="en-CA"/>
          </w:rPr>
          <w:delText xml:space="preserve">AbstractDescription </w:delText>
        </w:r>
      </w:del>
      <w:ins w:id="4649" w:author="Eric Boisvert" w:date="2016-01-13T05:21:00Z">
        <w:r w:rsidR="00FD3D73">
          <w:rPr>
            <w:lang w:val="en-CA"/>
          </w:rPr>
          <w:t xml:space="preserve">abstract description </w:t>
        </w:r>
      </w:ins>
      <w:r w:rsidR="00CD7325">
        <w:rPr>
          <w:lang w:val="en-CA"/>
        </w:rPr>
        <w:t>stubs declared in basic package</w:t>
      </w:r>
      <w:del w:id="4650" w:author="Eric Boisvert" w:date="2016-01-13T05:22:00Z">
        <w:r w:rsidR="00CD7325" w:rsidDel="00FD3D73">
          <w:rPr>
            <w:lang w:val="en-CA"/>
          </w:rPr>
          <w:delText>.</w:delText>
        </w:r>
        <w:r w:rsidR="003E1755" w:rsidDel="00FD3D73">
          <w:rPr>
            <w:lang w:val="en-CA"/>
          </w:rPr>
          <w:delText xml:space="preserve">  It also</w:delText>
        </w:r>
      </w:del>
      <w:ins w:id="4651" w:author="Eric Boisvert" w:date="2016-01-13T05:22:00Z">
        <w:r w:rsidR="00FD3D73">
          <w:rPr>
            <w:lang w:val="en-CA"/>
          </w:rPr>
          <w:t xml:space="preserve"> </w:t>
        </w:r>
        <w:del w:id="4652" w:author="Sen, Marcus A." w:date="2016-04-13T15:12:00Z">
          <w:r w:rsidR="00FD3D73" w:rsidDel="00300910">
            <w:rPr>
              <w:lang w:val="en-CA"/>
            </w:rPr>
            <w:delText xml:space="preserve">and </w:delText>
          </w:r>
        </w:del>
      </w:ins>
      <w:del w:id="4653" w:author="Sen, Marcus A." w:date="2016-04-13T15:12:00Z">
        <w:r w:rsidR="003E1755" w:rsidDel="00300910">
          <w:rPr>
            <w:lang w:val="en-CA"/>
          </w:rPr>
          <w:delText xml:space="preserve"> introduces</w:delText>
        </w:r>
      </w:del>
      <w:ins w:id="4654" w:author="Sen, Marcus A." w:date="2016-04-13T15:12:00Z">
        <w:r w:rsidR="00300910">
          <w:rPr>
            <w:lang w:val="en-CA"/>
          </w:rPr>
          <w:t>and introduces</w:t>
        </w:r>
      </w:ins>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1759FE" w:rsidP="00364200">
      <w:pPr>
        <w:keepNext/>
      </w:pPr>
      <w:r>
        <w:pict w14:anchorId="467C970F">
          <v:shape id="_x0000_i1066" type="#_x0000_t75" style="width:416.8pt;height:428pt">
            <v:imagedata r:id="rId57"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4655" w:author="Sen, Marcus A." w:date="2016-04-13T16:56:00Z">
        <w:r w:rsidR="00D33949">
          <w:rPr>
            <w:noProof/>
          </w:rPr>
          <w:t>40</w:t>
        </w:r>
      </w:ins>
      <w:ins w:id="4656" w:author="Eric Boisvert" w:date="2016-04-03T12:16:00Z">
        <w:del w:id="4657" w:author="Sen, Marcus A." w:date="2016-04-13T16:56:00Z">
          <w:r w:rsidR="00652185" w:rsidDel="00D33949">
            <w:rPr>
              <w:noProof/>
            </w:rPr>
            <w:delText>40</w:delText>
          </w:r>
        </w:del>
      </w:ins>
      <w:ins w:id="4658" w:author="Boisvert, Eric" w:date="2016-04-01T13:15:00Z">
        <w:del w:id="4659" w:author="Sen, Marcus A." w:date="2016-04-13T16:56:00Z">
          <w:r w:rsidR="008D755A" w:rsidDel="00D33949">
            <w:rPr>
              <w:noProof/>
            </w:rPr>
            <w:delText>39</w:delText>
          </w:r>
        </w:del>
      </w:ins>
      <w:del w:id="4660" w:author="Sen, Marcus A." w:date="2016-04-13T16:56:00Z">
        <w:r w:rsidR="00090DCF" w:rsidDel="00D33949">
          <w:rPr>
            <w:noProof/>
          </w:rPr>
          <w:delText>29</w:delText>
        </w:r>
      </w:del>
      <w:r w:rsidR="00673E83">
        <w:rPr>
          <w:noProof/>
        </w:rPr>
        <w:fldChar w:fldCharType="end"/>
      </w:r>
      <w:r>
        <w:t xml:space="preserve">: GeoSciML extension </w:t>
      </w:r>
      <w:ins w:id="4661" w:author="Boisvert, Eric" w:date="2016-03-29T08:46:00Z">
        <w:r w:rsidR="00853941">
          <w:t xml:space="preserve">package </w:t>
        </w:r>
      </w:ins>
      <w:r>
        <w:t>dependencies</w:t>
      </w:r>
      <w:ins w:id="4662"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4663" w:name="_Toc448329982"/>
      <w:r>
        <w:rPr>
          <w:lang w:val="en-CA"/>
        </w:rPr>
        <w:t>Geologic Relations</w:t>
      </w:r>
      <w:bookmarkEnd w:id="4663"/>
    </w:p>
    <w:p w14:paraId="05E3DBF0" w14:textId="77777777" w:rsidR="000D4260" w:rsidRPr="000D4260" w:rsidRDefault="000D4260" w:rsidP="000D4260">
      <w:pPr>
        <w:rPr>
          <w:lang w:val="en-CA"/>
        </w:rPr>
      </w:pPr>
    </w:p>
    <w:p w14:paraId="11E3941A" w14:textId="54A04291" w:rsidR="009C64B2" w:rsidRDefault="001759FE" w:rsidP="009C64B2">
      <w:pPr>
        <w:keepNext/>
      </w:pPr>
      <w:r>
        <w:rPr>
          <w:noProof/>
          <w:lang w:val="en-CA" w:eastAsia="en-CA"/>
        </w:rPr>
        <w:pict w14:anchorId="0C19CB7D">
          <v:shape id="_x0000_i1067" type="#_x0000_t75" style="width:6in;height:467.2pt;visibility:visible;mso-wrap-style:square">
            <v:imagedata r:id="rId58"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4664" w:author="Sen, Marcus A." w:date="2016-04-13T16:56:00Z">
        <w:r w:rsidR="00D33949">
          <w:rPr>
            <w:noProof/>
          </w:rPr>
          <w:t>41</w:t>
        </w:r>
      </w:ins>
      <w:ins w:id="4665" w:author="Eric Boisvert" w:date="2016-04-03T12:16:00Z">
        <w:del w:id="4666" w:author="Sen, Marcus A." w:date="2016-04-13T16:56:00Z">
          <w:r w:rsidR="00652185" w:rsidDel="00D33949">
            <w:rPr>
              <w:noProof/>
            </w:rPr>
            <w:delText>41</w:delText>
          </w:r>
        </w:del>
      </w:ins>
      <w:ins w:id="4667" w:author="Boisvert, Eric" w:date="2016-04-01T13:15:00Z">
        <w:del w:id="4668" w:author="Sen, Marcus A." w:date="2016-04-13T16:56:00Z">
          <w:r w:rsidR="008D755A" w:rsidDel="00D33949">
            <w:rPr>
              <w:noProof/>
            </w:rPr>
            <w:delText>40</w:delText>
          </w:r>
        </w:del>
      </w:ins>
      <w:del w:id="4669" w:author="Sen, Marcus A." w:date="2016-04-13T16:56:00Z">
        <w:r w:rsidR="00090DCF" w:rsidDel="00D33949">
          <w:rPr>
            <w:noProof/>
          </w:rPr>
          <w:delText>30</w:delText>
        </w:r>
      </w:del>
      <w:r w:rsidR="00673E83">
        <w:rPr>
          <w:noProof/>
        </w:rPr>
        <w:fldChar w:fldCharType="end"/>
      </w:r>
      <w:r>
        <w:t xml:space="preserve">: </w:t>
      </w:r>
      <w:ins w:id="4670" w:author="Boisvert, Eric" w:date="2016-03-29T08:46:00Z">
        <w:r w:rsidR="00853941">
          <w:t xml:space="preserve">Summary diagram of </w:t>
        </w:r>
      </w:ins>
      <w:r w:rsidRPr="00077DFC">
        <w:t xml:space="preserve">GeologicFeatureRelation </w:t>
      </w:r>
      <w:del w:id="4671" w:author="Boisvert, Eric" w:date="2016-03-29T08:46:00Z">
        <w:r w:rsidRPr="00077DFC" w:rsidDel="00853941">
          <w:delText>i</w:delText>
        </w:r>
      </w:del>
      <w:ins w:id="4672" w:author="Boisvert, Eric" w:date="2016-03-29T08:46:00Z">
        <w:r w:rsidR="00853941">
          <w:t>a</w:t>
        </w:r>
      </w:ins>
      <w:r w:rsidRPr="00077DFC">
        <w:t>s a concrete subtype of AbstractFeatureRelation stub class</w:t>
      </w:r>
    </w:p>
    <w:p w14:paraId="6BED8677" w14:textId="77777777" w:rsidR="00390DF7" w:rsidRDefault="00390DF7" w:rsidP="00355CAB">
      <w:pPr>
        <w:rPr>
          <w:ins w:id="4673" w:author="Eric Boisvert" w:date="2016-01-13T05:30:00Z"/>
          <w:lang w:val="en-CA"/>
        </w:rPr>
      </w:pPr>
    </w:p>
    <w:p w14:paraId="39D9E0D7" w14:textId="769373BD" w:rsidR="009D650C" w:rsidRDefault="009D650C">
      <w:pPr>
        <w:pStyle w:val="Heading4"/>
        <w:rPr>
          <w:lang w:val="en-CA"/>
        </w:rPr>
        <w:pPrChange w:id="4674" w:author="Boisvert, Eric" w:date="2016-03-29T08:47:00Z">
          <w:pPr/>
        </w:pPrChange>
      </w:pPr>
      <w:commentRangeStart w:id="4675"/>
      <w:ins w:id="4676" w:author="Eric Boisvert" w:date="2016-01-13T05:30:00Z">
        <w:r>
          <w:rPr>
            <w:lang w:val="en-CA"/>
          </w:rPr>
          <w:t>GeologicHistory</w:t>
        </w:r>
      </w:ins>
      <w:commentRangeEnd w:id="4675"/>
      <w:ins w:id="4677" w:author="Eric Boisvert" w:date="2016-01-13T05:56:00Z">
        <w:r w:rsidR="000944A6">
          <w:rPr>
            <w:rStyle w:val="CommentReference"/>
          </w:rPr>
          <w:commentReference w:id="4675"/>
        </w:r>
      </w:ins>
    </w:p>
    <w:p w14:paraId="043C07F0" w14:textId="77777777" w:rsidR="00853941" w:rsidRDefault="00853941" w:rsidP="00894DAA">
      <w:pPr>
        <w:rPr>
          <w:ins w:id="4678"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4679"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680" w:name="_Ref440189613"/>
      <w:r>
        <w:rPr>
          <w:lang w:val="en-CA"/>
        </w:rPr>
        <w:t>GeologicFeatureRelation</w:t>
      </w:r>
      <w:bookmarkEnd w:id="4680"/>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4681" w:author="Eric Boisvert" w:date="2016-01-13T05:50:00Z">
        <w:r w:rsidR="000944A6">
          <w:rPr>
            <w:lang w:val="en-CA"/>
          </w:rPr>
          <w:t>Feature</w:t>
        </w:r>
      </w:ins>
      <w:r w:rsidRPr="000D4260">
        <w:rPr>
          <w:lang w:val="en-CA"/>
        </w:rPr>
        <w:t xml:space="preserve">Relation class </w:t>
      </w:r>
      <w:del w:id="4682"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4683" w:author="Eric Boisvert" w:date="2016-01-13T05:50:00Z">
        <w:r w:rsidR="000944A6" w:rsidRPr="000D4260">
          <w:rPr>
            <w:lang w:val="en-CA"/>
          </w:rPr>
          <w:t xml:space="preserve">GeoSciML </w:t>
        </w:r>
      </w:ins>
      <w:r w:rsidRPr="000D4260">
        <w:rPr>
          <w:lang w:val="en-CA"/>
        </w:rPr>
        <w:t>feature type</w:t>
      </w:r>
      <w:ins w:id="4684" w:author="Eric Boisvert" w:date="2016-01-13T05:50:00Z">
        <w:r w:rsidR="000944A6">
          <w:rPr>
            <w:lang w:val="en-CA"/>
          </w:rPr>
          <w:t>s</w:t>
        </w:r>
      </w:ins>
      <w:del w:id="4685"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4686"/>
      <w:del w:id="4687" w:author="Eric Boisvert" w:date="2016-01-13T05:52:00Z">
        <w:r w:rsidRPr="000D4260" w:rsidDel="000944A6">
          <w:rPr>
            <w:lang w:val="en-CA"/>
          </w:rPr>
          <w:delText xml:space="preserve">between spatial objects </w:delText>
        </w:r>
      </w:del>
      <w:commentRangeEnd w:id="4686"/>
      <w:r w:rsidR="000944A6">
        <w:rPr>
          <w:rStyle w:val="CommentReference"/>
        </w:rPr>
        <w:commentReference w:id="4686"/>
      </w:r>
      <w:r w:rsidRPr="000D4260">
        <w:rPr>
          <w:lang w:val="en-CA"/>
        </w:rPr>
        <w:t>could be described where they are scientifically significant.</w:t>
      </w:r>
    </w:p>
    <w:p w14:paraId="2E642AFC" w14:textId="48E63A77" w:rsidR="000D4260" w:rsidRDefault="001759FE" w:rsidP="000D4260">
      <w:pPr>
        <w:keepNext/>
      </w:pPr>
      <w:r>
        <w:rPr>
          <w:noProof/>
          <w:lang w:val="en-CA" w:eastAsia="en-CA"/>
        </w:rPr>
        <w:pict w14:anchorId="7FED2D0D">
          <v:shape id="_x0000_i1068" type="#_x0000_t75" style="width:382.4pt;height:270.4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4688" w:author="Sen, Marcus A." w:date="2016-04-13T16:56:00Z">
        <w:r w:rsidR="00D33949">
          <w:rPr>
            <w:noProof/>
          </w:rPr>
          <w:t>42</w:t>
        </w:r>
      </w:ins>
      <w:ins w:id="4689" w:author="Eric Boisvert" w:date="2016-04-03T12:16:00Z">
        <w:del w:id="4690" w:author="Sen, Marcus A." w:date="2016-04-13T16:56:00Z">
          <w:r w:rsidR="00652185" w:rsidDel="00D33949">
            <w:rPr>
              <w:noProof/>
            </w:rPr>
            <w:delText>42</w:delText>
          </w:r>
        </w:del>
      </w:ins>
      <w:ins w:id="4691" w:author="Boisvert, Eric" w:date="2016-04-01T13:15:00Z">
        <w:del w:id="4692" w:author="Sen, Marcus A." w:date="2016-04-13T16:56:00Z">
          <w:r w:rsidR="008D755A" w:rsidDel="00D33949">
            <w:rPr>
              <w:noProof/>
            </w:rPr>
            <w:delText>41</w:delText>
          </w:r>
        </w:del>
      </w:ins>
      <w:del w:id="4693" w:author="Sen, Marcus A." w:date="2016-04-13T16:56:00Z">
        <w:r w:rsidR="00090DCF" w:rsidDel="00D33949">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4694" w:name="BKM_D050A55A_5C1C_4F4B_986C_7C31687F2ED2"/>
      <w:bookmarkEnd w:id="4694"/>
    </w:p>
    <w:p w14:paraId="29C61658" w14:textId="4E4001E5"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del w:id="4695" w:author="Sen, Marcus A." w:date="2016-04-13T15:12:00Z">
        <w:r w:rsidRPr="000944A6" w:rsidDel="00166987">
          <w:rPr>
            <w:lang w:val="en-CA"/>
          </w:rPr>
          <w:delText>eg</w:delText>
        </w:r>
      </w:del>
      <w:ins w:id="4696" w:author="Sen, Marcus A." w:date="2016-04-13T15:12:00Z">
        <w:r w:rsidR="00166987" w:rsidRPr="000944A6">
          <w:rPr>
            <w:lang w:val="en-CA"/>
          </w:rPr>
          <w:t>e.g.</w:t>
        </w:r>
      </w:ins>
      <w:r w:rsidRPr="000944A6">
        <w:rPr>
          <w:lang w:val="en-CA"/>
        </w:rPr>
        <w:t>; stratigraphic relation, structural relation, intrusive relation)</w:t>
      </w:r>
      <w:ins w:id="4697"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46FD69D0"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del w:id="4698" w:author="Sen, Marcus A." w:date="2016-04-13T15:13:00Z">
        <w:r w:rsidRPr="000944A6" w:rsidDel="00166987">
          <w:rPr>
            <w:lang w:val="en-CA"/>
          </w:rPr>
          <w:delText>eg</w:delText>
        </w:r>
      </w:del>
      <w:ins w:id="4699" w:author="Sen, Marcus A." w:date="2016-04-13T15:13:00Z">
        <w:r w:rsidR="00166987" w:rsidRPr="000944A6">
          <w:rPr>
            <w:lang w:val="en-CA"/>
          </w:rPr>
          <w:t>e.g.</w:t>
        </w:r>
      </w:ins>
      <w:r w:rsidRPr="000944A6">
        <w:rPr>
          <w:lang w:val="en-CA"/>
        </w:rPr>
        <w:t>, overlying unit, underlying unit</w:t>
      </w:r>
      <w:del w:id="4700" w:author="Sen, Marcus A." w:date="2016-04-13T15:13:00Z">
        <w:r w:rsidRPr="000944A6" w:rsidDel="00166987">
          <w:rPr>
            <w:lang w:val="en-CA"/>
          </w:rPr>
          <w:delText>)</w:delText>
        </w:r>
        <w:r w:rsidDel="00166987">
          <w:rPr>
            <w:lang w:val="en-CA"/>
          </w:rPr>
          <w:delText xml:space="preserve"> </w:delText>
        </w:r>
      </w:del>
      <w:ins w:id="4701" w:author="Boisvert, Eric" w:date="2016-03-29T08:47:00Z">
        <w:del w:id="4702" w:author="Sen, Marcus A." w:date="2016-04-13T15:13:00Z">
          <w:r w:rsidR="00853941" w:rsidDel="00166987">
            <w:rPr>
              <w:lang w:val="en-CA"/>
            </w:rPr>
            <w:delText>.</w:delText>
          </w:r>
        </w:del>
      </w:ins>
      <w:ins w:id="4703" w:author="Sen, Marcus A." w:date="2016-04-13T15:13:00Z">
        <w:r w:rsidR="00166987" w:rsidRPr="000944A6">
          <w:rPr>
            <w:lang w:val="en-CA"/>
          </w:rPr>
          <w:t>)</w:t>
        </w:r>
        <w:r w:rsidR="00166987">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76979714"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del w:id="4704" w:author="Sen, Marcus A." w:date="2016-04-13T15:13:00Z">
        <w:r w:rsidRPr="000944A6" w:rsidDel="00166987">
          <w:rPr>
            <w:lang w:val="en-CA"/>
          </w:rPr>
          <w:delText>eg</w:delText>
        </w:r>
      </w:del>
      <w:ins w:id="4705" w:author="Sen, Marcus A." w:date="2016-04-13T15:13:00Z">
        <w:r w:rsidR="00166987" w:rsidRPr="000944A6">
          <w:rPr>
            <w:lang w:val="en-CA"/>
          </w:rPr>
          <w:t>e.g.</w:t>
        </w:r>
      </w:ins>
      <w:r w:rsidRPr="000944A6">
        <w:rPr>
          <w:lang w:val="en-CA"/>
        </w:rPr>
        <w:t>, overlying unit, underlying unit)</w:t>
      </w:r>
    </w:p>
    <w:p w14:paraId="0C850F85" w14:textId="1094149E" w:rsidR="000D4260" w:rsidRDefault="000D4260" w:rsidP="000D4260">
      <w:pPr>
        <w:pStyle w:val="Heading4"/>
        <w:rPr>
          <w:lang w:val="en-CA"/>
        </w:rPr>
      </w:pPr>
      <w:bookmarkStart w:id="4706" w:name="BKM_18C9D12A_7280_4CA8_9066_431A68398F08"/>
      <w:bookmarkStart w:id="4707" w:name="BKM_B740241F_3BC0_40B4_9972_D590F470452B"/>
      <w:bookmarkStart w:id="4708" w:name="BKM_38727CDD_F0E8_4D00_A48C_555F0912BF41"/>
      <w:bookmarkEnd w:id="4706"/>
      <w:bookmarkEnd w:id="4707"/>
      <w:bookmarkEnd w:id="4708"/>
      <w:r>
        <w:rPr>
          <w:lang w:val="en-CA"/>
        </w:rPr>
        <w:t>MaterialRelation</w:t>
      </w:r>
    </w:p>
    <w:p w14:paraId="58666531" w14:textId="77777777" w:rsidR="00AE357E" w:rsidRDefault="00AE357E" w:rsidP="000D4260">
      <w:pPr>
        <w:rPr>
          <w:lang w:val="en-CA"/>
        </w:rPr>
      </w:pPr>
    </w:p>
    <w:p w14:paraId="472F088D" w14:textId="2585821A" w:rsidR="000D4260" w:rsidRPr="000D4260" w:rsidRDefault="000D4260" w:rsidP="000D4260">
      <w:pPr>
        <w:rPr>
          <w:lang w:val="en-CA"/>
        </w:rPr>
      </w:pPr>
      <w:r w:rsidRPr="000D4260">
        <w:rPr>
          <w:lang w:val="en-CA"/>
        </w:rPr>
        <w:t>The MaterialRelation class describes the relationships between constituent parts in an Earth Material (</w:t>
      </w:r>
      <w:del w:id="4709" w:author="Sen, Marcus A." w:date="2016-04-13T15:13:00Z">
        <w:r w:rsidRPr="000D4260" w:rsidDel="00166987">
          <w:rPr>
            <w:lang w:val="en-CA"/>
          </w:rPr>
          <w:delText>eg</w:delText>
        </w:r>
      </w:del>
      <w:ins w:id="4710" w:author="Sen, Marcus A." w:date="2016-04-13T15:13:00Z">
        <w:r w:rsidR="00166987" w:rsidRPr="000D4260">
          <w:rPr>
            <w:lang w:val="en-CA"/>
          </w:rPr>
          <w:t>e.g.</w:t>
        </w:r>
      </w:ins>
      <w:r w:rsidRPr="000D4260">
        <w:rPr>
          <w:lang w:val="en-CA"/>
        </w:rPr>
        <w:t>: A mineral overgrowth on a phenocryst within a granite).</w:t>
      </w:r>
      <w:r>
        <w:rPr>
          <w:lang w:val="en-CA"/>
        </w:rPr>
        <w:t xml:space="preserve">  </w:t>
      </w:r>
    </w:p>
    <w:p w14:paraId="67B11C35" w14:textId="6D3DE643" w:rsidR="000D4260" w:rsidRDefault="000D4260" w:rsidP="000D4260">
      <w:pPr>
        <w:rPr>
          <w:lang w:val="en-CA"/>
        </w:rPr>
      </w:pPr>
      <w:r w:rsidRPr="000D4260">
        <w:rPr>
          <w:lang w:val="en-CA"/>
        </w:rPr>
        <w:t xml:space="preserve">Example:  Consider an overgrowth of albite on plagioclase in a granite. </w:t>
      </w:r>
      <w:del w:id="4711" w:author="Sen, Marcus A." w:date="2016-04-13T15:13:00Z">
        <w:r w:rsidRPr="000D4260" w:rsidDel="00166987">
          <w:rPr>
            <w:lang w:val="en-CA"/>
          </w:rPr>
          <w:delText>The  Source</w:delText>
        </w:r>
      </w:del>
      <w:ins w:id="4712" w:author="Sen, Marcus A." w:date="2016-04-13T15:13:00Z">
        <w:r w:rsidR="00166987" w:rsidRPr="000D4260">
          <w:rPr>
            <w:lang w:val="en-CA"/>
          </w:rPr>
          <w:t>The Source</w:t>
        </w:r>
      </w:ins>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759FE" w:rsidP="000D4260">
      <w:pPr>
        <w:keepNext/>
      </w:pPr>
      <w:r>
        <w:rPr>
          <w:noProof/>
          <w:lang w:val="en-CA" w:eastAsia="en-CA"/>
        </w:rPr>
        <w:pict w14:anchorId="34D80D6D">
          <v:shape id="_x0000_i1069" type="#_x0000_t75" style="width:372pt;height:379.2pt;visibility:visible;mso-wrap-style:square">
            <v:imagedata r:id="rId60"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4713" w:author="Sen, Marcus A." w:date="2016-04-13T16:56:00Z">
        <w:r w:rsidR="00D33949">
          <w:rPr>
            <w:noProof/>
          </w:rPr>
          <w:t>43</w:t>
        </w:r>
      </w:ins>
      <w:ins w:id="4714" w:author="Eric Boisvert" w:date="2016-04-03T12:16:00Z">
        <w:del w:id="4715" w:author="Sen, Marcus A." w:date="2016-04-13T16:56:00Z">
          <w:r w:rsidR="00652185" w:rsidDel="00D33949">
            <w:rPr>
              <w:noProof/>
            </w:rPr>
            <w:delText>43</w:delText>
          </w:r>
        </w:del>
      </w:ins>
      <w:ins w:id="4716" w:author="Boisvert, Eric" w:date="2016-04-01T13:15:00Z">
        <w:del w:id="4717" w:author="Sen, Marcus A." w:date="2016-04-13T16:56:00Z">
          <w:r w:rsidR="008D755A" w:rsidDel="00D33949">
            <w:rPr>
              <w:noProof/>
            </w:rPr>
            <w:delText>42</w:delText>
          </w:r>
        </w:del>
      </w:ins>
      <w:del w:id="4718" w:author="Sen, Marcus A." w:date="2016-04-13T16:56:00Z">
        <w:r w:rsidR="0085617E" w:rsidDel="00D33949">
          <w:rPr>
            <w:noProof/>
          </w:rPr>
          <w:delText>43</w:delText>
        </w:r>
      </w:del>
      <w:r w:rsidR="00673E83">
        <w:rPr>
          <w:noProof/>
        </w:rPr>
        <w:fldChar w:fldCharType="end"/>
      </w:r>
      <w:r>
        <w:t>: Material relation</w:t>
      </w:r>
      <w:del w:id="4719" w:author="Boisvert, Eric" w:date="2016-03-29T08:48:00Z">
        <w:r w:rsidDel="00853941">
          <w:delText>s</w:delText>
        </w:r>
      </w:del>
      <w:ins w:id="4720" w:author="Boisvert, Eric" w:date="2016-03-29T08:47:00Z">
        <w:r w:rsidR="00853941">
          <w:t xml:space="preserve"> context diagram.</w:t>
        </w:r>
      </w:ins>
    </w:p>
    <w:p w14:paraId="2487E3B1" w14:textId="6ECBFB72" w:rsidR="000D4260" w:rsidRDefault="001150E2" w:rsidP="00D20646">
      <w:pPr>
        <w:pStyle w:val="Heading5"/>
        <w:rPr>
          <w:lang w:val="en-CA"/>
        </w:rPr>
      </w:pPr>
      <w:bookmarkStart w:id="4721" w:name="BKM_C0695B09_DC02_4BDD_AE59_38E8AE1F4632"/>
      <w:bookmarkEnd w:id="472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2F8D7EE"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del w:id="4722" w:author="Sen, Marcus A." w:date="2016-04-13T15:13:00Z">
        <w:r w:rsidRPr="001150E2" w:rsidDel="00166987">
          <w:rPr>
            <w:lang w:val="en-CA"/>
          </w:rPr>
          <w:delText>eg</w:delText>
        </w:r>
      </w:del>
      <w:ins w:id="4723" w:author="Sen, Marcus A." w:date="2016-04-13T15:13:00Z">
        <w:r w:rsidR="00166987" w:rsidRPr="001150E2">
          <w:rPr>
            <w:lang w:val="en-CA"/>
          </w:rPr>
          <w:t>e.g.</w:t>
        </w:r>
      </w:ins>
      <w:r w:rsidRPr="001150E2">
        <w:rPr>
          <w:lang w:val="en-CA"/>
        </w:rPr>
        <w:t>; sedimentary relation, igneous relation)</w:t>
      </w:r>
      <w:ins w:id="4724"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4167D8D9" w:rsidR="001150E2" w:rsidRDefault="001150E2" w:rsidP="00D20646">
      <w:pPr>
        <w:rPr>
          <w:lang w:val="en-CA"/>
        </w:rPr>
      </w:pPr>
      <w:r>
        <w:rPr>
          <w:lang w:val="en-CA"/>
        </w:rPr>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del w:id="4725" w:author="Sen, Marcus A." w:date="2016-04-13T15:14:00Z">
        <w:r w:rsidRPr="001150E2" w:rsidDel="00166987">
          <w:rPr>
            <w:lang w:val="en-CA"/>
          </w:rPr>
          <w:delText>eg</w:delText>
        </w:r>
      </w:del>
      <w:ins w:id="4726" w:author="Sen, Marcus A." w:date="2016-04-13T15:14:00Z">
        <w:r w:rsidR="00166987" w:rsidRPr="001150E2">
          <w:rPr>
            <w:lang w:val="en-CA"/>
          </w:rPr>
          <w:t>e.g.</w:t>
        </w:r>
      </w:ins>
      <w:r w:rsidRPr="001150E2">
        <w:rPr>
          <w:lang w:val="en-CA"/>
        </w:rPr>
        <w:t>, matrix, clast, overgrowth)</w:t>
      </w:r>
      <w:ins w:id="4727"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50C5F687"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del w:id="4728" w:author="Sen, Marcus A." w:date="2016-04-13T15:14:00Z">
        <w:r w:rsidRPr="001150E2" w:rsidDel="00166987">
          <w:rPr>
            <w:lang w:val="en-CA"/>
          </w:rPr>
          <w:delText>eg</w:delText>
        </w:r>
      </w:del>
      <w:ins w:id="4729" w:author="Sen, Marcus A." w:date="2016-04-13T15:14:00Z">
        <w:r w:rsidR="00166987" w:rsidRPr="001150E2">
          <w:rPr>
            <w:lang w:val="en-CA"/>
          </w:rPr>
          <w:t>e.g.</w:t>
        </w:r>
      </w:ins>
      <w:r w:rsidRPr="001150E2">
        <w:rPr>
          <w:lang w:val="en-CA"/>
        </w:rPr>
        <w:t>, matrix, clast, overgrowth)</w:t>
      </w:r>
      <w:bookmarkStart w:id="4730" w:name="BKM_F11CCC02_4943_439C_97BD_3878F0BA0970"/>
      <w:bookmarkStart w:id="4731" w:name="BKM_8ABBD347_C257_4419_A3F6_0485375DCF7F"/>
      <w:bookmarkStart w:id="4732" w:name="BKM_40919ABF_3C16_41E1_8906_0D3CE189EB1B"/>
      <w:bookmarkEnd w:id="4730"/>
      <w:bookmarkEnd w:id="4731"/>
      <w:bookmarkEnd w:id="4732"/>
      <w:ins w:id="4733" w:author="Boisvert, Eric" w:date="2016-03-29T08:48:00Z">
        <w:r w:rsidR="00853941">
          <w:rPr>
            <w:lang w:val="en-CA"/>
          </w:rPr>
          <w:t>.</w:t>
        </w:r>
      </w:ins>
    </w:p>
    <w:p w14:paraId="74ACF777" w14:textId="5B50C3FD" w:rsidR="000D4260" w:rsidRDefault="00AE357E" w:rsidP="00AE357E">
      <w:pPr>
        <w:pStyle w:val="Heading3"/>
        <w:rPr>
          <w:lang w:val="en-CA"/>
        </w:rPr>
      </w:pPr>
      <w:bookmarkStart w:id="4734" w:name="_Toc448329983"/>
      <w:r>
        <w:rPr>
          <w:lang w:val="en-CA"/>
        </w:rPr>
        <w:t xml:space="preserve">Earth material </w:t>
      </w:r>
      <w:r w:rsidR="00481AF6">
        <w:rPr>
          <w:lang w:val="en-CA"/>
        </w:rPr>
        <w:t>details</w:t>
      </w:r>
      <w:bookmarkEnd w:id="4734"/>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1759FE" w:rsidP="00AE357E">
      <w:pPr>
        <w:keepNext/>
      </w:pPr>
      <w:r>
        <w:rPr>
          <w:noProof/>
          <w:lang w:val="en-CA" w:eastAsia="en-CA"/>
        </w:rPr>
        <w:pict w14:anchorId="78508E6C">
          <v:shape id="_x0000_i1070" type="#_x0000_t75" style="width:432.8pt;height:260pt;visibility:visible;mso-wrap-style:square">
            <v:imagedata r:id="rId61"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4735" w:author="Sen, Marcus A." w:date="2016-04-13T16:56:00Z">
        <w:r w:rsidR="00D33949">
          <w:rPr>
            <w:noProof/>
          </w:rPr>
          <w:t>44</w:t>
        </w:r>
      </w:ins>
      <w:ins w:id="4736" w:author="Eric Boisvert" w:date="2016-04-03T12:16:00Z">
        <w:del w:id="4737" w:author="Sen, Marcus A." w:date="2016-04-13T16:56:00Z">
          <w:r w:rsidR="00652185" w:rsidDel="00D33949">
            <w:rPr>
              <w:noProof/>
            </w:rPr>
            <w:delText>44</w:delText>
          </w:r>
        </w:del>
      </w:ins>
      <w:ins w:id="4738" w:author="Boisvert, Eric" w:date="2016-04-01T13:15:00Z">
        <w:del w:id="4739" w:author="Sen, Marcus A." w:date="2016-04-13T16:56:00Z">
          <w:r w:rsidR="008D755A" w:rsidDel="00D33949">
            <w:rPr>
              <w:noProof/>
            </w:rPr>
            <w:delText>43</w:delText>
          </w:r>
        </w:del>
      </w:ins>
      <w:del w:id="4740" w:author="Sen, Marcus A." w:date="2016-04-13T16:56:00Z">
        <w:r w:rsidR="0085617E" w:rsidDel="00D33949">
          <w:rPr>
            <w:noProof/>
          </w:rPr>
          <w:delText>44</w:delText>
        </w:r>
      </w:del>
      <w:r w:rsidR="00673E83">
        <w:rPr>
          <w:noProof/>
        </w:rPr>
        <w:fldChar w:fldCharType="end"/>
      </w:r>
      <w:r>
        <w:t>: Overview of earth material description</w:t>
      </w:r>
      <w:ins w:id="4741" w:author="Boisvert, Eric" w:date="2016-03-29T08:48:00Z">
        <w:r w:rsidR="00853941">
          <w:t>.</w:t>
        </w:r>
      </w:ins>
    </w:p>
    <w:p w14:paraId="6A6B155F" w14:textId="2A473E63" w:rsidR="00AE357E" w:rsidRDefault="00AE357E" w:rsidP="00AE357E">
      <w:pPr>
        <w:pStyle w:val="Heading4"/>
      </w:pPr>
      <w:r>
        <w:t>Alteration description</w:t>
      </w:r>
    </w:p>
    <w:p w14:paraId="601C9881" w14:textId="77777777" w:rsidR="00853941" w:rsidRDefault="00853941" w:rsidP="00AE357E">
      <w:pPr>
        <w:rPr>
          <w:ins w:id="4742" w:author="Boisvert, Eric" w:date="2016-03-29T08:48:00Z"/>
        </w:rPr>
      </w:pPr>
    </w:p>
    <w:p w14:paraId="2051B298" w14:textId="44F2B928" w:rsidR="001150E2" w:rsidRDefault="00AE357E" w:rsidP="00AE357E">
      <w:pPr>
        <w:rPr>
          <w:ins w:id="4743" w:author="Boisvert, Eric" w:date="2016-03-29T08:48:00Z"/>
        </w:rPr>
      </w:pPr>
      <w:r>
        <w:t xml:space="preserve">AlterationDescription </w:t>
      </w:r>
      <w:del w:id="4744" w:author="Sen, Marcus A." w:date="2016-04-13T15:14:00Z">
        <w:r w:rsidDel="00166987">
          <w:delText>decribes</w:delText>
        </w:r>
      </w:del>
      <w:ins w:id="4745" w:author="Sen, Marcus A." w:date="2016-04-13T15:14:00Z">
        <w:r w:rsidR="00166987">
          <w:t>describes</w:t>
        </w:r>
      </w:ins>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del w:id="4746" w:author="Sen, Marcus A." w:date="2016-04-13T15:14:00Z">
        <w:r w:rsidR="001150E2" w:rsidDel="00166987">
          <w:delText xml:space="preserve">, </w:delText>
        </w:r>
        <w:r w:rsidDel="00166987">
          <w:delText xml:space="preserve"> </w:delText>
        </w:r>
        <w:r w:rsidR="001150E2" w:rsidDel="00166987">
          <w:delText>a</w:delText>
        </w:r>
      </w:del>
      <w:ins w:id="4747" w:author="Sen, Marcus A." w:date="2016-04-13T15:14:00Z">
        <w:r w:rsidR="00166987">
          <w:t>, a</w:t>
        </w:r>
      </w:ins>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1759FE">
        <w:rPr>
          <w:noProof/>
          <w:lang w:val="en-CA" w:eastAsia="en-CA"/>
        </w:rPr>
        <w:pict w14:anchorId="4387B44A">
          <v:shape id="_x0000_i1071" type="#_x0000_t75" style="width:340.8pt;height:101.6pt;visibility:visible;mso-wrap-style:square">
            <v:imagedata r:id="rId62"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4748" w:author="Sen, Marcus A." w:date="2016-04-13T16:56:00Z">
        <w:r w:rsidR="00D33949">
          <w:rPr>
            <w:noProof/>
          </w:rPr>
          <w:t>45</w:t>
        </w:r>
      </w:ins>
      <w:ins w:id="4749" w:author="Eric Boisvert" w:date="2016-04-03T12:16:00Z">
        <w:del w:id="4750" w:author="Sen, Marcus A." w:date="2016-04-13T16:56:00Z">
          <w:r w:rsidR="00652185" w:rsidDel="00D33949">
            <w:rPr>
              <w:noProof/>
            </w:rPr>
            <w:delText>45</w:delText>
          </w:r>
        </w:del>
      </w:ins>
      <w:ins w:id="4751" w:author="Boisvert, Eric" w:date="2016-04-01T13:15:00Z">
        <w:del w:id="4752" w:author="Sen, Marcus A." w:date="2016-04-13T16:56:00Z">
          <w:r w:rsidR="008D755A" w:rsidDel="00D33949">
            <w:rPr>
              <w:noProof/>
            </w:rPr>
            <w:delText>44</w:delText>
          </w:r>
        </w:del>
      </w:ins>
      <w:del w:id="4753" w:author="Sen, Marcus A." w:date="2016-04-13T16:56:00Z">
        <w:r w:rsidR="0085617E" w:rsidDel="00D33949">
          <w:rPr>
            <w:noProof/>
          </w:rPr>
          <w:delText>45</w:delText>
        </w:r>
      </w:del>
      <w:r>
        <w:fldChar w:fldCharType="end"/>
      </w:r>
      <w:r>
        <w:t xml:space="preserve"> </w:t>
      </w:r>
      <w:r w:rsidRPr="000D2BCF">
        <w:t>Example of a weathering profile</w:t>
      </w:r>
      <w:ins w:id="4754" w:author="Boisvert, Eric" w:date="2016-03-29T08:48:00Z">
        <w:r w:rsidR="00853941">
          <w:t>.</w:t>
        </w:r>
      </w:ins>
    </w:p>
    <w:p w14:paraId="56717D41" w14:textId="77777777" w:rsidR="0043586C" w:rsidRPr="00166987" w:rsidRDefault="001759FE" w:rsidP="00D20646">
      <w:pPr>
        <w:keepNext/>
        <w:rPr>
          <w:lang w:val="en-CA"/>
          <w:rPrChange w:id="4755" w:author="Sen, Marcus A." w:date="2016-04-13T15:17:00Z">
            <w:rPr/>
          </w:rPrChange>
        </w:rPr>
      </w:pPr>
      <w:r>
        <w:rPr>
          <w:noProof/>
          <w:lang w:val="en-CA" w:eastAsia="en-CA"/>
        </w:rPr>
        <w:pict w14:anchorId="379383D8">
          <v:shape id="_x0000_i1072" type="#_x0000_t75" style="width:6in;height:463.2pt;visibility:visible;mso-wrap-style:square">
            <v:imagedata r:id="rId63" o:title=""/>
          </v:shape>
        </w:pict>
      </w:r>
    </w:p>
    <w:p w14:paraId="0A31306A" w14:textId="64ED92F3" w:rsidR="00AE357E" w:rsidRPr="00166987" w:rsidRDefault="0043586C" w:rsidP="00D20646">
      <w:pPr>
        <w:pStyle w:val="Caption"/>
        <w:rPr>
          <w:noProof/>
          <w:lang w:val="en-CA" w:eastAsia="en-CA"/>
        </w:rPr>
      </w:pPr>
      <w:r w:rsidRPr="00166987">
        <w:rPr>
          <w:lang w:val="en-CA"/>
          <w:rPrChange w:id="4756" w:author="Sen, Marcus A." w:date="2016-04-13T15:17:00Z">
            <w:rPr/>
          </w:rPrChange>
        </w:rPr>
        <w:t xml:space="preserve">Figure </w:t>
      </w:r>
      <w:r w:rsidRPr="00166987">
        <w:rPr>
          <w:lang w:val="en-CA"/>
          <w:rPrChange w:id="4757" w:author="Sen, Marcus A." w:date="2016-04-13T15:17:00Z">
            <w:rPr/>
          </w:rPrChange>
        </w:rPr>
        <w:fldChar w:fldCharType="begin"/>
      </w:r>
      <w:r w:rsidRPr="00166987">
        <w:rPr>
          <w:lang w:val="en-CA"/>
          <w:rPrChange w:id="4758" w:author="Sen, Marcus A." w:date="2016-04-13T15:17:00Z">
            <w:rPr/>
          </w:rPrChange>
        </w:rPr>
        <w:instrText xml:space="preserve"> SEQ Figure \* ARABIC </w:instrText>
      </w:r>
      <w:r w:rsidRPr="00166987">
        <w:rPr>
          <w:lang w:val="en-CA"/>
          <w:rPrChange w:id="4759" w:author="Sen, Marcus A." w:date="2016-04-13T15:17:00Z">
            <w:rPr/>
          </w:rPrChange>
        </w:rPr>
        <w:fldChar w:fldCharType="separate"/>
      </w:r>
      <w:ins w:id="4760" w:author="Sen, Marcus A." w:date="2016-04-13T16:56:00Z">
        <w:r w:rsidR="00D33949">
          <w:rPr>
            <w:noProof/>
            <w:lang w:val="en-CA"/>
          </w:rPr>
          <w:t>46</w:t>
        </w:r>
      </w:ins>
      <w:ins w:id="4761" w:author="Eric Boisvert" w:date="2016-04-03T12:16:00Z">
        <w:del w:id="4762" w:author="Sen, Marcus A." w:date="2016-04-13T16:56:00Z">
          <w:r w:rsidR="00652185" w:rsidRPr="00166987" w:rsidDel="00D33949">
            <w:rPr>
              <w:noProof/>
              <w:lang w:val="en-CA"/>
              <w:rPrChange w:id="4763" w:author="Sen, Marcus A." w:date="2016-04-13T15:17:00Z">
                <w:rPr>
                  <w:noProof/>
                  <w:lang w:val="fr-CA"/>
                </w:rPr>
              </w:rPrChange>
            </w:rPr>
            <w:delText>46</w:delText>
          </w:r>
        </w:del>
      </w:ins>
      <w:ins w:id="4764" w:author="Boisvert, Eric" w:date="2016-04-01T13:15:00Z">
        <w:del w:id="4765" w:author="Sen, Marcus A." w:date="2016-04-13T16:56:00Z">
          <w:r w:rsidR="008D755A" w:rsidRPr="00166987" w:rsidDel="00D33949">
            <w:rPr>
              <w:noProof/>
              <w:lang w:val="en-CA"/>
              <w:rPrChange w:id="4766" w:author="Sen, Marcus A." w:date="2016-04-13T15:17:00Z">
                <w:rPr>
                  <w:noProof/>
                  <w:lang w:val="fr-CA"/>
                </w:rPr>
              </w:rPrChange>
            </w:rPr>
            <w:delText>45</w:delText>
          </w:r>
        </w:del>
      </w:ins>
      <w:del w:id="4767" w:author="Sen, Marcus A." w:date="2016-04-13T16:56:00Z">
        <w:r w:rsidR="0085617E" w:rsidRPr="00166987" w:rsidDel="00D33949">
          <w:rPr>
            <w:noProof/>
            <w:lang w:val="en-CA"/>
            <w:rPrChange w:id="4768" w:author="Sen, Marcus A." w:date="2016-04-13T15:17:00Z">
              <w:rPr>
                <w:noProof/>
              </w:rPr>
            </w:rPrChange>
          </w:rPr>
          <w:delText>46</w:delText>
        </w:r>
      </w:del>
      <w:r w:rsidRPr="00166987">
        <w:rPr>
          <w:lang w:val="en-CA"/>
          <w:rPrChange w:id="4769" w:author="Sen, Marcus A." w:date="2016-04-13T15:17:00Z">
            <w:rPr/>
          </w:rPrChange>
        </w:rPr>
        <w:fldChar w:fldCharType="end"/>
      </w:r>
      <w:r w:rsidRPr="00166987">
        <w:rPr>
          <w:lang w:val="en-CA"/>
          <w:rPrChange w:id="4770" w:author="Sen, Marcus A." w:date="2016-04-13T15:17:00Z">
            <w:rPr/>
          </w:rPrChange>
        </w:rPr>
        <w:t xml:space="preserve"> Alteration description context diagram</w:t>
      </w:r>
      <w:ins w:id="4771" w:author="Boisvert, Eric" w:date="2016-03-29T08:48:00Z">
        <w:r w:rsidR="00853941" w:rsidRPr="00166987">
          <w:rPr>
            <w:lang w:val="en-CA"/>
            <w:rPrChange w:id="4772" w:author="Sen, Marcus A." w:date="2016-04-13T15:17:00Z">
              <w:rPr>
                <w:lang w:val="fr-CA"/>
              </w:rPr>
            </w:rPrChange>
          </w:rPr>
          <w:t>.</w:t>
        </w:r>
      </w:ins>
    </w:p>
    <w:p w14:paraId="2230D1EF" w14:textId="5C64585A" w:rsidR="0043586C" w:rsidRPr="00166987" w:rsidRDefault="001759FE" w:rsidP="00D20646">
      <w:pPr>
        <w:keepNext/>
        <w:rPr>
          <w:lang w:val="en-CA"/>
          <w:rPrChange w:id="4773" w:author="Sen, Marcus A." w:date="2016-04-13T15:17:00Z">
            <w:rPr/>
          </w:rPrChange>
        </w:rPr>
      </w:pPr>
      <w:r w:rsidRPr="001759FE">
        <w:rPr>
          <w:lang w:val="en-CA"/>
        </w:rPr>
        <w:pict w14:anchorId="42D9FBAE">
          <v:shape id="_x0000_i1073" type="#_x0000_t75" style="width:431.2pt;height:280.8pt">
            <v:imagedata r:id="rId64" o:title=""/>
          </v:shape>
        </w:pict>
      </w:r>
    </w:p>
    <w:p w14:paraId="2DEBC792" w14:textId="3AA08234" w:rsidR="0043586C" w:rsidRDefault="0043586C" w:rsidP="00D20646">
      <w:pPr>
        <w:pStyle w:val="Caption"/>
        <w:rPr>
          <w:noProof/>
          <w:lang w:val="en-CA" w:eastAsia="en-CA"/>
        </w:rPr>
      </w:pPr>
      <w:r w:rsidRPr="00166987">
        <w:rPr>
          <w:lang w:val="en-CA"/>
          <w:rPrChange w:id="4774" w:author="Sen, Marcus A." w:date="2016-04-13T15:17:00Z">
            <w:rPr/>
          </w:rPrChange>
        </w:rPr>
        <w:t>F</w:t>
      </w:r>
      <w:r>
        <w:t xml:space="preserve">igure </w:t>
      </w:r>
      <w:r>
        <w:fldChar w:fldCharType="begin"/>
      </w:r>
      <w:r>
        <w:instrText xml:space="preserve"> SEQ Figure \* ARABIC </w:instrText>
      </w:r>
      <w:r>
        <w:fldChar w:fldCharType="separate"/>
      </w:r>
      <w:ins w:id="4775" w:author="Sen, Marcus A." w:date="2016-04-13T16:56:00Z">
        <w:r w:rsidR="00D33949">
          <w:rPr>
            <w:noProof/>
          </w:rPr>
          <w:t>47</w:t>
        </w:r>
      </w:ins>
      <w:ins w:id="4776" w:author="Eric Boisvert" w:date="2016-04-03T12:16:00Z">
        <w:del w:id="4777" w:author="Sen, Marcus A." w:date="2016-04-13T16:56:00Z">
          <w:r w:rsidR="00652185" w:rsidDel="00D33949">
            <w:rPr>
              <w:noProof/>
            </w:rPr>
            <w:delText>47</w:delText>
          </w:r>
        </w:del>
      </w:ins>
      <w:ins w:id="4778" w:author="Boisvert, Eric" w:date="2016-04-01T13:15:00Z">
        <w:del w:id="4779" w:author="Sen, Marcus A." w:date="2016-04-13T16:56:00Z">
          <w:r w:rsidR="008D755A" w:rsidDel="00D33949">
            <w:rPr>
              <w:noProof/>
            </w:rPr>
            <w:delText>46</w:delText>
          </w:r>
        </w:del>
      </w:ins>
      <w:del w:id="4780" w:author="Sen, Marcus A." w:date="2016-04-13T16:56:00Z">
        <w:r w:rsidR="0085617E" w:rsidDel="00D33949">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14191BAC" w:rsidR="0016580A" w:rsidRDefault="0016580A" w:rsidP="00AE357E">
      <w:r>
        <w:t>The property alterationType:</w:t>
      </w:r>
      <w:r w:rsidRPr="0016580A">
        <w:t>AlterationTypeTerm</w:t>
      </w:r>
      <w:r>
        <w:t xml:space="preserve"> shall contain a term </w:t>
      </w:r>
      <w:r w:rsidRPr="0016580A">
        <w:t>from a controlled vocabulary of alteration types (</w:t>
      </w:r>
      <w:del w:id="4781" w:author="Sen, Marcus A." w:date="2016-04-13T15:17:00Z">
        <w:r w:rsidRPr="0016580A" w:rsidDel="00166987">
          <w:delText>eg</w:delText>
        </w:r>
      </w:del>
      <w:ins w:id="4782" w:author="Sen, Marcus A." w:date="2016-04-13T15:17:00Z">
        <w:r w:rsidR="00166987" w:rsidRPr="0016580A">
          <w:t>e.g.</w:t>
        </w:r>
      </w:ins>
      <w:r w:rsidRPr="0016580A">
        <w:t>; potassic, argillic, advanced argillic)</w:t>
      </w:r>
      <w:ins w:id="4783"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250308D1" w:rsidR="0016580A" w:rsidRDefault="0016580A" w:rsidP="00AE357E">
      <w:r>
        <w:t>The property a</w:t>
      </w:r>
      <w:r w:rsidRPr="0016580A">
        <w:t>lterationProduct</w:t>
      </w:r>
      <w:r>
        <w:t xml:space="preserve"> shall be an association between the AlterationDescripton and</w:t>
      </w:r>
      <w:del w:id="4784" w:author="Sen, Marcus A." w:date="2016-04-13T15:18:00Z">
        <w:r w:rsidDel="00166987">
          <w:delText xml:space="preserve"> and</w:delText>
        </w:r>
      </w:del>
      <w:r>
        <w:t xml:space="preserve">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44816579"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del w:id="4785" w:author="Sen, Marcus A." w:date="2016-04-13T15:18:00Z">
        <w:r w:rsidRPr="0016580A" w:rsidDel="00166987">
          <w:delText>eg</w:delText>
        </w:r>
      </w:del>
      <w:ins w:id="4786" w:author="Sen, Marcus A." w:date="2016-04-13T15:18:00Z">
        <w:r w:rsidR="00166987" w:rsidRPr="0016580A">
          <w:t>e.g.</w:t>
        </w:r>
      </w:ins>
      <w:r w:rsidRPr="0016580A">
        <w:t xml:space="preserve">: patchy, spotted, banded, </w:t>
      </w:r>
      <w:del w:id="4787" w:author="Sen, Marcus A." w:date="2016-04-13T15:18:00Z">
        <w:r w:rsidRPr="0016580A" w:rsidDel="00166987">
          <w:delText>viens</w:delText>
        </w:r>
      </w:del>
      <w:ins w:id="4788" w:author="Sen, Marcus A." w:date="2016-04-13T15:18:00Z">
        <w:r w:rsidR="00166987" w:rsidRPr="0016580A">
          <w:t>veins</w:t>
        </w:r>
      </w:ins>
      <w:r w:rsidRPr="0016580A">
        <w:t>, vein breccia, pervasive, disseminated, etc</w:t>
      </w:r>
      <w:ins w:id="4789" w:author="Boisvert, Eric" w:date="2016-03-29T08:48:00Z">
        <w:r w:rsidR="00CB122C">
          <w:t>.</w:t>
        </w:r>
      </w:ins>
    </w:p>
    <w:p w14:paraId="3BB9444D" w14:textId="12CB8A5A" w:rsidR="00AE357E" w:rsidRDefault="0016580A" w:rsidP="00D20646">
      <w:pPr>
        <w:pStyle w:val="Heading5"/>
        <w:rPr>
          <w:lang w:val="en-CA"/>
        </w:rPr>
      </w:pPr>
      <w:bookmarkStart w:id="4790" w:name="BKM_8201810A_8593_4A0C_A4FE_B4A134FDF11D"/>
      <w:bookmarkEnd w:id="4790"/>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ins w:id="4791" w:author="Sen, Marcus A." w:date="2016-04-13T15:19:00Z">
        <w:r w:rsidR="00166987">
          <w:rPr>
            <w:lang w:val="en-CA"/>
          </w:rPr>
          <w:t>p</w:t>
        </w:r>
      </w:ins>
      <w:r>
        <w:rPr>
          <w:lang w:val="en-CA"/>
        </w:rPr>
        <w:t>tion and a GeologicEvent describing the GeologicEvent associated with the alteration.</w:t>
      </w:r>
    </w:p>
    <w:p w14:paraId="2697A4C6" w14:textId="1579B09A" w:rsidR="00604E1E" w:rsidRDefault="00604E1E" w:rsidP="00604E1E">
      <w:pPr>
        <w:pStyle w:val="Heading4"/>
      </w:pPr>
      <w:bookmarkStart w:id="4792" w:name="BKM_7C508FBF_33D9_484F_911B_6377C69AD667"/>
      <w:bookmarkStart w:id="4793" w:name="BKM_ED5D19E5_9BBB_4493_91D3_D708625FA37A"/>
      <w:bookmarkStart w:id="4794" w:name="BKM_E45C3931_F3F9_4BB2_B916_F57604E1D027"/>
      <w:bookmarkStart w:id="4795" w:name="BKM_26449531_DA00_4286_BEAD_53641C8C6B18"/>
      <w:bookmarkEnd w:id="4792"/>
      <w:bookmarkEnd w:id="4793"/>
      <w:bookmarkEnd w:id="4794"/>
      <w:bookmarkEnd w:id="4795"/>
      <w:r>
        <w:t>Chemical Composition</w:t>
      </w:r>
    </w:p>
    <w:p w14:paraId="599250ED" w14:textId="77777777" w:rsidR="009B560C" w:rsidRDefault="009B560C" w:rsidP="00AE357E"/>
    <w:p w14:paraId="22990790" w14:textId="515A55E5" w:rsidR="00604E1E" w:rsidRDefault="009B560C" w:rsidP="00AE357E">
      <w:r>
        <w:t xml:space="preserve">ChemicalComposition is </w:t>
      </w:r>
      <w:del w:id="4796" w:author="Sen, Marcus A." w:date="2016-04-13T15:19:00Z">
        <w:r w:rsidDel="00A02014">
          <w:delText xml:space="preserve">a </w:delText>
        </w:r>
        <w:r w:rsidR="00604E1E" w:rsidRPr="00604E1E" w:rsidDel="00A02014">
          <w:delText xml:space="preserve"> </w:delText>
        </w:r>
        <w:r w:rsidDel="00A02014">
          <w:delText>kind</w:delText>
        </w:r>
      </w:del>
      <w:ins w:id="4797" w:author="Sen, Marcus A." w:date="2016-04-13T15:19:00Z">
        <w:r w:rsidR="00A02014">
          <w:t xml:space="preserve">a </w:t>
        </w:r>
        <w:r w:rsidR="00A02014" w:rsidRPr="00604E1E">
          <w:t>kind</w:t>
        </w:r>
      </w:ins>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1759FE" w:rsidP="00604E1E">
      <w:pPr>
        <w:keepNext/>
      </w:pPr>
      <w:r>
        <w:rPr>
          <w:noProof/>
          <w:lang w:val="en-CA" w:eastAsia="en-CA"/>
        </w:rPr>
        <w:pict w14:anchorId="30B53D03">
          <v:shape id="_x0000_i1074" type="#_x0000_t75" style="width:368pt;height:240pt;visibility:visible;mso-wrap-style:square">
            <v:imagedata r:id="rId65"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4798" w:author="Sen, Marcus A." w:date="2016-04-13T16:56:00Z">
        <w:r w:rsidR="00D33949">
          <w:rPr>
            <w:noProof/>
          </w:rPr>
          <w:t>48</w:t>
        </w:r>
      </w:ins>
      <w:ins w:id="4799" w:author="Eric Boisvert" w:date="2016-04-03T12:16:00Z">
        <w:del w:id="4800" w:author="Sen, Marcus A." w:date="2016-04-13T16:56:00Z">
          <w:r w:rsidR="00652185" w:rsidDel="00D33949">
            <w:rPr>
              <w:noProof/>
            </w:rPr>
            <w:delText>48</w:delText>
          </w:r>
        </w:del>
      </w:ins>
      <w:ins w:id="4801" w:author="Boisvert, Eric" w:date="2016-04-01T13:15:00Z">
        <w:del w:id="4802" w:author="Sen, Marcus A." w:date="2016-04-13T16:56:00Z">
          <w:r w:rsidR="008D755A" w:rsidDel="00D33949">
            <w:rPr>
              <w:noProof/>
            </w:rPr>
            <w:delText>47</w:delText>
          </w:r>
        </w:del>
      </w:ins>
      <w:del w:id="4803" w:author="Sen, Marcus A." w:date="2016-04-13T16:56:00Z">
        <w:r w:rsidR="0085617E" w:rsidDel="00D33949">
          <w:rPr>
            <w:noProof/>
          </w:rPr>
          <w:delText>48</w:delText>
        </w:r>
      </w:del>
      <w:r w:rsidR="00673E83">
        <w:rPr>
          <w:noProof/>
        </w:rPr>
        <w:fldChar w:fldCharType="end"/>
      </w:r>
      <w:r>
        <w:t>: Chemical composition</w:t>
      </w:r>
      <w:ins w:id="4804" w:author="Boisvert, Eric" w:date="2016-03-29T08:48:00Z">
        <w:r w:rsidR="00CB122C">
          <w:t xml:space="preserve"> context diagram.</w:t>
        </w:r>
      </w:ins>
    </w:p>
    <w:p w14:paraId="6EB7E3F8" w14:textId="3222DDB4" w:rsidR="00604E1E" w:rsidRDefault="00BF4178" w:rsidP="00D20646">
      <w:pPr>
        <w:pStyle w:val="Heading5"/>
        <w:rPr>
          <w:lang w:val="en-CA"/>
        </w:rPr>
      </w:pPr>
      <w:bookmarkStart w:id="4805" w:name="BKM_D4FBCA43_958A_4AEF_8332_5F96792672DF"/>
      <w:bookmarkEnd w:id="4805"/>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w:t>
      </w:r>
      <w:del w:id="4806" w:author="Sen, Marcus A." w:date="2016-04-13T15:19:00Z">
        <w:r w:rsidDel="00A02014">
          <w:rPr>
            <w:lang w:val="en-CA"/>
          </w:rPr>
          <w:delText>h</w:delText>
        </w:r>
      </w:del>
      <w:r>
        <w:rPr>
          <w:lang w:val="en-CA"/>
        </w:rPr>
        <w:t>alAnalysis property (swe:DataRecord) shall contain a collection of geochemical results in a form of a DataRecord (a collection of fields composed of description and values)</w:t>
      </w:r>
      <w:ins w:id="4807" w:author="Boisvert, Eric" w:date="2016-03-29T08:48:00Z">
        <w:r w:rsidR="00CB122C">
          <w:rPr>
            <w:lang w:val="en-CA"/>
          </w:rPr>
          <w:t>.</w:t>
        </w:r>
      </w:ins>
    </w:p>
    <w:p w14:paraId="6A6F8840" w14:textId="77777777" w:rsidR="00AE357E" w:rsidRDefault="00AE357E" w:rsidP="00AE357E">
      <w:bookmarkStart w:id="4808" w:name="BKM_7DA6E39E_93F3_43B7_9C51_9F05A691932A"/>
      <w:bookmarkEnd w:id="480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D85AF87" w:rsidR="00604E1E" w:rsidRDefault="00224DF5" w:rsidP="00AE357E">
      <w:r>
        <w:t xml:space="preserve">The CompoundMaterialDescription class is a </w:t>
      </w:r>
      <w:del w:id="4809" w:author="Sen, Marcus A." w:date="2016-04-13T15:20:00Z">
        <w:r w:rsidDel="00A02014">
          <w:delText>kinf</w:delText>
        </w:r>
      </w:del>
      <w:ins w:id="4810" w:author="Sen, Marcus A." w:date="2016-04-13T15:20:00Z">
        <w:r w:rsidR="00A02014">
          <w:t>kind</w:t>
        </w:r>
      </w:ins>
      <w:r>
        <w:t xml:space="preserve"> of EarthMaterialDescription that provides e</w:t>
      </w:r>
      <w:r w:rsidR="00604E1E" w:rsidRPr="00604E1E">
        <w:t>xtended description of a compound earth material (</w:t>
      </w:r>
      <w:del w:id="4811" w:author="Sen, Marcus A." w:date="2016-04-13T15:20:00Z">
        <w:r w:rsidR="00604E1E" w:rsidRPr="00604E1E" w:rsidDel="00A02014">
          <w:delText>ie</w:delText>
        </w:r>
      </w:del>
      <w:ins w:id="4812" w:author="Sen, Marcus A." w:date="2016-04-13T15:20:00Z">
        <w:r w:rsidR="00A02014" w:rsidRPr="00604E1E">
          <w:t>i.e.</w:t>
        </w:r>
      </w:ins>
      <w:r w:rsidR="00604E1E" w:rsidRPr="00604E1E">
        <w:t>, rocks and unconsolidated solid earth materials).</w:t>
      </w:r>
    </w:p>
    <w:p w14:paraId="79751289" w14:textId="77777777" w:rsidR="00604E1E" w:rsidRDefault="00604E1E" w:rsidP="00AE357E"/>
    <w:p w14:paraId="15980233" w14:textId="38E8C1D9" w:rsidR="00604E1E" w:rsidRDefault="001759FE" w:rsidP="00604E1E">
      <w:pPr>
        <w:keepNext/>
      </w:pPr>
      <w:r>
        <w:rPr>
          <w:noProof/>
          <w:lang w:val="en-CA" w:eastAsia="en-CA"/>
        </w:rPr>
        <w:pict w14:anchorId="28B167D3">
          <v:shape id="_x0000_i1075" type="#_x0000_t75" style="width:6in;height:382.4pt;visibility:visible;mso-wrap-style:square">
            <v:imagedata r:id="rId66"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4813" w:author="Sen, Marcus A." w:date="2016-04-13T16:56:00Z">
        <w:r w:rsidR="00D33949">
          <w:rPr>
            <w:noProof/>
          </w:rPr>
          <w:t>49</w:t>
        </w:r>
      </w:ins>
      <w:ins w:id="4814" w:author="Eric Boisvert" w:date="2016-04-03T12:16:00Z">
        <w:del w:id="4815" w:author="Sen, Marcus A." w:date="2016-04-13T16:56:00Z">
          <w:r w:rsidR="00652185" w:rsidDel="00D33949">
            <w:rPr>
              <w:noProof/>
            </w:rPr>
            <w:delText>49</w:delText>
          </w:r>
        </w:del>
      </w:ins>
      <w:ins w:id="4816" w:author="Boisvert, Eric" w:date="2016-04-01T13:15:00Z">
        <w:del w:id="4817" w:author="Sen, Marcus A." w:date="2016-04-13T16:56:00Z">
          <w:r w:rsidR="008D755A" w:rsidDel="00D33949">
            <w:rPr>
              <w:noProof/>
            </w:rPr>
            <w:delText>48</w:delText>
          </w:r>
        </w:del>
      </w:ins>
      <w:del w:id="4818" w:author="Sen, Marcus A." w:date="2016-04-13T16:56:00Z">
        <w:r w:rsidR="0085617E" w:rsidDel="00D33949">
          <w:rPr>
            <w:noProof/>
          </w:rPr>
          <w:delText>49</w:delText>
        </w:r>
      </w:del>
      <w:r w:rsidR="00673E83">
        <w:rPr>
          <w:noProof/>
        </w:rPr>
        <w:fldChar w:fldCharType="end"/>
      </w:r>
      <w:r>
        <w:t>: Compound material description</w:t>
      </w:r>
      <w:ins w:id="4819" w:author="Boisvert, Eric" w:date="2016-03-29T08:49:00Z">
        <w:r w:rsidR="00CB122C">
          <w:t xml:space="preserve"> context diagram.</w:t>
        </w:r>
      </w:ins>
    </w:p>
    <w:p w14:paraId="1817E2F9" w14:textId="12994A65" w:rsidR="00604E1E" w:rsidRDefault="00224DF5" w:rsidP="00D20646">
      <w:pPr>
        <w:pStyle w:val="Heading5"/>
        <w:rPr>
          <w:lang w:val="en-CA"/>
        </w:rPr>
      </w:pPr>
      <w:bookmarkStart w:id="4820" w:name="BKM_0126A46B_77F6_4F3D_8366_99D7292A119E"/>
      <w:bookmarkEnd w:id="4820"/>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51E1DB9"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del w:id="4821" w:author="Sen, Marcus A." w:date="2016-04-13T15:20:00Z">
        <w:r w:rsidRPr="00224DF5" w:rsidDel="00A02014">
          <w:rPr>
            <w:lang w:val="en-CA"/>
          </w:rPr>
          <w:delText>petrograpic</w:delText>
        </w:r>
      </w:del>
      <w:ins w:id="4822" w:author="Sen, Marcus A." w:date="2016-04-13T15:20:00Z">
        <w:r w:rsidR="00A02014" w:rsidRPr="00224DF5">
          <w:rPr>
            <w:lang w:val="en-CA"/>
          </w:rPr>
          <w:t>petrographic</w:t>
        </w:r>
      </w:ins>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1AABE30E"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del w:id="4823" w:author="Sen, Marcus A." w:date="2016-04-13T15:21:00Z">
        <w:r w:rsidRPr="00224DF5" w:rsidDel="00A02014">
          <w:rPr>
            <w:lang w:val="en-CA"/>
          </w:rPr>
          <w:delText>ie</w:delText>
        </w:r>
      </w:del>
      <w:ins w:id="4824" w:author="Sen, Marcus A." w:date="2016-04-13T15:21:00Z">
        <w:r w:rsidR="00A02014" w:rsidRPr="00224DF5">
          <w:rPr>
            <w:lang w:val="en-CA"/>
          </w:rPr>
          <w:t>i.e.</w:t>
        </w:r>
      </w:ins>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4825" w:name="BKM_68F68CA6_F7FB_411D_8560_851B7315C00E"/>
      <w:bookmarkStart w:id="4826" w:name="BKM_F5243BEF_0ABC_4433_AFCB_2FCD01906472"/>
      <w:bookmarkEnd w:id="4825"/>
      <w:bookmarkEnd w:id="4826"/>
      <w:r>
        <w:t>ParticleGeometryDescription</w:t>
      </w:r>
    </w:p>
    <w:p w14:paraId="125F1862" w14:textId="77777777" w:rsidR="00E66A9E" w:rsidRDefault="00E66A9E" w:rsidP="00AE357E"/>
    <w:p w14:paraId="705F8B9C" w14:textId="7D43271D"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del w:id="4827" w:author="Sen, Marcus A." w:date="2016-04-13T15:21:00Z">
        <w:r w:rsidRPr="00E66A9E" w:rsidDel="00A02014">
          <w:delText>eg</w:delText>
        </w:r>
      </w:del>
      <w:ins w:id="4828" w:author="Sen, Marcus A." w:date="2016-04-13T15:21:00Z">
        <w:r w:rsidR="00A02014" w:rsidRPr="00E66A9E">
          <w:t>e.g.</w:t>
        </w:r>
      </w:ins>
      <w:r w:rsidRPr="00E66A9E">
        <w:t xml:space="preserve">: well sorted, poorly sorted, bimodal sorting), particle shape (surface rounding or crystal face development, </w:t>
      </w:r>
      <w:del w:id="4829" w:author="Sen, Marcus A." w:date="2016-04-13T15:21:00Z">
        <w:r w:rsidRPr="00E66A9E" w:rsidDel="00A02014">
          <w:delText>eg</w:delText>
        </w:r>
      </w:del>
      <w:ins w:id="4830" w:author="Sen, Marcus A." w:date="2016-04-13T15:21:00Z">
        <w:r w:rsidR="00A02014" w:rsidRPr="00E66A9E">
          <w:t>e.g.</w:t>
        </w:r>
      </w:ins>
      <w:r w:rsidRPr="00E66A9E">
        <w:t>: well rounded, euhedral, anhedral), and particle aspectRatio (</w:t>
      </w:r>
      <w:del w:id="4831" w:author="Sen, Marcus A." w:date="2016-04-13T15:21:00Z">
        <w:r w:rsidRPr="00E66A9E" w:rsidDel="00797CDE">
          <w:delText>eg</w:delText>
        </w:r>
      </w:del>
      <w:ins w:id="4832" w:author="Sen, Marcus A." w:date="2016-04-13T15:21:00Z">
        <w:r w:rsidR="00797CDE" w:rsidRPr="00E66A9E">
          <w:t>e.g.</w:t>
        </w:r>
      </w:ins>
      <w:r w:rsidRPr="00E66A9E">
        <w:t>: elongated, platy, bladed, compact, acicular).</w:t>
      </w:r>
    </w:p>
    <w:p w14:paraId="7E62D424" w14:textId="2D9DF655" w:rsidR="00DE657E" w:rsidRDefault="001759FE" w:rsidP="00D20646">
      <w:pPr>
        <w:keepNext/>
      </w:pPr>
      <w:r>
        <w:rPr>
          <w:noProof/>
          <w:lang w:val="en-CA" w:eastAsia="en-CA"/>
        </w:rPr>
        <w:pict w14:anchorId="7928CF19">
          <v:shape id="_x0000_i1076" type="#_x0000_t75" style="width:190.4pt;height:317.6pt;visibility:visible;mso-wrap-style:square">
            <v:imagedata r:id="rId67"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4833" w:author="Sen, Marcus A." w:date="2016-04-13T16:56:00Z">
        <w:r w:rsidR="00D33949">
          <w:rPr>
            <w:noProof/>
          </w:rPr>
          <w:t>50</w:t>
        </w:r>
      </w:ins>
      <w:ins w:id="4834" w:author="Eric Boisvert" w:date="2016-04-03T12:16:00Z">
        <w:del w:id="4835" w:author="Sen, Marcus A." w:date="2016-04-13T16:56:00Z">
          <w:r w:rsidR="00652185" w:rsidDel="00D33949">
            <w:rPr>
              <w:noProof/>
            </w:rPr>
            <w:delText>50</w:delText>
          </w:r>
        </w:del>
      </w:ins>
      <w:ins w:id="4836" w:author="Boisvert, Eric" w:date="2016-04-01T13:15:00Z">
        <w:del w:id="4837" w:author="Sen, Marcus A." w:date="2016-04-13T16:56:00Z">
          <w:r w:rsidR="008D755A" w:rsidDel="00D33949">
            <w:rPr>
              <w:noProof/>
            </w:rPr>
            <w:delText>49</w:delText>
          </w:r>
        </w:del>
      </w:ins>
      <w:del w:id="4838" w:author="Sen, Marcus A." w:date="2016-04-13T16:56:00Z">
        <w:r w:rsidR="0085617E" w:rsidDel="00D33949">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4839" w:author="Eric Boisvert" w:date="2016-03-25T12:33:00Z">
          <w:pPr/>
        </w:pPrChange>
      </w:pPr>
      <w:r w:rsidRPr="004B1BCF">
        <w:t>particleType</w:t>
      </w:r>
    </w:p>
    <w:p w14:paraId="5796C57D" w14:textId="77777777" w:rsidR="00E105E6" w:rsidRDefault="00E105E6">
      <w:pPr>
        <w:rPr>
          <w:ins w:id="4840" w:author="Eric Boisvert" w:date="2016-03-25T12:34:00Z"/>
        </w:rPr>
        <w:pPrChange w:id="4841" w:author="Eric Boisvert" w:date="2016-03-25T12:33:00Z">
          <w:pPr>
            <w:pStyle w:val="Heading5"/>
          </w:pPr>
        </w:pPrChange>
      </w:pPr>
    </w:p>
    <w:p w14:paraId="5E59B820" w14:textId="0033412A" w:rsidR="0032727A" w:rsidDel="00E105E6" w:rsidRDefault="004B1BCF" w:rsidP="00E105E6">
      <w:pPr>
        <w:rPr>
          <w:del w:id="4842"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4843" w:author="Boisvert, Eric" w:date="2016-03-30T07:55:00Z">
        <w:r w:rsidR="004D2792">
          <w:t>s</w:t>
        </w:r>
      </w:ins>
      <w:del w:id="4844"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4845" w:author="Boisvert, Eric" w:date="2016-03-29T08:49:00Z">
        <w:r w:rsidR="00CB122C">
          <w:t>.</w:t>
        </w:r>
      </w:ins>
    </w:p>
    <w:p w14:paraId="4C292BE9" w14:textId="6FA033EE" w:rsidR="0032727A" w:rsidRPr="0032727A" w:rsidRDefault="00E105E6">
      <w:pPr>
        <w:pStyle w:val="Heading5"/>
        <w:pPrChange w:id="4846" w:author="Eric Boisvert" w:date="2016-03-25T12:33:00Z">
          <w:pPr/>
        </w:pPrChange>
      </w:pPr>
      <w:ins w:id="4847" w:author="Eric Boisvert" w:date="2016-03-25T12:33:00Z">
        <w:r>
          <w:t>aspectRatio</w:t>
        </w:r>
      </w:ins>
    </w:p>
    <w:p w14:paraId="6FF52C91" w14:textId="77777777" w:rsidR="00E105E6" w:rsidRDefault="00E105E6" w:rsidP="004B1BCF">
      <w:pPr>
        <w:rPr>
          <w:ins w:id="4848" w:author="Eric Boisvert" w:date="2016-03-25T12:34:00Z"/>
        </w:rPr>
      </w:pPr>
    </w:p>
    <w:p w14:paraId="6E5DDB30" w14:textId="21A75D5D" w:rsidR="0032727A" w:rsidRDefault="0032727A" w:rsidP="004B1BCF">
      <w:r>
        <w:t>The aspectRatio property (</w:t>
      </w:r>
      <w:del w:id="4849" w:author="Boisvert, Eric" w:date="2016-03-30T07:55:00Z">
        <w:r w:rsidDel="0057428A">
          <w:delText>swe</w:delText>
        </w:r>
      </w:del>
      <w:ins w:id="4850"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del w:id="4851" w:author="Sen, Marcus A." w:date="2016-04-13T15:22:00Z">
        <w:r w:rsidRPr="0032727A" w:rsidDel="00797CDE">
          <w:delText>ie</w:delText>
        </w:r>
      </w:del>
      <w:ins w:id="4852" w:author="Sen, Marcus A." w:date="2016-04-13T15:22:00Z">
        <w:r w:rsidR="00797CDE" w:rsidRPr="0032727A">
          <w:t>i.e.</w:t>
        </w:r>
      </w:ins>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del w:id="4853" w:author="Sen, Marcus A." w:date="2016-04-13T15:22:00Z">
        <w:r w:rsidRPr="0032727A" w:rsidDel="00797CDE">
          <w:delText>eg</w:delText>
        </w:r>
      </w:del>
      <w:ins w:id="4854" w:author="Sen, Marcus A." w:date="2016-04-13T15:22:00Z">
        <w:r w:rsidR="00797CDE" w:rsidRPr="0032727A">
          <w:t>e.g.</w:t>
        </w:r>
      </w:ins>
      <w:r w:rsidRPr="0032727A">
        <w:t>: prolate, slightly flattened, very bladed, equant, acicular, tabular)</w:t>
      </w:r>
      <w:ins w:id="4855" w:author="Boisvert, Eric" w:date="2016-03-29T08:49:00Z">
        <w:r w:rsidR="00CB122C">
          <w:t>.</w:t>
        </w:r>
      </w:ins>
    </w:p>
    <w:p w14:paraId="578F6A22" w14:textId="480E655F" w:rsidR="0032727A" w:rsidRDefault="0032727A" w:rsidP="00D20646">
      <w:pPr>
        <w:pStyle w:val="Heading5"/>
      </w:pPr>
      <w:commentRangeStart w:id="4856"/>
      <w:r>
        <w:t>s</w:t>
      </w:r>
      <w:r w:rsidRPr="0032727A">
        <w:t>hape</w:t>
      </w:r>
      <w:commentRangeEnd w:id="4856"/>
      <w:r>
        <w:rPr>
          <w:rStyle w:val="CommentReference"/>
          <w:b w:val="0"/>
          <w:bCs w:val="0"/>
          <w:i w:val="0"/>
          <w:iCs w:val="0"/>
        </w:rPr>
        <w:commentReference w:id="4856"/>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4857" w:author="Boisvert, Eric" w:date="2016-03-30T07:57:00Z">
        <w:r w:rsidR="0057428A">
          <w:t>SWE</w:t>
        </w:r>
      </w:ins>
      <w:del w:id="4858" w:author="Boisvert, Eric" w:date="2016-03-30T07:57:00Z">
        <w:r w:rsidDel="0057428A">
          <w:delText>swe</w:delText>
        </w:r>
      </w:del>
      <w:r>
        <w:t>:Category) shall</w:t>
      </w:r>
      <w:r w:rsidRPr="0032727A">
        <w:t xml:space="preserve"> describe</w:t>
      </w:r>
      <w:del w:id="4859" w:author="Sen, Marcus A." w:date="2016-04-13T15:23:00Z">
        <w:r w:rsidRPr="0032727A" w:rsidDel="00797CDE">
          <w:delText>s</w:delText>
        </w:r>
      </w:del>
      <w:r w:rsidRPr="0032727A">
        <w:t xml:space="preserve">, </w:t>
      </w:r>
    </w:p>
    <w:p w14:paraId="3890B2DD" w14:textId="1927BC46" w:rsidR="0032727A" w:rsidRDefault="0032727A" w:rsidP="00D20646">
      <w:pPr>
        <w:numPr>
          <w:ilvl w:val="0"/>
          <w:numId w:val="36"/>
        </w:numPr>
        <w:spacing w:after="0"/>
      </w:pPr>
      <w:r w:rsidRPr="0032727A">
        <w:t xml:space="preserve">the development of crystal faces bounding particles in crystalline </w:t>
      </w:r>
      <w:del w:id="4860" w:author="Sen, Marcus A." w:date="2016-04-13T15:23:00Z">
        <w:r w:rsidRPr="0032727A" w:rsidDel="00797CDE">
          <w:delText>compond</w:delText>
        </w:r>
      </w:del>
      <w:ins w:id="4861" w:author="Sen, Marcus A." w:date="2016-04-13T15:23:00Z">
        <w:r w:rsidR="00797CDE" w:rsidRPr="0032727A">
          <w:t>compound</w:t>
        </w:r>
      </w:ins>
      <w:r w:rsidRPr="0032727A">
        <w:t xml:space="preserve"> materials, and </w:t>
      </w:r>
    </w:p>
    <w:p w14:paraId="552A82DC" w14:textId="7BA75131" w:rsidR="0032727A" w:rsidRDefault="0057428A" w:rsidP="00D20646">
      <w:pPr>
        <w:numPr>
          <w:ilvl w:val="0"/>
          <w:numId w:val="36"/>
        </w:numPr>
        <w:spacing w:after="0"/>
      </w:pPr>
      <w:ins w:id="4862"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0C6BD0E6" w:rsidR="0032727A" w:rsidRDefault="0032727A" w:rsidP="004B1BCF">
      <w:pPr>
        <w:rPr>
          <w:ins w:id="4863" w:author="Eric Boisvert" w:date="2016-04-03T10:39:00Z"/>
        </w:rPr>
      </w:pPr>
      <w:r>
        <w:t>The terms</w:t>
      </w:r>
      <w:r w:rsidRPr="0032727A">
        <w:t xml:space="preserve"> </w:t>
      </w:r>
      <w:r>
        <w:t>shall</w:t>
      </w:r>
      <w:r w:rsidRPr="0032727A">
        <w:t xml:space="preserve"> </w:t>
      </w:r>
      <w:ins w:id="4864" w:author="Eric Boisvert" w:date="2016-04-03T10:39:00Z">
        <w:r w:rsidR="003F0D05">
          <w:t xml:space="preserve">be a term from a controlled vocabulary and </w:t>
        </w:r>
      </w:ins>
      <w:r w:rsidRPr="0032727A">
        <w:t>be appropriate for the kind of compound material (</w:t>
      </w:r>
      <w:del w:id="4865" w:author="Sen, Marcus A." w:date="2016-04-13T15:23:00Z">
        <w:r w:rsidRPr="0032727A" w:rsidDel="00797CDE">
          <w:delText>eg</w:delText>
        </w:r>
      </w:del>
      <w:ins w:id="4866" w:author="Sen, Marcus A." w:date="2016-04-13T15:23:00Z">
        <w:r w:rsidR="00797CDE" w:rsidRPr="0032727A">
          <w:t>e.g.</w:t>
        </w:r>
      </w:ins>
      <w:r w:rsidRPr="0032727A">
        <w:t>: for crystalline rocks- euhedral, ideoblastic, subhedral, anhedral, xenoblastic; for sedimentary rocks - angular, rounded)</w:t>
      </w:r>
      <w:ins w:id="4867" w:author="Boisvert, Eric" w:date="2016-03-29T08:49:00Z">
        <w:r w:rsidR="00CB122C">
          <w:t>.</w:t>
        </w:r>
      </w:ins>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25DAB5E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868"/>
      <w:r w:rsidRPr="00DE441D">
        <w:t>.  Values may be reported using absolute measurements (</w:t>
      </w:r>
      <w:del w:id="4869" w:author="Sen, Marcus A." w:date="2016-04-13T15:24:00Z">
        <w:r w:rsidRPr="00DE441D" w:rsidDel="00797CDE">
          <w:delText>eg</w:delText>
        </w:r>
      </w:del>
      <w:ins w:id="4870" w:author="Sen, Marcus A." w:date="2016-04-13T15:24:00Z">
        <w:r w:rsidR="00797CDE" w:rsidRPr="00DE441D">
          <w:t>e.g.</w:t>
        </w:r>
      </w:ins>
      <w:r w:rsidRPr="00DE441D">
        <w:t>: range, mean, median, mode, maximum) or as descriptive terms from a schema appropriate to the type of Compound Material (</w:t>
      </w:r>
      <w:del w:id="4871" w:author="Sen, Marcus A." w:date="2016-04-13T15:24:00Z">
        <w:r w:rsidRPr="00DE441D" w:rsidDel="00797CDE">
          <w:delText>eg</w:delText>
        </w:r>
      </w:del>
      <w:ins w:id="4872" w:author="Sen, Marcus A." w:date="2016-04-13T15:24:00Z">
        <w:r w:rsidR="00797CDE" w:rsidRPr="00DE441D">
          <w:t>e.g.</w:t>
        </w:r>
      </w:ins>
      <w:r w:rsidRPr="00DE441D">
        <w:t>: the Udden-Wentworth sheme for clastic sedimentary rocks - silt, sand, gravel; volcaniclastic rocks - ash, lapilli, bomb; crystalline rocks - fine, medium, coarse, cryptocrystalline)</w:t>
      </w:r>
      <w:commentRangeEnd w:id="4868"/>
      <w:r>
        <w:rPr>
          <w:rStyle w:val="CommentReference"/>
        </w:rPr>
        <w:commentReference w:id="4868"/>
      </w:r>
      <w:ins w:id="4873"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4874"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89F257" w:rsidR="003B691E" w:rsidRDefault="003B691E">
      <w:r>
        <w:t xml:space="preserve">The sourceOrganism property shall be an association between a ParticleGeometryDescription and an </w:t>
      </w:r>
      <w:r w:rsidRPr="003B691E">
        <w:t xml:space="preserve">Organism that </w:t>
      </w:r>
      <w:del w:id="4875" w:author="Boisvert, Eric" w:date="2016-03-30T09:37:00Z">
        <w:r w:rsidRPr="003B691E" w:rsidDel="00AC23CF">
          <w:delText xml:space="preserve">are </w:delText>
        </w:r>
      </w:del>
      <w:ins w:id="4876" w:author="Boisvert, Eric" w:date="2016-03-30T09:37:00Z">
        <w:r w:rsidR="00AC23CF">
          <w:t>is</w:t>
        </w:r>
        <w:r w:rsidR="00AC23CF" w:rsidRPr="003B691E">
          <w:t xml:space="preserve"> </w:t>
        </w:r>
      </w:ins>
      <w:r w:rsidRPr="003B691E">
        <w:t xml:space="preserve">the source of the particles (sponge spicules, bivalvia shells, </w:t>
      </w:r>
      <w:del w:id="4877" w:author="Sen, Marcus A." w:date="2016-04-13T15:24:00Z">
        <w:r w:rsidRPr="003B691E" w:rsidDel="00797CDE">
          <w:delText>etc.</w:delText>
        </w:r>
      </w:del>
      <w:ins w:id="4878" w:author="Sen, Marcus A." w:date="2016-04-13T15:24:00Z">
        <w:r w:rsidR="00797CDE" w:rsidRPr="003B691E">
          <w:t>etc.</w:t>
        </w:r>
      </w:ins>
      <w:r w:rsidRPr="003B691E">
        <w:t>)</w:t>
      </w:r>
      <w:ins w:id="4879" w:author="Boisvert, Eric" w:date="2016-03-29T08:49:00Z">
        <w:r w:rsidR="00CB122C">
          <w:t>.</w:t>
        </w:r>
      </w:ins>
    </w:p>
    <w:p w14:paraId="0949F96F" w14:textId="7FD35FD5" w:rsidR="00604E1E" w:rsidRDefault="00E66A9E" w:rsidP="00E66A9E">
      <w:pPr>
        <w:pStyle w:val="Heading4"/>
      </w:pPr>
      <w:bookmarkStart w:id="4880" w:name="BKM_D2D5D1B2_3FF4_4650_95E3_DA08EE4A7DFF"/>
      <w:bookmarkStart w:id="4881" w:name="BKM_7D2E3FD4_C90D_40DB_8BA1_3E5458C981C0"/>
      <w:bookmarkStart w:id="4882" w:name="BKM_13EF909A_AB70_4901_8CA1_C3BA3F992378"/>
      <w:bookmarkStart w:id="4883" w:name="BKM_A7128990_6B6B_49DD_9D88_9E8D7207A879"/>
      <w:bookmarkStart w:id="4884" w:name="BKM_92F07FBA_BBCD_4C39_9112_B2569C6076C8"/>
      <w:bookmarkStart w:id="4885" w:name="BKM_02F24C6F_6A70_4304_88F6_978891E8D391"/>
      <w:bookmarkEnd w:id="4880"/>
      <w:bookmarkEnd w:id="4881"/>
      <w:bookmarkEnd w:id="4882"/>
      <w:bookmarkEnd w:id="4883"/>
      <w:bookmarkEnd w:id="4884"/>
      <w:bookmarkEnd w:id="4885"/>
      <w:r w:rsidRPr="00E66A9E">
        <w:t>ConstituentPart</w:t>
      </w:r>
    </w:p>
    <w:p w14:paraId="6B1069C9" w14:textId="77777777" w:rsidR="00E66A9E" w:rsidRDefault="00E66A9E" w:rsidP="00AE357E"/>
    <w:p w14:paraId="58AC1117" w14:textId="4A9AC3C3" w:rsidR="00E66A9E" w:rsidRDefault="00E66A9E" w:rsidP="00E66A9E">
      <w:r>
        <w:t>The Constituent Part class describes how Earth Materials may be made up of other Earth Materials, including the proportion of the constituent part in the whole (</w:t>
      </w:r>
      <w:del w:id="4886" w:author="Sen, Marcus A." w:date="2016-04-13T15:24:00Z">
        <w:r w:rsidDel="00797CDE">
          <w:delText>eg</w:delText>
        </w:r>
      </w:del>
      <w:ins w:id="4887" w:author="Sen, Marcus A." w:date="2016-04-13T15:24:00Z">
        <w:r w:rsidR="00797CDE">
          <w:t>e.g.</w:t>
        </w:r>
      </w:ins>
      <w:r>
        <w:t xml:space="preserve">: 20%, minor, dominant); </w:t>
      </w:r>
      <w:r w:rsidR="00D16D48">
        <w:t xml:space="preserve">and </w:t>
      </w:r>
      <w:r>
        <w:t>the role that the constituent plays in the whole (</w:t>
      </w:r>
      <w:del w:id="4888" w:author="Sen, Marcus A." w:date="2016-04-13T15:24:00Z">
        <w:r w:rsidDel="00797CDE">
          <w:delText>eg</w:delText>
        </w:r>
      </w:del>
      <w:ins w:id="4889" w:author="Sen, Marcus A." w:date="2016-04-13T15:24:00Z">
        <w:r w:rsidR="00797CDE">
          <w:t>e.g.</w:t>
        </w:r>
      </w:ins>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4890" w:name="BKM_D2385579_8CEC_41FC_ACD0_1242C0AEF96E"/>
      <w:bookmarkEnd w:id="4890"/>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891"/>
      <w:r>
        <w:rPr>
          <w:lang w:val="en-CA"/>
        </w:rPr>
        <w:t>(</w:t>
      </w:r>
      <w:ins w:id="4892" w:author="Boisvert, Eric" w:date="2016-03-30T09:39:00Z">
        <w:r w:rsidR="00AC23CF">
          <w:rPr>
            <w:lang w:val="en-CA"/>
          </w:rPr>
          <w:t xml:space="preserve">“groundmass” is </w:t>
        </w:r>
      </w:ins>
      <w:r>
        <w:rPr>
          <w:lang w:val="en-CA"/>
        </w:rPr>
        <w:t>a ConstituentPart</w:t>
      </w:r>
      <w:del w:id="4893" w:author="Boisvert, Eric" w:date="2016-03-30T09:42:00Z">
        <w:r w:rsidDel="00AC23CF">
          <w:rPr>
            <w:lang w:val="en-CA"/>
          </w:rPr>
          <w:delText>.</w:delText>
        </w:r>
      </w:del>
      <w:ins w:id="4894" w:author="Boisvert, Eric" w:date="2016-03-30T09:42:00Z">
        <w:r w:rsidR="00AC23CF">
          <w:rPr>
            <w:lang w:val="en-CA"/>
          </w:rPr>
          <w:t>::</w:t>
        </w:r>
      </w:ins>
      <w:r w:rsidRPr="00D16D48">
        <w:rPr>
          <w:lang w:val="en-CA"/>
        </w:rPr>
        <w:t>role) and as p</w:t>
      </w:r>
      <w:r>
        <w:rPr>
          <w:lang w:val="en-CA"/>
        </w:rPr>
        <w:t xml:space="preserve">henocrysts </w:t>
      </w:r>
      <w:ins w:id="4895" w:author="Boisvert, Eric" w:date="2016-03-30T09:42:00Z">
        <w:r w:rsidR="00AC23CF">
          <w:rPr>
            <w:lang w:val="en-CA"/>
          </w:rPr>
          <w:t>(“phenocryst” is another</w:t>
        </w:r>
      </w:ins>
      <w:del w:id="4896" w:author="Boisvert, Eric" w:date="2016-03-30T09:42:00Z">
        <w:r w:rsidDel="00AC23CF">
          <w:rPr>
            <w:lang w:val="en-CA"/>
          </w:rPr>
          <w:delText>(a</w:delText>
        </w:r>
      </w:del>
      <w:r>
        <w:rPr>
          <w:lang w:val="en-CA"/>
        </w:rPr>
        <w:t xml:space="preserve"> ConstituentPart</w:t>
      </w:r>
      <w:ins w:id="4897" w:author="Boisvert, Eric" w:date="2016-03-30T09:42:00Z">
        <w:r w:rsidR="00AC23CF">
          <w:rPr>
            <w:lang w:val="en-CA"/>
          </w:rPr>
          <w:t>::</w:t>
        </w:r>
      </w:ins>
      <w:del w:id="4898" w:author="Boisvert, Eric" w:date="2016-03-30T09:42:00Z">
        <w:r w:rsidDel="00AC23CF">
          <w:rPr>
            <w:lang w:val="en-CA"/>
          </w:rPr>
          <w:delText>.</w:delText>
        </w:r>
      </w:del>
      <w:r w:rsidRPr="00D16D48">
        <w:rPr>
          <w:lang w:val="en-CA"/>
        </w:rPr>
        <w:t>role) within a single igneous rock.</w:t>
      </w:r>
      <w:commentRangeEnd w:id="4891"/>
      <w:r>
        <w:rPr>
          <w:rStyle w:val="CommentReference"/>
        </w:rPr>
        <w:commentReference w:id="4891"/>
      </w:r>
    </w:p>
    <w:p w14:paraId="69BC0A63" w14:textId="077D30AD" w:rsidR="00D16D48" w:rsidRDefault="00AC23CF" w:rsidP="00D20646">
      <w:pPr>
        <w:pStyle w:val="Heading5"/>
        <w:rPr>
          <w:lang w:val="en-CA"/>
        </w:rPr>
      </w:pPr>
      <w:ins w:id="4899" w:author="Boisvert, Eric" w:date="2016-03-30T09:42:00Z">
        <w:r>
          <w:rPr>
            <w:lang w:val="en-CA"/>
          </w:rPr>
          <w:t>p</w:t>
        </w:r>
      </w:ins>
      <w:del w:id="4900"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47C32A7E" w:rsidR="00D16D48" w:rsidRDefault="00D16D48" w:rsidP="00D20646">
      <w:pPr>
        <w:rPr>
          <w:lang w:val="en-CA"/>
        </w:rPr>
      </w:pPr>
      <w:r>
        <w:rPr>
          <w:lang w:val="en-CA"/>
        </w:rPr>
        <w:t>The proportion property (</w:t>
      </w:r>
      <w:r w:rsidR="00253146">
        <w:rPr>
          <w:lang w:val="en-CA"/>
        </w:rPr>
        <w:t>SWE::Quantity</w:t>
      </w:r>
      <w:r>
        <w:rPr>
          <w:lang w:val="en-CA"/>
        </w:rPr>
        <w:t>Range) shall report the</w:t>
      </w:r>
      <w:del w:id="4901" w:author="Sen, Marcus A." w:date="2016-04-13T15:25:00Z">
        <w:r w:rsidDel="00797CDE">
          <w:rPr>
            <w:lang w:val="en-CA"/>
          </w:rPr>
          <w:delText xml:space="preserve"> t</w:delText>
        </w:r>
        <w:r w:rsidRPr="00D16D48" w:rsidDel="00797CDE">
          <w:rPr>
            <w:lang w:val="en-CA"/>
          </w:rPr>
          <w:delText>he</w:delText>
        </w:r>
      </w:del>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del w:id="4902" w:author="Sen, Marcus A." w:date="2016-04-13T15:25:00Z">
        <w:r w:rsidRPr="00D16D48" w:rsidDel="00797CDE">
          <w:rPr>
            <w:lang w:val="en-CA"/>
          </w:rPr>
          <w:delText>eg</w:delText>
        </w:r>
      </w:del>
      <w:ins w:id="4903" w:author="Sen, Marcus A." w:date="2016-04-13T15:25:00Z">
        <w:r w:rsidR="00797CDE" w:rsidRPr="00D16D48">
          <w:rPr>
            <w:lang w:val="en-CA"/>
          </w:rPr>
          <w:t>e.g.</w:t>
        </w:r>
      </w:ins>
      <w:r w:rsidRPr="00D16D48">
        <w:rPr>
          <w:lang w:val="en-CA"/>
        </w:rPr>
        <w:t>: 20%, minor, dominant)</w:t>
      </w:r>
      <w:r>
        <w:rPr>
          <w:lang w:val="en-CA"/>
        </w:rPr>
        <w:t>.</w:t>
      </w:r>
    </w:p>
    <w:p w14:paraId="2B2095BD" w14:textId="278057AC" w:rsidR="00D16D48" w:rsidRDefault="00D16D48">
      <w:pPr>
        <w:pStyle w:val="Heading5"/>
        <w:rPr>
          <w:lang w:val="en-CA"/>
        </w:rPr>
        <w:pPrChange w:id="4904" w:author="Boisvert, Eric" w:date="2016-03-29T08:50:00Z">
          <w:pPr/>
        </w:pPrChange>
      </w:pPr>
      <w:r w:rsidRPr="00D16D48">
        <w:rPr>
          <w:lang w:val="en-CA"/>
        </w:rPr>
        <w:t>constituentMaterial</w:t>
      </w:r>
    </w:p>
    <w:p w14:paraId="3156E009" w14:textId="77777777" w:rsidR="00CB122C" w:rsidRDefault="00CB122C" w:rsidP="00D20646">
      <w:pPr>
        <w:rPr>
          <w:ins w:id="4905"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906" w:name="BKM_C5A88E79_2FB3_4893_8914_60419C00F2D2"/>
      <w:bookmarkStart w:id="4907" w:name="BKM_A4F3FCE3_772C_4588_A2A4_96535416D1B6"/>
      <w:bookmarkEnd w:id="4906"/>
      <w:bookmarkEnd w:id="4907"/>
    </w:p>
    <w:p w14:paraId="2343428C" w14:textId="59DBA3B7" w:rsidR="008E4068" w:rsidRDefault="003A479F" w:rsidP="003A479F">
      <w:pPr>
        <w:pStyle w:val="Heading4"/>
      </w:pPr>
      <w:r>
        <w:t>Fabric Description</w:t>
      </w:r>
    </w:p>
    <w:p w14:paraId="683123E5" w14:textId="77777777" w:rsidR="003A479F" w:rsidRDefault="003A479F" w:rsidP="003A479F"/>
    <w:p w14:paraId="20F0A6D9" w14:textId="2FD02FC4" w:rsidR="003A479F" w:rsidRDefault="003A479F" w:rsidP="003A479F">
      <w:r>
        <w:t xml:space="preserve">The FabricDescription </w:t>
      </w:r>
      <w:del w:id="4908" w:author="Boisvert, Eric" w:date="2016-03-30T09:51:00Z">
        <w:r w:rsidDel="00656751">
          <w:delText xml:space="preserve">class </w:delText>
        </w:r>
      </w:del>
      <w:ins w:id="4909" w:author="Boisvert, Eric" w:date="2016-03-30T09:51:00Z">
        <w:r w:rsidR="00656751">
          <w:t xml:space="preserve">Data Type </w:t>
        </w:r>
      </w:ins>
      <w:r>
        <w:t>describes all types of fabrics associated with a CompoundMaterial (</w:t>
      </w:r>
      <w:del w:id="4910" w:author="Sen, Marcus A." w:date="2016-04-13T15:26:00Z">
        <w:r w:rsidDel="00797CDE">
          <w:delText>ie</w:delText>
        </w:r>
      </w:del>
      <w:ins w:id="4911" w:author="Sen, Marcus A." w:date="2016-04-13T15:26:00Z">
        <w:r w:rsidR="00797CDE">
          <w:t>i.e.</w:t>
        </w:r>
      </w:ins>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4912" w:author="Boisvert, Eric" w:date="2016-03-30T09:52:00Z">
        <w:r w:rsidR="00656751">
          <w:t>(</w:t>
        </w:r>
      </w:ins>
      <w:del w:id="4913" w:author="Boisvert, Eric" w:date="2016-03-30T09:52:00Z">
        <w:r w:rsidDel="00656751">
          <w:delText>[</w:delText>
        </w:r>
      </w:del>
      <w:r>
        <w:t>Passchier and Trouw, 1998</w:t>
      </w:r>
      <w:ins w:id="4914" w:author="Boisvert, Eric" w:date="2016-03-30T09:52:00Z">
        <w:r w:rsidR="00656751">
          <w:t>)</w:t>
        </w:r>
      </w:ins>
      <w:del w:id="4915"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Pr="00797CDE" w:rsidRDefault="003A479F" w:rsidP="003A479F">
      <w:pPr>
        <w:rPr>
          <w:lang w:val="en-CA"/>
          <w:rPrChange w:id="4916" w:author="Sen, Marcus A." w:date="2016-04-13T15:26:00Z">
            <w:rPr/>
          </w:rPrChange>
        </w:rPr>
      </w:pPr>
      <w:r>
        <w:t xml:space="preserve">FabricDescription is distinguished from Particle Geometry based on the criteria that </w:t>
      </w:r>
      <w:ins w:id="4917" w:author="Eric Boisvert" w:date="2016-01-14T17:20:00Z">
        <w:r w:rsidR="004A04F6">
          <w:t>p</w:t>
        </w:r>
      </w:ins>
      <w:del w:id="4918" w:author="Eric Boisvert" w:date="2016-01-14T17:20:00Z">
        <w:r w:rsidDel="004A04F6">
          <w:delText>P</w:delText>
        </w:r>
      </w:del>
      <w:r>
        <w:t xml:space="preserve">article </w:t>
      </w:r>
      <w:ins w:id="4919" w:author="Eric Boisvert" w:date="2016-01-14T17:20:00Z">
        <w:r w:rsidR="004A04F6">
          <w:t>g</w:t>
        </w:r>
      </w:ins>
      <w:del w:id="4920" w:author="Eric Boisvert" w:date="2016-01-14T17:20:00Z">
        <w:r w:rsidDel="004A04F6">
          <w:delText>G</w:delText>
        </w:r>
      </w:del>
      <w:r>
        <w:t>eometry is preserved if a CompoundMaterial is disaggregated, while FabricDescription is not defined if the material is disaggr</w:t>
      </w:r>
      <w:r w:rsidRPr="00797CDE">
        <w:rPr>
          <w:lang w:val="en-CA"/>
          <w:rPrChange w:id="4921" w:author="Sen, Marcus A." w:date="2016-04-13T15:26:00Z">
            <w:rPr/>
          </w:rPrChange>
        </w:rPr>
        <w:t>egated.</w:t>
      </w:r>
    </w:p>
    <w:p w14:paraId="18CFB605" w14:textId="75F6B7D0" w:rsidR="003A479F" w:rsidRPr="00797CDE" w:rsidRDefault="001759FE" w:rsidP="003A479F">
      <w:pPr>
        <w:keepNext/>
        <w:rPr>
          <w:lang w:val="en-CA"/>
          <w:rPrChange w:id="4922" w:author="Sen, Marcus A." w:date="2016-04-13T15:26:00Z">
            <w:rPr/>
          </w:rPrChange>
        </w:rPr>
      </w:pPr>
      <w:r w:rsidRPr="001759FE">
        <w:rPr>
          <w:noProof/>
          <w:lang w:val="en-CA" w:eastAsia="en-CA"/>
        </w:rPr>
        <w:pict w14:anchorId="06368E1E">
          <v:shape id="_x0000_i1077" type="#_x0000_t75" style="width:320pt;height:242.4pt;visibility:visible;mso-wrap-style:square">
            <v:imagedata r:id="rId68" o:title=""/>
          </v:shape>
        </w:pict>
      </w:r>
    </w:p>
    <w:p w14:paraId="13AEE541" w14:textId="6CDD8731" w:rsidR="003A479F" w:rsidRPr="00797CDE" w:rsidRDefault="003A479F" w:rsidP="003A479F">
      <w:pPr>
        <w:pStyle w:val="Caption"/>
        <w:rPr>
          <w:lang w:val="en-CA"/>
          <w:rPrChange w:id="4923" w:author="Sen, Marcus A." w:date="2016-04-13T15:26:00Z">
            <w:rPr/>
          </w:rPrChange>
        </w:rPr>
      </w:pPr>
      <w:r w:rsidRPr="00797CDE">
        <w:rPr>
          <w:lang w:val="en-CA"/>
          <w:rPrChange w:id="4924" w:author="Sen, Marcus A." w:date="2016-04-13T15:26:00Z">
            <w:rPr/>
          </w:rPrChange>
        </w:rPr>
        <w:t xml:space="preserve">Figure </w:t>
      </w:r>
      <w:r w:rsidR="00673E83" w:rsidRPr="00797CDE">
        <w:rPr>
          <w:lang w:val="en-CA"/>
          <w:rPrChange w:id="4925" w:author="Sen, Marcus A." w:date="2016-04-13T15:26:00Z">
            <w:rPr/>
          </w:rPrChange>
        </w:rPr>
        <w:fldChar w:fldCharType="begin"/>
      </w:r>
      <w:r w:rsidR="00673E83" w:rsidRPr="00797CDE">
        <w:rPr>
          <w:lang w:val="en-CA"/>
          <w:rPrChange w:id="4926" w:author="Sen, Marcus A." w:date="2016-04-13T15:26:00Z">
            <w:rPr/>
          </w:rPrChange>
        </w:rPr>
        <w:instrText xml:space="preserve"> SEQ Figure \* ARABIC </w:instrText>
      </w:r>
      <w:r w:rsidR="00673E83" w:rsidRPr="00797CDE">
        <w:rPr>
          <w:lang w:val="en-CA"/>
          <w:rPrChange w:id="4927" w:author="Sen, Marcus A." w:date="2016-04-13T15:26:00Z">
            <w:rPr>
              <w:noProof/>
            </w:rPr>
          </w:rPrChange>
        </w:rPr>
        <w:fldChar w:fldCharType="separate"/>
      </w:r>
      <w:ins w:id="4928" w:author="Sen, Marcus A." w:date="2016-04-13T16:56:00Z">
        <w:r w:rsidR="00D33949">
          <w:rPr>
            <w:noProof/>
            <w:lang w:val="en-CA"/>
          </w:rPr>
          <w:t>51</w:t>
        </w:r>
      </w:ins>
      <w:ins w:id="4929" w:author="Eric Boisvert" w:date="2016-04-03T12:16:00Z">
        <w:del w:id="4930" w:author="Sen, Marcus A." w:date="2016-04-13T16:56:00Z">
          <w:r w:rsidR="00652185" w:rsidRPr="00797CDE" w:rsidDel="00D33949">
            <w:rPr>
              <w:noProof/>
              <w:lang w:val="en-CA"/>
              <w:rPrChange w:id="4931" w:author="Sen, Marcus A." w:date="2016-04-13T15:26:00Z">
                <w:rPr>
                  <w:noProof/>
                  <w:lang w:val="fr-CA"/>
                </w:rPr>
              </w:rPrChange>
            </w:rPr>
            <w:delText>51</w:delText>
          </w:r>
        </w:del>
      </w:ins>
      <w:ins w:id="4932" w:author="Boisvert, Eric" w:date="2016-04-01T13:15:00Z">
        <w:del w:id="4933" w:author="Sen, Marcus A." w:date="2016-04-13T16:56:00Z">
          <w:r w:rsidR="008D755A" w:rsidRPr="00797CDE" w:rsidDel="00D33949">
            <w:rPr>
              <w:noProof/>
              <w:lang w:val="en-CA"/>
              <w:rPrChange w:id="4934" w:author="Sen, Marcus A." w:date="2016-04-13T15:26:00Z">
                <w:rPr>
                  <w:noProof/>
                  <w:lang w:val="fr-CA"/>
                </w:rPr>
              </w:rPrChange>
            </w:rPr>
            <w:delText>50</w:delText>
          </w:r>
        </w:del>
      </w:ins>
      <w:del w:id="4935" w:author="Sen, Marcus A." w:date="2016-04-13T16:56:00Z">
        <w:r w:rsidR="0085617E" w:rsidRPr="00797CDE" w:rsidDel="00D33949">
          <w:rPr>
            <w:noProof/>
            <w:lang w:val="en-CA"/>
            <w:rPrChange w:id="4936" w:author="Sen, Marcus A." w:date="2016-04-13T15:26:00Z">
              <w:rPr>
                <w:noProof/>
              </w:rPr>
            </w:rPrChange>
          </w:rPr>
          <w:delText>51</w:delText>
        </w:r>
      </w:del>
      <w:r w:rsidR="00673E83" w:rsidRPr="00797CDE">
        <w:rPr>
          <w:noProof/>
          <w:lang w:val="en-CA"/>
          <w:rPrChange w:id="4937" w:author="Sen, Marcus A." w:date="2016-04-13T15:26:00Z">
            <w:rPr>
              <w:noProof/>
            </w:rPr>
          </w:rPrChange>
        </w:rPr>
        <w:fldChar w:fldCharType="end"/>
      </w:r>
      <w:r w:rsidRPr="00797CDE">
        <w:rPr>
          <w:lang w:val="en-CA"/>
          <w:rPrChange w:id="4938" w:author="Sen, Marcus A." w:date="2016-04-13T15:26:00Z">
            <w:rPr/>
          </w:rPrChange>
        </w:rPr>
        <w:t>: Fabric description</w:t>
      </w:r>
      <w:ins w:id="4939" w:author="Boisvert, Eric" w:date="2016-03-29T08:50:00Z">
        <w:r w:rsidR="00CB122C" w:rsidRPr="00797CDE">
          <w:rPr>
            <w:lang w:val="en-CA"/>
            <w:rPrChange w:id="4940" w:author="Sen, Marcus A." w:date="2016-04-13T15:26: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1A88757B" w:rsidR="004A04F6" w:rsidRDefault="004A04F6" w:rsidP="00D20646">
      <w:r>
        <w:t>The fabricType:FabricTypeTerm property shall contain a term from a controlled vocabulary</w:t>
      </w:r>
      <w:r w:rsidRPr="004A04F6">
        <w:t xml:space="preserve"> to denote the type of fabric in the CompoundMaterial (</w:t>
      </w:r>
      <w:del w:id="4941" w:author="Sen, Marcus A." w:date="2016-04-13T15:26:00Z">
        <w:r w:rsidRPr="004A04F6" w:rsidDel="00797CDE">
          <w:delText>eg</w:delText>
        </w:r>
      </w:del>
      <w:ins w:id="4942" w:author="Sen, Marcus A." w:date="2016-04-13T15:26:00Z">
        <w:r w:rsidR="00797CDE" w:rsidRPr="004A04F6">
          <w:t>e.g.</w:t>
        </w:r>
      </w:ins>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4943" w:author="Boisvert, Eric" w:date="2016-03-30T09:54:00Z">
        <w:r w:rsidR="00656751">
          <w:t>(</w:t>
        </w:r>
      </w:ins>
      <w:del w:id="4944" w:author="Boisvert, Eric" w:date="2016-03-30T09:54:00Z">
        <w:r w:rsidRPr="004A04F6" w:rsidDel="00656751">
          <w:delText>[</w:delText>
        </w:r>
      </w:del>
      <w:r w:rsidRPr="004A04F6">
        <w:t>Passchier and Trouw, 1998</w:t>
      </w:r>
      <w:ins w:id="4945" w:author="Boisvert, Eric" w:date="2016-03-30T09:54:00Z">
        <w:r w:rsidR="00656751">
          <w:t>)</w:t>
        </w:r>
      </w:ins>
      <w:del w:id="4946"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4947" w:name="BKM_CEE739CE_1DAA_46F5_B493_438C458DE763"/>
      <w:bookmarkStart w:id="4948" w:name="BKM_F9869380_E0FA_4E99_89A5_99DF9CC6BB40"/>
      <w:bookmarkEnd w:id="4947"/>
      <w:bookmarkEnd w:id="4948"/>
      <w:r>
        <w:t>Inorganic fluid</w:t>
      </w:r>
    </w:p>
    <w:p w14:paraId="216E48B8" w14:textId="77777777" w:rsidR="00656751" w:rsidRDefault="00656751" w:rsidP="003A479F">
      <w:pPr>
        <w:rPr>
          <w:ins w:id="4949" w:author="Boisvert, Eric" w:date="2016-03-30T09:57:00Z"/>
        </w:rPr>
      </w:pPr>
    </w:p>
    <w:p w14:paraId="47D3B8EF" w14:textId="04DAB997" w:rsidR="003A479F" w:rsidRDefault="003A479F" w:rsidP="003A479F">
      <w:r>
        <w:t>An inorganic</w:t>
      </w:r>
      <w:ins w:id="4950"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4951" w:author="Boisvert, Eric" w:date="2016-03-30T10:00:00Z">
        <w:r w:rsidR="00656751">
          <w:t xml:space="preserve"> (examples: water, brine, glass)</w:t>
        </w:r>
      </w:ins>
      <w:r>
        <w:t>.</w:t>
      </w:r>
      <w:del w:id="4952"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4953"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1759FE" w:rsidP="003A479F">
      <w:pPr>
        <w:keepNext/>
      </w:pPr>
      <w:r>
        <w:rPr>
          <w:noProof/>
          <w:lang w:val="en-CA" w:eastAsia="en-CA"/>
        </w:rPr>
        <w:pict w14:anchorId="1F88541F">
          <v:shape id="_x0000_i1078" type="#_x0000_t75" style="width:3in;height:252.8pt;visibility:visible;mso-wrap-style:square">
            <v:imagedata r:id="rId69"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4954" w:author="Sen, Marcus A." w:date="2016-04-13T16:56:00Z">
        <w:r w:rsidR="00D33949">
          <w:rPr>
            <w:noProof/>
          </w:rPr>
          <w:t>52</w:t>
        </w:r>
      </w:ins>
      <w:ins w:id="4955" w:author="Eric Boisvert" w:date="2016-04-03T12:16:00Z">
        <w:del w:id="4956" w:author="Sen, Marcus A." w:date="2016-04-13T16:56:00Z">
          <w:r w:rsidR="00652185" w:rsidDel="00D33949">
            <w:rPr>
              <w:noProof/>
            </w:rPr>
            <w:delText>52</w:delText>
          </w:r>
        </w:del>
      </w:ins>
      <w:ins w:id="4957" w:author="Boisvert, Eric" w:date="2016-04-01T13:15:00Z">
        <w:del w:id="4958" w:author="Sen, Marcus A." w:date="2016-04-13T16:56:00Z">
          <w:r w:rsidR="008D755A" w:rsidDel="00D33949">
            <w:rPr>
              <w:noProof/>
            </w:rPr>
            <w:delText>51</w:delText>
          </w:r>
        </w:del>
      </w:ins>
      <w:del w:id="4959" w:author="Sen, Marcus A." w:date="2016-04-13T16:56:00Z">
        <w:r w:rsidR="0085617E" w:rsidDel="00D33949">
          <w:rPr>
            <w:noProof/>
          </w:rPr>
          <w:delText>52</w:delText>
        </w:r>
      </w:del>
      <w:r w:rsidR="00673E83">
        <w:rPr>
          <w:noProof/>
        </w:rPr>
        <w:fldChar w:fldCharType="end"/>
      </w:r>
      <w:r>
        <w:t>: Inorganic fluid</w:t>
      </w:r>
      <w:ins w:id="4960"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35C62473"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del w:id="4961" w:author="Sen, Marcus A." w:date="2016-04-13T15:27:00Z">
        <w:r w:rsidR="009021BE" w:rsidRPr="009021BE" w:rsidDel="00797CDE">
          <w:delText>eg</w:delText>
        </w:r>
      </w:del>
      <w:ins w:id="4962" w:author="Sen, Marcus A." w:date="2016-04-13T15:27:00Z">
        <w:r w:rsidR="00797CDE" w:rsidRPr="009021BE">
          <w:t>e.g.</w:t>
        </w:r>
      </w:ins>
      <w:r w:rsidR="009021BE" w:rsidRPr="009021BE">
        <w:t xml:space="preserve"> high grade, low grade), characteristic metamorphic mineral assemblages (facies; </w:t>
      </w:r>
      <w:del w:id="4963" w:author="Sen, Marcus A." w:date="2016-04-13T15:27:00Z">
        <w:r w:rsidR="009021BE" w:rsidRPr="009021BE" w:rsidDel="00797CDE">
          <w:delText>eg</w:delText>
        </w:r>
      </w:del>
      <w:ins w:id="4964" w:author="Sen, Marcus A." w:date="2016-04-13T15:27:00Z">
        <w:r w:rsidR="00797CDE" w:rsidRPr="009021BE">
          <w:t>e.g.</w:t>
        </w:r>
      </w:ins>
      <w:r w:rsidR="009021BE" w:rsidRPr="009021BE">
        <w:t>, greenschist, amphibolite), peak P-T estimates, and protolith material if known.</w:t>
      </w:r>
      <w:ins w:id="4965" w:author="Boisvert, Eric" w:date="2016-03-30T10:01:00Z">
        <w:r w:rsidR="00FB4793">
          <w:t xml:space="preserve">  A MetamorphicDescription provides a link to the GeologicEven</w:t>
        </w:r>
      </w:ins>
      <w:ins w:id="4966" w:author="Sen, Marcus A." w:date="2016-04-13T15:27:00Z">
        <w:r w:rsidR="00797CDE">
          <w:t>t</w:t>
        </w:r>
      </w:ins>
      <w:ins w:id="4967" w:author="Boisvert, Eric" w:date="2016-03-30T10:02:00Z">
        <w:r w:rsidR="00FB4793">
          <w:t xml:space="preserve"> associated to the metamorphic event.</w:t>
        </w:r>
      </w:ins>
    </w:p>
    <w:p w14:paraId="25C51777" w14:textId="1FC7ECE6" w:rsidR="003A479F" w:rsidRDefault="001759FE" w:rsidP="003A479F">
      <w:pPr>
        <w:keepNext/>
      </w:pPr>
      <w:r>
        <w:rPr>
          <w:noProof/>
          <w:lang w:val="en-CA" w:eastAsia="en-CA"/>
        </w:rPr>
        <w:pict w14:anchorId="56A8AB7E">
          <v:shape id="_x0000_i1079" type="#_x0000_t75" style="width:6in;height:457.6pt;visibility:visible;mso-wrap-style:square">
            <v:imagedata r:id="rId70"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4968" w:author="Sen, Marcus A." w:date="2016-04-13T16:56:00Z">
        <w:r w:rsidR="00D33949">
          <w:rPr>
            <w:noProof/>
          </w:rPr>
          <w:t>53</w:t>
        </w:r>
      </w:ins>
      <w:ins w:id="4969" w:author="Eric Boisvert" w:date="2016-04-03T12:16:00Z">
        <w:del w:id="4970" w:author="Sen, Marcus A." w:date="2016-04-13T16:56:00Z">
          <w:r w:rsidR="00652185" w:rsidDel="00D33949">
            <w:rPr>
              <w:noProof/>
            </w:rPr>
            <w:delText>53</w:delText>
          </w:r>
        </w:del>
      </w:ins>
      <w:ins w:id="4971" w:author="Boisvert, Eric" w:date="2016-04-01T13:15:00Z">
        <w:del w:id="4972" w:author="Sen, Marcus A." w:date="2016-04-13T16:56:00Z">
          <w:r w:rsidR="008D755A" w:rsidDel="00D33949">
            <w:rPr>
              <w:noProof/>
            </w:rPr>
            <w:delText>52</w:delText>
          </w:r>
        </w:del>
      </w:ins>
      <w:del w:id="4973" w:author="Sen, Marcus A." w:date="2016-04-13T16:56:00Z">
        <w:r w:rsidR="0085617E" w:rsidDel="00D33949">
          <w:rPr>
            <w:noProof/>
          </w:rPr>
          <w:delText>53</w:delText>
        </w:r>
      </w:del>
      <w:r w:rsidR="00673E83">
        <w:rPr>
          <w:noProof/>
        </w:rPr>
        <w:fldChar w:fldCharType="end"/>
      </w:r>
      <w:r>
        <w:t xml:space="preserve">: Metamorphic </w:t>
      </w:r>
      <w:ins w:id="4974" w:author="Boisvert, Eric" w:date="2016-03-29T08:50:00Z">
        <w:r w:rsidR="00CB122C">
          <w:t>d</w:t>
        </w:r>
      </w:ins>
      <w:del w:id="4975" w:author="Boisvert, Eric" w:date="2016-03-29T08:50:00Z">
        <w:r w:rsidDel="00CB122C">
          <w:delText>D</w:delText>
        </w:r>
      </w:del>
      <w:r>
        <w:t>escription</w:t>
      </w:r>
      <w:ins w:id="4976"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16D7BEE9" w:rsidR="00B11874" w:rsidRDefault="00B11874" w:rsidP="009021BE">
      <w:r>
        <w:t>The metamorphicFacies property (</w:t>
      </w:r>
      <w:ins w:id="4977" w:author="Boisvert, Eric" w:date="2016-03-30T10:03:00Z">
        <w:r w:rsidR="00FB4793">
          <w:t>SWE</w:t>
        </w:r>
      </w:ins>
      <w:del w:id="4978"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4979" w:author="Boisvert, Eric" w:date="2016-03-30T10:03:00Z">
        <w:r w:rsidR="00FB4793">
          <w:t xml:space="preserve">ressure and </w:t>
        </w:r>
      </w:ins>
      <w:del w:id="4980" w:author="Boisvert, Eric" w:date="2016-03-30T10:03:00Z">
        <w:r w:rsidRPr="00B11874" w:rsidDel="00FB4793">
          <w:delText>-</w:delText>
        </w:r>
      </w:del>
      <w:r w:rsidRPr="00B11874">
        <w:t>T</w:t>
      </w:r>
      <w:ins w:id="4981" w:author="Boisvert, Eric" w:date="2016-03-30T10:03:00Z">
        <w:r w:rsidR="00FB4793">
          <w:t>emperature</w:t>
        </w:r>
      </w:ins>
      <w:r w:rsidRPr="00B11874">
        <w:t xml:space="preserve"> conditions. Examples include Barrovian metasedimentary zones (</w:t>
      </w:r>
      <w:del w:id="4982" w:author="Sen, Marcus A." w:date="2016-04-13T15:28:00Z">
        <w:r w:rsidRPr="00B11874" w:rsidDel="00797CDE">
          <w:delText>eg</w:delText>
        </w:r>
      </w:del>
      <w:ins w:id="4983" w:author="Sen, Marcus A." w:date="2016-04-13T15:28:00Z">
        <w:r w:rsidR="00797CDE" w:rsidRPr="00B11874">
          <w:t>e.g.</w:t>
        </w:r>
      </w:ins>
      <w:r w:rsidRPr="00B11874">
        <w:t>: biotite facies, kyanite facies) or assemblages developed in rocks of more mafic composition (</w:t>
      </w:r>
      <w:del w:id="4984" w:author="Sen, Marcus A." w:date="2016-04-13T15:28:00Z">
        <w:r w:rsidRPr="00B11874" w:rsidDel="00797CDE">
          <w:delText>eg</w:delText>
        </w:r>
      </w:del>
      <w:ins w:id="4985" w:author="Sen, Marcus A." w:date="2016-04-13T15:28:00Z">
        <w:r w:rsidR="00797CDE" w:rsidRPr="00B11874">
          <w:t>e.g.</w:t>
        </w:r>
      </w:ins>
      <w:r w:rsidRPr="00B11874">
        <w:t>: greenschist facies, amphibolite facies).</w:t>
      </w:r>
    </w:p>
    <w:p w14:paraId="5D4C5D81" w14:textId="098E26CF" w:rsidR="00F21FA6" w:rsidRDefault="00F21FA6" w:rsidP="00D20646">
      <w:pPr>
        <w:pStyle w:val="Heading5"/>
      </w:pPr>
      <w:r w:rsidRPr="00F21FA6">
        <w:t>metamorphicGrade</w:t>
      </w:r>
    </w:p>
    <w:p w14:paraId="0B1DFD96" w14:textId="33FC294F" w:rsidR="00F21FA6" w:rsidRDefault="00F21FA6" w:rsidP="00F21FA6">
      <w:r>
        <w:t>The metamorphicGrade property (</w:t>
      </w:r>
      <w:ins w:id="4986" w:author="Boisvert, Eric" w:date="2016-03-30T10:03:00Z">
        <w:r w:rsidR="00FB4793">
          <w:t>SWE</w:t>
        </w:r>
      </w:ins>
      <w:del w:id="4987" w:author="Boisvert, Eric" w:date="2016-03-30T10:03:00Z">
        <w:r w:rsidDel="00FB4793">
          <w:delText>swe</w:delText>
        </w:r>
      </w:del>
      <w:r>
        <w:t>:Category) shall contain a term from a controlled vocabulary that indicates the intensity or rank of metamorphism applied to an EarthMaterial (</w:t>
      </w:r>
      <w:del w:id="4988" w:author="Sen, Marcus A." w:date="2016-04-13T15:28:00Z">
        <w:r w:rsidDel="00797CDE">
          <w:delText>eg</w:delText>
        </w:r>
      </w:del>
      <w:ins w:id="4989" w:author="Sen, Marcus A." w:date="2016-04-13T15:28:00Z">
        <w:r w:rsidR="00797CDE">
          <w:t>e.g.</w:t>
        </w:r>
      </w:ins>
      <w:r>
        <w:t>: high metamorphic grade, low metamorphic grade).</w:t>
      </w:r>
    </w:p>
    <w:p w14:paraId="009BD2CF" w14:textId="40CBDD9C" w:rsidR="00F21FA6" w:rsidRDefault="00F21FA6" w:rsidP="00F21FA6">
      <w:r>
        <w:t xml:space="preserve">It indicates in a general way the </w:t>
      </w:r>
      <w:del w:id="4990" w:author="Sen, Marcus A." w:date="2016-04-13T15:28:00Z">
        <w:r w:rsidDel="00797CDE">
          <w:delText>Pressute</w:delText>
        </w:r>
      </w:del>
      <w:ins w:id="4991" w:author="Sen, Marcus A." w:date="2016-04-13T15:28:00Z">
        <w:r w:rsidR="00797CDE">
          <w:t>Pressure</w:t>
        </w:r>
      </w:ins>
      <w:r>
        <w:t>-Temperature environment in which the metamorphism took place. The determination of metamorphic grade is based on mineral assemblages (</w:t>
      </w:r>
      <w:del w:id="4992" w:author="Sen, Marcus A." w:date="2016-04-13T15:28:00Z">
        <w:r w:rsidDel="00797CDE">
          <w:delText>ie</w:delText>
        </w:r>
      </w:del>
      <w:ins w:id="4993" w:author="Sen, Marcus A." w:date="2016-04-13T15:28:00Z">
        <w:r w:rsidR="00797CDE">
          <w:t>i.e.</w:t>
        </w:r>
      </w:ins>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4994" w:author="Boisvert, Eric" w:date="2016-03-30T10:11:00Z">
        <w:r w:rsidRPr="00F21FA6" w:rsidDel="003607F6">
          <w:delText xml:space="preserve">constituted </w:delText>
        </w:r>
      </w:del>
      <w:ins w:id="4995"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4996" w:name="BKM_593C69E3_0EC2_4CB1_8B2B_D0FE22B7C017"/>
      <w:bookmarkEnd w:id="4996"/>
      <w:r>
        <w:rPr>
          <w:lang w:val="en-CA"/>
        </w:rPr>
        <w:t>The metamorphicEvent property shall be an association between a MetamorphicDescription and a GeologicEven</w:t>
      </w:r>
      <w:ins w:id="4997" w:author="Sen, Marcus A." w:date="2016-04-13T15:29:00Z">
        <w:r w:rsidR="00797CDE">
          <w:rPr>
            <w:lang w:val="en-CA"/>
          </w:rPr>
          <w:t>t</w:t>
        </w:r>
      </w:ins>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4998" w:author="Boisvert, Eric" w:date="2016-03-29T08:50:00Z">
        <w:r w:rsidR="00CB122C">
          <w:rPr>
            <w:lang w:val="en-CA"/>
          </w:rPr>
          <w:t>.</w:t>
        </w:r>
      </w:ins>
    </w:p>
    <w:p w14:paraId="579E742D" w14:textId="3E22C134" w:rsidR="009021BE" w:rsidRDefault="00267D2C" w:rsidP="00267D2C">
      <w:pPr>
        <w:pStyle w:val="Heading4"/>
      </w:pPr>
      <w:bookmarkStart w:id="4999" w:name="BKM_0ACE92C1_088C_42CF_93C8_D003E3CC8FC3"/>
      <w:bookmarkStart w:id="5000" w:name="BKM_14E0F14F_4532_4342_B7F1_67313964C676"/>
      <w:bookmarkStart w:id="5001" w:name="BKM_80AE61D4_C509_4CAA_B004_0231DB42B137"/>
      <w:bookmarkStart w:id="5002" w:name="BKM_5F5D6549_09AD_4BCF_806A_9B95D5D4E734"/>
      <w:bookmarkStart w:id="5003" w:name="BKM_80BAF21E_2C4E_40CD_B42E_41BCEA94DECC"/>
      <w:bookmarkEnd w:id="4999"/>
      <w:bookmarkEnd w:id="5000"/>
      <w:bookmarkEnd w:id="5001"/>
      <w:bookmarkEnd w:id="5002"/>
      <w:bookmarkEnd w:id="5003"/>
      <w:r>
        <w:t>OrganicMaterial</w:t>
      </w:r>
    </w:p>
    <w:p w14:paraId="50ADFF2A" w14:textId="77777777" w:rsidR="00267D2C" w:rsidRDefault="00267D2C" w:rsidP="009021BE"/>
    <w:p w14:paraId="1370954B" w14:textId="5839CD93" w:rsidR="00267D2C" w:rsidRDefault="00746E7F" w:rsidP="00267D2C">
      <w:r>
        <w:t>An Organi</w:t>
      </w:r>
      <w:ins w:id="5004" w:author="Boisvert, Eric" w:date="2016-03-30T10:12:00Z">
        <w:r w:rsidR="003607F6">
          <w:t>c</w:t>
        </w:r>
      </w:ins>
      <w:del w:id="5005"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5006"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5007" w:author="Boisvert, Eric" w:date="2016-03-29T08:50:00Z">
        <w:r w:rsidR="00CB122C">
          <w:t>.</w:t>
        </w:r>
      </w:ins>
    </w:p>
    <w:p w14:paraId="15D8A032" w14:textId="77777777" w:rsidR="00CB122C" w:rsidRDefault="001759FE">
      <w:pPr>
        <w:keepNext/>
        <w:rPr>
          <w:ins w:id="5008" w:author="Boisvert, Eric" w:date="2016-03-29T08:51:00Z"/>
        </w:rPr>
        <w:pPrChange w:id="5009" w:author="Boisvert, Eric" w:date="2016-03-29T08:51:00Z">
          <w:pPr/>
        </w:pPrChange>
      </w:pPr>
      <w:r>
        <w:rPr>
          <w:noProof/>
          <w:lang w:val="en-CA" w:eastAsia="en-CA"/>
        </w:rPr>
        <w:pict w14:anchorId="7EC5C33A">
          <v:shape id="_x0000_i1080" type="#_x0000_t75" style="width:3in;height:244pt;visibility:visible;mso-wrap-style:square">
            <v:imagedata r:id="rId71" o:title=""/>
          </v:shape>
        </w:pict>
      </w:r>
    </w:p>
    <w:p w14:paraId="565AC4A7" w14:textId="3AB75E4D" w:rsidR="00267D2C" w:rsidRDefault="00CB122C">
      <w:pPr>
        <w:pStyle w:val="Caption"/>
        <w:rPr>
          <w:ins w:id="5010" w:author="Boisvert, Eric" w:date="2016-03-29T08:51:00Z"/>
        </w:rPr>
        <w:pPrChange w:id="5011" w:author="Boisvert, Eric" w:date="2016-03-29T08:51:00Z">
          <w:pPr/>
        </w:pPrChange>
      </w:pPr>
      <w:ins w:id="5012" w:author="Boisvert, Eric" w:date="2016-03-29T08:51:00Z">
        <w:r>
          <w:t xml:space="preserve">Figure </w:t>
        </w:r>
        <w:r>
          <w:fldChar w:fldCharType="begin"/>
        </w:r>
        <w:r>
          <w:instrText xml:space="preserve"> SEQ Figure \* ARABIC </w:instrText>
        </w:r>
      </w:ins>
      <w:r>
        <w:fldChar w:fldCharType="separate"/>
      </w:r>
      <w:ins w:id="5013" w:author="Sen, Marcus A." w:date="2016-04-13T16:56:00Z">
        <w:r w:rsidR="00D33949">
          <w:rPr>
            <w:noProof/>
          </w:rPr>
          <w:t>54</w:t>
        </w:r>
      </w:ins>
      <w:ins w:id="5014" w:author="Eric Boisvert" w:date="2016-04-03T12:16:00Z">
        <w:del w:id="5015" w:author="Sen, Marcus A." w:date="2016-04-13T16:56:00Z">
          <w:r w:rsidR="00652185" w:rsidDel="00D33949">
            <w:rPr>
              <w:noProof/>
            </w:rPr>
            <w:delText>54</w:delText>
          </w:r>
        </w:del>
      </w:ins>
      <w:ins w:id="5016" w:author="Boisvert, Eric" w:date="2016-04-01T13:15:00Z">
        <w:del w:id="5017" w:author="Sen, Marcus A." w:date="2016-04-13T16:56:00Z">
          <w:r w:rsidR="008D755A" w:rsidDel="00D33949">
            <w:rPr>
              <w:noProof/>
            </w:rPr>
            <w:delText>53</w:delText>
          </w:r>
        </w:del>
      </w:ins>
      <w:ins w:id="5018"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5019" w:author="Boisvert, Eric" w:date="2016-03-30T10:12:00Z">
        <w:r w:rsidR="003607F6">
          <w:t>s</w:t>
        </w:r>
      </w:ins>
      <w:r w:rsidR="00267D2C" w:rsidRPr="00267D2C">
        <w:t>. This is the connection to taxonomy/biology for fossils.</w:t>
      </w:r>
      <w:ins w:id="5020" w:author="Boisvert, Eric" w:date="2016-03-30T10:13:00Z">
        <w:r w:rsidR="003607F6">
          <w:t xml:space="preserve">  This class is an empty placeholder for extension at a later date, or by other domain models.</w:t>
        </w:r>
      </w:ins>
    </w:p>
    <w:p w14:paraId="167EB540" w14:textId="32ED4B26" w:rsidR="00267D2C" w:rsidRDefault="001759FE" w:rsidP="00267D2C">
      <w:pPr>
        <w:keepNext/>
      </w:pPr>
      <w:r>
        <w:rPr>
          <w:noProof/>
          <w:lang w:val="en-CA" w:eastAsia="en-CA"/>
        </w:rPr>
        <w:pict w14:anchorId="05D40C6C">
          <v:shape id="_x0000_i1081" type="#_x0000_t75" style="width:190.4pt;height:317.6pt;visibility:visible;mso-wrap-style:square">
            <v:imagedata r:id="rId72"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5021" w:author="Sen, Marcus A." w:date="2016-04-13T16:56:00Z">
        <w:r w:rsidR="00D33949">
          <w:rPr>
            <w:noProof/>
          </w:rPr>
          <w:t>55</w:t>
        </w:r>
      </w:ins>
      <w:ins w:id="5022" w:author="Eric Boisvert" w:date="2016-04-03T12:16:00Z">
        <w:del w:id="5023" w:author="Sen, Marcus A." w:date="2016-04-13T16:56:00Z">
          <w:r w:rsidR="00652185" w:rsidDel="00D33949">
            <w:rPr>
              <w:noProof/>
            </w:rPr>
            <w:delText>55</w:delText>
          </w:r>
        </w:del>
      </w:ins>
      <w:ins w:id="5024" w:author="Boisvert, Eric" w:date="2016-04-01T13:15:00Z">
        <w:del w:id="5025" w:author="Sen, Marcus A." w:date="2016-04-13T16:56:00Z">
          <w:r w:rsidR="008D755A" w:rsidDel="00D33949">
            <w:rPr>
              <w:noProof/>
            </w:rPr>
            <w:delText>54</w:delText>
          </w:r>
        </w:del>
      </w:ins>
      <w:del w:id="5026" w:author="Sen, Marcus A." w:date="2016-04-13T16:56:00Z">
        <w:r w:rsidR="0085617E" w:rsidDel="00D33949">
          <w:rPr>
            <w:noProof/>
          </w:rPr>
          <w:delText>54</w:delText>
        </w:r>
      </w:del>
      <w:r w:rsidR="00673E83">
        <w:rPr>
          <w:noProof/>
        </w:rPr>
        <w:fldChar w:fldCharType="end"/>
      </w:r>
      <w:r>
        <w:t>: Organism</w:t>
      </w:r>
      <w:r w:rsidR="00746E7F">
        <w:t xml:space="preserve"> context diagram</w:t>
      </w:r>
      <w:ins w:id="5027"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5028" w:name="_Ref447104844"/>
      <w:r>
        <w:t>Physical Description</w:t>
      </w:r>
      <w:bookmarkEnd w:id="5028"/>
    </w:p>
    <w:p w14:paraId="790A9EF7" w14:textId="77777777" w:rsidR="00267D2C" w:rsidRDefault="00267D2C" w:rsidP="00267D2C"/>
    <w:p w14:paraId="76D60FE7" w14:textId="3819F83F"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5029" w:author="Sen, Marcus A." w:date="2016-04-13T16:56:00Z">
        <w:r w:rsidR="00D33949">
          <w:t>7.4.1.3</w:t>
        </w:r>
      </w:ins>
      <w:ins w:id="5030" w:author="Boisvert, Eric" w:date="2016-04-01T07:54:00Z">
        <w:del w:id="5031" w:author="Sen, Marcus A." w:date="2016-04-13T16:56:00Z">
          <w:r w:rsidR="00E21DD0" w:rsidDel="00D33949">
            <w:delText>7.4.1.3</w:delText>
          </w:r>
        </w:del>
      </w:ins>
      <w:ins w:id="5032" w:author="Eric Boisvert" w:date="2016-03-28T16:06:00Z">
        <w:del w:id="5033" w:author="Sen, Marcus A." w:date="2016-04-13T16:56:00Z">
          <w:r w:rsidR="003842F3" w:rsidDel="00D33949">
            <w:delText>7.4.1.3</w:delText>
          </w:r>
        </w:del>
      </w:ins>
      <w:del w:id="5034" w:author="Sen, Marcus A." w:date="2016-04-13T16:56:00Z">
        <w:r w:rsidR="004D34D6" w:rsidDel="00D33949">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5035" w:author="Sen, Marcus A." w:date="2016-04-13T16:56:00Z">
        <w:r w:rsidR="00D33949">
          <w:t>7.4.1.6</w:t>
        </w:r>
      </w:ins>
      <w:ins w:id="5036" w:author="Boisvert, Eric" w:date="2016-04-01T07:54:00Z">
        <w:del w:id="5037" w:author="Sen, Marcus A." w:date="2016-04-13T16:56:00Z">
          <w:r w:rsidR="00E21DD0" w:rsidDel="00D33949">
            <w:delText>7.4.1.6</w:delText>
          </w:r>
        </w:del>
      </w:ins>
      <w:ins w:id="5038" w:author="Eric Boisvert" w:date="2016-03-28T16:06:00Z">
        <w:del w:id="5039" w:author="Sen, Marcus A." w:date="2016-04-13T16:56:00Z">
          <w:r w:rsidR="003842F3" w:rsidDel="00D33949">
            <w:delText>7.4.1.6</w:delText>
          </w:r>
        </w:del>
      </w:ins>
      <w:del w:id="5040" w:author="Sen, Marcus A." w:date="2016-04-13T16:56:00Z">
        <w:r w:rsidR="004D34D6" w:rsidDel="00D33949">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5041" w:author="Sen, Marcus A." w:date="2016-04-13T16:56:00Z">
        <w:r w:rsidR="00D33949">
          <w:t>7.4.3.1</w:t>
        </w:r>
      </w:ins>
      <w:ins w:id="5042" w:author="Boisvert, Eric" w:date="2016-04-01T07:54:00Z">
        <w:del w:id="5043" w:author="Sen, Marcus A." w:date="2016-04-13T16:56:00Z">
          <w:r w:rsidR="00E21DD0" w:rsidDel="00D33949">
            <w:delText>7.4.3.1</w:delText>
          </w:r>
        </w:del>
      </w:ins>
      <w:ins w:id="5044" w:author="Eric Boisvert" w:date="2016-03-28T16:06:00Z">
        <w:del w:id="5045" w:author="Sen, Marcus A." w:date="2016-04-13T16:56:00Z">
          <w:r w:rsidR="003842F3" w:rsidDel="00D33949">
            <w:delText>7.4.3.1</w:delText>
          </w:r>
        </w:del>
      </w:ins>
      <w:del w:id="5046" w:author="Sen, Marcus A." w:date="2016-04-13T16:56:00Z">
        <w:r w:rsidR="004D34D6" w:rsidDel="00D33949">
          <w:delText>8.4.3.1</w:delText>
        </w:r>
      </w:del>
      <w:r w:rsidR="006619B2">
        <w:fldChar w:fldCharType="end"/>
      </w:r>
      <w:r w:rsidR="006619B2">
        <w:t>)</w:t>
      </w:r>
      <w:r w:rsidR="00267D2C">
        <w:t>. (</w:t>
      </w:r>
      <w:del w:id="5047" w:author="Sen, Marcus A." w:date="2016-04-13T15:29:00Z">
        <w:r w:rsidR="00267D2C" w:rsidDel="00797CDE">
          <w:delText>eg</w:delText>
        </w:r>
      </w:del>
      <w:ins w:id="5048" w:author="Sen, Marcus A." w:date="2016-04-13T15:29:00Z">
        <w:r w:rsidR="00797CDE">
          <w:t>e.g.</w:t>
        </w:r>
      </w:ins>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5049" w:author="Boisvert, Eric" w:date="2016-03-30T10:18:00Z">
        <w:r w:rsidR="006619B2" w:rsidDel="003607F6">
          <w:delText xml:space="preserve">OM_Observation </w:delText>
        </w:r>
      </w:del>
      <w:r w:rsidR="006619B2">
        <w:t>feature</w:t>
      </w:r>
      <w:ins w:id="5050" w:author="Boisvert, Eric" w:date="2016-03-30T10:15:00Z">
        <w:r w:rsidR="003607F6">
          <w:t>s</w:t>
        </w:r>
      </w:ins>
      <w:r w:rsidR="006619B2">
        <w:t xml:space="preserve"> of interest</w:t>
      </w:r>
      <w:ins w:id="5051" w:author="Boisvert, Eric" w:date="2016-03-30T10:18:00Z">
        <w:r w:rsidR="003607F6">
          <w:t xml:space="preserve"> for any OM_Observation</w:t>
        </w:r>
      </w:ins>
      <w:del w:id="5052" w:author="Boisvert, Eric" w:date="2016-03-30T10:18:00Z">
        <w:r w:rsidR="006619B2" w:rsidDel="003607F6">
          <w:delText>.</w:delText>
        </w:r>
      </w:del>
    </w:p>
    <w:p w14:paraId="038780F7" w14:textId="77777777" w:rsidR="006619B2" w:rsidRDefault="006619B2" w:rsidP="00267D2C"/>
    <w:p w14:paraId="51ADD180" w14:textId="208FAA36" w:rsidR="00267D2C" w:rsidRDefault="001759FE" w:rsidP="00267D2C">
      <w:pPr>
        <w:keepNext/>
      </w:pPr>
      <w:r>
        <w:rPr>
          <w:noProof/>
          <w:lang w:val="en-CA" w:eastAsia="en-CA"/>
        </w:rPr>
        <w:pict w14:anchorId="52F1C7ED">
          <v:shape id="_x0000_i1082" type="#_x0000_t75" style="width:383.2pt;height:376pt;visibility:visible;mso-wrap-style:square">
            <v:imagedata r:id="rId73"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5053" w:author="Sen, Marcus A." w:date="2016-04-13T16:56:00Z">
        <w:r w:rsidR="00D33949">
          <w:rPr>
            <w:noProof/>
          </w:rPr>
          <w:t>56</w:t>
        </w:r>
      </w:ins>
      <w:ins w:id="5054" w:author="Eric Boisvert" w:date="2016-04-03T12:16:00Z">
        <w:del w:id="5055" w:author="Sen, Marcus A." w:date="2016-04-13T16:56:00Z">
          <w:r w:rsidR="00652185" w:rsidDel="00D33949">
            <w:rPr>
              <w:noProof/>
            </w:rPr>
            <w:delText>56</w:delText>
          </w:r>
        </w:del>
      </w:ins>
      <w:ins w:id="5056" w:author="Boisvert, Eric" w:date="2016-04-01T13:15:00Z">
        <w:del w:id="5057" w:author="Sen, Marcus A." w:date="2016-04-13T16:56:00Z">
          <w:r w:rsidR="008D755A" w:rsidDel="00D33949">
            <w:rPr>
              <w:noProof/>
            </w:rPr>
            <w:delText>55</w:delText>
          </w:r>
        </w:del>
      </w:ins>
      <w:del w:id="5058" w:author="Sen, Marcus A." w:date="2016-04-13T16:56:00Z">
        <w:r w:rsidR="0085617E" w:rsidDel="00D33949">
          <w:rPr>
            <w:noProof/>
          </w:rPr>
          <w:delText>55</w:delText>
        </w:r>
      </w:del>
      <w:r w:rsidR="00673E83">
        <w:rPr>
          <w:noProof/>
        </w:rPr>
        <w:fldChar w:fldCharType="end"/>
      </w:r>
      <w:r>
        <w:t xml:space="preserve">: Physical </w:t>
      </w:r>
      <w:ins w:id="5059" w:author="Boisvert, Eric" w:date="2016-03-29T08:51:00Z">
        <w:r w:rsidR="00CB122C">
          <w:t>d</w:t>
        </w:r>
      </w:ins>
      <w:del w:id="5060" w:author="Boisvert, Eric" w:date="2016-03-29T08:51:00Z">
        <w:r w:rsidDel="00CB122C">
          <w:delText>D</w:delText>
        </w:r>
      </w:del>
      <w:r>
        <w:t>escription</w:t>
      </w:r>
      <w:ins w:id="5061"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5BEF8CCA"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del w:id="5062" w:author="Sen, Marcus A." w:date="2016-04-13T15:30:00Z">
        <w:r w:rsidRPr="00746E7F" w:rsidDel="00797CDE">
          <w:delText>eg</w:delText>
        </w:r>
      </w:del>
      <w:ins w:id="5063" w:author="Sen, Marcus A." w:date="2016-04-13T15:30:00Z">
        <w:r w:rsidR="00797CDE" w:rsidRPr="00746E7F">
          <w:t>e.g.</w:t>
        </w:r>
      </w:ins>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5064" w:author="Boisvert, Eric" w:date="2016-03-29T08:51:00Z">
        <w:r w:rsidR="00CB122C">
          <w:t>.</w:t>
        </w:r>
      </w:ins>
    </w:p>
    <w:p w14:paraId="3F6B2C30" w14:textId="77777777" w:rsidR="00267D2C" w:rsidRDefault="00267D2C" w:rsidP="00267D2C">
      <w:bookmarkStart w:id="5065" w:name="BKM_DF21AB41_C085_4AC9_B6F6_DFFDFCF925FF"/>
      <w:bookmarkStart w:id="5066" w:name="BKM_41B8BC40_9B55_499E_B59B_A3F4FD630754"/>
      <w:bookmarkStart w:id="5067" w:name="BKM_1184394F_75EC_44D4_8904_2EB2061759E4"/>
      <w:bookmarkEnd w:id="5065"/>
      <w:bookmarkEnd w:id="5066"/>
      <w:bookmarkEnd w:id="5067"/>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70F18E1" w:rsidR="00267D2C" w:rsidRDefault="001759FE" w:rsidP="00267D2C">
      <w:pPr>
        <w:keepNext/>
      </w:pPr>
      <w:r>
        <w:rPr>
          <w:noProof/>
          <w:lang w:val="en-CA" w:eastAsia="en-CA"/>
        </w:rPr>
        <w:pict w14:anchorId="61D2979C">
          <v:shape id="_x0000_i1083" type="#_x0000_t75" style="width:186.4pt;height:520.8pt;visibility:visible;mso-wrap-style:square">
            <v:imagedata r:id="rId74"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5068" w:author="Sen, Marcus A." w:date="2016-04-13T16:56:00Z">
        <w:r w:rsidR="00D33949">
          <w:rPr>
            <w:noProof/>
          </w:rPr>
          <w:t>57</w:t>
        </w:r>
      </w:ins>
      <w:ins w:id="5069" w:author="Eric Boisvert" w:date="2016-04-03T12:16:00Z">
        <w:del w:id="5070" w:author="Sen, Marcus A." w:date="2016-04-13T16:56:00Z">
          <w:r w:rsidR="00652185" w:rsidDel="00D33949">
            <w:rPr>
              <w:noProof/>
            </w:rPr>
            <w:delText>57</w:delText>
          </w:r>
        </w:del>
      </w:ins>
      <w:ins w:id="5071" w:author="Boisvert, Eric" w:date="2016-04-01T13:15:00Z">
        <w:del w:id="5072" w:author="Sen, Marcus A." w:date="2016-04-13T16:56:00Z">
          <w:r w:rsidR="008D755A" w:rsidDel="00D33949">
            <w:rPr>
              <w:noProof/>
            </w:rPr>
            <w:delText>56</w:delText>
          </w:r>
        </w:del>
      </w:ins>
      <w:del w:id="5073" w:author="Sen, Marcus A." w:date="2016-04-13T16:56:00Z">
        <w:r w:rsidR="0085617E" w:rsidDel="00D33949">
          <w:rPr>
            <w:noProof/>
          </w:rPr>
          <w:delText>56</w:delText>
        </w:r>
      </w:del>
      <w:r w:rsidR="00673E83">
        <w:rPr>
          <w:noProof/>
        </w:rPr>
        <w:fldChar w:fldCharType="end"/>
      </w:r>
      <w:r>
        <w:t>: Rock material description</w:t>
      </w:r>
      <w:ins w:id="5074" w:author="Boisvert, Eric" w:date="2016-03-29T08:51:00Z">
        <w:r w:rsidR="00CB122C">
          <w:t xml:space="preserve"> context diagram.</w:t>
        </w:r>
      </w:ins>
    </w:p>
    <w:p w14:paraId="67FB9F13" w14:textId="3A41DC70" w:rsidR="00267D2C" w:rsidRDefault="00994C33" w:rsidP="00D20646">
      <w:pPr>
        <w:pStyle w:val="Heading5"/>
        <w:rPr>
          <w:lang w:val="en-CA"/>
        </w:rPr>
      </w:pPr>
      <w:bookmarkStart w:id="5075" w:name="BKM_54B0933A_5E39_4E6A_A950_9E63F5E10F0B"/>
      <w:bookmarkEnd w:id="5075"/>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5076" w:author="Boisvert, Eric" w:date="2016-03-30T10:20:00Z">
        <w:r w:rsidR="003607F6">
          <w:rPr>
            <w:lang w:val="en-CA"/>
          </w:rPr>
          <w:t>SWE</w:t>
        </w:r>
      </w:ins>
      <w:del w:id="5077"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5078" w:author="Boisvert, Eric" w:date="2016-03-29T08:51:00Z">
        <w:r w:rsidR="00CB122C">
          <w:rPr>
            <w:lang w:val="en-CA"/>
          </w:rPr>
          <w:t>.</w:t>
        </w:r>
      </w:ins>
    </w:p>
    <w:p w14:paraId="447B9940" w14:textId="73E087CF" w:rsidR="00481AF6" w:rsidRDefault="00481AF6" w:rsidP="00481AF6">
      <w:pPr>
        <w:pStyle w:val="Heading3"/>
      </w:pPr>
      <w:bookmarkStart w:id="5079" w:name="BKM_CE58381D_F747_4812_83C3_00C6282DB05A"/>
      <w:bookmarkStart w:id="5080" w:name="_Toc448329984"/>
      <w:bookmarkEnd w:id="5079"/>
      <w:r>
        <w:t>GeologicAgeDetails</w:t>
      </w:r>
      <w:bookmarkEnd w:id="508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508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5082" w:author="Sen, Marcus A." w:date="2016-04-13T16:56:00Z">
        <w:r w:rsidR="00D33949">
          <w:t>7.6</w:t>
        </w:r>
      </w:ins>
      <w:ins w:id="5083" w:author="Boisvert, Eric" w:date="2016-04-01T07:54:00Z">
        <w:del w:id="5084" w:author="Sen, Marcus A." w:date="2016-04-13T16:56:00Z">
          <w:r w:rsidR="00E21DD0" w:rsidDel="00D33949">
            <w:delText>7.6</w:delText>
          </w:r>
        </w:del>
      </w:ins>
      <w:ins w:id="5085" w:author="Eric Boisvert" w:date="2016-03-28T16:06:00Z">
        <w:del w:id="5086" w:author="Sen, Marcus A." w:date="2016-04-13T16:56:00Z">
          <w:r w:rsidR="003842F3" w:rsidDel="00D33949">
            <w:delText>7.6</w:delText>
          </w:r>
        </w:del>
      </w:ins>
      <w:del w:id="5087" w:author="Sen, Marcus A." w:date="2016-04-13T16:56:00Z">
        <w:r w:rsidR="004D34D6" w:rsidDel="00D33949">
          <w:delText>8.6</w:delText>
        </w:r>
      </w:del>
      <w:r w:rsidR="00AB10FC">
        <w:fldChar w:fldCharType="end"/>
      </w:r>
      <w:r w:rsidR="00AB10FC">
        <w:t>).</w:t>
      </w:r>
      <w:commentRangeEnd w:id="5081"/>
      <w:r w:rsidR="00AB10FC">
        <w:rPr>
          <w:rStyle w:val="CommentReference"/>
        </w:rPr>
        <w:commentReference w:id="5081"/>
      </w:r>
    </w:p>
    <w:p w14:paraId="32597B25" w14:textId="164046D8" w:rsidR="00AB10FC" w:rsidRDefault="001759FE" w:rsidP="00AB10FC">
      <w:pPr>
        <w:keepNext/>
      </w:pPr>
      <w:r>
        <w:rPr>
          <w:noProof/>
          <w:lang w:val="en-CA" w:eastAsia="en-CA"/>
        </w:rPr>
        <w:pict w14:anchorId="19F2E4CD">
          <v:shape id="_x0000_i1084" type="#_x0000_t75" style="width:6in;height:571.2pt;visibility:visible;mso-wrap-style:square">
            <v:imagedata r:id="rId75"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5088" w:author="Sen, Marcus A." w:date="2016-04-13T16:56:00Z">
        <w:r w:rsidR="00D33949">
          <w:rPr>
            <w:noProof/>
          </w:rPr>
          <w:t>58</w:t>
        </w:r>
      </w:ins>
      <w:ins w:id="5089" w:author="Eric Boisvert" w:date="2016-04-03T12:16:00Z">
        <w:del w:id="5090" w:author="Sen, Marcus A." w:date="2016-04-13T16:56:00Z">
          <w:r w:rsidR="00652185" w:rsidDel="00D33949">
            <w:rPr>
              <w:noProof/>
            </w:rPr>
            <w:delText>58</w:delText>
          </w:r>
        </w:del>
      </w:ins>
      <w:ins w:id="5091" w:author="Boisvert, Eric" w:date="2016-04-01T13:15:00Z">
        <w:del w:id="5092" w:author="Sen, Marcus A." w:date="2016-04-13T16:56:00Z">
          <w:r w:rsidR="008D755A" w:rsidDel="00D33949">
            <w:rPr>
              <w:noProof/>
            </w:rPr>
            <w:delText>57</w:delText>
          </w:r>
        </w:del>
      </w:ins>
      <w:del w:id="5093" w:author="Sen, Marcus A." w:date="2016-04-13T16:56:00Z">
        <w:r w:rsidR="0085617E" w:rsidDel="00D33949">
          <w:rPr>
            <w:noProof/>
          </w:rPr>
          <w:delText>57</w:delText>
        </w:r>
      </w:del>
      <w:r w:rsidR="00673E83">
        <w:rPr>
          <w:noProof/>
        </w:rPr>
        <w:fldChar w:fldCharType="end"/>
      </w:r>
      <w:r>
        <w:t xml:space="preserve">: GeologicEventDescription </w:t>
      </w:r>
      <w:ins w:id="5094" w:author="Boisvert, Eric" w:date="2016-03-29T08:52:00Z">
        <w:r w:rsidR="00CB122C">
          <w:t>summary diagram.</w:t>
        </w:r>
      </w:ins>
    </w:p>
    <w:p w14:paraId="195E5696" w14:textId="3D1C4343" w:rsidR="00AB10FC" w:rsidRDefault="00633964" w:rsidP="00D20646">
      <w:pPr>
        <w:pStyle w:val="Heading4"/>
        <w:rPr>
          <w:lang w:val="en-CA"/>
        </w:rPr>
      </w:pPr>
      <w:commentRangeStart w:id="5095"/>
      <w:r w:rsidRPr="00D970E9">
        <w:rPr>
          <w:lang w:val="en-CA"/>
        </w:rPr>
        <w:t>olderGeochronologicEra</w:t>
      </w:r>
      <w:commentRangeEnd w:id="5095"/>
      <w:r w:rsidR="00757C20">
        <w:rPr>
          <w:rStyle w:val="CommentReference"/>
          <w:b w:val="0"/>
          <w:bCs w:val="0"/>
        </w:rPr>
        <w:commentReference w:id="5095"/>
      </w:r>
    </w:p>
    <w:p w14:paraId="7C4A5005" w14:textId="77777777" w:rsidR="00633964" w:rsidRDefault="00633964" w:rsidP="00267D2C"/>
    <w:p w14:paraId="004D2F45" w14:textId="7EE0DCE5" w:rsidR="00633964" w:rsidRDefault="00633964" w:rsidP="00267D2C">
      <w:r>
        <w:t>The olderGeochronologicalEra property shall be an association between a Geologic</w:t>
      </w:r>
      <w:del w:id="5096" w:author="Sen, Marcus A." w:date="2016-04-13T15:32:00Z">
        <w:r w:rsidDel="006C769C">
          <w:delText>al</w:delText>
        </w:r>
      </w:del>
      <w:r>
        <w:t>EventDescription and a Geochronologic</w:t>
      </w:r>
      <w:del w:id="5097" w:author="Sen, Marcus A." w:date="2016-04-13T15:33:00Z">
        <w:r w:rsidDel="006C769C">
          <w:delText>al</w:delText>
        </w:r>
      </w:del>
      <w:r>
        <w:t xml:space="preserve">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5098" w:author="Boisvert, Eric" w:date="2016-03-30T10:24:00Z"/>
        </w:rPr>
      </w:pPr>
      <w:r>
        <w:t>The youngerGeochronologic</w:t>
      </w:r>
      <w:del w:id="5099" w:author="Sen, Marcus A." w:date="2016-04-13T15:33:00Z">
        <w:r w:rsidDel="00981FD1">
          <w:delText>al</w:delText>
        </w:r>
      </w:del>
      <w:r>
        <w:t>Era property shall be an association between a Geologic</w:t>
      </w:r>
      <w:del w:id="5100" w:author="Sen, Marcus A." w:date="2016-04-13T15:34:00Z">
        <w:r w:rsidDel="00844E6B">
          <w:delText>al</w:delText>
        </w:r>
      </w:del>
      <w:r>
        <w:t>EventDescription and a Geochronologic</w:t>
      </w:r>
      <w:del w:id="5101" w:author="Sen, Marcus A." w:date="2016-04-13T15:34:00Z">
        <w:r w:rsidDel="00AA21C4">
          <w:delText>al</w:delText>
        </w:r>
      </w:del>
      <w:r>
        <w:t xml:space="preserve">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5102" w:name="BKM_D8A9D87B_FAA3_4CC2_BC9F_D27B111A2980"/>
      <w:bookmarkStart w:id="5103" w:name="BKM_C843AC0B_80BB_4AD8_B2F6_459B6FFBBEB7"/>
      <w:bookmarkStart w:id="5104" w:name="_Toc448329985"/>
      <w:bookmarkEnd w:id="5102"/>
      <w:bookmarkEnd w:id="5103"/>
      <w:r>
        <w:t>Geologic Structure Details</w:t>
      </w:r>
      <w:bookmarkEnd w:id="5104"/>
    </w:p>
    <w:p w14:paraId="234AB6D3" w14:textId="77777777" w:rsidR="00733354" w:rsidRDefault="00733354" w:rsidP="00267D2C">
      <w:pPr>
        <w:rPr>
          <w:ins w:id="5105" w:author="Boisvert, Eric" w:date="2016-03-30T10:25:00Z"/>
        </w:rPr>
      </w:pPr>
    </w:p>
    <w:p w14:paraId="264C8A90" w14:textId="39DC6B71" w:rsidR="00AB10FC" w:rsidRDefault="00AB10FC" w:rsidP="00267D2C">
      <w:r w:rsidRPr="00AB10FC">
        <w:t>The Geologic</w:t>
      </w:r>
      <w:ins w:id="5106" w:author="Boisvert, Eric" w:date="2016-03-30T10:25:00Z">
        <w:r w:rsidR="00733354">
          <w:t xml:space="preserve"> </w:t>
        </w:r>
      </w:ins>
      <w:r w:rsidRPr="00AB10FC">
        <w:t>Structure</w:t>
      </w:r>
      <w:ins w:id="5107"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1759FE" w:rsidP="00AB10FC">
      <w:pPr>
        <w:keepNext/>
      </w:pPr>
      <w:r>
        <w:rPr>
          <w:noProof/>
          <w:lang w:val="en-CA" w:eastAsia="en-CA"/>
        </w:rPr>
        <w:pict w14:anchorId="23DAA132">
          <v:shape id="_x0000_i1085" type="#_x0000_t75" style="width:432.8pt;height:336pt;visibility:visible;mso-wrap-style:square">
            <v:imagedata r:id="rId76"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5108" w:author="Sen, Marcus A." w:date="2016-04-13T16:56:00Z">
        <w:r w:rsidR="00D33949">
          <w:rPr>
            <w:noProof/>
          </w:rPr>
          <w:t>59</w:t>
        </w:r>
      </w:ins>
      <w:ins w:id="5109" w:author="Eric Boisvert" w:date="2016-04-03T12:16:00Z">
        <w:del w:id="5110" w:author="Sen, Marcus A." w:date="2016-04-13T16:56:00Z">
          <w:r w:rsidR="00652185" w:rsidDel="00D33949">
            <w:rPr>
              <w:noProof/>
            </w:rPr>
            <w:delText>59</w:delText>
          </w:r>
        </w:del>
      </w:ins>
      <w:ins w:id="5111" w:author="Boisvert, Eric" w:date="2016-04-01T13:15:00Z">
        <w:del w:id="5112" w:author="Sen, Marcus A." w:date="2016-04-13T16:56:00Z">
          <w:r w:rsidR="008D755A" w:rsidDel="00D33949">
            <w:rPr>
              <w:noProof/>
            </w:rPr>
            <w:delText>58</w:delText>
          </w:r>
        </w:del>
      </w:ins>
      <w:del w:id="5113" w:author="Sen, Marcus A." w:date="2016-04-13T16:56:00Z">
        <w:r w:rsidR="0085617E" w:rsidDel="00D33949">
          <w:rPr>
            <w:noProof/>
          </w:rPr>
          <w:delText>58</w:delText>
        </w:r>
      </w:del>
      <w:r w:rsidR="00673E83">
        <w:rPr>
          <w:noProof/>
        </w:rPr>
        <w:fldChar w:fldCharType="end"/>
      </w:r>
      <w:r>
        <w:t>: Summary diagram of GeologicStructureDetail</w:t>
      </w:r>
      <w:del w:id="5114"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7A0EF393"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5115" w:author="Boisvert, Eric" w:date="2016-03-30T10:26:00Z">
        <w:r w:rsidR="00FC626E" w:rsidRPr="00FC626E" w:rsidDel="00733354">
          <w:delText xml:space="preserve">contact </w:delText>
        </w:r>
      </w:del>
      <w:r w:rsidR="00FC626E" w:rsidRPr="00FC626E">
        <w:t>with a geochronologic (</w:t>
      </w:r>
      <w:del w:id="5116" w:author="Sen, Marcus A." w:date="2016-04-13T15:34:00Z">
        <w:r w:rsidR="00FC626E" w:rsidRPr="00FC626E" w:rsidDel="00E44A26">
          <w:delText>ie</w:delText>
        </w:r>
      </w:del>
      <w:ins w:id="5117" w:author="Sen, Marcus A." w:date="2016-04-13T15:34:00Z">
        <w:r w:rsidR="00E44A26" w:rsidRPr="00FC626E">
          <w:t>i.e.</w:t>
        </w:r>
      </w:ins>
      <w:r w:rsidR="00FC626E" w:rsidRPr="00FC626E">
        <w:t>, time zone) boundary that may correlate with it.</w:t>
      </w:r>
    </w:p>
    <w:p w14:paraId="2B9EAF5E" w14:textId="2F6AB352" w:rsidR="00FC626E" w:rsidRPr="00E44A26" w:rsidRDefault="001759FE" w:rsidP="00FC626E">
      <w:pPr>
        <w:keepNext/>
        <w:rPr>
          <w:lang w:val="en-CA"/>
          <w:rPrChange w:id="5118" w:author="Sen, Marcus A." w:date="2016-04-13T15:35:00Z">
            <w:rPr/>
          </w:rPrChange>
        </w:rPr>
      </w:pPr>
      <w:r>
        <w:rPr>
          <w:noProof/>
          <w:lang w:val="en-CA" w:eastAsia="en-CA"/>
        </w:rPr>
        <w:pict w14:anchorId="140F70E5">
          <v:shape id="_x0000_i1086" type="#_x0000_t75" style="width:432.8pt;height:390.4pt;visibility:visible;mso-wrap-style:square">
            <v:imagedata r:id="rId77" o:title=""/>
          </v:shape>
        </w:pict>
      </w:r>
    </w:p>
    <w:p w14:paraId="777DACC5" w14:textId="09901CCF" w:rsidR="00AB10FC" w:rsidRPr="00E44A26" w:rsidRDefault="00FC626E" w:rsidP="00FC626E">
      <w:pPr>
        <w:pStyle w:val="Caption"/>
        <w:rPr>
          <w:lang w:val="en-CA"/>
          <w:rPrChange w:id="5119" w:author="Sen, Marcus A." w:date="2016-04-13T15:35:00Z">
            <w:rPr/>
          </w:rPrChange>
        </w:rPr>
      </w:pPr>
      <w:r w:rsidRPr="00E44A26">
        <w:rPr>
          <w:lang w:val="en-CA"/>
          <w:rPrChange w:id="5120" w:author="Sen, Marcus A." w:date="2016-04-13T15:35:00Z">
            <w:rPr/>
          </w:rPrChange>
        </w:rPr>
        <w:t xml:space="preserve">Figure </w:t>
      </w:r>
      <w:r w:rsidR="00673E83" w:rsidRPr="00E44A26">
        <w:rPr>
          <w:lang w:val="en-CA"/>
          <w:rPrChange w:id="5121" w:author="Sen, Marcus A." w:date="2016-04-13T15:35:00Z">
            <w:rPr/>
          </w:rPrChange>
        </w:rPr>
        <w:fldChar w:fldCharType="begin"/>
      </w:r>
      <w:r w:rsidR="00673E83" w:rsidRPr="00E44A26">
        <w:rPr>
          <w:lang w:val="en-CA"/>
          <w:rPrChange w:id="5122" w:author="Sen, Marcus A." w:date="2016-04-13T15:35:00Z">
            <w:rPr/>
          </w:rPrChange>
        </w:rPr>
        <w:instrText xml:space="preserve"> SEQ Figure \* ARABIC </w:instrText>
      </w:r>
      <w:r w:rsidR="00673E83" w:rsidRPr="00E44A26">
        <w:rPr>
          <w:lang w:val="en-CA"/>
          <w:rPrChange w:id="5123" w:author="Sen, Marcus A." w:date="2016-04-13T15:35:00Z">
            <w:rPr>
              <w:noProof/>
            </w:rPr>
          </w:rPrChange>
        </w:rPr>
        <w:fldChar w:fldCharType="separate"/>
      </w:r>
      <w:ins w:id="5124" w:author="Sen, Marcus A." w:date="2016-04-13T16:56:00Z">
        <w:r w:rsidR="00D33949">
          <w:rPr>
            <w:noProof/>
            <w:lang w:val="en-CA"/>
          </w:rPr>
          <w:t>60</w:t>
        </w:r>
      </w:ins>
      <w:ins w:id="5125" w:author="Eric Boisvert" w:date="2016-04-03T12:16:00Z">
        <w:del w:id="5126" w:author="Sen, Marcus A." w:date="2016-04-13T16:56:00Z">
          <w:r w:rsidR="00652185" w:rsidRPr="00E44A26" w:rsidDel="00D33949">
            <w:rPr>
              <w:noProof/>
              <w:lang w:val="en-CA"/>
              <w:rPrChange w:id="5127" w:author="Sen, Marcus A." w:date="2016-04-13T15:35:00Z">
                <w:rPr>
                  <w:noProof/>
                  <w:lang w:val="fr-CA"/>
                </w:rPr>
              </w:rPrChange>
            </w:rPr>
            <w:delText>60</w:delText>
          </w:r>
        </w:del>
      </w:ins>
      <w:ins w:id="5128" w:author="Boisvert, Eric" w:date="2016-04-01T13:15:00Z">
        <w:del w:id="5129" w:author="Sen, Marcus A." w:date="2016-04-13T16:56:00Z">
          <w:r w:rsidR="008D755A" w:rsidRPr="00E44A26" w:rsidDel="00D33949">
            <w:rPr>
              <w:noProof/>
              <w:lang w:val="en-CA"/>
              <w:rPrChange w:id="5130" w:author="Sen, Marcus A." w:date="2016-04-13T15:35:00Z">
                <w:rPr>
                  <w:noProof/>
                  <w:lang w:val="fr-CA"/>
                </w:rPr>
              </w:rPrChange>
            </w:rPr>
            <w:delText>59</w:delText>
          </w:r>
        </w:del>
      </w:ins>
      <w:del w:id="5131" w:author="Sen, Marcus A." w:date="2016-04-13T16:56:00Z">
        <w:r w:rsidR="0085617E" w:rsidRPr="00E44A26" w:rsidDel="00D33949">
          <w:rPr>
            <w:noProof/>
            <w:lang w:val="en-CA"/>
            <w:rPrChange w:id="5132" w:author="Sen, Marcus A." w:date="2016-04-13T15:35:00Z">
              <w:rPr>
                <w:noProof/>
              </w:rPr>
            </w:rPrChange>
          </w:rPr>
          <w:delText>59</w:delText>
        </w:r>
      </w:del>
      <w:r w:rsidR="00673E83" w:rsidRPr="00E44A26">
        <w:rPr>
          <w:noProof/>
          <w:lang w:val="en-CA"/>
          <w:rPrChange w:id="5133" w:author="Sen, Marcus A." w:date="2016-04-13T15:35:00Z">
            <w:rPr>
              <w:noProof/>
            </w:rPr>
          </w:rPrChange>
        </w:rPr>
        <w:fldChar w:fldCharType="end"/>
      </w:r>
      <w:r w:rsidRPr="00E44A26">
        <w:rPr>
          <w:lang w:val="en-CA"/>
          <w:rPrChange w:id="5134" w:author="Sen, Marcus A." w:date="2016-04-13T15:35:00Z">
            <w:rPr/>
          </w:rPrChange>
        </w:rPr>
        <w:t>: Contact</w:t>
      </w:r>
      <w:ins w:id="5135" w:author="Boisvert, Eric" w:date="2016-03-29T08:52:00Z">
        <w:r w:rsidR="00CB122C" w:rsidRPr="00E44A26">
          <w:rPr>
            <w:lang w:val="en-CA"/>
            <w:rPrChange w:id="5136" w:author="Sen, Marcus A." w:date="2016-04-13T15:35:00Z">
              <w:rPr/>
            </w:rPrChange>
          </w:rPr>
          <w:t xml:space="preserve"> </w:t>
        </w:r>
        <w:r w:rsidR="00CB122C" w:rsidRPr="00E44A26">
          <w:rPr>
            <w:lang w:val="en-CA"/>
            <w:rPrChange w:id="5137" w:author="Sen, Marcus A." w:date="2016-04-13T15:35:00Z">
              <w:rPr>
                <w:lang w:val="fr-CA"/>
              </w:rPr>
            </w:rPrChange>
          </w:rPr>
          <w:t>d</w:t>
        </w:r>
      </w:ins>
      <w:del w:id="5138" w:author="Boisvert, Eric" w:date="2016-03-29T08:52:00Z">
        <w:r w:rsidRPr="00E44A26" w:rsidDel="00CB122C">
          <w:rPr>
            <w:lang w:val="en-CA"/>
            <w:rPrChange w:id="5139" w:author="Sen, Marcus A." w:date="2016-04-13T15:35:00Z">
              <w:rPr/>
            </w:rPrChange>
          </w:rPr>
          <w:delText>D</w:delText>
        </w:r>
      </w:del>
      <w:r w:rsidRPr="00E44A26">
        <w:rPr>
          <w:lang w:val="en-CA"/>
          <w:rPrChange w:id="5140" w:author="Sen, Marcus A." w:date="2016-04-13T15:35:00Z">
            <w:rPr/>
          </w:rPrChange>
        </w:rPr>
        <w:t>escription</w:t>
      </w:r>
      <w:r w:rsidR="008B0EF5" w:rsidRPr="00E44A26">
        <w:rPr>
          <w:lang w:val="en-CA"/>
          <w:rPrChange w:id="5141" w:author="Sen, Marcus A." w:date="2016-04-13T15:35:00Z">
            <w:rPr/>
          </w:rPrChange>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5142" w:name="BKM_E2CFECC1_AAB5_40F6_ABD4_D77907DA9990"/>
      <w:bookmarkEnd w:id="5142"/>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6E77780C" w:rsidR="008B0EF5" w:rsidDel="00733354" w:rsidRDefault="008B0EF5" w:rsidP="00D20646">
      <w:pPr>
        <w:rPr>
          <w:del w:id="5143" w:author="Boisvert, Eric" w:date="2016-03-30T10:27:00Z"/>
          <w:lang w:val="en-CA"/>
        </w:rPr>
      </w:pPr>
      <w:r>
        <w:rPr>
          <w:lang w:val="en-CA"/>
        </w:rPr>
        <w:t>The contactCharacter (</w:t>
      </w:r>
      <w:ins w:id="5144" w:author="Boisvert, Eric" w:date="2016-03-30T10:27:00Z">
        <w:r w:rsidR="00733354">
          <w:rPr>
            <w:lang w:val="en-CA"/>
          </w:rPr>
          <w:t>SWE</w:t>
        </w:r>
      </w:ins>
      <w:del w:id="5145" w:author="Boisvert, Eric" w:date="2016-03-30T10:27:00Z">
        <w:r w:rsidDel="00733354">
          <w:rPr>
            <w:lang w:val="en-CA"/>
          </w:rPr>
          <w:delText>swe</w:delText>
        </w:r>
      </w:del>
      <w:r>
        <w:rPr>
          <w:lang w:val="en-CA"/>
        </w:rPr>
        <w:t>:Category) shall contain a term from a controlled voc</w:t>
      </w:r>
      <w:ins w:id="5146" w:author="Sen, Marcus A." w:date="2016-04-13T15:36:00Z">
        <w:r w:rsidR="00EB7A36">
          <w:rPr>
            <w:lang w:val="en-CA"/>
          </w:rPr>
          <w:t>abu</w:t>
        </w:r>
      </w:ins>
      <w:del w:id="5147" w:author="Sen, Marcus A." w:date="2016-04-13T15:36:00Z">
        <w:r w:rsidDel="00EB7A36">
          <w:rPr>
            <w:lang w:val="en-CA"/>
          </w:rPr>
          <w:delText>ulabu</w:delText>
        </w:r>
      </w:del>
      <w:ins w:id="5148" w:author="Sen, Marcus A." w:date="2016-04-13T15:36:00Z">
        <w:r w:rsidR="00EB7A36">
          <w:rPr>
            <w:lang w:val="en-CA"/>
          </w:rPr>
          <w:t>la</w:t>
        </w:r>
      </w:ins>
      <w:r>
        <w:rPr>
          <w:lang w:val="en-CA"/>
        </w:rPr>
        <w:t xml:space="preserve">ry that describes the </w:t>
      </w:r>
      <w:r w:rsidRPr="008B0EF5">
        <w:rPr>
          <w:lang w:val="en-CA"/>
        </w:rPr>
        <w:t>character of the boundary</w:t>
      </w:r>
      <w:ins w:id="5149"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5150" w:author="Boisvert, Eric" w:date="2016-03-30T10:27:00Z">
        <w:r w:rsidRPr="008B0EF5" w:rsidDel="00733354">
          <w:rPr>
            <w:lang w:val="en-CA"/>
          </w:rPr>
          <w:delText>e.g. abrupt, gradational</w:delText>
        </w:r>
      </w:del>
    </w:p>
    <w:p w14:paraId="1C16BD53" w14:textId="3B6D2C8E" w:rsidR="008B0EF5" w:rsidRDefault="008B0EF5">
      <w:pPr>
        <w:rPr>
          <w:lang w:val="en-CA"/>
        </w:rPr>
        <w:pPrChange w:id="5151"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5152"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1D7CF6D"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del w:id="5153" w:author="Sen, Marcus A." w:date="2016-04-13T15:38:00Z">
        <w:r w:rsidRPr="008B0EF5" w:rsidDel="00EB7A36">
          <w:rPr>
            <w:lang w:val="en-CA"/>
          </w:rPr>
          <w:delText>ie</w:delText>
        </w:r>
      </w:del>
      <w:ins w:id="5154" w:author="Sen, Marcus A." w:date="2016-04-13T15:38:00Z">
        <w:r w:rsidR="00EB7A36" w:rsidRPr="008B0EF5">
          <w:rPr>
            <w:lang w:val="en-CA"/>
          </w:rPr>
          <w:t>i.e.</w:t>
        </w:r>
      </w:ins>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5155" w:name="BKM_C1076615_3AE6_4988_8393_E66493CD8FB0"/>
            <w:bookmarkStart w:id="5156" w:name="BKM_A9BDB16E_7011_463E_B96E_FB003E3472AA"/>
            <w:bookmarkEnd w:id="5155"/>
            <w:bookmarkEnd w:id="515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5157"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5158" w:author="Boisvert, Eric" w:date="2016-03-30T10:35:00Z">
        <w:r w:rsidDel="003C6266">
          <w:delText>can correlate</w:delText>
        </w:r>
      </w:del>
      <w:ins w:id="5159" w:author="Boisvert, Eric" w:date="2016-03-30T10:35:00Z">
        <w:r w:rsidR="003C6266">
          <w:t>correlation</w:t>
        </w:r>
      </w:ins>
      <w:r>
        <w:t xml:space="preserve"> with a Geochr</w:t>
      </w:r>
      <w:ins w:id="5160" w:author="Boisvert, Eric" w:date="2016-03-30T10:35:00Z">
        <w:r w:rsidR="003C6266">
          <w:t>o</w:t>
        </w:r>
      </w:ins>
      <w:r>
        <w:t xml:space="preserve">nologicBoundary SHALL </w:t>
      </w:r>
      <w:ins w:id="5161" w:author="Boisvert, Eric" w:date="2016-03-30T10:35:00Z">
        <w:r w:rsidR="003C6266">
          <w:t xml:space="preserve">ONLY </w:t>
        </w:r>
      </w:ins>
      <w:r>
        <w:t xml:space="preserve">be allowed </w:t>
      </w:r>
      <w:del w:id="5162"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5163"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5164" w:author="Eric Boisvert" w:date="2016-03-25T12:40:00Z"/>
                <w:rStyle w:val="requri"/>
                <w:lang w:val="en-CA"/>
              </w:rPr>
            </w:pPr>
            <w:del w:id="5165"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5166" w:author="Eric Boisvert" w:date="2016-03-25T12:40:00Z"/>
                <w:rStyle w:val="reqtext"/>
                <w:lang w:val="en-CA"/>
              </w:rPr>
            </w:pPr>
            <w:del w:id="5167"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7F14960C" w:rsidR="008B0EF5" w:rsidRDefault="008B0EF5" w:rsidP="00AB10FC">
      <w:r>
        <w:t>A contact SHALL be the boundary of 2 and only 2 GeologicUnit</w:t>
      </w:r>
      <w:ins w:id="5168" w:author="Boisvert, Eric" w:date="2016-03-30T10:35:00Z">
        <w:r w:rsidR="003C6266">
          <w:t>s</w:t>
        </w:r>
      </w:ins>
      <w:r>
        <w:t>. The relationship between a contact and bound</w:t>
      </w:r>
      <w:del w:id="5169" w:author="Sen, Marcus A." w:date="2016-04-13T15:39:00Z">
        <w:r w:rsidDel="00EB7A36">
          <w:delText>er</w:delText>
        </w:r>
      </w:del>
      <w:r>
        <w:t>ing units is encoded using GeologicFeatureRelation when the type is a contactType (erosionalContact, etc</w:t>
      </w:r>
      <w:del w:id="5170" w:author="Sen, Marcus A." w:date="2016-04-13T15:39:00Z">
        <w:r w:rsidDel="00EB7A36">
          <w:delText>..)</w:delText>
        </w:r>
      </w:del>
      <w:ins w:id="5171" w:author="Sen, Marcus A." w:date="2016-04-13T15:39:00Z">
        <w:r w:rsidR="00EB7A36">
          <w:t>...)</w:t>
        </w:r>
      </w:ins>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5172" w:author="Boisvert, Eric" w:date="2016-03-30T10:36:00Z">
                  <w:rPr>
                    <w:rStyle w:val="reqtext"/>
                    <w:lang w:val="en-CA"/>
                  </w:rPr>
                </w:rPrChange>
              </w:rPr>
            </w:pPr>
            <w:commentRangeStart w:id="5173"/>
            <w:r>
              <w:rPr>
                <w:rStyle w:val="reqtext"/>
                <w:lang w:val="en-CA"/>
              </w:rPr>
              <w:t xml:space="preserve">A contact SHALL have 2 and </w:t>
            </w:r>
            <w:ins w:id="5174" w:author="Eric Boisvert" w:date="2016-03-25T12:41:00Z">
              <w:r w:rsidR="00E105E6">
                <w:rPr>
                  <w:rStyle w:val="reqtext"/>
                  <w:lang w:val="en-CA"/>
                </w:rPr>
                <w:t xml:space="preserve">only </w:t>
              </w:r>
            </w:ins>
            <w:r>
              <w:rPr>
                <w:rStyle w:val="reqtext"/>
                <w:lang w:val="en-CA"/>
              </w:rPr>
              <w:t xml:space="preserve">2 two instances of GeologicFeatureRelation </w:t>
            </w:r>
            <w:del w:id="5175" w:author="Boisvert, Eric" w:date="2016-03-30T10:36:00Z">
              <w:r w:rsidDel="003C6266">
                <w:rPr>
                  <w:rStyle w:val="reqtext"/>
                  <w:lang w:val="en-CA"/>
                </w:rPr>
                <w:delText xml:space="preserve">with </w:delText>
              </w:r>
            </w:del>
            <w:ins w:id="5176"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5173"/>
            <w:r w:rsidR="00F97733">
              <w:rPr>
                <w:rStyle w:val="CommentReference"/>
                <w:rFonts w:ascii="Times New Roman" w:eastAsia="Times New Roman" w:hAnsi="Times New Roman"/>
                <w:lang w:val="en-US" w:eastAsia="en-US"/>
              </w:rPr>
              <w:commentReference w:id="5173"/>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759FE" w:rsidP="00FC626E">
      <w:pPr>
        <w:keepNext/>
      </w:pPr>
      <w:r>
        <w:rPr>
          <w:noProof/>
          <w:lang w:val="en-CA" w:eastAsia="en-CA"/>
        </w:rPr>
        <w:pict w14:anchorId="34B470B1">
          <v:shape id="_x0000_i1087" type="#_x0000_t75" style="width:309.6pt;height:452.8pt;visibility:visible;mso-wrap-style:square">
            <v:imagedata r:id="rId78" o:title=""/>
          </v:shape>
        </w:pict>
      </w:r>
    </w:p>
    <w:p w14:paraId="40398DF5" w14:textId="0731D726" w:rsidR="00FC626E" w:rsidRDefault="00FC626E" w:rsidP="00FC626E">
      <w:pPr>
        <w:pStyle w:val="Caption"/>
      </w:pPr>
      <w:bookmarkStart w:id="5177" w:name="_Ref446932377"/>
      <w:r>
        <w:t xml:space="preserve">Figure </w:t>
      </w:r>
      <w:r w:rsidR="00673E83">
        <w:fldChar w:fldCharType="begin"/>
      </w:r>
      <w:r w:rsidR="00673E83">
        <w:instrText xml:space="preserve"> SEQ Figure \* ARABIC </w:instrText>
      </w:r>
      <w:r w:rsidR="00673E83">
        <w:fldChar w:fldCharType="separate"/>
      </w:r>
      <w:ins w:id="5178" w:author="Sen, Marcus A." w:date="2016-04-13T16:56:00Z">
        <w:r w:rsidR="00D33949">
          <w:rPr>
            <w:noProof/>
          </w:rPr>
          <w:t>61</w:t>
        </w:r>
      </w:ins>
      <w:ins w:id="5179" w:author="Eric Boisvert" w:date="2016-04-03T12:16:00Z">
        <w:del w:id="5180" w:author="Sen, Marcus A." w:date="2016-04-13T16:56:00Z">
          <w:r w:rsidR="00652185" w:rsidDel="00D33949">
            <w:rPr>
              <w:noProof/>
            </w:rPr>
            <w:delText>61</w:delText>
          </w:r>
        </w:del>
      </w:ins>
      <w:ins w:id="5181" w:author="Boisvert, Eric" w:date="2016-04-01T13:15:00Z">
        <w:del w:id="5182" w:author="Sen, Marcus A." w:date="2016-04-13T16:56:00Z">
          <w:r w:rsidR="008D755A" w:rsidDel="00D33949">
            <w:rPr>
              <w:noProof/>
            </w:rPr>
            <w:delText>60</w:delText>
          </w:r>
        </w:del>
      </w:ins>
      <w:del w:id="5183" w:author="Sen, Marcus A." w:date="2016-04-13T16:56:00Z">
        <w:r w:rsidR="0085617E" w:rsidDel="00D33949">
          <w:rPr>
            <w:noProof/>
          </w:rPr>
          <w:delText>60</w:delText>
        </w:r>
      </w:del>
      <w:r w:rsidR="00673E83">
        <w:rPr>
          <w:noProof/>
        </w:rPr>
        <w:fldChar w:fldCharType="end"/>
      </w:r>
      <w:bookmarkEnd w:id="5177"/>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53CD57D3" w:rsidR="00A63650" w:rsidRDefault="00A63650" w:rsidP="00D20646">
      <w:r>
        <w:t xml:space="preserve">The incrementalDisplacement:DisplacementValue property shall </w:t>
      </w:r>
      <w:ins w:id="5184" w:author="Boisvert, Eric" w:date="2016-03-30T10:37:00Z">
        <w:r w:rsidR="003C6266">
          <w:t>be an association between a Di</w:t>
        </w:r>
      </w:ins>
      <w:ins w:id="5185" w:author="Sen, Marcus A." w:date="2016-04-13T15:40:00Z">
        <w:r w:rsidR="00EB7A36">
          <w:t>s</w:t>
        </w:r>
      </w:ins>
      <w:ins w:id="5186" w:author="Boisvert, Eric" w:date="2016-03-30T10:37:00Z">
        <w:r w:rsidR="003C6266">
          <w:t xml:space="preserve">placementEvent and a DisplacementValue </w:t>
        </w:r>
      </w:ins>
      <w:r>
        <w:t>report</w:t>
      </w:r>
      <w:ins w:id="5187" w:author="Boisvert, Eric" w:date="2016-03-30T10:38:00Z">
        <w:r w:rsidR="003C6266">
          <w:t>ing</w:t>
        </w:r>
      </w:ins>
      <w:r>
        <w:t xml:space="preserve"> </w:t>
      </w:r>
      <w:del w:id="5188"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7E3A44D" w:rsidR="009A0D4B" w:rsidRDefault="003C6266" w:rsidP="00D20646">
      <w:ins w:id="5189" w:author="Boisvert, Eric" w:date="2016-03-30T10:38:00Z">
        <w:r>
          <w:t>A p</w:t>
        </w:r>
      </w:ins>
      <w:del w:id="5190" w:author="Boisvert, Eric" w:date="2016-03-30T10:38:00Z">
        <w:r w:rsidR="009A0D4B" w:rsidRPr="009A0D4B" w:rsidDel="003C6266">
          <w:delText>P</w:delText>
        </w:r>
      </w:del>
      <w:r w:rsidR="009A0D4B" w:rsidRPr="009A0D4B">
        <w:t>lanar foliation</w:t>
      </w:r>
      <w:ins w:id="5191"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5192" w:author="Boisvert, Eric" w:date="2016-03-30T10:38:00Z">
        <w:r>
          <w:t xml:space="preserve"> (NADMSC 2004</w:t>
        </w:r>
        <w:del w:id="5193" w:author="Sen, Marcus A." w:date="2016-04-13T15:40:00Z">
          <w:r w:rsidDel="00EB7A36">
            <w:delText xml:space="preserve">) </w:delText>
          </w:r>
        </w:del>
      </w:ins>
      <w:del w:id="5194" w:author="Sen, Marcus A." w:date="2016-04-13T15:40:00Z">
        <w:r w:rsidR="009A0D4B" w:rsidRPr="009A0D4B" w:rsidDel="00EB7A36">
          <w:delText>,</w:delText>
        </w:r>
      </w:del>
      <w:ins w:id="5195" w:author="Sen, Marcus A." w:date="2016-04-13T15:40:00Z">
        <w:r w:rsidR="00EB7A36">
          <w:t>),</w:t>
        </w:r>
      </w:ins>
      <w:r w:rsidR="009A0D4B" w:rsidRPr="009A0D4B">
        <w:t xml:space="preserve"> so that the GeologicStructure characteristic of gneiss is layering. </w:t>
      </w:r>
      <w:del w:id="5196"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1759FE" w:rsidP="00D20646">
      <w:pPr>
        <w:keepNext/>
      </w:pPr>
      <w:r>
        <w:rPr>
          <w:noProof/>
          <w:lang w:val="en-CA" w:eastAsia="en-CA"/>
        </w:rPr>
        <w:pict w14:anchorId="67477FD4">
          <v:shape id="_x0000_i1088" type="#_x0000_t75" style="width:386.4pt;height:296pt;visibility:visible;mso-wrap-style:square">
            <v:imagedata r:id="rId79"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5197" w:author="Sen, Marcus A." w:date="2016-04-13T16:56:00Z">
        <w:r w:rsidR="00D33949">
          <w:rPr>
            <w:noProof/>
          </w:rPr>
          <w:t>62</w:t>
        </w:r>
      </w:ins>
      <w:ins w:id="5198" w:author="Eric Boisvert" w:date="2016-04-03T12:16:00Z">
        <w:del w:id="5199" w:author="Sen, Marcus A." w:date="2016-04-13T16:56:00Z">
          <w:r w:rsidR="00652185" w:rsidDel="00D33949">
            <w:rPr>
              <w:noProof/>
            </w:rPr>
            <w:delText>62</w:delText>
          </w:r>
        </w:del>
      </w:ins>
      <w:ins w:id="5200" w:author="Boisvert, Eric" w:date="2016-04-01T13:15:00Z">
        <w:del w:id="5201" w:author="Sen, Marcus A." w:date="2016-04-13T16:56:00Z">
          <w:r w:rsidR="008D755A" w:rsidDel="00D33949">
            <w:rPr>
              <w:noProof/>
            </w:rPr>
            <w:delText>61</w:delText>
          </w:r>
        </w:del>
      </w:ins>
      <w:del w:id="5202" w:author="Sen, Marcus A." w:date="2016-04-13T16:56:00Z">
        <w:r w:rsidR="0085617E" w:rsidDel="00D33949">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5203"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5204"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5205" w:author="Boisvert, Eric" w:date="2016-03-29T09:03:00Z">
        <w:r w:rsidR="008279FB">
          <w:t>.</w:t>
        </w:r>
      </w:ins>
    </w:p>
    <w:p w14:paraId="14044106" w14:textId="77777777" w:rsidR="00777586" w:rsidRDefault="00777586" w:rsidP="00FC626E"/>
    <w:p w14:paraId="470D8BA5" w14:textId="4D0C94C2" w:rsidR="00386910" w:rsidRDefault="001759FE" w:rsidP="00386910">
      <w:pPr>
        <w:keepNext/>
      </w:pPr>
      <w:r>
        <w:rPr>
          <w:noProof/>
          <w:lang w:val="en-CA" w:eastAsia="en-CA"/>
        </w:rPr>
        <w:pict w14:anchorId="637CFD41">
          <v:shape id="_x0000_i1089" type="#_x0000_t75" style="width:6in;height:366.4pt;visibility:visible;mso-wrap-style:square">
            <v:imagedata r:id="rId80"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5206" w:author="Sen, Marcus A." w:date="2016-04-13T16:56:00Z">
        <w:r w:rsidR="00D33949">
          <w:rPr>
            <w:noProof/>
          </w:rPr>
          <w:t>63</w:t>
        </w:r>
      </w:ins>
      <w:ins w:id="5207" w:author="Eric Boisvert" w:date="2016-04-03T12:16:00Z">
        <w:del w:id="5208" w:author="Sen, Marcus A." w:date="2016-04-13T16:56:00Z">
          <w:r w:rsidR="00652185" w:rsidDel="00D33949">
            <w:rPr>
              <w:noProof/>
            </w:rPr>
            <w:delText>63</w:delText>
          </w:r>
        </w:del>
      </w:ins>
      <w:ins w:id="5209" w:author="Boisvert, Eric" w:date="2016-04-01T13:15:00Z">
        <w:del w:id="5210" w:author="Sen, Marcus A." w:date="2016-04-13T16:56:00Z">
          <w:r w:rsidR="008D755A" w:rsidDel="00D33949">
            <w:rPr>
              <w:noProof/>
            </w:rPr>
            <w:delText>62</w:delText>
          </w:r>
        </w:del>
      </w:ins>
      <w:del w:id="5211" w:author="Sen, Marcus A." w:date="2016-04-13T16:56:00Z">
        <w:r w:rsidR="0085617E" w:rsidDel="00D33949">
          <w:rPr>
            <w:noProof/>
          </w:rPr>
          <w:delText>62</w:delText>
        </w:r>
      </w:del>
      <w:r w:rsidR="00673E83">
        <w:rPr>
          <w:noProof/>
        </w:rPr>
        <w:fldChar w:fldCharType="end"/>
      </w:r>
      <w:r>
        <w:t xml:space="preserve">: </w:t>
      </w:r>
      <w:r w:rsidRPr="00E94CE7">
        <w:t>Displacement value subtypes</w:t>
      </w:r>
      <w:ins w:id="5212"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5213" w:name="BKM_0148DBC7_BEFE_411F_BDA0_ED2509780C45"/>
      <w:bookmarkEnd w:id="5213"/>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5214"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3D9D2BA6"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del w:id="5215" w:author="Sen, Marcus A." w:date="2016-04-13T15:40:00Z">
        <w:r w:rsidRPr="00AF6A26" w:rsidDel="00EB7A36">
          <w:rPr>
            <w:lang w:val="en-CA"/>
          </w:rPr>
          <w:delText>eg</w:delText>
        </w:r>
      </w:del>
      <w:ins w:id="5216" w:author="Sen, Marcus A." w:date="2016-04-13T15:40:00Z">
        <w:r w:rsidR="00EB7A36" w:rsidRPr="00AF6A26">
          <w:rPr>
            <w:lang w:val="en-CA"/>
          </w:rPr>
          <w:t>e.g.</w:t>
        </w:r>
      </w:ins>
      <w:r w:rsidRPr="00AF6A26">
        <w:rPr>
          <w:lang w:val="en-CA"/>
        </w:rPr>
        <w:t>, dextral, sinistral)</w:t>
      </w:r>
      <w:ins w:id="5217"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5DBF1A4" w:rsidR="00AF6A26" w:rsidRDefault="00AF6A26" w:rsidP="00D20646">
      <w:pPr>
        <w:rPr>
          <w:lang w:val="en-CA"/>
        </w:rPr>
      </w:pPr>
      <w:r>
        <w:rPr>
          <w:lang w:val="en-CA"/>
        </w:rPr>
        <w:t xml:space="preserve">The property movementType:MovementTypeTerm shall contain a term from a controlled vocabulary that </w:t>
      </w:r>
      <w:del w:id="5218" w:author="Boisvert, Eric" w:date="2016-03-30T10:40:00Z">
        <w:r w:rsidDel="003C6266">
          <w:rPr>
            <w:lang w:val="en-CA"/>
          </w:rPr>
          <w:delText xml:space="preserve"> </w:delText>
        </w:r>
      </w:del>
      <w:r>
        <w:rPr>
          <w:lang w:val="en-CA"/>
        </w:rPr>
        <w:t>d</w:t>
      </w:r>
      <w:r w:rsidRPr="00AF6A26">
        <w:rPr>
          <w:lang w:val="en-CA"/>
        </w:rPr>
        <w:t xml:space="preserve">efines the type of </w:t>
      </w:r>
      <w:del w:id="5219" w:author="Sen, Marcus A." w:date="2016-04-13T15:41:00Z">
        <w:r w:rsidRPr="00AF6A26" w:rsidDel="00EB7A36">
          <w:rPr>
            <w:lang w:val="en-CA"/>
          </w:rPr>
          <w:delText>movement  (</w:delText>
        </w:r>
      </w:del>
      <w:ins w:id="5220" w:author="Sen, Marcus A." w:date="2016-04-13T15:41:00Z">
        <w:r w:rsidR="00EB7A36" w:rsidRPr="00AF6A26">
          <w:rPr>
            <w:lang w:val="en-CA"/>
          </w:rPr>
          <w:t>movement (</w:t>
        </w:r>
      </w:ins>
      <w:del w:id="5221" w:author="Sen, Marcus A." w:date="2016-04-13T15:41:00Z">
        <w:r w:rsidRPr="00AF6A26" w:rsidDel="00EB7A36">
          <w:rPr>
            <w:lang w:val="en-CA"/>
          </w:rPr>
          <w:delText>eg</w:delText>
        </w:r>
      </w:del>
      <w:ins w:id="5222" w:author="Sen, Marcus A." w:date="2016-04-13T15:41:00Z">
        <w:r w:rsidR="00EB7A36" w:rsidRPr="00AF6A26">
          <w:rPr>
            <w:lang w:val="en-CA"/>
          </w:rPr>
          <w:t>e.g.</w:t>
        </w:r>
      </w:ins>
      <w:r w:rsidRPr="00AF6A26">
        <w:rPr>
          <w:lang w:val="en-CA"/>
        </w:rPr>
        <w:t xml:space="preserve"> dip-slip, strike-slip)</w:t>
      </w:r>
      <w:ins w:id="5223"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5224" w:author="Boisvert, Eric" w:date="2016-03-30T10:41:00Z">
        <w:r w:rsidDel="003C6266">
          <w:rPr>
            <w:lang w:val="en-CA"/>
          </w:rPr>
          <w:delText>:Disp</w:delText>
        </w:r>
      </w:del>
      <w:del w:id="5225" w:author="Boisvert, Eric" w:date="2016-03-30T10:40:00Z">
        <w:r w:rsidDel="003C6266">
          <w:rPr>
            <w:lang w:val="en-CA"/>
          </w:rPr>
          <w:delText>a</w:delText>
        </w:r>
      </w:del>
      <w:del w:id="5226" w:author="Boisvert, Eric" w:date="2016-03-30T10:41:00Z">
        <w:r w:rsidDel="003C6266">
          <w:rPr>
            <w:lang w:val="en-CA"/>
          </w:rPr>
          <w:delText>lcement</w:delText>
        </w:r>
      </w:del>
      <w:r>
        <w:rPr>
          <w:lang w:val="en-CA"/>
        </w:rPr>
        <w:t xml:space="preserve"> event shall </w:t>
      </w:r>
      <w:ins w:id="5227" w:author="Boisvert, Eric" w:date="2016-03-30T10:41:00Z">
        <w:r w:rsidR="003C6266">
          <w:rPr>
            <w:lang w:val="en-CA"/>
          </w:rPr>
          <w:t xml:space="preserve">be an association between </w:t>
        </w:r>
      </w:ins>
      <w:ins w:id="5228" w:author="Boisvert, Eric" w:date="2016-03-30T10:42:00Z">
        <w:r w:rsidR="003C6266">
          <w:rPr>
            <w:lang w:val="en-CA"/>
          </w:rPr>
          <w:t xml:space="preserve">a Displacement and a GeologicEvent that </w:t>
        </w:r>
      </w:ins>
      <w:r>
        <w:rPr>
          <w:lang w:val="en-CA"/>
        </w:rPr>
        <w:t>contain</w:t>
      </w:r>
      <w:ins w:id="5229"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5230" w:name="BKM_3201DCDD_D133_49AE_90CB_9F86F5B18ACE"/>
      <w:bookmarkStart w:id="5231" w:name="BKM_5AEA7724_2100_40A1_BA99_6516E4CE2A3E"/>
      <w:bookmarkStart w:id="5232" w:name="BKM_65E9638C_341E_4069_9C8F_D8BC2F8B7601"/>
      <w:bookmarkEnd w:id="5230"/>
      <w:bookmarkEnd w:id="5231"/>
      <w:bookmarkEnd w:id="5232"/>
      <w:r>
        <w:t>SeparationValue</w:t>
      </w:r>
    </w:p>
    <w:p w14:paraId="0835FC54" w14:textId="77777777" w:rsidR="008279FB" w:rsidRDefault="008279FB" w:rsidP="00AB10FC">
      <w:pPr>
        <w:rPr>
          <w:ins w:id="5233"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5234" w:author="Boisvert, Eric" w:date="2016-03-30T10:42:00Z">
        <w:r w:rsidR="003C6266">
          <w:t xml:space="preserve">a </w:t>
        </w:r>
      </w:ins>
      <w:r w:rsidRPr="00C74871">
        <w:t>vector.</w:t>
      </w:r>
    </w:p>
    <w:p w14:paraId="50543842" w14:textId="45A24A54" w:rsidR="00777586" w:rsidRDefault="00777586" w:rsidP="00777586">
      <w:pPr>
        <w:pStyle w:val="Heading4"/>
      </w:pPr>
      <w:bookmarkStart w:id="5235" w:name="BKM_08A92A70_F1F3_4B2A_9DC3_7E931F02BD38"/>
      <w:bookmarkStart w:id="5236" w:name="BKM_3F7EC057_E707_4A06_A6E3_17A0DD602106"/>
      <w:bookmarkEnd w:id="5235"/>
      <w:bookmarkEnd w:id="5236"/>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5237"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5238" w:name="BKM_5D7D3A73_2BA5_4999_B2D9_B2638FD2E3F3"/>
      <w:bookmarkStart w:id="5239" w:name="BKM_7025CFD1_5818_4184_A744_DEA2C7504840"/>
      <w:bookmarkEnd w:id="5238"/>
      <w:bookmarkEnd w:id="5239"/>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5240" w:author="Boisvert, Eric" w:date="2016-03-30T10:43:00Z">
              <w:r w:rsidR="003C6266">
                <w:rPr>
                  <w:rStyle w:val="reqtext"/>
                  <w:lang w:val="en-CA"/>
                </w:rPr>
                <w:t xml:space="preserve">be a </w:t>
              </w:r>
            </w:ins>
            <w:ins w:id="5241"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5242"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5243" w:name="BKM_D8F0C163_8545_458E_90CD_CA5151787B07"/>
      <w:bookmarkStart w:id="5244" w:name="BKM_C37626AA_696F_429A_B16D_4833F8339B50"/>
      <w:bookmarkStart w:id="5245" w:name="BKM_8E0A8CD6_1952_49E4_ACE7_469172BABBA7"/>
      <w:bookmarkStart w:id="5246" w:name="BKM_498C83DB_DFDB_4234_B978_7C656FD73043"/>
      <w:bookmarkEnd w:id="5243"/>
      <w:bookmarkEnd w:id="5244"/>
      <w:bookmarkEnd w:id="5245"/>
      <w:bookmarkEnd w:id="5246"/>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5247" w:author="Boisvert, Eric" w:date="2016-03-29T09:04:00Z">
        <w:r w:rsidR="008279FB">
          <w:t>y</w:t>
        </w:r>
      </w:ins>
      <w:del w:id="5248"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t xml:space="preserve"> </w:t>
      </w:r>
      <w:r w:rsidR="001759FE">
        <w:pict w14:anchorId="7340E358">
          <v:shape id="_x0000_i1090" type="#_x0000_t75" style="width:6in;height:400.8pt">
            <v:imagedata r:id="rId81"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5249" w:author="Sen, Marcus A." w:date="2016-04-13T16:56:00Z">
        <w:r w:rsidR="00D33949">
          <w:rPr>
            <w:noProof/>
          </w:rPr>
          <w:t>64</w:t>
        </w:r>
      </w:ins>
      <w:ins w:id="5250" w:author="Eric Boisvert" w:date="2016-04-03T12:16:00Z">
        <w:del w:id="5251" w:author="Sen, Marcus A." w:date="2016-04-13T16:56:00Z">
          <w:r w:rsidR="00652185" w:rsidDel="00D33949">
            <w:rPr>
              <w:noProof/>
            </w:rPr>
            <w:delText>64</w:delText>
          </w:r>
        </w:del>
      </w:ins>
      <w:ins w:id="5252" w:author="Boisvert, Eric" w:date="2016-04-01T13:15:00Z">
        <w:del w:id="5253" w:author="Sen, Marcus A." w:date="2016-04-13T16:56:00Z">
          <w:r w:rsidR="008D755A" w:rsidDel="00D33949">
            <w:rPr>
              <w:noProof/>
            </w:rPr>
            <w:delText>63</w:delText>
          </w:r>
        </w:del>
      </w:ins>
      <w:del w:id="5254" w:author="Sen, Marcus A." w:date="2016-04-13T16:56:00Z">
        <w:r w:rsidR="0085617E" w:rsidDel="00D33949">
          <w:rPr>
            <w:noProof/>
          </w:rPr>
          <w:delText>63</w:delText>
        </w:r>
      </w:del>
      <w:r w:rsidR="00673E83">
        <w:rPr>
          <w:noProof/>
        </w:rPr>
        <w:fldChar w:fldCharType="end"/>
      </w:r>
      <w:r>
        <w:t>: FoldDescription</w:t>
      </w:r>
      <w:r w:rsidR="001E6E27">
        <w:t xml:space="preserve"> context diagram</w:t>
      </w:r>
      <w:ins w:id="5255" w:author="Boisvert, Eric" w:date="2016-03-29T09:04:00Z">
        <w:r w:rsidR="008279FB">
          <w:t>.</w:t>
        </w:r>
      </w:ins>
    </w:p>
    <w:p w14:paraId="2C0473CB" w14:textId="573BEE77" w:rsidR="00FE753A" w:rsidRDefault="00385692" w:rsidP="00D20646">
      <w:pPr>
        <w:pStyle w:val="Heading5"/>
        <w:rPr>
          <w:lang w:val="en-CA"/>
        </w:rPr>
      </w:pPr>
      <w:bookmarkStart w:id="5256" w:name="BKM_D8139323_6092_443C_A360_3F3BE3361CC0"/>
      <w:bookmarkEnd w:id="5256"/>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168DB852"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del w:id="5257" w:author="Sen, Marcus A." w:date="2016-04-13T15:43:00Z">
        <w:r w:rsidRPr="00385692" w:rsidDel="004E1387">
          <w:rPr>
            <w:lang w:val="en-CA"/>
          </w:rPr>
          <w:delText>manifestions</w:delText>
        </w:r>
      </w:del>
      <w:ins w:id="5258" w:author="Sen, Marcus A." w:date="2016-04-13T15:43:00Z">
        <w:r w:rsidR="004E1387" w:rsidRPr="00385692">
          <w:rPr>
            <w:lang w:val="en-CA"/>
          </w:rPr>
          <w:t>manifestations</w:t>
        </w:r>
      </w:ins>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5259" w:author="Boisvert, Eric" w:date="2016-03-30T10:46:00Z">
        <w:r w:rsidDel="00732681">
          <w:rPr>
            <w:lang w:val="en-CA"/>
          </w:rPr>
          <w:delText>swe</w:delText>
        </w:r>
      </w:del>
      <w:ins w:id="5260" w:author="Boisvert, Eric" w:date="2016-03-30T10:46:00Z">
        <w:r w:rsidR="00732681">
          <w:rPr>
            <w:lang w:val="en-CA"/>
          </w:rPr>
          <w:t>SWE:</w:t>
        </w:r>
      </w:ins>
      <w:r>
        <w:rPr>
          <w:lang w:val="en-CA"/>
        </w:rPr>
        <w:t xml:space="preserve">:Category) shall contain a term from a controlled vocabulary describing the </w:t>
      </w:r>
      <w:ins w:id="5261" w:author="Boisvert, Eric" w:date="2016-03-30T10:46:00Z">
        <w:r w:rsidR="00732681">
          <w:rPr>
            <w:lang w:val="en-CA"/>
          </w:rPr>
          <w:t>s</w:t>
        </w:r>
      </w:ins>
      <w:del w:id="5262"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D646C0D" w:rsidR="00385692" w:rsidRPr="00D970E9" w:rsidRDefault="00385692" w:rsidP="00D20646">
      <w:pPr>
        <w:rPr>
          <w:lang w:val="en-CA"/>
        </w:rPr>
      </w:pPr>
      <w:del w:id="5263" w:author="Boisvert, Eric" w:date="2016-03-30T10:47:00Z">
        <w:r w:rsidDel="00732681">
          <w:rPr>
            <w:lang w:val="en-CA"/>
          </w:rPr>
          <w:delText>t</w:delText>
        </w:r>
      </w:del>
      <w:ins w:id="5264" w:author="Boisvert, Eric" w:date="2016-03-30T10:47:00Z">
        <w:r w:rsidR="00732681">
          <w:rPr>
            <w:lang w:val="en-CA"/>
          </w:rPr>
          <w:t>T</w:t>
        </w:r>
      </w:ins>
      <w:r>
        <w:rPr>
          <w:lang w:val="en-CA"/>
        </w:rPr>
        <w:t>he hingeLineCurvature property (</w:t>
      </w:r>
      <w:del w:id="5265" w:author="Boisvert, Eric" w:date="2016-03-30T10:47:00Z">
        <w:r w:rsidDel="00732681">
          <w:rPr>
            <w:lang w:val="en-CA"/>
          </w:rPr>
          <w:delText>swe</w:delText>
        </w:r>
      </w:del>
      <w:ins w:id="5266"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del w:id="5267" w:author="Sen, Marcus A." w:date="2016-04-13T15:44:00Z">
        <w:r w:rsidDel="004E1387">
          <w:rPr>
            <w:lang w:val="en-CA"/>
          </w:rPr>
          <w:delText>(</w:delText>
        </w:r>
        <w:r w:rsidRPr="00385692" w:rsidDel="004E1387">
          <w:rPr>
            <w:lang w:val="en-CA"/>
          </w:rPr>
          <w:delText xml:space="preserve"> </w:delText>
        </w:r>
      </w:del>
      <w:ins w:id="5268" w:author="Sen, Marcus A." w:date="2016-04-13T15:44:00Z">
        <w:r w:rsidR="004E1387">
          <w:rPr>
            <w:lang w:val="en-CA"/>
          </w:rPr>
          <w:t>(</w:t>
        </w:r>
      </w:ins>
      <w:del w:id="5269" w:author="Sen, Marcus A." w:date="2016-04-13T15:43:00Z">
        <w:r w:rsidRPr="00385692" w:rsidDel="004E1387">
          <w:rPr>
            <w:lang w:val="en-CA"/>
          </w:rPr>
          <w:delText>eg</w:delText>
        </w:r>
      </w:del>
      <w:ins w:id="5270" w:author="Sen, Marcus A." w:date="2016-04-13T15:43:00Z">
        <w:r w:rsidR="004E1387" w:rsidRPr="00385692">
          <w:rPr>
            <w:lang w:val="en-CA"/>
          </w:rPr>
          <w:t>e.g.</w:t>
        </w:r>
      </w:ins>
      <w:r w:rsidRPr="00385692">
        <w:rPr>
          <w:lang w:val="en-CA"/>
        </w:rPr>
        <w:t xml:space="preserve"> sheath, dome, basin, cylindrical.</w:t>
      </w:r>
      <w:r>
        <w:rPr>
          <w:lang w:val="en-CA"/>
        </w:rPr>
        <w:t>)</w:t>
      </w:r>
      <w:ins w:id="5271"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5272"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F32ADF" w:rsidR="007A315C" w:rsidRPr="00DA196D" w:rsidDel="00C1314B" w:rsidRDefault="007A315C" w:rsidP="00D20646">
      <w:pPr>
        <w:rPr>
          <w:del w:id="5273" w:author="Boisvert, Eric" w:date="2016-03-30T11:25:00Z"/>
          <w:lang w:val="en-CA"/>
        </w:rPr>
      </w:pPr>
      <w:r w:rsidRPr="00D20646">
        <w:rPr>
          <w:bCs/>
          <w:lang w:val="en-CA"/>
        </w:rPr>
        <w:t>The property hingeShape (</w:t>
      </w:r>
      <w:ins w:id="5274" w:author="Boisvert, Eric" w:date="2016-03-30T11:19:00Z">
        <w:r w:rsidR="00C1314B">
          <w:rPr>
            <w:bCs/>
            <w:lang w:val="en-CA"/>
          </w:rPr>
          <w:t>SWE</w:t>
        </w:r>
      </w:ins>
      <w:del w:id="5275"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w:t>
      </w:r>
      <w:del w:id="5276" w:author="Sen, Marcus A." w:date="2016-04-13T15:44:00Z">
        <w:r w:rsidRPr="00D20646" w:rsidDel="004E1387">
          <w:rPr>
            <w:bCs/>
            <w:lang w:val="en-CA"/>
          </w:rPr>
          <w:delText>eg</w:delText>
        </w:r>
      </w:del>
      <w:ins w:id="5277" w:author="Sen, Marcus A." w:date="2016-04-13T15:44:00Z">
        <w:r w:rsidR="004E1387" w:rsidRPr="00D20646">
          <w:rPr>
            <w:bCs/>
            <w:lang w:val="en-CA"/>
          </w:rPr>
          <w:t>e.g.</w:t>
        </w:r>
      </w:ins>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ins w:id="5278"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5279"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10BC604E" w:rsidR="00B66D7C" w:rsidRDefault="00B66D7C" w:rsidP="00B66D7C">
      <w:pPr>
        <w:rPr>
          <w:lang w:val="en-CA"/>
        </w:rPr>
      </w:pPr>
      <w:r>
        <w:rPr>
          <w:lang w:val="en-CA"/>
        </w:rPr>
        <w:t>The property interLimbAngle (</w:t>
      </w:r>
      <w:ins w:id="5280" w:author="Boisvert, Eric" w:date="2016-03-30T11:26:00Z">
        <w:r w:rsidR="00C1314B">
          <w:rPr>
            <w:lang w:val="en-CA"/>
          </w:rPr>
          <w:t>SWE</w:t>
        </w:r>
      </w:ins>
      <w:del w:id="5281" w:author="Boisvert, Eric" w:date="2016-03-30T11:26:00Z">
        <w:r w:rsidDel="00C1314B">
          <w:rPr>
            <w:lang w:val="en-CA"/>
          </w:rPr>
          <w:delText>swe</w:delText>
        </w:r>
      </w:del>
      <w:r>
        <w:rPr>
          <w:lang w:val="en-CA"/>
        </w:rPr>
        <w:t xml:space="preserve">:Category) shall contain a term from a controlled vocabulary </w:t>
      </w:r>
      <w:del w:id="5282" w:author="Sen, Marcus A." w:date="2016-04-13T15:45:00Z">
        <w:r w:rsidDel="004E1387">
          <w:rPr>
            <w:lang w:val="en-CA"/>
          </w:rPr>
          <w:delText>describing  the</w:delText>
        </w:r>
      </w:del>
      <w:ins w:id="5283" w:author="Sen, Marcus A." w:date="2016-04-13T15:45:00Z">
        <w:r w:rsidR="004E1387">
          <w:rPr>
            <w:lang w:val="en-CA"/>
          </w:rPr>
          <w:t>describing the</w:t>
        </w:r>
      </w:ins>
      <w:r>
        <w:rPr>
          <w:lang w:val="en-CA"/>
        </w:rPr>
        <w:t xml:space="preserve"> interlimb angle using </w:t>
      </w:r>
      <w:r w:rsidRPr="00B66D7C">
        <w:rPr>
          <w:lang w:val="en-CA"/>
        </w:rPr>
        <w:t>a tightness term (</w:t>
      </w:r>
      <w:del w:id="5284" w:author="Sen, Marcus A." w:date="2016-04-13T15:44:00Z">
        <w:r w:rsidDel="004E1387">
          <w:rPr>
            <w:lang w:val="en-CA"/>
          </w:rPr>
          <w:delText>eg</w:delText>
        </w:r>
      </w:del>
      <w:ins w:id="5285" w:author="Sen, Marcus A." w:date="2016-04-13T15:44:00Z">
        <w:r w:rsidR="004E1387">
          <w:rPr>
            <w:lang w:val="en-CA"/>
          </w:rPr>
          <w:t>e.g.</w:t>
        </w:r>
      </w:ins>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C79566" w:rsidR="00B66D7C" w:rsidRDefault="00B66D7C" w:rsidP="00B66D7C">
      <w:pPr>
        <w:rPr>
          <w:lang w:val="en-CA"/>
        </w:rPr>
      </w:pPr>
      <w:r>
        <w:rPr>
          <w:lang w:val="en-CA"/>
        </w:rPr>
        <w:t>The limbShape property (</w:t>
      </w:r>
      <w:ins w:id="5286" w:author="Boisvert, Eric" w:date="2016-03-30T11:26:00Z">
        <w:r w:rsidR="00C1314B">
          <w:rPr>
            <w:lang w:val="en-CA"/>
          </w:rPr>
          <w:t>SWE</w:t>
        </w:r>
      </w:ins>
      <w:del w:id="5287" w:author="Boisvert, Eric" w:date="2016-03-30T11:26:00Z">
        <w:r w:rsidDel="00C1314B">
          <w:rPr>
            <w:lang w:val="en-CA"/>
          </w:rPr>
          <w:delText>swe</w:delText>
        </w:r>
      </w:del>
      <w:r>
        <w:rPr>
          <w:lang w:val="en-CA"/>
        </w:rPr>
        <w:t>:Category) shall contain a term from a controlled vocabulary describing the shape of the lim</w:t>
      </w:r>
      <w:ins w:id="5288" w:author="Boisvert, Eric" w:date="2016-03-30T11:26:00Z">
        <w:r w:rsidR="00C1314B">
          <w:rPr>
            <w:lang w:val="en-CA"/>
          </w:rPr>
          <w:t>b</w:t>
        </w:r>
      </w:ins>
      <w:del w:id="5289" w:author="Boisvert, Eric" w:date="2016-03-30T11:26:00Z">
        <w:r w:rsidDel="00C1314B">
          <w:rPr>
            <w:lang w:val="en-CA"/>
          </w:rPr>
          <w:delText>n</w:delText>
        </w:r>
      </w:del>
      <w:r>
        <w:rPr>
          <w:lang w:val="en-CA"/>
        </w:rPr>
        <w:t xml:space="preserve"> (</w:t>
      </w:r>
      <w:del w:id="5290" w:author="Sen, Marcus A." w:date="2016-04-13T15:45:00Z">
        <w:r w:rsidDel="004E1387">
          <w:rPr>
            <w:lang w:val="en-CA"/>
          </w:rPr>
          <w:delText>eg.</w:delText>
        </w:r>
      </w:del>
      <w:ins w:id="5291" w:author="Sen, Marcus A." w:date="2016-04-13T15:45:00Z">
        <w:r w:rsidR="004E1387">
          <w:rPr>
            <w:lang w:val="en-CA"/>
          </w:rPr>
          <w:t>e.g.</w:t>
        </w:r>
      </w:ins>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0C29585B" w:rsidR="007E7F7B" w:rsidRDefault="007E7F7B" w:rsidP="00B66D7C">
      <w:pPr>
        <w:rPr>
          <w:lang w:val="en-CA"/>
        </w:rPr>
      </w:pPr>
      <w:r>
        <w:rPr>
          <w:lang w:val="en-CA"/>
        </w:rPr>
        <w:t>The symmetry property (</w:t>
      </w:r>
      <w:ins w:id="5292" w:author="Boisvert, Eric" w:date="2016-03-30T11:26:00Z">
        <w:r w:rsidR="00C1314B">
          <w:rPr>
            <w:lang w:val="en-CA"/>
          </w:rPr>
          <w:t>SWE</w:t>
        </w:r>
      </w:ins>
      <w:del w:id="5293"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5294" w:author="Boisvert, Eric" w:date="2016-03-30T11:27:00Z">
        <w:r w:rsidR="00C1314B">
          <w:rPr>
            <w:lang w:val="en-CA"/>
          </w:rPr>
          <w:t xml:space="preserve">The </w:t>
        </w:r>
        <w:del w:id="5295" w:author="Sen, Marcus A." w:date="2016-04-13T15:45:00Z">
          <w:r w:rsidR="00C1314B" w:rsidDel="004E1387">
            <w:rPr>
              <w:lang w:val="en-CA"/>
            </w:rPr>
            <w:delText>d</w:delText>
          </w:r>
        </w:del>
      </w:ins>
      <w:del w:id="5296" w:author="Sen, Marcus A." w:date="2016-04-13T15:45:00Z">
        <w:r w:rsidRPr="007E7F7B" w:rsidDel="004E1387">
          <w:rPr>
            <w:lang w:val="en-CA"/>
          </w:rPr>
          <w:delText>Defintion</w:delText>
        </w:r>
      </w:del>
      <w:ins w:id="5297" w:author="Sen, Marcus A." w:date="2016-04-13T15:45:00Z">
        <w:r w:rsidR="004E1387">
          <w:rPr>
            <w:lang w:val="en-CA"/>
          </w:rPr>
          <w:t>d</w:t>
        </w:r>
        <w:r w:rsidR="004E1387" w:rsidRPr="007E7F7B">
          <w:rPr>
            <w:lang w:val="en-CA"/>
          </w:rPr>
          <w:t>efinition</w:t>
        </w:r>
      </w:ins>
      <w:r w:rsidRPr="007E7F7B">
        <w:rPr>
          <w:lang w:val="en-CA"/>
        </w:rPr>
        <w:t xml:space="preserve"> based on bisecting surface/axial surface angle depends on having multiple surfaces defined such that the axial surface may be identified</w:t>
      </w:r>
      <w:del w:id="5298" w:author="Boisvert, Eric" w:date="2016-03-30T11:27:00Z">
        <w:r w:rsidRPr="007E7F7B" w:rsidDel="00C1314B">
          <w:rPr>
            <w:lang w:val="en-CA"/>
          </w:rPr>
          <w:delText>.</w:delText>
        </w:r>
      </w:del>
      <w:r w:rsidRPr="007E7F7B">
        <w:rPr>
          <w:lang w:val="en-CA"/>
        </w:rPr>
        <w:t xml:space="preserve"> (symmetric, </w:t>
      </w:r>
      <w:del w:id="5299" w:author="Sen, Marcus A." w:date="2016-04-13T15:45:00Z">
        <w:r w:rsidRPr="007E7F7B" w:rsidDel="004E1387">
          <w:rPr>
            <w:lang w:val="en-CA"/>
          </w:rPr>
          <w:delText>assymetric</w:delText>
        </w:r>
      </w:del>
      <w:ins w:id="5300" w:author="Sen, Marcus A." w:date="2016-04-13T15:45:00Z">
        <w:r w:rsidR="004E1387" w:rsidRPr="007E7F7B">
          <w:rPr>
            <w:lang w:val="en-CA"/>
          </w:rPr>
          <w:t>asymmetric</w:t>
        </w:r>
      </w:ins>
      <w:r w:rsidRPr="007E7F7B">
        <w:rPr>
          <w:lang w:val="en-CA"/>
        </w:rPr>
        <w:t>)</w:t>
      </w:r>
      <w:r>
        <w:rPr>
          <w:lang w:val="en-CA"/>
        </w:rPr>
        <w:t>.</w:t>
      </w:r>
    </w:p>
    <w:p w14:paraId="28CFD071" w14:textId="51F7782B" w:rsidR="007E7F7B" w:rsidRDefault="007E7F7B" w:rsidP="00D20646">
      <w:pPr>
        <w:pStyle w:val="Heading5"/>
        <w:rPr>
          <w:lang w:val="en-CA"/>
        </w:rPr>
      </w:pPr>
      <w:del w:id="5301" w:author="Boisvert, Eric" w:date="2016-03-30T11:27:00Z">
        <w:r w:rsidDel="00C1314B">
          <w:rPr>
            <w:lang w:val="en-CA"/>
          </w:rPr>
          <w:delText>S</w:delText>
        </w:r>
      </w:del>
      <w:ins w:id="5302"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5303" w:name="BKM_9F55EEFA_C0E3_452C_8F3E_4601CB5BDD65"/>
      <w:bookmarkStart w:id="5304" w:name="BKM_B6CF2C95_A27D_49AD_BB55_36897A8B9A93"/>
      <w:bookmarkStart w:id="5305" w:name="BKM_C47055C6_23E4_4FE1_89C3_7EA3E53F016F"/>
      <w:bookmarkStart w:id="5306" w:name="BKM_BE3EB69A_2E9F_4015_9A53_7E29585ADF99"/>
      <w:bookmarkStart w:id="5307" w:name="BKM_D49811C3_C3B3_4361_989B_69411D4795BC"/>
      <w:bookmarkStart w:id="5308" w:name="BKM_6411C0D6_8DBF_4DB6_A7B6_ADED17047AE5"/>
      <w:bookmarkStart w:id="5309" w:name="BKM_2C450E0F_0DB6_4DEB_964F_DE2661303D3A"/>
      <w:bookmarkStart w:id="5310" w:name="BKM_5CAB0B26_2CE6_42AB_B2CE_2FA413E9F025"/>
      <w:bookmarkStart w:id="5311" w:name="BKM_FA6FE08B_7A03_4337_979E_0DF7D1B98F33"/>
      <w:bookmarkStart w:id="5312" w:name="BKM_922E2E10_A22B_488C_B866_3D68572C1248"/>
      <w:bookmarkEnd w:id="5303"/>
      <w:bookmarkEnd w:id="5304"/>
      <w:bookmarkEnd w:id="5305"/>
      <w:bookmarkEnd w:id="5306"/>
      <w:bookmarkEnd w:id="5307"/>
      <w:bookmarkEnd w:id="5308"/>
      <w:bookmarkEnd w:id="5309"/>
      <w:bookmarkEnd w:id="5310"/>
      <w:bookmarkEnd w:id="5311"/>
      <w:bookmarkEnd w:id="5312"/>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1759FE" w:rsidP="00FE753A">
      <w:pPr>
        <w:keepNext/>
      </w:pPr>
      <w:r>
        <w:rPr>
          <w:noProof/>
          <w:lang w:val="en-CA" w:eastAsia="en-CA"/>
        </w:rPr>
        <w:pict w14:anchorId="66F3638C">
          <v:shape id="_x0000_i1091" type="#_x0000_t75" style="width:6in;height:449.6pt;visibility:visible;mso-wrap-style:square">
            <v:imagedata r:id="rId82"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5313" w:author="Sen, Marcus A." w:date="2016-04-13T16:56:00Z">
        <w:r w:rsidR="00D33949">
          <w:rPr>
            <w:noProof/>
          </w:rPr>
          <w:t>65</w:t>
        </w:r>
      </w:ins>
      <w:ins w:id="5314" w:author="Eric Boisvert" w:date="2016-04-03T12:16:00Z">
        <w:del w:id="5315" w:author="Sen, Marcus A." w:date="2016-04-13T16:56:00Z">
          <w:r w:rsidR="00652185" w:rsidDel="00D33949">
            <w:rPr>
              <w:noProof/>
            </w:rPr>
            <w:delText>65</w:delText>
          </w:r>
        </w:del>
      </w:ins>
      <w:ins w:id="5316" w:author="Boisvert, Eric" w:date="2016-04-01T13:15:00Z">
        <w:del w:id="5317" w:author="Sen, Marcus A." w:date="2016-04-13T16:56:00Z">
          <w:r w:rsidR="008D755A" w:rsidDel="00D33949">
            <w:rPr>
              <w:noProof/>
            </w:rPr>
            <w:delText>64</w:delText>
          </w:r>
        </w:del>
      </w:ins>
      <w:del w:id="5318" w:author="Sen, Marcus A." w:date="2016-04-13T16:56:00Z">
        <w:r w:rsidR="0085617E" w:rsidDel="00D33949">
          <w:rPr>
            <w:noProof/>
          </w:rPr>
          <w:delText>64</w:delText>
        </w:r>
      </w:del>
      <w:r w:rsidR="00673E83">
        <w:rPr>
          <w:noProof/>
        </w:rPr>
        <w:fldChar w:fldCharType="end"/>
      </w:r>
      <w:r>
        <w:t>: FoldSystem</w:t>
      </w:r>
      <w:ins w:id="5319"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5320" w:name="BKM_60CC5835_79D2_4A13_B4A8_D7D9DBF215A3"/>
      <w:bookmarkEnd w:id="5320"/>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5321"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del w:id="5322" w:author="Boisvert, Eric" w:date="2016-03-30T11:28:00Z">
        <w:r w:rsidRPr="007E7F7B" w:rsidDel="00C1314B">
          <w:rPr>
            <w:lang w:val="en-CA"/>
          </w:rPr>
          <w:delText xml:space="preserve">specification </w:delText>
        </w:r>
      </w:del>
      <w:ins w:id="5323" w:author="Boisvert, Eric" w:date="2016-03-30T11:28:00Z">
        <w:r w:rsidR="00C1314B">
          <w:rPr>
            <w:lang w:val="en-CA"/>
          </w:rPr>
          <w:t>description</w:t>
        </w:r>
        <w:r w:rsidR="00C1314B" w:rsidRPr="007E7F7B">
          <w:rPr>
            <w:lang w:val="en-CA"/>
          </w:rPr>
          <w:t xml:space="preserve"> </w:t>
        </w:r>
      </w:ins>
      <w:r w:rsidRPr="007E7F7B">
        <w:rPr>
          <w:lang w:val="en-CA"/>
        </w:rPr>
        <w:t xml:space="preserve">of </w:t>
      </w:r>
      <w:ins w:id="5324"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5325"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5326" w:name="BKM_50AAAF20_CB99_4ABC_9FAE_60AD6D1987FD"/>
      <w:bookmarkStart w:id="5327" w:name="BKM_15CC129A_078F_4F7E_80FD_248D1D0D33F2"/>
      <w:bookmarkEnd w:id="5326"/>
      <w:bookmarkEnd w:id="5327"/>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1759FE" w:rsidP="003804FE">
      <w:pPr>
        <w:keepNext/>
      </w:pPr>
      <w:r>
        <w:rPr>
          <w:noProof/>
          <w:lang w:val="en-CA" w:eastAsia="en-CA"/>
        </w:rPr>
        <w:pict w14:anchorId="0A454231">
          <v:shape id="_x0000_i1092" type="#_x0000_t75" style="width:6in;height:460.8pt;visibility:visible;mso-wrap-style:square">
            <v:imagedata r:id="rId83"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5328" w:author="Sen, Marcus A." w:date="2016-04-13T16:56:00Z">
        <w:r w:rsidR="00D33949">
          <w:rPr>
            <w:noProof/>
          </w:rPr>
          <w:t>66</w:t>
        </w:r>
      </w:ins>
      <w:ins w:id="5329" w:author="Eric Boisvert" w:date="2016-04-03T12:16:00Z">
        <w:del w:id="5330" w:author="Sen, Marcus A." w:date="2016-04-13T16:56:00Z">
          <w:r w:rsidR="00652185" w:rsidDel="00D33949">
            <w:rPr>
              <w:noProof/>
            </w:rPr>
            <w:delText>66</w:delText>
          </w:r>
        </w:del>
      </w:ins>
      <w:ins w:id="5331" w:author="Boisvert, Eric" w:date="2016-04-01T13:15:00Z">
        <w:del w:id="5332" w:author="Sen, Marcus A." w:date="2016-04-13T16:56:00Z">
          <w:r w:rsidR="008D755A" w:rsidDel="00D33949">
            <w:rPr>
              <w:noProof/>
            </w:rPr>
            <w:delText>65</w:delText>
          </w:r>
        </w:del>
      </w:ins>
      <w:del w:id="5333" w:author="Sen, Marcus A." w:date="2016-04-13T16:56:00Z">
        <w:r w:rsidR="0085617E" w:rsidDel="00D33949">
          <w:rPr>
            <w:noProof/>
          </w:rPr>
          <w:delText>65</w:delText>
        </w:r>
      </w:del>
      <w:r w:rsidR="00673E83">
        <w:rPr>
          <w:noProof/>
        </w:rPr>
        <w:fldChar w:fldCharType="end"/>
      </w:r>
      <w:r>
        <w:t>: FoliationDescription</w:t>
      </w:r>
      <w:r w:rsidR="007E7F7B">
        <w:t xml:space="preserve"> context diagram</w:t>
      </w:r>
      <w:ins w:id="5334"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5335" w:name="BKM_FDDB3C9C_445F_40FB_AB70_ED1438E267DC"/>
      <w:bookmarkEnd w:id="5335"/>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5336" w:author="Boisvert, Eric" w:date="2016-03-30T11:29:00Z">
        <w:r w:rsidR="00734129">
          <w:rPr>
            <w:lang w:val="en-CA"/>
          </w:rPr>
          <w:t>SWE</w:t>
        </w:r>
      </w:ins>
      <w:del w:id="5337"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5338" w:author="Boisvert, Eric" w:date="2016-03-30T11:29:00Z">
          <w:pPr>
            <w:autoSpaceDE w:val="0"/>
            <w:autoSpaceDN w:val="0"/>
            <w:adjustRightInd w:val="0"/>
            <w:spacing w:after="0"/>
          </w:pPr>
        </w:pPrChange>
      </w:pPr>
      <w:r>
        <w:rPr>
          <w:lang w:val="en-CA"/>
        </w:rPr>
        <w:t>The continuity proper</w:t>
      </w:r>
      <w:del w:id="5339" w:author="Boisvert, Eric" w:date="2016-03-30T11:29:00Z">
        <w:r w:rsidDel="00734129">
          <w:rPr>
            <w:lang w:val="en-CA"/>
          </w:rPr>
          <w:delText>r</w:delText>
        </w:r>
      </w:del>
      <w:ins w:id="5340" w:author="Boisvert, Eric" w:date="2016-03-30T11:29:00Z">
        <w:r w:rsidR="00734129">
          <w:rPr>
            <w:lang w:val="en-CA"/>
          </w:rPr>
          <w:t>t</w:t>
        </w:r>
      </w:ins>
      <w:r>
        <w:rPr>
          <w:lang w:val="en-CA"/>
        </w:rPr>
        <w:t>y (</w:t>
      </w:r>
      <w:ins w:id="5341" w:author="Boisvert, Eric" w:date="2016-03-30T11:29:00Z">
        <w:r w:rsidR="00734129">
          <w:rPr>
            <w:lang w:val="en-CA"/>
          </w:rPr>
          <w:t>SWE</w:t>
        </w:r>
      </w:ins>
      <w:del w:id="5342"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5343" w:author="Boisvert, Eric" w:date="2016-03-30T12:30:00Z">
        <w:r w:rsidDel="00FA3C67">
          <w:rPr>
            <w:lang w:val="en-CA"/>
          </w:rPr>
          <w:delText xml:space="preserve">continuity </w:delText>
        </w:r>
      </w:del>
      <w:ins w:id="5344" w:author="Boisvert, Eric" w:date="2016-03-30T12:30:00Z">
        <w:r w:rsidR="00FA3C67">
          <w:rPr>
            <w:lang w:val="en-CA"/>
          </w:rPr>
          <w:t xml:space="preserve">intensity </w:t>
        </w:r>
      </w:ins>
      <w:r>
        <w:rPr>
          <w:lang w:val="en-CA"/>
        </w:rPr>
        <w:t>property (</w:t>
      </w:r>
      <w:ins w:id="5345" w:author="Boisvert, Eric" w:date="2016-03-30T12:32:00Z">
        <w:r w:rsidR="00FA3C67">
          <w:rPr>
            <w:lang w:val="en-CA"/>
          </w:rPr>
          <w:t>SWE</w:t>
        </w:r>
      </w:ins>
      <w:del w:id="5346"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5347"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5348" w:name="BKM_19D968ED_E9E9_4696_A463_9B8A89B9A29C"/>
      <w:bookmarkStart w:id="5349" w:name="BKM_A9E84D60_87E8_4274_B497_38C594525434"/>
      <w:bookmarkStart w:id="5350" w:name="BKM_F7EC3986_4D93_479D_BDAB_FDA23552D58F"/>
      <w:bookmarkStart w:id="5351" w:name="BKM_3788366B_341E_49F9_A366_57B90FBEF589"/>
      <w:bookmarkStart w:id="5352" w:name="BKM_472C9381_9698_46F2_8E04_2E603A1474CC"/>
      <w:bookmarkStart w:id="5353" w:name="BKM_33E4A038_4438_4CEF_A4A6_6E8349B6FDCC"/>
      <w:bookmarkEnd w:id="5348"/>
      <w:bookmarkEnd w:id="5349"/>
      <w:bookmarkEnd w:id="5350"/>
      <w:bookmarkEnd w:id="5351"/>
      <w:bookmarkEnd w:id="5352"/>
      <w:bookmarkEnd w:id="5353"/>
      <w:r>
        <w:t>ShearDisplacementStructureDescription</w:t>
      </w:r>
    </w:p>
    <w:p w14:paraId="7ACDA1D5" w14:textId="77777777" w:rsidR="00617E36" w:rsidRDefault="00617E36" w:rsidP="00AB10FC"/>
    <w:p w14:paraId="0ACBB233" w14:textId="05C9A71C" w:rsidR="00617E36" w:rsidRDefault="009C163F" w:rsidP="00AB10FC">
      <w:r>
        <w:t>ShearDisplacementStructureDescription provides e</w:t>
      </w:r>
      <w:r w:rsidR="00617E36" w:rsidRPr="00617E36">
        <w:t>xtended descriptive properties of a shear displacement structure (</w:t>
      </w:r>
      <w:del w:id="5354" w:author="Sen, Marcus A." w:date="2016-04-13T15:48:00Z">
        <w:r w:rsidR="00617E36" w:rsidRPr="00617E36" w:rsidDel="004E1387">
          <w:delText>ie</w:delText>
        </w:r>
      </w:del>
      <w:ins w:id="5355" w:author="Sen, Marcus A." w:date="2016-04-13T15:48:00Z">
        <w:r w:rsidR="004E1387" w:rsidRPr="00617E36">
          <w:t>i.e.</w:t>
        </w:r>
      </w:ins>
      <w:r w:rsidR="00617E36" w:rsidRPr="00617E36">
        <w:t>, fault or shear)</w:t>
      </w:r>
      <w:r>
        <w:t xml:space="preserve"> defined in </w:t>
      </w:r>
      <w:r>
        <w:fldChar w:fldCharType="begin"/>
      </w:r>
      <w:r>
        <w:instrText xml:space="preserve"> REF _Ref440799060 \n \h </w:instrText>
      </w:r>
      <w:r>
        <w:fldChar w:fldCharType="separate"/>
      </w:r>
      <w:ins w:id="5356" w:author="Sen, Marcus A." w:date="2016-04-13T16:56:00Z">
        <w:r w:rsidR="00D33949">
          <w:t>7.4.3.5</w:t>
        </w:r>
      </w:ins>
      <w:ins w:id="5357" w:author="Boisvert, Eric" w:date="2016-04-01T07:54:00Z">
        <w:del w:id="5358" w:author="Sen, Marcus A." w:date="2016-04-13T16:56:00Z">
          <w:r w:rsidR="00E21DD0" w:rsidDel="00D33949">
            <w:delText>7.4.3.5</w:delText>
          </w:r>
        </w:del>
      </w:ins>
      <w:ins w:id="5359" w:author="Eric Boisvert" w:date="2016-03-28T16:06:00Z">
        <w:del w:id="5360" w:author="Sen, Marcus A." w:date="2016-04-13T16:56:00Z">
          <w:r w:rsidR="003842F3" w:rsidDel="00D33949">
            <w:delText>7.4.3.5</w:delText>
          </w:r>
        </w:del>
      </w:ins>
      <w:del w:id="5361" w:author="Sen, Marcus A." w:date="2016-04-13T16:56:00Z">
        <w:r w:rsidR="004D34D6" w:rsidDel="00D33949">
          <w:delText>8.4.3.5</w:delText>
        </w:r>
      </w:del>
      <w:r>
        <w:fldChar w:fldCharType="end"/>
      </w:r>
      <w:r>
        <w:t xml:space="preserve"> by extending the abstract property block ShearDisplacementStructureAbstractDescription.</w:t>
      </w:r>
    </w:p>
    <w:p w14:paraId="30DEBDCB" w14:textId="7CFC2286" w:rsidR="00617E36" w:rsidRDefault="001759FE" w:rsidP="00617E36">
      <w:pPr>
        <w:keepNext/>
      </w:pPr>
      <w:r>
        <w:rPr>
          <w:noProof/>
          <w:lang w:val="en-CA" w:eastAsia="en-CA"/>
        </w:rPr>
        <w:pict w14:anchorId="61B1CC6B">
          <v:shape id="_x0000_i1093" type="#_x0000_t75" style="width:431.2pt;height:319.2pt;visibility:visible;mso-wrap-style:square">
            <v:imagedata r:id="rId84" o:title=""/>
          </v:shape>
        </w:pict>
      </w:r>
      <w:r w:rsidR="001B4102">
        <w:rPr>
          <w:rStyle w:val="CommentReference"/>
        </w:rPr>
        <w:commentReference w:id="5362"/>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5363" w:author="Sen, Marcus A." w:date="2016-04-13T16:56:00Z">
        <w:r w:rsidR="00D33949">
          <w:rPr>
            <w:noProof/>
          </w:rPr>
          <w:t>67</w:t>
        </w:r>
      </w:ins>
      <w:ins w:id="5364" w:author="Eric Boisvert" w:date="2016-04-03T12:16:00Z">
        <w:del w:id="5365" w:author="Sen, Marcus A." w:date="2016-04-13T16:56:00Z">
          <w:r w:rsidR="00652185" w:rsidDel="00D33949">
            <w:rPr>
              <w:noProof/>
            </w:rPr>
            <w:delText>67</w:delText>
          </w:r>
        </w:del>
      </w:ins>
      <w:ins w:id="5366" w:author="Boisvert, Eric" w:date="2016-04-01T13:15:00Z">
        <w:del w:id="5367" w:author="Sen, Marcus A." w:date="2016-04-13T16:56:00Z">
          <w:r w:rsidR="008D755A" w:rsidDel="00D33949">
            <w:rPr>
              <w:noProof/>
            </w:rPr>
            <w:delText>66</w:delText>
          </w:r>
        </w:del>
      </w:ins>
      <w:del w:id="5368" w:author="Sen, Marcus A." w:date="2016-04-13T16:56:00Z">
        <w:r w:rsidR="0085617E" w:rsidDel="00D33949">
          <w:rPr>
            <w:noProof/>
          </w:rPr>
          <w:delText>66</w:delText>
        </w:r>
      </w:del>
      <w:r w:rsidR="00673E83">
        <w:rPr>
          <w:noProof/>
        </w:rPr>
        <w:fldChar w:fldCharType="end"/>
      </w:r>
      <w:r>
        <w:t>: ShearDisplacementStructureDescription</w:t>
      </w:r>
      <w:ins w:id="5369" w:author="Boisvert, Eric" w:date="2016-03-29T09:04:00Z">
        <w:r w:rsidR="008279FB">
          <w:t xml:space="preserve"> context diagram.</w:t>
        </w:r>
      </w:ins>
    </w:p>
    <w:p w14:paraId="4C496C34" w14:textId="4AAC8A86" w:rsidR="00617E36" w:rsidRDefault="001B4102" w:rsidP="00D20646">
      <w:pPr>
        <w:pStyle w:val="Heading5"/>
        <w:rPr>
          <w:lang w:val="en-CA"/>
        </w:rPr>
      </w:pPr>
      <w:bookmarkStart w:id="5370" w:name="BKM_E32F3F79_7117_4294_86FD_A68126B03F62"/>
      <w:bookmarkEnd w:id="5370"/>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0C039A89"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del w:id="5371" w:author="Sen, Marcus A." w:date="2016-04-13T15:48:00Z">
        <w:r w:rsidRPr="001B4102" w:rsidDel="004E1387">
          <w:rPr>
            <w:lang w:val="en-CA"/>
          </w:rPr>
          <w:delText>ie</w:delText>
        </w:r>
      </w:del>
      <w:ins w:id="5372" w:author="Sen, Marcus A." w:date="2016-04-13T15:48:00Z">
        <w:r w:rsidR="004E1387" w:rsidRPr="001B4102">
          <w:rPr>
            <w:lang w:val="en-CA"/>
          </w:rPr>
          <w:t>i.e.</w:t>
        </w:r>
      </w:ins>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5373" w:author="Boisvert, Eric" w:date="2016-03-30T12:37:00Z">
        <w:r w:rsidR="00D331B1">
          <w:rPr>
            <w:lang w:val="en-CA"/>
          </w:rPr>
          <w:t>(</w:t>
        </w:r>
      </w:ins>
      <w:ins w:id="5374"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5375" w:author="Sen, Marcus A." w:date="2016-04-13T16:56:00Z">
        <w:r w:rsidR="00D33949">
          <w:rPr>
            <w:lang w:val="en-CA"/>
          </w:rPr>
          <w:t>7.5.2.11</w:t>
        </w:r>
      </w:ins>
      <w:ins w:id="5376" w:author="Boisvert, Eric" w:date="2016-03-30T12:38:00Z">
        <w:r w:rsidR="00D331B1">
          <w:rPr>
            <w:lang w:val="en-CA"/>
          </w:rPr>
          <w:fldChar w:fldCharType="end"/>
        </w:r>
      </w:ins>
      <w:ins w:id="5377" w:author="Boisvert, Eric" w:date="2016-03-30T12:37:00Z">
        <w:r w:rsidR="00D331B1">
          <w:rPr>
            <w:lang w:val="en-CA"/>
          </w:rPr>
          <w:t>)</w:t>
        </w:r>
      </w:ins>
      <w:ins w:id="5378"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5379" w:name="BKM_76F0AF36_F011_4216_B99A_7C75820C7A2C"/>
      <w:bookmarkStart w:id="5380" w:name="BKM_B13360B8_167E_4DA8_A7B7_EA7DCABE7993"/>
      <w:bookmarkStart w:id="5381" w:name="_Toc448329986"/>
      <w:bookmarkEnd w:id="5379"/>
      <w:bookmarkEnd w:id="5380"/>
      <w:r>
        <w:t>Geologic Unit Details</w:t>
      </w:r>
      <w:bookmarkEnd w:id="5381"/>
    </w:p>
    <w:p w14:paraId="0EEDACEA" w14:textId="77777777" w:rsidR="00CB339F" w:rsidRDefault="00CB339F" w:rsidP="00AB10FC"/>
    <w:p w14:paraId="54DF5947" w14:textId="7DDFE7A7"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5382" w:author="Sen, Marcus A." w:date="2016-04-13T16:56:00Z">
        <w:r w:rsidR="00D33949">
          <w:t>7.4.1.3</w:t>
        </w:r>
      </w:ins>
      <w:ins w:id="5383" w:author="Boisvert, Eric" w:date="2016-04-01T07:54:00Z">
        <w:del w:id="5384" w:author="Sen, Marcus A." w:date="2016-04-13T16:56:00Z">
          <w:r w:rsidR="00E21DD0" w:rsidDel="00D33949">
            <w:delText>7.4.1.3</w:delText>
          </w:r>
        </w:del>
      </w:ins>
      <w:ins w:id="5385" w:author="Eric Boisvert" w:date="2016-03-28T16:06:00Z">
        <w:del w:id="5386" w:author="Sen, Marcus A." w:date="2016-04-13T16:56:00Z">
          <w:r w:rsidR="003842F3" w:rsidDel="00D33949">
            <w:delText>7.4.1.3</w:delText>
          </w:r>
        </w:del>
      </w:ins>
      <w:del w:id="5387" w:author="Sen, Marcus A." w:date="2016-04-13T16:56:00Z">
        <w:r w:rsidR="004D34D6" w:rsidDel="00D33949">
          <w:delText>8.4.1.3</w:delText>
        </w:r>
      </w:del>
      <w:r w:rsidR="00297011">
        <w:fldChar w:fldCharType="end"/>
      </w:r>
      <w:r w:rsidR="00297011">
        <w:t>)</w:t>
      </w:r>
      <w:r w:rsidRPr="00CB339F">
        <w:t>.</w:t>
      </w:r>
    </w:p>
    <w:p w14:paraId="47A20F63" w14:textId="16F8E84A" w:rsidR="00CB339F" w:rsidRDefault="001759FE" w:rsidP="00CB339F">
      <w:pPr>
        <w:keepNext/>
      </w:pPr>
      <w:r>
        <w:rPr>
          <w:noProof/>
          <w:lang w:val="en-CA" w:eastAsia="en-CA"/>
        </w:rPr>
        <w:pict w14:anchorId="30A076C3">
          <v:shape id="_x0000_i1094" type="#_x0000_t75" style="width:253.6pt;height:554.4pt;visibility:visible;mso-wrap-style:square">
            <v:imagedata r:id="rId85"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5388" w:author="Sen, Marcus A." w:date="2016-04-13T16:56:00Z">
        <w:r w:rsidR="00D33949">
          <w:rPr>
            <w:noProof/>
          </w:rPr>
          <w:t>68</w:t>
        </w:r>
      </w:ins>
      <w:ins w:id="5389" w:author="Eric Boisvert" w:date="2016-04-03T12:16:00Z">
        <w:del w:id="5390" w:author="Sen, Marcus A." w:date="2016-04-13T16:56:00Z">
          <w:r w:rsidR="00652185" w:rsidDel="00D33949">
            <w:rPr>
              <w:noProof/>
            </w:rPr>
            <w:delText>68</w:delText>
          </w:r>
        </w:del>
      </w:ins>
      <w:ins w:id="5391" w:author="Boisvert, Eric" w:date="2016-04-01T13:15:00Z">
        <w:del w:id="5392" w:author="Sen, Marcus A." w:date="2016-04-13T16:56:00Z">
          <w:r w:rsidR="008D755A" w:rsidDel="00D33949">
            <w:rPr>
              <w:noProof/>
            </w:rPr>
            <w:delText>67</w:delText>
          </w:r>
        </w:del>
      </w:ins>
      <w:del w:id="5393" w:author="Sen, Marcus A." w:date="2016-04-13T16:56:00Z">
        <w:r w:rsidR="0085617E" w:rsidDel="00D33949">
          <w:rPr>
            <w:noProof/>
          </w:rPr>
          <w:delText>67</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5394" w:author="Sen, Marcus A." w:date="2016-04-13T16:56:00Z">
        <w:r w:rsidR="00D33949">
          <w:t>7.4.1.3</w:t>
        </w:r>
      </w:ins>
      <w:ins w:id="5395" w:author="Boisvert, Eric" w:date="2016-04-01T07:54:00Z">
        <w:del w:id="5396" w:author="Sen, Marcus A." w:date="2016-04-13T16:56:00Z">
          <w:r w:rsidR="00E21DD0" w:rsidDel="00D33949">
            <w:delText>7.4.1.3</w:delText>
          </w:r>
        </w:del>
      </w:ins>
      <w:ins w:id="5397" w:author="Eric Boisvert" w:date="2016-03-28T16:06:00Z">
        <w:del w:id="5398" w:author="Sen, Marcus A." w:date="2016-04-13T16:56:00Z">
          <w:r w:rsidR="003842F3" w:rsidDel="00D33949">
            <w:delText>7.4.1.3</w:delText>
          </w:r>
        </w:del>
      </w:ins>
      <w:del w:id="5399" w:author="Sen, Marcus A." w:date="2016-04-13T16:56:00Z">
        <w:r w:rsidR="004D34D6" w:rsidDel="00D33949">
          <w:delText>8.4.1.3</w:delText>
        </w:r>
      </w:del>
      <w:r>
        <w:fldChar w:fldCharType="end"/>
      </w:r>
      <w:r>
        <w:t>)</w:t>
      </w:r>
      <w:r w:rsidRPr="00CB339F">
        <w:t>.</w:t>
      </w:r>
    </w:p>
    <w:p w14:paraId="5E871F43" w14:textId="7D7B38ED" w:rsidR="00CB339F" w:rsidRDefault="00297011" w:rsidP="00D20646">
      <w:pPr>
        <w:pStyle w:val="Heading5"/>
        <w:rPr>
          <w:lang w:val="en-CA"/>
        </w:rPr>
      </w:pPr>
      <w:bookmarkStart w:id="5400" w:name="BKM_E8CC2926_B007_4DFB_997F_F78EC469DF9A"/>
      <w:bookmarkEnd w:id="5400"/>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5401" w:author="Boisvert, Eric" w:date="2016-03-30T12:39:00Z">
        <w:r w:rsidR="00D331B1">
          <w:rPr>
            <w:lang w:val="en-CA"/>
          </w:rPr>
          <w:t>SWE</w:t>
        </w:r>
      </w:ins>
      <w:del w:id="5402"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403"/>
      <w:r w:rsidRPr="00297011">
        <w:rPr>
          <w:lang w:val="en-CA"/>
        </w:rPr>
        <w:t xml:space="preserve">is independent </w:t>
      </w:r>
      <w:commentRangeEnd w:id="5403"/>
      <w:r>
        <w:rPr>
          <w:rStyle w:val="CommentReference"/>
        </w:rPr>
        <w:commentReference w:id="5403"/>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5404" w:author="Boisvert, Eric" w:date="2016-03-30T12:40:00Z">
        <w:r w:rsidR="00D331B1">
          <w:rPr>
            <w:lang w:val="en-CA"/>
          </w:rPr>
          <w:t>SWE</w:t>
        </w:r>
      </w:ins>
      <w:del w:id="5405"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5406" w:author="Boisvert, Eric" w:date="2016-03-30T12:41:00Z">
        <w:r w:rsidR="00D331B1">
          <w:rPr>
            <w:lang w:val="en-CA"/>
          </w:rPr>
          <w:t>SWE</w:t>
        </w:r>
      </w:ins>
      <w:del w:id="5407"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408"/>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408"/>
      <w:r w:rsidR="00D331B1">
        <w:rPr>
          <w:rStyle w:val="CommentReference"/>
        </w:rPr>
        <w:commentReference w:id="5408"/>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5409" w:author="Sen, Marcus A." w:date="2016-04-13T16:56:00Z">
        <w:r w:rsidR="00D33949">
          <w:rPr>
            <w:lang w:val="en-CA"/>
          </w:rPr>
          <w:t>7.5.5.2</w:t>
        </w:r>
      </w:ins>
      <w:ins w:id="5410" w:author="Boisvert, Eric" w:date="2016-04-01T07:54:00Z">
        <w:del w:id="5411" w:author="Sen, Marcus A." w:date="2016-04-13T16:56:00Z">
          <w:r w:rsidR="00E21DD0" w:rsidDel="00D33949">
            <w:rPr>
              <w:lang w:val="en-CA"/>
            </w:rPr>
            <w:delText>7.5.5.2</w:delText>
          </w:r>
        </w:del>
      </w:ins>
      <w:ins w:id="5412" w:author="Eric Boisvert" w:date="2016-03-28T16:06:00Z">
        <w:del w:id="5413" w:author="Sen, Marcus A." w:date="2016-04-13T16:56:00Z">
          <w:r w:rsidR="003842F3" w:rsidDel="00D33949">
            <w:rPr>
              <w:lang w:val="en-CA"/>
            </w:rPr>
            <w:delText>7.5.5.2</w:delText>
          </w:r>
        </w:del>
      </w:ins>
      <w:del w:id="5414" w:author="Sen, Marcus A." w:date="2016-04-13T16:56:00Z">
        <w:r w:rsidR="004D34D6" w:rsidDel="00D33949">
          <w:rPr>
            <w:lang w:val="en-CA"/>
          </w:rPr>
          <w:delText>8.5.5.2</w:delText>
        </w:r>
      </w:del>
      <w:r w:rsidR="00E97193">
        <w:rPr>
          <w:lang w:val="en-CA"/>
        </w:rPr>
        <w:fldChar w:fldCharType="end"/>
      </w:r>
      <w:r w:rsidR="00E97193">
        <w:rPr>
          <w:lang w:val="en-CA"/>
        </w:rPr>
        <w:t>)</w:t>
      </w:r>
      <w:ins w:id="5415" w:author="Boisvert, Eric" w:date="2016-03-29T09:05:00Z">
        <w:r w:rsidR="008279FB">
          <w:rPr>
            <w:lang w:val="en-CA"/>
          </w:rPr>
          <w:t>.</w:t>
        </w:r>
      </w:ins>
    </w:p>
    <w:p w14:paraId="442C7D8D" w14:textId="2436C79B" w:rsidR="006045F2" w:rsidRDefault="006045F2" w:rsidP="006045F2">
      <w:pPr>
        <w:pStyle w:val="Heading4"/>
      </w:pPr>
      <w:bookmarkStart w:id="5416" w:name="BKM_BB58E692_A1AE_4D52_B50D_8A8583AB1BE4"/>
      <w:bookmarkStart w:id="5417" w:name="BKM_31BF4296_6E8D_413D_AA94_37BAA601A4E2"/>
      <w:bookmarkStart w:id="5418" w:name="BKM_0CE007A8_3CE4_4605_997D_014E0E71F898"/>
      <w:bookmarkStart w:id="5419" w:name="BKM_4ACCDAB5_D34A_4312_AB32_2B6F03610F7A"/>
      <w:bookmarkStart w:id="5420" w:name="_Ref440802024"/>
      <w:bookmarkEnd w:id="5416"/>
      <w:bookmarkEnd w:id="5417"/>
      <w:bookmarkEnd w:id="5418"/>
      <w:bookmarkEnd w:id="5419"/>
      <w:r>
        <w:t>BeddingDescription</w:t>
      </w:r>
      <w:bookmarkEnd w:id="5420"/>
    </w:p>
    <w:p w14:paraId="30D66ADD" w14:textId="77777777" w:rsidR="006045F2" w:rsidRPr="006045F2" w:rsidRDefault="006045F2" w:rsidP="006045F2"/>
    <w:p w14:paraId="79D9664E" w14:textId="30131C9E" w:rsidR="006045F2" w:rsidRDefault="00E97193" w:rsidP="00AB10FC">
      <w:r>
        <w:t>BeddingDescription provide</w:t>
      </w:r>
      <w:ins w:id="5421" w:author="Boisvert, Eric" w:date="2016-03-30T12:44:00Z">
        <w:r w:rsidR="00D331B1">
          <w:t>s</w:t>
        </w:r>
      </w:ins>
      <w:del w:id="5422" w:author="Boisvert, Eric" w:date="2016-03-30T12:44:00Z">
        <w:r w:rsidDel="00D331B1">
          <w:delText>d</w:delText>
        </w:r>
      </w:del>
      <w:r>
        <w:t xml:space="preserve"> a detailed</w:t>
      </w:r>
      <w:del w:id="5423"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424" w:name="BKM_19472229_5BF0_45F8_BED6_B86B706423A9"/>
      <w:bookmarkEnd w:id="5424"/>
      <w:r w:rsidRPr="00D970E9">
        <w:rPr>
          <w:lang w:val="en-CA"/>
        </w:rPr>
        <w:t>beddingPattern</w:t>
      </w:r>
    </w:p>
    <w:p w14:paraId="58E0D95D" w14:textId="77777777" w:rsidR="00E97193" w:rsidRDefault="00E97193" w:rsidP="00D20646">
      <w:pPr>
        <w:rPr>
          <w:lang w:val="en-CA"/>
        </w:rPr>
      </w:pPr>
    </w:p>
    <w:p w14:paraId="4A3C66C4" w14:textId="7C5E0F1A" w:rsidR="00E97193" w:rsidRDefault="00E97193" w:rsidP="00D20646">
      <w:pPr>
        <w:rPr>
          <w:lang w:val="en-CA"/>
        </w:rPr>
      </w:pPr>
      <w:r>
        <w:rPr>
          <w:lang w:val="en-CA"/>
        </w:rPr>
        <w:t>The property beddingPattern (</w:t>
      </w:r>
      <w:del w:id="5425" w:author="Boisvert, Eric" w:date="2016-03-30T12:45:00Z">
        <w:r w:rsidDel="00D331B1">
          <w:rPr>
            <w:lang w:val="en-CA"/>
          </w:rPr>
          <w:delText>swe</w:delText>
        </w:r>
      </w:del>
      <w:ins w:id="5426" w:author="Boisvert, Eric" w:date="2016-03-30T12:45:00Z">
        <w:r w:rsidR="00D331B1">
          <w:rPr>
            <w:lang w:val="en-CA"/>
          </w:rPr>
          <w:t>SWE</w:t>
        </w:r>
      </w:ins>
      <w:r>
        <w:rPr>
          <w:lang w:val="en-CA"/>
        </w:rPr>
        <w:t xml:space="preserve">:Category) shall provide a term from a controlled </w:t>
      </w:r>
      <w:del w:id="5427" w:author="Sen, Marcus A." w:date="2016-04-13T15:50:00Z">
        <w:r w:rsidDel="008B2187">
          <w:rPr>
            <w:lang w:val="en-CA"/>
          </w:rPr>
          <w:delText xml:space="preserve">vocabulary </w:delText>
        </w:r>
        <w:r w:rsidRPr="00E97193" w:rsidDel="008B2187">
          <w:rPr>
            <w:lang w:val="en-CA"/>
          </w:rPr>
          <w:delText xml:space="preserve"> specifying</w:delText>
        </w:r>
      </w:del>
      <w:ins w:id="5428" w:author="Sen, Marcus A." w:date="2016-04-13T15:50:00Z">
        <w:r w:rsidR="008B2187">
          <w:rPr>
            <w:lang w:val="en-CA"/>
          </w:rPr>
          <w:t xml:space="preserve">vocabulary </w:t>
        </w:r>
        <w:r w:rsidR="008B2187" w:rsidRPr="00E97193">
          <w:rPr>
            <w:lang w:val="en-CA"/>
          </w:rPr>
          <w:t>specifying</w:t>
        </w:r>
      </w:ins>
      <w:r w:rsidRPr="00E97193">
        <w:rPr>
          <w:lang w:val="en-CA"/>
        </w:rPr>
        <w:t xml:space="preserve"> patterns of bedding thickness or relationships between bedding packages. (</w:t>
      </w:r>
      <w:del w:id="5429" w:author="Sen, Marcus A." w:date="2016-04-13T15:50:00Z">
        <w:r w:rsidRPr="00E97193" w:rsidDel="008B2187">
          <w:rPr>
            <w:lang w:val="en-CA"/>
          </w:rPr>
          <w:delText>eg</w:delText>
        </w:r>
      </w:del>
      <w:ins w:id="5430" w:author="Sen, Marcus A." w:date="2016-04-13T15:50:00Z">
        <w:r w:rsidR="008B2187" w:rsidRPr="00E97193">
          <w:rPr>
            <w:lang w:val="en-CA"/>
          </w:rPr>
          <w:t>e.g.</w:t>
        </w:r>
      </w:ins>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5431" w:author="Boisvert, Eric" w:date="2016-03-30T12:45:00Z">
        <w:r w:rsidR="00D331B1">
          <w:rPr>
            <w:lang w:val="en-CA"/>
          </w:rPr>
          <w:t>SWE</w:t>
        </w:r>
      </w:ins>
      <w:del w:id="5432"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5433" w:author="Boisvert, Eric" w:date="2016-03-30T12:45:00Z">
        <w:r w:rsidR="00D331B1">
          <w:rPr>
            <w:lang w:val="en-CA"/>
          </w:rPr>
          <w:t>SWE</w:t>
        </w:r>
      </w:ins>
      <w:del w:id="5434" w:author="Boisvert, Eric" w:date="2016-03-30T12:45:00Z">
        <w:r w:rsidDel="00D331B1">
          <w:rPr>
            <w:lang w:val="en-CA"/>
          </w:rPr>
          <w:delText>swe</w:delText>
        </w:r>
      </w:del>
      <w:r>
        <w:rPr>
          <w:lang w:val="en-CA"/>
        </w:rPr>
        <w:t xml:space="preserve">:Category) shall provide </w:t>
      </w:r>
      <w:commentRangeStart w:id="5435"/>
      <w:r>
        <w:rPr>
          <w:lang w:val="en-CA"/>
        </w:rPr>
        <w:t>a term</w:t>
      </w:r>
      <w:commentRangeEnd w:id="5435"/>
      <w:r>
        <w:rPr>
          <w:rStyle w:val="CommentReference"/>
        </w:rPr>
        <w:commentReference w:id="5435"/>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436" w:name="BKM_B8E145AE_8356_455D_8AF6_DD01E80B774C"/>
      <w:bookmarkStart w:id="5437" w:name="BKM_8FB90A67_2503_406F_8326_44811B80D96C"/>
      <w:bookmarkStart w:id="5438" w:name="BKM_32D036C1_ECEB_4E0E_8D49_567109DB3963"/>
      <w:bookmarkStart w:id="5439" w:name="_Toc448329987"/>
      <w:bookmarkEnd w:id="5436"/>
      <w:bookmarkEnd w:id="5437"/>
      <w:bookmarkEnd w:id="5438"/>
      <w:r>
        <w:t>GeoSciML extension vocabularies</w:t>
      </w:r>
      <w:bookmarkEnd w:id="5439"/>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5440" w:author="Sen, Marcus A." w:date="2016-04-13T16:56:00Z">
        <w:r w:rsidR="00D33949">
          <w:t xml:space="preserve">Table </w:t>
        </w:r>
        <w:r w:rsidR="00D33949">
          <w:rPr>
            <w:noProof/>
          </w:rPr>
          <w:t>5</w:t>
        </w:r>
      </w:ins>
      <w:ins w:id="5441" w:author="Boisvert, Eric" w:date="2016-04-01T07:54:00Z">
        <w:del w:id="5442" w:author="Sen, Marcus A." w:date="2016-04-13T16:56:00Z">
          <w:r w:rsidR="00E21DD0" w:rsidDel="00D33949">
            <w:delText xml:space="preserve">Table </w:delText>
          </w:r>
          <w:r w:rsidR="00E21DD0" w:rsidDel="00D33949">
            <w:rPr>
              <w:noProof/>
            </w:rPr>
            <w:delText>5</w:delText>
          </w:r>
        </w:del>
      </w:ins>
      <w:ins w:id="5443" w:author="Eric Boisvert" w:date="2016-03-28T16:06:00Z">
        <w:del w:id="5444" w:author="Sen, Marcus A." w:date="2016-04-13T16:56:00Z">
          <w:r w:rsidR="003842F3" w:rsidDel="00D33949">
            <w:delText xml:space="preserve">Table </w:delText>
          </w:r>
          <w:r w:rsidR="003842F3" w:rsidDel="00D33949">
            <w:rPr>
              <w:noProof/>
            </w:rPr>
            <w:delText>5</w:delText>
          </w:r>
        </w:del>
      </w:ins>
      <w:del w:id="5445" w:author="Sen, Marcus A." w:date="2016-04-13T16:56:00Z">
        <w:r w:rsidDel="00D33949">
          <w:delText xml:space="preserve">Table </w:delText>
        </w:r>
        <w:r w:rsidDel="00D33949">
          <w:rPr>
            <w:noProof/>
          </w:rPr>
          <w:delText>15</w:delText>
        </w:r>
      </w:del>
      <w:r>
        <w:fldChar w:fldCharType="end"/>
      </w:r>
      <w:ins w:id="5446"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5447"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447"/>
      <w:r>
        <w:t xml:space="preserve"> : GeoSciML vocabularies</w:t>
      </w:r>
      <w:ins w:id="5448"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5449"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5450"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6DB1654"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del w:id="5451" w:author="Sen, Marcus A." w:date="2016-04-13T15:52:00Z">
              <w:r w:rsidRPr="00935765" w:rsidDel="004D38A0">
                <w:rPr>
                  <w:rFonts w:ascii="Calibri" w:hAnsi="Calibri"/>
                  <w:color w:val="000000"/>
                </w:rPr>
                <w:delText>eg</w:delText>
              </w:r>
            </w:del>
            <w:ins w:id="5452" w:author="Sen, Marcus A." w:date="2016-04-13T15:52:00Z">
              <w:r w:rsidR="004D38A0" w:rsidRPr="00935765">
                <w:rPr>
                  <w:rFonts w:ascii="Calibri" w:hAnsi="Calibri"/>
                  <w:color w:val="000000"/>
                </w:rPr>
                <w:t>e.g.</w:t>
              </w:r>
            </w:ins>
            <w:r w:rsidRPr="00935765">
              <w:rPr>
                <w:rFonts w:ascii="Calibri" w:hAnsi="Calibri"/>
                <w:color w:val="000000"/>
              </w:rPr>
              <w:t>, matrix, phenocryst)</w:t>
            </w:r>
            <w:ins w:id="5453"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5454"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5455"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5CBA0B63"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del w:id="5456" w:author="Sen, Marcus A." w:date="2016-04-13T15:52:00Z">
              <w:r w:rsidRPr="00935765" w:rsidDel="004D38A0">
                <w:rPr>
                  <w:rFonts w:ascii="Calibri" w:hAnsi="Calibri"/>
                  <w:color w:val="000000"/>
                </w:rPr>
                <w:delText>eg</w:delText>
              </w:r>
            </w:del>
            <w:ins w:id="5457" w:author="Sen, Marcus A." w:date="2016-04-13T15:52:00Z">
              <w:r w:rsidR="004D38A0" w:rsidRPr="00935765">
                <w:rPr>
                  <w:rFonts w:ascii="Calibri" w:hAnsi="Calibri"/>
                  <w:color w:val="000000"/>
                </w:rPr>
                <w:t>e.g.</w:t>
              </w:r>
            </w:ins>
            <w:r w:rsidRPr="00935765">
              <w:rPr>
                <w:rFonts w:ascii="Calibri" w:hAnsi="Calibri"/>
                <w:color w:val="000000"/>
              </w:rPr>
              <w:t>, bioclast, phenocryst, pyroclast)</w:t>
            </w:r>
            <w:ins w:id="5458"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716B080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del w:id="5459" w:author="Sen, Marcus A." w:date="2016-04-13T15:52:00Z">
              <w:r w:rsidRPr="00935765" w:rsidDel="004D38A0">
                <w:rPr>
                  <w:rFonts w:ascii="Calibri" w:hAnsi="Calibri"/>
                  <w:color w:val="000000"/>
                </w:rPr>
                <w:delText>eg</w:delText>
              </w:r>
            </w:del>
            <w:ins w:id="5460" w:author="Sen, Marcus A." w:date="2016-04-13T15:52:00Z">
              <w:r w:rsidR="004D38A0" w:rsidRPr="00935765">
                <w:rPr>
                  <w:rFonts w:ascii="Calibri" w:hAnsi="Calibri"/>
                  <w:color w:val="000000"/>
                </w:rPr>
                <w:t>e.g.</w:t>
              </w:r>
            </w:ins>
            <w:r w:rsidRPr="00935765">
              <w:rPr>
                <w:rFonts w:ascii="Calibri" w:hAnsi="Calibri"/>
                <w:color w:val="000000"/>
              </w:rPr>
              <w:t xml:space="preserve">, density, porosity, magnetic susceptibility, magnetic remanence, conductivity, </w:t>
            </w:r>
            <w:del w:id="5461" w:author="Sen, Marcus A." w:date="2016-04-13T15:52:00Z">
              <w:r w:rsidRPr="00935765" w:rsidDel="004D38A0">
                <w:rPr>
                  <w:rFonts w:ascii="Calibri" w:hAnsi="Calibri"/>
                  <w:color w:val="000000"/>
                </w:rPr>
                <w:delText>etc</w:delText>
              </w:r>
            </w:del>
            <w:ins w:id="5462" w:author="Sen, Marcus A." w:date="2016-04-13T15:52:00Z">
              <w:r w:rsidR="004D38A0" w:rsidRPr="00935765">
                <w:rPr>
                  <w:rFonts w:ascii="Calibri" w:hAnsi="Calibri"/>
                  <w:color w:val="000000"/>
                </w:rPr>
                <w:t>etc.</w:t>
              </w:r>
            </w:ins>
            <w:r w:rsidRPr="00935765">
              <w:rPr>
                <w:rFonts w:ascii="Calibri" w:hAnsi="Calibri"/>
                <w:color w:val="000000"/>
              </w:rPr>
              <w:t>)</w:t>
            </w:r>
            <w:ins w:id="5463"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2C688AFA"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del w:id="5464" w:author="Sen, Marcus A." w:date="2016-04-13T15:53:00Z">
              <w:r w:rsidRPr="00935765" w:rsidDel="004D38A0">
                <w:rPr>
                  <w:rFonts w:ascii="Calibri" w:hAnsi="Calibri"/>
                  <w:color w:val="000000"/>
                </w:rPr>
                <w:delText>eg</w:delText>
              </w:r>
            </w:del>
            <w:ins w:id="5465" w:author="Sen, Marcus A." w:date="2016-04-13T15:53:00Z">
              <w:r w:rsidR="004D38A0" w:rsidRPr="00935765">
                <w:rPr>
                  <w:rFonts w:ascii="Calibri" w:hAnsi="Calibri"/>
                  <w:color w:val="000000"/>
                </w:rPr>
                <w:t>e.g.</w:t>
              </w:r>
            </w:ins>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5466"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4A827EC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del w:id="5467" w:author="Sen, Marcus A." w:date="2016-04-13T15:53:00Z">
              <w:r w:rsidRPr="00935765" w:rsidDel="004D38A0">
                <w:rPr>
                  <w:rFonts w:ascii="Calibri" w:hAnsi="Calibri"/>
                  <w:color w:val="000000"/>
                </w:rPr>
                <w:delText>movement  (</w:delText>
              </w:r>
            </w:del>
            <w:ins w:id="5468" w:author="Sen, Marcus A." w:date="2016-04-13T15:53:00Z">
              <w:r w:rsidR="004D38A0" w:rsidRPr="00935765">
                <w:rPr>
                  <w:rFonts w:ascii="Calibri" w:hAnsi="Calibri"/>
                  <w:color w:val="000000"/>
                </w:rPr>
                <w:t>movement (</w:t>
              </w:r>
            </w:ins>
            <w:del w:id="5469" w:author="Sen, Marcus A." w:date="2016-04-13T15:53:00Z">
              <w:r w:rsidRPr="00935765" w:rsidDel="004D38A0">
                <w:rPr>
                  <w:rFonts w:ascii="Calibri" w:hAnsi="Calibri"/>
                  <w:color w:val="000000"/>
                </w:rPr>
                <w:delText>eg</w:delText>
              </w:r>
            </w:del>
            <w:ins w:id="5470" w:author="Sen, Marcus A." w:date="2016-04-13T15:53:00Z">
              <w:r w:rsidR="004D38A0" w:rsidRPr="00935765">
                <w:rPr>
                  <w:rFonts w:ascii="Calibri" w:hAnsi="Calibri"/>
                  <w:color w:val="000000"/>
                </w:rPr>
                <w:t>e.g.</w:t>
              </w:r>
            </w:ins>
            <w:r w:rsidRPr="00935765">
              <w:rPr>
                <w:rFonts w:ascii="Calibri" w:hAnsi="Calibri"/>
                <w:color w:val="000000"/>
              </w:rPr>
              <w:t>, dip-slip, strike-slip)</w:t>
            </w:r>
            <w:ins w:id="5471"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78EE798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del w:id="5472" w:author="Sen, Marcus A." w:date="2016-04-13T15:53:00Z">
              <w:r w:rsidRPr="00935765" w:rsidDel="004D38A0">
                <w:rPr>
                  <w:rFonts w:ascii="Calibri" w:hAnsi="Calibri"/>
                  <w:color w:val="000000"/>
                </w:rPr>
                <w:delText>eg</w:delText>
              </w:r>
            </w:del>
            <w:ins w:id="5473" w:author="Sen, Marcus A." w:date="2016-04-13T15:53:00Z">
              <w:r w:rsidR="004D38A0" w:rsidRPr="00935765">
                <w:rPr>
                  <w:rFonts w:ascii="Calibri" w:hAnsi="Calibri"/>
                  <w:color w:val="000000"/>
                </w:rPr>
                <w:t>e.g.</w:t>
              </w:r>
            </w:ins>
            <w:r w:rsidRPr="00935765">
              <w:rPr>
                <w:rFonts w:ascii="Calibri" w:hAnsi="Calibri"/>
                <w:color w:val="000000"/>
              </w:rPr>
              <w:t xml:space="preserve">, miarolitic cavity, flame structure, load cast, shatter cone, trace fossil, fossil mold, </w:t>
            </w:r>
            <w:del w:id="5474" w:author="Sen, Marcus A." w:date="2016-04-13T15:53:00Z">
              <w:r w:rsidRPr="00935765" w:rsidDel="004D38A0">
                <w:rPr>
                  <w:rFonts w:ascii="Calibri" w:hAnsi="Calibri"/>
                  <w:color w:val="000000"/>
                </w:rPr>
                <w:delText>etc</w:delText>
              </w:r>
            </w:del>
            <w:ins w:id="5475" w:author="Sen, Marcus A." w:date="2016-04-13T15:53:00Z">
              <w:r w:rsidR="004D38A0" w:rsidRPr="00935765">
                <w:rPr>
                  <w:rFonts w:ascii="Calibri" w:hAnsi="Calibri"/>
                  <w:color w:val="000000"/>
                </w:rPr>
                <w:t>etc.</w:t>
              </w:r>
            </w:ins>
            <w:r w:rsidRPr="00935765">
              <w:rPr>
                <w:rFonts w:ascii="Calibri" w:hAnsi="Calibri"/>
                <w:color w:val="000000"/>
              </w:rPr>
              <w:t>)</w:t>
            </w:r>
            <w:ins w:id="5476"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5477" w:author="Boisvert, Eric" w:date="2016-03-30T12:46:00Z">
        <w:r>
          <w:br w:type="page"/>
        </w:r>
      </w:ins>
    </w:p>
    <w:p w14:paraId="62BDB0BB" w14:textId="4ED438C7" w:rsidR="003666A1" w:rsidRDefault="003666A1" w:rsidP="003666A1">
      <w:pPr>
        <w:pStyle w:val="Heading2"/>
        <w:rPr>
          <w:lang w:val="en-CA"/>
        </w:rPr>
      </w:pPr>
      <w:bookmarkStart w:id="5478" w:name="_Ref432948522"/>
      <w:bookmarkStart w:id="5479" w:name="_Toc448329988"/>
      <w:r w:rsidRPr="00D12552">
        <w:rPr>
          <w:lang w:val="en-CA"/>
        </w:rPr>
        <w:t xml:space="preserve">GeoSciML </w:t>
      </w:r>
      <w:r>
        <w:rPr>
          <w:lang w:val="en-CA"/>
        </w:rPr>
        <w:t>GeologicTime</w:t>
      </w:r>
      <w:r w:rsidRPr="00D12552">
        <w:rPr>
          <w:lang w:val="en-CA"/>
        </w:rPr>
        <w:t xml:space="preserve"> </w:t>
      </w:r>
      <w:ins w:id="5480" w:author="Eric Boisvert" w:date="2015-11-03T05:15:00Z">
        <w:r w:rsidR="004F0DC1">
          <w:rPr>
            <w:lang w:val="en-CA"/>
          </w:rPr>
          <w:t xml:space="preserve">Abstract </w:t>
        </w:r>
      </w:ins>
      <w:r w:rsidRPr="00D12552">
        <w:rPr>
          <w:lang w:val="en-CA"/>
        </w:rPr>
        <w:t xml:space="preserve">Requirements </w:t>
      </w:r>
      <w:del w:id="5481" w:author="Sen, Marcus A." w:date="2016-04-13T15:53:00Z">
        <w:r w:rsidRPr="00D12552" w:rsidDel="004D38A0">
          <w:rPr>
            <w:lang w:val="en-CA"/>
          </w:rPr>
          <w:delText>Class</w:delText>
        </w:r>
      </w:del>
      <w:bookmarkEnd w:id="5478"/>
      <w:ins w:id="5482" w:author="Eric Boisvert" w:date="2016-04-03T12:50:00Z">
        <w:del w:id="5483" w:author="Sen, Marcus A." w:date="2016-04-13T15:53:00Z">
          <w:r w:rsidR="00052694" w:rsidDel="004D38A0">
            <w:rPr>
              <w:lang w:val="en-CA"/>
            </w:rPr>
            <w:delText xml:space="preserve"> </w:delText>
          </w:r>
          <w:r w:rsidR="00052694" w:rsidDel="004D38A0">
            <w:delText xml:space="preserve"> (</w:delText>
          </w:r>
        </w:del>
      </w:ins>
      <w:ins w:id="5484" w:author="Sen, Marcus A." w:date="2016-04-13T15:53:00Z">
        <w:r w:rsidR="004D38A0" w:rsidRPr="00D12552">
          <w:rPr>
            <w:lang w:val="en-CA"/>
          </w:rPr>
          <w:t>Class</w:t>
        </w:r>
        <w:r w:rsidR="004D38A0">
          <w:rPr>
            <w:lang w:val="en-CA"/>
          </w:rPr>
          <w:t xml:space="preserve"> </w:t>
        </w:r>
        <w:r w:rsidR="004D38A0">
          <w:t>(</w:t>
        </w:r>
      </w:ins>
      <w:ins w:id="5485" w:author="Eric Boisvert" w:date="2016-04-03T12:50:00Z">
        <w:r w:rsidR="00052694">
          <w:t>Normative)</w:t>
        </w:r>
      </w:ins>
      <w:bookmarkEnd w:id="5479"/>
    </w:p>
    <w:p w14:paraId="2285F0D3" w14:textId="77777777" w:rsidR="002A58E0" w:rsidRDefault="002A58E0" w:rsidP="00355CAB">
      <w:pPr>
        <w:rPr>
          <w:ins w:id="5486"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5487" w:author="Boisvert, Eric" w:date="2016-03-30T13:06:00Z">
        <w:r w:rsidR="00775F72">
          <w:rPr>
            <w:lang w:val="en-CA"/>
          </w:rPr>
          <w:t xml:space="preserve">, developed by </w:t>
        </w:r>
      </w:ins>
      <w:del w:id="5488" w:author="Boisvert, Eric" w:date="2016-03-30T13:06:00Z">
        <w:r w:rsidRPr="003666A1" w:rsidDel="00775F72">
          <w:rPr>
            <w:lang w:val="en-CA"/>
          </w:rPr>
          <w:delText xml:space="preserve"> </w:delText>
        </w:r>
      </w:del>
      <w:ins w:id="5489"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5490"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1759FE" w:rsidP="000B1244">
      <w:pPr>
        <w:keepNext/>
      </w:pPr>
      <w:r>
        <w:rPr>
          <w:noProof/>
          <w:lang w:val="en-CA" w:eastAsia="en-CA"/>
        </w:rPr>
        <w:pict w14:anchorId="45B11095">
          <v:shape id="_x0000_i1095" type="#_x0000_t75" style="width:377.6pt;height:424.8pt;visibility:visible;mso-wrap-style:square">
            <v:imagedata r:id="rId86"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5491" w:author="Sen, Marcus A." w:date="2016-04-13T16:56:00Z">
        <w:r w:rsidR="00D33949">
          <w:rPr>
            <w:noProof/>
          </w:rPr>
          <w:t>69</w:t>
        </w:r>
      </w:ins>
      <w:ins w:id="5492" w:author="Eric Boisvert" w:date="2016-04-03T12:16:00Z">
        <w:del w:id="5493" w:author="Sen, Marcus A." w:date="2016-04-13T16:56:00Z">
          <w:r w:rsidR="00652185" w:rsidDel="00D33949">
            <w:rPr>
              <w:noProof/>
            </w:rPr>
            <w:delText>69</w:delText>
          </w:r>
        </w:del>
      </w:ins>
      <w:ins w:id="5494" w:author="Boisvert, Eric" w:date="2016-04-01T13:15:00Z">
        <w:del w:id="5495" w:author="Sen, Marcus A." w:date="2016-04-13T16:56:00Z">
          <w:r w:rsidR="008D755A" w:rsidDel="00D33949">
            <w:rPr>
              <w:noProof/>
            </w:rPr>
            <w:delText>68</w:delText>
          </w:r>
        </w:del>
      </w:ins>
      <w:del w:id="5496" w:author="Sen, Marcus A." w:date="2016-04-13T16:56:00Z">
        <w:r w:rsidR="00090DCF" w:rsidDel="00D33949">
          <w:rPr>
            <w:noProof/>
          </w:rPr>
          <w:delText>52</w:delText>
        </w:r>
      </w:del>
      <w:r w:rsidR="00673E83">
        <w:rPr>
          <w:noProof/>
        </w:rPr>
        <w:fldChar w:fldCharType="end"/>
      </w:r>
      <w:r>
        <w:t>: GeologicTime dependencies</w:t>
      </w:r>
      <w:ins w:id="5497" w:author="Boisvert, Eric" w:date="2016-03-29T09:05:00Z">
        <w:r w:rsidR="008279FB">
          <w:t>.</w:t>
        </w:r>
      </w:ins>
    </w:p>
    <w:p w14:paraId="2C2DA796" w14:textId="62CBFC2E" w:rsidR="008F4E9C" w:rsidRDefault="001759FE" w:rsidP="008F4E9C">
      <w:pPr>
        <w:keepNext/>
      </w:pPr>
      <w:r>
        <w:rPr>
          <w:noProof/>
          <w:lang w:val="en-CA" w:eastAsia="en-CA"/>
        </w:rPr>
        <w:pict w14:anchorId="1784F587">
          <v:shape id="_x0000_i1096" type="#_x0000_t75" style="width:432.8pt;height:373.6pt;visibility:visible;mso-wrap-style:square">
            <v:imagedata r:id="rId87"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5498" w:author="Sen, Marcus A." w:date="2016-04-13T16:56:00Z">
        <w:r w:rsidR="00D33949">
          <w:rPr>
            <w:noProof/>
          </w:rPr>
          <w:t>70</w:t>
        </w:r>
      </w:ins>
      <w:ins w:id="5499" w:author="Eric Boisvert" w:date="2016-04-03T12:16:00Z">
        <w:del w:id="5500" w:author="Sen, Marcus A." w:date="2016-04-13T16:56:00Z">
          <w:r w:rsidR="00652185" w:rsidDel="00D33949">
            <w:rPr>
              <w:noProof/>
            </w:rPr>
            <w:delText>70</w:delText>
          </w:r>
        </w:del>
      </w:ins>
      <w:ins w:id="5501" w:author="Boisvert, Eric" w:date="2016-04-01T13:15:00Z">
        <w:del w:id="5502" w:author="Sen, Marcus A." w:date="2016-04-13T16:56:00Z">
          <w:r w:rsidR="008D755A" w:rsidDel="00D33949">
            <w:rPr>
              <w:noProof/>
            </w:rPr>
            <w:delText>69</w:delText>
          </w:r>
        </w:del>
      </w:ins>
      <w:del w:id="5503" w:author="Sen, Marcus A." w:date="2016-04-13T16:56:00Z">
        <w:r w:rsidR="00090DCF" w:rsidDel="00D33949">
          <w:rPr>
            <w:noProof/>
          </w:rPr>
          <w:delText>53</w:delText>
        </w:r>
      </w:del>
      <w:r w:rsidR="00673E83">
        <w:rPr>
          <w:noProof/>
        </w:rPr>
        <w:fldChar w:fldCharType="end"/>
      </w:r>
      <w:r>
        <w:t>: Geologic Time summary diagram</w:t>
      </w:r>
      <w:ins w:id="5504" w:author="Boisvert, Eric" w:date="2016-03-29T09:05:00Z">
        <w:r w:rsidR="008279FB">
          <w:t>.</w:t>
        </w:r>
      </w:ins>
    </w:p>
    <w:p w14:paraId="1B5DD8CD" w14:textId="60B4F9D0" w:rsidR="008F4E9C" w:rsidRDefault="008F4E9C" w:rsidP="00D81A7B">
      <w:pPr>
        <w:pStyle w:val="Heading3"/>
      </w:pPr>
      <w:bookmarkStart w:id="5505" w:name="_Toc448329989"/>
      <w:r w:rsidRPr="008F4E9C">
        <w:t>Global Boundary Stratotype Sections and Points</w:t>
      </w:r>
      <w:bookmarkEnd w:id="5505"/>
    </w:p>
    <w:p w14:paraId="10D727D8" w14:textId="77777777" w:rsidR="00821F1F" w:rsidRDefault="00821F1F" w:rsidP="008F4E9C"/>
    <w:p w14:paraId="7A52FF85" w14:textId="2F0AC543" w:rsidR="008F4E9C" w:rsidRDefault="008F4E9C" w:rsidP="008F4E9C">
      <w:r w:rsidRPr="008F4E9C">
        <w:t xml:space="preserve">The GSSP model describes </w:t>
      </w:r>
      <w:ins w:id="5506"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1759FE" w:rsidP="00821F1F">
      <w:pPr>
        <w:keepNext/>
      </w:pPr>
      <w:r>
        <w:rPr>
          <w:noProof/>
          <w:lang w:val="en-CA" w:eastAsia="en-CA"/>
        </w:rPr>
        <w:pict w14:anchorId="4B5A3431">
          <v:shape id="_x0000_i1097" type="#_x0000_t75" style="width:6in;height:326.4pt;visibility:visible;mso-wrap-style:square">
            <v:imagedata r:id="rId88"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5507" w:author="Sen, Marcus A." w:date="2016-04-13T16:56:00Z">
        <w:r w:rsidR="00D33949">
          <w:rPr>
            <w:noProof/>
          </w:rPr>
          <w:t>71</w:t>
        </w:r>
      </w:ins>
      <w:ins w:id="5508" w:author="Eric Boisvert" w:date="2016-04-03T12:16:00Z">
        <w:del w:id="5509" w:author="Sen, Marcus A." w:date="2016-04-13T16:56:00Z">
          <w:r w:rsidR="00652185" w:rsidDel="00D33949">
            <w:rPr>
              <w:noProof/>
            </w:rPr>
            <w:delText>71</w:delText>
          </w:r>
        </w:del>
      </w:ins>
      <w:ins w:id="5510" w:author="Boisvert, Eric" w:date="2016-04-01T13:15:00Z">
        <w:del w:id="5511" w:author="Sen, Marcus A." w:date="2016-04-13T16:56:00Z">
          <w:r w:rsidR="008D755A" w:rsidDel="00D33949">
            <w:rPr>
              <w:noProof/>
            </w:rPr>
            <w:delText>70</w:delText>
          </w:r>
        </w:del>
      </w:ins>
      <w:del w:id="5512" w:author="Sen, Marcus A." w:date="2016-04-13T16:56:00Z">
        <w:r w:rsidR="0085617E" w:rsidDel="00D33949">
          <w:rPr>
            <w:noProof/>
          </w:rPr>
          <w:delText>70</w:delText>
        </w:r>
      </w:del>
      <w:r w:rsidR="00673E83">
        <w:rPr>
          <w:noProof/>
        </w:rPr>
        <w:fldChar w:fldCharType="end"/>
      </w:r>
      <w:r>
        <w:t xml:space="preserve">: </w:t>
      </w:r>
      <w:r w:rsidRPr="00AE031B">
        <w:t>Global Boundary Stratotype Sections and Points</w:t>
      </w:r>
      <w:ins w:id="5513"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5514" w:author="Boisvert, Eric" w:date="2016-03-29T09:05:00Z">
        <w:r w:rsidR="008279FB">
          <w:t>.</w:t>
        </w:r>
      </w:ins>
    </w:p>
    <w:p w14:paraId="6C5E99E9" w14:textId="6DEBB3B9" w:rsidR="00821F1F" w:rsidRPr="000E3769" w:rsidRDefault="001759FE" w:rsidP="00821F1F">
      <w:pPr>
        <w:keepNext/>
        <w:rPr>
          <w:lang w:val="en-CA"/>
          <w:rPrChange w:id="5515" w:author="Sen, Marcus A." w:date="2016-04-13T15:54:00Z">
            <w:rPr/>
          </w:rPrChange>
        </w:rPr>
      </w:pPr>
      <w:r w:rsidRPr="001759FE">
        <w:rPr>
          <w:noProof/>
          <w:lang w:val="en-CA" w:eastAsia="en-CA"/>
        </w:rPr>
        <w:pict w14:anchorId="7C6C9DB9">
          <v:shape id="_x0000_i1098" type="#_x0000_t75" style="width:241.6pt;height:365.6pt;visibility:visible;mso-wrap-style:square">
            <v:imagedata r:id="rId89" o:title=""/>
          </v:shape>
        </w:pict>
      </w:r>
    </w:p>
    <w:p w14:paraId="27847BD6" w14:textId="2830403B" w:rsidR="00821F1F" w:rsidRPr="000E3769" w:rsidRDefault="00821F1F" w:rsidP="00821F1F">
      <w:pPr>
        <w:pStyle w:val="Caption"/>
        <w:rPr>
          <w:lang w:val="en-CA"/>
          <w:rPrChange w:id="5516" w:author="Sen, Marcus A." w:date="2016-04-13T15:54:00Z">
            <w:rPr/>
          </w:rPrChange>
        </w:rPr>
      </w:pPr>
      <w:r w:rsidRPr="000E3769">
        <w:rPr>
          <w:lang w:val="en-CA"/>
          <w:rPrChange w:id="5517" w:author="Sen, Marcus A." w:date="2016-04-13T15:54:00Z">
            <w:rPr/>
          </w:rPrChange>
        </w:rPr>
        <w:t xml:space="preserve">Figure </w:t>
      </w:r>
      <w:r w:rsidR="00673E83" w:rsidRPr="000E3769">
        <w:rPr>
          <w:lang w:val="en-CA"/>
          <w:rPrChange w:id="5518" w:author="Sen, Marcus A." w:date="2016-04-13T15:54:00Z">
            <w:rPr/>
          </w:rPrChange>
        </w:rPr>
        <w:fldChar w:fldCharType="begin"/>
      </w:r>
      <w:r w:rsidR="00673E83" w:rsidRPr="000E3769">
        <w:rPr>
          <w:lang w:val="en-CA"/>
          <w:rPrChange w:id="5519" w:author="Sen, Marcus A." w:date="2016-04-13T15:54:00Z">
            <w:rPr/>
          </w:rPrChange>
        </w:rPr>
        <w:instrText xml:space="preserve"> SEQ Figure \* ARABIC </w:instrText>
      </w:r>
      <w:r w:rsidR="00673E83" w:rsidRPr="000E3769">
        <w:rPr>
          <w:lang w:val="en-CA"/>
          <w:rPrChange w:id="5520" w:author="Sen, Marcus A." w:date="2016-04-13T15:54:00Z">
            <w:rPr>
              <w:noProof/>
            </w:rPr>
          </w:rPrChange>
        </w:rPr>
        <w:fldChar w:fldCharType="separate"/>
      </w:r>
      <w:ins w:id="5521" w:author="Sen, Marcus A." w:date="2016-04-13T16:56:00Z">
        <w:r w:rsidR="00D33949">
          <w:rPr>
            <w:noProof/>
            <w:lang w:val="en-CA"/>
          </w:rPr>
          <w:t>72</w:t>
        </w:r>
      </w:ins>
      <w:ins w:id="5522" w:author="Eric Boisvert" w:date="2016-04-03T12:16:00Z">
        <w:del w:id="5523" w:author="Sen, Marcus A." w:date="2016-04-13T16:56:00Z">
          <w:r w:rsidR="00652185" w:rsidRPr="000E3769" w:rsidDel="00D33949">
            <w:rPr>
              <w:noProof/>
              <w:lang w:val="en-CA"/>
              <w:rPrChange w:id="5524" w:author="Sen, Marcus A." w:date="2016-04-13T15:54:00Z">
                <w:rPr>
                  <w:noProof/>
                  <w:lang w:val="fr-CA"/>
                </w:rPr>
              </w:rPrChange>
            </w:rPr>
            <w:delText>72</w:delText>
          </w:r>
        </w:del>
      </w:ins>
      <w:ins w:id="5525" w:author="Boisvert, Eric" w:date="2016-04-01T13:15:00Z">
        <w:del w:id="5526" w:author="Sen, Marcus A." w:date="2016-04-13T16:56:00Z">
          <w:r w:rsidR="008D755A" w:rsidRPr="000E3769" w:rsidDel="00D33949">
            <w:rPr>
              <w:noProof/>
              <w:lang w:val="en-CA"/>
              <w:rPrChange w:id="5527" w:author="Sen, Marcus A." w:date="2016-04-13T15:54:00Z">
                <w:rPr>
                  <w:noProof/>
                  <w:lang w:val="fr-CA"/>
                </w:rPr>
              </w:rPrChange>
            </w:rPr>
            <w:delText>71</w:delText>
          </w:r>
        </w:del>
      </w:ins>
      <w:del w:id="5528" w:author="Sen, Marcus A." w:date="2016-04-13T16:56:00Z">
        <w:r w:rsidR="0085617E" w:rsidRPr="000E3769" w:rsidDel="00D33949">
          <w:rPr>
            <w:noProof/>
            <w:lang w:val="en-CA"/>
            <w:rPrChange w:id="5529" w:author="Sen, Marcus A." w:date="2016-04-13T15:54:00Z">
              <w:rPr>
                <w:noProof/>
              </w:rPr>
            </w:rPrChange>
          </w:rPr>
          <w:delText>71</w:delText>
        </w:r>
      </w:del>
      <w:r w:rsidR="00673E83" w:rsidRPr="000E3769">
        <w:rPr>
          <w:noProof/>
          <w:lang w:val="en-CA"/>
          <w:rPrChange w:id="5530" w:author="Sen, Marcus A." w:date="2016-04-13T15:54:00Z">
            <w:rPr>
              <w:noProof/>
            </w:rPr>
          </w:rPrChange>
        </w:rPr>
        <w:fldChar w:fldCharType="end"/>
      </w:r>
      <w:r w:rsidR="00024B9A" w:rsidRPr="000E3769">
        <w:rPr>
          <w:lang w:val="en-CA"/>
          <w:rPrChange w:id="5531" w:author="Sen, Marcus A." w:date="2016-04-13T15:54:00Z">
            <w:rPr/>
          </w:rPrChange>
        </w:rPr>
        <w:t>: Stratigraphic points</w:t>
      </w:r>
      <w:r w:rsidR="009328CD" w:rsidRPr="000E3769">
        <w:rPr>
          <w:lang w:val="en-CA"/>
          <w:rPrChange w:id="5532" w:author="Sen, Marcus A." w:date="2016-04-13T15:54:00Z">
            <w:rPr/>
          </w:rPrChange>
        </w:rPr>
        <w:t xml:space="preserve"> context diagram</w:t>
      </w:r>
    </w:p>
    <w:p w14:paraId="427387EE" w14:textId="1AD380E8" w:rsidR="000B1244" w:rsidRPr="000E3769" w:rsidRDefault="009328CD" w:rsidP="00D20646">
      <w:pPr>
        <w:pStyle w:val="Heading5"/>
        <w:rPr>
          <w:lang w:val="en-CA"/>
          <w:rPrChange w:id="5533" w:author="Sen, Marcus A." w:date="2016-04-13T15:54:00Z">
            <w:rPr/>
          </w:rPrChange>
        </w:rPr>
      </w:pPr>
      <w:r w:rsidRPr="000E3769">
        <w:rPr>
          <w:lang w:val="en-CA"/>
          <w:rPrChange w:id="5534" w:author="Sen, Marcus A." w:date="2016-04-13T15:54:00Z">
            <w:rPr/>
          </w:rPrChange>
        </w:rPr>
        <w:t>primaryGuidingCriterion</w:t>
      </w:r>
    </w:p>
    <w:p w14:paraId="3C98EEDE" w14:textId="77777777" w:rsidR="009328CD" w:rsidRDefault="009328CD" w:rsidP="000B1244"/>
    <w:p w14:paraId="3F0500E6" w14:textId="1C46CB85" w:rsidR="009328CD" w:rsidRPr="000B1244" w:rsidRDefault="009328CD" w:rsidP="009328CD">
      <w:commentRangeStart w:id="5535"/>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535"/>
      <w:r>
        <w:rPr>
          <w:rStyle w:val="CommentReference"/>
        </w:rPr>
        <w:commentReference w:id="5535"/>
      </w:r>
    </w:p>
    <w:p w14:paraId="25A5D343" w14:textId="6B08E83F" w:rsidR="00821F1F" w:rsidRDefault="009328CD" w:rsidP="00D20646">
      <w:pPr>
        <w:pStyle w:val="Heading5"/>
        <w:rPr>
          <w:lang w:val="en-CA"/>
        </w:rPr>
      </w:pPr>
      <w:bookmarkStart w:id="5536" w:name="BKM_58D632CF_BB56_4A60_B802_C78FC42B4B0D"/>
      <w:bookmarkEnd w:id="5536"/>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5537"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E264DFE"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del w:id="5538" w:author="Sen, Marcus A." w:date="2016-04-13T15:55:00Z">
        <w:r w:rsidRPr="009328CD" w:rsidDel="00975F19">
          <w:rPr>
            <w:lang w:val="en-CA"/>
          </w:rPr>
          <w:delText>eg</w:delText>
        </w:r>
      </w:del>
      <w:ins w:id="5539" w:author="Sen, Marcus A." w:date="2016-04-13T15:55:00Z">
        <w:r w:rsidR="00975F19" w:rsidRPr="009328CD">
          <w:rPr>
            <w:lang w:val="en-CA"/>
          </w:rPr>
          <w:t>e.g.</w:t>
        </w:r>
      </w:ins>
      <w:r w:rsidRPr="009328CD">
        <w:rPr>
          <w:lang w:val="en-CA"/>
        </w:rPr>
        <w:t xml:space="preserve">, formally accepted, </w:t>
      </w:r>
      <w:del w:id="5540" w:author="Sen, Marcus A." w:date="2016-04-13T15:55:00Z">
        <w:r w:rsidRPr="009328CD" w:rsidDel="00975F19">
          <w:rPr>
            <w:lang w:val="en-CA"/>
          </w:rPr>
          <w:delText>etc</w:delText>
        </w:r>
      </w:del>
      <w:ins w:id="5541" w:author="Sen, Marcus A." w:date="2016-04-13T15:55:00Z">
        <w:r w:rsidR="00975F19" w:rsidRPr="009328CD">
          <w:rPr>
            <w:lang w:val="en-CA"/>
          </w:rPr>
          <w:t>etc.</w:t>
        </w:r>
      </w:ins>
      <w:r w:rsidRPr="009328CD">
        <w:rPr>
          <w:lang w:val="en-CA"/>
        </w:rPr>
        <w:t>)</w:t>
      </w:r>
      <w:ins w:id="5542" w:author="Boisvert, Eric" w:date="2016-03-29T09:06:00Z">
        <w:r w:rsidR="008279FB">
          <w:rPr>
            <w:lang w:val="en-CA"/>
          </w:rPr>
          <w:t>.</w:t>
        </w:r>
      </w:ins>
    </w:p>
    <w:p w14:paraId="385CD0D8" w14:textId="3144FD99" w:rsidR="00821F1F" w:rsidRDefault="00024B9A" w:rsidP="00024B9A">
      <w:pPr>
        <w:pStyle w:val="Heading4"/>
      </w:pPr>
      <w:bookmarkStart w:id="5543" w:name="BKM_B8B6E400_425B_496D_997B_63F3369FC8C6"/>
      <w:bookmarkStart w:id="5544" w:name="BKM_0A8B18AD_F79E_4E63_8D17_DE2C48F3AF42"/>
      <w:bookmarkStart w:id="5545" w:name="BKM_F023F8DE_07B5_4FF5_8335_917836DF40EC"/>
      <w:bookmarkEnd w:id="5543"/>
      <w:bookmarkEnd w:id="5544"/>
      <w:bookmarkEnd w:id="5545"/>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5546" w:author="Boisvert, Eric" w:date="2016-03-29T09:06:00Z">
        <w:r w:rsidR="008279FB">
          <w:t>.</w:t>
        </w:r>
      </w:ins>
    </w:p>
    <w:p w14:paraId="16749770" w14:textId="1D9FFAFE" w:rsidR="00024B9A" w:rsidRPr="00975F19" w:rsidRDefault="001759FE" w:rsidP="00024B9A">
      <w:pPr>
        <w:keepNext/>
        <w:rPr>
          <w:lang w:val="en-CA"/>
          <w:rPrChange w:id="5547" w:author="Sen, Marcus A." w:date="2016-04-13T15:56:00Z">
            <w:rPr/>
          </w:rPrChange>
        </w:rPr>
      </w:pPr>
      <w:r w:rsidRPr="001759FE">
        <w:rPr>
          <w:noProof/>
          <w:lang w:val="en-CA" w:eastAsia="en-CA"/>
        </w:rPr>
        <w:pict w14:anchorId="7DEA392A">
          <v:shape id="_x0000_i1099" type="#_x0000_t75" style="width:372pt;height:400pt;visibility:visible;mso-wrap-style:square">
            <v:imagedata r:id="rId90" o:title=""/>
          </v:shape>
        </w:pict>
      </w:r>
    </w:p>
    <w:p w14:paraId="25FBC17D" w14:textId="622F2900" w:rsidR="00024B9A" w:rsidRPr="00975F19" w:rsidRDefault="00024B9A" w:rsidP="00024B9A">
      <w:pPr>
        <w:pStyle w:val="Caption"/>
        <w:rPr>
          <w:lang w:val="en-CA"/>
          <w:rPrChange w:id="5548" w:author="Sen, Marcus A." w:date="2016-04-13T15:56:00Z">
            <w:rPr/>
          </w:rPrChange>
        </w:rPr>
      </w:pPr>
      <w:r w:rsidRPr="00975F19">
        <w:rPr>
          <w:lang w:val="en-CA"/>
          <w:rPrChange w:id="5549" w:author="Sen, Marcus A." w:date="2016-04-13T15:56:00Z">
            <w:rPr/>
          </w:rPrChange>
        </w:rPr>
        <w:t xml:space="preserve">Figure </w:t>
      </w:r>
      <w:r w:rsidR="00673E83" w:rsidRPr="00975F19">
        <w:rPr>
          <w:lang w:val="en-CA"/>
          <w:rPrChange w:id="5550" w:author="Sen, Marcus A." w:date="2016-04-13T15:56:00Z">
            <w:rPr/>
          </w:rPrChange>
        </w:rPr>
        <w:fldChar w:fldCharType="begin"/>
      </w:r>
      <w:r w:rsidR="00673E83" w:rsidRPr="00975F19">
        <w:rPr>
          <w:lang w:val="en-CA"/>
          <w:rPrChange w:id="5551" w:author="Sen, Marcus A." w:date="2016-04-13T15:56:00Z">
            <w:rPr/>
          </w:rPrChange>
        </w:rPr>
        <w:instrText xml:space="preserve"> SEQ Figure \* ARABIC </w:instrText>
      </w:r>
      <w:r w:rsidR="00673E83" w:rsidRPr="00975F19">
        <w:rPr>
          <w:lang w:val="en-CA"/>
          <w:rPrChange w:id="5552" w:author="Sen, Marcus A." w:date="2016-04-13T15:56:00Z">
            <w:rPr>
              <w:noProof/>
            </w:rPr>
          </w:rPrChange>
        </w:rPr>
        <w:fldChar w:fldCharType="separate"/>
      </w:r>
      <w:ins w:id="5553" w:author="Sen, Marcus A." w:date="2016-04-13T16:56:00Z">
        <w:r w:rsidR="00D33949">
          <w:rPr>
            <w:noProof/>
            <w:lang w:val="en-CA"/>
          </w:rPr>
          <w:t>73</w:t>
        </w:r>
      </w:ins>
      <w:ins w:id="5554" w:author="Eric Boisvert" w:date="2016-04-03T12:16:00Z">
        <w:del w:id="5555" w:author="Sen, Marcus A." w:date="2016-04-13T16:56:00Z">
          <w:r w:rsidR="00652185" w:rsidRPr="00975F19" w:rsidDel="00D33949">
            <w:rPr>
              <w:noProof/>
              <w:lang w:val="en-CA"/>
              <w:rPrChange w:id="5556" w:author="Sen, Marcus A." w:date="2016-04-13T15:56:00Z">
                <w:rPr>
                  <w:noProof/>
                  <w:lang w:val="fr-CA"/>
                </w:rPr>
              </w:rPrChange>
            </w:rPr>
            <w:delText>73</w:delText>
          </w:r>
        </w:del>
      </w:ins>
      <w:ins w:id="5557" w:author="Boisvert, Eric" w:date="2016-04-01T13:15:00Z">
        <w:del w:id="5558" w:author="Sen, Marcus A." w:date="2016-04-13T16:56:00Z">
          <w:r w:rsidR="008D755A" w:rsidRPr="00975F19" w:rsidDel="00D33949">
            <w:rPr>
              <w:noProof/>
              <w:lang w:val="en-CA"/>
              <w:rPrChange w:id="5559" w:author="Sen, Marcus A." w:date="2016-04-13T15:56:00Z">
                <w:rPr>
                  <w:noProof/>
                  <w:lang w:val="fr-CA"/>
                </w:rPr>
              </w:rPrChange>
            </w:rPr>
            <w:delText>72</w:delText>
          </w:r>
        </w:del>
      </w:ins>
      <w:del w:id="5560" w:author="Sen, Marcus A." w:date="2016-04-13T16:56:00Z">
        <w:r w:rsidR="0085617E" w:rsidRPr="00975F19" w:rsidDel="00D33949">
          <w:rPr>
            <w:noProof/>
            <w:lang w:val="en-CA"/>
            <w:rPrChange w:id="5561" w:author="Sen, Marcus A." w:date="2016-04-13T15:56:00Z">
              <w:rPr>
                <w:noProof/>
              </w:rPr>
            </w:rPrChange>
          </w:rPr>
          <w:delText>72</w:delText>
        </w:r>
      </w:del>
      <w:r w:rsidR="00673E83" w:rsidRPr="00975F19">
        <w:rPr>
          <w:noProof/>
          <w:lang w:val="en-CA"/>
          <w:rPrChange w:id="5562" w:author="Sen, Marcus A." w:date="2016-04-13T15:56:00Z">
            <w:rPr>
              <w:noProof/>
            </w:rPr>
          </w:rPrChange>
        </w:rPr>
        <w:fldChar w:fldCharType="end"/>
      </w:r>
      <w:r w:rsidRPr="00975F19">
        <w:rPr>
          <w:lang w:val="en-CA"/>
          <w:rPrChange w:id="5563" w:author="Sen, Marcus A." w:date="2016-04-13T15:56:00Z">
            <w:rPr/>
          </w:rPrChange>
        </w:rPr>
        <w:t>: Stratigraphic sections</w:t>
      </w:r>
      <w:r w:rsidR="009328CD" w:rsidRPr="00975F19">
        <w:rPr>
          <w:lang w:val="en-CA"/>
          <w:rPrChange w:id="5564" w:author="Sen, Marcus A." w:date="2016-04-13T15:56:00Z">
            <w:rPr/>
          </w:rPrChange>
        </w:rPr>
        <w:t xml:space="preserve"> context diagram</w:t>
      </w:r>
      <w:ins w:id="5565" w:author="Boisvert, Eric" w:date="2016-03-29T09:06:00Z">
        <w:r w:rsidR="008279FB" w:rsidRPr="00975F19">
          <w:rPr>
            <w:lang w:val="en-CA"/>
            <w:rPrChange w:id="5566" w:author="Sen, Marcus A." w:date="2016-04-13T15:56:00Z">
              <w:rPr>
                <w:lang w:val="fr-CA"/>
              </w:rPr>
            </w:rPrChange>
          </w:rPr>
          <w:t>.</w:t>
        </w:r>
      </w:ins>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5567"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0919EDB1"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del w:id="5568" w:author="Sen, Marcus A." w:date="2016-04-13T15:56:00Z">
        <w:r w:rsidRPr="009328CD" w:rsidDel="00A94DEF">
          <w:delText>eg</w:delText>
        </w:r>
      </w:del>
      <w:ins w:id="5569" w:author="Sen, Marcus A." w:date="2016-04-13T15:56:00Z">
        <w:r w:rsidR="00A94DEF" w:rsidRPr="009328CD">
          <w:t>e.g.</w:t>
        </w:r>
      </w:ins>
      <w:r w:rsidRPr="009328CD">
        <w:t xml:space="preserve">, lithology, paleontology, paleogeography, </w:t>
      </w:r>
      <w:del w:id="5570" w:author="Sen, Marcus A." w:date="2016-04-13T15:56:00Z">
        <w:r w:rsidRPr="009328CD" w:rsidDel="00A94DEF">
          <w:delText>etc</w:delText>
        </w:r>
      </w:del>
      <w:ins w:id="5571" w:author="Sen, Marcus A." w:date="2016-04-13T15:56:00Z">
        <w:r w:rsidR="00A94DEF" w:rsidRPr="009328CD">
          <w:t>etc.</w:t>
        </w:r>
      </w:ins>
      <w:r w:rsidRPr="009328CD">
        <w:t>)</w:t>
      </w:r>
      <w:ins w:id="5572"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5573"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5574" w:author="Boisvert, Eric" w:date="2016-03-29T09:06:00Z">
        <w:r w:rsidR="008279FB">
          <w:t>.</w:t>
        </w:r>
      </w:ins>
    </w:p>
    <w:p w14:paraId="4098BE06" w14:textId="0760C900" w:rsidR="00024B9A" w:rsidRDefault="009C2973" w:rsidP="009C2973">
      <w:pPr>
        <w:pStyle w:val="Heading3"/>
      </w:pPr>
      <w:bookmarkStart w:id="5575" w:name="BKM_1C0FB01B_F4A6_4733_BA06_87BA9B2415C9"/>
      <w:bookmarkStart w:id="5576" w:name="BKM_FF29DAEB_3E4E_4D00_B3A1_D0E4D913A1D2"/>
      <w:bookmarkStart w:id="5577" w:name="BKM_2769F637_48D7_42F4_B567_915886458F2C"/>
      <w:bookmarkStart w:id="5578" w:name="BKM_DAEF393B_8D05_4043_87C1_9038BA957915"/>
      <w:bookmarkStart w:id="5579" w:name="BKM_45E678ED_7B83_4A86_A4BD_BC55352F39D9"/>
      <w:bookmarkStart w:id="5580" w:name="_Toc448329990"/>
      <w:bookmarkEnd w:id="5575"/>
      <w:bookmarkEnd w:id="5576"/>
      <w:bookmarkEnd w:id="5577"/>
      <w:bookmarkEnd w:id="5578"/>
      <w:bookmarkEnd w:id="5579"/>
      <w:r>
        <w:t>Temporal Reference System</w:t>
      </w:r>
      <w:bookmarkEnd w:id="558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759FE" w:rsidP="009C2973">
      <w:pPr>
        <w:keepNext/>
      </w:pPr>
      <w:r>
        <w:rPr>
          <w:noProof/>
          <w:lang w:val="en-CA" w:eastAsia="en-CA"/>
        </w:rPr>
        <w:pict w14:anchorId="7E6628A8">
          <v:shape id="_x0000_i1100" type="#_x0000_t75" style="width:432.8pt;height:508.8pt;visibility:visible;mso-wrap-style:square">
            <v:imagedata r:id="rId91"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5581" w:author="Sen, Marcus A." w:date="2016-04-13T16:56:00Z">
        <w:r w:rsidR="00D33949">
          <w:rPr>
            <w:noProof/>
          </w:rPr>
          <w:t>74</w:t>
        </w:r>
      </w:ins>
      <w:ins w:id="5582" w:author="Eric Boisvert" w:date="2016-04-03T12:16:00Z">
        <w:del w:id="5583" w:author="Sen, Marcus A." w:date="2016-04-13T16:56:00Z">
          <w:r w:rsidR="00652185" w:rsidDel="00D33949">
            <w:rPr>
              <w:noProof/>
            </w:rPr>
            <w:delText>74</w:delText>
          </w:r>
        </w:del>
      </w:ins>
      <w:ins w:id="5584" w:author="Boisvert, Eric" w:date="2016-04-01T13:15:00Z">
        <w:del w:id="5585" w:author="Sen, Marcus A." w:date="2016-04-13T16:56:00Z">
          <w:r w:rsidR="008D755A" w:rsidDel="00D33949">
            <w:rPr>
              <w:noProof/>
            </w:rPr>
            <w:delText>73</w:delText>
          </w:r>
        </w:del>
      </w:ins>
      <w:del w:id="5586" w:author="Sen, Marcus A." w:date="2016-04-13T16:56:00Z">
        <w:r w:rsidR="0085617E" w:rsidDel="00D33949">
          <w:rPr>
            <w:noProof/>
          </w:rPr>
          <w:delText>73</w:delText>
        </w:r>
      </w:del>
      <w:r w:rsidR="00673E83">
        <w:rPr>
          <w:noProof/>
        </w:rPr>
        <w:fldChar w:fldCharType="end"/>
      </w:r>
      <w:r>
        <w:t>: Temporal Reference System</w:t>
      </w:r>
      <w:ins w:id="5587"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5588"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0B63E4E" w:rsidR="00B0615B" w:rsidRDefault="008816FC" w:rsidP="00B0615B">
      <w:r>
        <w:t xml:space="preserve">TimeOrdinalEra is a period of time between two boundaries.  </w:t>
      </w:r>
      <w:commentRangeStart w:id="5589"/>
      <w:r w:rsidR="00B0615B">
        <w:t xml:space="preserve">The association of an era with a stratotype is optional.  In the GSSP approach recommended by ICS for the Global </w:t>
      </w:r>
      <w:commentRangeEnd w:id="5589"/>
      <w:r w:rsidR="001B130F">
        <w:rPr>
          <w:rStyle w:val="CommentReference"/>
        </w:rPr>
        <w:commentReference w:id="558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del w:id="5590" w:author="Sen, Marcus A." w:date="2016-04-13T15:58:00Z">
        <w:r w:rsidR="004A18C3" w:rsidDel="00A94DEF">
          <w:delText>arbitrarly</w:delText>
        </w:r>
      </w:del>
      <w:ins w:id="5591" w:author="Sen, Marcus A." w:date="2016-04-13T15:58:00Z">
        <w:r w:rsidR="00A94DEF">
          <w:t>arbitrarily</w:t>
        </w:r>
      </w:ins>
      <w:r w:rsidR="004A18C3">
        <w:t xml:space="preserve"> deep nested tree.</w:t>
      </w:r>
      <w:r w:rsidR="00B0615B">
        <w:t xml:space="preserve"> </w:t>
      </w:r>
    </w:p>
    <w:p w14:paraId="56B830FE" w14:textId="4A0DB87A" w:rsidR="000B1244" w:rsidRDefault="00F613F1" w:rsidP="00D20646">
      <w:pPr>
        <w:pStyle w:val="Heading5"/>
      </w:pPr>
      <w:del w:id="5592" w:author="Boisvert, Eric" w:date="2016-03-30T13:24:00Z">
        <w:r w:rsidRPr="00F613F1" w:rsidDel="005D5CE5">
          <w:delText>M</w:delText>
        </w:r>
      </w:del>
      <w:ins w:id="5593" w:author="Boisvert, Eric" w:date="2016-03-30T13:24:00Z">
        <w:r w:rsidR="005D5CE5">
          <w:t>m</w:t>
        </w:r>
      </w:ins>
      <w:r w:rsidRPr="00F613F1">
        <w:t>ember</w:t>
      </w:r>
    </w:p>
    <w:p w14:paraId="7BAA56CA" w14:textId="77777777" w:rsidR="00F613F1" w:rsidRPr="00F613F1" w:rsidRDefault="00F613F1"/>
    <w:p w14:paraId="53DC834F" w14:textId="6140B6D1" w:rsidR="00F613F1" w:rsidRDefault="00F613F1" w:rsidP="00F84286">
      <w:r>
        <w:t xml:space="preserve">The property member shall be an association between a TimeOrdinalEra and another TimeOrdinalEra which is hierarchically below.  The </w:t>
      </w:r>
      <w:del w:id="5594" w:author="Sen, Marcus A." w:date="2016-04-13T15:58:00Z">
        <w:r w:rsidDel="00A94DEF">
          <w:delText>refered</w:delText>
        </w:r>
      </w:del>
      <w:ins w:id="5595" w:author="Sen, Marcus A." w:date="2016-04-13T15:58:00Z">
        <w:r w:rsidR="00A94DEF">
          <w:t>referred</w:t>
        </w:r>
      </w:ins>
      <w:r>
        <w:t xml:space="preserve"> TimeOrdinalEras are subdivision the</w:t>
      </w:r>
      <w:del w:id="5596" w:author="Sen, Marcus A." w:date="2016-04-13T15:58:00Z">
        <w:r w:rsidDel="00A94DEF">
          <w:delText xml:space="preserve"> the</w:delText>
        </w:r>
      </w:del>
      <w:r>
        <w:t xml:space="preserve"> current TimeOrdinalEra.</w:t>
      </w:r>
      <w:ins w:id="5597" w:author="Eric Boisvert" w:date="2016-04-03T11:01:00Z">
        <w:r w:rsidR="00F84286">
          <w:t xml:space="preserve"> Note that </w:t>
        </w:r>
      </w:ins>
      <w:del w:id="5598" w:author="Eric Boisvert" w:date="2016-04-03T11:01:00Z">
        <w:r w:rsidDel="00F84286">
          <w:delText xml:space="preserve">The </w:delText>
        </w:r>
      </w:del>
      <w:r>
        <w:t>nesting shall not be cyclic</w:t>
      </w:r>
      <w:ins w:id="5599" w:author="Eric Boisvert" w:date="2016-04-03T11:01:00Z">
        <w:r w:rsidR="00F84286">
          <w:t xml:space="preserve">.  </w:t>
        </w:r>
      </w:ins>
      <w:ins w:id="5600" w:author="Eric Boisvert" w:date="2016-04-03T11:02:00Z">
        <w:r w:rsidR="003424E5">
          <w:t>A TimeOrdinalE</w:t>
        </w:r>
      </w:ins>
      <w:ins w:id="5601" w:author="Eric Boisvert" w:date="2016-04-03T11:11:00Z">
        <w:r w:rsidR="003424E5">
          <w:t xml:space="preserve">ra </w:t>
        </w:r>
      </w:ins>
      <w:ins w:id="5602" w:author="Eric Boisvert" w:date="2016-04-03T11:02:00Z">
        <w:r w:rsidR="00F84286">
          <w:t>can</w:t>
        </w:r>
      </w:ins>
      <w:ins w:id="5603" w:author="Eric Boisvert" w:date="2016-04-03T11:03:00Z">
        <w:r w:rsidR="00F84286">
          <w:t xml:space="preserve">’t be a member of itself or any intermediate member (we can consider that member is </w:t>
        </w:r>
      </w:ins>
      <w:ins w:id="5604" w:author="Eric Boisvert" w:date="2016-04-03T11:04:00Z">
        <w:r w:rsidR="00F84286">
          <w:t xml:space="preserve">a </w:t>
        </w:r>
      </w:ins>
      <w:ins w:id="5605" w:author="Eric Boisvert" w:date="2016-04-03T11:03:00Z">
        <w:r w:rsidR="00F84286">
          <w:t>transitive</w:t>
        </w:r>
      </w:ins>
      <w:ins w:id="5606" w:author="Eric Boisvert" w:date="2016-04-03T11:04:00Z">
        <w:r w:rsidR="003424E5">
          <w:t xml:space="preserve"> prop</w:t>
        </w:r>
      </w:ins>
      <w:ins w:id="5607" w:author="Eric Boisvert" w:date="2016-04-03T11:11:00Z">
        <w:r w:rsidR="003424E5">
          <w:t>e</w:t>
        </w:r>
      </w:ins>
      <w:ins w:id="5608" w:author="Eric Boisvert" w:date="2016-04-03T11:04:00Z">
        <w:r w:rsidR="00F84286">
          <w:t>rty</w:t>
        </w:r>
      </w:ins>
      <w:ins w:id="5609" w:author="Eric Boisvert" w:date="2016-04-03T11:03:00Z">
        <w:r w:rsidR="00F84286">
          <w:t xml:space="preserve">). </w:t>
        </w:r>
      </w:ins>
      <w:ins w:id="5610" w:author="Eric Boisvert" w:date="2016-04-03T11:01:00Z">
        <w:r w:rsidR="00F84286">
          <w:t xml:space="preserve">This is not a model issue </w:t>
        </w:r>
      </w:ins>
      <w:ins w:id="5611" w:author="Eric Boisvert" w:date="2016-04-03T11:02:00Z">
        <w:r w:rsidR="00F84286">
          <w:t>but a</w:t>
        </w:r>
      </w:ins>
      <w:ins w:id="5612" w:author="Eric Boisvert" w:date="2016-04-03T11:01:00Z">
        <w:r w:rsidR="00F84286">
          <w:t xml:space="preserve"> data coherence issue.</w:t>
        </w:r>
      </w:ins>
      <w:r>
        <w:t xml:space="preserve"> </w:t>
      </w:r>
      <w:del w:id="5613" w:author="Eric Boisvert" w:date="2016-04-03T11:01:00Z">
        <w:r w:rsidDel="00F84286">
          <w:delText>(infinite loop) as a member cannot appear more than once in a give tree.</w:delText>
        </w:r>
      </w:del>
    </w:p>
    <w:p w14:paraId="4916DC42" w14:textId="06CF2BF8" w:rsidR="00EA7BCE" w:rsidRDefault="005A3B48">
      <w:pPr>
        <w:pStyle w:val="Heading5"/>
        <w:pPrChange w:id="5614" w:author="Eric Boisvert" w:date="2016-03-25T12:50:00Z">
          <w:pPr/>
        </w:pPrChange>
      </w:pPr>
      <w:ins w:id="5615" w:author="Sen, Marcus A." w:date="2016-04-13T15:59:00Z">
        <w:r>
          <w:t>group</w:t>
        </w:r>
      </w:ins>
      <w:ins w:id="5616" w:author="Boisvert, Eric" w:date="2016-03-30T13:25:00Z">
        <w:del w:id="5617" w:author="Sen, Marcus A." w:date="2016-04-13T15:58:00Z">
          <w:r w:rsidR="005D5CE5" w:rsidDel="00A94DEF">
            <w:delText>g</w:delText>
          </w:r>
        </w:del>
      </w:ins>
      <w:del w:id="5618" w:author="Boisvert, Eric" w:date="2016-03-30T13:25:00Z">
        <w:r w:rsidR="00EA7BCE" w:rsidRPr="00EA7BCE" w:rsidDel="005D5CE5">
          <w:delText>G</w:delText>
        </w:r>
      </w:del>
      <w:del w:id="5619" w:author="Sen, Marcus A." w:date="2016-04-13T15:58:00Z">
        <w:r w:rsidR="00EA7BCE" w:rsidRPr="00EA7BCE" w:rsidDel="00A94DEF">
          <w:delText>r</w:delText>
        </w:r>
      </w:del>
      <w:del w:id="5620" w:author="Sen, Marcus A." w:date="2016-04-13T15:59:00Z">
        <w:r w:rsidR="00EA7BCE" w:rsidRPr="00EA7BCE" w:rsidDel="005A3B48">
          <w:delText>oup</w:delText>
        </w:r>
      </w:del>
    </w:p>
    <w:p w14:paraId="3C68AB9D" w14:textId="77777777" w:rsidR="00CF0A2E" w:rsidRDefault="00CF0A2E" w:rsidP="00B0615B">
      <w:pPr>
        <w:rPr>
          <w:ins w:id="5621" w:author="Eric Boisvert" w:date="2016-03-25T12:50:00Z"/>
        </w:rPr>
      </w:pPr>
    </w:p>
    <w:p w14:paraId="0F9BD5EA" w14:textId="2C8B25D9" w:rsidR="00EA7BCE" w:rsidRDefault="00EA7BCE" w:rsidP="00B0615B">
      <w:r>
        <w:t xml:space="preserve">The group property shall be an association to a (single) parent TimeOrdinalEra. The </w:t>
      </w:r>
      <w:del w:id="5622" w:author="Eric Boisvert" w:date="2016-04-03T11:06:00Z">
        <w:r w:rsidDel="00F84286">
          <w:delText>parent TimeOrdinalEra shall no be any of the member or transitive member.</w:delText>
        </w:r>
      </w:del>
      <w:ins w:id="5623" w:author="Eric Boisvert" w:date="2016-04-03T11:06:00Z">
        <w:r w:rsidR="00F84286">
          <w:t>group association</w:t>
        </w:r>
      </w:ins>
      <w:ins w:id="5624" w:author="Eric Boisvert" w:date="2016-04-03T11:11:00Z">
        <w:r w:rsidR="003424E5">
          <w:t>s</w:t>
        </w:r>
      </w:ins>
      <w:ins w:id="5625" w:author="Eric Boisvert" w:date="2016-04-03T11:06:00Z">
        <w:r w:rsidR="00F84286">
          <w:t xml:space="preserve"> shall not </w:t>
        </w:r>
      </w:ins>
      <w:ins w:id="5626" w:author="Eric Boisvert" w:date="2016-04-03T11:11:00Z">
        <w:r w:rsidR="003424E5">
          <w:t>produce</w:t>
        </w:r>
      </w:ins>
      <w:ins w:id="5627" w:author="Eric Boisvert" w:date="2016-04-03T11:06:00Z">
        <w:r w:rsidR="00F84286">
          <w:t xml:space="preserve"> a cyclic graph.</w:t>
        </w:r>
      </w:ins>
      <w:ins w:id="5628"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5629" w:author="Eric Boisvert" w:date="2016-04-03T11:08:00Z">
        <w:r w:rsidR="00F84286">
          <w:t>group</w:t>
        </w:r>
      </w:ins>
      <w:ins w:id="5630" w:author="Eric Boisvert" w:date="2016-04-03T11:07:00Z">
        <w:r w:rsidR="00F84286" w:rsidRPr="00F84286">
          <w:t xml:space="preserve"> (we can consider that </w:t>
        </w:r>
      </w:ins>
      <w:ins w:id="5631" w:author="Eric Boisvert" w:date="2016-04-03T11:08:00Z">
        <w:r w:rsidR="00F84286">
          <w:t>group</w:t>
        </w:r>
      </w:ins>
      <w:ins w:id="5632" w:author="Eric Boisvert" w:date="2016-04-03T11:07:00Z">
        <w:r w:rsidR="003424E5">
          <w:t xml:space="preserve"> is a transitive prop</w:t>
        </w:r>
      </w:ins>
      <w:ins w:id="5633" w:author="Eric Boisvert" w:date="2016-04-03T11:11:00Z">
        <w:r w:rsidR="003424E5">
          <w:t>e</w:t>
        </w:r>
      </w:ins>
      <w:ins w:id="5634"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del w:id="5635" w:author="Eric Boisvert" w:date="2016-04-03T11:09:00Z">
        <w:r w:rsidR="00543FE8" w:rsidDel="003424E5">
          <w:delText xml:space="preserve">encoded </w:delText>
        </w:r>
      </w:del>
      <w:ins w:id="5636" w:author="Eric Boisvert" w:date="2016-04-03T11:09:00Z">
        <w:r w:rsidR="003424E5">
          <w:t>understood by</w:t>
        </w:r>
      </w:ins>
      <w:del w:id="5637"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5638" w:author="Eric Boisvert" w:date="2016-04-03T11:10:00Z">
        <w:r w:rsidR="00543FE8" w:rsidDel="003424E5">
          <w:delText xml:space="preserve">SHALL </w:delText>
        </w:r>
      </w:del>
      <w:ins w:id="5639" w:author="Eric Boisvert" w:date="2016-04-03T11:10:00Z">
        <w:r w:rsidR="003424E5">
          <w:t xml:space="preserve">should </w:t>
        </w:r>
      </w:ins>
      <w:r w:rsidR="00543FE8">
        <w:t>be serialized as well.</w:t>
      </w:r>
      <w:ins w:id="5640" w:author="Eric Boisvert" w:date="2016-04-03T11:10:00Z">
        <w:r w:rsidR="003424E5">
          <w:t xml:space="preserve">  This specification does not prescribe any encoding pattern.</w:t>
        </w:r>
      </w:ins>
    </w:p>
    <w:p w14:paraId="3D9D7812" w14:textId="474A0958" w:rsidR="00EA7BCE" w:rsidRDefault="00347A75" w:rsidP="00D20646">
      <w:pPr>
        <w:pStyle w:val="Heading5"/>
        <w:rPr>
          <w:lang w:val="en-CA"/>
        </w:rPr>
      </w:pPr>
      <w:commentRangeStart w:id="5641"/>
      <w:r>
        <w:rPr>
          <w:lang w:val="en-CA"/>
        </w:rPr>
        <w:t>s</w:t>
      </w:r>
      <w:r w:rsidRPr="00D970E9">
        <w:rPr>
          <w:lang w:val="en-CA"/>
        </w:rPr>
        <w:t>tart</w:t>
      </w:r>
      <w:commentRangeEnd w:id="5641"/>
      <w:r>
        <w:rPr>
          <w:rStyle w:val="CommentReference"/>
          <w:b w:val="0"/>
          <w:bCs w:val="0"/>
          <w:i w:val="0"/>
          <w:iCs w:val="0"/>
        </w:rPr>
        <w:commentReference w:id="564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8669598" w:rsidR="00347A75" w:rsidRDefault="00077991" w:rsidP="00D20646">
      <w:pPr>
        <w:pStyle w:val="Heading5"/>
      </w:pPr>
      <w:ins w:id="5642" w:author="Sen, Marcus A." w:date="2016-04-13T15:59:00Z">
        <w:r>
          <w:t>position</w:t>
        </w:r>
      </w:ins>
      <w:ins w:id="5643" w:author="Boisvert, Eric" w:date="2016-03-30T13:26:00Z">
        <w:del w:id="5644" w:author="Sen, Marcus A." w:date="2016-04-13T15:59:00Z">
          <w:r w:rsidR="005D5CE5" w:rsidDel="00077991">
            <w:delText>p</w:delText>
          </w:r>
        </w:del>
      </w:ins>
      <w:del w:id="5645" w:author="Boisvert, Eric" w:date="2016-03-30T13:26:00Z">
        <w:r w:rsidR="00347A75" w:rsidDel="005D5CE5">
          <w:delText>P</w:delText>
        </w:r>
      </w:del>
      <w:del w:id="5646" w:author="Sen, Marcus A." w:date="2016-04-13T15:59:00Z">
        <w:r w:rsidR="00347A75" w:rsidDel="00077991">
          <w:delText>osition</w:delText>
        </w:r>
      </w:del>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5647" w:author="Boisvert, Eric" w:date="2016-03-30T13:26:00Z">
        <w:r w:rsidR="005D5B95">
          <w:rPr>
            <w:lang w:val="en-CA"/>
          </w:rPr>
          <w:t>n</w:t>
        </w:r>
      </w:ins>
      <w:r>
        <w:rPr>
          <w:lang w:val="en-CA"/>
        </w:rPr>
        <w:t xml:space="preserve"> OM_Observation </w:t>
      </w:r>
      <w:del w:id="5648" w:author="Boisvert, Eric" w:date="2016-03-30T13:27:00Z">
        <w:r w:rsidDel="005D5B95">
          <w:rPr>
            <w:lang w:val="en-CA"/>
          </w:rPr>
          <w:delText xml:space="preserve">to </w:delText>
        </w:r>
      </w:del>
      <w:ins w:id="5649" w:author="Boisvert, Eric" w:date="2016-03-30T13:27:00Z">
        <w:r w:rsidR="005D5B95">
          <w:rPr>
            <w:lang w:val="en-CA"/>
          </w:rPr>
          <w:t xml:space="preserve">in </w:t>
        </w:r>
      </w:ins>
      <w:r>
        <w:rPr>
          <w:lang w:val="en-CA"/>
        </w:rPr>
        <w:t>support</w:t>
      </w:r>
      <w:r w:rsidRPr="0059102D">
        <w:rPr>
          <w:lang w:val="en-CA"/>
        </w:rPr>
        <w:t xml:space="preserve"> </w:t>
      </w:r>
      <w:ins w:id="5650" w:author="Boisvert, Eric" w:date="2016-03-30T13:27:00Z">
        <w:r w:rsidR="005D5B95">
          <w:rPr>
            <w:lang w:val="en-CA"/>
          </w:rPr>
          <w:t xml:space="preserve">of </w:t>
        </w:r>
      </w:ins>
      <w:r w:rsidRPr="0059102D">
        <w:rPr>
          <w:lang w:val="en-CA"/>
        </w:rPr>
        <w:t>the existence of the boundary (geochronology, paleontology, etc.)</w:t>
      </w:r>
      <w:ins w:id="5651" w:author="Boisvert, Eric" w:date="2016-03-29T09:06:00Z">
        <w:r w:rsidR="008279FB">
          <w:rPr>
            <w:lang w:val="en-CA"/>
          </w:rPr>
          <w:t>.</w:t>
        </w:r>
      </w:ins>
    </w:p>
    <w:p w14:paraId="4F046F66" w14:textId="58C4DB99" w:rsidR="00B0615B" w:rsidRDefault="00935ECA" w:rsidP="00935ECA">
      <w:pPr>
        <w:pStyle w:val="Heading3"/>
      </w:pPr>
      <w:bookmarkStart w:id="5652" w:name="BKM_63ECF066_EE03_4253_8744_0F86D06238D4"/>
      <w:bookmarkStart w:id="5653" w:name="BKM_87370C48_A777_490F_8AD5_7B430EEB4CC8"/>
      <w:bookmarkStart w:id="5654" w:name="BKM_229122EC_1DA3_4235_81D3_26787B18C5E7"/>
      <w:bookmarkStart w:id="5655" w:name="_Toc448329991"/>
      <w:bookmarkEnd w:id="5652"/>
      <w:bookmarkEnd w:id="5653"/>
      <w:bookmarkEnd w:id="5654"/>
      <w:r>
        <w:t>Time scale</w:t>
      </w:r>
      <w:bookmarkEnd w:id="565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759FE" w:rsidP="00935ECA">
      <w:pPr>
        <w:keepNext/>
      </w:pPr>
      <w:r>
        <w:rPr>
          <w:noProof/>
          <w:lang w:val="en-CA" w:eastAsia="en-CA"/>
        </w:rPr>
        <w:pict w14:anchorId="61396997">
          <v:shape id="_x0000_i1101" type="#_x0000_t75" style="width:432.8pt;height:380.8pt;visibility:visible;mso-wrap-style:square">
            <v:imagedata r:id="rId92"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5656" w:author="Sen, Marcus A." w:date="2016-04-13T16:56:00Z">
        <w:r w:rsidR="00D33949">
          <w:rPr>
            <w:noProof/>
          </w:rPr>
          <w:t>75</w:t>
        </w:r>
      </w:ins>
      <w:ins w:id="5657" w:author="Eric Boisvert" w:date="2016-04-03T12:16:00Z">
        <w:del w:id="5658" w:author="Sen, Marcus A." w:date="2016-04-13T16:56:00Z">
          <w:r w:rsidR="00652185" w:rsidDel="00D33949">
            <w:rPr>
              <w:noProof/>
            </w:rPr>
            <w:delText>75</w:delText>
          </w:r>
        </w:del>
      </w:ins>
      <w:ins w:id="5659" w:author="Boisvert, Eric" w:date="2016-04-01T13:15:00Z">
        <w:del w:id="5660" w:author="Sen, Marcus A." w:date="2016-04-13T16:56:00Z">
          <w:r w:rsidR="008D755A" w:rsidDel="00D33949">
            <w:rPr>
              <w:noProof/>
            </w:rPr>
            <w:delText>74</w:delText>
          </w:r>
        </w:del>
      </w:ins>
      <w:del w:id="5661" w:author="Sen, Marcus A." w:date="2016-04-13T16:56:00Z">
        <w:r w:rsidR="00090DCF" w:rsidDel="00D33949">
          <w:rPr>
            <w:noProof/>
          </w:rPr>
          <w:delText>58</w:delText>
        </w:r>
      </w:del>
      <w:r w:rsidR="00673E83">
        <w:rPr>
          <w:noProof/>
        </w:rPr>
        <w:fldChar w:fldCharType="end"/>
      </w:r>
      <w:r>
        <w:t>: Time scale</w:t>
      </w:r>
      <w:ins w:id="5662"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5663"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759FE" w:rsidP="00606F7E">
      <w:pPr>
        <w:keepNext/>
      </w:pPr>
      <w:r>
        <w:rPr>
          <w:noProof/>
          <w:lang w:val="en-CA" w:eastAsia="en-CA"/>
        </w:rPr>
        <w:pict w14:anchorId="4C779ED5">
          <v:shape id="_x0000_i1102" type="#_x0000_t75" style="width:6in;height:391.2pt;visibility:visible;mso-wrap-style:square">
            <v:imagedata r:id="rId93"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5664" w:author="Sen, Marcus A." w:date="2016-04-13T16:56:00Z">
        <w:r w:rsidR="00D33949">
          <w:rPr>
            <w:noProof/>
          </w:rPr>
          <w:t>76</w:t>
        </w:r>
      </w:ins>
      <w:ins w:id="5665" w:author="Eric Boisvert" w:date="2016-04-03T12:16:00Z">
        <w:del w:id="5666" w:author="Sen, Marcus A." w:date="2016-04-13T16:56:00Z">
          <w:r w:rsidR="00652185" w:rsidDel="00D33949">
            <w:rPr>
              <w:noProof/>
            </w:rPr>
            <w:delText>76</w:delText>
          </w:r>
        </w:del>
      </w:ins>
      <w:ins w:id="5667" w:author="Boisvert, Eric" w:date="2016-04-01T13:15:00Z">
        <w:del w:id="5668" w:author="Sen, Marcus A." w:date="2016-04-13T16:56:00Z">
          <w:r w:rsidR="008D755A" w:rsidDel="00D33949">
            <w:rPr>
              <w:noProof/>
            </w:rPr>
            <w:delText>75</w:delText>
          </w:r>
        </w:del>
      </w:ins>
      <w:del w:id="5669" w:author="Sen, Marcus A." w:date="2016-04-13T16:56:00Z">
        <w:r w:rsidR="0085617E" w:rsidDel="00D33949">
          <w:rPr>
            <w:noProof/>
          </w:rPr>
          <w:delText>75</w:delText>
        </w:r>
      </w:del>
      <w:r w:rsidR="00673E83">
        <w:rPr>
          <w:noProof/>
        </w:rPr>
        <w:fldChar w:fldCharType="end"/>
      </w:r>
      <w:r>
        <w:t xml:space="preserve"> : GeochronologicEra</w:t>
      </w:r>
      <w:ins w:id="5670" w:author="Boisvert, Eric" w:date="2016-03-29T09:07:00Z">
        <w:r w:rsidR="008279FB">
          <w:t xml:space="preserve"> context diagram.</w:t>
        </w:r>
      </w:ins>
    </w:p>
    <w:p w14:paraId="5E62F251" w14:textId="7FEB2880" w:rsidR="00935ECA" w:rsidRDefault="001B130F" w:rsidP="00D20646">
      <w:pPr>
        <w:pStyle w:val="Heading5"/>
        <w:rPr>
          <w:lang w:val="en-CA"/>
        </w:rPr>
      </w:pPr>
      <w:bookmarkStart w:id="5671" w:name="BKM_87E807D4_B547_4527_95DA_3886362CC5FC"/>
      <w:bookmarkEnd w:id="5671"/>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1FFB6432"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del w:id="5672" w:author="Sen, Marcus A." w:date="2016-04-13T16:01:00Z">
        <w:r w:rsidRPr="001B130F" w:rsidDel="00077991">
          <w:rPr>
            <w:lang w:val="en-CA"/>
          </w:rPr>
          <w:delText>eg</w:delText>
        </w:r>
      </w:del>
      <w:ins w:id="5673" w:author="Sen, Marcus A." w:date="2016-04-13T16:01:00Z">
        <w:r w:rsidR="00077991" w:rsidRPr="001B130F">
          <w:rPr>
            <w:lang w:val="en-CA"/>
          </w:rPr>
          <w:t>e.g.</w:t>
        </w:r>
      </w:ins>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5674" w:author="Boisvert, Eric" w:date="2016-03-29T09:07:00Z">
        <w:r w:rsidR="008279FB">
          <w:rPr>
            <w:lang w:val="en-CA"/>
          </w:rPr>
          <w:t>.</w:t>
        </w:r>
      </w:ins>
    </w:p>
    <w:p w14:paraId="3A6EE748" w14:textId="43E01A96" w:rsidR="00935ECA" w:rsidRDefault="00606F7E" w:rsidP="00606F7E">
      <w:pPr>
        <w:pStyle w:val="Heading4"/>
      </w:pPr>
      <w:bookmarkStart w:id="5675" w:name="BKM_84F1004A_AA50_459B_B70A_65E13CA8B294"/>
      <w:bookmarkEnd w:id="5675"/>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5676" w:author="Boisvert, Eric" w:date="2016-03-29T09:08:00Z">
        <w:r w:rsidR="00606F7E" w:rsidRPr="00606F7E" w:rsidDel="008279FB">
          <w:delText xml:space="preserve"> </w:delText>
        </w:r>
      </w:del>
      <w:r w:rsidR="00606F7E" w:rsidRPr="00606F7E">
        <w:t>boundary between two geochronologic time periods</w:t>
      </w:r>
      <w:ins w:id="5677" w:author="Boisvert, Eric" w:date="2016-03-29T09:08:00Z">
        <w:r w:rsidR="008279FB">
          <w:t>.</w:t>
        </w:r>
      </w:ins>
    </w:p>
    <w:p w14:paraId="7D8220B0" w14:textId="77777777" w:rsidR="00606F7E" w:rsidRDefault="00606F7E" w:rsidP="00821F1F"/>
    <w:p w14:paraId="5A63EE19" w14:textId="38BBBEB7" w:rsidR="00C343CA" w:rsidRDefault="001759FE" w:rsidP="00C343CA">
      <w:pPr>
        <w:keepNext/>
      </w:pPr>
      <w:r>
        <w:rPr>
          <w:noProof/>
          <w:lang w:val="en-CA" w:eastAsia="en-CA"/>
        </w:rPr>
        <w:pict w14:anchorId="1938F27F">
          <v:shape id="_x0000_i1103" type="#_x0000_t75" style="width:431.2pt;height:470.4pt;visibility:visible;mso-wrap-style:square">
            <v:imagedata r:id="rId94"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5678" w:author="Sen, Marcus A." w:date="2016-04-13T16:56:00Z">
        <w:r w:rsidR="00D33949">
          <w:rPr>
            <w:noProof/>
          </w:rPr>
          <w:t>77</w:t>
        </w:r>
      </w:ins>
      <w:ins w:id="5679" w:author="Eric Boisvert" w:date="2016-04-03T12:16:00Z">
        <w:del w:id="5680" w:author="Sen, Marcus A." w:date="2016-04-13T16:56:00Z">
          <w:r w:rsidR="00652185" w:rsidDel="00D33949">
            <w:rPr>
              <w:noProof/>
            </w:rPr>
            <w:delText>77</w:delText>
          </w:r>
        </w:del>
      </w:ins>
      <w:ins w:id="5681" w:author="Boisvert, Eric" w:date="2016-04-01T13:15:00Z">
        <w:del w:id="5682" w:author="Sen, Marcus A." w:date="2016-04-13T16:56:00Z">
          <w:r w:rsidR="008D755A" w:rsidDel="00D33949">
            <w:rPr>
              <w:noProof/>
            </w:rPr>
            <w:delText>76</w:delText>
          </w:r>
        </w:del>
      </w:ins>
      <w:del w:id="5683" w:author="Sen, Marcus A." w:date="2016-04-13T16:56:00Z">
        <w:r w:rsidR="0085617E" w:rsidDel="00D33949">
          <w:rPr>
            <w:noProof/>
          </w:rPr>
          <w:delText>76</w:delText>
        </w:r>
      </w:del>
      <w:r w:rsidR="00673E83">
        <w:rPr>
          <w:noProof/>
        </w:rPr>
        <w:fldChar w:fldCharType="end"/>
      </w:r>
      <w:r>
        <w:t>: GeochronologyBoundary</w:t>
      </w:r>
      <w:r w:rsidR="00757EBF">
        <w:t xml:space="preserve"> context diagram</w:t>
      </w:r>
      <w:ins w:id="5684"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5685" w:author="Sen, Marcus A." w:date="2016-04-13T16:56:00Z">
        <w:r w:rsidR="00D33949">
          <w:t xml:space="preserve">Figure </w:t>
        </w:r>
        <w:r w:rsidR="00D33949">
          <w:rPr>
            <w:noProof/>
          </w:rPr>
          <w:t>78</w:t>
        </w:r>
      </w:ins>
      <w:ins w:id="5686" w:author="Boisvert, Eric" w:date="2016-04-01T07:54:00Z">
        <w:del w:id="5687" w:author="Sen, Marcus A." w:date="2016-04-13T16:56:00Z">
          <w:r w:rsidR="00E21DD0" w:rsidDel="00D33949">
            <w:delText xml:space="preserve">Figure </w:delText>
          </w:r>
          <w:r w:rsidR="00E21DD0" w:rsidDel="00D33949">
            <w:rPr>
              <w:noProof/>
            </w:rPr>
            <w:delText>76</w:delText>
          </w:r>
        </w:del>
      </w:ins>
      <w:ins w:id="5688" w:author="Eric Boisvert" w:date="2016-03-28T16:06:00Z">
        <w:del w:id="5689" w:author="Sen, Marcus A." w:date="2016-04-13T16:56:00Z">
          <w:r w:rsidR="003842F3" w:rsidDel="00D33949">
            <w:delText xml:space="preserve">Figure </w:delText>
          </w:r>
          <w:r w:rsidR="003842F3" w:rsidDel="00D33949">
            <w:rPr>
              <w:noProof/>
            </w:rPr>
            <w:delText>75</w:delText>
          </w:r>
        </w:del>
      </w:ins>
      <w:del w:id="5690" w:author="Sen, Marcus A." w:date="2016-04-13T16:56:00Z">
        <w:r w:rsidDel="00D33949">
          <w:delText xml:space="preserve">Figure </w:delText>
        </w:r>
        <w:r w:rsidDel="00D33949">
          <w:rPr>
            <w:noProof/>
          </w:rPr>
          <w:delText>74</w:delText>
        </w:r>
      </w:del>
      <w:r>
        <w:fldChar w:fldCharType="end"/>
      </w:r>
      <w:r>
        <w:t xml:space="preserve"> show a partial encoding of Miocene</w:t>
      </w:r>
    </w:p>
    <w:p w14:paraId="6DB19622" w14:textId="77777777" w:rsidR="008132F4" w:rsidRDefault="001759FE" w:rsidP="008132F4">
      <w:pPr>
        <w:keepNext/>
      </w:pPr>
      <w:r>
        <w:pict w14:anchorId="5AC5B4AF">
          <v:shape id="_x0000_i1104" type="#_x0000_t75" style="width:6in;height:227.2pt">
            <v:imagedata r:id="rId95" o:title=""/>
          </v:shape>
        </w:pict>
      </w:r>
    </w:p>
    <w:p w14:paraId="50D97A28" w14:textId="0CC7BBF3" w:rsidR="008132F4" w:rsidRDefault="008132F4" w:rsidP="008132F4">
      <w:pPr>
        <w:pStyle w:val="Caption"/>
      </w:pPr>
      <w:bookmarkStart w:id="5691" w:name="_Ref440945032"/>
      <w:r>
        <w:t xml:space="preserve">Figure </w:t>
      </w:r>
      <w:r>
        <w:fldChar w:fldCharType="begin"/>
      </w:r>
      <w:r>
        <w:instrText xml:space="preserve"> SEQ Figure \* ARABIC </w:instrText>
      </w:r>
      <w:r>
        <w:fldChar w:fldCharType="separate"/>
      </w:r>
      <w:ins w:id="5692" w:author="Sen, Marcus A." w:date="2016-04-13T16:56:00Z">
        <w:r w:rsidR="00D33949">
          <w:rPr>
            <w:noProof/>
          </w:rPr>
          <w:t>78</w:t>
        </w:r>
      </w:ins>
      <w:ins w:id="5693" w:author="Eric Boisvert" w:date="2016-04-03T12:16:00Z">
        <w:del w:id="5694" w:author="Sen, Marcus A." w:date="2016-04-13T16:56:00Z">
          <w:r w:rsidR="00652185" w:rsidDel="00D33949">
            <w:rPr>
              <w:noProof/>
            </w:rPr>
            <w:delText>78</w:delText>
          </w:r>
        </w:del>
      </w:ins>
      <w:ins w:id="5695" w:author="Boisvert, Eric" w:date="2016-04-01T13:15:00Z">
        <w:del w:id="5696" w:author="Sen, Marcus A." w:date="2016-04-13T16:56:00Z">
          <w:r w:rsidR="008D755A" w:rsidDel="00D33949">
            <w:rPr>
              <w:noProof/>
            </w:rPr>
            <w:delText>77</w:delText>
          </w:r>
        </w:del>
      </w:ins>
      <w:del w:id="5697" w:author="Sen, Marcus A." w:date="2016-04-13T16:56:00Z">
        <w:r w:rsidR="0085617E" w:rsidDel="00D33949">
          <w:rPr>
            <w:noProof/>
          </w:rPr>
          <w:delText>77</w:delText>
        </w:r>
      </w:del>
      <w:r>
        <w:fldChar w:fldCharType="end"/>
      </w:r>
      <w:bookmarkEnd w:id="5691"/>
      <w:r>
        <w:t xml:space="preserve"> : Partial encoding of Miocene</w:t>
      </w:r>
      <w:ins w:id="5698"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5699" w:author="Boisvert, Eric" w:date="2016-03-30T13:30:00Z">
        <w:r w:rsidR="005D5B95">
          <w:t xml:space="preserve"> </w:t>
        </w:r>
      </w:ins>
      <w:del w:id="5700" w:author="Boisvert, Eric" w:date="2016-03-30T13:30:00Z">
        <w:r w:rsidR="00B42641" w:rsidDel="005D5B95">
          <w:delText xml:space="preserve"> (</w:delText>
        </w:r>
      </w:del>
      <w:r w:rsidR="00B42641">
        <w:t>where boundaries are not defined by a material reference but a</w:t>
      </w:r>
      <w:ins w:id="5701" w:author="Boisvert, Eric" w:date="2016-03-30T13:30:00Z">
        <w:r w:rsidR="005D5B95">
          <w:t>s</w:t>
        </w:r>
      </w:ins>
      <w:r w:rsidR="00B42641">
        <w:t xml:space="preserve"> numerical value</w:t>
      </w:r>
      <w:ins w:id="5702" w:author="Boisvert, Eric" w:date="2016-03-30T13:30:00Z">
        <w:r w:rsidR="005D5B95">
          <w:t>s</w:t>
        </w:r>
      </w:ins>
      <w:del w:id="5703" w:author="Boisvert, Eric" w:date="2016-03-30T13:30:00Z">
        <w:r w:rsidR="00B42641" w:rsidDel="005D5B95">
          <w:delText>)</w:delText>
        </w:r>
      </w:del>
      <w:r w:rsidR="00B42641">
        <w:t>.</w:t>
      </w:r>
    </w:p>
    <w:p w14:paraId="172FA562" w14:textId="77777777" w:rsidR="008279FB" w:rsidRDefault="001759FE">
      <w:pPr>
        <w:keepNext/>
        <w:rPr>
          <w:ins w:id="5704" w:author="Boisvert, Eric" w:date="2016-03-29T09:08:00Z"/>
        </w:rPr>
        <w:pPrChange w:id="5705" w:author="Boisvert, Eric" w:date="2016-03-29T09:08:00Z">
          <w:pPr/>
        </w:pPrChange>
      </w:pPr>
      <w:r>
        <w:rPr>
          <w:noProof/>
          <w:lang w:val="en-CA" w:eastAsia="en-CA"/>
        </w:rPr>
        <w:pict w14:anchorId="344623C1">
          <v:shape id="_x0000_i1105" type="#_x0000_t75" style="width:279.2pt;height:327.2pt;visibility:visible;mso-wrap-style:square">
            <v:imagedata r:id="rId96" o:title=""/>
          </v:shape>
        </w:pict>
      </w:r>
    </w:p>
    <w:p w14:paraId="701A1A7D" w14:textId="51EC04D8" w:rsidR="00B42641" w:rsidRDefault="008279FB">
      <w:pPr>
        <w:pStyle w:val="Caption"/>
        <w:pPrChange w:id="5706" w:author="Boisvert, Eric" w:date="2016-03-29T09:08:00Z">
          <w:pPr/>
        </w:pPrChange>
      </w:pPr>
      <w:ins w:id="5707" w:author="Boisvert, Eric" w:date="2016-03-29T09:08:00Z">
        <w:r>
          <w:t xml:space="preserve">Figure </w:t>
        </w:r>
        <w:r>
          <w:fldChar w:fldCharType="begin"/>
        </w:r>
        <w:r>
          <w:instrText xml:space="preserve"> SEQ Figure \* ARABIC </w:instrText>
        </w:r>
      </w:ins>
      <w:r>
        <w:fldChar w:fldCharType="separate"/>
      </w:r>
      <w:ins w:id="5708" w:author="Sen, Marcus A." w:date="2016-04-13T16:56:00Z">
        <w:r w:rsidR="00D33949">
          <w:rPr>
            <w:noProof/>
          </w:rPr>
          <w:t>79</w:t>
        </w:r>
      </w:ins>
      <w:ins w:id="5709" w:author="Eric Boisvert" w:date="2016-04-03T12:16:00Z">
        <w:del w:id="5710" w:author="Sen, Marcus A." w:date="2016-04-13T16:56:00Z">
          <w:r w:rsidR="00652185" w:rsidDel="00D33949">
            <w:rPr>
              <w:noProof/>
            </w:rPr>
            <w:delText>79</w:delText>
          </w:r>
        </w:del>
      </w:ins>
      <w:ins w:id="5711" w:author="Boisvert, Eric" w:date="2016-04-01T13:15:00Z">
        <w:del w:id="5712" w:author="Sen, Marcus A." w:date="2016-04-13T16:56:00Z">
          <w:r w:rsidR="008D755A" w:rsidDel="00D33949">
            <w:rPr>
              <w:noProof/>
            </w:rPr>
            <w:delText>78</w:delText>
          </w:r>
        </w:del>
      </w:ins>
      <w:ins w:id="5713"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5714"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5715" w:name="_Toc448329992"/>
      <w:r>
        <w:t>Geologic time</w:t>
      </w:r>
      <w:r w:rsidR="00B42641">
        <w:t xml:space="preserve"> vocabularies</w:t>
      </w:r>
      <w:bookmarkEnd w:id="5715"/>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5716" w:author="Sen, Marcus A." w:date="2016-04-13T16:56:00Z">
        <w:r w:rsidR="00D33949">
          <w:t xml:space="preserve">Table </w:t>
        </w:r>
        <w:r w:rsidR="00D33949">
          <w:rPr>
            <w:noProof/>
          </w:rPr>
          <w:t>6</w:t>
        </w:r>
      </w:ins>
      <w:ins w:id="5717" w:author="Boisvert, Eric" w:date="2016-04-01T07:54:00Z">
        <w:del w:id="5718" w:author="Sen, Marcus A." w:date="2016-04-13T16:56:00Z">
          <w:r w:rsidR="00E21DD0" w:rsidDel="00D33949">
            <w:delText xml:space="preserve">Table </w:delText>
          </w:r>
          <w:r w:rsidR="00E21DD0" w:rsidDel="00D33949">
            <w:rPr>
              <w:noProof/>
            </w:rPr>
            <w:delText>6</w:delText>
          </w:r>
        </w:del>
      </w:ins>
      <w:ins w:id="5719" w:author="Eric Boisvert" w:date="2016-03-28T16:06:00Z">
        <w:del w:id="5720" w:author="Sen, Marcus A." w:date="2016-04-13T16:56:00Z">
          <w:r w:rsidR="003842F3" w:rsidDel="00D33949">
            <w:delText xml:space="preserve">Table </w:delText>
          </w:r>
          <w:r w:rsidR="003842F3" w:rsidDel="00D33949">
            <w:rPr>
              <w:noProof/>
            </w:rPr>
            <w:delText>6</w:delText>
          </w:r>
        </w:del>
      </w:ins>
      <w:del w:id="5721" w:author="Sen, Marcus A." w:date="2016-04-13T16:56:00Z">
        <w:r w:rsidR="00634C52" w:rsidDel="00D33949">
          <w:delText xml:space="preserve">Table </w:delText>
        </w:r>
        <w:r w:rsidR="00634C52" w:rsidDel="00D33949">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5722" w:name="_Ref433005219"/>
      <w:r>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722"/>
      <w:r>
        <w:t>: Geologic time vocabulary</w:t>
      </w:r>
      <w:ins w:id="5723"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0BF38F01" w:rsidR="009B3BBD" w:rsidRDefault="009B3BBD" w:rsidP="009B3BBD">
      <w:pPr>
        <w:pStyle w:val="Heading2"/>
        <w:rPr>
          <w:lang w:val="en-CA"/>
        </w:rPr>
      </w:pPr>
      <w:bookmarkStart w:id="5724" w:name="_Toc448329993"/>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del w:id="5725" w:author="Sen, Marcus A." w:date="2016-04-13T16:03:00Z">
        <w:r w:rsidRPr="00D12552" w:rsidDel="00B45030">
          <w:rPr>
            <w:lang w:val="en-CA"/>
          </w:rPr>
          <w:delText>Class</w:delText>
        </w:r>
      </w:del>
      <w:ins w:id="5726" w:author="Eric Boisvert" w:date="2016-04-03T12:50:00Z">
        <w:del w:id="5727" w:author="Sen, Marcus A." w:date="2016-04-13T16:03:00Z">
          <w:r w:rsidR="00052694" w:rsidDel="00B45030">
            <w:rPr>
              <w:lang w:val="en-CA"/>
            </w:rPr>
            <w:delText xml:space="preserve"> </w:delText>
          </w:r>
        </w:del>
      </w:ins>
      <w:ins w:id="5728" w:author="Eric Boisvert" w:date="2016-04-03T12:51:00Z">
        <w:del w:id="5729" w:author="Sen, Marcus A." w:date="2016-04-13T16:03:00Z">
          <w:r w:rsidR="00052694" w:rsidDel="00B45030">
            <w:delText xml:space="preserve"> (</w:delText>
          </w:r>
        </w:del>
      </w:ins>
      <w:ins w:id="5730" w:author="Sen, Marcus A." w:date="2016-04-13T16:03:00Z">
        <w:r w:rsidR="00B45030" w:rsidRPr="00D12552">
          <w:rPr>
            <w:lang w:val="en-CA"/>
          </w:rPr>
          <w:t>Class</w:t>
        </w:r>
        <w:r w:rsidR="00B45030">
          <w:rPr>
            <w:lang w:val="en-CA"/>
          </w:rPr>
          <w:t xml:space="preserve"> </w:t>
        </w:r>
        <w:r w:rsidR="00B45030">
          <w:t>(</w:t>
        </w:r>
      </w:ins>
      <w:ins w:id="5731" w:author="Eric Boisvert" w:date="2016-04-03T12:51:00Z">
        <w:r w:rsidR="00052694">
          <w:t>Normative)</w:t>
        </w:r>
      </w:ins>
      <w:bookmarkEnd w:id="5724"/>
    </w:p>
    <w:p w14:paraId="55EC4296" w14:textId="77777777" w:rsidR="00611A7A" w:rsidRDefault="00611A7A" w:rsidP="00CD7325">
      <w:pPr>
        <w:rPr>
          <w:ins w:id="5732"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5733" w:author="Eric Boisvert" w:date="2016-04-01T16:46:00Z"/>
          <w:lang w:val="en-CA"/>
        </w:rPr>
      </w:pPr>
      <w:ins w:id="5734"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5735" w:author="Boisvert, Eric" w:date="2016-03-30T13:37:00Z">
        <w:r w:rsidRPr="00CD7325" w:rsidDel="004E6F80">
          <w:rPr>
            <w:lang w:val="en-CA"/>
          </w:rPr>
          <w:delText>model elements for representing</w:delText>
        </w:r>
      </w:del>
      <w:ins w:id="5736" w:author="Boisvert, Eric" w:date="2016-03-30T13:37:00Z">
        <w:r w:rsidR="004E6F80">
          <w:rPr>
            <w:lang w:val="en-CA"/>
          </w:rPr>
          <w:t>representing information model for</w:t>
        </w:r>
      </w:ins>
      <w:r w:rsidRPr="00CD7325">
        <w:rPr>
          <w:lang w:val="en-CA"/>
        </w:rPr>
        <w:t xml:space="preserve"> Boreholes</w:t>
      </w:r>
      <w:ins w:id="5737"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5738"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1759FE" w:rsidP="000B1244">
      <w:pPr>
        <w:keepNext/>
      </w:pPr>
      <w:r>
        <w:rPr>
          <w:noProof/>
          <w:lang w:val="en-CA" w:eastAsia="en-CA"/>
        </w:rPr>
        <w:pict w14:anchorId="05DF672F">
          <v:shape id="_x0000_i1106" type="#_x0000_t75" style="width:6in;height:316.8pt;visibility:visible;mso-wrap-style:square">
            <v:imagedata r:id="rId97"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5739" w:author="Sen, Marcus A." w:date="2016-04-13T16:56:00Z">
        <w:r w:rsidR="00D33949">
          <w:rPr>
            <w:noProof/>
          </w:rPr>
          <w:t>80</w:t>
        </w:r>
      </w:ins>
      <w:ins w:id="5740" w:author="Eric Boisvert" w:date="2016-04-03T12:16:00Z">
        <w:del w:id="5741" w:author="Sen, Marcus A." w:date="2016-04-13T16:56:00Z">
          <w:r w:rsidR="00652185" w:rsidDel="00D33949">
            <w:rPr>
              <w:noProof/>
            </w:rPr>
            <w:delText>80</w:delText>
          </w:r>
        </w:del>
      </w:ins>
      <w:ins w:id="5742" w:author="Boisvert, Eric" w:date="2016-04-01T13:15:00Z">
        <w:del w:id="5743" w:author="Sen, Marcus A." w:date="2016-04-13T16:56:00Z">
          <w:r w:rsidR="008D755A" w:rsidDel="00D33949">
            <w:rPr>
              <w:noProof/>
            </w:rPr>
            <w:delText>79</w:delText>
          </w:r>
        </w:del>
      </w:ins>
      <w:del w:id="5744" w:author="Sen, Marcus A." w:date="2016-04-13T16:56:00Z">
        <w:r w:rsidR="0085617E" w:rsidDel="00D33949">
          <w:rPr>
            <w:noProof/>
          </w:rPr>
          <w:delText>78</w:delText>
        </w:r>
      </w:del>
      <w:r w:rsidR="00673E83">
        <w:rPr>
          <w:noProof/>
        </w:rPr>
        <w:fldChar w:fldCharType="end"/>
      </w:r>
      <w:r>
        <w:t>: Borehole dependency diagram</w:t>
      </w:r>
      <w:ins w:id="5745" w:author="Boisvert, Eric" w:date="2016-03-29T09:09:00Z">
        <w:r w:rsidR="00B8253A">
          <w:t>.</w:t>
        </w:r>
      </w:ins>
    </w:p>
    <w:p w14:paraId="1B8F04AD" w14:textId="77777777" w:rsidR="000B1244" w:rsidRDefault="000B1244" w:rsidP="00CD7325">
      <w:pPr>
        <w:rPr>
          <w:lang w:val="en-CA"/>
        </w:rPr>
      </w:pPr>
    </w:p>
    <w:p w14:paraId="77D69A94" w14:textId="04AAA7F9" w:rsidR="00F46BB7" w:rsidRDefault="001759FE" w:rsidP="00F46BB7">
      <w:pPr>
        <w:keepNext/>
      </w:pPr>
      <w:r>
        <w:rPr>
          <w:noProof/>
          <w:lang w:val="en-CA" w:eastAsia="en-CA"/>
        </w:rPr>
        <w:pict w14:anchorId="7FDE0D21">
          <v:shape id="_x0000_i1107" type="#_x0000_t75" style="width:6in;height:336pt;visibility:visible;mso-wrap-style:square">
            <v:imagedata r:id="rId98"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5746" w:author="Sen, Marcus A." w:date="2016-04-13T16:56:00Z">
        <w:r w:rsidR="00D33949">
          <w:rPr>
            <w:noProof/>
          </w:rPr>
          <w:t>81</w:t>
        </w:r>
      </w:ins>
      <w:ins w:id="5747" w:author="Eric Boisvert" w:date="2016-04-03T12:16:00Z">
        <w:del w:id="5748" w:author="Sen, Marcus A." w:date="2016-04-13T16:56:00Z">
          <w:r w:rsidR="00652185" w:rsidDel="00D33949">
            <w:rPr>
              <w:noProof/>
            </w:rPr>
            <w:delText>81</w:delText>
          </w:r>
        </w:del>
      </w:ins>
      <w:ins w:id="5749" w:author="Boisvert, Eric" w:date="2016-04-01T13:15:00Z">
        <w:del w:id="5750" w:author="Sen, Marcus A." w:date="2016-04-13T16:56:00Z">
          <w:r w:rsidR="008D755A" w:rsidDel="00D33949">
            <w:rPr>
              <w:noProof/>
            </w:rPr>
            <w:delText>80</w:delText>
          </w:r>
        </w:del>
      </w:ins>
      <w:del w:id="5751" w:author="Sen, Marcus A." w:date="2016-04-13T16:56:00Z">
        <w:r w:rsidR="0085617E" w:rsidDel="00D33949">
          <w:rPr>
            <w:noProof/>
          </w:rPr>
          <w:delText>79</w:delText>
        </w:r>
      </w:del>
      <w:r w:rsidR="00673E83">
        <w:rPr>
          <w:noProof/>
        </w:rPr>
        <w:fldChar w:fldCharType="end"/>
      </w:r>
      <w:r>
        <w:t>: Borehole summary diagram</w:t>
      </w:r>
      <w:ins w:id="5752"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5753" w:name="_Toc448329994"/>
      <w:r>
        <w:rPr>
          <w:lang w:val="en-CA"/>
        </w:rPr>
        <w:t>Borehole</w:t>
      </w:r>
      <w:bookmarkEnd w:id="5753"/>
    </w:p>
    <w:p w14:paraId="54B9517D" w14:textId="77777777" w:rsidR="00B8253A" w:rsidRDefault="00B8253A" w:rsidP="00CD7325">
      <w:pPr>
        <w:rPr>
          <w:ins w:id="5754"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759FE" w:rsidP="00F46BB7">
      <w:pPr>
        <w:keepNext/>
      </w:pPr>
      <w:r>
        <w:rPr>
          <w:noProof/>
          <w:lang w:val="en-CA" w:eastAsia="en-CA"/>
        </w:rPr>
        <w:pict w14:anchorId="6B5502F1">
          <v:shape id="_x0000_i1108" type="#_x0000_t75" style="width:6in;height:244pt;visibility:visible;mso-wrap-style:square">
            <v:imagedata r:id="rId99"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5755" w:author="Sen, Marcus A." w:date="2016-04-13T16:56:00Z">
        <w:r w:rsidR="00D33949">
          <w:rPr>
            <w:noProof/>
          </w:rPr>
          <w:t>82</w:t>
        </w:r>
      </w:ins>
      <w:ins w:id="5756" w:author="Eric Boisvert" w:date="2016-04-03T12:16:00Z">
        <w:del w:id="5757" w:author="Sen, Marcus A." w:date="2016-04-13T16:56:00Z">
          <w:r w:rsidR="00652185" w:rsidDel="00D33949">
            <w:rPr>
              <w:noProof/>
            </w:rPr>
            <w:delText>82</w:delText>
          </w:r>
        </w:del>
      </w:ins>
      <w:ins w:id="5758" w:author="Boisvert, Eric" w:date="2016-04-01T13:15:00Z">
        <w:del w:id="5759" w:author="Sen, Marcus A." w:date="2016-04-13T16:56:00Z">
          <w:r w:rsidR="008D755A" w:rsidDel="00D33949">
            <w:rPr>
              <w:noProof/>
            </w:rPr>
            <w:delText>81</w:delText>
          </w:r>
        </w:del>
      </w:ins>
      <w:del w:id="5760" w:author="Sen, Marcus A." w:date="2016-04-13T16:56:00Z">
        <w:r w:rsidR="0085617E" w:rsidDel="00D33949">
          <w:rPr>
            <w:noProof/>
          </w:rPr>
          <w:delText>80</w:delText>
        </w:r>
      </w:del>
      <w:r w:rsidR="00673E83">
        <w:rPr>
          <w:noProof/>
        </w:rPr>
        <w:fldChar w:fldCharType="end"/>
      </w:r>
      <w:r>
        <w:t>: Borehole</w:t>
      </w:r>
      <w:ins w:id="5761"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5762" w:author="Boisvert, Eric" w:date="2016-03-30T13:39:00Z">
        <w:r w:rsidR="004E6F80">
          <w:rPr>
            <w:lang w:val="en-CA"/>
          </w:rPr>
          <w:t>.</w:t>
        </w:r>
      </w:ins>
      <w:del w:id="5763"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2A80F34E" w:rsidR="00675648" w:rsidRDefault="00675648" w:rsidP="006A1F12">
      <w:pPr>
        <w:rPr>
          <w:lang w:val="en-CA"/>
        </w:rPr>
      </w:pPr>
      <w:r>
        <w:rPr>
          <w:lang w:val="en-CA"/>
        </w:rPr>
        <w:t xml:space="preserve">The property referenceLocation shall be an association between a Borehole and </w:t>
      </w:r>
      <w:del w:id="5764" w:author="Sen, Marcus A." w:date="2016-04-13T16:04:00Z">
        <w:r w:rsidDel="00B45030">
          <w:rPr>
            <w:lang w:val="en-CA"/>
          </w:rPr>
          <w:delText>a</w:delText>
        </w:r>
      </w:del>
      <w:ins w:id="5765" w:author="Sen, Marcus A." w:date="2016-04-13T16:04:00Z">
        <w:r w:rsidR="00B45030">
          <w:rPr>
            <w:lang w:val="en-CA"/>
          </w:rPr>
          <w:t>an</w:t>
        </w:r>
      </w:ins>
      <w:r>
        <w:rPr>
          <w:lang w:val="en-CA"/>
        </w:rPr>
        <w:t xml:space="preserve"> OriginPosition </w:t>
      </w:r>
      <w:r w:rsidRPr="00675648">
        <w:rPr>
          <w:lang w:val="en-CA"/>
        </w:rPr>
        <w:t>corresponding to the start point of a borehole log.  This may, but not necessarily, correspond to the borehole collar location (</w:t>
      </w:r>
      <w:del w:id="5766" w:author="Sen, Marcus A." w:date="2016-04-13T16:04:00Z">
        <w:r w:rsidRPr="00675648" w:rsidDel="00B45030">
          <w:rPr>
            <w:lang w:val="en-CA"/>
          </w:rPr>
          <w:delText>eg</w:delText>
        </w:r>
      </w:del>
      <w:ins w:id="5767" w:author="Sen, Marcus A." w:date="2016-04-13T16:04:00Z">
        <w:r w:rsidR="00B45030" w:rsidRPr="00675648">
          <w:rPr>
            <w:lang w:val="en-CA"/>
          </w:rPr>
          <w:t>e.g.</w:t>
        </w:r>
      </w:ins>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5768" w:author="Boisvert, Eric" w:date="2016-03-30T13:39:00Z">
        <w:r>
          <w:rPr>
            <w:lang w:val="en-CA"/>
          </w:rPr>
          <w:t>Drilling Details is a</w:t>
        </w:r>
      </w:ins>
      <w:del w:id="5769" w:author="Boisvert, Eric" w:date="2016-03-30T13:39:00Z">
        <w:r w:rsidR="00F46BB7" w:rsidRPr="00F46BB7" w:rsidDel="004E6F80">
          <w:rPr>
            <w:lang w:val="en-CA"/>
          </w:rPr>
          <w:delText>A</w:delText>
        </w:r>
      </w:del>
      <w:r w:rsidR="00F46BB7" w:rsidRPr="00F46BB7">
        <w:rPr>
          <w:lang w:val="en-CA"/>
        </w:rPr>
        <w:t xml:space="preserve"> class t</w:t>
      </w:r>
      <w:ins w:id="5770" w:author="Boisvert, Eric" w:date="2016-03-30T13:39:00Z">
        <w:r>
          <w:rPr>
            <w:lang w:val="en-CA"/>
          </w:rPr>
          <w:t>hat</w:t>
        </w:r>
      </w:ins>
      <w:del w:id="5771" w:author="Boisvert, Eric" w:date="2016-03-30T13:39:00Z">
        <w:r w:rsidR="00F46BB7" w:rsidRPr="00F46BB7" w:rsidDel="004E6F80">
          <w:rPr>
            <w:lang w:val="en-CA"/>
          </w:rPr>
          <w:delText>o</w:delText>
        </w:r>
      </w:del>
      <w:r w:rsidR="00F46BB7" w:rsidRPr="00F46BB7">
        <w:rPr>
          <w:lang w:val="en-CA"/>
        </w:rPr>
        <w:t xml:space="preserve"> capture</w:t>
      </w:r>
      <w:ins w:id="5772" w:author="Boisvert, Eric" w:date="2016-03-30T13:39:00Z">
        <w:r>
          <w:rPr>
            <w:lang w:val="en-CA"/>
          </w:rPr>
          <w:t>s</w:t>
        </w:r>
      </w:ins>
      <w:r w:rsidR="00F46BB7" w:rsidRPr="00F46BB7">
        <w:rPr>
          <w:lang w:val="en-CA"/>
        </w:rPr>
        <w:t xml:space="preserve"> </w:t>
      </w:r>
      <w:ins w:id="5773" w:author="Boisvert, Eric" w:date="2016-03-30T13:39:00Z">
        <w:r>
          <w:rPr>
            <w:lang w:val="en-CA"/>
          </w:rPr>
          <w:t xml:space="preserve">the </w:t>
        </w:r>
      </w:ins>
      <w:r w:rsidR="00F46BB7" w:rsidRPr="00F46BB7">
        <w:rPr>
          <w:lang w:val="en-CA"/>
        </w:rPr>
        <w:t>description of drilling methods and hole diameter</w:t>
      </w:r>
      <w:ins w:id="5774" w:author="Boisvert, Eric" w:date="2016-03-30T13:40:00Z">
        <w:r>
          <w:rPr>
            <w:lang w:val="en-CA"/>
          </w:rPr>
          <w:t>s</w:t>
        </w:r>
      </w:ins>
      <w:r w:rsidR="00F46BB7" w:rsidRPr="00F46BB7">
        <w:rPr>
          <w:lang w:val="en-CA"/>
        </w:rPr>
        <w:t xml:space="preserve"> down the </w:t>
      </w:r>
      <w:del w:id="5775" w:author="Boisvert, Eric" w:date="2016-03-30T13:40:00Z">
        <w:r w:rsidR="00F46BB7" w:rsidRPr="00F46BB7" w:rsidDel="004E6F80">
          <w:rPr>
            <w:lang w:val="en-CA"/>
          </w:rPr>
          <w:delText>hole</w:delText>
        </w:r>
      </w:del>
      <w:ins w:id="5776"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5777" w:author="Eric Boisvert" w:date="2016-03-25T13:08:00Z"/>
          <w:noProof/>
          <w:lang w:val="en-CA" w:eastAsia="en-CA"/>
        </w:rPr>
      </w:pPr>
    </w:p>
    <w:p w14:paraId="72C112B5" w14:textId="18D7BED0" w:rsidR="00745739" w:rsidRDefault="001759FE" w:rsidP="008B1DC6">
      <w:pPr>
        <w:keepNext/>
      </w:pPr>
      <w:ins w:id="5778" w:author="Eric Boisvert" w:date="2016-03-25T13:08:00Z">
        <w:r>
          <w:pict w14:anchorId="703301F9">
            <v:shape id="_x0000_i1109" type="#_x0000_t75" style="width:432.8pt;height:276.8pt">
              <v:imagedata r:id="rId100"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5779" w:author="Sen, Marcus A." w:date="2016-04-13T16:56:00Z">
        <w:r w:rsidR="00D33949">
          <w:rPr>
            <w:noProof/>
          </w:rPr>
          <w:t>83</w:t>
        </w:r>
      </w:ins>
      <w:ins w:id="5780" w:author="Eric Boisvert" w:date="2016-04-03T12:16:00Z">
        <w:del w:id="5781" w:author="Sen, Marcus A." w:date="2016-04-13T16:56:00Z">
          <w:r w:rsidR="00652185" w:rsidDel="00D33949">
            <w:rPr>
              <w:noProof/>
            </w:rPr>
            <w:delText>83</w:delText>
          </w:r>
        </w:del>
      </w:ins>
      <w:ins w:id="5782" w:author="Boisvert, Eric" w:date="2016-04-01T13:15:00Z">
        <w:del w:id="5783" w:author="Sen, Marcus A." w:date="2016-04-13T16:56:00Z">
          <w:r w:rsidR="008D755A" w:rsidDel="00D33949">
            <w:rPr>
              <w:noProof/>
            </w:rPr>
            <w:delText>82</w:delText>
          </w:r>
        </w:del>
      </w:ins>
      <w:del w:id="5784" w:author="Sen, Marcus A." w:date="2016-04-13T16:56:00Z">
        <w:r w:rsidR="0085617E" w:rsidDel="00D33949">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5785"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5786" w:author="Boisvert, Eric" w:date="2016-03-29T09:09:00Z">
        <w:r w:rsidR="00B8253A">
          <w:rPr>
            <w:lang w:val="en-CA"/>
          </w:rPr>
          <w:t>,</w:t>
        </w:r>
      </w:ins>
      <w:del w:id="5787" w:author="Boisvert, Eric" w:date="2016-03-29T09:09:00Z">
        <w:r w:rsidRPr="0056286F" w:rsidDel="00B8253A">
          <w:rPr>
            <w:lang w:val="en-CA"/>
          </w:rPr>
          <w:delText>;</w:delText>
        </w:r>
      </w:del>
      <w:r w:rsidRPr="0056286F">
        <w:rPr>
          <w:lang w:val="en-CA"/>
        </w:rPr>
        <w:t xml:space="preserve"> auger</w:t>
      </w:r>
      <w:ins w:id="5788" w:author="Boisvert, Eric" w:date="2016-03-29T09:09:00Z">
        <w:r w:rsidR="00B8253A">
          <w:rPr>
            <w:lang w:val="en-CA"/>
          </w:rPr>
          <w:t>,</w:t>
        </w:r>
      </w:ins>
      <w:del w:id="5789" w:author="Boisvert, Eric" w:date="2016-03-29T09:09:00Z">
        <w:r w:rsidRPr="0056286F" w:rsidDel="00B8253A">
          <w:rPr>
            <w:lang w:val="en-CA"/>
          </w:rPr>
          <w:delText>;</w:delText>
        </w:r>
      </w:del>
      <w:r w:rsidRPr="0056286F">
        <w:rPr>
          <w:lang w:val="en-CA"/>
        </w:rPr>
        <w:t xml:space="preserve"> diamond core</w:t>
      </w:r>
      <w:ins w:id="5790" w:author="Boisvert, Eric" w:date="2016-03-29T09:10:00Z">
        <w:r w:rsidR="00B8253A">
          <w:rPr>
            <w:lang w:val="en-CA"/>
          </w:rPr>
          <w:t>,</w:t>
        </w:r>
      </w:ins>
      <w:del w:id="5791" w:author="Boisvert, Eric" w:date="2016-03-29T09:10:00Z">
        <w:r w:rsidRPr="0056286F" w:rsidDel="00B8253A">
          <w:rPr>
            <w:lang w:val="en-CA"/>
          </w:rPr>
          <w:delText>;</w:delText>
        </w:r>
      </w:del>
      <w:r w:rsidRPr="0056286F">
        <w:rPr>
          <w:lang w:val="en-CA"/>
        </w:rPr>
        <w:t xml:space="preserve"> air core</w:t>
      </w:r>
      <w:ins w:id="5792" w:author="Boisvert, Eric" w:date="2016-03-29T09:10:00Z">
        <w:r w:rsidR="00B8253A">
          <w:rPr>
            <w:lang w:val="en-CA"/>
          </w:rPr>
          <w:t>,</w:t>
        </w:r>
      </w:ins>
      <w:del w:id="5793" w:author="Boisvert, Eric" w:date="2016-03-29T09:10:00Z">
        <w:r w:rsidRPr="0056286F" w:rsidDel="00B8253A">
          <w:rPr>
            <w:lang w:val="en-CA"/>
          </w:rPr>
          <w:delText>;</w:delText>
        </w:r>
      </w:del>
      <w:r w:rsidRPr="0056286F">
        <w:rPr>
          <w:lang w:val="en-CA"/>
        </w:rPr>
        <w:t xml:space="preserve"> etc</w:t>
      </w:r>
      <w:ins w:id="5794" w:author="Boisvert, Eric" w:date="2016-03-29T09:09:00Z">
        <w:r w:rsidR="00B8253A">
          <w:rPr>
            <w:lang w:val="en-CA"/>
          </w:rPr>
          <w:t>.</w:t>
        </w:r>
      </w:ins>
      <w:ins w:id="5795"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ins w:id="5796"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5797" w:author="Boisvert, Eric" w:date="2016-03-30T13:40:00Z"/>
          <w:lang w:val="en-CA"/>
        </w:rPr>
      </w:pPr>
    </w:p>
    <w:p w14:paraId="1E31593B" w14:textId="74F795D9"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del w:id="5798" w:author="Sen, Marcus A." w:date="2016-04-13T16:05:00Z">
        <w:r w:rsidDel="00B45030">
          <w:rPr>
            <w:lang w:val="en-CA"/>
          </w:rPr>
          <w:delText>)  that</w:delText>
        </w:r>
      </w:del>
      <w:ins w:id="5799" w:author="Sen, Marcus A." w:date="2016-04-13T16:05:00Z">
        <w:r w:rsidR="00B45030">
          <w:rPr>
            <w:lang w:val="en-CA"/>
          </w:rPr>
          <w:t>) that</w:t>
        </w:r>
      </w:ins>
      <w:r>
        <w:rPr>
          <w:lang w:val="en-CA"/>
        </w:rPr>
        <w:t xml:space="preserve"> correspond</w:t>
      </w:r>
      <w:del w:id="5800" w:author="Sen, Marcus A." w:date="2016-04-13T16:05:00Z">
        <w:r w:rsidDel="00B45030">
          <w:rPr>
            <w:lang w:val="en-CA"/>
          </w:rPr>
          <w:delText>ond</w:delText>
        </w:r>
      </w:del>
      <w:r>
        <w:rPr>
          <w:lang w:val="en-CA"/>
        </w:rPr>
        <w:t>s to t</w:t>
      </w:r>
      <w:r w:rsidRPr="0056286F">
        <w:rPr>
          <w:lang w:val="en-CA"/>
        </w:rPr>
        <w:t xml:space="preserve">he measured distance of the start of the interval along the path of the borehole. The measured value must be less than or equal to the IntervalEnd value. </w:t>
      </w:r>
      <w:del w:id="5801" w:author="Boisvert, Eric" w:date="2016-03-30T13:42:00Z">
        <w:r w:rsidRPr="0056286F" w:rsidDel="004E6F80">
          <w:rPr>
            <w:lang w:val="en-CA"/>
          </w:rPr>
          <w:delText xml:space="preserve">The "IntervalBegin" and "IntervalEnd" elements are added </w:delText>
        </w:r>
      </w:del>
      <w:del w:id="5802" w:author="Boisvert, Eric" w:date="2016-03-30T13:41:00Z">
        <w:r w:rsidRPr="0056286F" w:rsidDel="004E6F80">
          <w:rPr>
            <w:lang w:val="en-CA"/>
          </w:rPr>
          <w:delText xml:space="preserve">in version 3.2 </w:delText>
        </w:r>
      </w:del>
      <w:del w:id="5803"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5804" w:author="Boisvert, Eric" w:date="2016-03-30T13:44:00Z"/>
          <w:lang w:val="en-CA"/>
        </w:rPr>
      </w:pPr>
      <w:commentRangeStart w:id="58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5806"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5807" w:author="Boisvert, Eric" w:date="2016-03-30T13:44:00Z"/>
                <w:rStyle w:val="requri"/>
                <w:lang w:val="en-CA"/>
              </w:rPr>
            </w:pPr>
            <w:del w:id="580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5809" w:author="Boisvert, Eric" w:date="2016-03-30T13:44:00Z"/>
                <w:rStyle w:val="reqtext"/>
                <w:lang w:val="en-CA"/>
              </w:rPr>
            </w:pPr>
            <w:del w:id="5810" w:author="Boisvert, Eric" w:date="2016-03-30T13:44:00Z">
              <w:r w:rsidDel="004E6F80">
                <w:rPr>
                  <w:rStyle w:val="reqtext"/>
                  <w:lang w:val="en-CA"/>
                </w:rPr>
                <w:delText>The intervalBegin SHALL have a unit of measurement.</w:delText>
              </w:r>
            </w:del>
          </w:p>
        </w:tc>
      </w:tr>
    </w:tbl>
    <w:commentRangeEnd w:id="5805"/>
    <w:p w14:paraId="234E48B0" w14:textId="228349F2" w:rsidR="0056286F" w:rsidDel="004E6F80" w:rsidRDefault="004E6F80" w:rsidP="0056286F">
      <w:pPr>
        <w:rPr>
          <w:del w:id="5811" w:author="Boisvert, Eric" w:date="2016-03-30T13:44:00Z"/>
          <w:lang w:val="en-CA"/>
        </w:rPr>
      </w:pPr>
      <w:r>
        <w:rPr>
          <w:rStyle w:val="CommentReference"/>
        </w:rPr>
        <w:commentReference w:id="580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5812" w:name="BKM_A12417ED_F0A6_4403_85AA_20F080BAB4D5"/>
      <w:bookmarkEnd w:id="581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5813"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5814" w:author="Boisvert, Eric" w:date="2016-03-30T13:44:00Z"/>
          <w:lang w:val="en-CA"/>
        </w:rPr>
      </w:pPr>
      <w:commentRangeStart w:id="58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5816"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5817" w:author="Boisvert, Eric" w:date="2016-03-30T13:44:00Z"/>
                <w:rStyle w:val="requri"/>
                <w:lang w:val="en-CA"/>
              </w:rPr>
            </w:pPr>
            <w:del w:id="581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5819" w:author="Boisvert, Eric" w:date="2016-03-30T13:44:00Z"/>
                <w:rStyle w:val="reqtext"/>
                <w:lang w:val="en-CA"/>
              </w:rPr>
            </w:pPr>
            <w:del w:id="5820" w:author="Boisvert, Eric" w:date="2016-03-30T13:44:00Z">
              <w:r w:rsidDel="004E6F80">
                <w:rPr>
                  <w:rStyle w:val="reqtext"/>
                  <w:lang w:val="en-CA"/>
                </w:rPr>
                <w:delText>The intervalEnd SHALL have a unit of measurement.</w:delText>
              </w:r>
            </w:del>
          </w:p>
        </w:tc>
      </w:tr>
    </w:tbl>
    <w:commentRangeEnd w:id="5815"/>
    <w:p w14:paraId="7C219EC2" w14:textId="0BBDD273" w:rsidR="0056286F" w:rsidDel="004E6F80" w:rsidRDefault="004E6F80" w:rsidP="008B1DC6">
      <w:pPr>
        <w:autoSpaceDE w:val="0"/>
        <w:autoSpaceDN w:val="0"/>
        <w:adjustRightInd w:val="0"/>
        <w:spacing w:after="0" w:line="240" w:lineRule="atLeast"/>
        <w:rPr>
          <w:del w:id="5821" w:author="Boisvert, Eric" w:date="2016-03-30T13:44:00Z"/>
          <w:rFonts w:cs="Arial"/>
          <w:color w:val="000000"/>
          <w:sz w:val="20"/>
          <w:lang w:val="en-CA"/>
        </w:rPr>
      </w:pPr>
      <w:r>
        <w:rPr>
          <w:rStyle w:val="CommentReference"/>
        </w:rPr>
        <w:commentReference w:id="5815"/>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4B8875" w:rsidR="002F5463" w:rsidRDefault="002F5463" w:rsidP="00D20646">
      <w:pPr>
        <w:rPr>
          <w:lang w:val="en-CA"/>
        </w:rPr>
      </w:pPr>
      <w:r>
        <w:rPr>
          <w:lang w:val="en-CA"/>
        </w:rPr>
        <w:t>The property interval:GM_Object shall be a</w:t>
      </w:r>
      <w:r w:rsidRPr="002F5463">
        <w:rPr>
          <w:lang w:val="en-CA"/>
        </w:rPr>
        <w:t xml:space="preserve"> shape that is a 1-D interval (</w:t>
      </w:r>
      <w:del w:id="5822" w:author="Sen, Marcus A." w:date="2016-04-13T16:06:00Z">
        <w:r w:rsidRPr="002F5463" w:rsidDel="00B45030">
          <w:rPr>
            <w:lang w:val="en-CA"/>
          </w:rPr>
          <w:delText>eg</w:delText>
        </w:r>
      </w:del>
      <w:ins w:id="5823" w:author="Sen, Marcus A." w:date="2016-04-13T16:06:00Z">
        <w:r w:rsidR="00B45030" w:rsidRPr="002F5463">
          <w:rPr>
            <w:lang w:val="en-CA"/>
          </w:rPr>
          <w:t>e.g.</w:t>
        </w:r>
      </w:ins>
      <w:r w:rsidRPr="002F5463">
        <w:rPr>
          <w:lang w:val="en-CA"/>
        </w:rPr>
        <w:t>, a "from" and "to", or "top" and "base" measurement</w:t>
      </w:r>
      <w:ins w:id="5824"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5825" w:author="Boisvert, Eric" w:date="2016-03-30T13:47:00Z">
        <w:r w:rsidR="0078533A">
          <w:rPr>
            <w:lang w:val="en-CA"/>
          </w:rPr>
          <w:t xml:space="preserve">geometry </w:t>
        </w:r>
      </w:ins>
      <w:r>
        <w:rPr>
          <w:lang w:val="en-CA"/>
        </w:rPr>
        <w:t xml:space="preserve">as </w:t>
      </w:r>
      <w:del w:id="5826"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5827"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5828"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5829"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5830" w:author="Boisvert, Eric" w:date="2016-03-30T13:48:00Z">
              <w:r w:rsidDel="0078533A">
                <w:rPr>
                  <w:rStyle w:val="reqtext"/>
                  <w:lang w:val="en-CA"/>
                </w:rPr>
                <w:delText>borehole</w:delText>
              </w:r>
            </w:del>
            <w:ins w:id="5831"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5832" w:name="BKM_25F49F60_E3B5_4649_859A_CB23C16B4FDD"/>
      <w:bookmarkStart w:id="5833" w:name="BKM_D18D7519_9180_4B84_84F3_D595F9367FF9"/>
      <w:bookmarkStart w:id="5834" w:name="BKM_E2471C2A_7288_4681_B62D_57416C5AAFFF"/>
      <w:bookmarkStart w:id="5835" w:name="BKM_C67677C2_A392_4DF9_BEE3_2543E744EE8A"/>
      <w:bookmarkEnd w:id="5832"/>
      <w:bookmarkEnd w:id="5833"/>
      <w:bookmarkEnd w:id="5834"/>
      <w:bookmarkEnd w:id="583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5836" w:author="Boisvert, Eric" w:date="2016-03-30T13:48:00Z">
        <w:r w:rsidRPr="00B3403C" w:rsidDel="0078533A">
          <w:rPr>
            <w:lang w:val="en-CA"/>
          </w:rPr>
          <w:delText>corresponding to</w:delText>
        </w:r>
      </w:del>
      <w:ins w:id="5837" w:author="Boisvert, Eric" w:date="2016-03-30T13:48:00Z">
        <w:r w:rsidR="0078533A">
          <w:rPr>
            <w:lang w:val="en-CA"/>
          </w:rPr>
          <w:t>referencing</w:t>
        </w:r>
      </w:ins>
      <w:r w:rsidRPr="00B3403C">
        <w:rPr>
          <w:lang w:val="en-CA"/>
        </w:rPr>
        <w:t xml:space="preserve"> the borehole </w:t>
      </w:r>
      <w:del w:id="5838" w:author="Boisvert, Eric" w:date="2016-03-30T13:48:00Z">
        <w:r w:rsidRPr="00B3403C" w:rsidDel="0078533A">
          <w:rPr>
            <w:lang w:val="en-CA"/>
          </w:rPr>
          <w:delText xml:space="preserve">curve </w:delText>
        </w:r>
      </w:del>
      <w:r w:rsidRPr="00B3403C">
        <w:rPr>
          <w:lang w:val="en-CA"/>
        </w:rPr>
        <w:t>shape</w:t>
      </w:r>
      <w:ins w:id="5839"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5840" w:name="_Ref443827761"/>
      <w:r>
        <w:rPr>
          <w:lang w:val="en-CA"/>
        </w:rPr>
        <w:t>BoreholeInterval</w:t>
      </w:r>
      <w:bookmarkEnd w:id="5840"/>
    </w:p>
    <w:p w14:paraId="3F9555FC" w14:textId="77777777" w:rsidR="008B1DC6" w:rsidRDefault="008B1DC6" w:rsidP="00CD7325">
      <w:pPr>
        <w:rPr>
          <w:lang w:val="en-CA"/>
        </w:rPr>
      </w:pPr>
    </w:p>
    <w:p w14:paraId="015152CD" w14:textId="77777777" w:rsidR="008C1955" w:rsidRDefault="008B1DC6" w:rsidP="008C1955">
      <w:pPr>
        <w:rPr>
          <w:ins w:id="5841" w:author="Boisvert, Eric" w:date="2016-03-30T13:53:00Z"/>
          <w:lang w:val="en-CA"/>
        </w:rPr>
      </w:pPr>
      <w:r w:rsidRPr="008B1DC6">
        <w:rPr>
          <w:lang w:val="en-CA"/>
        </w:rPr>
        <w:t xml:space="preserve">A </w:t>
      </w:r>
      <w:ins w:id="5842"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5843"/>
      <w:r w:rsidRPr="008B1DC6">
        <w:rPr>
          <w:lang w:val="en-CA"/>
        </w:rPr>
        <w:t>SRS of the containing borehole</w:t>
      </w:r>
      <w:ins w:id="5844" w:author="Boisvert, Eric" w:date="2016-03-29T09:10:00Z">
        <w:r w:rsidR="00B8253A">
          <w:rPr>
            <w:lang w:val="en-CA"/>
          </w:rPr>
          <w:t>.</w:t>
        </w:r>
      </w:ins>
      <w:commentRangeEnd w:id="5843"/>
      <w:ins w:id="5845" w:author="Boisvert, Eric" w:date="2016-03-30T13:50:00Z">
        <w:r w:rsidR="0078533A">
          <w:rPr>
            <w:rStyle w:val="CommentReference"/>
          </w:rPr>
          <w:commentReference w:id="5843"/>
        </w:r>
      </w:ins>
      <w:ins w:id="5846"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5847" w:author="Eric Boisvert" w:date="2016-03-25T16:40:00Z"/>
          <w:noProof/>
          <w:lang w:val="en-CA" w:eastAsia="en-CA"/>
        </w:rPr>
      </w:pPr>
    </w:p>
    <w:p w14:paraId="521D6CB5" w14:textId="35D1F6D3" w:rsidR="00E62D87" w:rsidRDefault="001759FE" w:rsidP="008B1DC6">
      <w:pPr>
        <w:keepNext/>
      </w:pPr>
      <w:ins w:id="5848" w:author="Eric Boisvert" w:date="2016-03-25T16:43:00Z">
        <w:r>
          <w:pict w14:anchorId="7C3E7E6D">
            <v:shape id="_x0000_i1110" type="#_x0000_t75" style="width:6in;height:315.2pt">
              <v:imagedata r:id="rId101"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5849" w:author="Sen, Marcus A." w:date="2016-04-13T16:56:00Z">
        <w:r w:rsidR="00D33949">
          <w:rPr>
            <w:noProof/>
          </w:rPr>
          <w:t>84</w:t>
        </w:r>
      </w:ins>
      <w:ins w:id="5850" w:author="Eric Boisvert" w:date="2016-04-03T12:16:00Z">
        <w:del w:id="5851" w:author="Sen, Marcus A." w:date="2016-04-13T16:56:00Z">
          <w:r w:rsidR="00652185" w:rsidDel="00D33949">
            <w:rPr>
              <w:noProof/>
            </w:rPr>
            <w:delText>84</w:delText>
          </w:r>
        </w:del>
      </w:ins>
      <w:ins w:id="5852" w:author="Boisvert, Eric" w:date="2016-04-01T13:15:00Z">
        <w:del w:id="5853" w:author="Sen, Marcus A." w:date="2016-04-13T16:56:00Z">
          <w:r w:rsidR="008D755A" w:rsidDel="00D33949">
            <w:rPr>
              <w:noProof/>
            </w:rPr>
            <w:delText>83</w:delText>
          </w:r>
        </w:del>
      </w:ins>
      <w:del w:id="5854" w:author="Sen, Marcus A." w:date="2016-04-13T16:56:00Z">
        <w:r w:rsidR="0085617E" w:rsidDel="00D33949">
          <w:rPr>
            <w:noProof/>
          </w:rPr>
          <w:delText>82</w:delText>
        </w:r>
      </w:del>
      <w:r w:rsidR="00673E83">
        <w:rPr>
          <w:noProof/>
        </w:rPr>
        <w:fldChar w:fldCharType="end"/>
      </w:r>
      <w:r>
        <w:t>: Borehole interval</w:t>
      </w:r>
      <w:ins w:id="5855"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2F1A3F1A" w:rsidR="00043700" w:rsidRDefault="00043700" w:rsidP="00CD7325">
      <w:pPr>
        <w:rPr>
          <w:lang w:val="en-CA"/>
        </w:rPr>
      </w:pPr>
      <w:r>
        <w:rPr>
          <w:lang w:val="en-CA"/>
        </w:rPr>
        <w:t xml:space="preserve">The specification </w:t>
      </w:r>
      <w:ins w:id="5856"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del w:id="5857" w:author="Sen, Marcus A." w:date="2016-04-13T16:06:00Z">
        <w:r w:rsidR="00816874" w:rsidDel="00B45030">
          <w:rPr>
            <w:lang w:val="en-CA"/>
          </w:rPr>
          <w:delText>eg</w:delText>
        </w:r>
      </w:del>
      <w:ins w:id="5858" w:author="Sen, Marcus A." w:date="2016-04-13T16:06:00Z">
        <w:r w:rsidR="00B45030">
          <w:rPr>
            <w:lang w:val="en-CA"/>
          </w:rPr>
          <w:t>e.g.</w:t>
        </w:r>
      </w:ins>
      <w:r w:rsidR="00816874">
        <w:rPr>
          <w:lang w:val="en-CA"/>
        </w:rPr>
        <w:t xml:space="preserve">, a GeologicUnit). </w:t>
      </w:r>
      <w:ins w:id="5859" w:author="Boisvert, Eric" w:date="2016-03-30T13:50:00Z">
        <w:r w:rsidR="00A14461">
          <w:rPr>
            <w:lang w:val="en-CA"/>
          </w:rPr>
          <w:t xml:space="preserve">It is semantically </w:t>
        </w:r>
      </w:ins>
      <w:ins w:id="5860" w:author="Boisvert, Eric" w:date="2016-03-30T13:51:00Z">
        <w:r w:rsidR="00A14461">
          <w:rPr>
            <w:lang w:val="en-CA"/>
          </w:rPr>
          <w:t>e</w:t>
        </w:r>
      </w:ins>
      <w:del w:id="5861" w:author="Boisvert, Eric" w:date="2016-03-30T13:51:00Z">
        <w:r w:rsidR="00816874" w:rsidDel="00A14461">
          <w:rPr>
            <w:lang w:val="en-CA"/>
          </w:rPr>
          <w:delText>E</w:delText>
        </w:r>
      </w:del>
      <w:r w:rsidR="00816874">
        <w:rPr>
          <w:lang w:val="en-CA"/>
        </w:rPr>
        <w:t>qu</w:t>
      </w:r>
      <w:r w:rsidR="00816874" w:rsidRPr="00816874">
        <w:rPr>
          <w:lang w:val="en-CA"/>
        </w:rPr>
        <w:t>ivalent to O&amp;M</w:t>
      </w:r>
      <w:ins w:id="5862"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del w:id="5863"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5864" w:author="Boisvert, Eric" w:date="2016-03-30T13:51:00Z"/>
          <w:lang w:val="en-CA"/>
        </w:rPr>
      </w:pPr>
      <w:commentRangeStart w:id="586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5866"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5867" w:author="Boisvert, Eric" w:date="2016-03-30T13:51:00Z"/>
                <w:rStyle w:val="requri"/>
                <w:lang w:val="en-CA"/>
              </w:rPr>
            </w:pPr>
            <w:del w:id="5868"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5869" w:author="Boisvert, Eric" w:date="2016-03-30T13:51:00Z"/>
                <w:rStyle w:val="reqtext"/>
                <w:lang w:val="en-CA"/>
              </w:rPr>
            </w:pPr>
            <w:del w:id="5870" w:author="Boisvert, Eric" w:date="2016-03-30T13:51:00Z">
              <w:r w:rsidDel="00A14461">
                <w:rPr>
                  <w:rStyle w:val="reqtext"/>
                  <w:lang w:val="en-CA"/>
                </w:rPr>
                <w:delText>The mappedIntervalBegin SHALL have a unit of measurement.</w:delText>
              </w:r>
            </w:del>
          </w:p>
        </w:tc>
      </w:tr>
    </w:tbl>
    <w:commentRangeEnd w:id="5865"/>
    <w:p w14:paraId="751ADF29" w14:textId="16ADBF37" w:rsidR="00816874" w:rsidRDefault="00A14461" w:rsidP="00816874">
      <w:pPr>
        <w:rPr>
          <w:lang w:val="en-CA"/>
        </w:rPr>
      </w:pPr>
      <w:del w:id="5871" w:author="Boisvert, Eric" w:date="2016-03-30T13:51:00Z">
        <w:r w:rsidDel="00A14461">
          <w:rPr>
            <w:rStyle w:val="CommentReference"/>
          </w:rPr>
          <w:commentReference w:id="5865"/>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5872"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5873"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5874"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5875" w:author="Boisvert, Eric" w:date="2016-03-30T13:53:00Z"/>
                <w:rStyle w:val="requri"/>
                <w:lang w:val="en-CA"/>
              </w:rPr>
            </w:pPr>
            <w:del w:id="5876"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5877" w:author="Boisvert, Eric" w:date="2016-03-30T13:53:00Z"/>
                <w:rStyle w:val="reqtext"/>
                <w:lang w:val="en-CA"/>
              </w:rPr>
            </w:pPr>
            <w:del w:id="5878" w:author="Boisvert, Eric" w:date="2016-03-30T13:53:00Z">
              <w:r w:rsidDel="008C1955">
                <w:rPr>
                  <w:rStyle w:val="reqtext"/>
                  <w:lang w:val="en-CA"/>
                </w:rPr>
                <w:delText>The mappedIntervalEnd</w:delText>
              </w:r>
            </w:del>
            <w:ins w:id="5879" w:author="Eric Boisvert" w:date="2016-03-25T16:24:00Z">
              <w:del w:id="5880" w:author="Boisvert, Eric" w:date="2016-03-30T13:53:00Z">
                <w:r w:rsidR="00CD6CE1" w:rsidDel="008C1955">
                  <w:rPr>
                    <w:rStyle w:val="reqtext"/>
                    <w:lang w:val="en-CA"/>
                  </w:rPr>
                  <w:delText xml:space="preserve"> </w:delText>
                </w:r>
              </w:del>
            </w:ins>
            <w:del w:id="5881"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5882"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5883"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5884"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033E9069"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del w:id="5885" w:author="Sen, Marcus A." w:date="2016-04-13T16:07:00Z">
        <w:r w:rsidRPr="008152AF" w:rsidDel="00B45030">
          <w:rPr>
            <w:lang w:val="en-CA"/>
          </w:rPr>
          <w:delText>eg</w:delText>
        </w:r>
      </w:del>
      <w:ins w:id="5886" w:author="Sen, Marcus A." w:date="2016-04-13T16:07:00Z">
        <w:r w:rsidR="00B45030" w:rsidRPr="008152AF">
          <w:rPr>
            <w:lang w:val="en-CA"/>
          </w:rPr>
          <w:t>e.g.</w:t>
        </w:r>
      </w:ins>
      <w:r w:rsidRPr="008152AF">
        <w:rPr>
          <w:lang w:val="en-CA"/>
        </w:rPr>
        <w:t xml:space="preserve">,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236C1A5" w:rsidR="00B3403C" w:rsidRDefault="00B3403C" w:rsidP="00B3403C">
      <w:pPr>
        <w:rPr>
          <w:lang w:val="en-CA"/>
        </w:rPr>
      </w:pPr>
      <w:bookmarkStart w:id="5887" w:name="BKM_73DD4A6D_1BCE_421F_B6B6_00A34E56B7BC"/>
      <w:bookmarkStart w:id="5888" w:name="BKM_C7D17ABA_A07A_45C4_8096_F592A2DCBF59"/>
      <w:bookmarkStart w:id="5889" w:name="BKM_7AC10AA1_3FE2_4E49_AD1F_C27423759ACA"/>
      <w:bookmarkStart w:id="5890" w:name="BKM_E1DEAC71_7DFE_439E_9E4B_2C2A15DE8E14"/>
      <w:bookmarkStart w:id="5891" w:name="BKM_DEBFAE1D_DC46_4CB5_8920_4391F9626B7A"/>
      <w:bookmarkStart w:id="5892" w:name="BKM_EB3A6321_4939_429E_A4B6_C36556700F0A"/>
      <w:bookmarkEnd w:id="5887"/>
      <w:bookmarkEnd w:id="5888"/>
      <w:bookmarkEnd w:id="5889"/>
      <w:bookmarkEnd w:id="5890"/>
      <w:bookmarkEnd w:id="5891"/>
      <w:bookmarkEnd w:id="5892"/>
      <w:r w:rsidRPr="00B3403C">
        <w:rPr>
          <w:lang w:val="en-CA"/>
        </w:rPr>
        <w:t>Encoding of a</w:t>
      </w:r>
      <w:ins w:id="5893" w:author="Sen, Marcus A." w:date="2016-04-13T16:07:00Z">
        <w:r w:rsidR="00B45030">
          <w:rPr>
            <w:lang w:val="en-CA"/>
          </w:rPr>
          <w:t>n</w:t>
        </w:r>
      </w:ins>
      <w:r w:rsidRPr="00B3403C">
        <w:rPr>
          <w:lang w:val="en-CA"/>
        </w:rPr>
        <w:t xml:space="preserve"> interval</w:t>
      </w:r>
      <w:del w:id="5894" w:author="Sen, Marcus A." w:date="2016-04-13T16:07:00Z">
        <w:r w:rsidRPr="00B3403C" w:rsidDel="00B45030">
          <w:rPr>
            <w:lang w:val="en-CA"/>
          </w:rPr>
          <w:delText>s</w:delText>
        </w:r>
      </w:del>
      <w:r w:rsidRPr="00B3403C">
        <w:rPr>
          <w:lang w:val="en-CA"/>
        </w:rPr>
        <w:t xml:space="preserve"> within the borehole using GM_LineString should consist of two 1D points only (the start and end point of the interval, measured as distance from the borehole collar), with a 1-D CRS corresponding to the borehole curve shape</w:t>
      </w:r>
      <w:ins w:id="5895"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5896"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897"/>
            <w:r>
              <w:rPr>
                <w:rStyle w:val="reqtext"/>
                <w:lang w:val="en-CA"/>
              </w:rPr>
              <w:t>Coordinate Reference System of interval geometries SHALL use an appropriate 1D CRS</w:t>
            </w:r>
            <w:commentRangeEnd w:id="5897"/>
            <w:r>
              <w:rPr>
                <w:rStyle w:val="CommentReference"/>
                <w:rFonts w:ascii="Times New Roman" w:eastAsia="Times New Roman" w:hAnsi="Times New Roman"/>
                <w:lang w:val="en-US" w:eastAsia="en-US"/>
              </w:rPr>
              <w:commentReference w:id="5897"/>
            </w:r>
            <w:ins w:id="5898"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5899" w:author="Boisvert, Eric" w:date="2016-03-30T13:54:00Z">
        <w:r>
          <w:t xml:space="preserve">Instance example for </w:t>
        </w:r>
      </w:ins>
      <w:r w:rsidR="008023AC">
        <w:t xml:space="preserve">Klčovo </w:t>
      </w:r>
      <w:ins w:id="5900" w:author="Boisvert, Eric" w:date="2016-03-30T13:54:00Z">
        <w:r>
          <w:t xml:space="preserve">and </w:t>
        </w:r>
      </w:ins>
      <w:del w:id="5901" w:author="Boisvert, Eric" w:date="2016-03-30T13:54:00Z">
        <w:r w:rsidR="008023AC" w:rsidDel="008C1955">
          <w:delText xml:space="preserve">Formation </w:delText>
        </w:r>
      </w:del>
      <w:r w:rsidR="008023AC">
        <w:t>Lastomir Formation</w:t>
      </w:r>
      <w:ins w:id="5902" w:author="Boisvert, Eric" w:date="2016-03-30T13:54:00Z">
        <w:r>
          <w:t xml:space="preserve"> </w:t>
        </w:r>
      </w:ins>
      <w:ins w:id="5903" w:author="Boisvert, Eric" w:date="2016-03-31T07:30:00Z">
        <w:r w:rsidR="008B4986">
          <w:t>adapted from</w:t>
        </w:r>
      </w:ins>
      <w:ins w:id="5904" w:author="Boisvert, Eric" w:date="2016-03-30T13:54:00Z">
        <w:r>
          <w:t xml:space="preserve"> </w:t>
        </w:r>
      </w:ins>
      <w:ins w:id="5905" w:author="Boisvert, Eric" w:date="2016-03-30T13:55:00Z">
        <w:r w:rsidRPr="008C1955">
          <w:t>TÚNYI et al (2005)</w:t>
        </w:r>
        <w:r>
          <w:t xml:space="preserve"> </w:t>
        </w:r>
      </w:ins>
    </w:p>
    <w:p w14:paraId="03CE38BA" w14:textId="0979080C" w:rsidR="008023AC" w:rsidDel="008C1955" w:rsidRDefault="008023AC" w:rsidP="00CD7325">
      <w:pPr>
        <w:rPr>
          <w:del w:id="5906" w:author="Boisvert, Eric" w:date="2016-03-30T13:55:00Z"/>
        </w:rPr>
      </w:pPr>
    </w:p>
    <w:p w14:paraId="1962D8FE" w14:textId="75D5314B" w:rsidR="008023AC" w:rsidRDefault="004D2792" w:rsidP="00CD7325">
      <w:del w:id="5907"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1759FE">
      <w:pPr>
        <w:keepNext/>
        <w:jc w:val="center"/>
        <w:pPrChange w:id="5908" w:author="Boisvert, Eric" w:date="2016-03-31T07:48:00Z">
          <w:pPr>
            <w:keepNext/>
          </w:pPr>
        </w:pPrChange>
      </w:pPr>
      <w:ins w:id="5909" w:author="Boisvert, Eric" w:date="2016-03-31T08:06:00Z">
        <w:r>
          <w:pict w14:anchorId="60924D90">
            <v:shape id="_x0000_i1111" type="#_x0000_t75" style="width:282.4pt;height:369.6pt">
              <v:imagedata r:id="rId102" o:title=""/>
            </v:shape>
          </w:pict>
        </w:r>
      </w:ins>
    </w:p>
    <w:p w14:paraId="5E0D7BBB" w14:textId="22E76BE8" w:rsidR="008023AC" w:rsidRDefault="008023AC" w:rsidP="00D20646">
      <w:pPr>
        <w:pStyle w:val="Caption"/>
      </w:pPr>
      <w:r>
        <w:t xml:space="preserve">Figure </w:t>
      </w:r>
      <w:r>
        <w:fldChar w:fldCharType="begin"/>
      </w:r>
      <w:r>
        <w:instrText xml:space="preserve"> SEQ Figure \* ARABIC </w:instrText>
      </w:r>
      <w:r>
        <w:fldChar w:fldCharType="separate"/>
      </w:r>
      <w:ins w:id="5910" w:author="Sen, Marcus A." w:date="2016-04-13T16:56:00Z">
        <w:r w:rsidR="00D33949">
          <w:rPr>
            <w:noProof/>
          </w:rPr>
          <w:t>85</w:t>
        </w:r>
      </w:ins>
      <w:ins w:id="5911" w:author="Eric Boisvert" w:date="2016-04-03T12:16:00Z">
        <w:del w:id="5912" w:author="Sen, Marcus A." w:date="2016-04-13T16:56:00Z">
          <w:r w:rsidR="00652185" w:rsidDel="00D33949">
            <w:rPr>
              <w:noProof/>
            </w:rPr>
            <w:delText>85</w:delText>
          </w:r>
        </w:del>
      </w:ins>
      <w:ins w:id="5913" w:author="Boisvert, Eric" w:date="2016-04-01T13:15:00Z">
        <w:del w:id="5914" w:author="Sen, Marcus A." w:date="2016-04-13T16:56:00Z">
          <w:r w:rsidR="008D755A" w:rsidDel="00D33949">
            <w:rPr>
              <w:noProof/>
            </w:rPr>
            <w:delText>84</w:delText>
          </w:r>
        </w:del>
      </w:ins>
      <w:del w:id="5915" w:author="Sen, Marcus A." w:date="2016-04-13T16:56:00Z">
        <w:r w:rsidR="0085617E" w:rsidDel="00D33949">
          <w:rPr>
            <w:noProof/>
          </w:rPr>
          <w:delText>83</w:delText>
        </w:r>
      </w:del>
      <w:r>
        <w:fldChar w:fldCharType="end"/>
      </w:r>
      <w:r>
        <w:t xml:space="preserve"> : Top part of Figure 2 </w:t>
      </w:r>
      <w:del w:id="5916" w:author="Sen, Marcus A." w:date="2016-04-13T16:07:00Z">
        <w:r w:rsidDel="00B45030">
          <w:delText xml:space="preserve">of </w:delText>
        </w:r>
        <w:r w:rsidRPr="00D24AD5" w:rsidDel="00B45030">
          <w:delText xml:space="preserve"> TÚNYI</w:delText>
        </w:r>
      </w:del>
      <w:ins w:id="5917" w:author="Sen, Marcus A." w:date="2016-04-13T16:07:00Z">
        <w:r w:rsidR="00B45030">
          <w:t xml:space="preserve">of </w:t>
        </w:r>
        <w:r w:rsidR="00B45030" w:rsidRPr="00D24AD5">
          <w:t>TÚNYI</w:t>
        </w:r>
      </w:ins>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1759FE">
      <w:pPr>
        <w:keepNext/>
        <w:pPrChange w:id="5918" w:author="Eric Boisvert" w:date="2016-01-19T19:09:00Z">
          <w:pPr/>
        </w:pPrChange>
      </w:pPr>
      <w:r>
        <w:pict w14:anchorId="3009B22B">
          <v:shape id="_x0000_i1112" type="#_x0000_t75" style="width:6in;height:285.6pt">
            <v:imagedata r:id="rId103"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5919" w:author="Sen, Marcus A." w:date="2016-04-13T16:56:00Z">
        <w:r w:rsidR="00D33949">
          <w:rPr>
            <w:noProof/>
          </w:rPr>
          <w:t>86</w:t>
        </w:r>
      </w:ins>
      <w:ins w:id="5920" w:author="Eric Boisvert" w:date="2016-04-03T12:16:00Z">
        <w:del w:id="5921" w:author="Sen, Marcus A." w:date="2016-04-13T16:56:00Z">
          <w:r w:rsidR="00652185" w:rsidDel="00D33949">
            <w:rPr>
              <w:noProof/>
            </w:rPr>
            <w:delText>86</w:delText>
          </w:r>
        </w:del>
      </w:ins>
      <w:ins w:id="5922" w:author="Boisvert, Eric" w:date="2016-04-01T13:15:00Z">
        <w:del w:id="5923" w:author="Sen, Marcus A." w:date="2016-04-13T16:56:00Z">
          <w:r w:rsidR="008D755A" w:rsidDel="00D33949">
            <w:rPr>
              <w:noProof/>
            </w:rPr>
            <w:delText>85</w:delText>
          </w:r>
        </w:del>
      </w:ins>
      <w:del w:id="5924" w:author="Sen, Marcus A." w:date="2016-04-13T16:56:00Z">
        <w:r w:rsidR="0085617E" w:rsidDel="00D33949">
          <w:rPr>
            <w:noProof/>
          </w:rPr>
          <w:delText>84</w:delText>
        </w:r>
      </w:del>
      <w:r>
        <w:fldChar w:fldCharType="end"/>
      </w:r>
      <w:r>
        <w:t xml:space="preserve"> Encoding of a borehole with 2 distinct logs (collectionIdentifier)</w:t>
      </w:r>
      <w:ins w:id="5925"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5926"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1759FE" w:rsidP="00D30B51">
      <w:pPr>
        <w:keepNext/>
      </w:pPr>
      <w:r>
        <w:rPr>
          <w:noProof/>
          <w:lang w:val="en-CA" w:eastAsia="en-CA"/>
        </w:rPr>
        <w:pict w14:anchorId="519B4BD7">
          <v:shape id="_x0000_i1113" type="#_x0000_t75" style="width:429.6pt;height:410.4pt;visibility:visible;mso-wrap-style:square">
            <v:imagedata r:id="rId104"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5927" w:author="Sen, Marcus A." w:date="2016-04-13T16:56:00Z">
        <w:r w:rsidR="00D33949">
          <w:rPr>
            <w:noProof/>
          </w:rPr>
          <w:t>87</w:t>
        </w:r>
      </w:ins>
      <w:ins w:id="5928" w:author="Eric Boisvert" w:date="2016-04-03T12:16:00Z">
        <w:del w:id="5929" w:author="Sen, Marcus A." w:date="2016-04-13T16:56:00Z">
          <w:r w:rsidR="00652185" w:rsidDel="00D33949">
            <w:rPr>
              <w:noProof/>
            </w:rPr>
            <w:delText>87</w:delText>
          </w:r>
        </w:del>
      </w:ins>
      <w:ins w:id="5930" w:author="Boisvert, Eric" w:date="2016-04-01T13:15:00Z">
        <w:del w:id="5931" w:author="Sen, Marcus A." w:date="2016-04-13T16:56:00Z">
          <w:r w:rsidR="008D755A" w:rsidDel="00D33949">
            <w:rPr>
              <w:noProof/>
            </w:rPr>
            <w:delText>86</w:delText>
          </w:r>
        </w:del>
      </w:ins>
      <w:del w:id="5932" w:author="Sen, Marcus A." w:date="2016-04-13T16:56:00Z">
        <w:r w:rsidR="0085617E" w:rsidDel="00D33949">
          <w:rPr>
            <w:noProof/>
          </w:rPr>
          <w:delText>85</w:delText>
        </w:r>
      </w:del>
      <w:r w:rsidR="00673E83">
        <w:rPr>
          <w:noProof/>
        </w:rPr>
        <w:fldChar w:fldCharType="end"/>
      </w:r>
      <w:r>
        <w:t>: Borehole details</w:t>
      </w:r>
      <w:ins w:id="5933"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5934"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5935" w:author="Boisvert, Eric" w:date="2016-03-30T13:58:00Z">
        <w:r w:rsidDel="008C1955">
          <w:rPr>
            <w:lang w:val="en-CA"/>
          </w:rPr>
          <w:delText>cit</w:delText>
        </w:r>
      </w:del>
      <w:ins w:id="5936"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937" w:name="BKM_DD9713AD_C742_4E77_9937_E79AF8E3F761"/>
      <w:bookmarkEnd w:id="5937"/>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5938" w:author="Boisvert, Eric" w:date="2016-03-30T13:58:00Z">
        <w:r w:rsidR="008C1955">
          <w:rPr>
            <w:lang w:val="en-CA"/>
          </w:rPr>
          <w:t>CIT</w:t>
        </w:r>
      </w:ins>
      <w:del w:id="5939"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5940"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5941"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5942"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5943"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5944"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5945" w:author="Boisvert, Eric" w:date="2016-03-30T13:59:00Z">
        <w:r w:rsidR="008C1955">
          <w:rPr>
            <w:lang w:val="en-CA"/>
          </w:rPr>
          <w:t>CIT</w:t>
        </w:r>
      </w:ins>
      <w:del w:id="5946"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41596FA6"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del w:id="5947" w:author="Sen, Marcus A." w:date="2016-04-13T16:09:00Z">
        <w:r w:rsidRPr="0071071E" w:rsidDel="00B45030">
          <w:rPr>
            <w:lang w:val="en-CA"/>
          </w:rPr>
          <w:delText>eg</w:delText>
        </w:r>
      </w:del>
      <w:ins w:id="5948" w:author="Sen, Marcus A." w:date="2016-04-13T16:09:00Z">
        <w:r w:rsidR="00B45030" w:rsidRPr="0071071E">
          <w:rPr>
            <w:lang w:val="en-CA"/>
          </w:rPr>
          <w:t>e.g.</w:t>
        </w:r>
      </w:ins>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5949" w:author="Boisvert, Eric" w:date="2016-03-30T13:59:00Z">
        <w:r w:rsidR="008C1955">
          <w:rPr>
            <w:lang w:val="en-CA"/>
          </w:rPr>
          <w:t>CIT</w:t>
        </w:r>
      </w:ins>
      <w:del w:id="5950"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10F3F47C"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w:t>
      </w:r>
      <w:del w:id="5951" w:author="Sen, Marcus A." w:date="2016-04-13T16:09:00Z">
        <w:r w:rsidRPr="0071071E" w:rsidDel="00B45030">
          <w:rPr>
            <w:lang w:val="en-CA"/>
          </w:rPr>
          <w:delText>ie</w:delText>
        </w:r>
      </w:del>
      <w:ins w:id="5952" w:author="Sen, Marcus A." w:date="2016-04-13T16:09:00Z">
        <w:r w:rsidR="00B45030" w:rsidRPr="0071071E">
          <w:rPr>
            <w:lang w:val="en-CA"/>
          </w:rPr>
          <w:t>i.e.</w:t>
        </w:r>
      </w:ins>
      <w:r w:rsidRPr="0071071E">
        <w:rPr>
          <w:lang w:val="en-CA"/>
        </w:rPr>
        <w:t xml:space="preserve">, "length" can have different sources, like drillers measurement, loggers measurement, survey measurement, </w:t>
      </w:r>
      <w:del w:id="5953" w:author="Sen, Marcus A." w:date="2016-04-13T16:09:00Z">
        <w:r w:rsidRPr="0071071E" w:rsidDel="00B45030">
          <w:rPr>
            <w:lang w:val="en-CA"/>
          </w:rPr>
          <w:delText>etc</w:delText>
        </w:r>
      </w:del>
      <w:ins w:id="5954" w:author="Sen, Marcus A." w:date="2016-04-13T16:09:00Z">
        <w:r w:rsidR="00B45030" w:rsidRPr="0071071E">
          <w:rPr>
            <w:lang w:val="en-CA"/>
          </w:rPr>
          <w:t>etc.</w:t>
        </w:r>
      </w:ins>
      <w:r w:rsidRPr="0071071E">
        <w:rPr>
          <w:lang w:val="en-CA"/>
        </w:rPr>
        <w:t>)</w:t>
      </w:r>
      <w:r>
        <w:rPr>
          <w:lang w:val="en-CA"/>
        </w:rPr>
        <w:t>.</w:t>
      </w:r>
    </w:p>
    <w:p w14:paraId="3C7D80AE" w14:textId="77777777" w:rsidR="00D30B51" w:rsidRDefault="00D30B51" w:rsidP="00CD7325">
      <w:pPr>
        <w:rPr>
          <w:lang w:val="en-CA"/>
        </w:rPr>
      </w:pPr>
      <w:bookmarkStart w:id="5955" w:name="BKM_138D3390_B811_48AF_8A06_0C7EE945A325"/>
      <w:bookmarkStart w:id="5956" w:name="BKM_7C64B668_6255_4F21_934B_ED8983B04D0C"/>
      <w:bookmarkStart w:id="5957" w:name="BKM_0C4AECF7_73FF_44BA_9AA0_74A2155E1FB1"/>
      <w:bookmarkStart w:id="5958" w:name="BKM_405E5965_47DE_4F32_A8CF_BBB50354D56F"/>
      <w:bookmarkStart w:id="5959" w:name="BKM_8793A391_7A4C_4EEB_B8CF_F9D3F0D2716E"/>
      <w:bookmarkStart w:id="5960" w:name="BKM_3186C02E_BB7D_4207_BBD4_E76B02D0C894"/>
      <w:bookmarkStart w:id="5961" w:name="BKM_88BD49B2_8659_4CF8_BF4A_6EB59EB7D01A"/>
      <w:bookmarkStart w:id="5962" w:name="BKM_EDF197A9_47A0_4D71_AC33_859957294ED6"/>
      <w:bookmarkStart w:id="5963" w:name="BKM_F8F0AC0D_621F_42A5_92B3_5F5CC6F39AD8"/>
      <w:bookmarkEnd w:id="5955"/>
      <w:bookmarkEnd w:id="5956"/>
      <w:bookmarkEnd w:id="5957"/>
      <w:bookmarkEnd w:id="5958"/>
      <w:bookmarkEnd w:id="5959"/>
      <w:bookmarkEnd w:id="5960"/>
      <w:bookmarkEnd w:id="5961"/>
      <w:bookmarkEnd w:id="5962"/>
      <w:bookmarkEnd w:id="5963"/>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2436CE6F" w:rsidR="007C69FE" w:rsidRDefault="007C69FE" w:rsidP="007C69FE">
      <w:pPr>
        <w:rPr>
          <w:ins w:id="5964" w:author="Boisvert, Eric" w:date="2016-03-30T14:00:00Z"/>
          <w:lang w:val="en-CA"/>
        </w:rPr>
      </w:pPr>
      <w:r w:rsidRPr="007C69FE">
        <w:rPr>
          <w:lang w:val="en-CA"/>
        </w:rPr>
        <w:t>A Borehole OriginPosition is a feature corresponding to the start point of a borehole log.  This may, but not necessarily, correspond to the borehole collar location (</w:t>
      </w:r>
      <w:del w:id="5965" w:author="Sen, Marcus A." w:date="2016-04-13T16:09:00Z">
        <w:r w:rsidRPr="007C69FE" w:rsidDel="00B45030">
          <w:rPr>
            <w:lang w:val="en-CA"/>
          </w:rPr>
          <w:delText>eg</w:delText>
        </w:r>
      </w:del>
      <w:ins w:id="5966" w:author="Sen, Marcus A." w:date="2016-04-13T16:09:00Z">
        <w:r w:rsidR="00B45030" w:rsidRPr="007C69FE">
          <w:rPr>
            <w:lang w:val="en-CA"/>
          </w:rPr>
          <w:t>e.g.</w:t>
        </w:r>
      </w:ins>
      <w:r w:rsidRPr="007C69FE">
        <w:rPr>
          <w:lang w:val="en-CA"/>
        </w:rPr>
        <w:t>, kelly bush).</w:t>
      </w:r>
    </w:p>
    <w:p w14:paraId="53DE3B4C" w14:textId="77777777" w:rsidR="008C1955" w:rsidRDefault="008C1955" w:rsidP="007C69FE">
      <w:pPr>
        <w:rPr>
          <w:lang w:val="en-CA"/>
        </w:rPr>
      </w:pPr>
    </w:p>
    <w:p w14:paraId="63502C36" w14:textId="5482CC79" w:rsidR="00B3403C" w:rsidRDefault="001759FE" w:rsidP="00B3403C">
      <w:pPr>
        <w:keepNext/>
      </w:pPr>
      <w:r>
        <w:rPr>
          <w:noProof/>
          <w:lang w:val="en-CA" w:eastAsia="en-CA"/>
        </w:rPr>
        <w:pict w14:anchorId="45010DFF">
          <v:shape id="_x0000_i1114" type="#_x0000_t75" style="width:362.4pt;height:316.8pt;visibility:visible;mso-wrap-style:square">
            <v:imagedata r:id="rId105"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5967" w:author="Sen, Marcus A." w:date="2016-04-13T16:56:00Z">
        <w:r w:rsidR="00D33949">
          <w:rPr>
            <w:noProof/>
          </w:rPr>
          <w:t>88</w:t>
        </w:r>
      </w:ins>
      <w:ins w:id="5968" w:author="Eric Boisvert" w:date="2016-04-03T12:16:00Z">
        <w:del w:id="5969" w:author="Sen, Marcus A." w:date="2016-04-13T16:56:00Z">
          <w:r w:rsidR="00652185" w:rsidDel="00D33949">
            <w:rPr>
              <w:noProof/>
            </w:rPr>
            <w:delText>88</w:delText>
          </w:r>
        </w:del>
      </w:ins>
      <w:ins w:id="5970" w:author="Boisvert, Eric" w:date="2016-04-01T13:15:00Z">
        <w:del w:id="5971" w:author="Sen, Marcus A." w:date="2016-04-13T16:56:00Z">
          <w:r w:rsidR="008D755A" w:rsidDel="00D33949">
            <w:rPr>
              <w:noProof/>
            </w:rPr>
            <w:delText>87</w:delText>
          </w:r>
        </w:del>
      </w:ins>
      <w:del w:id="5972" w:author="Sen, Marcus A." w:date="2016-04-13T16:56:00Z">
        <w:r w:rsidR="0085617E" w:rsidDel="00D33949">
          <w:rPr>
            <w:noProof/>
          </w:rPr>
          <w:delText>86</w:delText>
        </w:r>
      </w:del>
      <w:r w:rsidR="00673E83">
        <w:rPr>
          <w:noProof/>
        </w:rPr>
        <w:fldChar w:fldCharType="end"/>
      </w:r>
      <w:r>
        <w:t>: Origin position</w:t>
      </w:r>
      <w:ins w:id="5973"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5974"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5975" w:author="Eric Boisvert" w:date="2016-03-25T16:50:00Z">
        <w:r w:rsidRPr="007C69FE" w:rsidDel="00F8603E">
          <w:rPr>
            <w:lang w:val="en-CA"/>
          </w:rPr>
          <w:delText>If no GM_Point is available, a</w:delText>
        </w:r>
        <w:r w:rsidDel="00F8603E">
          <w:rPr>
            <w:lang w:val="en-CA"/>
          </w:rPr>
          <w:delText xml:space="preserve">n OGC nil value </w:delText>
        </w:r>
      </w:del>
      <w:del w:id="5976" w:author="Eric Boisvert" w:date="2016-03-25T16:47:00Z">
        <w:r w:rsidDel="00F8603E">
          <w:rPr>
            <w:lang w:val="en-CA"/>
          </w:rPr>
          <w:delText xml:space="preserve">should </w:delText>
        </w:r>
      </w:del>
      <w:del w:id="5977"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5978"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5979" w:author="Eric Boisvert" w:date="2016-03-25T16:50:00Z"/>
                <w:rStyle w:val="requri"/>
                <w:lang w:val="en-CA"/>
              </w:rPr>
              <w:pPrChange w:id="5980" w:author="Eric Boisvert" w:date="2016-03-25T16:50:00Z">
                <w:pPr>
                  <w:pStyle w:val="Tabletext10"/>
                </w:pPr>
              </w:pPrChange>
            </w:pPr>
            <w:del w:id="598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5982" w:author="Eric Boisvert" w:date="2016-03-25T16:50:00Z"/>
                <w:rStyle w:val="reqtext"/>
                <w:lang w:val="en-CA"/>
              </w:rPr>
              <w:pPrChange w:id="5983" w:author="Eric Boisvert" w:date="2016-03-25T16:50:00Z">
                <w:pPr>
                  <w:pStyle w:val="Tabletext10"/>
                  <w:jc w:val="left"/>
                </w:pPr>
              </w:pPrChange>
            </w:pPr>
            <w:del w:id="5984"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5985" w:author="Eric Boisvert" w:date="2016-03-25T16:50:00Z"/>
        </w:rPr>
      </w:pPr>
    </w:p>
    <w:p w14:paraId="0F2DB809" w14:textId="10F7F772" w:rsidR="007C69FE" w:rsidRDefault="007C69FE" w:rsidP="00F8603E">
      <w:pPr>
        <w:rPr>
          <w:lang w:val="en-CA"/>
        </w:rPr>
      </w:pPr>
      <w:del w:id="5986"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5987" w:author="Eric Boisvert" w:date="2016-03-25T16:50:00Z"/>
          <w:lang w:val="en-CA"/>
        </w:rPr>
      </w:pPr>
      <w:del w:id="5988"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5989"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5990" w:author="Eric Boisvert" w:date="2016-03-25T16:50:00Z"/>
                <w:rStyle w:val="requri"/>
                <w:lang w:val="en-CA"/>
              </w:rPr>
            </w:pPr>
            <w:del w:id="599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5992" w:author="Eric Boisvert" w:date="2016-03-25T16:50:00Z"/>
                <w:rStyle w:val="reqtext"/>
                <w:lang w:val="en-CA"/>
              </w:rPr>
            </w:pPr>
            <w:del w:id="5993"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5994"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5995"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5996" w:author="Eric Boisvert" w:date="2016-03-25T16:50:00Z"/>
          <w:lang w:val="en-CA"/>
        </w:rPr>
      </w:pPr>
      <w:ins w:id="5997"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5998"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5999" w:author="Eric Boisvert" w:date="2016-03-25T16:50:00Z"/>
                <w:rStyle w:val="requri"/>
                <w:lang w:val="en-CA"/>
              </w:rPr>
            </w:pPr>
            <w:ins w:id="6000"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6001" w:author="Eric Boisvert" w:date="2016-03-25T16:50:00Z"/>
                <w:rStyle w:val="reqtext"/>
                <w:lang w:val="en-CA"/>
              </w:rPr>
            </w:pPr>
            <w:ins w:id="6002"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6003" w:author="Boisvert, Eric" w:date="2016-03-29T09:11:00Z">
              <w:r w:rsidR="00B8253A">
                <w:rPr>
                  <w:rStyle w:val="reqtext"/>
                  <w:lang w:val="en-CA"/>
                </w:rPr>
                <w:t>.</w:t>
              </w:r>
            </w:ins>
          </w:p>
        </w:tc>
      </w:tr>
    </w:tbl>
    <w:p w14:paraId="603A75D6" w14:textId="77777777" w:rsidR="00F8603E" w:rsidRPr="007C69FE" w:rsidRDefault="00F8603E" w:rsidP="00F8603E">
      <w:pPr>
        <w:rPr>
          <w:ins w:id="6004" w:author="Eric Boisvert" w:date="2016-03-25T16:50:00Z"/>
        </w:rPr>
      </w:pPr>
    </w:p>
    <w:p w14:paraId="3DC787B5" w14:textId="2A99A363" w:rsidR="00F8603E" w:rsidRDefault="00F8603E" w:rsidP="00F8603E">
      <w:pPr>
        <w:rPr>
          <w:ins w:id="6005" w:author="Eric Boisvert" w:date="2016-03-25T16:50:00Z"/>
          <w:lang w:val="en-CA"/>
        </w:rPr>
      </w:pPr>
      <w:ins w:id="6006" w:author="Eric Boisvert" w:date="2016-03-25T16:50:00Z">
        <w:r w:rsidRPr="007C69FE">
          <w:rPr>
            <w:lang w:val="en-CA"/>
          </w:rPr>
          <w:t>In situations where the origin position changes over the life of the borehole (</w:t>
        </w:r>
        <w:del w:id="6007" w:author="Sen, Marcus A." w:date="2016-04-13T16:09:00Z">
          <w:r w:rsidRPr="007C69FE" w:rsidDel="00B45030">
            <w:rPr>
              <w:lang w:val="en-CA"/>
            </w:rPr>
            <w:delText>eg</w:delText>
          </w:r>
        </w:del>
      </w:ins>
      <w:ins w:id="6008" w:author="Sen, Marcus A." w:date="2016-04-13T16:09:00Z">
        <w:r w:rsidR="00B45030" w:rsidRPr="007C69FE">
          <w:rPr>
            <w:lang w:val="en-CA"/>
          </w:rPr>
          <w:t>e.g.</w:t>
        </w:r>
      </w:ins>
      <w:ins w:id="6009" w:author="Eric Boisvert" w:date="2016-03-25T16:50:00Z">
        <w:r w:rsidRPr="007C69FE">
          <w:rPr>
            <w:lang w:val="en-CA"/>
          </w:rPr>
          <w:t>,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6010" w:author="Eric Boisvert" w:date="2016-03-25T16:50:00Z"/>
        </w:rPr>
      </w:pPr>
    </w:p>
    <w:p w14:paraId="6409361F" w14:textId="77777777" w:rsidR="00F8603E" w:rsidRPr="007C69FE" w:rsidRDefault="00F8603E" w:rsidP="00F8603E">
      <w:pPr>
        <w:rPr>
          <w:ins w:id="6011" w:author="Eric Boisvert" w:date="2016-03-25T16:50:00Z"/>
          <w:lang w:val="en-CA"/>
        </w:rPr>
      </w:pPr>
      <w:ins w:id="6012"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6013"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6014" w:author="Eric Boisvert" w:date="2016-03-25T16:50:00Z"/>
                <w:rStyle w:val="requri"/>
                <w:lang w:val="en-CA"/>
              </w:rPr>
            </w:pPr>
            <w:ins w:id="6015"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6016" w:author="Eric Boisvert" w:date="2016-03-25T16:50:00Z"/>
                <w:rStyle w:val="reqtext"/>
                <w:lang w:val="en-CA"/>
              </w:rPr>
            </w:pPr>
            <w:ins w:id="6017"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5A49ED4B" w:rsidR="001111B0" w:rsidRDefault="001111B0" w:rsidP="00CD7325">
      <w:r>
        <w:t>The elevation:DirectPosition property is a c</w:t>
      </w:r>
      <w:r w:rsidRPr="001111B0">
        <w:t xml:space="preserve">ompromise approach to supply elevation </w:t>
      </w:r>
      <w:del w:id="6018" w:author="Sen, Marcus A." w:date="2016-04-13T16:10:00Z">
        <w:r w:rsidRPr="001111B0" w:rsidDel="00B45030">
          <w:delText>explictly</w:delText>
        </w:r>
      </w:del>
      <w:ins w:id="6019" w:author="Sen, Marcus A." w:date="2016-04-13T16:10:00Z">
        <w:r w:rsidR="00B45030" w:rsidRPr="001111B0">
          <w:t>explicitly</w:t>
        </w:r>
      </w:ins>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6020"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4216248B"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del w:id="6021" w:author="Sen, Marcus A." w:date="2016-04-13T16:10:00Z">
              <w:r w:rsidDel="00B45030">
                <w:rPr>
                  <w:rStyle w:val="reqtext"/>
                  <w:lang w:val="en-CA"/>
                </w:rPr>
                <w:delText>a</w:delText>
              </w:r>
            </w:del>
            <w:ins w:id="6022" w:author="Sen, Marcus A." w:date="2016-04-13T16:10:00Z">
              <w:r w:rsidR="00B45030">
                <w:rPr>
                  <w:rStyle w:val="reqtext"/>
                  <w:lang w:val="en-CA"/>
                </w:rPr>
                <w:t>an</w:t>
              </w:r>
            </w:ins>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6023" w:author="Sen, Marcus A." w:date="2016-04-13T16:56:00Z">
        <w:r w:rsidR="00D33949">
          <w:t xml:space="preserve">Table </w:t>
        </w:r>
        <w:r w:rsidR="00D33949">
          <w:rPr>
            <w:noProof/>
          </w:rPr>
          <w:t>7</w:t>
        </w:r>
      </w:ins>
      <w:ins w:id="6024" w:author="Boisvert, Eric" w:date="2016-04-01T07:54:00Z">
        <w:del w:id="6025" w:author="Sen, Marcus A." w:date="2016-04-13T16:56:00Z">
          <w:r w:rsidR="00E21DD0" w:rsidDel="00D33949">
            <w:delText xml:space="preserve">Table </w:delText>
          </w:r>
          <w:r w:rsidR="00E21DD0" w:rsidDel="00D33949">
            <w:rPr>
              <w:noProof/>
            </w:rPr>
            <w:delText>7</w:delText>
          </w:r>
        </w:del>
      </w:ins>
      <w:ins w:id="6026" w:author="Eric Boisvert" w:date="2016-03-28T16:06:00Z">
        <w:del w:id="6027" w:author="Sen, Marcus A." w:date="2016-04-13T16:56:00Z">
          <w:r w:rsidR="003842F3" w:rsidDel="00D33949">
            <w:delText xml:space="preserve">Table </w:delText>
          </w:r>
          <w:r w:rsidR="003842F3" w:rsidDel="00D33949">
            <w:rPr>
              <w:noProof/>
            </w:rPr>
            <w:delText>7</w:delText>
          </w:r>
        </w:del>
      </w:ins>
      <w:del w:id="6028" w:author="Sen, Marcus A." w:date="2016-04-13T16:56:00Z">
        <w:r w:rsidDel="00D33949">
          <w:delText xml:space="preserve">Table </w:delText>
        </w:r>
        <w:r w:rsidDel="00D33949">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6029" w:name="_Ref433007016"/>
      <w:r>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029"/>
      <w:r>
        <w:t>: Borehole vocabularies</w:t>
      </w:r>
      <w:ins w:id="6030"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3894D774"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del w:id="6031" w:author="Sen, Marcus A." w:date="2016-04-13T16:10:00Z">
              <w:r w:rsidRPr="00D970E9" w:rsidDel="00B45030">
                <w:rPr>
                  <w:rFonts w:ascii="Calibri" w:hAnsi="Calibri"/>
                  <w:color w:val="000000"/>
                  <w:lang w:val="en-CA"/>
                </w:rPr>
                <w:delText>eg</w:delText>
              </w:r>
            </w:del>
            <w:ins w:id="6032" w:author="Sen, Marcus A." w:date="2016-04-13T16:10:00Z">
              <w:r w:rsidR="00B45030" w:rsidRPr="00D970E9">
                <w:rPr>
                  <w:rFonts w:ascii="Calibri" w:hAnsi="Calibri"/>
                  <w:color w:val="000000"/>
                  <w:lang w:val="en-CA"/>
                </w:rPr>
                <w:t>e.g.</w:t>
              </w:r>
            </w:ins>
            <w:r w:rsidRPr="00D970E9">
              <w:rPr>
                <w:rFonts w:ascii="Calibri" w:hAnsi="Calibri"/>
                <w:color w:val="000000"/>
                <w:lang w:val="en-CA"/>
              </w:rPr>
              <w:t xml:space="preserve">; auger, hand auger, air core, cable tool, diamond core, rotary air blast, </w:t>
            </w:r>
            <w:del w:id="6033" w:author="Sen, Marcus A." w:date="2016-04-13T16:10:00Z">
              <w:r w:rsidRPr="00D970E9" w:rsidDel="00B45030">
                <w:rPr>
                  <w:rFonts w:ascii="Calibri" w:hAnsi="Calibri"/>
                  <w:color w:val="000000"/>
                  <w:lang w:val="en-CA"/>
                </w:rPr>
                <w:delText>etc</w:delText>
              </w:r>
            </w:del>
            <w:ins w:id="6034" w:author="Sen, Marcus A." w:date="2016-04-13T16:10:00Z">
              <w:r w:rsidR="00B45030" w:rsidRPr="00D970E9">
                <w:rPr>
                  <w:rFonts w:ascii="Calibri" w:hAnsi="Calibri"/>
                  <w:color w:val="000000"/>
                  <w:lang w:val="en-CA"/>
                </w:rPr>
                <w:t>etc.</w:t>
              </w:r>
            </w:ins>
            <w:r w:rsidRPr="00D970E9">
              <w:rPr>
                <w:rFonts w:ascii="Calibri" w:hAnsi="Calibri"/>
                <w:color w:val="000000"/>
                <w:lang w:val="en-CA"/>
              </w:rPr>
              <w:t>)</w:t>
            </w:r>
            <w:ins w:id="6035"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14BD1B5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del w:id="6036" w:author="Sen, Marcus A." w:date="2016-04-13T16:10:00Z">
              <w:r w:rsidRPr="00D970E9" w:rsidDel="00B45030">
                <w:rPr>
                  <w:rFonts w:ascii="Calibri" w:hAnsi="Calibri"/>
                  <w:color w:val="000000"/>
                  <w:lang w:val="en-CA"/>
                </w:rPr>
                <w:delText>eg</w:delText>
              </w:r>
            </w:del>
            <w:ins w:id="6037" w:author="Sen, Marcus A." w:date="2016-04-13T16:10:00Z">
              <w:r w:rsidR="00B45030" w:rsidRPr="00D970E9">
                <w:rPr>
                  <w:rFonts w:ascii="Calibri" w:hAnsi="Calibri"/>
                  <w:color w:val="000000"/>
                  <w:lang w:val="en-CA"/>
                </w:rPr>
                <w:t>e.g.</w:t>
              </w:r>
            </w:ins>
            <w:r w:rsidRPr="00D970E9">
              <w:rPr>
                <w:rFonts w:ascii="Calibri" w:hAnsi="Calibri"/>
                <w:color w:val="000000"/>
                <w:lang w:val="en-CA"/>
              </w:rPr>
              <w:t>, mineral exploration, water pumping, site evaluation, stratigraphic research, etc</w:t>
            </w:r>
            <w:ins w:id="6038"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74D39A9A" w:rsidR="009B3BBD" w:rsidRPr="00D12552" w:rsidRDefault="009B3BBD" w:rsidP="009B3BBD">
      <w:pPr>
        <w:pStyle w:val="Heading2"/>
        <w:rPr>
          <w:lang w:val="en-CA"/>
        </w:rPr>
      </w:pPr>
      <w:bookmarkStart w:id="6039" w:name="_Toc448329995"/>
      <w:r w:rsidRPr="00D12552">
        <w:rPr>
          <w:lang w:val="en-CA"/>
        </w:rPr>
        <w:t xml:space="preserve">GeoSciML </w:t>
      </w:r>
      <w:r>
        <w:rPr>
          <w:lang w:val="en-CA"/>
        </w:rPr>
        <w:t xml:space="preserve">Laboratory </w:t>
      </w:r>
      <w:del w:id="6040" w:author="Eric Boisvert" w:date="2016-04-01T17:00:00Z">
        <w:r w:rsidR="004F0DC1" w:rsidDel="00D35608">
          <w:rPr>
            <w:lang w:val="en-CA"/>
          </w:rPr>
          <w:delText xml:space="preserve">Abstract </w:delText>
        </w:r>
      </w:del>
      <w:r>
        <w:rPr>
          <w:lang w:val="en-CA"/>
        </w:rPr>
        <w:t>Analysis</w:t>
      </w:r>
      <w:r w:rsidRPr="00D12552">
        <w:rPr>
          <w:lang w:val="en-CA"/>
        </w:rPr>
        <w:t xml:space="preserve"> Requirements </w:t>
      </w:r>
      <w:del w:id="6041" w:author="Sen, Marcus A." w:date="2016-04-13T16:11:00Z">
        <w:r w:rsidRPr="00D12552" w:rsidDel="00B45030">
          <w:rPr>
            <w:lang w:val="en-CA"/>
          </w:rPr>
          <w:delText>Class</w:delText>
        </w:r>
      </w:del>
      <w:ins w:id="6042" w:author="Eric Boisvert" w:date="2016-04-03T12:51:00Z">
        <w:del w:id="6043" w:author="Sen, Marcus A." w:date="2016-04-13T16:11:00Z">
          <w:r w:rsidR="00052694" w:rsidDel="00B45030">
            <w:rPr>
              <w:lang w:val="en-CA"/>
            </w:rPr>
            <w:delText xml:space="preserve"> </w:delText>
          </w:r>
          <w:r w:rsidR="00052694" w:rsidDel="00B45030">
            <w:delText xml:space="preserve"> (</w:delText>
          </w:r>
        </w:del>
      </w:ins>
      <w:ins w:id="6044" w:author="Sen, Marcus A." w:date="2016-04-13T16:11:00Z">
        <w:r w:rsidR="00B45030" w:rsidRPr="00D12552">
          <w:rPr>
            <w:lang w:val="en-CA"/>
          </w:rPr>
          <w:t>Class</w:t>
        </w:r>
        <w:r w:rsidR="00B45030">
          <w:rPr>
            <w:lang w:val="en-CA"/>
          </w:rPr>
          <w:t xml:space="preserve"> </w:t>
        </w:r>
        <w:r w:rsidR="00B45030">
          <w:t>(</w:t>
        </w:r>
      </w:ins>
      <w:ins w:id="6045" w:author="Eric Boisvert" w:date="2016-04-03T12:51:00Z">
        <w:r w:rsidR="00052694">
          <w:t>Normative)</w:t>
        </w:r>
      </w:ins>
      <w:bookmarkEnd w:id="6039"/>
    </w:p>
    <w:p w14:paraId="314F9F4D" w14:textId="77777777" w:rsidR="002151F2" w:rsidRDefault="002151F2" w:rsidP="00CD7325">
      <w:pPr>
        <w:rPr>
          <w:ins w:id="6046"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ins w:id="6047" w:author="Sen, Marcus A." w:date="2016-04-13T16:56:00Z">
              <w:r w:rsidR="00D33949">
                <w:rPr>
                  <w:rStyle w:val="reqtext"/>
                  <w:noProof/>
                  <w:lang w:val="en-CA"/>
                </w:rPr>
                <w:t>204</w:t>
              </w:r>
            </w:ins>
            <w:del w:id="6048" w:author="Sen, Marcus A." w:date="2016-04-13T16:56:00Z">
              <w:r w:rsidDel="00D33949">
                <w:rPr>
                  <w:rStyle w:val="reqtext"/>
                  <w:noProof/>
                  <w:lang w:val="en-CA"/>
                </w:rPr>
                <w:delText>201</w:delText>
              </w:r>
            </w:del>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2AC5F99B"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6049" w:author="Boisvert, Eric" w:date="2016-03-30T14:11:00Z">
        <w:r w:rsidR="00FD6399">
          <w:rPr>
            <w:lang w:val="en-CA"/>
          </w:rPr>
          <w:t xml:space="preserve"> </w:t>
        </w:r>
      </w:ins>
      <w:r w:rsidR="001111B0">
        <w:rPr>
          <w:lang w:val="en-CA"/>
        </w:rPr>
        <w:t>(Ventouras et al, 2010</w:t>
      </w:r>
      <w:del w:id="6050" w:author="Sen, Marcus A." w:date="2016-04-13T16:11:00Z">
        <w:r w:rsidRPr="00CD7325" w:rsidDel="00B45030">
          <w:rPr>
            <w:lang w:val="en-CA"/>
          </w:rPr>
          <w:delText>)</w:delText>
        </w:r>
        <w:r w:rsidR="0084053A" w:rsidDel="00B45030">
          <w:rPr>
            <w:lang w:val="en-CA"/>
          </w:rPr>
          <w:delText xml:space="preserve"> .</w:delText>
        </w:r>
      </w:del>
      <w:ins w:id="6051" w:author="Sen, Marcus A." w:date="2016-04-13T16:11:00Z">
        <w:r w:rsidR="00B45030" w:rsidRPr="00CD7325">
          <w:rPr>
            <w:lang w:val="en-CA"/>
          </w:rPr>
          <w:t>)</w:t>
        </w:r>
        <w:r w:rsidR="00B45030">
          <w:rPr>
            <w:lang w:val="en-CA"/>
          </w:rPr>
          <w:t>.</w:t>
        </w:r>
      </w:ins>
      <w:r w:rsidR="0084053A">
        <w:rPr>
          <w:lang w:val="en-CA"/>
        </w:rPr>
        <w:t xml:space="preserve">  </w:t>
      </w:r>
      <w:del w:id="6052"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1759FE" w:rsidP="00090DCF">
      <w:pPr>
        <w:keepNext/>
      </w:pPr>
      <w:r>
        <w:rPr>
          <w:noProof/>
          <w:lang w:val="en-CA" w:eastAsia="en-CA"/>
        </w:rPr>
        <w:pict w14:anchorId="540C09FE">
          <v:shape id="_x0000_i1115" type="#_x0000_t75" style="width:433.6pt;height:397.6pt;visibility:visible;mso-wrap-style:square">
            <v:imagedata r:id="rId106" o:title=""/>
          </v:shape>
        </w:pict>
      </w:r>
      <w:r w:rsidR="00043E8E">
        <w:rPr>
          <w:rStyle w:val="CommentReference"/>
        </w:rPr>
        <w:commentReference w:id="6053"/>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6054" w:author="Sen, Marcus A." w:date="2016-04-13T16:56:00Z">
        <w:r w:rsidR="00D33949">
          <w:rPr>
            <w:noProof/>
          </w:rPr>
          <w:t>89</w:t>
        </w:r>
      </w:ins>
      <w:ins w:id="6055" w:author="Eric Boisvert" w:date="2016-04-03T12:16:00Z">
        <w:del w:id="6056" w:author="Sen, Marcus A." w:date="2016-04-13T16:56:00Z">
          <w:r w:rsidR="00652185" w:rsidDel="00D33949">
            <w:rPr>
              <w:noProof/>
            </w:rPr>
            <w:delText>89</w:delText>
          </w:r>
        </w:del>
      </w:ins>
      <w:ins w:id="6057" w:author="Boisvert, Eric" w:date="2016-04-01T13:15:00Z">
        <w:del w:id="6058" w:author="Sen, Marcus A." w:date="2016-04-13T16:56:00Z">
          <w:r w:rsidR="008D755A" w:rsidDel="00D33949">
            <w:rPr>
              <w:noProof/>
            </w:rPr>
            <w:delText>89</w:delText>
          </w:r>
        </w:del>
      </w:ins>
      <w:del w:id="6059" w:author="Sen, Marcus A." w:date="2016-04-13T16:56:00Z">
        <w:r w:rsidR="0085617E" w:rsidDel="00D33949">
          <w:rPr>
            <w:noProof/>
          </w:rPr>
          <w:delText>88</w:delText>
        </w:r>
      </w:del>
      <w:r w:rsidR="00673E83">
        <w:rPr>
          <w:noProof/>
        </w:rPr>
        <w:fldChar w:fldCharType="end"/>
      </w:r>
      <w:r>
        <w:t>: LaboratoryAnalysis and Specimen dependencies</w:t>
      </w:r>
      <w:ins w:id="6060" w:author="Boisvert, Eric" w:date="2016-03-29T09:14:00Z">
        <w:r w:rsidR="00B8253A">
          <w:t>.</w:t>
        </w:r>
      </w:ins>
    </w:p>
    <w:p w14:paraId="7C25DBA1" w14:textId="77777777" w:rsidR="00733724" w:rsidRDefault="00733724" w:rsidP="00733724">
      <w:pPr>
        <w:pStyle w:val="Heading3"/>
        <w:rPr>
          <w:lang w:val="en-CA"/>
        </w:rPr>
      </w:pPr>
      <w:bookmarkStart w:id="6061" w:name="_Toc448329996"/>
      <w:r>
        <w:rPr>
          <w:lang w:val="en-CA"/>
        </w:rPr>
        <w:t>Laboratory Analysis</w:t>
      </w:r>
      <w:bookmarkEnd w:id="606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6062"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6063" w:author="Eric Boisvert" w:date="2016-03-26T13:44:00Z">
        <w:r w:rsidDel="00A25212">
          <w:rPr>
            <w:lang w:val="en-CA"/>
          </w:rPr>
          <w:delText>OM_Observation</w:delText>
        </w:r>
      </w:del>
      <w:ins w:id="6064" w:author="Eric Boisvert" w:date="2016-03-26T13:44:00Z">
        <w:r w:rsidR="00A25212">
          <w:rPr>
            <w:lang w:val="en-CA"/>
          </w:rPr>
          <w:t>SF_SamplingFeature::</w:t>
        </w:r>
      </w:ins>
      <w:del w:id="6065"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6066"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6067" w:author="Eric Boisvert" w:date="2016-03-26T14:01:00Z">
        <w:r w:rsidDel="005960FA">
          <w:delText>/</w:delText>
        </w:r>
      </w:del>
      <w:ins w:id="6068" w:author="Eric Boisvert" w:date="2016-03-26T14:01:00Z">
        <w:r w:rsidR="005960FA">
          <w:t>::</w:t>
        </w:r>
      </w:ins>
      <w:r>
        <w:t>resultQuality</w:t>
      </w:r>
      <w:ins w:id="6069" w:author="Eric Boisvert" w:date="2016-03-26T14:01:00Z">
        <w:r w:rsidR="005960FA">
          <w:t>::</w:t>
        </w:r>
      </w:ins>
      <w:del w:id="6070"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6071"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6072"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6073" w:author="Eric Boisvert" w:date="2016-03-26T14:02:00Z"/>
                <w:rStyle w:val="requri"/>
                <w:lang w:val="en-CA"/>
              </w:rPr>
            </w:pPr>
            <w:del w:id="6074"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6075" w:author="Eric Boisvert" w:date="2016-03-26T14:02:00Z"/>
                <w:rStyle w:val="reqtext"/>
                <w:lang w:val="en-CA"/>
              </w:rPr>
            </w:pPr>
            <w:del w:id="6076"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6077" w:author="Eric Boisvert" w:date="2016-03-26T14:02:00Z"/>
        </w:rPr>
      </w:pPr>
    </w:p>
    <w:p w14:paraId="06FD44A9" w14:textId="688E23DB" w:rsidR="0084053A" w:rsidRDefault="0084053A" w:rsidP="0084053A">
      <w:pPr>
        <w:rPr>
          <w:ins w:id="6078" w:author="Eric Boisvert" w:date="2016-03-26T14:06:00Z"/>
        </w:rPr>
      </w:pPr>
      <w:r>
        <w:t xml:space="preserve">At least "nameOfMeasure" and "result" shall be used when delivering om:resultQuality/gmd:DQ_QuantitativeAttributeAccuracy.  </w:t>
      </w:r>
    </w:p>
    <w:p w14:paraId="75CBE3F7" w14:textId="77777777" w:rsidR="005960FA" w:rsidRDefault="001759FE">
      <w:pPr>
        <w:keepNext/>
        <w:rPr>
          <w:ins w:id="6079" w:author="Eric Boisvert" w:date="2016-03-26T14:06:00Z"/>
        </w:rPr>
        <w:pPrChange w:id="6080" w:author="Eric Boisvert" w:date="2016-03-26T14:06:00Z">
          <w:pPr/>
        </w:pPrChange>
      </w:pPr>
      <w:ins w:id="6081" w:author="Eric Boisvert" w:date="2016-03-26T14:06:00Z">
        <w:r>
          <w:rPr>
            <w:noProof/>
            <w:lang w:val="en-CA" w:eastAsia="en-CA"/>
          </w:rPr>
          <w:pict w14:anchorId="2A02038D">
            <v:shape id="_x0000_i1116" type="#_x0000_t75" style="width:332.8pt;height:148pt;visibility:visible;mso-wrap-style:square">
              <v:imagedata r:id="rId107" o:title=""/>
            </v:shape>
          </w:pict>
        </w:r>
      </w:ins>
    </w:p>
    <w:p w14:paraId="34CA648E" w14:textId="2A96AE41" w:rsidR="005960FA" w:rsidRDefault="005960FA">
      <w:pPr>
        <w:pStyle w:val="Caption"/>
        <w:pPrChange w:id="6082" w:author="Eric Boisvert" w:date="2016-03-26T14:06:00Z">
          <w:pPr/>
        </w:pPrChange>
      </w:pPr>
      <w:ins w:id="6083" w:author="Eric Boisvert" w:date="2016-03-26T14:06:00Z">
        <w:r>
          <w:t xml:space="preserve">Figure </w:t>
        </w:r>
        <w:r>
          <w:fldChar w:fldCharType="begin"/>
        </w:r>
        <w:r>
          <w:instrText xml:space="preserve"> SEQ Figure \* ARABIC </w:instrText>
        </w:r>
      </w:ins>
      <w:r>
        <w:fldChar w:fldCharType="separate"/>
      </w:r>
      <w:ins w:id="6084" w:author="Sen, Marcus A." w:date="2016-04-13T16:56:00Z">
        <w:r w:rsidR="00D33949">
          <w:rPr>
            <w:noProof/>
          </w:rPr>
          <w:t>90</w:t>
        </w:r>
      </w:ins>
      <w:ins w:id="6085" w:author="Eric Boisvert" w:date="2016-04-03T12:16:00Z">
        <w:del w:id="6086" w:author="Sen, Marcus A." w:date="2016-04-13T16:56:00Z">
          <w:r w:rsidR="00652185" w:rsidDel="00D33949">
            <w:rPr>
              <w:noProof/>
            </w:rPr>
            <w:delText>90</w:delText>
          </w:r>
        </w:del>
      </w:ins>
      <w:ins w:id="6087" w:author="Boisvert, Eric" w:date="2016-04-01T13:15:00Z">
        <w:del w:id="6088" w:author="Sen, Marcus A." w:date="2016-04-13T16:56:00Z">
          <w:r w:rsidR="008D755A" w:rsidDel="00D33949">
            <w:rPr>
              <w:noProof/>
            </w:rPr>
            <w:delText>90</w:delText>
          </w:r>
        </w:del>
      </w:ins>
      <w:ins w:id="6089" w:author="Eric Boisvert" w:date="2016-03-26T14:06:00Z">
        <w:r>
          <w:fldChar w:fldCharType="end"/>
        </w:r>
        <w:r>
          <w:t>: DQ_Element from ISO19115:2003</w:t>
        </w:r>
      </w:ins>
      <w:ins w:id="609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6091" w:author="Boisvert, Eric" w:date="2016-03-29T09:14:00Z">
              <w:r w:rsidR="00B8253A">
                <w:rPr>
                  <w:rStyle w:val="reqtext"/>
                  <w:lang w:val="en-CA"/>
                </w:rPr>
                <w:t>.</w:t>
              </w:r>
            </w:ins>
          </w:p>
        </w:tc>
      </w:tr>
    </w:tbl>
    <w:p w14:paraId="599E2734" w14:textId="77777777" w:rsidR="0084053A" w:rsidRDefault="0084053A" w:rsidP="0084053A"/>
    <w:p w14:paraId="30028757" w14:textId="7DE1ECE2" w:rsidR="0084053A" w:rsidRDefault="0084053A" w:rsidP="0084053A">
      <w:r>
        <w:t xml:space="preserve">The </w:t>
      </w:r>
      <w:ins w:id="6092" w:author="Sen, Marcus A." w:date="2016-04-13T16:13:00Z">
        <w:r w:rsidR="00B16B13">
          <w:t>C</w:t>
        </w:r>
      </w:ins>
      <w:del w:id="6093" w:author="Sen, Marcus A." w:date="2016-04-13T16:13:00Z">
        <w:r w:rsidDel="00B16B13">
          <w:delText>c</w:delText>
        </w:r>
      </w:del>
      <w:r>
        <w:t>haracterString in "nameOfMeasure" should be a term from a controlled vocabulary</w:t>
      </w:r>
      <w:ins w:id="6094"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6095"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t>OM_Observation</w:t>
      </w:r>
      <w:ins w:id="6096" w:author="Boisvert, Eric" w:date="2016-03-30T14:13:00Z">
        <w:r w:rsidR="00FD6399">
          <w:t>::</w:t>
        </w:r>
      </w:ins>
      <w:del w:id="6097"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6098"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6099" w:author="Eric Boisvert" w:date="2016-03-26T14:11:00Z">
        <w:r w:rsidDel="002A6766">
          <w:delText xml:space="preserve">shall </w:delText>
        </w:r>
      </w:del>
      <w:ins w:id="6100"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6101"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6102"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6103" w:author="Eric Boisvert" w:date="2016-03-26T14:11:00Z"/>
                <w:rStyle w:val="requri"/>
                <w:lang w:val="en-CA"/>
              </w:rPr>
            </w:pPr>
            <w:commentRangeStart w:id="6104"/>
            <w:del w:id="6105"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6106" w:author="Eric Boisvert" w:date="2016-03-26T14:11:00Z"/>
                <w:rStyle w:val="reqtext"/>
                <w:lang w:val="en-CA"/>
              </w:rPr>
            </w:pPr>
            <w:del w:id="6107"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6104"/>
            <w:r w:rsidR="002A6766">
              <w:rPr>
                <w:rStyle w:val="CommentReference"/>
                <w:rFonts w:ascii="Times New Roman" w:eastAsia="Times New Roman" w:hAnsi="Times New Roman"/>
                <w:lang w:val="en-US" w:eastAsia="en-US"/>
              </w:rPr>
              <w:commentReference w:id="6104"/>
            </w:r>
          </w:p>
        </w:tc>
      </w:tr>
    </w:tbl>
    <w:p w14:paraId="71A90CDD" w14:textId="5291D6BD" w:rsidR="00F67178" w:rsidRPr="00F67178" w:rsidDel="002A6766" w:rsidRDefault="00F67178" w:rsidP="002151F2">
      <w:pPr>
        <w:rPr>
          <w:del w:id="6108" w:author="Eric Boisvert" w:date="2016-03-26T14:11:00Z"/>
        </w:rPr>
      </w:pPr>
    </w:p>
    <w:p w14:paraId="520DD96C" w14:textId="6BCD88F7" w:rsidR="00775DD7" w:rsidRDefault="001759FE" w:rsidP="00775DD7">
      <w:pPr>
        <w:keepNext/>
      </w:pPr>
      <w:r>
        <w:rPr>
          <w:noProof/>
          <w:lang w:val="en-CA" w:eastAsia="en-CA"/>
        </w:rPr>
        <w:pict w14:anchorId="7C6C8F97">
          <v:shape id="_x0000_i1117" type="#_x0000_t75" style="width:432.8pt;height:253.6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6109" w:author="Sen, Marcus A." w:date="2016-04-13T16:56:00Z">
        <w:r w:rsidR="00D33949">
          <w:rPr>
            <w:noProof/>
          </w:rPr>
          <w:t>91</w:t>
        </w:r>
      </w:ins>
      <w:ins w:id="6110" w:author="Eric Boisvert" w:date="2016-04-03T12:16:00Z">
        <w:del w:id="6111" w:author="Sen, Marcus A." w:date="2016-04-13T16:56:00Z">
          <w:r w:rsidR="00652185" w:rsidDel="00D33949">
            <w:rPr>
              <w:noProof/>
            </w:rPr>
            <w:delText>91</w:delText>
          </w:r>
        </w:del>
      </w:ins>
      <w:ins w:id="6112" w:author="Boisvert, Eric" w:date="2016-04-01T13:15:00Z">
        <w:del w:id="6113" w:author="Sen, Marcus A." w:date="2016-04-13T16:56:00Z">
          <w:r w:rsidR="008D755A" w:rsidDel="00D33949">
            <w:rPr>
              <w:noProof/>
            </w:rPr>
            <w:delText>91</w:delText>
          </w:r>
        </w:del>
      </w:ins>
      <w:del w:id="6114" w:author="Sen, Marcus A." w:date="2016-04-13T16:56:00Z">
        <w:r w:rsidR="0085617E" w:rsidDel="00D33949">
          <w:rPr>
            <w:noProof/>
          </w:rPr>
          <w:delText>89</w:delText>
        </w:r>
      </w:del>
      <w:r w:rsidR="00673E83">
        <w:rPr>
          <w:noProof/>
        </w:rPr>
        <w:fldChar w:fldCharType="end"/>
      </w:r>
      <w:r>
        <w:t>: Laboratory analysis summary diagram</w:t>
      </w:r>
      <w:ins w:id="6115"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6116" w:author="Boisvert, Eric" w:date="2016-03-30T14:46:00Z">
        <w:r>
          <w:rPr>
            <w:lang w:val="en-CA"/>
          </w:rPr>
          <w:t xml:space="preserve">The Analytical instrument is the </w:t>
        </w:r>
      </w:ins>
      <w:del w:id="6117" w:author="Boisvert, Eric" w:date="2016-03-30T14:47:00Z">
        <w:r w:rsidR="00775DD7" w:rsidRPr="00775DD7" w:rsidDel="005D5B97">
          <w:rPr>
            <w:lang w:val="en-CA"/>
          </w:rPr>
          <w:delText>T</w:delText>
        </w:r>
      </w:del>
      <w:del w:id="6118" w:author="Boisvert, Eric" w:date="2016-03-30T15:04:00Z">
        <w:r w:rsidR="00775DD7" w:rsidRPr="00775DD7" w:rsidDel="009C2E9A">
          <w:rPr>
            <w:lang w:val="en-CA"/>
          </w:rPr>
          <w:delText>ype</w:delText>
        </w:r>
      </w:del>
      <w:ins w:id="6119" w:author="Boisvert, Eric" w:date="2016-03-30T15:04:00Z">
        <w:r w:rsidR="009C2E9A">
          <w:rPr>
            <w:lang w:val="en-CA"/>
          </w:rPr>
          <w:t>category</w:t>
        </w:r>
      </w:ins>
      <w:r w:rsidR="00775DD7" w:rsidRPr="00775DD7">
        <w:rPr>
          <w:lang w:val="en-CA"/>
        </w:rPr>
        <w:t xml:space="preserve"> of </w:t>
      </w:r>
      <w:ins w:id="6120" w:author="Boisvert, Eric" w:date="2016-03-30T14:47:00Z">
        <w:r>
          <w:rPr>
            <w:lang w:val="en-CA"/>
          </w:rPr>
          <w:t xml:space="preserve">measurement </w:t>
        </w:r>
      </w:ins>
      <w:r w:rsidR="00775DD7" w:rsidRPr="00775DD7">
        <w:rPr>
          <w:lang w:val="en-CA"/>
        </w:rPr>
        <w:t>instrument used to perform an analytical observation</w:t>
      </w:r>
      <w:ins w:id="6121" w:author="Boisvert, Eric" w:date="2016-03-29T09:14:00Z">
        <w:r w:rsidR="00B8253A">
          <w:rPr>
            <w:lang w:val="en-CA"/>
          </w:rPr>
          <w:t>.</w:t>
        </w:r>
      </w:ins>
    </w:p>
    <w:p w14:paraId="32485D33" w14:textId="0280CB51" w:rsidR="00775DD7" w:rsidRDefault="001759FE" w:rsidP="00775DD7">
      <w:pPr>
        <w:keepNext/>
      </w:pPr>
      <w:r>
        <w:rPr>
          <w:noProof/>
          <w:lang w:val="en-CA" w:eastAsia="en-CA"/>
        </w:rPr>
        <w:pict w14:anchorId="4548520E">
          <v:shape id="_x0000_i1118" type="#_x0000_t75" style="width:6in;height:229.6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6122" w:author="Sen, Marcus A." w:date="2016-04-13T16:56:00Z">
        <w:r w:rsidR="00D33949">
          <w:rPr>
            <w:noProof/>
          </w:rPr>
          <w:t>92</w:t>
        </w:r>
      </w:ins>
      <w:ins w:id="6123" w:author="Eric Boisvert" w:date="2016-04-03T12:16:00Z">
        <w:del w:id="6124" w:author="Sen, Marcus A." w:date="2016-04-13T16:56:00Z">
          <w:r w:rsidR="00652185" w:rsidDel="00D33949">
            <w:rPr>
              <w:noProof/>
            </w:rPr>
            <w:delText>92</w:delText>
          </w:r>
        </w:del>
      </w:ins>
      <w:ins w:id="6125" w:author="Boisvert, Eric" w:date="2016-04-01T13:15:00Z">
        <w:del w:id="6126" w:author="Sen, Marcus A." w:date="2016-04-13T16:56:00Z">
          <w:r w:rsidR="008D755A" w:rsidDel="00D33949">
            <w:rPr>
              <w:noProof/>
            </w:rPr>
            <w:delText>92</w:delText>
          </w:r>
        </w:del>
      </w:ins>
      <w:del w:id="6127" w:author="Sen, Marcus A." w:date="2016-04-13T16:56:00Z">
        <w:r w:rsidR="0085617E" w:rsidDel="00D33949">
          <w:rPr>
            <w:noProof/>
          </w:rPr>
          <w:delText>90</w:delText>
        </w:r>
      </w:del>
      <w:r w:rsidR="00673E83">
        <w:rPr>
          <w:noProof/>
        </w:rPr>
        <w:fldChar w:fldCharType="end"/>
      </w:r>
      <w:r>
        <w:t>: Analytical instrument</w:t>
      </w:r>
      <w:r w:rsidR="00733724">
        <w:t xml:space="preserve"> context diagram</w:t>
      </w:r>
      <w:ins w:id="6128"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5E95FFAC" w:rsidR="00733724" w:rsidRPr="00733724" w:rsidRDefault="00733724" w:rsidP="00D20646">
      <w:r>
        <w:t>The property type:InstrumentTypeTerm shall report a term from a controlled vocabulary that describes t</w:t>
      </w:r>
      <w:r w:rsidRPr="00733724">
        <w:t>he category of instrument used in an analytical session (</w:t>
      </w:r>
      <w:del w:id="6129" w:author="Sen, Marcus A." w:date="2016-04-13T16:13:00Z">
        <w:r w:rsidRPr="00733724" w:rsidDel="00B16B13">
          <w:delText>eg</w:delText>
        </w:r>
      </w:del>
      <w:ins w:id="6130" w:author="Sen, Marcus A." w:date="2016-04-13T16:13:00Z">
        <w:r w:rsidR="00B16B13" w:rsidRPr="00733724">
          <w:t>e.g.</w:t>
        </w:r>
      </w:ins>
      <w:r w:rsidRPr="00733724">
        <w:t xml:space="preserve">; XRF, ICPMS, SHRIMP, </w:t>
      </w:r>
      <w:del w:id="6131" w:author="Sen, Marcus A." w:date="2016-04-13T16:13:00Z">
        <w:r w:rsidRPr="00733724" w:rsidDel="00B16B13">
          <w:delText>etc</w:delText>
        </w:r>
      </w:del>
      <w:ins w:id="6132" w:author="Sen, Marcus A." w:date="2016-04-13T16:13:00Z">
        <w:r w:rsidR="00B16B13" w:rsidRPr="00733724">
          <w:t>etc.</w:t>
        </w:r>
      </w:ins>
      <w:r w:rsidRPr="00733724">
        <w:t>)</w:t>
      </w:r>
      <w:r>
        <w:t>.</w:t>
      </w:r>
    </w:p>
    <w:p w14:paraId="3B45EF98" w14:textId="66DC9F13" w:rsidR="00775DD7" w:rsidRDefault="00733724" w:rsidP="00D20646">
      <w:pPr>
        <w:pStyle w:val="Heading5"/>
        <w:rPr>
          <w:lang w:val="en-CA"/>
        </w:rPr>
      </w:pPr>
      <w:bookmarkStart w:id="6133" w:name="BKM_4320F660_2F6E_4F45_98F8_50B996AF05CA"/>
      <w:bookmarkEnd w:id="6133"/>
      <w:r>
        <w:rPr>
          <w:lang w:val="en-CA"/>
        </w:rPr>
        <w:t>m</w:t>
      </w:r>
      <w:r w:rsidRPr="00733724">
        <w:rPr>
          <w:lang w:val="en-CA"/>
        </w:rPr>
        <w:t>odel</w:t>
      </w:r>
    </w:p>
    <w:p w14:paraId="38CF7B70" w14:textId="77777777" w:rsidR="00733724" w:rsidRPr="00733724" w:rsidRDefault="00733724" w:rsidP="00D20646">
      <w:pPr>
        <w:rPr>
          <w:lang w:val="en-CA"/>
        </w:rPr>
      </w:pPr>
    </w:p>
    <w:p w14:paraId="3814989A" w14:textId="752B25F7"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del w:id="6134" w:author="Sen, Marcus A." w:date="2016-04-13T16:13:00Z">
        <w:r w:rsidRPr="00733724" w:rsidDel="00B16B13">
          <w:rPr>
            <w:lang w:val="en-CA"/>
          </w:rPr>
          <w:delText>eg</w:delText>
        </w:r>
      </w:del>
      <w:ins w:id="6135" w:author="Sen, Marcus A." w:date="2016-04-13T16:14:00Z">
        <w:r w:rsidR="00B16B13" w:rsidRPr="00733724">
          <w:rPr>
            <w:lang w:val="en-CA"/>
          </w:rPr>
          <w:t>E.g</w:t>
        </w:r>
      </w:ins>
      <w:ins w:id="6136" w:author="Sen, Marcus A." w:date="2016-04-13T16:13:00Z">
        <w:r w:rsidR="00B16B13" w:rsidRPr="00733724">
          <w:rPr>
            <w:lang w:val="en-CA"/>
          </w:rPr>
          <w:t>.</w:t>
        </w:r>
      </w:ins>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6137" w:author="Boisvert, Eric" w:date="2016-03-30T15:04:00Z">
        <w:r w:rsidDel="009C2E9A">
          <w:rPr>
            <w:lang w:val="en-CA"/>
          </w:rPr>
          <w:delText xml:space="preserve">describes </w:delText>
        </w:r>
      </w:del>
      <w:ins w:id="6138"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135C6D12" w:rsidR="00B17686" w:rsidRDefault="00B16B13" w:rsidP="00D20646">
      <w:pPr>
        <w:pStyle w:val="Heading5"/>
        <w:rPr>
          <w:lang w:val="en-CA"/>
        </w:rPr>
      </w:pPr>
      <w:ins w:id="6139" w:author="Sen, Marcus A." w:date="2016-04-13T16:14:00Z">
        <w:r>
          <w:rPr>
            <w:lang w:val="en-CA"/>
          </w:rPr>
          <w:t>location</w:t>
        </w:r>
      </w:ins>
      <w:ins w:id="6140" w:author="Boisvert, Eric" w:date="2016-03-30T15:04:00Z">
        <w:del w:id="6141" w:author="Sen, Marcus A." w:date="2016-04-13T16:14:00Z">
          <w:r w:rsidR="009C2E9A" w:rsidDel="00B16B13">
            <w:rPr>
              <w:lang w:val="en-CA"/>
            </w:rPr>
            <w:delText>l</w:delText>
          </w:r>
        </w:del>
      </w:ins>
      <w:del w:id="6142" w:author="Boisvert, Eric" w:date="2016-03-30T15:04:00Z">
        <w:r w:rsidR="00B17686" w:rsidRPr="00B17686" w:rsidDel="009C2E9A">
          <w:rPr>
            <w:lang w:val="en-CA"/>
          </w:rPr>
          <w:delText>L</w:delText>
        </w:r>
      </w:del>
      <w:del w:id="6143" w:author="Sen, Marcus A." w:date="2016-04-13T16:14:00Z">
        <w:r w:rsidR="00B17686" w:rsidRPr="00B17686" w:rsidDel="00B16B13">
          <w:rPr>
            <w:lang w:val="en-CA"/>
          </w:rPr>
          <w:delText>ocation</w:delText>
        </w:r>
      </w:del>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6144" w:author="Boisvert, Eric" w:date="2016-03-30T15:04:00Z">
        <w:r w:rsidR="009C2E9A">
          <w:rPr>
            <w:lang w:val="en-CA"/>
          </w:rPr>
          <w:t>CIT</w:t>
        </w:r>
      </w:ins>
      <w:del w:id="6145" w:author="Boisvert, Eric" w:date="2016-03-30T15:04:00Z">
        <w:r w:rsidDel="009C2E9A">
          <w:rPr>
            <w:lang w:val="en-CA"/>
          </w:rPr>
          <w:delText>cit</w:delText>
        </w:r>
      </w:del>
      <w:r>
        <w:rPr>
          <w:lang w:val="en-CA"/>
        </w:rPr>
        <w:t xml:space="preserve">:Responsibility describing the </w:t>
      </w:r>
      <w:del w:id="6146"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A1F28C8"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del w:id="6147" w:author="Sen, Marcus A." w:date="2016-04-13T16:15:00Z">
        <w:r w:rsidRPr="00B17686" w:rsidDel="00A67C10">
          <w:rPr>
            <w:lang w:val="en-CA"/>
          </w:rPr>
          <w:delText>a</w:delText>
        </w:r>
      </w:del>
      <w:ins w:id="6148" w:author="Sen, Marcus A." w:date="2016-04-13T16:15:00Z">
        <w:r w:rsidR="00A67C10" w:rsidRPr="00B17686">
          <w:rPr>
            <w:lang w:val="en-CA"/>
          </w:rPr>
          <w:t>an</w:t>
        </w:r>
      </w:ins>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6149" w:name="BKM_C47BB20E_AB3E_41B0_BEAF_8545314C826D"/>
      <w:bookmarkStart w:id="6150" w:name="BKM_5A9940B3_320D_4C85_8B41_0199FF52327B"/>
      <w:bookmarkStart w:id="6151" w:name="BKM_692BBE92_2CD8_471D_9014_13E6919FFDA7"/>
      <w:bookmarkStart w:id="6152" w:name="BKM_E14379F1_C7A7_42A6_B412_F1E01671E46F"/>
      <w:bookmarkStart w:id="6153" w:name="BKM_40997390_B407_46AF_928A_15F7B52273ED"/>
      <w:bookmarkEnd w:id="6149"/>
      <w:bookmarkEnd w:id="6150"/>
      <w:bookmarkEnd w:id="6151"/>
      <w:bookmarkEnd w:id="6152"/>
      <w:bookmarkEnd w:id="6153"/>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6154" w:author="Boisvert, Eric" w:date="2016-03-30T15:05:00Z">
        <w:r w:rsidRPr="00775DD7" w:rsidDel="009C2E9A">
          <w:rPr>
            <w:lang w:val="en-CA"/>
          </w:rPr>
          <w:delText xml:space="preserve">class </w:delText>
        </w:r>
      </w:del>
      <w:ins w:id="6155"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759FE" w:rsidP="00775DD7">
      <w:pPr>
        <w:keepNext/>
      </w:pPr>
      <w:r>
        <w:rPr>
          <w:noProof/>
          <w:lang w:val="en-CA" w:eastAsia="en-CA"/>
        </w:rPr>
        <w:pict w14:anchorId="787888AA">
          <v:shape id="_x0000_i1119" type="#_x0000_t75" style="width:6in;height:341.6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6156" w:author="Sen, Marcus A." w:date="2016-04-13T16:56:00Z">
        <w:r w:rsidR="00D33949">
          <w:rPr>
            <w:noProof/>
          </w:rPr>
          <w:t>93</w:t>
        </w:r>
      </w:ins>
      <w:ins w:id="6157" w:author="Eric Boisvert" w:date="2016-04-03T12:16:00Z">
        <w:del w:id="6158" w:author="Sen, Marcus A." w:date="2016-04-13T16:56:00Z">
          <w:r w:rsidR="00652185" w:rsidDel="00D33949">
            <w:rPr>
              <w:noProof/>
            </w:rPr>
            <w:delText>93</w:delText>
          </w:r>
        </w:del>
      </w:ins>
      <w:ins w:id="6159" w:author="Boisvert, Eric" w:date="2016-04-01T13:15:00Z">
        <w:del w:id="6160" w:author="Sen, Marcus A." w:date="2016-04-13T16:56:00Z">
          <w:r w:rsidR="008D755A" w:rsidDel="00D33949">
            <w:rPr>
              <w:noProof/>
            </w:rPr>
            <w:delText>93</w:delText>
          </w:r>
        </w:del>
      </w:ins>
      <w:del w:id="6161" w:author="Sen, Marcus A." w:date="2016-04-13T16:56:00Z">
        <w:r w:rsidR="0085617E" w:rsidDel="00D33949">
          <w:rPr>
            <w:noProof/>
          </w:rPr>
          <w:delText>91</w:delText>
        </w:r>
      </w:del>
      <w:r w:rsidR="00673E83">
        <w:rPr>
          <w:noProof/>
        </w:rPr>
        <w:fldChar w:fldCharType="end"/>
      </w:r>
      <w:r>
        <w:t>: Analytical session</w:t>
      </w:r>
      <w:r w:rsidR="00B17686">
        <w:t xml:space="preserve"> context diagram</w:t>
      </w:r>
      <w:ins w:id="6162" w:author="Boisvert, Eric" w:date="2016-03-29T09:14:00Z">
        <w:r w:rsidR="00B8253A">
          <w:t>.</w:t>
        </w:r>
      </w:ins>
    </w:p>
    <w:p w14:paraId="134D2DC3" w14:textId="5581F845" w:rsidR="00775DD7" w:rsidRDefault="00B17686" w:rsidP="00D20646">
      <w:pPr>
        <w:pStyle w:val="Heading5"/>
        <w:rPr>
          <w:lang w:val="en-CA"/>
        </w:rPr>
      </w:pPr>
      <w:bookmarkStart w:id="6163" w:name="BKM_BF1C223A_F0A6_4FC2_9EEF_88DC486F7DB4"/>
      <w:bookmarkEnd w:id="6163"/>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286C4F8F" w:rsidR="00B17686" w:rsidRDefault="00A67C10" w:rsidP="00D20646">
      <w:pPr>
        <w:pStyle w:val="Heading5"/>
        <w:rPr>
          <w:lang w:val="en-CA"/>
        </w:rPr>
      </w:pPr>
      <w:ins w:id="6164" w:author="Sen, Marcus A." w:date="2016-04-13T16:15:00Z">
        <w:r>
          <w:rPr>
            <w:lang w:val="en-CA"/>
          </w:rPr>
          <w:t>operator</w:t>
        </w:r>
      </w:ins>
      <w:ins w:id="6165" w:author="Boisvert, Eric" w:date="2016-03-30T15:05:00Z">
        <w:del w:id="6166" w:author="Sen, Marcus A." w:date="2016-04-13T16:15:00Z">
          <w:r w:rsidR="009C2E9A" w:rsidDel="00A67C10">
            <w:rPr>
              <w:lang w:val="en-CA"/>
            </w:rPr>
            <w:delText>o</w:delText>
          </w:r>
        </w:del>
      </w:ins>
      <w:del w:id="6167" w:author="Boisvert, Eric" w:date="2016-03-30T15:05:00Z">
        <w:r w:rsidR="00B17686" w:rsidDel="009C2E9A">
          <w:rPr>
            <w:lang w:val="en-CA"/>
          </w:rPr>
          <w:delText>O</w:delText>
        </w:r>
      </w:del>
      <w:del w:id="6168" w:author="Sen, Marcus A." w:date="2016-04-13T16:15:00Z">
        <w:r w:rsidR="00B17686" w:rsidDel="00A67C10">
          <w:rPr>
            <w:lang w:val="en-CA"/>
          </w:rPr>
          <w:delText xml:space="preserve">perator </w:delText>
        </w:r>
      </w:del>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6169" w:author="Boisvert, Eric" w:date="2016-03-30T15:06:00Z">
        <w:r w:rsidR="009C2E9A">
          <w:rPr>
            <w:lang w:val="en-CA"/>
          </w:rPr>
          <w:t>CIT</w:t>
        </w:r>
      </w:ins>
      <w:del w:id="6170"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DD18E6D" w:rsidR="00B17686" w:rsidRDefault="00B17686" w:rsidP="00D20646">
      <w:pPr>
        <w:rPr>
          <w:lang w:val="en-CA"/>
        </w:rPr>
      </w:pPr>
      <w:r>
        <w:rPr>
          <w:lang w:val="en-CA"/>
        </w:rPr>
        <w:t xml:space="preserve">The property parameter (om:NamedValue) shall contain name/value pair to describe arbitrary </w:t>
      </w:r>
      <w:del w:id="6171" w:author="Boisvert, Eric" w:date="2016-03-30T15:06:00Z">
        <w:r w:rsidDel="009C2E9A">
          <w:rPr>
            <w:lang w:val="en-CA"/>
          </w:rPr>
          <w:delText xml:space="preserve"> </w:delText>
        </w:r>
      </w:del>
      <w:r>
        <w:rPr>
          <w:lang w:val="en-CA"/>
        </w:rPr>
        <w:t xml:space="preserve"> </w:t>
      </w:r>
      <w:r w:rsidRPr="00B17686">
        <w:rPr>
          <w:lang w:val="en-CA"/>
        </w:rPr>
        <w:t>environmental or instrument setting parameters that apply to an entire analytical session (</w:t>
      </w:r>
      <w:del w:id="6172" w:author="Sen, Marcus A." w:date="2016-04-13T16:16:00Z">
        <w:r w:rsidRPr="00B17686" w:rsidDel="001D1F28">
          <w:rPr>
            <w:lang w:val="en-CA"/>
          </w:rPr>
          <w:delText>eg</w:delText>
        </w:r>
      </w:del>
      <w:ins w:id="6173" w:author="Sen, Marcus A." w:date="2016-04-13T16:16:00Z">
        <w:r w:rsidR="001D1F28" w:rsidRPr="00B17686">
          <w:rPr>
            <w:lang w:val="en-CA"/>
          </w:rPr>
          <w:t>e.g.</w:t>
        </w:r>
      </w:ins>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C9E97AF"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del w:id="6174" w:author="Sen, Marcus A." w:date="2016-04-13T16:16:00Z">
        <w:r w:rsidRPr="00B17686" w:rsidDel="001D1F28">
          <w:rPr>
            <w:lang w:val="en-CA"/>
          </w:rPr>
          <w:delText>ie</w:delText>
        </w:r>
      </w:del>
      <w:ins w:id="6175" w:author="Sen, Marcus A." w:date="2016-04-13T16:16:00Z">
        <w:r w:rsidR="001D1F28" w:rsidRPr="00B17686">
          <w:rPr>
            <w:lang w:val="en-CA"/>
          </w:rPr>
          <w:t>i.e.</w:t>
        </w:r>
      </w:ins>
      <w:r w:rsidRPr="00B17686">
        <w:rPr>
          <w:lang w:val="en-CA"/>
        </w:rPr>
        <w:t>, standards, blanks) used in the analytical session.</w:t>
      </w:r>
    </w:p>
    <w:p w14:paraId="7349D97A" w14:textId="471DEC63" w:rsidR="00775DD7" w:rsidRDefault="00B51AB4" w:rsidP="00B51AB4">
      <w:pPr>
        <w:pStyle w:val="Heading4"/>
        <w:rPr>
          <w:lang w:val="en-CA"/>
        </w:rPr>
      </w:pPr>
      <w:bookmarkStart w:id="6176" w:name="BKM_FCC3B9BB_23CF_4B5C_A83B_A898D191B651"/>
      <w:bookmarkStart w:id="6177" w:name="BKM_D9B59F94_645D_4A43_B06F_F3308DA82998"/>
      <w:bookmarkStart w:id="6178" w:name="BKM_963C6EE0_1269_4609_B11A_C2CBF9678C56"/>
      <w:bookmarkEnd w:id="6176"/>
      <w:bookmarkEnd w:id="6177"/>
      <w:bookmarkEnd w:id="6178"/>
      <w:r>
        <w:rPr>
          <w:lang w:val="en-CA"/>
        </w:rPr>
        <w:t>AnalyticalProcess</w:t>
      </w:r>
    </w:p>
    <w:p w14:paraId="13588CCA" w14:textId="77777777" w:rsidR="00B51AB4" w:rsidRDefault="00B51AB4" w:rsidP="00775DD7">
      <w:pPr>
        <w:rPr>
          <w:lang w:val="en-CA"/>
        </w:rPr>
      </w:pPr>
    </w:p>
    <w:p w14:paraId="75A83E7E" w14:textId="51887884"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6179" w:author="Boisvert, Eric" w:date="2016-03-30T15:06:00Z">
        <w:r w:rsidR="009C2E9A">
          <w:rPr>
            <w:lang w:val="en-CA"/>
          </w:rPr>
          <w:t>ing</w:t>
        </w:r>
      </w:ins>
      <w:del w:id="6180" w:author="Boisvert, Eric" w:date="2016-03-30T15:06:00Z">
        <w:r w:rsidR="0026586A" w:rsidDel="009C2E9A">
          <w:rPr>
            <w:lang w:val="en-CA"/>
          </w:rPr>
          <w:delText>es</w:delText>
        </w:r>
      </w:del>
      <w:r w:rsidR="0026586A">
        <w:rPr>
          <w:lang w:val="en-CA"/>
        </w:rPr>
        <w:t xml:space="preserve"> the steps and methods used in an analytical </w:t>
      </w:r>
      <w:del w:id="6181" w:author="Sen, Marcus A." w:date="2016-04-13T16:16:00Z">
        <w:r w:rsidR="0026586A" w:rsidDel="001D1F28">
          <w:rPr>
            <w:lang w:val="en-CA"/>
          </w:rPr>
          <w:delText>session</w:delText>
        </w:r>
        <w:r w:rsidRPr="00B51AB4" w:rsidDel="001D1F28">
          <w:rPr>
            <w:lang w:val="en-CA"/>
          </w:rPr>
          <w:delText xml:space="preserve">  </w:delText>
        </w:r>
        <w:r w:rsidDel="001D1F28">
          <w:rPr>
            <w:lang w:val="en-CA"/>
          </w:rPr>
          <w:delText>It</w:delText>
        </w:r>
      </w:del>
      <w:ins w:id="6182" w:author="Sen, Marcus A." w:date="2016-04-13T16:16:00Z">
        <w:r w:rsidR="001D1F28">
          <w:rPr>
            <w:lang w:val="en-CA"/>
          </w:rPr>
          <w:t xml:space="preserve">session. </w:t>
        </w:r>
        <w:r w:rsidR="001D1F28" w:rsidRPr="00B51AB4">
          <w:rPr>
            <w:lang w:val="en-CA"/>
          </w:rPr>
          <w:t xml:space="preserve"> It</w:t>
        </w:r>
      </w:ins>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1759FE" w:rsidP="00D01D0C">
      <w:pPr>
        <w:keepNext/>
      </w:pPr>
      <w:r>
        <w:rPr>
          <w:noProof/>
          <w:lang w:val="en-CA" w:eastAsia="en-CA"/>
        </w:rPr>
        <w:pict w14:anchorId="01F9E98B">
          <v:shape id="_x0000_i1120" type="#_x0000_t75" style="width:432.8pt;height:402.4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6183" w:author="Sen, Marcus A." w:date="2016-04-13T16:56:00Z">
        <w:r w:rsidR="00D33949">
          <w:rPr>
            <w:noProof/>
          </w:rPr>
          <w:t>94</w:t>
        </w:r>
      </w:ins>
      <w:ins w:id="6184" w:author="Eric Boisvert" w:date="2016-04-03T12:16:00Z">
        <w:del w:id="6185" w:author="Sen, Marcus A." w:date="2016-04-13T16:56:00Z">
          <w:r w:rsidR="00652185" w:rsidDel="00D33949">
            <w:rPr>
              <w:noProof/>
            </w:rPr>
            <w:delText>94</w:delText>
          </w:r>
        </w:del>
      </w:ins>
      <w:ins w:id="6186" w:author="Boisvert, Eric" w:date="2016-04-01T13:15:00Z">
        <w:del w:id="6187" w:author="Sen, Marcus A." w:date="2016-04-13T16:56:00Z">
          <w:r w:rsidR="008D755A" w:rsidDel="00D33949">
            <w:rPr>
              <w:noProof/>
            </w:rPr>
            <w:delText>94</w:delText>
          </w:r>
        </w:del>
      </w:ins>
      <w:del w:id="6188" w:author="Sen, Marcus A." w:date="2016-04-13T16:56:00Z">
        <w:r w:rsidR="0085617E" w:rsidDel="00D33949">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6189" w:author="Boisvert, Eric" w:date="2016-03-30T15:07:00Z">
        <w:r>
          <w:t>m</w:t>
        </w:r>
      </w:ins>
      <w:del w:id="6190"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7B843B83" w:rsidR="0026586A" w:rsidRDefault="001D1F28" w:rsidP="00D20646">
      <w:pPr>
        <w:pStyle w:val="Heading5"/>
        <w:rPr>
          <w:lang w:val="en-CA"/>
        </w:rPr>
      </w:pPr>
      <w:ins w:id="6191" w:author="Sen, Marcus A." w:date="2016-04-13T16:17:00Z">
        <w:r>
          <w:rPr>
            <w:lang w:val="en-CA"/>
          </w:rPr>
          <w:t>acquisition</w:t>
        </w:r>
      </w:ins>
      <w:ins w:id="6192" w:author="Boisvert, Eric" w:date="2016-03-30T15:07:00Z">
        <w:del w:id="6193" w:author="Sen, Marcus A." w:date="2016-04-13T16:17:00Z">
          <w:r w:rsidR="009C2E9A" w:rsidDel="001D1F28">
            <w:rPr>
              <w:lang w:val="en-CA"/>
            </w:rPr>
            <w:delText>a</w:delText>
          </w:r>
        </w:del>
      </w:ins>
      <w:del w:id="6194" w:author="Boisvert, Eric" w:date="2016-03-30T15:07:00Z">
        <w:r w:rsidR="0026586A" w:rsidRPr="00D970E9" w:rsidDel="009C2E9A">
          <w:rPr>
            <w:lang w:val="en-CA"/>
          </w:rPr>
          <w:delText>A</w:delText>
        </w:r>
      </w:del>
      <w:del w:id="6195" w:author="Sen, Marcus A." w:date="2016-04-13T16:17:00Z">
        <w:r w:rsidR="0026586A" w:rsidRPr="00D970E9" w:rsidDel="001D1F28">
          <w:rPr>
            <w:lang w:val="en-CA"/>
          </w:rPr>
          <w:delText>cquisition</w:delText>
        </w:r>
      </w:del>
    </w:p>
    <w:p w14:paraId="02048FD2" w14:textId="77777777" w:rsidR="0026586A" w:rsidRPr="0026586A" w:rsidRDefault="0026586A" w:rsidP="00D20646">
      <w:pPr>
        <w:rPr>
          <w:lang w:val="en-CA"/>
        </w:rPr>
      </w:pPr>
    </w:p>
    <w:p w14:paraId="4D9B0819" w14:textId="7F180919" w:rsidR="0026586A" w:rsidRDefault="0026586A" w:rsidP="00D20646">
      <w:r w:rsidRPr="0026586A">
        <w:t>The property method shall be an association that links an AnalyticalProcess to an Analytical</w:t>
      </w:r>
      <w:r>
        <w:t xml:space="preserve">Session that describes </w:t>
      </w:r>
      <w:r w:rsidRPr="0026586A">
        <w:t>the analytical session (</w:t>
      </w:r>
      <w:del w:id="6196" w:author="Sen, Marcus A." w:date="2016-04-13T16:17:00Z">
        <w:r w:rsidRPr="0026586A" w:rsidDel="001D1F28">
          <w:delText>eg</w:delText>
        </w:r>
      </w:del>
      <w:ins w:id="6197" w:author="Sen, Marcus A." w:date="2016-04-13T16:17:00Z">
        <w:r w:rsidR="001D1F28" w:rsidRPr="0026586A">
          <w:t>e.g.</w:t>
        </w:r>
      </w:ins>
      <w:r w:rsidRPr="0026586A">
        <w:t>, laboratory session) in which an observation was made and data acquired.</w:t>
      </w:r>
    </w:p>
    <w:p w14:paraId="53876CDA" w14:textId="77777777" w:rsidR="0026586A" w:rsidRDefault="0026586A" w:rsidP="00D20646"/>
    <w:p w14:paraId="0D67D844" w14:textId="5821EDCE" w:rsidR="0026586A" w:rsidRDefault="001D1F28" w:rsidP="00D20646">
      <w:pPr>
        <w:pStyle w:val="Heading5"/>
        <w:rPr>
          <w:lang w:val="en-CA"/>
        </w:rPr>
      </w:pPr>
      <w:ins w:id="6198" w:author="Sen, Marcus A." w:date="2016-04-13T16:17:00Z">
        <w:r>
          <w:rPr>
            <w:lang w:val="en-CA"/>
          </w:rPr>
          <w:t>computation</w:t>
        </w:r>
      </w:ins>
      <w:ins w:id="6199" w:author="Boisvert, Eric" w:date="2016-03-30T15:07:00Z">
        <w:del w:id="6200" w:author="Sen, Marcus A." w:date="2016-04-13T16:17:00Z">
          <w:r w:rsidR="009C2E9A" w:rsidDel="001D1F28">
            <w:rPr>
              <w:lang w:val="en-CA"/>
            </w:rPr>
            <w:delText>c</w:delText>
          </w:r>
        </w:del>
      </w:ins>
      <w:del w:id="6201" w:author="Boisvert, Eric" w:date="2016-03-30T15:07:00Z">
        <w:r w:rsidR="0026586A" w:rsidRPr="00D970E9" w:rsidDel="009C2E9A">
          <w:rPr>
            <w:lang w:val="en-CA"/>
          </w:rPr>
          <w:delText>C</w:delText>
        </w:r>
      </w:del>
      <w:del w:id="6202" w:author="Sen, Marcus A." w:date="2016-04-13T16:17:00Z">
        <w:r w:rsidR="0026586A" w:rsidRPr="00D970E9" w:rsidDel="001D1F28">
          <w:rPr>
            <w:lang w:val="en-CA"/>
          </w:rPr>
          <w:delText>omputation</w:delText>
        </w:r>
      </w:del>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6203" w:author="Boisvert, Eric" w:date="2016-03-29T09:15:00Z">
        <w:r w:rsidR="00B8253A">
          <w:t>.</w:t>
        </w:r>
      </w:ins>
    </w:p>
    <w:p w14:paraId="1D49CAE8" w14:textId="77777777" w:rsidR="0026586A" w:rsidRDefault="0026586A" w:rsidP="00B51AB4"/>
    <w:p w14:paraId="276E92B7" w14:textId="5ACF5E08" w:rsidR="00E966AA" w:rsidRDefault="001759FE" w:rsidP="00E966AA">
      <w:pPr>
        <w:keepNext/>
      </w:pPr>
      <w:r>
        <w:rPr>
          <w:noProof/>
          <w:lang w:val="en-CA" w:eastAsia="en-CA"/>
        </w:rPr>
        <w:pict w14:anchorId="0B91289A">
          <v:shape id="_x0000_i1121" type="#_x0000_t75" style="width:366.4pt;height:244.8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6204" w:author="Sen, Marcus A." w:date="2016-04-13T16:56:00Z">
        <w:r w:rsidR="00D33949">
          <w:rPr>
            <w:noProof/>
          </w:rPr>
          <w:t>95</w:t>
        </w:r>
      </w:ins>
      <w:ins w:id="6205" w:author="Eric Boisvert" w:date="2016-04-03T12:16:00Z">
        <w:del w:id="6206" w:author="Sen, Marcus A." w:date="2016-04-13T16:56:00Z">
          <w:r w:rsidR="00652185" w:rsidDel="00D33949">
            <w:rPr>
              <w:noProof/>
            </w:rPr>
            <w:delText>95</w:delText>
          </w:r>
        </w:del>
      </w:ins>
      <w:ins w:id="6207" w:author="Boisvert, Eric" w:date="2016-04-01T13:15:00Z">
        <w:del w:id="6208" w:author="Sen, Marcus A." w:date="2016-04-13T16:56:00Z">
          <w:r w:rsidR="008D755A" w:rsidDel="00D33949">
            <w:rPr>
              <w:noProof/>
            </w:rPr>
            <w:delText>95</w:delText>
          </w:r>
        </w:del>
      </w:ins>
      <w:del w:id="6209" w:author="Sen, Marcus A." w:date="2016-04-13T16:56:00Z">
        <w:r w:rsidR="0085617E" w:rsidDel="00D33949">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6E543BBF" w:rsidR="0026586A" w:rsidRDefault="0026586A" w:rsidP="00E966AA">
      <w:r>
        <w:t xml:space="preserve">The property methodName:AnalyticalMethodTerm shall contain a term from a controlled vocabulary that describes an </w:t>
      </w:r>
      <w:r w:rsidRPr="0026586A">
        <w:t>analytical method used in a session (</w:t>
      </w:r>
      <w:del w:id="6210" w:author="Sen, Marcus A." w:date="2016-04-13T16:18:00Z">
        <w:r w:rsidRPr="0026586A" w:rsidDel="00284E39">
          <w:delText>eg</w:delText>
        </w:r>
      </w:del>
      <w:ins w:id="6211" w:author="Sen, Marcus A." w:date="2016-04-13T16:18:00Z">
        <w:r w:rsidR="00284E39" w:rsidRPr="0026586A">
          <w:t>e.g.</w:t>
        </w:r>
      </w:ins>
      <w:r w:rsidRPr="0026586A">
        <w:t>; XRF mass spectrometry, ICPMS, SHRIMP geochronology)</w:t>
      </w:r>
      <w:ins w:id="6212"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41120587" w:rsidR="0026586A" w:rsidRDefault="0026586A" w:rsidP="00E966AA">
      <w:r>
        <w:t xml:space="preserve">The citation property shall be an association between an AnalyticalMethod and a </w:t>
      </w:r>
      <w:ins w:id="6213" w:author="Boisvert, Eric" w:date="2016-03-30T15:07:00Z">
        <w:r w:rsidR="009C2E9A">
          <w:t>CIT</w:t>
        </w:r>
      </w:ins>
      <w:del w:id="6214" w:author="Boisvert, Eric" w:date="2016-03-30T15:07:00Z">
        <w:r w:rsidDel="009C2E9A">
          <w:delText>cit</w:delText>
        </w:r>
      </w:del>
      <w:r>
        <w:t xml:space="preserve">:CI_Citation describing a </w:t>
      </w:r>
      <w:r w:rsidRPr="0026586A">
        <w:t>published description of a particular analytical method (</w:t>
      </w:r>
      <w:del w:id="6215" w:author="Sen, Marcus A." w:date="2016-04-13T16:18:00Z">
        <w:r w:rsidRPr="0026586A" w:rsidDel="00284E39">
          <w:delText>eg</w:delText>
        </w:r>
      </w:del>
      <w:ins w:id="6216" w:author="Sen, Marcus A." w:date="2016-04-13T16:18:00Z">
        <w:r w:rsidR="00284E39" w:rsidRPr="0026586A">
          <w:t>e.g.</w:t>
        </w:r>
      </w:ins>
      <w:r w:rsidRPr="0026586A">
        <w:t xml:space="preserve">; a standard operating procedure document). </w:t>
      </w:r>
    </w:p>
    <w:p w14:paraId="7BA3F8F4" w14:textId="032A63C9" w:rsidR="00E966AA" w:rsidRDefault="00E966AA" w:rsidP="00E966AA">
      <w:pPr>
        <w:pStyle w:val="Heading4"/>
      </w:pPr>
      <w:bookmarkStart w:id="6217" w:name="BKM_79050478_59B4_46CF_B3EE_2B3B979B34B2"/>
      <w:bookmarkStart w:id="6218" w:name="BKM_49851DB0_5102_456A_B25E_E5E16C13E2EB"/>
      <w:bookmarkStart w:id="6219" w:name="BKM_B16CD918_4034_47F7_9393_204D6BE54C10"/>
      <w:bookmarkEnd w:id="6217"/>
      <w:bookmarkEnd w:id="6218"/>
      <w:bookmarkEnd w:id="6219"/>
      <w:r>
        <w:t>Image</w:t>
      </w:r>
    </w:p>
    <w:p w14:paraId="16C55310" w14:textId="77777777" w:rsidR="0026586A" w:rsidRDefault="0026586A" w:rsidP="00E966AA"/>
    <w:p w14:paraId="5C92B4AE" w14:textId="25586765" w:rsidR="00E966AA" w:rsidRDefault="0026586A" w:rsidP="00E966AA">
      <w:r>
        <w:t xml:space="preserve">The Image </w:t>
      </w:r>
      <w:del w:id="6220" w:author="Boisvert, Eric" w:date="2016-03-30T15:08:00Z">
        <w:r w:rsidDel="009C2E9A">
          <w:delText xml:space="preserve">class </w:delText>
        </w:r>
      </w:del>
      <w:ins w:id="6221"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1759FE" w:rsidP="00E966AA">
      <w:pPr>
        <w:keepNext/>
      </w:pPr>
      <w:r>
        <w:rPr>
          <w:noProof/>
          <w:lang w:val="en-CA" w:eastAsia="en-CA"/>
        </w:rPr>
        <w:pict w14:anchorId="40102AE1">
          <v:shape id="_x0000_i1122" type="#_x0000_t75" style="width:212.8pt;height:248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6222" w:author="Sen, Marcus A." w:date="2016-04-13T16:56:00Z">
        <w:r w:rsidR="00D33949">
          <w:rPr>
            <w:noProof/>
          </w:rPr>
          <w:t>96</w:t>
        </w:r>
      </w:ins>
      <w:ins w:id="6223" w:author="Eric Boisvert" w:date="2016-04-03T12:16:00Z">
        <w:del w:id="6224" w:author="Sen, Marcus A." w:date="2016-04-13T16:56:00Z">
          <w:r w:rsidR="00652185" w:rsidDel="00D33949">
            <w:rPr>
              <w:noProof/>
            </w:rPr>
            <w:delText>96</w:delText>
          </w:r>
        </w:del>
      </w:ins>
      <w:ins w:id="6225" w:author="Boisvert, Eric" w:date="2016-04-01T13:15:00Z">
        <w:del w:id="6226" w:author="Sen, Marcus A." w:date="2016-04-13T16:56:00Z">
          <w:r w:rsidR="008D755A" w:rsidDel="00D33949">
            <w:rPr>
              <w:noProof/>
            </w:rPr>
            <w:delText>96</w:delText>
          </w:r>
        </w:del>
      </w:ins>
      <w:del w:id="6227" w:author="Sen, Marcus A." w:date="2016-04-13T16:56:00Z">
        <w:r w:rsidR="0085617E" w:rsidDel="00D33949">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6228" w:author="Boisvert, Eric" w:date="2016-03-30T15:08:00Z">
        <w:r w:rsidR="009C2E9A">
          <w:t>at</w:t>
        </w:r>
      </w:ins>
      <w:del w:id="6229"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6230" w:author="Boisvert, Eric" w:date="2016-03-30T15:09:00Z">
        <w:r w:rsidR="009C2E9A">
          <w:t>n</w:t>
        </w:r>
      </w:ins>
      <w:ins w:id="6231" w:author="Boisvert, Eric" w:date="2016-03-30T15:08:00Z">
        <w:r w:rsidR="009C2E9A">
          <w:t xml:space="preserve"> identifier</w:t>
        </w:r>
      </w:ins>
      <w:ins w:id="6232" w:author="Boisvert, Eric" w:date="2016-03-30T15:09:00Z">
        <w:r w:rsidR="009C2E9A">
          <w:t xml:space="preserve"> of a </w:t>
        </w:r>
      </w:ins>
      <w:del w:id="6233" w:author="Boisvert, Eric" w:date="2016-03-30T15:09:00Z">
        <w:r w:rsidDel="009C2E9A">
          <w:delText xml:space="preserve"> </w:delText>
        </w:r>
      </w:del>
      <w:r>
        <w:t>camera</w:t>
      </w:r>
      <w:ins w:id="6234"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6235"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6236" w:name="_Toc448329997"/>
      <w:r>
        <w:t>Geochronology</w:t>
      </w:r>
      <w:bookmarkEnd w:id="623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BFD9B08" w:rsidR="007F7DE0" w:rsidRDefault="007F7DE0" w:rsidP="007F7DE0">
      <w:pPr>
        <w:pStyle w:val="ListParagraph"/>
        <w:numPr>
          <w:ilvl w:val="0"/>
          <w:numId w:val="22"/>
        </w:numPr>
      </w:pPr>
      <w:r>
        <w:t>a Specimen (</w:t>
      </w:r>
      <w:del w:id="6237" w:author="Sen, Marcus A." w:date="2016-04-13T16:18:00Z">
        <w:r w:rsidDel="00284E39">
          <w:delText>eg</w:delText>
        </w:r>
      </w:del>
      <w:ins w:id="6238" w:author="Sen, Marcus A." w:date="2016-04-13T16:18:00Z">
        <w:r w:rsidR="00284E39">
          <w:t>e.g.</w:t>
        </w:r>
      </w:ins>
      <w:r>
        <w:t>; rock sample)</w:t>
      </w:r>
    </w:p>
    <w:p w14:paraId="39ECA28D" w14:textId="55176147" w:rsidR="007F7DE0" w:rsidRDefault="007F7DE0" w:rsidP="007F7DE0">
      <w:pPr>
        <w:pStyle w:val="ListParagraph"/>
        <w:numPr>
          <w:ilvl w:val="0"/>
          <w:numId w:val="22"/>
        </w:numPr>
      </w:pPr>
      <w:r>
        <w:t>a related collection of sampling features within that specimen (</w:t>
      </w:r>
      <w:del w:id="6239" w:author="Sen, Marcus A." w:date="2016-04-13T16:18:00Z">
        <w:r w:rsidDel="00284E39">
          <w:delText>eg</w:delText>
        </w:r>
      </w:del>
      <w:ins w:id="6240" w:author="Sen, Marcus A." w:date="2016-04-13T16:18:00Z">
        <w:r w:rsidR="00284E39">
          <w:t>e.g.</w:t>
        </w:r>
      </w:ins>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6241" w:author="Boisvert, Eric" w:date="2016-03-29T09:15:00Z">
        <w:r w:rsidR="00B8253A">
          <w:t>.</w:t>
        </w:r>
      </w:ins>
    </w:p>
    <w:p w14:paraId="1BC74315" w14:textId="77777777" w:rsidR="007F7DE0" w:rsidRDefault="007F7DE0" w:rsidP="007F7DE0"/>
    <w:p w14:paraId="4B6BCEF4" w14:textId="0486A37D" w:rsidR="007F7DE0" w:rsidRDefault="001759FE" w:rsidP="007F7DE0">
      <w:pPr>
        <w:keepNext/>
      </w:pPr>
      <w:r>
        <w:rPr>
          <w:noProof/>
          <w:lang w:val="en-CA" w:eastAsia="en-CA"/>
        </w:rPr>
        <w:pict w14:anchorId="3C78E219">
          <v:shape id="_x0000_i1123" type="#_x0000_t75" style="width:431.2pt;height:261.6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6242" w:author="Sen, Marcus A." w:date="2016-04-13T16:56:00Z">
        <w:r w:rsidR="00D33949">
          <w:rPr>
            <w:noProof/>
          </w:rPr>
          <w:t>97</w:t>
        </w:r>
      </w:ins>
      <w:ins w:id="6243" w:author="Eric Boisvert" w:date="2016-04-03T12:16:00Z">
        <w:del w:id="6244" w:author="Sen, Marcus A." w:date="2016-04-13T16:56:00Z">
          <w:r w:rsidR="00652185" w:rsidDel="00D33949">
            <w:rPr>
              <w:noProof/>
            </w:rPr>
            <w:delText>97</w:delText>
          </w:r>
        </w:del>
      </w:ins>
      <w:ins w:id="6245" w:author="Boisvert, Eric" w:date="2016-04-01T13:15:00Z">
        <w:del w:id="6246" w:author="Sen, Marcus A." w:date="2016-04-13T16:56:00Z">
          <w:r w:rsidR="008D755A" w:rsidDel="00D33949">
            <w:rPr>
              <w:noProof/>
            </w:rPr>
            <w:delText>97</w:delText>
          </w:r>
        </w:del>
      </w:ins>
      <w:del w:id="6247" w:author="Sen, Marcus A." w:date="2016-04-13T16:56:00Z">
        <w:r w:rsidR="0085617E" w:rsidDel="00D33949">
          <w:rPr>
            <w:noProof/>
          </w:rPr>
          <w:delText>95</w:delText>
        </w:r>
      </w:del>
      <w:r w:rsidR="00673E83">
        <w:rPr>
          <w:noProof/>
        </w:rPr>
        <w:fldChar w:fldCharType="end"/>
      </w:r>
      <w:r>
        <w:t>: Summary diagram of geochronology</w:t>
      </w:r>
      <w:ins w:id="6248"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6249" w:name="BKM_A1B6B909_67BC_419F_AEF9_8696BB63F29E"/>
      <w:bookmarkEnd w:id="6249"/>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Pr="00284E39" w:rsidRDefault="001759FE" w:rsidP="007F7DE0">
      <w:pPr>
        <w:keepNext/>
        <w:rPr>
          <w:lang w:val="en-CA"/>
          <w:rPrChange w:id="6250" w:author="Sen, Marcus A." w:date="2016-04-13T16:19:00Z">
            <w:rPr/>
          </w:rPrChange>
        </w:rPr>
      </w:pPr>
      <w:r w:rsidRPr="001759FE">
        <w:rPr>
          <w:noProof/>
          <w:lang w:val="en-CA" w:eastAsia="en-CA"/>
        </w:rPr>
        <w:pict w14:anchorId="2A5AD7C5">
          <v:shape id="_x0000_i1124" type="#_x0000_t75" style="width:6in;height:403.2pt;visibility:visible;mso-wrap-style:square">
            <v:imagedata r:id="rId115" o:title=""/>
          </v:shape>
        </w:pict>
      </w:r>
    </w:p>
    <w:p w14:paraId="1497C4AA" w14:textId="1C9B26E0" w:rsidR="007F7DE0" w:rsidRPr="00284E39" w:rsidRDefault="007F7DE0" w:rsidP="007F7DE0">
      <w:pPr>
        <w:pStyle w:val="Caption"/>
        <w:rPr>
          <w:lang w:val="en-CA"/>
          <w:rPrChange w:id="6251" w:author="Sen, Marcus A." w:date="2016-04-13T16:19:00Z">
            <w:rPr/>
          </w:rPrChange>
        </w:rPr>
      </w:pPr>
      <w:r w:rsidRPr="00284E39">
        <w:rPr>
          <w:lang w:val="en-CA"/>
          <w:rPrChange w:id="6252" w:author="Sen, Marcus A." w:date="2016-04-13T16:19:00Z">
            <w:rPr/>
          </w:rPrChange>
        </w:rPr>
        <w:t xml:space="preserve">Figure </w:t>
      </w:r>
      <w:r w:rsidR="00673E83" w:rsidRPr="00284E39">
        <w:rPr>
          <w:lang w:val="en-CA"/>
          <w:rPrChange w:id="6253" w:author="Sen, Marcus A." w:date="2016-04-13T16:19:00Z">
            <w:rPr/>
          </w:rPrChange>
        </w:rPr>
        <w:fldChar w:fldCharType="begin"/>
      </w:r>
      <w:r w:rsidR="00673E83" w:rsidRPr="00284E39">
        <w:rPr>
          <w:lang w:val="en-CA"/>
          <w:rPrChange w:id="6254" w:author="Sen, Marcus A." w:date="2016-04-13T16:19:00Z">
            <w:rPr/>
          </w:rPrChange>
        </w:rPr>
        <w:instrText xml:space="preserve"> SEQ Figure \* ARABIC </w:instrText>
      </w:r>
      <w:r w:rsidR="00673E83" w:rsidRPr="00284E39">
        <w:rPr>
          <w:lang w:val="en-CA"/>
          <w:rPrChange w:id="6255" w:author="Sen, Marcus A." w:date="2016-04-13T16:19:00Z">
            <w:rPr>
              <w:noProof/>
            </w:rPr>
          </w:rPrChange>
        </w:rPr>
        <w:fldChar w:fldCharType="separate"/>
      </w:r>
      <w:ins w:id="6256" w:author="Sen, Marcus A." w:date="2016-04-13T16:56:00Z">
        <w:r w:rsidR="00D33949">
          <w:rPr>
            <w:noProof/>
            <w:lang w:val="en-CA"/>
          </w:rPr>
          <w:t>98</w:t>
        </w:r>
      </w:ins>
      <w:ins w:id="6257" w:author="Eric Boisvert" w:date="2016-04-03T12:16:00Z">
        <w:del w:id="6258" w:author="Sen, Marcus A." w:date="2016-04-13T16:56:00Z">
          <w:r w:rsidR="00652185" w:rsidRPr="00284E39" w:rsidDel="00D33949">
            <w:rPr>
              <w:noProof/>
              <w:lang w:val="en-CA"/>
              <w:rPrChange w:id="6259" w:author="Sen, Marcus A." w:date="2016-04-13T16:19:00Z">
                <w:rPr>
                  <w:noProof/>
                  <w:lang w:val="fr-CA"/>
                </w:rPr>
              </w:rPrChange>
            </w:rPr>
            <w:delText>98</w:delText>
          </w:r>
        </w:del>
      </w:ins>
      <w:ins w:id="6260" w:author="Boisvert, Eric" w:date="2016-04-01T13:15:00Z">
        <w:del w:id="6261" w:author="Sen, Marcus A." w:date="2016-04-13T16:56:00Z">
          <w:r w:rsidR="008D755A" w:rsidRPr="00284E39" w:rsidDel="00D33949">
            <w:rPr>
              <w:noProof/>
              <w:lang w:val="en-CA"/>
              <w:rPrChange w:id="6262" w:author="Sen, Marcus A." w:date="2016-04-13T16:19:00Z">
                <w:rPr>
                  <w:noProof/>
                  <w:lang w:val="fr-CA"/>
                </w:rPr>
              </w:rPrChange>
            </w:rPr>
            <w:delText>98</w:delText>
          </w:r>
        </w:del>
      </w:ins>
      <w:del w:id="6263" w:author="Sen, Marcus A." w:date="2016-04-13T16:56:00Z">
        <w:r w:rsidR="0085617E" w:rsidRPr="00284E39" w:rsidDel="00D33949">
          <w:rPr>
            <w:noProof/>
            <w:lang w:val="en-CA"/>
            <w:rPrChange w:id="6264" w:author="Sen, Marcus A." w:date="2016-04-13T16:19:00Z">
              <w:rPr>
                <w:noProof/>
              </w:rPr>
            </w:rPrChange>
          </w:rPr>
          <w:delText>96</w:delText>
        </w:r>
      </w:del>
      <w:r w:rsidR="00673E83" w:rsidRPr="00284E39">
        <w:rPr>
          <w:noProof/>
          <w:lang w:val="en-CA"/>
          <w:rPrChange w:id="6265" w:author="Sen, Marcus A." w:date="2016-04-13T16:19:00Z">
            <w:rPr>
              <w:noProof/>
            </w:rPr>
          </w:rPrChange>
        </w:rPr>
        <w:fldChar w:fldCharType="end"/>
      </w:r>
      <w:r w:rsidRPr="00284E39">
        <w:rPr>
          <w:lang w:val="en-CA"/>
          <w:rPrChange w:id="6266" w:author="Sen, Marcus A." w:date="2016-04-13T16:19:00Z">
            <w:rPr/>
          </w:rPrChange>
        </w:rPr>
        <w:t>: Geochronologic interpretation</w:t>
      </w:r>
      <w:ins w:id="6267" w:author="Boisvert, Eric" w:date="2016-03-29T09:15:00Z">
        <w:r w:rsidR="00B8253A" w:rsidRPr="00284E39">
          <w:rPr>
            <w:lang w:val="en-CA"/>
            <w:rPrChange w:id="6268" w:author="Sen, Marcus A." w:date="2016-04-13T16:19:00Z">
              <w:rPr/>
            </w:rPrChange>
          </w:rPr>
          <w:t xml:space="preserve"> context diagram.</w:t>
        </w:r>
      </w:ins>
    </w:p>
    <w:p w14:paraId="311A44BD" w14:textId="7CF3D841" w:rsidR="007F7DE0" w:rsidRPr="00284E39" w:rsidRDefault="00F701C7" w:rsidP="00D20646">
      <w:pPr>
        <w:pStyle w:val="Heading5"/>
        <w:rPr>
          <w:lang w:val="en-CA"/>
          <w:rPrChange w:id="6269" w:author="Sen, Marcus A." w:date="2016-04-13T16:19:00Z">
            <w:rPr/>
          </w:rPrChange>
        </w:rPr>
      </w:pPr>
      <w:r w:rsidRPr="00284E39">
        <w:rPr>
          <w:lang w:val="en-CA"/>
          <w:rPrChange w:id="6270" w:author="Sen, Marcus A." w:date="2016-04-13T16:19:00Z">
            <w:rPr/>
          </w:rPrChange>
        </w:rPr>
        <w:t>interpretedAge</w:t>
      </w:r>
    </w:p>
    <w:p w14:paraId="700C1C18" w14:textId="77777777" w:rsidR="00F701C7" w:rsidRPr="00F701C7" w:rsidRDefault="00F701C7"/>
    <w:p w14:paraId="31BC4387" w14:textId="6FF71C52"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del w:id="6271" w:author="Sen, Marcus A." w:date="2016-04-13T16:19:00Z">
        <w:r w:rsidRPr="00F701C7" w:rsidDel="00284E39">
          <w:rPr>
            <w:lang w:val="en-CA"/>
          </w:rPr>
          <w:delText>e.g</w:delText>
        </w:r>
      </w:del>
      <w:ins w:id="6272" w:author="Sen, Marcus A." w:date="2016-04-13T16:19:00Z">
        <w:r w:rsidR="00284E39" w:rsidRPr="00F701C7">
          <w:rPr>
            <w:lang w:val="en-CA"/>
          </w:rPr>
          <w:t>e.g.</w:t>
        </w:r>
      </w:ins>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6273" w:author="Boisvert, Eric" w:date="2016-03-30T15:10:00Z"/>
          <w:lang w:val="en-CA"/>
        </w:rPr>
      </w:pPr>
    </w:p>
    <w:p w14:paraId="355DE665" w14:textId="07FB9F03"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del w:id="6274" w:author="Sen, Marcus A." w:date="2016-04-13T16:19:00Z">
        <w:r w:rsidRPr="00F701C7" w:rsidDel="00284E39">
          <w:rPr>
            <w:lang w:val="en-CA"/>
          </w:rPr>
          <w:delText>eg</w:delText>
        </w:r>
      </w:del>
      <w:ins w:id="6275" w:author="Sen, Marcus A." w:date="2016-04-13T16:19:00Z">
        <w:r w:rsidR="00284E39" w:rsidRPr="00F701C7">
          <w:rPr>
            <w:lang w:val="en-CA"/>
          </w:rPr>
          <w:t>e.g.</w:t>
        </w:r>
      </w:ins>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6276"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DF39F99" w:rsidR="00F701C7" w:rsidRDefault="00F701C7" w:rsidP="00D20646">
      <w:pPr>
        <w:rPr>
          <w:lang w:val="en-CA"/>
        </w:rPr>
      </w:pPr>
      <w:r>
        <w:rPr>
          <w:lang w:val="en-CA"/>
        </w:rPr>
        <w:t xml:space="preserve">The property </w:t>
      </w:r>
      <w:r w:rsidRPr="00F701C7">
        <w:rPr>
          <w:lang w:val="en-CA"/>
        </w:rPr>
        <w:t>statisticalMethod</w:t>
      </w:r>
      <w:r>
        <w:rPr>
          <w:lang w:val="en-CA"/>
        </w:rPr>
        <w:t>:</w:t>
      </w:r>
      <w:ins w:id="6277" w:author="Sen, Marcus A." w:date="2016-04-13T16:20:00Z">
        <w:r w:rsidR="00284E39">
          <w:rPr>
            <w:lang w:val="en-CA"/>
          </w:rPr>
          <w:t>StatisticalMethodTerm</w:t>
        </w:r>
      </w:ins>
      <w:del w:id="6278" w:author="Sen, Marcus A." w:date="2016-04-13T16:20:00Z">
        <w:r w:rsidDel="00284E39">
          <w:delText>S</w:delText>
        </w:r>
        <w:r w:rsidRPr="00F701C7" w:rsidDel="00284E39">
          <w:rPr>
            <w:lang w:val="en-CA"/>
          </w:rPr>
          <w:delText>tatisticalMethod</w:delText>
        </w:r>
        <w:r w:rsidDel="00284E39">
          <w:rPr>
            <w:lang w:val="en-CA"/>
          </w:rPr>
          <w:delText>Term</w:delText>
        </w:r>
      </w:del>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6279" w:author="Boisvert, Eric" w:date="2016-03-30T15:10:00Z">
        <w:r w:rsidRPr="00F701C7" w:rsidDel="009C2E9A">
          <w:rPr>
            <w:lang w:val="en-CA"/>
          </w:rPr>
          <w:delText>cit</w:delText>
        </w:r>
      </w:del>
      <w:ins w:id="6280"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C1B0904"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del w:id="6281" w:author="Sen, Marcus A." w:date="2016-04-13T16:21:00Z">
        <w:r w:rsidRPr="00F701C7" w:rsidDel="00284E39">
          <w:rPr>
            <w:lang w:val="en-CA"/>
          </w:rPr>
          <w:delText>ie</w:delText>
        </w:r>
      </w:del>
      <w:ins w:id="6282" w:author="Sen, Marcus A." w:date="2016-04-13T16:21:00Z">
        <w:r w:rsidR="00284E39" w:rsidRPr="00F701C7">
          <w:rPr>
            <w:lang w:val="en-CA"/>
          </w:rPr>
          <w:t>i.e.</w:t>
        </w:r>
      </w:ins>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78D044"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del w:id="6283" w:author="Sen, Marcus A." w:date="2016-04-13T16:21:00Z">
        <w:r w:rsidDel="00284E39">
          <w:rPr>
            <w:lang w:val="en-CA"/>
          </w:rPr>
          <w:delText>a</w:delText>
        </w:r>
      </w:del>
      <w:ins w:id="6284" w:author="Sen, Marcus A." w:date="2016-04-13T16:21:00Z">
        <w:r w:rsidR="00284E39">
          <w:rPr>
            <w:lang w:val="en-CA"/>
          </w:rPr>
          <w:t>an</w:t>
        </w:r>
      </w:ins>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del w:id="6285" w:author="Sen, Marcus A." w:date="2016-04-13T16:21:00Z">
        <w:r w:rsidRPr="00F701C7" w:rsidDel="00284E39">
          <w:rPr>
            <w:lang w:val="en-CA"/>
          </w:rPr>
          <w:delText>eg</w:delText>
        </w:r>
      </w:del>
      <w:ins w:id="6286" w:author="Sen, Marcus A." w:date="2016-04-13T16:21:00Z">
        <w:r w:rsidR="00284E39" w:rsidRPr="00F701C7">
          <w:rPr>
            <w:lang w:val="en-CA"/>
          </w:rPr>
          <w:t>e.g.</w:t>
        </w:r>
      </w:ins>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6287" w:name="BKM_0B1CA329_7FCB_4838_9738_F600EF3A8B04"/>
      <w:bookmarkStart w:id="6288" w:name="BKM_1D244EC3_ED85_479D_9C71_0F691EEBA5EA"/>
      <w:bookmarkStart w:id="6289" w:name="BKM_9712572B_F199_4830_ACFD_E9764FB58028"/>
      <w:bookmarkStart w:id="6290" w:name="BKM_95947C71_177C_4EA6_8B4C_94C513E8FE7E"/>
      <w:bookmarkStart w:id="6291" w:name="BKM_F00B629C_EDB4_449B_8603_CDBBEFBA3576"/>
      <w:bookmarkStart w:id="6292" w:name="BKM_B465F0F6_D0B5_40C2_8492_D188CFF84ACF"/>
      <w:bookmarkStart w:id="6293" w:name="BKM_84CD8D11_428B_401E_A711_B019F6D0913D"/>
      <w:bookmarkStart w:id="6294" w:name="_Toc448329998"/>
      <w:bookmarkEnd w:id="6287"/>
      <w:bookmarkEnd w:id="6288"/>
      <w:bookmarkEnd w:id="6289"/>
      <w:bookmarkEnd w:id="6290"/>
      <w:bookmarkEnd w:id="6291"/>
      <w:bookmarkEnd w:id="6292"/>
      <w:bookmarkEnd w:id="6293"/>
      <w:r>
        <w:rPr>
          <w:lang w:val="en-CA"/>
        </w:rPr>
        <w:t>Geologic Specimen</w:t>
      </w:r>
      <w:bookmarkEnd w:id="6294"/>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t xml:space="preserve">The GeologicSpecimen package extends the ISO19156 O&amp;M </w:t>
      </w:r>
      <w:del w:id="6295" w:author="Boisvert, Eric" w:date="2016-03-30T15:11:00Z">
        <w:r w:rsidRPr="007F7DE0" w:rsidDel="009C2E9A">
          <w:rPr>
            <w:lang w:val="en-CA"/>
          </w:rPr>
          <w:delText>schema</w:delText>
        </w:r>
      </w:del>
      <w:ins w:id="6296"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1759FE" w:rsidP="00672D0D">
      <w:pPr>
        <w:keepNext/>
      </w:pPr>
      <w:r>
        <w:rPr>
          <w:noProof/>
          <w:lang w:val="en-CA" w:eastAsia="en-CA"/>
        </w:rPr>
        <w:pict w14:anchorId="2C9B2F6F">
          <v:shape id="_x0000_i1125" type="#_x0000_t75" style="width:431.2pt;height:384pt;visibility:visible;mso-wrap-style:square">
            <v:imagedata r:id="rId116" o:title=""/>
          </v:shape>
        </w:pict>
      </w:r>
    </w:p>
    <w:p w14:paraId="3258DEC6" w14:textId="38B1243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6297" w:author="Sen, Marcus A." w:date="2016-04-13T16:56:00Z">
        <w:r w:rsidR="00D33949">
          <w:rPr>
            <w:noProof/>
          </w:rPr>
          <w:t>99</w:t>
        </w:r>
      </w:ins>
      <w:ins w:id="6298" w:author="Eric Boisvert" w:date="2016-04-03T12:16:00Z">
        <w:del w:id="6299" w:author="Sen, Marcus A." w:date="2016-04-13T16:56:00Z">
          <w:r w:rsidR="00652185" w:rsidDel="00D33949">
            <w:rPr>
              <w:noProof/>
            </w:rPr>
            <w:delText>99</w:delText>
          </w:r>
        </w:del>
      </w:ins>
      <w:ins w:id="6300" w:author="Boisvert, Eric" w:date="2016-04-01T13:15:00Z">
        <w:del w:id="6301" w:author="Sen, Marcus A." w:date="2016-04-13T16:56:00Z">
          <w:r w:rsidR="008D755A" w:rsidDel="00D33949">
            <w:rPr>
              <w:noProof/>
            </w:rPr>
            <w:delText>99</w:delText>
          </w:r>
        </w:del>
      </w:ins>
      <w:del w:id="6302" w:author="Sen, Marcus A." w:date="2016-04-13T16:56:00Z">
        <w:r w:rsidR="0085617E" w:rsidDel="00D33949">
          <w:rPr>
            <w:noProof/>
          </w:rPr>
          <w:delText>97</w:delText>
        </w:r>
      </w:del>
      <w:r w:rsidR="00673E83">
        <w:rPr>
          <w:noProof/>
        </w:rPr>
        <w:fldChar w:fldCharType="end"/>
      </w:r>
      <w:r>
        <w:t xml:space="preserve">: Geologic </w:t>
      </w:r>
      <w:del w:id="6303" w:author="Sen, Marcus A." w:date="2016-04-13T16:22:00Z">
        <w:r w:rsidDel="00284E39">
          <w:delText>speciment</w:delText>
        </w:r>
      </w:del>
      <w:ins w:id="6304" w:author="Sen, Marcus A." w:date="2016-04-13T16:22:00Z">
        <w:r w:rsidR="00284E39">
          <w:t>specimen</w:t>
        </w:r>
      </w:ins>
      <w:r>
        <w:t xml:space="preserve"> summary diagram</w:t>
      </w:r>
      <w:ins w:id="6305"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1759FE" w:rsidP="00672D0D">
      <w:pPr>
        <w:keepNext/>
      </w:pPr>
      <w:r>
        <w:rPr>
          <w:noProof/>
          <w:lang w:val="en-CA" w:eastAsia="en-CA"/>
        </w:rPr>
        <w:pict w14:anchorId="5B91989F">
          <v:shape id="_x0000_i1126" type="#_x0000_t75" style="width:226.4pt;height:347.2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6306" w:author="Sen, Marcus A." w:date="2016-04-13T16:56:00Z">
        <w:r w:rsidR="00D33949">
          <w:rPr>
            <w:noProof/>
          </w:rPr>
          <w:t>100</w:t>
        </w:r>
      </w:ins>
      <w:ins w:id="6307" w:author="Eric Boisvert" w:date="2016-04-03T12:16:00Z">
        <w:del w:id="6308" w:author="Sen, Marcus A." w:date="2016-04-13T16:56:00Z">
          <w:r w:rsidR="00652185" w:rsidDel="00D33949">
            <w:rPr>
              <w:noProof/>
            </w:rPr>
            <w:delText>100</w:delText>
          </w:r>
        </w:del>
      </w:ins>
      <w:ins w:id="6309" w:author="Boisvert, Eric" w:date="2016-04-01T13:15:00Z">
        <w:del w:id="6310" w:author="Sen, Marcus A." w:date="2016-04-13T16:56:00Z">
          <w:r w:rsidR="008D755A" w:rsidDel="00D33949">
            <w:rPr>
              <w:noProof/>
            </w:rPr>
            <w:delText>100</w:delText>
          </w:r>
        </w:del>
      </w:ins>
      <w:del w:id="6311" w:author="Sen, Marcus A." w:date="2016-04-13T16:56:00Z">
        <w:r w:rsidR="0085617E" w:rsidDel="00D33949">
          <w:rPr>
            <w:noProof/>
          </w:rPr>
          <w:delText>98</w:delText>
        </w:r>
      </w:del>
      <w:r w:rsidR="00673E83">
        <w:rPr>
          <w:noProof/>
        </w:rPr>
        <w:fldChar w:fldCharType="end"/>
      </w:r>
      <w:r>
        <w:t>: Reference specimen</w:t>
      </w:r>
      <w:r w:rsidR="00437ED0">
        <w:t xml:space="preserve"> context diagram</w:t>
      </w:r>
      <w:ins w:id="6312"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6313" w:author="Boisvert, Eric" w:date="2016-03-30T15:12:00Z">
        <w:r w:rsidDel="009C2E9A">
          <w:delText>cit</w:delText>
        </w:r>
      </w:del>
      <w:ins w:id="6314"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6315" w:name="BKM_A953E1E0_629C_4E85_A72E_737CDDDCFAE9"/>
      <w:bookmarkEnd w:id="6315"/>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6316"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6317" w:name="BKM_01360702_0FF9_4329_8A24_6080B84F3852"/>
      <w:bookmarkEnd w:id="6317"/>
      <w:r>
        <w:rPr>
          <w:lang w:val="en-CA"/>
        </w:rPr>
        <w:t>GeologicSpecimenPreparation</w:t>
      </w:r>
    </w:p>
    <w:p w14:paraId="6CC3B4D3" w14:textId="77777777" w:rsidR="00DD288D" w:rsidRDefault="00DD288D" w:rsidP="00672D0D">
      <w:pPr>
        <w:rPr>
          <w:lang w:val="en-CA"/>
        </w:rPr>
      </w:pPr>
    </w:p>
    <w:p w14:paraId="65469F5E" w14:textId="6C19731A"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del w:id="6318" w:author="Sen, Marcus A." w:date="2016-04-13T16:22:00Z">
        <w:r w:rsidR="00DD288D" w:rsidRPr="00DD288D" w:rsidDel="00284E39">
          <w:rPr>
            <w:lang w:val="en-CA"/>
          </w:rPr>
          <w:delText>eg</w:delText>
        </w:r>
      </w:del>
      <w:ins w:id="6319" w:author="Sen, Marcus A." w:date="2016-04-13T16:22:00Z">
        <w:r w:rsidR="00284E39" w:rsidRPr="00DD288D">
          <w:rPr>
            <w:lang w:val="en-CA"/>
          </w:rPr>
          <w:t>e.g.</w:t>
        </w:r>
      </w:ins>
      <w:r w:rsidR="00DD288D" w:rsidRPr="00DD288D">
        <w:rPr>
          <w:lang w:val="en-CA"/>
        </w:rPr>
        <w:t xml:space="preserve">, filtration and mesh size, chemical additives, crushing methods, drying parameters, </w:t>
      </w:r>
      <w:del w:id="6320" w:author="Sen, Marcus A." w:date="2016-04-13T16:22:00Z">
        <w:r w:rsidR="00DD288D" w:rsidRPr="00DD288D" w:rsidDel="00284E39">
          <w:rPr>
            <w:lang w:val="en-CA"/>
          </w:rPr>
          <w:delText>etc</w:delText>
        </w:r>
      </w:del>
      <w:ins w:id="6321" w:author="Sen, Marcus A." w:date="2016-04-13T16:22:00Z">
        <w:r w:rsidR="00284E39" w:rsidRPr="00DD288D">
          <w:rPr>
            <w:lang w:val="en-CA"/>
          </w:rPr>
          <w:t>etc.</w:t>
        </w:r>
      </w:ins>
      <w:r w:rsidR="00DD288D" w:rsidRPr="00DD288D">
        <w:rPr>
          <w:lang w:val="en-CA"/>
        </w:rPr>
        <w:t>)</w:t>
      </w:r>
      <w:ins w:id="6322" w:author="Boisvert, Eric" w:date="2016-03-29T09:15:00Z">
        <w:r w:rsidR="00B8253A">
          <w:rPr>
            <w:lang w:val="en-CA"/>
          </w:rPr>
          <w:t>.</w:t>
        </w:r>
      </w:ins>
    </w:p>
    <w:p w14:paraId="3292B09B" w14:textId="0CDEF85E" w:rsidR="00180077" w:rsidRDefault="001759FE" w:rsidP="00D20646">
      <w:pPr>
        <w:keepNext/>
      </w:pPr>
      <w:r>
        <w:rPr>
          <w:noProof/>
          <w:lang w:val="en-CA" w:eastAsia="en-CA"/>
        </w:rPr>
        <w:pict w14:anchorId="35800F7D">
          <v:shape id="_x0000_i1127" type="#_x0000_t75" style="width:6in;height:353.6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6323" w:author="Sen, Marcus A." w:date="2016-04-13T16:56:00Z">
        <w:r w:rsidR="00D33949">
          <w:rPr>
            <w:noProof/>
          </w:rPr>
          <w:t>101</w:t>
        </w:r>
      </w:ins>
      <w:ins w:id="6324" w:author="Eric Boisvert" w:date="2016-04-03T12:16:00Z">
        <w:del w:id="6325" w:author="Sen, Marcus A." w:date="2016-04-13T16:56:00Z">
          <w:r w:rsidR="00652185" w:rsidDel="00D33949">
            <w:rPr>
              <w:noProof/>
            </w:rPr>
            <w:delText>101</w:delText>
          </w:r>
        </w:del>
      </w:ins>
      <w:ins w:id="6326" w:author="Boisvert, Eric" w:date="2016-04-01T13:15:00Z">
        <w:del w:id="6327" w:author="Sen, Marcus A." w:date="2016-04-13T16:56:00Z">
          <w:r w:rsidR="008D755A" w:rsidDel="00D33949">
            <w:rPr>
              <w:noProof/>
            </w:rPr>
            <w:delText>101</w:delText>
          </w:r>
        </w:del>
      </w:ins>
      <w:del w:id="6328" w:author="Sen, Marcus A." w:date="2016-04-13T16:56:00Z">
        <w:r w:rsidR="0085617E" w:rsidDel="00D33949">
          <w:rPr>
            <w:noProof/>
          </w:rPr>
          <w:delText>99</w:delText>
        </w:r>
      </w:del>
      <w:r>
        <w:fldChar w:fldCharType="end"/>
      </w:r>
      <w:r>
        <w:t xml:space="preserve"> : Geologic specimen preparation</w:t>
      </w:r>
      <w:r w:rsidR="00437ED0">
        <w:t xml:space="preserve"> context diagram</w:t>
      </w:r>
      <w:ins w:id="6329" w:author="Boisvert, Eric" w:date="2016-03-29T09:15:00Z">
        <w:r w:rsidR="00B8253A">
          <w:t>.</w:t>
        </w:r>
      </w:ins>
    </w:p>
    <w:p w14:paraId="26FAB876" w14:textId="70DC2A0F" w:rsidR="00DD288D" w:rsidRDefault="00437ED0" w:rsidP="00D20646">
      <w:pPr>
        <w:pStyle w:val="Heading5"/>
        <w:rPr>
          <w:lang w:val="en-CA"/>
        </w:rPr>
      </w:pPr>
      <w:bookmarkStart w:id="6330" w:name="BKM_99DC7785_B09A_4EA4_AE4E_BDEDC4CCA382"/>
      <w:bookmarkEnd w:id="6330"/>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2A430035"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del w:id="6331" w:author="Sen, Marcus A." w:date="2016-04-13T16:23:00Z">
        <w:r w:rsidRPr="00437ED0" w:rsidDel="00806CF9">
          <w:rPr>
            <w:lang w:val="en-CA"/>
          </w:rPr>
          <w:delText>eg</w:delText>
        </w:r>
      </w:del>
      <w:ins w:id="6332" w:author="Sen, Marcus A." w:date="2016-04-13T16:23:00Z">
        <w:r w:rsidR="00806CF9" w:rsidRPr="00437ED0">
          <w:rPr>
            <w:lang w:val="en-CA"/>
          </w:rPr>
          <w:t>e.g.</w:t>
        </w:r>
      </w:ins>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6333" w:name="BKM_2563A400_6C3B_4942_8487_10D45BA1555F"/>
      <w:bookmarkStart w:id="6334" w:name="BKM_F3DE8415_7817_43D1_B72D_75E85103B0DD"/>
      <w:bookmarkEnd w:id="6333"/>
      <w:bookmarkEnd w:id="6334"/>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759FE" w:rsidP="00D20646">
      <w:pPr>
        <w:keepNext/>
      </w:pPr>
      <w:r>
        <w:rPr>
          <w:noProof/>
          <w:lang w:val="en-CA" w:eastAsia="en-CA"/>
        </w:rPr>
        <w:pict w14:anchorId="14B5059D">
          <v:shape id="_x0000_i1128" type="#_x0000_t75" style="width:367.2pt;height:337.6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6335" w:author="Sen, Marcus A." w:date="2016-04-13T16:56:00Z">
        <w:r w:rsidR="00D33949">
          <w:rPr>
            <w:noProof/>
          </w:rPr>
          <w:t>102</w:t>
        </w:r>
      </w:ins>
      <w:ins w:id="6336" w:author="Eric Boisvert" w:date="2016-04-03T12:16:00Z">
        <w:del w:id="6337" w:author="Sen, Marcus A." w:date="2016-04-13T16:56:00Z">
          <w:r w:rsidR="00652185" w:rsidDel="00D33949">
            <w:rPr>
              <w:noProof/>
            </w:rPr>
            <w:delText>102</w:delText>
          </w:r>
        </w:del>
      </w:ins>
      <w:ins w:id="6338" w:author="Boisvert, Eric" w:date="2016-04-01T13:15:00Z">
        <w:del w:id="6339" w:author="Sen, Marcus A." w:date="2016-04-13T16:56:00Z">
          <w:r w:rsidR="008D755A" w:rsidDel="00D33949">
            <w:rPr>
              <w:noProof/>
            </w:rPr>
            <w:delText>102</w:delText>
          </w:r>
        </w:del>
      </w:ins>
      <w:del w:id="6340" w:author="Sen, Marcus A." w:date="2016-04-13T16:56:00Z">
        <w:r w:rsidR="0085617E" w:rsidDel="00D33949">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6341" w:author="Eric Boisvert" w:date="2016-03-26T14:19:00Z"/>
          <w:lang w:val="en-CA"/>
        </w:rPr>
      </w:pPr>
      <w:del w:id="6342"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6343"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6344" w:author="Eric Boisvert" w:date="2016-03-26T14:19:00Z"/>
                <w:rStyle w:val="requri"/>
                <w:lang w:val="en-CA"/>
              </w:rPr>
            </w:pPr>
            <w:del w:id="6345" w:author="Eric Boisvert" w:date="2016-03-26T14:19:00Z">
              <w:r w:rsidDel="002B3C3F">
                <w:rPr>
                  <w:rStyle w:val="requri"/>
                  <w:lang w:val="en-CA"/>
                </w:rPr>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6346" w:author="Eric Boisvert" w:date="2016-03-26T14:19:00Z"/>
                <w:rStyle w:val="reqtext"/>
                <w:lang w:val="en-CA"/>
              </w:rPr>
            </w:pPr>
            <w:commentRangeStart w:id="6347"/>
            <w:del w:id="6348"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6347"/>
              <w:r w:rsidDel="002B3C3F">
                <w:rPr>
                  <w:rStyle w:val="CommentReference"/>
                  <w:rFonts w:ascii="Times New Roman" w:eastAsia="Times New Roman" w:hAnsi="Times New Roman"/>
                  <w:lang w:val="en-US" w:eastAsia="en-US"/>
                </w:rPr>
                <w:commentReference w:id="6347"/>
              </w:r>
            </w:del>
          </w:p>
        </w:tc>
      </w:tr>
    </w:tbl>
    <w:p w14:paraId="39331A94" w14:textId="79B7BE5F" w:rsidR="00437ED0" w:rsidDel="002B3C3F" w:rsidRDefault="00437ED0" w:rsidP="00DD288D">
      <w:pPr>
        <w:rPr>
          <w:del w:id="6349"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6309DDBB" w:rsidR="00437ED0" w:rsidRDefault="00437ED0" w:rsidP="00437ED0">
      <w:pPr>
        <w:keepNext/>
      </w:pPr>
      <w:r>
        <w:t>The property method:</w:t>
      </w:r>
      <w:r w:rsidRPr="00437ED0">
        <w:t>GeologicSamplingMethodTerm</w:t>
      </w:r>
      <w:r>
        <w:t xml:space="preserve"> shall be a term from a controlled vocabulary that describes </w:t>
      </w:r>
      <w:r w:rsidRPr="00437ED0">
        <w:t xml:space="preserve">the process used to obtain or create a geologic specimen. </w:t>
      </w:r>
      <w:del w:id="6350" w:author="Sen, Marcus A." w:date="2016-04-13T16:23:00Z">
        <w:r w:rsidRPr="00437ED0" w:rsidDel="00806CF9">
          <w:delText>eg</w:delText>
        </w:r>
      </w:del>
      <w:ins w:id="6351" w:author="Sen, Marcus A." w:date="2016-04-13T16:23:00Z">
        <w:r w:rsidR="00806CF9" w:rsidRPr="00437ED0">
          <w:t>e.g.</w:t>
        </w:r>
      </w:ins>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6352" w:name="BKM_7694DED9_A4F1_4913_BBD8_F553EF63B4A9"/>
      <w:bookmarkEnd w:id="6352"/>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6353" w:name="BKM_D4F19968_4426_4517_BA14_BAB7917AB647"/>
      <w:bookmarkStart w:id="6354" w:name="BKM_04EA1B0A_66CA_4B08_B485_94449A53A44A"/>
      <w:bookmarkStart w:id="6355" w:name="_Toc448329999"/>
      <w:bookmarkEnd w:id="6353"/>
      <w:bookmarkEnd w:id="6354"/>
      <w:r>
        <w:rPr>
          <w:lang w:val="en-CA"/>
        </w:rPr>
        <w:t>GeoSciML Laboratory analysis and specimen vocabularies</w:t>
      </w:r>
      <w:bookmarkEnd w:id="635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4BD8387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del w:id="6356" w:author="Sen, Marcus A." w:date="2016-04-13T16:23:00Z">
              <w:r w:rsidRPr="00D970E9" w:rsidDel="00806CF9">
                <w:rPr>
                  <w:rFonts w:ascii="Calibri" w:hAnsi="Calibri"/>
                  <w:color w:val="000000"/>
                  <w:lang w:val="en-CA"/>
                </w:rPr>
                <w:delText>eg</w:delText>
              </w:r>
            </w:del>
            <w:ins w:id="6357" w:author="Sen, Marcus A." w:date="2016-04-13T16:23:00Z">
              <w:r w:rsidR="00806CF9" w:rsidRPr="00D970E9">
                <w:rPr>
                  <w:rFonts w:ascii="Calibri" w:hAnsi="Calibri"/>
                  <w:color w:val="000000"/>
                  <w:lang w:val="en-CA"/>
                </w:rPr>
                <w:t>e.g.</w:t>
              </w:r>
            </w:ins>
            <w:r w:rsidRPr="00D970E9">
              <w:rPr>
                <w:rFonts w:ascii="Calibri" w:hAnsi="Calibri"/>
                <w:color w:val="000000"/>
                <w:lang w:val="en-CA"/>
              </w:rPr>
              <w:t>; XRF mass spectrometry, ICPMS, SHRIMP geochronology)</w:t>
            </w:r>
            <w:ins w:id="6358"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7FF65F64"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del w:id="6359" w:author="Sen, Marcus A." w:date="2016-04-13T16:23:00Z">
              <w:r w:rsidRPr="00D970E9" w:rsidDel="00806CF9">
                <w:rPr>
                  <w:rFonts w:ascii="Calibri" w:hAnsi="Calibri"/>
                  <w:color w:val="000000"/>
                  <w:lang w:val="en-CA"/>
                </w:rPr>
                <w:delText>eg</w:delText>
              </w:r>
            </w:del>
            <w:ins w:id="6360" w:author="Sen, Marcus A." w:date="2016-04-13T16:23:00Z">
              <w:r w:rsidR="00806CF9" w:rsidRPr="00D970E9">
                <w:rPr>
                  <w:rFonts w:ascii="Calibri" w:hAnsi="Calibri"/>
                  <w:color w:val="000000"/>
                  <w:lang w:val="en-CA"/>
                </w:rPr>
                <w:t>e.g.</w:t>
              </w:r>
            </w:ins>
            <w:r w:rsidRPr="00D970E9">
              <w:rPr>
                <w:rFonts w:ascii="Calibri" w:hAnsi="Calibri"/>
                <w:color w:val="000000"/>
                <w:lang w:val="en-CA"/>
              </w:rPr>
              <w:t xml:space="preserve">; XRF, ICPMS, SHRIMP, </w:t>
            </w:r>
            <w:del w:id="6361" w:author="Sen, Marcus A." w:date="2016-04-13T16:23:00Z">
              <w:r w:rsidRPr="00D970E9" w:rsidDel="00806CF9">
                <w:rPr>
                  <w:rFonts w:ascii="Calibri" w:hAnsi="Calibri"/>
                  <w:color w:val="000000"/>
                  <w:lang w:val="en-CA"/>
                </w:rPr>
                <w:delText>etc</w:delText>
              </w:r>
            </w:del>
            <w:ins w:id="6362" w:author="Sen, Marcus A." w:date="2016-04-13T16:23:00Z">
              <w:r w:rsidR="00806CF9" w:rsidRPr="00D970E9">
                <w:rPr>
                  <w:rFonts w:ascii="Calibri" w:hAnsi="Calibri"/>
                  <w:color w:val="000000"/>
                  <w:lang w:val="en-CA"/>
                </w:rPr>
                <w:t>etc.</w:t>
              </w:r>
            </w:ins>
            <w:r w:rsidRPr="00D970E9">
              <w:rPr>
                <w:rFonts w:ascii="Calibri" w:hAnsi="Calibri"/>
                <w:color w:val="000000"/>
                <w:lang w:val="en-CA"/>
              </w:rPr>
              <w:t>)</w:t>
            </w:r>
            <w:ins w:id="6363"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0F267D8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del w:id="6364" w:author="Sen, Marcus A." w:date="2016-04-13T16:24:00Z">
              <w:r w:rsidRPr="00D970E9" w:rsidDel="00806CF9">
                <w:rPr>
                  <w:rFonts w:ascii="Calibri" w:hAnsi="Calibri"/>
                  <w:color w:val="000000"/>
                  <w:lang w:val="en-CA"/>
                </w:rPr>
                <w:delText>e</w:delText>
              </w:r>
            </w:del>
            <w:ins w:id="6365" w:author="Sen, Marcus A." w:date="2016-04-13T16:24:00Z">
              <w:r w:rsidR="00806CF9">
                <w:rPr>
                  <w:rFonts w:ascii="Calibri" w:hAnsi="Calibri"/>
                  <w:color w:val="000000"/>
                  <w:lang w:val="en-CA"/>
                </w:rPr>
                <w:t xml:space="preserve">E.g. </w:t>
              </w:r>
            </w:ins>
            <w:del w:id="6366" w:author="Sen, Marcus A." w:date="2016-04-13T16:24:00Z">
              <w:r w:rsidRPr="00D970E9" w:rsidDel="00806CF9">
                <w:rPr>
                  <w:rFonts w:ascii="Calibri" w:hAnsi="Calibri"/>
                  <w:color w:val="000000"/>
                  <w:lang w:val="en-CA"/>
                </w:rPr>
                <w:delText>g:</w:delText>
              </w:r>
            </w:del>
            <w:r w:rsidRPr="00D970E9">
              <w:rPr>
                <w:rFonts w:ascii="Calibri" w:hAnsi="Calibri"/>
                <w:color w:val="000000"/>
                <w:lang w:val="en-CA"/>
              </w:rPr>
              <w:t>closure, isotopic mixing, Pb loss, etc</w:t>
            </w:r>
            <w:ins w:id="6367"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6368"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6369"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24780345"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del w:id="6370" w:author="Sen, Marcus A." w:date="2016-04-13T16:24:00Z">
              <w:r w:rsidRPr="00D970E9" w:rsidDel="00806CF9">
                <w:rPr>
                  <w:rFonts w:ascii="Calibri" w:hAnsi="Calibri"/>
                  <w:color w:val="000000"/>
                  <w:lang w:val="en-CA"/>
                </w:rPr>
                <w:delText>eg</w:delText>
              </w:r>
            </w:del>
            <w:ins w:id="6371" w:author="Sen, Marcus A." w:date="2016-04-13T16:24:00Z">
              <w:r w:rsidR="00806CF9" w:rsidRPr="00D970E9">
                <w:rPr>
                  <w:rFonts w:ascii="Calibri" w:hAnsi="Calibri"/>
                  <w:color w:val="000000"/>
                  <w:lang w:val="en-CA"/>
                </w:rPr>
                <w:t>e.g.</w:t>
              </w:r>
            </w:ins>
            <w:r w:rsidRPr="00D970E9">
              <w:rPr>
                <w:rFonts w:ascii="Calibri" w:hAnsi="Calibri"/>
                <w:color w:val="000000"/>
                <w:lang w:val="en-CA"/>
              </w:rPr>
              <w:t>: diamond drilling, percussion drilling, piston core drilling, vibro core drilling, channel sampling, sea floor dredging, crushing mineral separation ,melting ,geological hammer</w:t>
            </w:r>
            <w:ins w:id="6372"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15D05CB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del w:id="6373" w:author="Sen, Marcus A." w:date="2016-04-13T16:24:00Z">
              <w:r w:rsidRPr="00D970E9" w:rsidDel="00806CF9">
                <w:rPr>
                  <w:rFonts w:ascii="Calibri" w:hAnsi="Calibri"/>
                  <w:color w:val="000000"/>
                  <w:lang w:val="en-CA"/>
                </w:rPr>
                <w:delText>eg</w:delText>
              </w:r>
            </w:del>
            <w:ins w:id="6374" w:author="Sen, Marcus A." w:date="2016-04-13T16:24:00Z">
              <w:r w:rsidR="00806CF9" w:rsidRPr="00D970E9">
                <w:rPr>
                  <w:rFonts w:ascii="Calibri" w:hAnsi="Calibri"/>
                  <w:color w:val="000000"/>
                  <w:lang w:val="en-CA"/>
                </w:rPr>
                <w:t>e.g.</w:t>
              </w:r>
            </w:ins>
            <w:r w:rsidRPr="00D970E9">
              <w:rPr>
                <w:rFonts w:ascii="Calibri" w:hAnsi="Calibri"/>
                <w:color w:val="000000"/>
                <w:lang w:val="en-CA"/>
              </w:rPr>
              <w:t>:  crush, mineral separation, thin section, cut, polish, mount, acid digestion</w:t>
            </w:r>
            <w:ins w:id="6375"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376" w:name="_Ref433015177"/>
      <w:bookmarkStart w:id="6377" w:name="_Toc448330000"/>
      <w:r>
        <w:rPr>
          <w:lang w:val="en-CA"/>
        </w:rPr>
        <w:t>Outcrop encoding pattern</w:t>
      </w:r>
      <w:r w:rsidR="00DD288D">
        <w:rPr>
          <w:lang w:val="en-CA"/>
        </w:rPr>
        <w:t xml:space="preserve"> (</w:t>
      </w:r>
      <w:commentRangeStart w:id="6378"/>
      <w:r w:rsidR="00DD288D">
        <w:rPr>
          <w:lang w:val="en-CA"/>
        </w:rPr>
        <w:t>Informative</w:t>
      </w:r>
      <w:commentRangeEnd w:id="6378"/>
      <w:r w:rsidR="00DD288D">
        <w:rPr>
          <w:rStyle w:val="CommentReference"/>
          <w:b w:val="0"/>
          <w:bCs w:val="0"/>
        </w:rPr>
        <w:commentReference w:id="6378"/>
      </w:r>
      <w:r w:rsidR="00DD288D">
        <w:rPr>
          <w:lang w:val="en-CA"/>
        </w:rPr>
        <w:t>)</w:t>
      </w:r>
      <w:bookmarkEnd w:id="6376"/>
      <w:bookmarkEnd w:id="6377"/>
    </w:p>
    <w:p w14:paraId="77FD67C5" w14:textId="77777777" w:rsidR="00672D0D" w:rsidRDefault="00672D0D" w:rsidP="00672D0D">
      <w:pPr>
        <w:rPr>
          <w:lang w:val="en-CA"/>
        </w:rPr>
      </w:pPr>
    </w:p>
    <w:p w14:paraId="77E53EA9" w14:textId="3F1F21B1"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del w:id="6379" w:author="Sen, Marcus A." w:date="2016-04-13T16:24:00Z">
        <w:r w:rsidRPr="00672D0D" w:rsidDel="00806CF9">
          <w:rPr>
            <w:lang w:val="en-CA"/>
          </w:rPr>
          <w:delText>ie</w:delText>
        </w:r>
      </w:del>
      <w:ins w:id="6380" w:author="Sen, Marcus A." w:date="2016-04-13T16:24:00Z">
        <w:r w:rsidR="00806CF9" w:rsidRPr="00672D0D">
          <w:rPr>
            <w:lang w:val="en-CA"/>
          </w:rPr>
          <w:t>i.e.</w:t>
        </w:r>
      </w:ins>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759FE" w:rsidP="00672D0D">
      <w:pPr>
        <w:keepNext/>
      </w:pPr>
      <w:r>
        <w:rPr>
          <w:noProof/>
          <w:lang w:val="en-CA" w:eastAsia="en-CA"/>
        </w:rPr>
        <w:pict w14:anchorId="6AAC71D2">
          <v:shape id="_x0000_i1129" type="#_x0000_t75" style="width:433.6pt;height:243.2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6381" w:author="Sen, Marcus A." w:date="2016-04-13T16:56:00Z">
        <w:r w:rsidR="00D33949">
          <w:rPr>
            <w:noProof/>
          </w:rPr>
          <w:t>103</w:t>
        </w:r>
      </w:ins>
      <w:ins w:id="6382" w:author="Eric Boisvert" w:date="2016-04-03T12:16:00Z">
        <w:del w:id="6383" w:author="Sen, Marcus A." w:date="2016-04-13T16:56:00Z">
          <w:r w:rsidR="00652185" w:rsidDel="00D33949">
            <w:rPr>
              <w:noProof/>
            </w:rPr>
            <w:delText>103</w:delText>
          </w:r>
        </w:del>
      </w:ins>
      <w:ins w:id="6384" w:author="Boisvert, Eric" w:date="2016-04-01T13:15:00Z">
        <w:del w:id="6385" w:author="Sen, Marcus A." w:date="2016-04-13T16:56:00Z">
          <w:r w:rsidR="008D755A" w:rsidDel="00D33949">
            <w:rPr>
              <w:noProof/>
            </w:rPr>
            <w:delText>103</w:delText>
          </w:r>
        </w:del>
      </w:ins>
      <w:del w:id="6386" w:author="Sen, Marcus A." w:date="2016-04-13T16:56:00Z">
        <w:r w:rsidR="00090DCF" w:rsidDel="00D33949">
          <w:rPr>
            <w:noProof/>
          </w:rPr>
          <w:delText>81</w:delText>
        </w:r>
      </w:del>
      <w:r w:rsidR="00673E83">
        <w:rPr>
          <w:noProof/>
        </w:rPr>
        <w:fldChar w:fldCharType="end"/>
      </w:r>
      <w:r>
        <w:t>: Outcrop encoding pattern using ISO19156</w:t>
      </w:r>
      <w:ins w:id="6387" w:author="Boisvert, Eric" w:date="2016-03-29T09:16:00Z">
        <w:r w:rsidR="00B8253A">
          <w:t>.</w:t>
        </w:r>
      </w:ins>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6388" w:author="Sen, Marcus A." w:date="2016-04-13T16:56:00Z">
              <w:r w:rsidR="00D33949">
                <w:rPr>
                  <w:rStyle w:val="reqtext"/>
                  <w:lang w:val="en-CA"/>
                </w:rPr>
                <w:t>7.8.5</w:t>
              </w:r>
            </w:ins>
            <w:ins w:id="6389" w:author="Boisvert, Eric" w:date="2016-04-01T07:54:00Z">
              <w:del w:id="6390" w:author="Sen, Marcus A." w:date="2016-04-13T16:56:00Z">
                <w:r w:rsidR="00E21DD0" w:rsidDel="00D33949">
                  <w:rPr>
                    <w:rStyle w:val="reqtext"/>
                    <w:lang w:val="en-CA"/>
                  </w:rPr>
                  <w:delText>7.8.5</w:delText>
                </w:r>
              </w:del>
            </w:ins>
            <w:ins w:id="6391" w:author="Eric Boisvert" w:date="2016-03-28T16:06:00Z">
              <w:del w:id="6392" w:author="Sen, Marcus A." w:date="2016-04-13T16:56:00Z">
                <w:r w:rsidR="003842F3" w:rsidDel="00D33949">
                  <w:rPr>
                    <w:rStyle w:val="reqtext"/>
                    <w:lang w:val="en-CA"/>
                  </w:rPr>
                  <w:delText>7.8.5</w:delText>
                </w:r>
              </w:del>
            </w:ins>
            <w:del w:id="6393" w:author="Sen, Marcus A." w:date="2016-04-13T16:56:00Z">
              <w:r w:rsidR="004D34D6" w:rsidDel="00D33949">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6394" w:author="Sen, Marcus A." w:date="2016-04-13T16:56:00Z">
              <w:r w:rsidR="00D33949">
                <w:rPr>
                  <w:rStyle w:val="reqtext"/>
                  <w:noProof/>
                  <w:lang w:val="en-CA"/>
                </w:rPr>
                <w:t>204</w:t>
              </w:r>
            </w:ins>
            <w:ins w:id="6395" w:author="Boisvert, Eric" w:date="2016-04-01T07:54:00Z">
              <w:del w:id="6396" w:author="Sen, Marcus A." w:date="2016-04-13T16:56:00Z">
                <w:r w:rsidR="00E21DD0" w:rsidDel="00D33949">
                  <w:rPr>
                    <w:rStyle w:val="reqtext"/>
                    <w:noProof/>
                    <w:lang w:val="en-CA"/>
                  </w:rPr>
                  <w:delText>201</w:delText>
                </w:r>
              </w:del>
            </w:ins>
            <w:ins w:id="6397" w:author="Eric Boisvert" w:date="2016-03-28T16:06:00Z">
              <w:del w:id="6398" w:author="Sen, Marcus A." w:date="2016-04-13T16:56:00Z">
                <w:r w:rsidR="003842F3" w:rsidDel="00D33949">
                  <w:rPr>
                    <w:rStyle w:val="reqtext"/>
                    <w:noProof/>
                    <w:lang w:val="en-CA"/>
                  </w:rPr>
                  <w:delText>203</w:delText>
                </w:r>
              </w:del>
            </w:ins>
            <w:r w:rsidR="00C2184E">
              <w:rPr>
                <w:rStyle w:val="reqtext"/>
                <w:lang w:val="en-CA"/>
              </w:rPr>
              <w:fldChar w:fldCharType="end"/>
            </w:r>
            <w:ins w:id="6399" w:author="Boisvert, Eric" w:date="2016-03-29T09:16:00Z">
              <w:r w:rsidR="00B8253A">
                <w:rPr>
                  <w:rStyle w:val="reqtext"/>
                  <w:lang w:val="en-CA"/>
                </w:rPr>
                <w:t>.</w:t>
              </w:r>
            </w:ins>
          </w:p>
        </w:tc>
      </w:tr>
    </w:tbl>
    <w:p w14:paraId="254431DB" w14:textId="76869EA6" w:rsidR="00437ED0" w:rsidRDefault="00437ED0" w:rsidP="007F7DE0">
      <w:pPr>
        <w:rPr>
          <w:ins w:id="6400" w:author="Eric Boisvert" w:date="2016-01-19T21:25:00Z"/>
        </w:rPr>
      </w:pPr>
    </w:p>
    <w:p w14:paraId="70D35591" w14:textId="77777777" w:rsidR="00672D0D" w:rsidRPr="0073628E" w:rsidRDefault="00437ED0" w:rsidP="007F7DE0">
      <w:ins w:id="6401" w:author="Eric Boisvert" w:date="2016-01-19T21:25:00Z">
        <w:r>
          <w:br w:type="page"/>
        </w:r>
      </w:ins>
    </w:p>
    <w:p w14:paraId="10AC2A8A" w14:textId="16FCA420" w:rsidR="009B3BBD" w:rsidRDefault="009B3BBD" w:rsidP="009B3BBD">
      <w:pPr>
        <w:pStyle w:val="Heading1"/>
        <w:rPr>
          <w:lang w:val="en-CA"/>
        </w:rPr>
      </w:pPr>
      <w:del w:id="6402" w:author="Eric Boisvert" w:date="2016-04-03T12:16:00Z">
        <w:r w:rsidDel="00652185">
          <w:rPr>
            <w:lang w:val="en-CA"/>
          </w:rPr>
          <w:delText xml:space="preserve">GML </w:delText>
        </w:r>
      </w:del>
      <w:bookmarkStart w:id="6403" w:name="_Toc448330001"/>
      <w:ins w:id="6404" w:author="Eric Boisvert" w:date="2016-04-03T12:16:00Z">
        <w:r w:rsidR="00652185">
          <w:rPr>
            <w:lang w:val="en-CA"/>
          </w:rPr>
          <w:t xml:space="preserve">XML </w:t>
        </w:r>
      </w:ins>
      <w:r>
        <w:rPr>
          <w:lang w:val="en-CA"/>
        </w:rPr>
        <w:t>Encoding Requirement</w:t>
      </w:r>
      <w:del w:id="6405" w:author="Eric Boisvert" w:date="2016-04-02T14:18:00Z">
        <w:r w:rsidDel="00E37232">
          <w:rPr>
            <w:lang w:val="en-CA"/>
          </w:rPr>
          <w:delText>s</w:delText>
        </w:r>
      </w:del>
      <w:r>
        <w:rPr>
          <w:lang w:val="en-CA"/>
        </w:rPr>
        <w:t xml:space="preserve"> classes</w:t>
      </w:r>
      <w:ins w:id="6406" w:author="Eric Boisvert" w:date="2016-04-02T12:05:00Z">
        <w:r w:rsidR="00401781">
          <w:rPr>
            <w:lang w:val="en-CA"/>
          </w:rPr>
          <w:t xml:space="preserve"> (Normative)</w:t>
        </w:r>
      </w:ins>
      <w:bookmarkEnd w:id="6403"/>
    </w:p>
    <w:p w14:paraId="120C17FC" w14:textId="5D1820D5" w:rsidR="00504099" w:rsidRDefault="00504099" w:rsidP="00156903">
      <w:pPr>
        <w:rPr>
          <w:ins w:id="6407" w:author="Eric Boisvert" w:date="2016-04-03T12:16:00Z"/>
          <w:lang w:val="en-CA"/>
        </w:rPr>
      </w:pPr>
      <w:r>
        <w:rPr>
          <w:lang w:val="en-CA"/>
        </w:rPr>
        <w:t>XSD</w:t>
      </w:r>
      <w:ins w:id="640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6409" w:author="Eric Boisvert" w:date="2016-04-02T15:03:00Z">
        <w:r w:rsidR="004818C8">
          <w:rPr>
            <w:lang w:val="en-CA"/>
          </w:rPr>
          <w:t>ISO19136-</w:t>
        </w:r>
        <w:del w:id="6410" w:author="Sen, Marcus A." w:date="2016-04-13T16:25:00Z">
          <w:r w:rsidR="004818C8" w:rsidDel="00806CF9">
            <w:rPr>
              <w:lang w:val="en-CA"/>
            </w:rPr>
            <w:delText>2 ,</w:delText>
          </w:r>
        </w:del>
      </w:ins>
      <w:ins w:id="6411" w:author="Sen, Marcus A." w:date="2016-04-13T16:25:00Z">
        <w:r w:rsidR="00806CF9">
          <w:rPr>
            <w:lang w:val="en-CA"/>
          </w:rPr>
          <w:t>2,</w:t>
        </w:r>
      </w:ins>
      <w:ins w:id="6412" w:author="Eric Boisvert" w:date="2016-04-02T15:03:00Z">
        <w:r w:rsidR="004818C8">
          <w:rPr>
            <w:lang w:val="en-CA"/>
          </w:rPr>
          <w:t xml:space="preserve"> OGC </w:t>
        </w:r>
      </w:ins>
      <w:r w:rsidR="00156903">
        <w:rPr>
          <w:lang w:val="en-CA"/>
        </w:rPr>
        <w:t xml:space="preserve">10-129r1) that </w:t>
      </w:r>
      <w:ins w:id="6413" w:author="Eric Boisvert" w:date="2016-01-04T09:19:00Z">
        <w:r w:rsidR="0064023A">
          <w:rPr>
            <w:lang w:val="en-CA"/>
          </w:rPr>
          <w:t xml:space="preserve">extends and </w:t>
        </w:r>
      </w:ins>
      <w:del w:id="6414" w:author="Sen, Marcus A." w:date="2016-04-13T16:25:00Z">
        <w:r w:rsidR="00156903" w:rsidDel="00806CF9">
          <w:rPr>
            <w:lang w:val="en-CA"/>
          </w:rPr>
          <w:delText>superceeds</w:delText>
        </w:r>
      </w:del>
      <w:ins w:id="6415" w:author="Sen, Marcus A." w:date="2016-04-13T16:25:00Z">
        <w:r w:rsidR="00806CF9">
          <w:rPr>
            <w:lang w:val="en-CA"/>
          </w:rPr>
          <w:t>supersedes</w:t>
        </w:r>
      </w:ins>
      <w:r w:rsidR="00156903">
        <w:rPr>
          <w:lang w:val="en-CA"/>
        </w:rPr>
        <w:t xml:space="preserve"> some of </w:t>
      </w:r>
      <w:del w:id="6416" w:author="Eric Boisvert" w:date="2016-01-04T09:20:00Z">
        <w:r w:rsidR="00156903" w:rsidDel="0064023A">
          <w:rPr>
            <w:lang w:val="en-CA"/>
          </w:rPr>
          <w:delText xml:space="preserve">the </w:delText>
        </w:r>
      </w:del>
      <w:r w:rsidR="00156903">
        <w:rPr>
          <w:lang w:val="en-CA"/>
        </w:rPr>
        <w:t>ISO 19136-2007</w:t>
      </w:r>
      <w:del w:id="6417" w:author="Eric Boisvert" w:date="2016-01-04T09:20:00Z">
        <w:r w:rsidR="00156903" w:rsidDel="0064023A">
          <w:rPr>
            <w:lang w:val="en-CA"/>
          </w:rPr>
          <w:delText xml:space="preserve"> rules </w:delText>
        </w:r>
      </w:del>
      <w:ins w:id="6418" w:author="Eric Boisvert" w:date="2015-11-03T05:22:00Z">
        <w:r w:rsidR="004F0DC1">
          <w:rPr>
            <w:lang w:val="en-CA"/>
          </w:rPr>
          <w:t xml:space="preserve">, specifically clauses 11 (CodeType encoding) and </w:t>
        </w:r>
      </w:ins>
      <w:ins w:id="6419" w:author="Eric Boisvert" w:date="2015-11-03T05:23:00Z">
        <w:r w:rsidR="004F0DC1">
          <w:rPr>
            <w:lang w:val="en-CA"/>
          </w:rPr>
          <w:t xml:space="preserve">12.3 (Association encoding) </w:t>
        </w:r>
      </w:ins>
      <w:del w:id="6420" w:author="Eric Boisvert" w:date="2015-11-03T05:15:00Z">
        <w:r w:rsidR="00156903" w:rsidDel="004F0DC1">
          <w:rPr>
            <w:lang w:val="en-CA"/>
          </w:rPr>
          <w:delText>(</w:delText>
        </w:r>
      </w:del>
      <w:del w:id="6421" w:author="Eric Boisvert" w:date="2015-11-03T05:24:00Z">
        <w:r w:rsidR="00156903" w:rsidDel="007C49F8">
          <w:rPr>
            <w:lang w:val="en-CA"/>
          </w:rPr>
          <w:delText>more specifically CodeType encoding)</w:delText>
        </w:r>
      </w:del>
      <w:del w:id="6422" w:author="Eric Boisvert" w:date="2015-10-30T05:10:00Z">
        <w:r w:rsidDel="00156903">
          <w:rPr>
            <w:lang w:val="en-CA"/>
          </w:rPr>
          <w:delText xml:space="preserve"> </w:delText>
        </w:r>
      </w:del>
      <w:del w:id="6423" w:author="Eric Boisvert" w:date="2015-11-03T05:24:00Z">
        <w:r w:rsidDel="007C49F8">
          <w:rPr>
            <w:lang w:val="en-CA"/>
          </w:rPr>
          <w:delText xml:space="preserve">.  </w:delText>
        </w:r>
      </w:del>
    </w:p>
    <w:p w14:paraId="555BDADF" w14:textId="77777777" w:rsidR="00652185" w:rsidRDefault="001759FE">
      <w:pPr>
        <w:keepNext/>
        <w:rPr>
          <w:ins w:id="6424" w:author="Eric Boisvert" w:date="2016-04-03T12:16:00Z"/>
        </w:rPr>
        <w:pPrChange w:id="6425" w:author="Eric Boisvert" w:date="2016-04-03T12:16:00Z">
          <w:pPr/>
        </w:pPrChange>
      </w:pPr>
      <w:ins w:id="6426" w:author="Eric Boisvert" w:date="2016-04-03T12:16:00Z">
        <w:r>
          <w:rPr>
            <w:lang w:val="en-CA"/>
          </w:rPr>
          <w:pict w14:anchorId="20B941F9">
            <v:shape id="_x0000_i1130" type="#_x0000_t75" style="width:6in;height:184.8pt">
              <v:imagedata r:id="rId121" o:title=""/>
            </v:shape>
          </w:pict>
        </w:r>
      </w:ins>
    </w:p>
    <w:p w14:paraId="753123CF" w14:textId="713633B4" w:rsidR="00652185" w:rsidRPr="00504099" w:rsidRDefault="00652185">
      <w:pPr>
        <w:pStyle w:val="Caption"/>
        <w:rPr>
          <w:lang w:val="en-CA"/>
        </w:rPr>
        <w:pPrChange w:id="6427" w:author="Eric Boisvert" w:date="2016-04-03T12:16:00Z">
          <w:pPr/>
        </w:pPrChange>
      </w:pPr>
      <w:ins w:id="6428" w:author="Eric Boisvert" w:date="2016-04-03T12:16:00Z">
        <w:r>
          <w:t xml:space="preserve">Figure </w:t>
        </w:r>
        <w:r>
          <w:fldChar w:fldCharType="begin"/>
        </w:r>
        <w:r>
          <w:instrText xml:space="preserve"> SEQ Figure \* ARABIC </w:instrText>
        </w:r>
      </w:ins>
      <w:r>
        <w:fldChar w:fldCharType="separate"/>
      </w:r>
      <w:ins w:id="6429" w:author="Sen, Marcus A." w:date="2016-04-13T16:56:00Z">
        <w:r w:rsidR="00D33949">
          <w:rPr>
            <w:noProof/>
          </w:rPr>
          <w:t>104</w:t>
        </w:r>
      </w:ins>
      <w:ins w:id="6430" w:author="Eric Boisvert" w:date="2016-04-03T12:16:00Z">
        <w:r>
          <w:fldChar w:fldCharType="end"/>
        </w:r>
        <w:r>
          <w:t>: XML Encoding requirements classes dependencies</w:t>
        </w:r>
      </w:ins>
      <w:ins w:id="6431" w:author="Eric Boisvert" w:date="2016-04-03T12:17:00Z">
        <w:r>
          <w:t xml:space="preserve"> (external dependencies not show)</w:t>
        </w:r>
      </w:ins>
    </w:p>
    <w:p w14:paraId="2510C35E" w14:textId="77777777" w:rsidR="00D470D6" w:rsidRDefault="009B3BBD" w:rsidP="009B3BBD">
      <w:pPr>
        <w:rPr>
          <w:ins w:id="6432"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6433" w:author="Eric Boisvert" w:date="2016-02-14T13:30:00Z">
        <w:r w:rsidR="00415E41">
          <w:rPr>
            <w:lang w:val="en-CA"/>
          </w:rPr>
          <w:t xml:space="preserve"> of this document</w:t>
        </w:r>
      </w:ins>
      <w:r>
        <w:rPr>
          <w:lang w:val="en-CA"/>
        </w:rPr>
        <w:t>.</w:t>
      </w:r>
      <w:ins w:id="6434"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6435" w:author="Eric Boisvert" w:date="2016-04-02T12:04:00Z"/>
          <w:lang w:val="en-CA"/>
        </w:rPr>
        <w:pPrChange w:id="6436" w:author="Eric Boisvert" w:date="2016-04-02T12:05:00Z">
          <w:pPr/>
        </w:pPrChange>
      </w:pPr>
      <w:ins w:id="6437" w:author="Eric Boisvert" w:date="2016-02-14T13:30:00Z">
        <w:r>
          <w:rPr>
            <w:lang w:val="en-CA"/>
          </w:rPr>
          <w:t xml:space="preserve">validate with XSD schemas, </w:t>
        </w:r>
      </w:ins>
    </w:p>
    <w:p w14:paraId="3A8B0348" w14:textId="71E0366B" w:rsidR="00D470D6" w:rsidRDefault="00415E41">
      <w:pPr>
        <w:numPr>
          <w:ilvl w:val="1"/>
          <w:numId w:val="11"/>
        </w:numPr>
        <w:rPr>
          <w:ins w:id="6438" w:author="Eric Boisvert" w:date="2016-04-02T12:05:00Z"/>
          <w:lang w:val="en-CA"/>
        </w:rPr>
        <w:pPrChange w:id="6439" w:author="Eric Boisvert" w:date="2016-04-02T12:05:00Z">
          <w:pPr/>
        </w:pPrChange>
      </w:pPr>
      <w:ins w:id="6440" w:author="Eric Boisvert" w:date="2016-02-14T13:30:00Z">
        <w:r>
          <w:rPr>
            <w:lang w:val="en-CA"/>
          </w:rPr>
          <w:t xml:space="preserve">pass schematron rules and then </w:t>
        </w:r>
      </w:ins>
    </w:p>
    <w:p w14:paraId="0B58FD66" w14:textId="7EA977EB" w:rsidR="00C648D4" w:rsidRDefault="00415E41">
      <w:pPr>
        <w:numPr>
          <w:ilvl w:val="1"/>
          <w:numId w:val="11"/>
        </w:numPr>
        <w:rPr>
          <w:ins w:id="6441" w:author="Eric Boisvert" w:date="2015-10-30T05:35:00Z"/>
          <w:lang w:val="en-CA"/>
        </w:rPr>
        <w:pPrChange w:id="6442" w:author="Eric Boisvert" w:date="2016-04-02T12:05:00Z">
          <w:pPr/>
        </w:pPrChange>
      </w:pPr>
      <w:ins w:id="6443" w:author="Eric Boisvert" w:date="2016-02-14T13:30:00Z">
        <w:r>
          <w:rPr>
            <w:lang w:val="en-CA"/>
          </w:rPr>
          <w:t>pass compl</w:t>
        </w:r>
      </w:ins>
      <w:ins w:id="6444" w:author="Eric Boisvert" w:date="2016-02-14T13:31:00Z">
        <w:r>
          <w:rPr>
            <w:lang w:val="en-CA"/>
          </w:rPr>
          <w:t>iance tests</w:t>
        </w:r>
      </w:ins>
      <w:ins w:id="6445" w:author="Eric Boisvert" w:date="2016-02-14T13:32:00Z">
        <w:r>
          <w:rPr>
            <w:lang w:val="en-CA"/>
          </w:rPr>
          <w:t xml:space="preserve"> listed in relevant compliance sections.</w:t>
        </w:r>
      </w:ins>
      <w:del w:id="6446"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6447" w:author="Eric Boisvert" w:date="2015-10-30T05:36:00Z">
          <w:pPr/>
        </w:pPrChange>
      </w:pPr>
      <w:bookmarkStart w:id="6448" w:name="_Toc448330002"/>
      <w:ins w:id="6449" w:author="Eric Boisvert" w:date="2015-10-30T05:35:00Z">
        <w:r>
          <w:rPr>
            <w:lang w:val="en-CA"/>
          </w:rPr>
          <w:t>Prefixes used in examples</w:t>
        </w:r>
      </w:ins>
      <w:bookmarkEnd w:id="6448"/>
    </w:p>
    <w:p w14:paraId="1E3C2AA6" w14:textId="77777777" w:rsidR="0099305B" w:rsidRDefault="0099305B" w:rsidP="009B3BBD">
      <w:pPr>
        <w:rPr>
          <w:ins w:id="6450"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6451" w:author="Eric Boisvert" w:date="2016-04-02T11:56:00Z">
        <w:r w:rsidR="000419EF">
          <w:rPr>
            <w:lang w:val="en-CA"/>
          </w:rPr>
          <w:t>s</w:t>
        </w:r>
      </w:ins>
      <w:r>
        <w:rPr>
          <w:lang w:val="en-CA"/>
        </w:rPr>
        <w:t xml:space="preserve"> might be omitted.  Throughout this document, the following </w:t>
      </w:r>
      <w:r w:rsidR="00E97666">
        <w:rPr>
          <w:lang w:val="en-CA"/>
        </w:rPr>
        <w:t>namespace</w:t>
      </w:r>
      <w:del w:id="6452" w:author="Eric Boisvert" w:date="2016-04-02T11:56:00Z">
        <w:r w:rsidR="00E97666" w:rsidDel="000419EF">
          <w:rPr>
            <w:lang w:val="en-CA"/>
          </w:rPr>
          <w:delText>s</w:delText>
        </w:r>
      </w:del>
      <w:r w:rsidR="00E97666">
        <w:rPr>
          <w:lang w:val="en-CA"/>
        </w:rPr>
        <w:t xml:space="preserve"> mapping</w:t>
      </w:r>
      <w:ins w:id="6453"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A55052" w:rsidP="00A65B96">
            <w:pPr>
              <w:spacing w:after="0"/>
              <w:rPr>
                <w:rFonts w:ascii="Consolas" w:hAnsi="Consolas" w:cs="Consolas"/>
                <w:color w:val="000000"/>
                <w:sz w:val="20"/>
                <w:szCs w:val="20"/>
                <w:lang w:val="en-CA" w:eastAsia="en-CA"/>
              </w:rPr>
            </w:pPr>
            <w:hyperlink r:id="rId122"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A55052"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A55052"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A55052"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A55052"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6454"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6455"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6456"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A55052"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A55052"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A55052"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A55052"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A55052"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A55052"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A55052"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A55052"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A55052"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A55052"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A55052"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A55052"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A55052"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A55052"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A55052" w:rsidP="00A65B96">
            <w:pPr>
              <w:keepNext/>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457"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457"/>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6458" w:author="Eric Boisvert" w:date="2016-02-14T14:08:00Z"/>
        </w:rPr>
      </w:pPr>
      <w:ins w:id="6459" w:author="Eric Boisvert" w:date="2016-02-14T14:08:00Z">
        <w:r>
          <w:t>Also to improve readability, the following XML entities are used</w:t>
        </w:r>
      </w:ins>
      <w:ins w:id="6460" w:author="Eric Boisvert" w:date="2016-03-06T13:56:00Z">
        <w:r w:rsidR="00B123AA">
          <w:t xml:space="preserve"> in instance examples</w:t>
        </w:r>
      </w:ins>
      <w:ins w:id="6461" w:author="Boisvert, Eric" w:date="2016-03-29T09:16:00Z">
        <w:r w:rsidR="00B8253A">
          <w:t>.</w:t>
        </w:r>
      </w:ins>
    </w:p>
    <w:p w14:paraId="3C9E2732" w14:textId="1CB7CF00" w:rsidR="00FE640E" w:rsidDel="00FE640E" w:rsidRDefault="00FE640E">
      <w:pPr>
        <w:numPr>
          <w:ilvl w:val="0"/>
          <w:numId w:val="48"/>
        </w:numPr>
        <w:rPr>
          <w:del w:id="6462" w:author="Eric Boisvert" w:date="2016-02-14T14:13:00Z"/>
        </w:rPr>
        <w:pPrChange w:id="6463" w:author="Eric Boisvert" w:date="2016-02-14T14:11:00Z">
          <w:pPr/>
        </w:pPrChange>
      </w:pPr>
    </w:p>
    <w:p w14:paraId="62A0F49E" w14:textId="544852C7" w:rsidR="00FE640E" w:rsidRPr="00B8253A" w:rsidRDefault="00FE640E">
      <w:pPr>
        <w:spacing w:after="0"/>
        <w:rPr>
          <w:ins w:id="6464" w:author="Eric Boisvert" w:date="2016-02-14T14:12:00Z"/>
          <w:rFonts w:ascii="Courier New" w:hAnsi="Courier New" w:cs="Courier New"/>
          <w:sz w:val="20"/>
          <w:szCs w:val="20"/>
          <w:lang w:val="en-CA"/>
          <w:rPrChange w:id="6465" w:author="Boisvert, Eric" w:date="2016-03-29T09:16:00Z">
            <w:rPr>
              <w:ins w:id="6466" w:author="Eric Boisvert" w:date="2016-02-14T14:12:00Z"/>
              <w:lang w:val="en-CA"/>
            </w:rPr>
          </w:rPrChange>
        </w:rPr>
        <w:pPrChange w:id="6467" w:author="Eric Boisvert" w:date="2016-02-14T14:12:00Z">
          <w:pPr/>
        </w:pPrChange>
      </w:pPr>
      <w:commentRangeStart w:id="6468"/>
      <w:ins w:id="6469" w:author="Eric Boisvert" w:date="2016-02-14T14:12:00Z">
        <w:r w:rsidRPr="00B8253A">
          <w:rPr>
            <w:rFonts w:ascii="Courier New" w:hAnsi="Courier New" w:cs="Courier New"/>
            <w:sz w:val="20"/>
            <w:szCs w:val="20"/>
            <w:lang w:val="en-CA"/>
            <w:rPrChange w:id="6470" w:author="Boisvert, Eric" w:date="2016-03-29T09:16:00Z">
              <w:rPr>
                <w:lang w:val="en-CA"/>
              </w:rPr>
            </w:rPrChange>
          </w:rPr>
          <w:t>&lt;!ENTITY guid "</w:t>
        </w:r>
      </w:ins>
      <w:ins w:id="6471" w:author="Eric Boisvert" w:date="2016-02-14T14:13:00Z">
        <w:r w:rsidRPr="00B8253A">
          <w:rPr>
            <w:rFonts w:ascii="Courier New" w:hAnsi="Courier New" w:cs="Courier New"/>
            <w:sz w:val="20"/>
            <w:szCs w:val="20"/>
            <w:lang w:val="en-CA"/>
            <w:rPrChange w:id="6472" w:author="Boisvert, Eric" w:date="2016-03-29T09:16:00Z">
              <w:rPr>
                <w:rFonts w:ascii="Courier New" w:hAnsi="Courier New" w:cs="Courier New"/>
                <w:lang w:val="en-CA"/>
              </w:rPr>
            </w:rPrChange>
          </w:rPr>
          <w:t>http://www.ietf.org/rfc/rfc2616</w:t>
        </w:r>
      </w:ins>
      <w:ins w:id="6473" w:author="Eric Boisvert" w:date="2016-02-14T14:12:00Z">
        <w:r w:rsidRPr="00B8253A">
          <w:rPr>
            <w:rFonts w:ascii="Courier New" w:hAnsi="Courier New" w:cs="Courier New"/>
            <w:sz w:val="20"/>
            <w:szCs w:val="20"/>
            <w:lang w:val="en-CA"/>
            <w:rPrChange w:id="6474" w:author="Boisvert, Eric" w:date="2016-03-29T09:16:00Z">
              <w:rPr>
                <w:lang w:val="en-CA"/>
              </w:rPr>
            </w:rPrChange>
          </w:rPr>
          <w:t>"&gt;</w:t>
        </w:r>
      </w:ins>
      <w:commentRangeEnd w:id="6468"/>
      <w:ins w:id="6475" w:author="Eric Boisvert" w:date="2016-02-14T14:13:00Z">
        <w:r w:rsidRPr="00B8253A">
          <w:rPr>
            <w:rStyle w:val="CommentReference"/>
            <w:sz w:val="20"/>
            <w:szCs w:val="20"/>
            <w:rPrChange w:id="6476" w:author="Boisvert, Eric" w:date="2016-03-29T09:16:00Z">
              <w:rPr>
                <w:rStyle w:val="CommentReference"/>
              </w:rPr>
            </w:rPrChange>
          </w:rPr>
          <w:commentReference w:id="6468"/>
        </w:r>
      </w:ins>
    </w:p>
    <w:p w14:paraId="53D5459D" w14:textId="004B31ED" w:rsidR="00FE640E" w:rsidRPr="00B8253A" w:rsidRDefault="00FE640E">
      <w:pPr>
        <w:spacing w:after="0"/>
        <w:rPr>
          <w:ins w:id="6477" w:author="Eric Boisvert" w:date="2016-02-14T14:12:00Z"/>
          <w:rFonts w:ascii="Courier New" w:hAnsi="Courier New" w:cs="Courier New"/>
          <w:sz w:val="20"/>
          <w:szCs w:val="20"/>
          <w:lang w:val="en-CA"/>
          <w:rPrChange w:id="6478" w:author="Boisvert, Eric" w:date="2016-03-29T09:16:00Z">
            <w:rPr>
              <w:ins w:id="6479" w:author="Eric Boisvert" w:date="2016-02-14T14:12:00Z"/>
              <w:lang w:val="en-CA"/>
            </w:rPr>
          </w:rPrChange>
        </w:rPr>
        <w:pPrChange w:id="6480" w:author="Eric Boisvert" w:date="2016-02-14T14:12:00Z">
          <w:pPr/>
        </w:pPrChange>
      </w:pPr>
      <w:ins w:id="6481" w:author="Eric Boisvert" w:date="2016-02-14T14:12:00Z">
        <w:r w:rsidRPr="00B8253A">
          <w:rPr>
            <w:rFonts w:ascii="Courier New" w:hAnsi="Courier New" w:cs="Courier New"/>
            <w:sz w:val="20"/>
            <w:szCs w:val="20"/>
            <w:lang w:val="en-CA"/>
            <w:rPrChange w:id="6482" w:author="Boisvert, Eric" w:date="2016-03-29T09:16:00Z">
              <w:rPr>
                <w:lang w:val="en-CA"/>
              </w:rPr>
            </w:rPrChange>
          </w:rPr>
          <w:t xml:space="preserve">&lt;!ENTITY </w:t>
        </w:r>
      </w:ins>
      <w:ins w:id="6483" w:author="Eric Boisvert" w:date="2016-02-14T14:13:00Z">
        <w:r w:rsidRPr="00B8253A">
          <w:rPr>
            <w:rFonts w:ascii="Courier New" w:hAnsi="Courier New" w:cs="Courier New"/>
            <w:sz w:val="20"/>
            <w:szCs w:val="20"/>
            <w:rPrChange w:id="6484" w:author="Boisvert, Eric" w:date="2016-03-29T09:16:00Z">
              <w:rPr>
                <w:rFonts w:ascii="Courier New" w:hAnsi="Courier New" w:cs="Courier New"/>
              </w:rPr>
            </w:rPrChange>
          </w:rPr>
          <w:t>resource</w:t>
        </w:r>
        <w:r w:rsidRPr="00B8253A">
          <w:rPr>
            <w:sz w:val="20"/>
            <w:szCs w:val="20"/>
            <w:rPrChange w:id="6485" w:author="Boisvert, Eric" w:date="2016-03-29T09:16:00Z">
              <w:rPr/>
            </w:rPrChange>
          </w:rPr>
          <w:t xml:space="preserve"> </w:t>
        </w:r>
      </w:ins>
      <w:ins w:id="6486" w:author="Eric Boisvert" w:date="2016-02-14T14:12:00Z">
        <w:r w:rsidRPr="00B8253A">
          <w:rPr>
            <w:rFonts w:ascii="Courier New" w:hAnsi="Courier New" w:cs="Courier New"/>
            <w:sz w:val="20"/>
            <w:szCs w:val="20"/>
            <w:lang w:val="en-CA"/>
            <w:rPrChange w:id="6487" w:author="Boisvert, Eric" w:date="2016-03-29T09:16:00Z">
              <w:rPr>
                <w:lang w:val="en-CA"/>
              </w:rPr>
            </w:rPrChange>
          </w:rPr>
          <w:t>"</w:t>
        </w:r>
      </w:ins>
      <w:ins w:id="6488" w:author="Eric Boisvert" w:date="2016-02-14T14:13:00Z">
        <w:r w:rsidRPr="00B8253A">
          <w:rPr>
            <w:sz w:val="20"/>
            <w:szCs w:val="20"/>
            <w:rPrChange w:id="6489" w:author="Boisvert, Eric" w:date="2016-03-29T09:16:00Z">
              <w:rPr/>
            </w:rPrChange>
          </w:rPr>
          <w:t xml:space="preserve"> </w:t>
        </w:r>
        <w:r w:rsidRPr="00B8253A">
          <w:rPr>
            <w:rFonts w:ascii="Courier New" w:hAnsi="Courier New" w:cs="Courier New"/>
            <w:sz w:val="20"/>
            <w:szCs w:val="20"/>
            <w:lang w:val="en-CA"/>
            <w:rPrChange w:id="6490" w:author="Boisvert, Eric" w:date="2016-03-29T09:16:00Z">
              <w:rPr>
                <w:rFonts w:ascii="Courier New" w:hAnsi="Courier New" w:cs="Courier New"/>
                <w:lang w:val="en-CA"/>
              </w:rPr>
            </w:rPrChange>
          </w:rPr>
          <w:t xml:space="preserve">http://resource.geosciml.org </w:t>
        </w:r>
      </w:ins>
      <w:ins w:id="6491" w:author="Eric Boisvert" w:date="2016-02-14T14:12:00Z">
        <w:r w:rsidRPr="00B8253A">
          <w:rPr>
            <w:rFonts w:ascii="Courier New" w:hAnsi="Courier New" w:cs="Courier New"/>
            <w:sz w:val="20"/>
            <w:szCs w:val="20"/>
            <w:lang w:val="en-CA"/>
            <w:rPrChange w:id="6492" w:author="Boisvert, Eric" w:date="2016-03-29T09:16:00Z">
              <w:rPr>
                <w:lang w:val="en-CA"/>
              </w:rPr>
            </w:rPrChange>
          </w:rPr>
          <w:t>"&gt;</w:t>
        </w:r>
      </w:ins>
    </w:p>
    <w:p w14:paraId="37DC674F" w14:textId="77777777" w:rsidR="00FE640E" w:rsidRPr="00B8253A" w:rsidRDefault="00FE640E">
      <w:pPr>
        <w:spacing w:after="0"/>
        <w:rPr>
          <w:ins w:id="6493" w:author="Eric Boisvert" w:date="2016-02-14T14:12:00Z"/>
          <w:rFonts w:ascii="Courier New" w:hAnsi="Courier New" w:cs="Courier New"/>
          <w:sz w:val="20"/>
          <w:szCs w:val="20"/>
          <w:lang w:val="en-CA"/>
          <w:rPrChange w:id="6494" w:author="Boisvert, Eric" w:date="2016-03-29T09:16:00Z">
            <w:rPr>
              <w:ins w:id="6495" w:author="Eric Boisvert" w:date="2016-02-14T14:12:00Z"/>
              <w:lang w:val="en-CA"/>
            </w:rPr>
          </w:rPrChange>
        </w:rPr>
        <w:pPrChange w:id="6496" w:author="Eric Boisvert" w:date="2016-02-14T14:12:00Z">
          <w:pPr/>
        </w:pPrChange>
      </w:pPr>
      <w:ins w:id="6497" w:author="Eric Boisvert" w:date="2016-02-14T14:12:00Z">
        <w:r w:rsidRPr="00B8253A">
          <w:rPr>
            <w:rFonts w:ascii="Courier New" w:hAnsi="Courier New" w:cs="Courier New"/>
            <w:sz w:val="20"/>
            <w:szCs w:val="20"/>
            <w:lang w:val="en-CA"/>
            <w:rPrChange w:id="6498" w:author="Boisvert, Eric" w:date="2016-03-29T09:16:00Z">
              <w:rPr>
                <w:lang w:val="en-CA"/>
              </w:rPr>
            </w:rPrChange>
          </w:rPr>
          <w:t>&lt;!ENTITY nil "http://www.opengis.net/def/nil/OGC/0/unknown"&gt;</w:t>
        </w:r>
      </w:ins>
    </w:p>
    <w:p w14:paraId="4C6BAEAB" w14:textId="1D742249" w:rsidR="00FE640E" w:rsidRPr="00B8253A" w:rsidRDefault="00FE640E">
      <w:pPr>
        <w:spacing w:after="0"/>
        <w:rPr>
          <w:ins w:id="6499" w:author="Eric Boisvert" w:date="2016-02-14T14:12:00Z"/>
          <w:rFonts w:ascii="Courier New" w:hAnsi="Courier New" w:cs="Courier New"/>
          <w:sz w:val="20"/>
          <w:szCs w:val="20"/>
          <w:lang w:val="en-CA"/>
          <w:rPrChange w:id="6500" w:author="Boisvert, Eric" w:date="2016-03-29T09:16:00Z">
            <w:rPr>
              <w:ins w:id="6501" w:author="Eric Boisvert" w:date="2016-02-14T14:12:00Z"/>
              <w:lang w:val="en-CA"/>
            </w:rPr>
          </w:rPrChange>
        </w:rPr>
        <w:pPrChange w:id="6502" w:author="Eric Boisvert" w:date="2016-02-14T14:12:00Z">
          <w:pPr/>
        </w:pPrChange>
      </w:pPr>
      <w:ins w:id="6503" w:author="Eric Boisvert" w:date="2016-02-14T14:12:00Z">
        <w:r w:rsidRPr="00B8253A">
          <w:rPr>
            <w:rFonts w:ascii="Courier New" w:hAnsi="Courier New" w:cs="Courier New"/>
            <w:sz w:val="20"/>
            <w:szCs w:val="20"/>
            <w:lang w:val="en-CA"/>
            <w:rPrChange w:id="6504"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505" w:name="_Toc448330003"/>
      <w:r w:rsidRPr="00D12552">
        <w:rPr>
          <w:lang w:val="en-CA"/>
        </w:rPr>
        <w:t xml:space="preserve">GeoSciML </w:t>
      </w:r>
      <w:r>
        <w:rPr>
          <w:lang w:val="en-CA"/>
        </w:rPr>
        <w:t>Core XML</w:t>
      </w:r>
      <w:r w:rsidRPr="00D12552">
        <w:rPr>
          <w:lang w:val="en-CA"/>
        </w:rPr>
        <w:t xml:space="preserve"> </w:t>
      </w:r>
      <w:ins w:id="6506" w:author="Eric Boisvert" w:date="2016-02-27T14:49:00Z">
        <w:r w:rsidR="00AF7E7A">
          <w:rPr>
            <w:lang w:val="en-CA"/>
          </w:rPr>
          <w:t xml:space="preserve">Abstract </w:t>
        </w:r>
      </w:ins>
      <w:r w:rsidRPr="00D12552">
        <w:rPr>
          <w:lang w:val="en-CA"/>
        </w:rPr>
        <w:t>Requirements Class</w:t>
      </w:r>
      <w:ins w:id="6507" w:author="Eric Boisvert" w:date="2016-04-03T12:49:00Z">
        <w:r w:rsidR="00052694">
          <w:rPr>
            <w:lang w:val="en-CA"/>
          </w:rPr>
          <w:t xml:space="preserve"> (Normative)</w:t>
        </w:r>
      </w:ins>
      <w:bookmarkEnd w:id="6505"/>
    </w:p>
    <w:p w14:paraId="46D450FC" w14:textId="77777777" w:rsidR="005A0C30" w:rsidRDefault="005A0C30" w:rsidP="005A0C30">
      <w:pPr>
        <w:rPr>
          <w:ins w:id="6508"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2B4FBBFD"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del w:id="6509" w:author="Sen, Marcus A." w:date="2016-04-13T16:29:00Z">
              <w:r w:rsidDel="004E478A">
                <w:rPr>
                  <w:rFonts w:ascii="Calibri" w:eastAsia="MS Mincho" w:hAnsi="Calibri"/>
                  <w:b/>
                  <w:sz w:val="20"/>
                  <w:szCs w:val="20"/>
                  <w:lang w:val="en-CA"/>
                </w:rPr>
                <w:delText>Abtract</w:delText>
              </w:r>
            </w:del>
            <w:ins w:id="6510" w:author="Sen, Marcus A." w:date="2016-04-13T16:29:00Z">
              <w:r w:rsidR="004E478A">
                <w:rPr>
                  <w:rFonts w:ascii="Calibri" w:eastAsia="MS Mincho" w:hAnsi="Calibri"/>
                  <w:b/>
                  <w:sz w:val="20"/>
                  <w:szCs w:val="20"/>
                  <w:lang w:val="en-CA"/>
                </w:rPr>
                <w:t>Abstract</w:t>
              </w:r>
            </w:ins>
            <w:r>
              <w:rPr>
                <w:rFonts w:ascii="Calibri" w:eastAsia="MS Mincho" w:hAnsi="Calibri"/>
                <w:b/>
                <w:sz w:val="20"/>
                <w:szCs w:val="20"/>
                <w:lang w:val="en-CA"/>
              </w:rPr>
              <w:t xml:space="preserve">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6511"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6512" w:author="Eric Boisvert" w:date="2016-04-03T11:13:00Z"/>
                <w:rFonts w:ascii="Calibri" w:eastAsia="MS Mincho" w:hAnsi="Calibri"/>
                <w:b/>
                <w:sz w:val="20"/>
                <w:szCs w:val="20"/>
                <w:lang w:val="en-CA"/>
              </w:rPr>
            </w:pPr>
            <w:ins w:id="6513"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6514" w:author="Eric Boisvert" w:date="2016-04-03T11:13:00Z"/>
                <w:rFonts w:ascii="Calibri" w:eastAsia="MS Mincho" w:hAnsi="Calibri"/>
                <w:sz w:val="20"/>
                <w:szCs w:val="20"/>
                <w:lang w:val="en-CA"/>
              </w:rPr>
            </w:pPr>
            <w:ins w:id="6515"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6516"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6517" w:author="Eric Boisvert" w:date="2016-04-02T15:05:00Z">
              <w:r w:rsidR="00736C68" w:rsidRPr="00736C68">
                <w:rPr>
                  <w:rFonts w:ascii="Calibri" w:eastAsia="MS Mincho" w:hAnsi="Calibri"/>
                  <w:sz w:val="20"/>
                  <w:szCs w:val="20"/>
                  <w:lang w:val="en-CA"/>
                </w:rPr>
                <w:t>Geography Markup Language (GML)</w:t>
              </w:r>
            </w:ins>
            <w:del w:id="6518"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6519"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6520" w:author="Eric Boisvert" w:date="2016-04-02T15:04:00Z"/>
                <w:rFonts w:ascii="Calibri" w:eastAsia="MS Mincho" w:hAnsi="Calibri"/>
                <w:b/>
                <w:sz w:val="20"/>
                <w:szCs w:val="20"/>
                <w:lang w:val="en-CA"/>
              </w:rPr>
            </w:pPr>
            <w:ins w:id="6521" w:author="Eric Boisvert" w:date="2016-04-02T15:05:00Z">
              <w:r w:rsidRPr="00402582">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6522" w:author="Eric Boisvert" w:date="2016-04-02T15:04:00Z"/>
                <w:rFonts w:ascii="Calibri" w:eastAsia="MS Mincho" w:hAnsi="Calibri"/>
                <w:sz w:val="20"/>
                <w:szCs w:val="20"/>
                <w:lang w:val="en-CA"/>
              </w:rPr>
            </w:pPr>
            <w:ins w:id="6523"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681BCD" w:rsidRDefault="006C4C24" w:rsidP="00B61014">
            <w:pPr>
              <w:spacing w:before="100" w:beforeAutospacing="1" w:after="100" w:afterAutospacing="1" w:line="230" w:lineRule="atLeast"/>
              <w:jc w:val="both"/>
              <w:rPr>
                <w:rFonts w:ascii="Calibri" w:eastAsia="MS Mincho" w:hAnsi="Calibri"/>
                <w:sz w:val="20"/>
                <w:szCs w:val="20"/>
                <w:lang w:val="fr-CA"/>
                <w:rPrChange w:id="6524" w:author="Boisvert, Eric" w:date="2016-04-04T08:50:00Z">
                  <w:rPr>
                    <w:rFonts w:ascii="Calibri" w:eastAsia="MS Mincho" w:hAnsi="Calibri"/>
                    <w:sz w:val="20"/>
                    <w:szCs w:val="20"/>
                    <w:lang w:val="en-CA"/>
                  </w:rPr>
                </w:rPrChange>
              </w:rPr>
            </w:pPr>
            <w:r w:rsidRPr="00681BCD">
              <w:rPr>
                <w:rFonts w:ascii="Calibri" w:eastAsia="MS Mincho" w:hAnsi="Calibri"/>
                <w:sz w:val="20"/>
                <w:szCs w:val="20"/>
                <w:lang w:val="fr-CA"/>
                <w:rPrChange w:id="6525" w:author="Boisvert, Eric" w:date="2016-04-04T08:50:00Z">
                  <w:rPr>
                    <w:rFonts w:ascii="Calibri" w:eastAsia="MS Mincho" w:hAnsi="Calibri"/>
                    <w:sz w:val="20"/>
                    <w:szCs w:val="20"/>
                    <w:lang w:val="en-CA"/>
                  </w:rPr>
                </w:rPrChange>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6526"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6527" w:author="Eric Boisvert" w:date="2016-04-02T15:06:00Z"/>
                <w:rFonts w:ascii="Calibri" w:eastAsia="MS Mincho" w:hAnsi="Calibri"/>
                <w:b/>
                <w:sz w:val="20"/>
                <w:szCs w:val="20"/>
                <w:lang w:val="en-CA"/>
              </w:rPr>
            </w:pPr>
            <w:ins w:id="6528"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6529" w:author="Eric Boisvert" w:date="2016-04-02T15:06:00Z"/>
                <w:rFonts w:ascii="Calibri" w:eastAsia="MS Mincho" w:hAnsi="Calibri"/>
                <w:sz w:val="20"/>
                <w:szCs w:val="20"/>
                <w:lang w:val="en-CA"/>
              </w:rPr>
            </w:pPr>
            <w:ins w:id="6530"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ins w:id="6531" w:author="Sen, Marcus A." w:date="2016-04-13T16:29:00Z">
              <w:r w:rsidR="004E478A">
                <w:rPr>
                  <w:rFonts w:ascii="Calibri" w:eastAsia="MS Mincho" w:hAnsi="Calibri"/>
                  <w:sz w:val="20"/>
                  <w:szCs w:val="20"/>
                  <w:lang w:val="en-CA"/>
                </w:rPr>
                <w:t xml:space="preserve"> </w:t>
              </w:r>
            </w:ins>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342B1B0" w:rsidR="006C4C24" w:rsidRDefault="001A7658" w:rsidP="00B61014">
            <w:pPr>
              <w:spacing w:before="100" w:beforeAutospacing="1" w:after="100" w:afterAutospacing="1" w:line="230" w:lineRule="atLeast"/>
              <w:jc w:val="both"/>
              <w:rPr>
                <w:rStyle w:val="requri"/>
                <w:lang w:val="en-CA"/>
              </w:rPr>
            </w:pPr>
            <w:ins w:id="6532"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6533"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6534"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6535" w:author="Eric Boisvert" w:date="2016-04-01T18:01:00Z">
                  <w:rPr>
                    <w:rStyle w:val="requri"/>
                    <w:rFonts w:eastAsia="MS Mincho"/>
                    <w:szCs w:val="20"/>
                    <w:lang w:val="en-CA" w:eastAsia="ja-JP"/>
                  </w:rPr>
                </w:rPrChange>
              </w:rPr>
              <w:pPrChange w:id="6536"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6537" w:author="Eric Boisvert" w:date="2016-04-01T18:01:00Z">
                  <w:rPr>
                    <w:rFonts w:ascii="Arial" w:hAnsi="Arial"/>
                    <w:b/>
                    <w:sz w:val="18"/>
                    <w:lang w:val="en-AU"/>
                  </w:rPr>
                </w:rPrChange>
              </w:rPr>
              <w:t>(Z|[+-]HH:MM).</w:t>
            </w:r>
            <w:r w:rsidRPr="00432FFC">
              <w:rPr>
                <w:rStyle w:val="reqtext"/>
                <w:rFonts w:ascii="Calibri" w:hAnsi="Calibri"/>
                <w:sz w:val="20"/>
                <w:szCs w:val="20"/>
                <w:rPrChange w:id="6538"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6539" w:author="Eric Boisvert" w:date="2016-01-24T13:38:00Z"/>
          <w:lang w:val="en-CA"/>
        </w:rPr>
      </w:pPr>
    </w:p>
    <w:p w14:paraId="7F6C0035" w14:textId="147B4F42" w:rsidR="0099305B" w:rsidRDefault="00AF7E7A" w:rsidP="005A0C30">
      <w:pPr>
        <w:rPr>
          <w:ins w:id="6540" w:author="Eric Boisvert" w:date="2016-04-01T17:57:00Z"/>
          <w:lang w:val="en-CA"/>
        </w:rPr>
      </w:pPr>
      <w:ins w:id="6541" w:author="Eric Boisvert" w:date="2016-01-24T13:38:00Z">
        <w:r>
          <w:rPr>
            <w:lang w:val="en-CA"/>
          </w:rPr>
          <w:t>Th</w:t>
        </w:r>
      </w:ins>
      <w:ins w:id="6542" w:author="Eric Boisvert" w:date="2016-02-27T14:48:00Z">
        <w:r>
          <w:rPr>
            <w:lang w:val="en-CA"/>
          </w:rPr>
          <w:t>is</w:t>
        </w:r>
      </w:ins>
      <w:ins w:id="6543" w:author="Eric Boisvert" w:date="2016-01-24T13:38:00Z">
        <w:r w:rsidR="0099305B">
          <w:rPr>
            <w:lang w:val="en-CA"/>
          </w:rPr>
          <w:t xml:space="preserve"> requiremen</w:t>
        </w:r>
      </w:ins>
      <w:ins w:id="6544" w:author="Eric Boisvert" w:date="2016-01-24T13:39:00Z">
        <w:r w:rsidR="0099305B">
          <w:rPr>
            <w:lang w:val="en-CA"/>
          </w:rPr>
          <w:t xml:space="preserve">ts class is </w:t>
        </w:r>
      </w:ins>
      <w:ins w:id="6545" w:author="Eric Boisvert" w:date="2016-04-03T12:24:00Z">
        <w:r w:rsidR="00513361">
          <w:rPr>
            <w:lang w:val="en-CA"/>
          </w:rPr>
          <w:t>shared by all</w:t>
        </w:r>
      </w:ins>
      <w:ins w:id="6546" w:author="Eric Boisvert" w:date="2016-01-24T13:39:00Z">
        <w:r w:rsidR="0099305B">
          <w:rPr>
            <w:lang w:val="en-CA"/>
          </w:rPr>
          <w:t xml:space="preserve"> GML/XML GeoSciML instances.</w:t>
        </w:r>
      </w:ins>
    </w:p>
    <w:p w14:paraId="407799A7" w14:textId="77777777" w:rsidR="00380908" w:rsidRDefault="00380908" w:rsidP="00380908">
      <w:pPr>
        <w:pStyle w:val="Heading3"/>
        <w:rPr>
          <w:lang w:val="en-CA"/>
        </w:rPr>
      </w:pPr>
      <w:bookmarkStart w:id="6547" w:name="_Toc448330004"/>
      <w:r>
        <w:rPr>
          <w:lang w:val="en-CA"/>
        </w:rPr>
        <w:t>XML document validation</w:t>
      </w:r>
      <w:bookmarkEnd w:id="6547"/>
    </w:p>
    <w:p w14:paraId="0167B34A" w14:textId="77777777" w:rsidR="00B95F74" w:rsidRDefault="00B95F74" w:rsidP="00380908">
      <w:pPr>
        <w:rPr>
          <w:ins w:id="6548" w:author="Eric Boisvert" w:date="2016-01-20T05:27:00Z"/>
          <w:lang w:val="en-CA"/>
        </w:rPr>
      </w:pPr>
    </w:p>
    <w:p w14:paraId="474E80BF" w14:textId="77777777" w:rsidR="00380908" w:rsidRDefault="00380908" w:rsidP="00380908">
      <w:pPr>
        <w:rPr>
          <w:lang w:val="en-CA"/>
        </w:rPr>
      </w:pPr>
      <w:commentRangeStart w:id="6549"/>
      <w:r>
        <w:rPr>
          <w:lang w:val="en-CA"/>
        </w:rPr>
        <w:t xml:space="preserve">An XML instance shall validate to both the XSD and schematron rules provided by this specification for each of the XML requirements classes. </w:t>
      </w:r>
      <w:commentRangeEnd w:id="6549"/>
      <w:r w:rsidR="00C859E9">
        <w:rPr>
          <w:rStyle w:val="CommentReference"/>
        </w:rPr>
        <w:commentReference w:id="6549"/>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6550" w:author="Eric Boisvert" w:date="2015-10-28T11:32:00Z">
              <w:r w:rsidR="00DE3D18">
                <w:rPr>
                  <w:rStyle w:val="reqtext"/>
                  <w:lang w:val="en-CA"/>
                </w:rPr>
                <w:t xml:space="preserve"> validate</w:t>
              </w:r>
            </w:ins>
            <w:r>
              <w:rPr>
                <w:rStyle w:val="reqtext"/>
                <w:lang w:val="en-CA"/>
              </w:rPr>
              <w:t xml:space="preserve"> against XSD schema</w:t>
            </w:r>
            <w:ins w:id="6551"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6552" w:author="Eric Boisvert" w:date="2016-02-14T13:34:00Z">
              <w:r w:rsidR="00415E41">
                <w:rPr>
                  <w:rStyle w:val="reqtext"/>
                  <w:lang w:val="en-CA"/>
                </w:rPr>
                <w:t>pass</w:t>
              </w:r>
            </w:ins>
            <w:del w:id="6553" w:author="Eric Boisvert" w:date="2016-02-14T13:34:00Z">
              <w:r w:rsidDel="00415E41">
                <w:rPr>
                  <w:rStyle w:val="reqtext"/>
                  <w:lang w:val="en-CA"/>
                </w:rPr>
                <w:delText>against</w:delText>
              </w:r>
            </w:del>
            <w:r>
              <w:rPr>
                <w:rStyle w:val="reqtext"/>
                <w:lang w:val="en-CA"/>
              </w:rPr>
              <w:t xml:space="preserve"> schematron rules</w:t>
            </w:r>
            <w:ins w:id="6554"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6555" w:author="Eric Boisvert" w:date="2016-03-26T14:25:00Z"/>
          <w:lang w:val="en-CA"/>
        </w:rPr>
      </w:pPr>
      <w:commentRangeStart w:id="6556"/>
      <w:del w:id="6557" w:author="Eric Boisvert" w:date="2016-03-26T14:25:00Z">
        <w:r w:rsidDel="002B3C3F">
          <w:rPr>
            <w:lang w:val="en-CA"/>
          </w:rPr>
          <w:delText xml:space="preserve">Some core rules are implemented in .sch </w:delText>
        </w:r>
      </w:del>
      <w:del w:id="6558" w:author="Eric Boisvert" w:date="2016-01-23T11:34:00Z">
        <w:r w:rsidDel="005F3FAD">
          <w:rPr>
            <w:lang w:val="en-CA"/>
          </w:rPr>
          <w:delText xml:space="preserve">that </w:delText>
        </w:r>
      </w:del>
      <w:del w:id="6559" w:author="Eric Boisvert" w:date="2016-03-26T14:25:00Z">
        <w:r w:rsidDel="002B3C3F">
          <w:rPr>
            <w:lang w:val="en-CA"/>
          </w:rPr>
          <w:delText>apply to all instances</w:delText>
        </w:r>
        <w:commentRangeEnd w:id="6556"/>
        <w:r w:rsidDel="002B3C3F">
          <w:rPr>
            <w:rStyle w:val="CommentReference"/>
          </w:rPr>
          <w:commentReference w:id="6556"/>
        </w:r>
        <w:r w:rsidR="005B40C3" w:rsidDel="002B3C3F">
          <w:rPr>
            <w:lang w:val="en-CA"/>
          </w:rPr>
          <w:delText xml:space="preserve">.  Since this is a </w:delText>
        </w:r>
        <w:r w:rsidR="005B40C3" w:rsidRPr="005F3FAD" w:rsidDel="002B3C3F">
          <w:rPr>
            <w:u w:val="single"/>
            <w:lang w:val="en-CA"/>
            <w:rPrChange w:id="6560"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6561" w:author="Eric Boisvert" w:date="2016-01-23T11:35:00Z">
        <w:r w:rsidR="005B40C3" w:rsidDel="005F3FAD">
          <w:rPr>
            <w:lang w:val="en-CA"/>
          </w:rPr>
          <w:delText>targets will import this schematron file</w:delText>
        </w:r>
      </w:del>
      <w:del w:id="6562"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6563"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6564" w:author="Eric Boisvert" w:date="2016-03-26T14:25:00Z"/>
                <w:rStyle w:val="requri"/>
                <w:lang w:val="en-CA"/>
              </w:rPr>
            </w:pPr>
            <w:del w:id="6565" w:author="Eric Boisvert" w:date="2016-03-26T14:25:00Z">
              <w:r w:rsidDel="002B3C3F">
                <w:rPr>
                  <w:rStyle w:val="requri"/>
                  <w:lang w:val="en-CA"/>
                </w:rPr>
                <w:delText>/req/gsml4xsd/co</w:delText>
              </w:r>
            </w:del>
            <w:del w:id="6566" w:author="Eric Boisvert" w:date="2016-03-26T14:24:00Z">
              <w:r w:rsidDel="002B3C3F">
                <w:rPr>
                  <w:rStyle w:val="requri"/>
                  <w:lang w:val="en-CA"/>
                </w:rPr>
                <w:delText>d</w:delText>
              </w:r>
            </w:del>
            <w:del w:id="6567"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6568" w:author="Eric Boisvert" w:date="2016-03-26T14:25:00Z"/>
                <w:rStyle w:val="reqtext"/>
                <w:lang w:val="en-CA"/>
              </w:rPr>
            </w:pPr>
            <w:del w:id="6569"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6570" w:author="Eric Boisvert" w:date="2016-02-14T13:46:00Z">
          <w:pPr/>
        </w:pPrChange>
      </w:pPr>
      <w:r>
        <w:rPr>
          <w:lang w:val="en-CA"/>
        </w:rPr>
        <w:t xml:space="preserve"> </w:t>
      </w:r>
      <w:bookmarkStart w:id="6571" w:name="_Toc448330005"/>
      <w:r>
        <w:rPr>
          <w:lang w:val="en-CA"/>
        </w:rPr>
        <w:t>Reference</w:t>
      </w:r>
      <w:bookmarkEnd w:id="6571"/>
    </w:p>
    <w:p w14:paraId="3BAEC3D3" w14:textId="77777777" w:rsidR="00B123AA" w:rsidRDefault="00B123AA" w:rsidP="00AD7649">
      <w:pPr>
        <w:rPr>
          <w:ins w:id="6572" w:author="Eric Boisvert" w:date="2016-03-06T13:59:00Z"/>
          <w:lang w:val="en-CA"/>
        </w:rPr>
      </w:pPr>
    </w:p>
    <w:p w14:paraId="3A9B36C4" w14:textId="40744685" w:rsidR="00B123AA" w:rsidRDefault="00B123AA" w:rsidP="00AD7649">
      <w:pPr>
        <w:rPr>
          <w:ins w:id="6573" w:author="Eric Boisvert" w:date="2016-02-14T13:46:00Z"/>
          <w:lang w:val="en-CA"/>
        </w:rPr>
      </w:pPr>
      <w:ins w:id="6574" w:author="Eric Boisvert" w:date="2016-03-06T13:59:00Z">
        <w:r>
          <w:rPr>
            <w:lang w:val="en-CA"/>
          </w:rPr>
          <w:t xml:space="preserve">This requirement enforces the use a Linked Data URI </w:t>
        </w:r>
      </w:ins>
      <w:ins w:id="6575" w:author="Eric Boisvert" w:date="2016-03-06T14:03:00Z">
        <w:r>
          <w:rPr>
            <w:lang w:val="en-CA"/>
          </w:rPr>
          <w:t>in xlink:href and gml:identifier.</w:t>
        </w:r>
      </w:ins>
      <w:ins w:id="6576" w:author="Eric Boisvert" w:date="2016-03-06T14:04:00Z">
        <w:r>
          <w:rPr>
            <w:lang w:val="en-CA"/>
          </w:rPr>
          <w:t xml:space="preserve">  Linked Data URIs play the dual role of identifier and accessor (a mean to retrieve an instance).  The requirement clarifies some</w:t>
        </w:r>
      </w:ins>
      <w:ins w:id="6577" w:author="Eric Boisvert" w:date="2016-03-06T14:07:00Z">
        <w:r w:rsidR="00C67B89">
          <w:rPr>
            <w:lang w:val="en-CA"/>
          </w:rPr>
          <w:t xml:space="preserve"> expectation about the use of those URIs </w:t>
        </w:r>
      </w:ins>
      <w:ins w:id="6578" w:author="Eric Boisvert" w:date="2016-03-06T14:08:00Z">
        <w:r w:rsidR="00C67B89">
          <w:rPr>
            <w:lang w:val="en-CA"/>
          </w:rPr>
          <w:t>in</w:t>
        </w:r>
      </w:ins>
      <w:ins w:id="6579" w:author="Eric Boisvert" w:date="2016-03-06T14:07:00Z">
        <w:r w:rsidR="00C67B89">
          <w:rPr>
            <w:lang w:val="en-CA"/>
          </w:rPr>
          <w:t xml:space="preserve"> processing XML instance</w:t>
        </w:r>
      </w:ins>
      <w:ins w:id="6580" w:author="Eric Boisvert" w:date="2016-03-06T14:08:00Z">
        <w:r w:rsidR="00C67B89">
          <w:rPr>
            <w:lang w:val="en-CA"/>
          </w:rPr>
          <w:t>s</w:t>
        </w:r>
      </w:ins>
      <w:ins w:id="6581" w:author="Eric Boisvert" w:date="2016-03-06T14:07:00Z">
        <w:r w:rsidR="00C67B89">
          <w:rPr>
            <w:lang w:val="en-CA"/>
          </w:rPr>
          <w:t>.</w:t>
        </w:r>
      </w:ins>
    </w:p>
    <w:p w14:paraId="1125D7C9" w14:textId="266E7145" w:rsidR="00A8510C" w:rsidRDefault="00A8510C" w:rsidP="00AD7649">
      <w:pPr>
        <w:rPr>
          <w:ins w:id="6582"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6583"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6584" w:author="Eric Boisvert" w:date="2016-02-14T13:37:00Z"/>
          <w:lang w:val="en-CA"/>
        </w:rPr>
      </w:pPr>
      <w:ins w:id="6585" w:author="Eric Boisvert" w:date="2016-03-06T14:08:00Z">
        <w:r>
          <w:rPr>
            <w:lang w:val="en-CA"/>
          </w:rPr>
          <w:t xml:space="preserve">W3C XLink </w:t>
        </w:r>
      </w:ins>
      <w:ins w:id="6586" w:author="Eric Boisvert" w:date="2016-03-06T14:11:00Z">
        <w:r>
          <w:rPr>
            <w:lang w:val="en-CA"/>
          </w:rPr>
          <w:t xml:space="preserve">tells where the resource is, but not </w:t>
        </w:r>
        <w:r w:rsidRPr="00C67B89">
          <w:rPr>
            <w:u w:val="single"/>
            <w:lang w:val="en-CA"/>
            <w:rPrChange w:id="6587" w:author="Eric Boisvert" w:date="2016-03-06T14:12:00Z">
              <w:rPr>
                <w:lang w:val="en-CA"/>
              </w:rPr>
            </w:rPrChange>
          </w:rPr>
          <w:t>what</w:t>
        </w:r>
      </w:ins>
      <w:ins w:id="6588" w:author="Eric Boisvert" w:date="2016-03-06T14:25:00Z">
        <w:r w:rsidR="0042527D">
          <w:rPr>
            <w:u w:val="single"/>
            <w:lang w:val="en-CA"/>
          </w:rPr>
          <w:t xml:space="preserve"> it is</w:t>
        </w:r>
      </w:ins>
      <w:ins w:id="6589" w:author="Eric Boisvert" w:date="2016-03-06T14:12:00Z">
        <w:r>
          <w:rPr>
            <w:u w:val="single"/>
            <w:lang w:val="en-CA"/>
          </w:rPr>
          <w:t xml:space="preserve"> (</w:t>
        </w:r>
      </w:ins>
      <w:ins w:id="6590" w:author="Eric Boisvert" w:date="2016-03-06T14:24:00Z">
        <w:r w:rsidR="0042527D">
          <w:rPr>
            <w:u w:val="single"/>
            <w:lang w:val="en-CA"/>
          </w:rPr>
          <w:t>the identity of what will be retrieve</w:t>
        </w:r>
      </w:ins>
      <w:ins w:id="6591" w:author="Eric Boisvert" w:date="2016-03-06T14:12:00Z">
        <w:r>
          <w:rPr>
            <w:u w:val="single"/>
            <w:lang w:val="en-CA"/>
          </w:rPr>
          <w:t>)</w:t>
        </w:r>
      </w:ins>
      <w:ins w:id="6592" w:author="Eric Boisvert" w:date="2016-03-06T14:16:00Z">
        <w:r w:rsidR="0042527D">
          <w:rPr>
            <w:lang w:val="en-CA"/>
          </w:rPr>
          <w:t xml:space="preserve">.  </w:t>
        </w:r>
      </w:ins>
      <w:ins w:id="6593" w:author="Eric Boisvert" w:date="2016-03-06T14:12:00Z">
        <w:r>
          <w:rPr>
            <w:lang w:val="en-CA"/>
          </w:rPr>
          <w:t>Obviously, the identifier is often part of the link</w:t>
        </w:r>
      </w:ins>
      <w:ins w:id="6594" w:author="Eric Boisvert" w:date="2016-03-06T14:21:00Z">
        <w:r w:rsidR="0042527D">
          <w:rPr>
            <w:lang w:val="en-CA"/>
          </w:rPr>
          <w:t>, but it requires from the client a prior knowledge of the API (SOS or WFS</w:t>
        </w:r>
      </w:ins>
      <w:ins w:id="6595" w:author="Eric Boisvert" w:date="2016-03-06T14:25:00Z">
        <w:r w:rsidR="0042527D">
          <w:rPr>
            <w:lang w:val="en-CA"/>
          </w:rPr>
          <w:t xml:space="preserve"> for example</w:t>
        </w:r>
      </w:ins>
      <w:ins w:id="6596" w:author="Eric Boisvert" w:date="2016-03-06T14:21:00Z">
        <w:r w:rsidR="0042527D">
          <w:rPr>
            <w:lang w:val="en-CA"/>
          </w:rPr>
          <w:t>) and where to find the identifier in the list of parameters.</w:t>
        </w:r>
      </w:ins>
    </w:p>
    <w:p w14:paraId="02275925" w14:textId="6590A03D" w:rsidR="00C13B9B" w:rsidRDefault="00C13B9B" w:rsidP="00C13B9B">
      <w:pPr>
        <w:rPr>
          <w:ins w:id="6597" w:author="Eric Boisvert" w:date="2016-02-14T13:37:00Z"/>
          <w:lang w:val="en-CA"/>
        </w:rPr>
      </w:pPr>
      <w:ins w:id="6598" w:author="Eric Boisvert" w:date="2016-02-14T13:37:00Z">
        <w:r>
          <w:rPr>
            <w:lang w:val="en-CA"/>
          </w:rPr>
          <w:t xml:space="preserve">This example shows 3 encoding of a gsmlb:specification property containing (or referring) to </w:t>
        </w:r>
      </w:ins>
      <w:ins w:id="6599" w:author="Eric Boisvert" w:date="2016-03-06T14:26:00Z">
        <w:r w:rsidR="0042527D">
          <w:rPr>
            <w:lang w:val="en-CA"/>
          </w:rPr>
          <w:t>the same</w:t>
        </w:r>
      </w:ins>
      <w:ins w:id="6600" w:author="Eric Boisvert" w:date="2016-02-14T13:37:00Z">
        <w:r>
          <w:rPr>
            <w:lang w:val="en-CA"/>
          </w:rPr>
          <w:t xml:space="preserve"> gsmlb:GeologicUnit</w:t>
        </w:r>
      </w:ins>
      <w:ins w:id="6601" w:author="Eric Boisvert" w:date="2016-03-06T14:26:00Z">
        <w:r w:rsidR="0042527D">
          <w:rPr>
            <w:lang w:val="en-CA"/>
          </w:rPr>
          <w:t xml:space="preserve"> instance</w:t>
        </w:r>
      </w:ins>
      <w:ins w:id="6602" w:author="Eric Boisvert" w:date="2016-02-14T13:37:00Z">
        <w:r>
          <w:rPr>
            <w:lang w:val="en-CA"/>
          </w:rPr>
          <w:t xml:space="preserve">.  The first is inline, </w:t>
        </w:r>
      </w:ins>
      <w:ins w:id="6603" w:author="Eric Boisvert" w:date="2016-03-06T14:26:00Z">
        <w:r w:rsidR="0042527D">
          <w:rPr>
            <w:lang w:val="en-CA"/>
          </w:rPr>
          <w:t>the second uses a local reference, while the last</w:t>
        </w:r>
      </w:ins>
      <w:ins w:id="6604" w:author="Eric Boisvert" w:date="2016-02-14T13:37:00Z">
        <w:r>
          <w:rPr>
            <w:lang w:val="en-CA"/>
          </w:rPr>
          <w:t xml:space="preserve"> </w:t>
        </w:r>
      </w:ins>
      <w:ins w:id="6605" w:author="Eric Boisvert" w:date="2016-04-03T12:25:00Z">
        <w:r w:rsidR="00513361">
          <w:rPr>
            <w:lang w:val="en-CA"/>
          </w:rPr>
          <w:t xml:space="preserve">one </w:t>
        </w:r>
      </w:ins>
      <w:ins w:id="6606" w:author="Eric Boisvert" w:date="2016-02-14T13:37:00Z">
        <w:r>
          <w:rPr>
            <w:lang w:val="en-CA"/>
          </w:rPr>
          <w:t xml:space="preserve">uses a </w:t>
        </w:r>
      </w:ins>
      <w:ins w:id="6607" w:author="Eric Boisvert" w:date="2016-04-03T12:26:00Z">
        <w:r w:rsidR="00513361">
          <w:rPr>
            <w:lang w:val="en-CA"/>
          </w:rPr>
          <w:t>URI</w:t>
        </w:r>
      </w:ins>
      <w:ins w:id="6608"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6609" w:author="Eric Boisvert" w:date="2015-10-30T06:31:00Z">
            <w:rPr>
              <w:lang w:val="en-CA"/>
            </w:rPr>
          </w:rPrChange>
        </w:rPr>
        <w:pPrChange w:id="6610" w:author="Eric Boisvert" w:date="2015-10-30T06:31:00Z">
          <w:pPr/>
        </w:pPrChange>
      </w:pPr>
      <w:r w:rsidRPr="00174304">
        <w:rPr>
          <w:rFonts w:ascii="Courier New" w:hAnsi="Courier New" w:cs="Courier New"/>
          <w:sz w:val="20"/>
          <w:szCs w:val="20"/>
          <w:lang w:val="en-CA"/>
          <w:rPrChange w:id="6611" w:author="Eric Boisvert" w:date="2015-10-30T06:31:00Z">
            <w:rPr>
              <w:lang w:val="en-CA"/>
            </w:rPr>
          </w:rPrChange>
        </w:rPr>
        <w:t>&lt;</w:t>
      </w:r>
      <w:r w:rsidRPr="00174304">
        <w:rPr>
          <w:rFonts w:ascii="Courier New" w:hAnsi="Courier New" w:cs="Courier New"/>
          <w:noProof/>
          <w:sz w:val="20"/>
          <w:szCs w:val="20"/>
          <w:lang w:val="en-CA"/>
          <w:rPrChange w:id="6612" w:author="Eric Boisvert" w:date="2015-10-30T06:31:00Z">
            <w:rPr>
              <w:lang w:val="en-CA"/>
            </w:rPr>
          </w:rPrChange>
        </w:rPr>
        <w:t>gsmlb:GSML</w:t>
      </w:r>
      <w:r w:rsidRPr="00174304">
        <w:rPr>
          <w:rFonts w:ascii="Courier New" w:hAnsi="Courier New" w:cs="Courier New"/>
          <w:sz w:val="20"/>
          <w:szCs w:val="20"/>
          <w:lang w:val="en-CA"/>
          <w:rPrChange w:id="6613" w:author="Eric Boisvert" w:date="2015-10-30T06:31:00Z">
            <w:rPr>
              <w:lang w:val="en-CA"/>
            </w:rPr>
          </w:rPrChange>
        </w:rPr>
        <w:t>&gt;</w:t>
      </w:r>
    </w:p>
    <w:p w14:paraId="2D9F9469" w14:textId="77777777" w:rsidR="00174304" w:rsidRPr="00174304" w:rsidRDefault="00174304">
      <w:pPr>
        <w:contextualSpacing/>
        <w:rPr>
          <w:rFonts w:ascii="Courier New" w:hAnsi="Courier New" w:cs="Courier New"/>
          <w:sz w:val="20"/>
          <w:szCs w:val="20"/>
          <w:lang w:val="en-CA"/>
          <w:rPrChange w:id="6614" w:author="Eric Boisvert" w:date="2015-10-30T06:31:00Z">
            <w:rPr>
              <w:lang w:val="en-CA"/>
            </w:rPr>
          </w:rPrChange>
        </w:rPr>
        <w:pPrChange w:id="6615" w:author="Eric Boisvert" w:date="2015-10-30T06:31:00Z">
          <w:pPr/>
        </w:pPrChange>
      </w:pPr>
      <w:r w:rsidRPr="00174304">
        <w:rPr>
          <w:rFonts w:ascii="Courier New" w:hAnsi="Courier New" w:cs="Courier New"/>
          <w:sz w:val="20"/>
          <w:szCs w:val="20"/>
          <w:lang w:val="en-CA"/>
          <w:rPrChange w:id="6616"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6617" w:author="Eric Boisvert" w:date="2015-10-30T06:31:00Z">
            <w:rPr>
              <w:lang w:val="en-CA"/>
            </w:rPr>
          </w:rPrChange>
        </w:rPr>
        <w:pPrChange w:id="6618" w:author="Eric Boisvert" w:date="2015-10-30T06:31:00Z">
          <w:pPr/>
        </w:pPrChange>
      </w:pPr>
      <w:r w:rsidRPr="00174304">
        <w:rPr>
          <w:rFonts w:ascii="Courier New" w:hAnsi="Courier New" w:cs="Courier New"/>
          <w:sz w:val="20"/>
          <w:szCs w:val="20"/>
          <w:lang w:val="en-CA"/>
          <w:rPrChange w:id="6619"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6620" w:author="Eric Boisvert" w:date="2015-10-30T06:31:00Z">
            <w:rPr>
              <w:lang w:val="en-CA"/>
            </w:rPr>
          </w:rPrChange>
        </w:rPr>
        <w:pPrChange w:id="6621" w:author="Eric Boisvert" w:date="2015-10-30T06:31:00Z">
          <w:pPr/>
        </w:pPrChange>
      </w:pPr>
      <w:r w:rsidRPr="00174304">
        <w:rPr>
          <w:rFonts w:ascii="Courier New" w:hAnsi="Courier New" w:cs="Courier New"/>
          <w:sz w:val="20"/>
          <w:szCs w:val="20"/>
          <w:lang w:val="en-CA"/>
          <w:rPrChange w:id="6622" w:author="Eric Boisvert" w:date="2015-10-30T06:31:00Z">
            <w:rPr>
              <w:lang w:val="en-CA"/>
            </w:rPr>
          </w:rPrChange>
        </w:rPr>
        <w:tab/>
      </w:r>
      <w:r w:rsidRPr="00174304">
        <w:rPr>
          <w:rFonts w:ascii="Courier New" w:hAnsi="Courier New" w:cs="Courier New"/>
          <w:sz w:val="20"/>
          <w:szCs w:val="20"/>
          <w:lang w:val="en-CA"/>
          <w:rPrChange w:id="6623" w:author="Eric Boisvert" w:date="2015-10-30T06:31:00Z">
            <w:rPr>
              <w:lang w:val="en-CA"/>
            </w:rPr>
          </w:rPrChange>
        </w:rPr>
        <w:tab/>
        <w:t>&lt;gsmlb:specification&gt;</w:t>
      </w:r>
    </w:p>
    <w:p w14:paraId="65F9D5E5" w14:textId="77777777" w:rsidR="00174304" w:rsidRDefault="00174304">
      <w:pPr>
        <w:contextualSpacing/>
        <w:rPr>
          <w:ins w:id="6624" w:author="Eric Boisvert" w:date="2016-02-14T13:53:00Z"/>
          <w:rFonts w:ascii="Courier New" w:hAnsi="Courier New" w:cs="Courier New"/>
          <w:sz w:val="20"/>
          <w:szCs w:val="20"/>
          <w:lang w:val="en-CA"/>
        </w:rPr>
        <w:pPrChange w:id="6625" w:author="Eric Boisvert" w:date="2015-10-30T06:31:00Z">
          <w:pPr/>
        </w:pPrChange>
      </w:pPr>
      <w:r w:rsidRPr="00174304">
        <w:rPr>
          <w:rFonts w:ascii="Courier New" w:hAnsi="Courier New" w:cs="Courier New"/>
          <w:sz w:val="20"/>
          <w:szCs w:val="20"/>
          <w:lang w:val="en-CA"/>
          <w:rPrChange w:id="6626" w:author="Eric Boisvert" w:date="2015-10-30T06:31:00Z">
            <w:rPr>
              <w:lang w:val="en-CA"/>
            </w:rPr>
          </w:rPrChange>
        </w:rPr>
        <w:tab/>
      </w:r>
      <w:r w:rsidRPr="00174304">
        <w:rPr>
          <w:rFonts w:ascii="Courier New" w:hAnsi="Courier New" w:cs="Courier New"/>
          <w:sz w:val="20"/>
          <w:szCs w:val="20"/>
          <w:lang w:val="en-CA"/>
          <w:rPrChange w:id="6627" w:author="Eric Boisvert" w:date="2015-10-30T06:31:00Z">
            <w:rPr>
              <w:lang w:val="en-CA"/>
            </w:rPr>
          </w:rPrChange>
        </w:rPr>
        <w:tab/>
      </w:r>
      <w:r w:rsidRPr="00174304">
        <w:rPr>
          <w:rFonts w:ascii="Courier New" w:hAnsi="Courier New" w:cs="Courier New"/>
          <w:sz w:val="20"/>
          <w:szCs w:val="20"/>
          <w:lang w:val="en-CA"/>
          <w:rPrChange w:id="6628" w:author="Eric Boisvert" w:date="2015-10-30T06:31:00Z">
            <w:rPr>
              <w:lang w:val="en-CA"/>
            </w:rPr>
          </w:rPrChange>
        </w:rPr>
        <w:tab/>
        <w:t>&lt;gsmlb:GeologicUnit gml:id="G1"&gt;</w:t>
      </w:r>
    </w:p>
    <w:p w14:paraId="26F633BF" w14:textId="7285F93A" w:rsidR="00BB76F4" w:rsidRDefault="00BB76F4">
      <w:pPr>
        <w:contextualSpacing/>
        <w:rPr>
          <w:ins w:id="6629" w:author="Eric Boisvert" w:date="2016-02-14T13:53:00Z"/>
          <w:rFonts w:ascii="Courier New" w:hAnsi="Courier New" w:cs="Courier New"/>
          <w:sz w:val="20"/>
          <w:szCs w:val="20"/>
          <w:lang w:val="en-CA"/>
        </w:rPr>
        <w:pPrChange w:id="6630" w:author="Eric Boisvert" w:date="2015-10-30T06:31:00Z">
          <w:pPr/>
        </w:pPrChange>
      </w:pPr>
      <w:commentRangeStart w:id="6631"/>
      <w:ins w:id="6632"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6633" w:author="Eric Boisvert" w:date="2016-02-14T13:54:00Z">
        <w:r>
          <w:rPr>
            <w:rFonts w:ascii="Courier New" w:hAnsi="Courier New" w:cs="Courier New"/>
            <w:sz w:val="20"/>
            <w:szCs w:val="20"/>
            <w:lang w:val="en-CA"/>
          </w:rPr>
          <w:t>identifier</w:t>
        </w:r>
      </w:ins>
      <w:ins w:id="6634"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6635" w:author="Eric Boisvert" w:date="2016-02-14T13:54:00Z">
        <w:r w:rsidRPr="00BB76F4">
          <w:t xml:space="preserve"> </w:t>
        </w:r>
      </w:ins>
      <w:ins w:id="6636" w:author="Eric Boisvert" w:date="2016-02-14T14:10:00Z">
        <w:r w:rsidR="00FE640E">
          <w:rPr>
            <w:rFonts w:ascii="Courier New" w:hAnsi="Courier New" w:cs="Courier New"/>
            <w:sz w:val="20"/>
            <w:szCs w:val="20"/>
            <w:lang w:val="en-CA"/>
          </w:rPr>
          <w:t>&amp;resource;</w:t>
        </w:r>
      </w:ins>
      <w:ins w:id="6637" w:author="Eric Boisvert" w:date="2016-02-14T13:57:00Z">
        <w:r w:rsidR="00E20E2E" w:rsidRPr="00E20E2E">
          <w:rPr>
            <w:rFonts w:ascii="Courier New" w:hAnsi="Courier New" w:cs="Courier New"/>
            <w:sz w:val="20"/>
            <w:szCs w:val="20"/>
            <w:lang w:val="en-CA"/>
          </w:rPr>
          <w:t>/feature/GeologicUnit/45247347623</w:t>
        </w:r>
      </w:ins>
      <w:ins w:id="6638" w:author="Eric Boisvert" w:date="2016-02-14T13:54:00Z">
        <w:r>
          <w:rPr>
            <w:rFonts w:ascii="Courier New" w:hAnsi="Courier New" w:cs="Courier New"/>
            <w:sz w:val="20"/>
            <w:szCs w:val="20"/>
            <w:lang w:val="en-CA"/>
          </w:rPr>
          <w:t>&lt;/gml:identifier&gt;</w:t>
        </w:r>
        <w:commentRangeEnd w:id="6631"/>
        <w:r>
          <w:rPr>
            <w:rStyle w:val="CommentReference"/>
          </w:rPr>
          <w:commentReference w:id="6631"/>
        </w:r>
      </w:ins>
    </w:p>
    <w:p w14:paraId="29E1646A" w14:textId="483FDC82" w:rsidR="00BB76F4" w:rsidRPr="00174304" w:rsidDel="00BB76F4" w:rsidRDefault="00BB76F4">
      <w:pPr>
        <w:contextualSpacing/>
        <w:rPr>
          <w:del w:id="6639" w:author="Eric Boisvert" w:date="2016-02-14T13:53:00Z"/>
          <w:rFonts w:ascii="Courier New" w:hAnsi="Courier New" w:cs="Courier New"/>
          <w:sz w:val="20"/>
          <w:szCs w:val="20"/>
          <w:lang w:val="en-CA"/>
          <w:rPrChange w:id="6640" w:author="Eric Boisvert" w:date="2015-10-30T06:31:00Z">
            <w:rPr>
              <w:del w:id="6641" w:author="Eric Boisvert" w:date="2016-02-14T13:53:00Z"/>
              <w:lang w:val="en-CA"/>
            </w:rPr>
          </w:rPrChange>
        </w:rPr>
        <w:pPrChange w:id="6642"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6643" w:author="Eric Boisvert" w:date="2015-10-30T06:31:00Z">
            <w:rPr>
              <w:lang w:val="en-CA"/>
            </w:rPr>
          </w:rPrChange>
        </w:rPr>
        <w:pPrChange w:id="6644" w:author="Eric Boisvert" w:date="2015-10-30T06:31:00Z">
          <w:pPr/>
        </w:pPrChange>
      </w:pPr>
      <w:del w:id="6645" w:author="Eric Boisvert" w:date="2016-02-14T13:53:00Z">
        <w:r w:rsidRPr="00174304" w:rsidDel="00BB76F4">
          <w:rPr>
            <w:rFonts w:ascii="Courier New" w:hAnsi="Courier New" w:cs="Courier New"/>
            <w:sz w:val="20"/>
            <w:szCs w:val="20"/>
            <w:lang w:val="en-CA"/>
            <w:rPrChange w:id="6646" w:author="Eric Boisvert" w:date="2015-10-30T06:31:00Z">
              <w:rPr>
                <w:lang w:val="en-CA"/>
              </w:rPr>
            </w:rPrChange>
          </w:rPr>
          <w:tab/>
        </w:r>
        <w:r w:rsidRPr="00174304" w:rsidDel="00BB76F4">
          <w:rPr>
            <w:rFonts w:ascii="Courier New" w:hAnsi="Courier New" w:cs="Courier New"/>
            <w:sz w:val="20"/>
            <w:szCs w:val="20"/>
            <w:lang w:val="en-CA"/>
            <w:rPrChange w:id="6647" w:author="Eric Boisvert" w:date="2015-10-30T06:31:00Z">
              <w:rPr>
                <w:lang w:val="en-CA"/>
              </w:rPr>
            </w:rPrChange>
          </w:rPr>
          <w:tab/>
        </w:r>
      </w:del>
      <w:r w:rsidRPr="00174304">
        <w:rPr>
          <w:rFonts w:ascii="Courier New" w:hAnsi="Courier New" w:cs="Courier New"/>
          <w:sz w:val="20"/>
          <w:szCs w:val="20"/>
          <w:lang w:val="en-CA"/>
          <w:rPrChange w:id="6648"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6649" w:author="Eric Boisvert" w:date="2015-10-30T06:31:00Z">
            <w:rPr>
              <w:lang w:val="en-CA"/>
            </w:rPr>
          </w:rPrChange>
        </w:rPr>
        <w:pPrChange w:id="6650" w:author="Eric Boisvert" w:date="2015-10-30T06:31:00Z">
          <w:pPr/>
        </w:pPrChange>
      </w:pPr>
      <w:r w:rsidRPr="00174304">
        <w:rPr>
          <w:rFonts w:ascii="Courier New" w:hAnsi="Courier New" w:cs="Courier New"/>
          <w:sz w:val="20"/>
          <w:szCs w:val="20"/>
          <w:lang w:val="en-CA"/>
          <w:rPrChange w:id="6651" w:author="Eric Boisvert" w:date="2015-10-30T06:31:00Z">
            <w:rPr>
              <w:lang w:val="en-CA"/>
            </w:rPr>
          </w:rPrChange>
        </w:rPr>
        <w:tab/>
      </w:r>
      <w:r w:rsidRPr="00174304">
        <w:rPr>
          <w:rFonts w:ascii="Courier New" w:hAnsi="Courier New" w:cs="Courier New"/>
          <w:sz w:val="20"/>
          <w:szCs w:val="20"/>
          <w:lang w:val="en-CA"/>
          <w:rPrChange w:id="6652" w:author="Eric Boisvert" w:date="2015-10-30T06:31:00Z">
            <w:rPr>
              <w:lang w:val="en-CA"/>
            </w:rPr>
          </w:rPrChange>
        </w:rPr>
        <w:tab/>
      </w:r>
      <w:r w:rsidRPr="00174304">
        <w:rPr>
          <w:rFonts w:ascii="Courier New" w:hAnsi="Courier New" w:cs="Courier New"/>
          <w:sz w:val="20"/>
          <w:szCs w:val="20"/>
          <w:lang w:val="en-CA"/>
          <w:rPrChange w:id="6653"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6654" w:author="Eric Boisvert" w:date="2015-10-30T06:31:00Z">
            <w:rPr>
              <w:lang w:val="en-CA"/>
            </w:rPr>
          </w:rPrChange>
        </w:rPr>
        <w:pPrChange w:id="6655" w:author="Eric Boisvert" w:date="2015-10-30T06:31:00Z">
          <w:pPr/>
        </w:pPrChange>
      </w:pPr>
      <w:r w:rsidRPr="00174304">
        <w:rPr>
          <w:rFonts w:ascii="Courier New" w:hAnsi="Courier New" w:cs="Courier New"/>
          <w:sz w:val="20"/>
          <w:szCs w:val="20"/>
          <w:lang w:val="en-CA"/>
          <w:rPrChange w:id="6656" w:author="Eric Boisvert" w:date="2015-10-30T06:31:00Z">
            <w:rPr>
              <w:lang w:val="en-CA"/>
            </w:rPr>
          </w:rPrChange>
        </w:rPr>
        <w:tab/>
      </w:r>
      <w:r w:rsidRPr="00174304">
        <w:rPr>
          <w:rFonts w:ascii="Courier New" w:hAnsi="Courier New" w:cs="Courier New"/>
          <w:sz w:val="20"/>
          <w:szCs w:val="20"/>
          <w:lang w:val="en-CA"/>
          <w:rPrChange w:id="6657"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6658" w:author="Eric Boisvert" w:date="2015-10-30T06:31:00Z">
            <w:rPr>
              <w:lang w:val="en-CA"/>
            </w:rPr>
          </w:rPrChange>
        </w:rPr>
        <w:pPrChange w:id="6659" w:author="Eric Boisvert" w:date="2015-10-30T06:31:00Z">
          <w:pPr/>
        </w:pPrChange>
      </w:pPr>
      <w:r w:rsidRPr="00174304">
        <w:rPr>
          <w:rFonts w:ascii="Courier New" w:hAnsi="Courier New" w:cs="Courier New"/>
          <w:sz w:val="20"/>
          <w:szCs w:val="20"/>
          <w:lang w:val="en-CA"/>
          <w:rPrChange w:id="6660"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6661" w:author="Eric Boisvert" w:date="2015-10-30T06:31:00Z">
            <w:rPr>
              <w:lang w:val="en-CA"/>
            </w:rPr>
          </w:rPrChange>
        </w:rPr>
        <w:pPrChange w:id="6662" w:author="Eric Boisvert" w:date="2015-10-30T06:31:00Z">
          <w:pPr/>
        </w:pPrChange>
      </w:pPr>
      <w:r w:rsidRPr="00174304">
        <w:rPr>
          <w:rFonts w:ascii="Courier New" w:hAnsi="Courier New" w:cs="Courier New"/>
          <w:sz w:val="20"/>
          <w:szCs w:val="20"/>
          <w:lang w:val="en-CA"/>
          <w:rPrChange w:id="6663"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6664" w:author="Eric Boisvert" w:date="2015-10-30T06:31:00Z">
            <w:rPr>
              <w:lang w:val="en-CA"/>
            </w:rPr>
          </w:rPrChange>
        </w:rPr>
        <w:pPrChange w:id="6665" w:author="Eric Boisvert" w:date="2015-10-30T06:31:00Z">
          <w:pPr/>
        </w:pPrChange>
      </w:pPr>
      <w:r w:rsidRPr="00174304">
        <w:rPr>
          <w:rFonts w:ascii="Courier New" w:hAnsi="Courier New" w:cs="Courier New"/>
          <w:sz w:val="20"/>
          <w:szCs w:val="20"/>
          <w:lang w:val="en-CA"/>
          <w:rPrChange w:id="6666"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6667" w:author="Eric Boisvert" w:date="2015-10-30T06:31:00Z">
            <w:rPr>
              <w:lang w:val="en-CA"/>
            </w:rPr>
          </w:rPrChange>
        </w:rPr>
        <w:pPrChange w:id="6668" w:author="Eric Boisvert" w:date="2015-10-30T06:31:00Z">
          <w:pPr/>
        </w:pPrChange>
      </w:pPr>
      <w:r w:rsidRPr="00174304">
        <w:rPr>
          <w:rFonts w:ascii="Courier New" w:hAnsi="Courier New" w:cs="Courier New"/>
          <w:sz w:val="20"/>
          <w:szCs w:val="20"/>
          <w:lang w:val="en-CA"/>
          <w:rPrChange w:id="6669"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6670" w:author="Eric Boisvert" w:date="2015-10-30T06:32:00Z">
            <w:rPr>
              <w:lang w:val="en-CA"/>
            </w:rPr>
          </w:rPrChange>
        </w:rPr>
        <w:pPrChange w:id="6671" w:author="Eric Boisvert" w:date="2015-10-30T06:31:00Z">
          <w:pPr/>
        </w:pPrChange>
      </w:pPr>
      <w:r w:rsidRPr="00174304">
        <w:rPr>
          <w:rFonts w:ascii="Courier New" w:hAnsi="Courier New" w:cs="Courier New"/>
          <w:b/>
          <w:sz w:val="20"/>
          <w:szCs w:val="20"/>
          <w:lang w:val="en-CA"/>
          <w:rPrChange w:id="6672" w:author="Eric Boisvert" w:date="2015-10-30T06:32:00Z">
            <w:rPr>
              <w:lang w:val="en-CA"/>
            </w:rPr>
          </w:rPrChange>
        </w:rPr>
        <w:tab/>
      </w:r>
      <w:r w:rsidRPr="00174304">
        <w:rPr>
          <w:rFonts w:ascii="Courier New" w:hAnsi="Courier New" w:cs="Courier New"/>
          <w:b/>
          <w:sz w:val="20"/>
          <w:szCs w:val="20"/>
          <w:lang w:val="en-CA"/>
          <w:rPrChange w:id="6673"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667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6675" w:author="Eric Boisvert" w:date="2015-10-30T06:31:00Z">
            <w:rPr>
              <w:lang w:val="en-CA"/>
            </w:rPr>
          </w:rPrChange>
        </w:rPr>
        <w:pPrChange w:id="6676" w:author="Eric Boisvert" w:date="2015-10-30T06:31:00Z">
          <w:pPr/>
        </w:pPrChange>
      </w:pPr>
      <w:r w:rsidRPr="00174304">
        <w:rPr>
          <w:rFonts w:ascii="Courier New" w:hAnsi="Courier New" w:cs="Courier New"/>
          <w:sz w:val="20"/>
          <w:szCs w:val="20"/>
          <w:lang w:val="en-CA"/>
          <w:rPrChange w:id="6677"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6678" w:author="Eric Boisvert" w:date="2015-10-30T06:31:00Z">
          <w:pPr/>
        </w:pPrChange>
      </w:pPr>
      <w:r w:rsidRPr="00174304">
        <w:rPr>
          <w:rFonts w:ascii="Courier New" w:hAnsi="Courier New" w:cs="Courier New"/>
          <w:sz w:val="20"/>
          <w:szCs w:val="20"/>
          <w:lang w:val="en-CA"/>
          <w:rPrChange w:id="6679"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6680"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6681" w:author="Eric Boisvert" w:date="2015-10-30T06:31:00Z">
            <w:rPr>
              <w:lang w:val="en-CA"/>
            </w:rPr>
          </w:rPrChange>
        </w:rPr>
        <w:pPrChange w:id="6682"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6683" w:author="Eric Boisvert" w:date="2015-10-30T06:31:00Z">
            <w:rPr>
              <w:lang w:val="en-CA"/>
            </w:rPr>
          </w:rPrChange>
        </w:rPr>
        <w:pPrChange w:id="6684" w:author="Eric Boisvert" w:date="2015-10-30T06:31:00Z">
          <w:pPr/>
        </w:pPrChange>
      </w:pPr>
      <w:r w:rsidRPr="00174304">
        <w:rPr>
          <w:rFonts w:ascii="Courier New" w:hAnsi="Courier New" w:cs="Courier New"/>
          <w:sz w:val="20"/>
          <w:szCs w:val="20"/>
          <w:lang w:val="en-CA"/>
          <w:rPrChange w:id="6685" w:author="Eric Boisvert" w:date="2015-10-30T06:31:00Z">
            <w:rPr>
              <w:lang w:val="en-CA"/>
            </w:rPr>
          </w:rPrChange>
        </w:rPr>
        <w:t>&lt;/gsmlb:GSML&gt;</w:t>
      </w:r>
      <w:r w:rsidRPr="00174304">
        <w:rPr>
          <w:rFonts w:ascii="Courier New" w:hAnsi="Courier New" w:cs="Courier New"/>
          <w:sz w:val="20"/>
          <w:szCs w:val="20"/>
          <w:lang w:val="en-CA"/>
          <w:rPrChange w:id="6686" w:author="Eric Boisvert" w:date="2015-10-30T06:31:00Z">
            <w:rPr>
              <w:lang w:val="en-CA"/>
            </w:rPr>
          </w:rPrChange>
        </w:rPr>
        <w:tab/>
      </w:r>
    </w:p>
    <w:p w14:paraId="0AD1A072" w14:textId="77777777" w:rsidR="00174304" w:rsidRDefault="00174304" w:rsidP="00A8510C">
      <w:pPr>
        <w:rPr>
          <w:ins w:id="6687" w:author="Eric Boisvert" w:date="2016-04-03T12:28:00Z"/>
          <w:lang w:val="en-CA"/>
        </w:rPr>
      </w:pPr>
    </w:p>
    <w:p w14:paraId="56876531" w14:textId="2A4C7FFD" w:rsidR="00C13B9B" w:rsidRDefault="00513361" w:rsidP="00C13B9B">
      <w:pPr>
        <w:rPr>
          <w:ins w:id="6688" w:author="Eric Boisvert" w:date="2016-02-14T13:37:00Z"/>
          <w:lang w:val="en-CA"/>
        </w:rPr>
      </w:pPr>
      <w:ins w:id="6689" w:author="Eric Boisvert" w:date="2016-04-03T12:28:00Z">
        <w:r>
          <w:rPr>
            <w:lang w:val="en-CA"/>
          </w:rPr>
          <w:t xml:space="preserve">In the third case, the xlink:href contains an identifier that also acts as a location.  In comparison, </w:t>
        </w:r>
      </w:ins>
      <w:ins w:id="6690" w:author="Eric Boisvert" w:date="2016-04-03T12:33:00Z">
        <w:r>
          <w:rPr>
            <w:lang w:val="en-CA"/>
          </w:rPr>
          <w:t>t</w:t>
        </w:r>
      </w:ins>
      <w:ins w:id="6691" w:author="Eric Boisvert" w:date="2016-02-14T13:37:00Z">
        <w:r w:rsidR="00C13B9B">
          <w:rPr>
            <w:lang w:val="en-CA"/>
          </w:rPr>
          <w:t xml:space="preserve">he next example shows yet </w:t>
        </w:r>
      </w:ins>
      <w:ins w:id="6692" w:author="Eric Boisvert" w:date="2016-02-27T14:53:00Z">
        <w:r w:rsidR="00AF7E7A">
          <w:rPr>
            <w:lang w:val="en-CA"/>
          </w:rPr>
          <w:t>an</w:t>
        </w:r>
      </w:ins>
      <w:ins w:id="6693" w:author="Eric Boisvert" w:date="2016-02-14T13:38:00Z">
        <w:r w:rsidR="00C13B9B">
          <w:rPr>
            <w:lang w:val="en-CA"/>
          </w:rPr>
          <w:t>other</w:t>
        </w:r>
      </w:ins>
      <w:ins w:id="6694" w:author="Eric Boisvert" w:date="2016-02-14T13:37:00Z">
        <w:r w:rsidR="00C13B9B">
          <w:rPr>
            <w:lang w:val="en-CA"/>
          </w:rPr>
          <w:t xml:space="preserve"> W3C encoding of a link using a WFS 2.0 request.  While </w:t>
        </w:r>
      </w:ins>
      <w:ins w:id="6695" w:author="Eric Boisvert" w:date="2016-02-27T14:54:00Z">
        <w:r w:rsidR="00AF7E7A">
          <w:rPr>
            <w:lang w:val="en-CA"/>
          </w:rPr>
          <w:t>it</w:t>
        </w:r>
      </w:ins>
      <w:ins w:id="6696" w:author="Eric Boisvert" w:date="2016-02-14T13:37:00Z">
        <w:r w:rsidR="00AF7E7A">
          <w:rPr>
            <w:lang w:val="en-CA"/>
          </w:rPr>
          <w:t xml:space="preserve"> </w:t>
        </w:r>
      </w:ins>
      <w:ins w:id="6697" w:author="Eric Boisvert" w:date="2016-02-27T14:54:00Z">
        <w:r w:rsidR="00AF7E7A">
          <w:rPr>
            <w:lang w:val="en-CA"/>
          </w:rPr>
          <w:t>is an</w:t>
        </w:r>
      </w:ins>
      <w:ins w:id="6698" w:author="Eric Boisvert" w:date="2016-02-14T13:37:00Z">
        <w:r w:rsidR="00C13B9B">
          <w:rPr>
            <w:lang w:val="en-CA"/>
          </w:rPr>
          <w:t xml:space="preserve"> </w:t>
        </w:r>
      </w:ins>
      <w:ins w:id="6699" w:author="Eric Boisvert" w:date="2016-02-27T14:51:00Z">
        <w:r w:rsidR="00AF7E7A">
          <w:rPr>
            <w:lang w:val="en-CA"/>
          </w:rPr>
          <w:t xml:space="preserve">XSD </w:t>
        </w:r>
      </w:ins>
      <w:ins w:id="6700" w:author="Eric Boisvert" w:date="2016-02-14T13:37:00Z">
        <w:r w:rsidR="00AF7E7A">
          <w:rPr>
            <w:lang w:val="en-CA"/>
          </w:rPr>
          <w:t xml:space="preserve">valid encoding, the link </w:t>
        </w:r>
      </w:ins>
      <w:ins w:id="6701" w:author="Eric Boisvert" w:date="2016-02-27T14:54:00Z">
        <w:r w:rsidR="00AF7E7A">
          <w:rPr>
            <w:lang w:val="en-CA"/>
          </w:rPr>
          <w:t>is</w:t>
        </w:r>
      </w:ins>
      <w:ins w:id="6702" w:author="Eric Boisvert" w:date="2016-02-14T13:37:00Z">
        <w:r w:rsidR="00C13B9B">
          <w:rPr>
            <w:lang w:val="en-CA"/>
          </w:rPr>
          <w:t xml:space="preserve"> not</w:t>
        </w:r>
      </w:ins>
      <w:ins w:id="6703" w:author="Eric Boisvert" w:date="2016-02-27T14:54:00Z">
        <w:r w:rsidR="00AF7E7A">
          <w:rPr>
            <w:lang w:val="en-CA"/>
          </w:rPr>
          <w:t xml:space="preserve"> an</w:t>
        </w:r>
      </w:ins>
      <w:ins w:id="6704" w:author="Eric Boisvert" w:date="2016-02-14T13:37:00Z">
        <w:r w:rsidR="00C13B9B">
          <w:rPr>
            <w:lang w:val="en-CA"/>
          </w:rPr>
          <w:t xml:space="preserve"> identifier (although </w:t>
        </w:r>
      </w:ins>
      <w:ins w:id="6705" w:author="Eric Boisvert" w:date="2016-02-27T14:51:00Z">
        <w:r w:rsidR="00AF7E7A">
          <w:rPr>
            <w:lang w:val="en-CA"/>
          </w:rPr>
          <w:t>an identifier might appear somewhere in the</w:t>
        </w:r>
      </w:ins>
      <w:ins w:id="6706"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6707"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6708"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6709" w:author="Eric Boisvert" w:date="2016-02-14T13:37:00Z">
        <w:r w:rsidDel="00C13B9B">
          <w:rPr>
            <w:rFonts w:ascii="Courier New" w:hAnsi="Courier New" w:cs="Courier New"/>
            <w:sz w:val="20"/>
            <w:szCs w:val="20"/>
            <w:lang w:val="en-CA"/>
          </w:rPr>
          <w:delText>m4</w:delText>
        </w:r>
      </w:del>
      <w:ins w:id="6710"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671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671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671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6714"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6715" w:author="Eric Boisvert" w:date="2016-03-06T14:28:00Z"/>
          <w:lang w:val="en-CA"/>
        </w:rPr>
      </w:pPr>
    </w:p>
    <w:p w14:paraId="7C856C8D" w14:textId="16D08CB6" w:rsidR="005171DA" w:rsidRDefault="005171DA" w:rsidP="00A8510C">
      <w:pPr>
        <w:rPr>
          <w:lang w:val="en-CA"/>
        </w:rPr>
      </w:pPr>
      <w:ins w:id="6716" w:author="Eric Boisvert" w:date="2016-03-06T14:28:00Z">
        <w:r>
          <w:rPr>
            <w:lang w:val="en-CA"/>
          </w:rPr>
          <w:t xml:space="preserve">This encoding does not readily tell the client </w:t>
        </w:r>
      </w:ins>
      <w:ins w:id="6717" w:author="Eric Boisvert" w:date="2016-03-06T14:29:00Z">
        <w:r>
          <w:rPr>
            <w:lang w:val="en-CA"/>
          </w:rPr>
          <w:t xml:space="preserve">application </w:t>
        </w:r>
      </w:ins>
      <w:ins w:id="6718" w:author="Eric Boisvert" w:date="2016-04-03T12:33:00Z">
        <w:r w:rsidR="00513361">
          <w:rPr>
            <w:lang w:val="en-CA"/>
          </w:rPr>
          <w:t>the identi</w:t>
        </w:r>
      </w:ins>
      <w:ins w:id="6719" w:author="Sen, Marcus A." w:date="2016-04-13T16:33:00Z">
        <w:r w:rsidR="00EB296B">
          <w:rPr>
            <w:lang w:val="en-CA"/>
          </w:rPr>
          <w:t>t</w:t>
        </w:r>
      </w:ins>
      <w:ins w:id="6720" w:author="Eric Boisvert" w:date="2016-04-03T12:33:00Z">
        <w:del w:id="6721" w:author="Sen, Marcus A." w:date="2016-04-13T16:33:00Z">
          <w:r w:rsidR="00513361" w:rsidDel="00EB296B">
            <w:rPr>
              <w:lang w:val="en-CA"/>
            </w:rPr>
            <w:delText>f</w:delText>
          </w:r>
        </w:del>
        <w:r w:rsidR="00513361">
          <w:rPr>
            <w:lang w:val="en-CA"/>
          </w:rPr>
          <w:t>y of the feature</w:t>
        </w:r>
      </w:ins>
      <w:ins w:id="6722" w:author="Eric Boisvert" w:date="2016-04-03T12:34:00Z">
        <w:r w:rsidR="00513361">
          <w:rPr>
            <w:lang w:val="en-CA"/>
          </w:rPr>
          <w:t xml:space="preserve"> the </w:t>
        </w:r>
        <w:r w:rsidR="008B7B0C" w:rsidRPr="009248F6">
          <w:rPr>
            <w:rFonts w:ascii="Calibri" w:hAnsi="Calibri"/>
            <w:lang w:val="en-CA"/>
            <w:rPrChange w:id="6723" w:author="Eric Boisvert" w:date="2016-04-03T12:35:00Z">
              <w:rPr>
                <w:lang w:val="en-CA"/>
              </w:rPr>
            </w:rPrChange>
          </w:rPr>
          <w:t>gsmlb:</w:t>
        </w:r>
        <w:r w:rsidR="00513361" w:rsidRPr="009248F6">
          <w:rPr>
            <w:rFonts w:ascii="Calibri" w:hAnsi="Calibri"/>
            <w:lang w:val="en-CA"/>
            <w:rPrChange w:id="6724" w:author="Eric Boisvert" w:date="2016-04-03T12:35:00Z">
              <w:rPr>
                <w:lang w:val="en-CA"/>
              </w:rPr>
            </w:rPrChange>
          </w:rPr>
          <w:t>specification</w:t>
        </w:r>
      </w:ins>
      <w:ins w:id="6725" w:author="Eric Boisvert" w:date="2016-03-06T14:28:00Z">
        <w:r>
          <w:rPr>
            <w:lang w:val="en-CA"/>
          </w:rPr>
          <w:t xml:space="preserve"> link</w:t>
        </w:r>
      </w:ins>
      <w:ins w:id="6726" w:author="Eric Boisvert" w:date="2016-04-03T12:34:00Z">
        <w:r w:rsidR="008B7B0C">
          <w:rPr>
            <w:lang w:val="en-CA"/>
          </w:rPr>
          <w:t>s to</w:t>
        </w:r>
      </w:ins>
      <w:ins w:id="6727" w:author="Eric Boisvert" w:date="2016-03-06T14:28:00Z">
        <w:r>
          <w:rPr>
            <w:lang w:val="en-CA"/>
          </w:rPr>
          <w:t xml:space="preserve"> (again, unless </w:t>
        </w:r>
      </w:ins>
      <w:ins w:id="6728" w:author="Eric Boisvert" w:date="2016-03-06T14:29:00Z">
        <w:r w:rsidR="008B7B0C">
          <w:rPr>
            <w:lang w:val="en-CA"/>
          </w:rPr>
          <w:t>it can figure it</w:t>
        </w:r>
      </w:ins>
      <w:ins w:id="6729" w:author="Eric Boisvert" w:date="2016-04-03T12:35:00Z">
        <w:r w:rsidR="008B7B0C">
          <w:rPr>
            <w:lang w:val="en-CA"/>
          </w:rPr>
          <w:t xml:space="preserve"> i</w:t>
        </w:r>
      </w:ins>
      <w:ins w:id="6730" w:author="Eric Boisvert" w:date="2016-03-06T14:29:00Z">
        <w:r>
          <w:rPr>
            <w:lang w:val="en-CA"/>
          </w:rPr>
          <w:t xml:space="preserve">s a WFS request and the ID parameter is a datastore reference to </w:t>
        </w:r>
      </w:ins>
      <w:ins w:id="6731" w:author="Eric Boisvert" w:date="2016-03-06T14:30:00Z">
        <w:r w:rsidRPr="009248F6">
          <w:rPr>
            <w:rFonts w:ascii="Calibri" w:hAnsi="Calibri"/>
            <w:lang w:val="en-CA"/>
            <w:rPrChange w:id="6732" w:author="Eric Boisvert" w:date="2016-04-03T12:35:00Z">
              <w:rPr>
                <w:lang w:val="en-CA"/>
              </w:rPr>
            </w:rPrChange>
          </w:rPr>
          <w:t>GeologicUnit/45247347623</w:t>
        </w:r>
      </w:ins>
      <w:ins w:id="6733" w:author="Eric Boisvert" w:date="2016-03-06T14:34:00Z">
        <w:del w:id="6734" w:author="Sen, Marcus A." w:date="2016-04-13T16:32:00Z">
          <w:r w:rsidDel="00382702">
            <w:rPr>
              <w:lang w:val="en-CA"/>
            </w:rPr>
            <w:delText>)</w:delText>
          </w:r>
        </w:del>
      </w:ins>
      <w:ins w:id="6735" w:author="Eric Boisvert" w:date="2016-03-06T14:35:00Z">
        <w:del w:id="6736" w:author="Sen, Marcus A." w:date="2016-04-13T16:32:00Z">
          <w:r w:rsidDel="00382702">
            <w:rPr>
              <w:lang w:val="en-CA"/>
            </w:rPr>
            <w:delText xml:space="preserve"> </w:delText>
          </w:r>
        </w:del>
      </w:ins>
      <w:ins w:id="6737" w:author="Eric Boisvert" w:date="2016-03-06T14:34:00Z">
        <w:del w:id="6738" w:author="Sen, Marcus A." w:date="2016-04-13T16:32:00Z">
          <w:r w:rsidDel="00382702">
            <w:rPr>
              <w:lang w:val="en-CA"/>
            </w:rPr>
            <w:delText xml:space="preserve"> </w:delText>
          </w:r>
        </w:del>
      </w:ins>
      <w:ins w:id="6739" w:author="Eric Boisvert" w:date="2016-04-03T12:35:00Z">
        <w:del w:id="6740" w:author="Sen, Marcus A." w:date="2016-04-13T16:32:00Z">
          <w:r w:rsidR="008B7B0C" w:rsidDel="00382702">
            <w:rPr>
              <w:lang w:val="en-CA"/>
            </w:rPr>
            <w:delText>and</w:delText>
          </w:r>
        </w:del>
      </w:ins>
      <w:ins w:id="6741" w:author="Sen, Marcus A." w:date="2016-04-13T16:32:00Z">
        <w:r w:rsidR="00382702">
          <w:rPr>
            <w:lang w:val="en-CA"/>
          </w:rPr>
          <w:t>) and</w:t>
        </w:r>
      </w:ins>
      <w:ins w:id="6742" w:author="Eric Boisvert" w:date="2016-04-03T12:35:00Z">
        <w:r w:rsidR="008B7B0C">
          <w:rPr>
            <w:lang w:val="en-CA"/>
          </w:rPr>
          <w:t xml:space="preserve"> encodes the identity of the linked feature to a specific API</w:t>
        </w:r>
      </w:ins>
      <w:ins w:id="6743" w:author="Eric Boisvert" w:date="2016-03-06T14:35:00Z">
        <w:r>
          <w:rPr>
            <w:lang w:val="en-CA"/>
          </w:rPr>
          <w:t>.</w:t>
        </w:r>
      </w:ins>
    </w:p>
    <w:p w14:paraId="308DAA23" w14:textId="2D207AA0" w:rsidR="003E6590" w:rsidRDefault="00B95F74" w:rsidP="00A8510C">
      <w:pPr>
        <w:rPr>
          <w:ins w:id="6744" w:author="Eric Boisvert" w:date="2016-02-14T13:42:00Z"/>
          <w:lang w:val="en-CA"/>
        </w:rPr>
      </w:pPr>
      <w:del w:id="6745"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6746"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6747" w:author="Eric Boisvert" w:date="2016-04-03T12:43:00Z">
        <w:r w:rsidR="0099305B" w:rsidDel="008B7B0C">
          <w:rPr>
            <w:lang w:val="en-CA"/>
          </w:rPr>
          <w:delText>requires</w:delText>
        </w:r>
        <w:r w:rsidR="003E6590" w:rsidDel="008B7B0C">
          <w:rPr>
            <w:lang w:val="en-CA"/>
          </w:rPr>
          <w:delText xml:space="preserve"> </w:delText>
        </w:r>
      </w:del>
      <w:ins w:id="6748"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6749"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6750"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6751" w:author="Eric Boisvert" w:date="2016-04-03T12:45:00Z">
              <w:r w:rsidRPr="00106124" w:rsidDel="00353645">
                <w:rPr>
                  <w:rStyle w:val="reqtext"/>
                  <w:lang w:val="en-CA"/>
                </w:rPr>
                <w:delText xml:space="preserve">with </w:delText>
              </w:r>
            </w:del>
            <w:ins w:id="6752"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6753" w:author="Boisvert, Eric" w:date="2016-03-29T09:16:00Z">
              <w:r w:rsidR="00B8253A">
                <w:rPr>
                  <w:rStyle w:val="reqtext"/>
                  <w:lang w:val="en-CA"/>
                </w:rPr>
                <w:t>.</w:t>
              </w:r>
            </w:ins>
          </w:p>
        </w:tc>
      </w:tr>
    </w:tbl>
    <w:p w14:paraId="64B30BCC" w14:textId="77777777" w:rsidR="00106124" w:rsidRDefault="00106124" w:rsidP="00AD7649">
      <w:pPr>
        <w:rPr>
          <w:ins w:id="6754" w:author="Eric Boisvert" w:date="2015-10-30T06:47:00Z"/>
          <w:lang w:val="en-CA"/>
        </w:rPr>
      </w:pPr>
      <w:r>
        <w:rPr>
          <w:lang w:val="en-CA"/>
        </w:rPr>
        <w:t xml:space="preserve"> </w:t>
      </w:r>
    </w:p>
    <w:p w14:paraId="00A2CAF8" w14:textId="77777777" w:rsidR="00652E95" w:rsidRDefault="00652E95" w:rsidP="00652E95">
      <w:pPr>
        <w:pStyle w:val="Heading3"/>
        <w:rPr>
          <w:ins w:id="6755" w:author="Eric Boisvert" w:date="2015-10-30T06:47:00Z"/>
          <w:lang w:val="en-CA"/>
        </w:rPr>
      </w:pPr>
      <w:bookmarkStart w:id="6756" w:name="_Toc448330006"/>
      <w:ins w:id="6757" w:author="Eric Boisvert" w:date="2015-10-30T06:47:00Z">
        <w:r>
          <w:rPr>
            <w:lang w:val="en-CA"/>
          </w:rPr>
          <w:t>CodeList</w:t>
        </w:r>
        <w:bookmarkEnd w:id="6756"/>
      </w:ins>
    </w:p>
    <w:p w14:paraId="00512E31" w14:textId="77777777" w:rsidR="00652E95" w:rsidRDefault="00652E95" w:rsidP="00652E95">
      <w:pPr>
        <w:rPr>
          <w:ins w:id="6758" w:author="Eric Boisvert" w:date="2015-10-30T06:47:00Z"/>
          <w:lang w:val="en-CA"/>
        </w:rPr>
      </w:pPr>
    </w:p>
    <w:p w14:paraId="4565B3B7" w14:textId="50D2BCA8" w:rsidR="00652E95" w:rsidRDefault="00652E95" w:rsidP="00652E95">
      <w:pPr>
        <w:rPr>
          <w:ins w:id="6759" w:author="Eric Boisvert" w:date="2015-10-30T06:47:00Z"/>
          <w:lang w:val="en-CA"/>
        </w:rPr>
      </w:pPr>
      <w:ins w:id="6760" w:author="Eric Boisvert" w:date="2015-10-30T06:47:00Z">
        <w:r>
          <w:rPr>
            <w:lang w:val="en-CA"/>
          </w:rPr>
          <w:t>Code List</w:t>
        </w:r>
      </w:ins>
      <w:ins w:id="6761" w:author="Eric Boisvert" w:date="2016-02-14T14:37:00Z">
        <w:r w:rsidR="00D70F03">
          <w:rPr>
            <w:lang w:val="en-CA"/>
          </w:rPr>
          <w:t>s</w:t>
        </w:r>
      </w:ins>
      <w:ins w:id="6762"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del w:id="6763" w:author="Sen, Marcus A." w:date="2016-04-13T16:33:00Z">
          <w:r w:rsidDel="00EB296B">
            <w:rPr>
              <w:lang w:val="en-CA"/>
            </w:rPr>
            <w:delText>XLINK  (</w:delText>
          </w:r>
        </w:del>
      </w:ins>
      <w:ins w:id="6764" w:author="Sen, Marcus A." w:date="2016-04-13T16:33:00Z">
        <w:r w:rsidR="00EB296B">
          <w:rPr>
            <w:lang w:val="en-CA"/>
          </w:rPr>
          <w:t>XLINK (</w:t>
        </w:r>
      </w:ins>
      <w:ins w:id="6765" w:author="Eric Boisvert" w:date="2015-10-30T06:47:00Z">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del w:id="6766" w:author="Sen, Marcus A." w:date="2016-04-13T16:33:00Z">
          <w:r w:rsidDel="00EB296B">
            <w:rPr>
              <w:lang w:val="en-CA"/>
            </w:rPr>
            <w:delText xml:space="preserve">) . </w:delText>
          </w:r>
        </w:del>
      </w:ins>
      <w:ins w:id="6767" w:author="Sen, Marcus A." w:date="2016-04-13T16:33:00Z">
        <w:r w:rsidR="00EB296B">
          <w:rPr>
            <w:lang w:val="en-CA"/>
          </w:rPr>
          <w:t xml:space="preserve">). </w:t>
        </w:r>
      </w:ins>
      <w:ins w:id="6768" w:author="Eric Boisvert" w:date="2015-10-30T06:47:00Z">
        <w:r>
          <w:rPr>
            <w:lang w:val="en-CA"/>
          </w:rPr>
          <w:t>A vocabulary</w:t>
        </w:r>
      </w:ins>
      <w:ins w:id="6769" w:author="Eric Boisvert" w:date="2016-01-20T05:31:00Z">
        <w:r w:rsidR="00B95F74">
          <w:rPr>
            <w:lang w:val="en-CA"/>
          </w:rPr>
          <w:t xml:space="preserve"> term</w:t>
        </w:r>
      </w:ins>
      <w:ins w:id="6770" w:author="Eric Boisvert" w:date="2015-10-30T06:47:00Z">
        <w:r w:rsidR="00D70F03">
          <w:rPr>
            <w:lang w:val="en-CA"/>
          </w:rPr>
          <w:t xml:space="preserve"> reference ha</w:t>
        </w:r>
      </w:ins>
      <w:ins w:id="6771" w:author="Eric Boisvert" w:date="2016-02-14T14:37:00Z">
        <w:r w:rsidR="00D70F03">
          <w:rPr>
            <w:lang w:val="en-CA"/>
          </w:rPr>
          <w:t>s</w:t>
        </w:r>
      </w:ins>
      <w:ins w:id="6772" w:author="Eric Boisvert" w:date="2015-10-30T06:47:00Z">
        <w:r>
          <w:rPr>
            <w:lang w:val="en-CA"/>
          </w:rPr>
          <w:t xml:space="preserve"> xlink:href and xlink:title as mandatory attributes.</w:t>
        </w:r>
      </w:ins>
    </w:p>
    <w:p w14:paraId="69AC555F" w14:textId="77777777" w:rsidR="00652E95" w:rsidRDefault="00652E95" w:rsidP="00652E95">
      <w:pPr>
        <w:rPr>
          <w:ins w:id="6773" w:author="Eric Boisvert" w:date="2015-10-30T06:47:00Z"/>
          <w:rFonts w:ascii="Consolas" w:hAnsi="Consolas" w:cs="Consolas"/>
          <w:sz w:val="20"/>
          <w:szCs w:val="20"/>
          <w:lang w:val="en-CA"/>
        </w:rPr>
      </w:pPr>
      <w:ins w:id="6774" w:author="Eric Boisvert" w:date="2015-10-30T06:47:00Z">
        <w:r w:rsidRPr="008D2309">
          <w:rPr>
            <w:rFonts w:ascii="Consolas" w:hAnsi="Consolas" w:cs="Consolas"/>
            <w:sz w:val="20"/>
            <w:szCs w:val="20"/>
            <w:lang w:val="en-CA"/>
          </w:rPr>
          <w:t>&lt;gsmlb:lithology xlink:href="</w:t>
        </w:r>
        <w:commentRangeStart w:id="6775"/>
        <w:r w:rsidRPr="008D2309">
          <w:rPr>
            <w:rFonts w:ascii="Consolas" w:hAnsi="Consolas" w:cs="Consolas"/>
            <w:sz w:val="20"/>
            <w:szCs w:val="20"/>
            <w:lang w:val="en-CA"/>
          </w:rPr>
          <w:t>http://resource.geosciml.org/classifier/cgi/simplelithology/mudstone</w:t>
        </w:r>
        <w:commentRangeEnd w:id="6775"/>
        <w:r>
          <w:rPr>
            <w:rStyle w:val="CommentReference"/>
          </w:rPr>
          <w:commentReference w:id="6775"/>
        </w:r>
        <w:r w:rsidRPr="008D2309">
          <w:rPr>
            <w:rFonts w:ascii="Consolas" w:hAnsi="Consolas" w:cs="Consolas"/>
            <w:sz w:val="20"/>
            <w:szCs w:val="20"/>
            <w:lang w:val="en-CA"/>
          </w:rPr>
          <w:t>" xlink:title="mudstone"/&gt;</w:t>
        </w:r>
      </w:ins>
    </w:p>
    <w:p w14:paraId="13540271" w14:textId="4D0DCD42" w:rsidR="00652E95" w:rsidRDefault="00652E95" w:rsidP="00652E95">
      <w:pPr>
        <w:rPr>
          <w:ins w:id="6776" w:author="Eric Boisvert" w:date="2015-10-30T06:47:00Z"/>
          <w:lang w:val="en-CA"/>
        </w:rPr>
      </w:pPr>
      <w:ins w:id="6777" w:author="Eric Boisvert" w:date="2015-10-30T06:47:00Z">
        <w:r>
          <w:rPr>
            <w:lang w:val="en-CA"/>
          </w:rPr>
          <w:t xml:space="preserve">The xlink:href contains an absolute HTTP URI that </w:t>
        </w:r>
      </w:ins>
      <w:ins w:id="6778" w:author="Eric Boisvert" w:date="2016-01-24T13:41:00Z">
        <w:r w:rsidR="0099305B">
          <w:rPr>
            <w:lang w:val="en-CA"/>
          </w:rPr>
          <w:t>should</w:t>
        </w:r>
      </w:ins>
      <w:ins w:id="6779" w:author="Eric Boisvert" w:date="2015-10-30T06:47:00Z">
        <w:r>
          <w:rPr>
            <w:lang w:val="en-CA"/>
          </w:rPr>
          <w:t xml:space="preserve"> resolve to a resource</w:t>
        </w:r>
      </w:ins>
      <w:ins w:id="6780" w:author="Eric Boisvert" w:date="2016-01-24T13:41:00Z">
        <w:r w:rsidR="0099305B">
          <w:rPr>
            <w:lang w:val="en-CA"/>
          </w:rPr>
          <w:t xml:space="preserve"> representation</w:t>
        </w:r>
      </w:ins>
      <w:ins w:id="6781"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6782"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6783"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6784" w:author="Eric Boisvert" w:date="2015-10-30T06:48:00Z"/>
                <w:rStyle w:val="requri"/>
                <w:lang w:val="en-CA"/>
              </w:rPr>
            </w:pPr>
            <w:ins w:id="6785"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6786" w:author="Eric Boisvert" w:date="2015-10-30T06:48:00Z"/>
                <w:rStyle w:val="reqtext"/>
                <w:lang w:val="en-CA"/>
              </w:rPr>
            </w:pPr>
            <w:ins w:id="6787" w:author="Eric Boisvert" w:date="2015-10-30T06:48:00Z">
              <w:r w:rsidRPr="00106124">
                <w:rPr>
                  <w:rStyle w:val="reqtext"/>
                  <w:lang w:val="en-CA"/>
                </w:rPr>
                <w:t xml:space="preserve">Vocabulary term </w:t>
              </w:r>
            </w:ins>
            <w:ins w:id="6788" w:author="Eric Boisvert" w:date="2016-03-25T17:16:00Z">
              <w:r w:rsidR="0063099F">
                <w:rPr>
                  <w:rStyle w:val="reqtext"/>
                  <w:lang w:val="en-CA"/>
                </w:rPr>
                <w:t>SHALL</w:t>
              </w:r>
            </w:ins>
            <w:ins w:id="6789"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6790" w:author="Boisvert, Eric" w:date="2016-03-29T09:17:00Z">
              <w:r w:rsidR="00B8253A">
                <w:rPr>
                  <w:rStyle w:val="reqtext"/>
                  <w:lang w:val="en-CA"/>
                </w:rPr>
                <w:t>.</w:t>
              </w:r>
            </w:ins>
          </w:p>
        </w:tc>
      </w:tr>
    </w:tbl>
    <w:p w14:paraId="7BEF1021" w14:textId="77777777" w:rsidR="00160943" w:rsidRDefault="00160943" w:rsidP="00160943">
      <w:pPr>
        <w:rPr>
          <w:ins w:id="679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6792" w:author="Eric Boisvert" w:date="2015-10-30T05:38:00Z"/>
          <w:lang w:val="en-CA"/>
        </w:rPr>
      </w:pPr>
      <w:del w:id="679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bookmarkStart w:id="6794" w:name="_Toc448329473"/>
        <w:bookmarkStart w:id="6795" w:name="_Toc448329621"/>
        <w:bookmarkStart w:id="6796" w:name="_Toc448330007"/>
        <w:bookmarkEnd w:id="6794"/>
        <w:bookmarkEnd w:id="6795"/>
        <w:bookmarkEnd w:id="6796"/>
      </w:del>
    </w:p>
    <w:p w14:paraId="64968F64" w14:textId="1891DA56" w:rsidR="00380908" w:rsidDel="00E97666" w:rsidRDefault="008D2309" w:rsidP="00AD7649">
      <w:pPr>
        <w:rPr>
          <w:del w:id="6797" w:author="Eric Boisvert" w:date="2015-10-30T05:38:00Z"/>
          <w:rFonts w:ascii="Consolas" w:hAnsi="Consolas" w:cs="Consolas"/>
          <w:sz w:val="20"/>
          <w:szCs w:val="20"/>
          <w:lang w:val="en-CA"/>
        </w:rPr>
      </w:pPr>
      <w:del w:id="6798" w:author="Eric Boisvert" w:date="2015-10-30T05:38:00Z">
        <w:r w:rsidRPr="008D2309" w:rsidDel="00E97666">
          <w:rPr>
            <w:rFonts w:ascii="Consolas" w:hAnsi="Consolas" w:cs="Consolas"/>
            <w:sz w:val="20"/>
            <w:szCs w:val="20"/>
            <w:lang w:val="en-CA"/>
          </w:rPr>
          <w:delText>&lt;gsmlb:lithology xlink:href="</w:delText>
        </w:r>
        <w:commentRangeStart w:id="6799"/>
        <w:r w:rsidRPr="008D2309" w:rsidDel="00E97666">
          <w:rPr>
            <w:rFonts w:ascii="Consolas" w:hAnsi="Consolas" w:cs="Consolas"/>
            <w:sz w:val="20"/>
            <w:szCs w:val="20"/>
            <w:lang w:val="en-CA"/>
          </w:rPr>
          <w:delText>http://resource.geosciml.org/classifier/cgi/simplelithology/mudstone</w:delText>
        </w:r>
        <w:commentRangeEnd w:id="6799"/>
        <w:r w:rsidR="008D1584" w:rsidDel="00E97666">
          <w:rPr>
            <w:rStyle w:val="CommentReference"/>
          </w:rPr>
          <w:commentReference w:id="6799"/>
        </w:r>
        <w:r w:rsidRPr="008D2309" w:rsidDel="00E97666">
          <w:rPr>
            <w:rFonts w:ascii="Consolas" w:hAnsi="Consolas" w:cs="Consolas"/>
            <w:sz w:val="20"/>
            <w:szCs w:val="20"/>
            <w:lang w:val="en-CA"/>
          </w:rPr>
          <w:delText>" xlink:title="mudstone"/&gt;</w:delText>
        </w:r>
        <w:bookmarkStart w:id="6800" w:name="_Toc448329474"/>
        <w:bookmarkStart w:id="6801" w:name="_Toc448329622"/>
        <w:bookmarkStart w:id="6802" w:name="_Toc448330008"/>
        <w:bookmarkEnd w:id="6800"/>
        <w:bookmarkEnd w:id="6801"/>
        <w:bookmarkEnd w:id="6802"/>
      </w:del>
    </w:p>
    <w:p w14:paraId="7F07D54D" w14:textId="52829D98" w:rsidR="008D2309" w:rsidDel="00E97666" w:rsidRDefault="00106124" w:rsidP="00AD7649">
      <w:pPr>
        <w:rPr>
          <w:del w:id="6803" w:author="Eric Boisvert" w:date="2015-10-30T05:38:00Z"/>
          <w:lang w:val="en-CA"/>
        </w:rPr>
      </w:pPr>
      <w:del w:id="6804"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bookmarkStart w:id="6805" w:name="_Toc448329475"/>
        <w:bookmarkStart w:id="6806" w:name="_Toc448329623"/>
        <w:bookmarkStart w:id="6807" w:name="_Toc448330009"/>
        <w:bookmarkEnd w:id="6805"/>
        <w:bookmarkEnd w:id="6806"/>
        <w:bookmarkEnd w:id="6807"/>
      </w:del>
    </w:p>
    <w:p w14:paraId="6594FBA4" w14:textId="22FFAEE2" w:rsidR="00E966AA" w:rsidRDefault="008C6C76" w:rsidP="00385662">
      <w:pPr>
        <w:pStyle w:val="Heading3"/>
        <w:rPr>
          <w:lang w:val="en-CA"/>
        </w:rPr>
      </w:pPr>
      <w:bookmarkStart w:id="6808" w:name="_Toc448330010"/>
      <w:r>
        <w:rPr>
          <w:lang w:val="en-CA"/>
        </w:rPr>
        <w:t>Identifiers</w:t>
      </w:r>
      <w:bookmarkEnd w:id="6808"/>
    </w:p>
    <w:p w14:paraId="4DD0F239" w14:textId="77777777" w:rsidR="00370329" w:rsidRDefault="00370329" w:rsidP="00AD7649">
      <w:pPr>
        <w:rPr>
          <w:ins w:id="6809" w:author="Eric Boisvert" w:date="2016-03-26T14:38:00Z"/>
          <w:lang w:val="en-CA"/>
        </w:rPr>
      </w:pPr>
    </w:p>
    <w:p w14:paraId="35FFE370" w14:textId="490102C9" w:rsidR="00DB594D" w:rsidRDefault="00DB594D" w:rsidP="00AD7649">
      <w:pPr>
        <w:rPr>
          <w:lang w:val="en-CA"/>
        </w:rPr>
      </w:pPr>
      <w:ins w:id="6810" w:author="Eric Boisvert" w:date="2016-03-26T14:38:00Z">
        <w:r>
          <w:rPr>
            <w:lang w:val="en-CA"/>
          </w:rPr>
          <w:t>Gml:identifier</w:t>
        </w:r>
      </w:ins>
      <w:ins w:id="6811" w:author="Eric Boisvert" w:date="2016-03-26T14:39:00Z">
        <w:r>
          <w:rPr>
            <w:lang w:val="en-CA"/>
          </w:rPr>
          <w:t>’s identified with the specific codeSpace “</w:t>
        </w:r>
        <w:r w:rsidRPr="00DB594D">
          <w:rPr>
            <w:rStyle w:val="reqtext"/>
            <w:rPrChange w:id="6812" w:author="Eric Boisvert" w:date="2016-03-26T14:39:00Z">
              <w:rPr>
                <w:lang w:val="en-CA"/>
              </w:rPr>
            </w:rPrChange>
          </w:rPr>
          <w:t>http://www.ietf.org/rfc/rfc2616</w:t>
        </w:r>
        <w:r>
          <w:rPr>
            <w:lang w:val="en-CA"/>
          </w:rPr>
          <w:t xml:space="preserve">” shall be resolvable HTTP URI that return an instance of </w:t>
        </w:r>
      </w:ins>
      <w:ins w:id="6813" w:author="Eric Boisvert" w:date="2016-03-26T14:41:00Z">
        <w:r>
          <w:rPr>
            <w:lang w:val="en-CA"/>
          </w:rPr>
          <w:t>itself.</w:t>
        </w:r>
      </w:ins>
    </w:p>
    <w:p w14:paraId="4980DCF9" w14:textId="67ADC14D" w:rsidR="008C6C76" w:rsidRDefault="008C6C76" w:rsidP="00AD7649">
      <w:pPr>
        <w:rPr>
          <w:lang w:val="en-CA"/>
        </w:rPr>
      </w:pPr>
      <w:del w:id="6814" w:author="Eric Boisvert" w:date="2016-03-26T14:41:00Z">
        <w:r w:rsidDel="00DB594D">
          <w:rPr>
            <w:lang w:val="en-CA"/>
          </w:rPr>
          <w:delText xml:space="preserve">Feature identifiers shall be encoded as gml:identifier which value is </w:delText>
        </w:r>
        <w:commentRangeStart w:id="6815"/>
        <w:r w:rsidDel="00DB594D">
          <w:rPr>
            <w:lang w:val="en-CA"/>
          </w:rPr>
          <w:delText>a Linked Open Data resource identifier</w:delText>
        </w:r>
        <w:commentRangeEnd w:id="6815"/>
        <w:r w:rsidR="0068411B" w:rsidDel="00DB594D">
          <w:rPr>
            <w:rStyle w:val="CommentReference"/>
          </w:rPr>
          <w:commentReference w:id="6815"/>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816"/>
            <w:r>
              <w:rPr>
                <w:rStyle w:val="reqtext"/>
                <w:lang w:val="en-CA"/>
              </w:rPr>
              <w:t xml:space="preserve">Feature identifiers (unique name) provided in gml:identifier </w:t>
            </w:r>
            <w:ins w:id="6817" w:author="Eric Boisvert" w:date="2016-03-26T14:40:00Z">
              <w:r w:rsidR="00DB594D">
                <w:rPr>
                  <w:rStyle w:val="reqtext"/>
                  <w:lang w:val="en-CA"/>
                </w:rPr>
                <w:t>and codeSpace = “</w:t>
              </w:r>
            </w:ins>
            <w:ins w:id="6818" w:author="Eric Boisvert" w:date="2016-03-26T14:41:00Z">
              <w:r w:rsidR="00DB594D" w:rsidRPr="00DB594D">
                <w:rPr>
                  <w:rStyle w:val="reqtext"/>
                  <w:lang w:val="en-CA"/>
                </w:rPr>
                <w:t>http://www.ietf.org/rfc/rfc2616</w:t>
              </w:r>
            </w:ins>
            <w:ins w:id="6819"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816"/>
            <w:r>
              <w:rPr>
                <w:rStyle w:val="CommentReference"/>
                <w:rFonts w:ascii="Times New Roman" w:eastAsia="Times New Roman" w:hAnsi="Times New Roman"/>
                <w:lang w:val="en-US" w:eastAsia="en-US"/>
              </w:rPr>
              <w:commentReference w:id="6816"/>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6820" w:author="Eric Boisvert" w:date="2016-02-14T14:38:00Z">
        <w:r w:rsidR="00D70F03" w:rsidRPr="008C6C76" w:rsidDel="00D70F03">
          <w:rPr>
            <w:rFonts w:ascii="Consolas" w:hAnsi="Consolas" w:cs="Consolas"/>
            <w:color w:val="000000"/>
            <w:sz w:val="20"/>
            <w:szCs w:val="20"/>
            <w:highlight w:val="white"/>
            <w:lang w:val="fr-CA"/>
          </w:rPr>
          <w:t xml:space="preserve"> </w:t>
        </w:r>
      </w:ins>
      <w:del w:id="6821" w:author="Eric Boisvert" w:date="2016-02-14T14:38:00Z">
        <w:r w:rsidRPr="008C6C76" w:rsidDel="00D70F03">
          <w:rPr>
            <w:rFonts w:ascii="Consolas" w:hAnsi="Consolas" w:cs="Consolas"/>
            <w:color w:val="000000"/>
            <w:sz w:val="20"/>
            <w:szCs w:val="20"/>
            <w:highlight w:val="white"/>
            <w:lang w:val="fr-CA"/>
          </w:rPr>
          <w:delText>http://data.geoscience.gov.xx</w:delText>
        </w:r>
      </w:del>
      <w:ins w:id="6822" w:author="Eric Boisvert" w:date="2016-03-26T14:41:00Z">
        <w:r w:rsidR="00DB594D" w:rsidRPr="007C5519">
          <w:rPr>
            <w:lang w:val="fr-CA"/>
            <w:rPrChange w:id="6823"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6824"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6825" w:author="Eric Boisvert" w:date="2016-03-26T14:42:00Z"/>
          <w:lang w:val="en-CA"/>
          <w:rPrChange w:id="6826" w:author="Boisvert, Eric" w:date="2016-03-29T07:53:00Z">
            <w:rPr>
              <w:ins w:id="6827" w:author="Eric Boisvert" w:date="2016-03-26T14:42:00Z"/>
              <w:lang w:val="fr-CA"/>
            </w:rPr>
          </w:rPrChange>
        </w:rPr>
      </w:pPr>
      <w:ins w:id="6828" w:author="Eric Boisvert" w:date="2016-03-26T14:42:00Z">
        <w:r w:rsidRPr="007C5519">
          <w:rPr>
            <w:lang w:val="en-CA"/>
            <w:rPrChange w:id="6829" w:author="Boisvert, Eric" w:date="2016-03-29T07:53:00Z">
              <w:rPr>
                <w:lang w:val="fr-CA"/>
              </w:rPr>
            </w:rPrChange>
          </w:rPr>
          <w:t xml:space="preserve">Resolving </w:t>
        </w:r>
        <w:r>
          <w:rPr>
            <w:lang w:val="fr-CA"/>
          </w:rPr>
          <w:fldChar w:fldCharType="begin"/>
        </w:r>
        <w:r w:rsidRPr="007C5519">
          <w:rPr>
            <w:lang w:val="en-CA"/>
            <w:rPrChange w:id="6830"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6831"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6832" w:author="Boisvert, Eric" w:date="2016-03-29T07:53:00Z">
              <w:rPr>
                <w:lang w:val="fr-CA"/>
              </w:rPr>
            </w:rPrChange>
          </w:rPr>
          <w:t xml:space="preserve">  shall return </w:t>
        </w:r>
      </w:ins>
    </w:p>
    <w:p w14:paraId="4D149DE6" w14:textId="77777777" w:rsidR="00DB594D" w:rsidRPr="00DB594D" w:rsidRDefault="00DB594D" w:rsidP="00DB594D">
      <w:pPr>
        <w:contextualSpacing/>
        <w:rPr>
          <w:ins w:id="6833" w:author="Eric Boisvert" w:date="2016-03-26T14:43:00Z"/>
          <w:rStyle w:val="reqtext"/>
          <w:rPrChange w:id="6834" w:author="Eric Boisvert" w:date="2016-03-26T14:43:00Z">
            <w:rPr>
              <w:ins w:id="6835" w:author="Eric Boisvert" w:date="2016-03-26T14:43:00Z"/>
              <w:rFonts w:ascii="Courier New" w:hAnsi="Courier New" w:cs="Courier New"/>
              <w:sz w:val="20"/>
              <w:szCs w:val="20"/>
              <w:lang w:val="en-CA"/>
            </w:rPr>
          </w:rPrChange>
        </w:rPr>
      </w:pPr>
      <w:ins w:id="6836" w:author="Eric Boisvert" w:date="2016-03-26T14:43:00Z">
        <w:r w:rsidRPr="00DB594D">
          <w:rPr>
            <w:rStyle w:val="reqtext"/>
            <w:rPrChange w:id="6837" w:author="Eric Boisvert" w:date="2016-03-26T14:43:00Z">
              <w:rPr>
                <w:rFonts w:ascii="Courier New" w:hAnsi="Courier New" w:cs="Courier New"/>
                <w:sz w:val="20"/>
                <w:szCs w:val="20"/>
                <w:lang w:val="en-CA"/>
              </w:rPr>
            </w:rPrChange>
          </w:rPr>
          <w:t>&lt;gsmlb:GeologicUnit gml:id="G1"&gt;</w:t>
        </w:r>
      </w:ins>
    </w:p>
    <w:p w14:paraId="049D8AD4" w14:textId="27600CDB" w:rsidR="00DB594D" w:rsidRPr="00681BCD" w:rsidRDefault="00DB594D" w:rsidP="00AD7649">
      <w:pPr>
        <w:rPr>
          <w:ins w:id="6838" w:author="Eric Boisvert" w:date="2016-03-26T14:43:00Z"/>
          <w:rStyle w:val="reqtext"/>
          <w:rPrChange w:id="6839" w:author="Boisvert, Eric" w:date="2016-04-04T08:50:00Z">
            <w:rPr>
              <w:ins w:id="6840" w:author="Eric Boisvert" w:date="2016-03-26T14:43:00Z"/>
              <w:lang w:val="fr-CA"/>
            </w:rPr>
          </w:rPrChange>
        </w:rPr>
      </w:pPr>
      <w:ins w:id="6841" w:author="Eric Boisvert" w:date="2016-03-26T14:43:00Z">
        <w:r w:rsidRPr="00681BCD">
          <w:rPr>
            <w:rStyle w:val="reqtext"/>
            <w:rPrChange w:id="6842" w:author="Boisvert, Eric" w:date="2016-04-04T08:50:00Z">
              <w:rPr>
                <w:lang w:val="fr-CA"/>
              </w:rPr>
            </w:rPrChange>
          </w:rPr>
          <w:t>(…)</w:t>
        </w:r>
      </w:ins>
    </w:p>
    <w:p w14:paraId="2AD9F664" w14:textId="77777777" w:rsidR="00DB594D" w:rsidRPr="00681BCD" w:rsidRDefault="00DB594D" w:rsidP="00DB594D">
      <w:pPr>
        <w:rPr>
          <w:ins w:id="6843" w:author="Eric Boisvert" w:date="2016-03-26T14:43:00Z"/>
          <w:rStyle w:val="reqtext"/>
          <w:rPrChange w:id="6844" w:author="Boisvert, Eric" w:date="2016-04-04T08:50:00Z">
            <w:rPr>
              <w:ins w:id="6845" w:author="Eric Boisvert" w:date="2016-03-26T14:43:00Z"/>
              <w:rFonts w:ascii="Consolas" w:hAnsi="Consolas" w:cs="Consolas"/>
              <w:color w:val="0000FF"/>
              <w:sz w:val="20"/>
              <w:szCs w:val="20"/>
              <w:lang w:val="fr-CA"/>
            </w:rPr>
          </w:rPrChange>
        </w:rPr>
      </w:pPr>
      <w:ins w:id="6846" w:author="Eric Boisvert" w:date="2016-03-26T14:43:00Z">
        <w:r w:rsidRPr="00681BCD">
          <w:rPr>
            <w:rStyle w:val="reqtext"/>
            <w:highlight w:val="white"/>
            <w:rPrChange w:id="6847" w:author="Boisvert, Eric" w:date="2016-04-04T08:50:00Z">
              <w:rPr>
                <w:rFonts w:ascii="Consolas" w:hAnsi="Consolas" w:cs="Consolas"/>
                <w:color w:val="0000FF"/>
                <w:sz w:val="20"/>
                <w:szCs w:val="20"/>
                <w:highlight w:val="white"/>
                <w:lang w:val="fr-CA"/>
              </w:rPr>
            </w:rPrChange>
          </w:rPr>
          <w:t>&lt;gml:identifier codeSpace="</w:t>
        </w:r>
        <w:r w:rsidRPr="00681BCD" w:rsidDel="00D70F03">
          <w:rPr>
            <w:rStyle w:val="reqtext"/>
            <w:highlight w:val="white"/>
            <w:rPrChange w:id="6848" w:author="Boisvert, Eric" w:date="2016-04-04T08:50:00Z">
              <w:rPr>
                <w:rFonts w:ascii="Consolas" w:hAnsi="Consolas" w:cs="Consolas"/>
                <w:color w:val="000000"/>
                <w:sz w:val="20"/>
                <w:szCs w:val="20"/>
                <w:highlight w:val="white"/>
                <w:lang w:val="fr-CA"/>
              </w:rPr>
            </w:rPrChange>
          </w:rPr>
          <w:t xml:space="preserve"> </w:t>
        </w:r>
        <w:r w:rsidRPr="007C5519">
          <w:rPr>
            <w:rStyle w:val="reqtext"/>
            <w:lang w:val="fr-CA"/>
            <w:rPrChange w:id="6849" w:author="Boisvert, Eric" w:date="2016-03-29T07:53:00Z">
              <w:rPr/>
            </w:rPrChange>
          </w:rPr>
          <w:t xml:space="preserve"> http://www.ietf.org/rfc/rfc2616</w:t>
        </w:r>
        <w:r w:rsidRPr="00681BCD">
          <w:rPr>
            <w:rStyle w:val="reqtext"/>
            <w:highlight w:val="white"/>
            <w:rPrChange w:id="6850" w:author="Boisvert, Eric" w:date="2016-04-04T08:50:00Z">
              <w:rPr>
                <w:rFonts w:ascii="Consolas" w:hAnsi="Consolas" w:cs="Consolas"/>
                <w:color w:val="000000"/>
                <w:sz w:val="20"/>
                <w:szCs w:val="20"/>
                <w:highlight w:val="white"/>
                <w:lang w:val="fr-CA"/>
              </w:rPr>
            </w:rPrChange>
          </w:rPr>
          <w:t>/"&gt;</w:t>
        </w:r>
        <w:r w:rsidRPr="00DB594D">
          <w:rPr>
            <w:rStyle w:val="reqtext"/>
            <w:rPrChange w:id="6851" w:author="Eric Boisvert" w:date="2016-03-26T14:43:00Z">
              <w:rPr/>
            </w:rPrChange>
          </w:rPr>
          <w:fldChar w:fldCharType="begin"/>
        </w:r>
        <w:r w:rsidRPr="00681BCD">
          <w:rPr>
            <w:rStyle w:val="reqtext"/>
            <w:rPrChange w:id="6852" w:author="Boisvert, Eric" w:date="2016-04-04T08:50:00Z">
              <w:rPr>
                <w:lang w:val="fr-CA"/>
              </w:rPr>
            </w:rPrChange>
          </w:rPr>
          <w:instrText xml:space="preserve"> HYPERLINK "http://data.geoscience.gov.xx/feature/asc/geologicunit/stratno/25947%3c/gml:identifier" </w:instrText>
        </w:r>
        <w:r w:rsidRPr="00DB594D">
          <w:rPr>
            <w:rStyle w:val="reqtext"/>
            <w:rPrChange w:id="6853" w:author="Eric Boisvert" w:date="2016-03-26T14:43:00Z">
              <w:rPr>
                <w:rStyle w:val="Hyperlink"/>
                <w:rFonts w:ascii="Consolas" w:hAnsi="Consolas" w:cs="Consolas"/>
                <w:sz w:val="20"/>
                <w:szCs w:val="20"/>
                <w:highlight w:val="white"/>
                <w:lang w:val="fr-CA"/>
              </w:rPr>
            </w:rPrChange>
          </w:rPr>
          <w:fldChar w:fldCharType="separate"/>
        </w:r>
        <w:r w:rsidRPr="00681BCD">
          <w:rPr>
            <w:rStyle w:val="reqtext"/>
            <w:highlight w:val="white"/>
            <w:rPrChange w:id="6854" w:author="Boisvert, Eric" w:date="2016-04-04T08:50: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6855" w:author="Eric Boisvert" w:date="2016-03-26T14:43:00Z">
              <w:rPr>
                <w:rStyle w:val="Hyperlink"/>
                <w:rFonts w:ascii="Consolas" w:hAnsi="Consolas" w:cs="Consolas"/>
                <w:sz w:val="20"/>
                <w:szCs w:val="20"/>
                <w:highlight w:val="white"/>
                <w:lang w:val="fr-CA"/>
              </w:rPr>
            </w:rPrChange>
          </w:rPr>
          <w:fldChar w:fldCharType="end"/>
        </w:r>
        <w:r w:rsidRPr="00681BCD">
          <w:rPr>
            <w:rStyle w:val="reqtext"/>
            <w:highlight w:val="white"/>
            <w:rPrChange w:id="6856" w:author="Boisvert, Eric" w:date="2016-04-04T08:50: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6857" w:author="Eric Boisvert" w:date="2016-03-26T14:43:00Z"/>
          <w:rStyle w:val="reqtext"/>
          <w:rPrChange w:id="6858" w:author="Eric Boisvert" w:date="2016-03-26T14:43:00Z">
            <w:rPr>
              <w:ins w:id="6859" w:author="Eric Boisvert" w:date="2016-03-26T14:43:00Z"/>
              <w:rFonts w:ascii="Consolas" w:hAnsi="Consolas" w:cs="Consolas"/>
              <w:color w:val="0000FF"/>
              <w:sz w:val="20"/>
              <w:szCs w:val="20"/>
              <w:lang w:val="fr-CA"/>
            </w:rPr>
          </w:rPrChange>
        </w:rPr>
      </w:pPr>
      <w:ins w:id="6860" w:author="Eric Boisvert" w:date="2016-03-26T14:43:00Z">
        <w:r w:rsidRPr="00DB594D">
          <w:rPr>
            <w:rStyle w:val="reqtext"/>
            <w:rPrChange w:id="6861"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6862" w:author="Eric Boisvert" w:date="2016-03-26T14:43:00Z"/>
          <w:rStyle w:val="reqtext"/>
          <w:rPrChange w:id="6863" w:author="Eric Boisvert" w:date="2016-03-26T14:43:00Z">
            <w:rPr>
              <w:ins w:id="6864" w:author="Eric Boisvert" w:date="2016-03-26T14:43:00Z"/>
              <w:rFonts w:ascii="Courier New" w:hAnsi="Courier New" w:cs="Courier New"/>
              <w:sz w:val="20"/>
              <w:szCs w:val="20"/>
              <w:lang w:val="en-CA"/>
            </w:rPr>
          </w:rPrChange>
        </w:rPr>
      </w:pPr>
      <w:ins w:id="6865" w:author="Eric Boisvert" w:date="2016-03-26T14:43:00Z">
        <w:r w:rsidRPr="00DB594D">
          <w:rPr>
            <w:rStyle w:val="reqtext"/>
            <w:rPrChange w:id="6866"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6867" w:author="Eric Boisvert" w:date="2016-03-26T14:42:00Z"/>
          <w:lang w:val="fr-CA"/>
        </w:rPr>
      </w:pPr>
    </w:p>
    <w:p w14:paraId="1E7F0706" w14:textId="1B3CBFFA" w:rsidR="008C6C76" w:rsidRPr="008C6C76" w:rsidRDefault="00DB594D" w:rsidP="00AD7649">
      <w:pPr>
        <w:rPr>
          <w:lang w:val="fr-CA"/>
        </w:rPr>
      </w:pPr>
      <w:ins w:id="6868" w:author="Eric Boisvert" w:date="2016-03-26T14:42:00Z">
        <w:r>
          <w:rPr>
            <w:lang w:val="fr-CA"/>
          </w:rPr>
          <w:t> </w:t>
        </w:r>
      </w:ins>
    </w:p>
    <w:p w14:paraId="63E94E9E" w14:textId="573E3412" w:rsidR="00370329" w:rsidRDefault="00370329" w:rsidP="00370329">
      <w:pPr>
        <w:pStyle w:val="Heading3"/>
        <w:rPr>
          <w:lang w:val="en-CA"/>
        </w:rPr>
      </w:pPr>
      <w:bookmarkStart w:id="6869" w:name="_Toc448330011"/>
      <w:r>
        <w:rPr>
          <w:lang w:val="en-CA"/>
        </w:rPr>
        <w:t>Nillables or Voidables</w:t>
      </w:r>
      <w:bookmarkEnd w:id="6869"/>
    </w:p>
    <w:p w14:paraId="168C9B83" w14:textId="77777777" w:rsidR="00370329" w:rsidRDefault="00370329" w:rsidP="00AD7649">
      <w:pPr>
        <w:rPr>
          <w:lang w:val="en-CA"/>
        </w:rPr>
      </w:pPr>
    </w:p>
    <w:p w14:paraId="1F86A32A" w14:textId="526BBC3E" w:rsidR="00E966AA" w:rsidRDefault="00370329" w:rsidP="00AD7649">
      <w:pPr>
        <w:rPr>
          <w:ins w:id="6870"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6871" w:author="Eric Boisvert" w:date="2016-03-06T10:39:00Z">
        <w:r w:rsidR="00C47395">
          <w:rPr>
            <w:lang w:val="en-CA"/>
          </w:rPr>
          <w:t>a value is not provided.</w:t>
        </w:r>
      </w:ins>
      <w:del w:id="6872" w:author="Eric Boisvert" w:date="2016-01-20T05:39:00Z">
        <w:r w:rsidR="008A6B29" w:rsidDel="00B63214">
          <w:rPr>
            <w:lang w:val="en-CA"/>
          </w:rPr>
          <w:delText>it</w:delText>
        </w:r>
      </w:del>
      <w:del w:id="6873" w:author="Eric Boisvert" w:date="2016-03-06T10:39:00Z">
        <w:r w:rsidR="008A6B29" w:rsidDel="00C47395">
          <w:rPr>
            <w:lang w:val="en-CA"/>
          </w:rPr>
          <w:delText xml:space="preserve"> d</w:delText>
        </w:r>
      </w:del>
      <w:del w:id="6874" w:author="Eric Boisvert" w:date="2016-01-20T05:39:00Z">
        <w:r w:rsidR="008A6B29" w:rsidDel="00B63214">
          <w:rPr>
            <w:lang w:val="en-CA"/>
          </w:rPr>
          <w:delText>oes</w:delText>
        </w:r>
      </w:del>
      <w:del w:id="6875"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6876" w:author="Eric Boisvert" w:date="2016-01-20T05:39:00Z">
        <w:r w:rsidR="00B63214">
          <w:rPr>
            <w:lang w:val="en-CA"/>
          </w:rPr>
          <w:t>.</w:t>
        </w:r>
      </w:ins>
    </w:p>
    <w:p w14:paraId="4E1749C7" w14:textId="3011CF13" w:rsidR="00B63214" w:rsidRDefault="00B63214">
      <w:pPr>
        <w:numPr>
          <w:ilvl w:val="0"/>
          <w:numId w:val="37"/>
        </w:numPr>
        <w:rPr>
          <w:ins w:id="6877" w:author="Eric Boisvert" w:date="2016-01-20T05:40:00Z"/>
          <w:lang w:val="en-CA"/>
        </w:rPr>
        <w:pPrChange w:id="6878" w:author="Eric Boisvert" w:date="2016-01-20T05:40:00Z">
          <w:pPr/>
        </w:pPrChange>
      </w:pPr>
      <w:ins w:id="6879" w:author="Eric Boisvert" w:date="2016-01-20T05:39:00Z">
        <w:r>
          <w:rPr>
            <w:lang w:val="en-CA"/>
          </w:rPr>
          <w:t>Using XSD xsi:nil</w:t>
        </w:r>
        <w:del w:id="6880" w:author="Sen, Marcus A." w:date="2016-04-13T16:37:00Z">
          <w:r w:rsidDel="00EB296B">
            <w:rPr>
              <w:lang w:val="en-CA"/>
            </w:rPr>
            <w:delText>l</w:delText>
          </w:r>
        </w:del>
        <w:r>
          <w:rPr>
            <w:lang w:val="en-CA"/>
          </w:rPr>
          <w:t>=”true” and nilReason</w:t>
        </w:r>
      </w:ins>
    </w:p>
    <w:p w14:paraId="453B707B" w14:textId="47A88E00" w:rsidR="00B63214" w:rsidRDefault="00B63214">
      <w:pPr>
        <w:numPr>
          <w:ilvl w:val="0"/>
          <w:numId w:val="37"/>
        </w:numPr>
        <w:rPr>
          <w:ins w:id="6881" w:author="Eric Boisvert" w:date="2016-01-20T05:39:00Z"/>
          <w:lang w:val="en-CA"/>
        </w:rPr>
        <w:pPrChange w:id="6882" w:author="Eric Boisvert" w:date="2016-01-20T05:40:00Z">
          <w:pPr/>
        </w:pPrChange>
      </w:pPr>
      <w:ins w:id="6883" w:author="Eric Boisvert" w:date="2016-01-20T05:40:00Z">
        <w:r>
          <w:rPr>
            <w:lang w:val="en-CA"/>
          </w:rPr>
          <w:t xml:space="preserve">Using a HTTP URI identifier defined by a community as representing a null value.  OGC uses </w:t>
        </w:r>
      </w:ins>
      <w:ins w:id="688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6885"/>
        <w:r>
          <w:rPr>
            <w:lang w:val="en-CA"/>
          </w:rPr>
          <w:t>(OGC 12-110).</w:t>
        </w:r>
        <w:commentRangeEnd w:id="6885"/>
        <w:r>
          <w:rPr>
            <w:rStyle w:val="CommentReference"/>
          </w:rPr>
          <w:commentReference w:id="6885"/>
        </w:r>
      </w:ins>
    </w:p>
    <w:p w14:paraId="53D1BB78" w14:textId="77777777" w:rsidR="00B63214" w:rsidRDefault="00B63214" w:rsidP="00AD7649">
      <w:pPr>
        <w:rPr>
          <w:ins w:id="6886"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887" w:name="_Toc448330012"/>
      <w:r>
        <w:rPr>
          <w:lang w:val="en-CA"/>
        </w:rPr>
        <w:t>Date encoding</w:t>
      </w:r>
      <w:bookmarkEnd w:id="6887"/>
    </w:p>
    <w:p w14:paraId="4E700643" w14:textId="77777777" w:rsidR="00330E0C" w:rsidRDefault="00330E0C" w:rsidP="00AD7649">
      <w:pPr>
        <w:rPr>
          <w:lang w:val="en-CA"/>
        </w:rPr>
      </w:pPr>
    </w:p>
    <w:p w14:paraId="34A50A34" w14:textId="3D040185" w:rsidR="00330E0C" w:rsidRDefault="00330E0C" w:rsidP="00330E0C">
      <w:r>
        <w:t xml:space="preserve">The date-time </w:t>
      </w:r>
      <w:del w:id="6888" w:author="Eric Boisvert" w:date="2016-01-20T05:47:00Z">
        <w:r w:rsidDel="00AE70BC">
          <w:delText xml:space="preserve">formats </w:delText>
        </w:r>
      </w:del>
      <w:ins w:id="6889" w:author="Eric Boisvert" w:date="2016-01-20T05:47:00Z">
        <w:r w:rsidR="00AE70BC">
          <w:t>values shall</w:t>
        </w:r>
      </w:ins>
      <w:del w:id="6890" w:author="Eric Boisvert" w:date="2016-01-20T05:47:00Z">
        <w:r w:rsidDel="00AE70BC">
          <w:delText>will</w:delText>
        </w:r>
      </w:del>
      <w:r>
        <w:t xml:space="preserve"> conform to ISO</w:t>
      </w:r>
      <w:ins w:id="6891" w:author="Eric Boisvert" w:date="2016-01-20T05:47:00Z">
        <w:r w:rsidR="00AE70BC">
          <w:t xml:space="preserve"> 8601</w:t>
        </w:r>
      </w:ins>
      <w:r>
        <w:t xml:space="preserve"> standards.  Although this is already a GML 3.2 encoding rule (clause 14.2.2.7), this format </w:t>
      </w:r>
      <w:del w:id="6892" w:author="Eric Boisvert" w:date="2016-04-01T17:59:00Z">
        <w:r w:rsidDel="00DA608A">
          <w:delText xml:space="preserve">shall </w:delText>
        </w:r>
      </w:del>
      <w:ins w:id="6893" w:author="Eric Boisvert" w:date="2016-04-01T17:59:00Z">
        <w:r w:rsidR="00DA608A">
          <w:t xml:space="preserve">should </w:t>
        </w:r>
      </w:ins>
      <w:r>
        <w:t xml:space="preserve">also be used in any string </w:t>
      </w:r>
      <w:del w:id="6894" w:author="Eric Boisvert" w:date="2016-01-20T05:47:00Z">
        <w:r w:rsidDel="00AE70BC">
          <w:delText>that does not attempt to validate</w:delText>
        </w:r>
      </w:del>
      <w:ins w:id="6895" w:author="Eric Boisvert" w:date="2016-01-20T05:47:00Z">
        <w:r w:rsidR="00AE70BC">
          <w:t>that contain</w:t>
        </w:r>
      </w:ins>
      <w:del w:id="6896" w:author="Eric Boisvert" w:date="2016-01-20T05:47:00Z">
        <w:r w:rsidDel="00AE70BC">
          <w:delText xml:space="preserve"> the</w:delText>
        </w:r>
      </w:del>
      <w:r>
        <w:t xml:space="preserve"> </w:t>
      </w:r>
      <w:ins w:id="6897" w:author="Eric Boisvert" w:date="2016-01-20T05:47:00Z">
        <w:r w:rsidR="00AE70BC">
          <w:t xml:space="preserve">a </w:t>
        </w:r>
      </w:ins>
      <w:r>
        <w:t>date</w:t>
      </w:r>
      <w:ins w:id="6898" w:author="Eric Boisvert" w:date="2016-01-20T05:48:00Z">
        <w:r w:rsidR="00AE70BC">
          <w:t>-</w:t>
        </w:r>
      </w:ins>
      <w:del w:id="6899" w:author="Eric Boisvert" w:date="2016-01-20T05:48:00Z">
        <w:r w:rsidDel="00AE70BC">
          <w:delText xml:space="preserve"> </w:delText>
        </w:r>
      </w:del>
      <w:del w:id="6900" w:author="Sen, Marcus A." w:date="2016-04-13T16:38:00Z">
        <w:r w:rsidDel="00D458B7">
          <w:delText xml:space="preserve">time </w:delText>
        </w:r>
      </w:del>
      <w:ins w:id="6901" w:author="Sen, Marcus A." w:date="2016-04-13T16:38:00Z">
        <w:r w:rsidR="00D458B7">
          <w:t>time</w:t>
        </w:r>
      </w:ins>
      <w:del w:id="690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6903" w:author="Eric Boisvert" w:date="2016-01-20T05:48:00Z">
              <w:r w:rsidRPr="00031D61" w:rsidDel="00AE70BC">
                <w:rPr>
                  <w:rStyle w:val="reqtext"/>
                </w:rPr>
                <w:delText xml:space="preserve">elements </w:delText>
              </w:r>
            </w:del>
            <w:ins w:id="6904" w:author="Eric Boisvert" w:date="2016-01-20T05:48:00Z">
              <w:r w:rsidR="00AE70BC">
                <w:rPr>
                  <w:rStyle w:val="reqtext"/>
                </w:rPr>
                <w:t>occurrences</w:t>
              </w:r>
              <w:r w:rsidR="00AE70BC" w:rsidRPr="00031D61">
                <w:rPr>
                  <w:rStyle w:val="reqtext"/>
                </w:rPr>
                <w:t xml:space="preserve"> </w:t>
              </w:r>
            </w:ins>
            <w:del w:id="6905" w:author="Eric Boisvert" w:date="2016-04-01T17:59:00Z">
              <w:r w:rsidDel="00DA608A">
                <w:rPr>
                  <w:rStyle w:val="reqtext"/>
                </w:rPr>
                <w:delText>SHALL</w:delText>
              </w:r>
              <w:r w:rsidRPr="00031D61" w:rsidDel="00DA608A">
                <w:rPr>
                  <w:rStyle w:val="reqtext"/>
                </w:rPr>
                <w:delText xml:space="preserve"> </w:delText>
              </w:r>
            </w:del>
            <w:ins w:id="6906"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6907"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6908" w:author="Eric Boisvert" w:date="2016-01-20T05:49:00Z"/>
        </w:rPr>
      </w:pPr>
      <w:r>
        <w:t xml:space="preserve">Note that this precludes the use of time-coordinate systems such as UNIX time. This is specified in order to be maximally consistent with </w:t>
      </w:r>
      <w:del w:id="6909" w:author="Eric Boisvert" w:date="2016-02-28T14:38:00Z">
        <w:r w:rsidDel="00457AE6">
          <w:delText xml:space="preserve">WML2 </w:delText>
        </w:r>
      </w:del>
      <w:ins w:id="691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6911" w:author="Eric Boisvert" w:date="2016-01-20T05:49:00Z">
        <w:r w:rsidDel="00AE70BC">
          <w:delText xml:space="preserve">will </w:delText>
        </w:r>
      </w:del>
      <w:ins w:id="691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6913"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914" w:name="_Toc448330013"/>
      <w:r>
        <w:t>Units of Measure</w:t>
      </w:r>
      <w:bookmarkEnd w:id="6914"/>
    </w:p>
    <w:p w14:paraId="76D71FB5" w14:textId="77777777" w:rsidR="00E966AA" w:rsidRDefault="00E966AA" w:rsidP="00AD7649">
      <w:pPr>
        <w:rPr>
          <w:lang w:val="en-CA"/>
        </w:rPr>
      </w:pPr>
    </w:p>
    <w:p w14:paraId="71B250A1" w14:textId="439BDF21" w:rsidR="008D6449" w:rsidRDefault="008D6449" w:rsidP="00AD7649">
      <w:pPr>
        <w:rPr>
          <w:lang w:val="en-CA"/>
        </w:rPr>
      </w:pPr>
      <w:del w:id="6915" w:author="Eric Boisvert" w:date="2016-01-24T13:46:00Z">
        <w:r w:rsidDel="00974714">
          <w:rPr>
            <w:lang w:val="en-CA"/>
          </w:rPr>
          <w:delText xml:space="preserve">SWE </w:delText>
        </w:r>
      </w:del>
      <w:ins w:id="6916" w:author="Eric Boisvert" w:date="2016-01-24T13:46:00Z">
        <w:r w:rsidR="00974714">
          <w:rPr>
            <w:lang w:val="en-CA"/>
          </w:rPr>
          <w:t>swe:</w:t>
        </w:r>
      </w:ins>
      <w:r>
        <w:rPr>
          <w:lang w:val="en-CA"/>
        </w:rPr>
        <w:t>Quantity shall have a unit of measure (uom)</w:t>
      </w:r>
      <w:ins w:id="6917"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6918" w:author="Eric Boisvert" w:date="2016-01-24T13:46:00Z">
              <w:r w:rsidR="00974714">
                <w:rPr>
                  <w:rStyle w:val="reqtext"/>
                </w:rPr>
                <w:t>swe:</w:t>
              </w:r>
            </w:ins>
            <w:r>
              <w:rPr>
                <w:rStyle w:val="reqtext"/>
              </w:rPr>
              <w:t>Quantities SHALL have a defined unit of measure</w:t>
            </w:r>
            <w:ins w:id="6919"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6920" w:name="_Ref444433734"/>
      <w:bookmarkStart w:id="6921"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6920"/>
      <w:ins w:id="6922" w:author="Eric Boisvert" w:date="2016-04-03T12:49:00Z">
        <w:r w:rsidR="00052694">
          <w:rPr>
            <w:lang w:val="en-CA"/>
          </w:rPr>
          <w:t xml:space="preserve"> (Normative)</w:t>
        </w:r>
      </w:ins>
      <w:bookmarkEnd w:id="6921"/>
    </w:p>
    <w:p w14:paraId="04AEED42" w14:textId="77777777" w:rsidR="00225333" w:rsidRDefault="00225333" w:rsidP="00225333">
      <w:pPr>
        <w:rPr>
          <w:ins w:id="6923"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5C04B47B"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del w:id="6924" w:author="Sen, Marcus A." w:date="2016-04-13T16:39:00Z">
              <w:r w:rsidRPr="00432FFC" w:rsidDel="00D458B7">
                <w:rPr>
                  <w:rFonts w:ascii="Calibri" w:eastAsia="MS Mincho" w:hAnsi="Calibri"/>
                  <w:b/>
                  <w:sz w:val="20"/>
                  <w:szCs w:val="20"/>
                  <w:lang w:val="en-CA"/>
                </w:rPr>
                <w:delText>Abtract</w:delText>
              </w:r>
            </w:del>
            <w:ins w:id="6925" w:author="Sen, Marcus A." w:date="2016-04-13T16:39:00Z">
              <w:r w:rsidR="00D458B7" w:rsidRPr="00432FFC">
                <w:rPr>
                  <w:rFonts w:ascii="Calibri" w:eastAsia="MS Mincho" w:hAnsi="Calibri"/>
                  <w:b/>
                  <w:sz w:val="20"/>
                  <w:szCs w:val="20"/>
                  <w:lang w:val="en-CA"/>
                </w:rPr>
                <w:t>Abstract</w:t>
              </w:r>
            </w:ins>
            <w:r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B8CC34D"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 xml:space="preserve">XML instance document </w:t>
            </w:r>
            <w:del w:id="6926" w:author="Sen, Marcus A." w:date="2016-04-13T16:39:00Z">
              <w:r w:rsidRPr="00432FFC" w:rsidDel="00D458B7">
                <w:rPr>
                  <w:rFonts w:ascii="Calibri" w:eastAsia="MS Mincho" w:hAnsi="Calibri"/>
                  <w:sz w:val="20"/>
                  <w:szCs w:val="20"/>
                  <w:lang w:val="en-CA"/>
                </w:rPr>
                <w:delText xml:space="preserve">shall </w:delText>
              </w:r>
            </w:del>
            <w:r w:rsidRPr="00432FFC">
              <w:rPr>
                <w:rFonts w:ascii="Calibri" w:eastAsia="MS Mincho" w:hAnsi="Calibri"/>
                <w:sz w:val="20"/>
                <w:szCs w:val="20"/>
                <w:lang w:val="en-CA"/>
              </w:rPr>
              <w:t>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3C3EAED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del w:id="6927" w:author="Sen, Marcus A." w:date="2016-04-13T16:39:00Z">
              <w:r w:rsidRPr="00DA608A" w:rsidDel="00D458B7">
                <w:rPr>
                  <w:rFonts w:ascii="Calibri" w:eastAsia="MS Mincho" w:hAnsi="Calibri"/>
                  <w:sz w:val="20"/>
                  <w:szCs w:val="20"/>
                  <w:lang w:val="en-CA"/>
                </w:rPr>
                <w:delText>simpleType .</w:delText>
              </w:r>
            </w:del>
            <w:ins w:id="6928" w:author="Sen, Marcus A." w:date="2016-04-13T16:39:00Z">
              <w:r w:rsidR="00D458B7" w:rsidRPr="00DA608A">
                <w:rPr>
                  <w:rFonts w:ascii="Calibri" w:eastAsia="MS Mincho" w:hAnsi="Calibri"/>
                  <w:sz w:val="20"/>
                  <w:szCs w:val="20"/>
                  <w:lang w:val="en-CA"/>
                </w:rPr>
                <w:t>simpleType.</w:t>
              </w:r>
            </w:ins>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6929"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6930" w:author="Eric Boisvert" w:date="2016-04-03T12:52:00Z"/>
        </w:rPr>
      </w:pPr>
    </w:p>
    <w:p w14:paraId="6378C5AC" w14:textId="1836A7BD" w:rsidR="007A1979" w:rsidDel="00974714" w:rsidRDefault="007A1979" w:rsidP="00225333">
      <w:pPr>
        <w:rPr>
          <w:del w:id="6931"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6932" w:author="Eric Boisvert" w:date="2016-01-24T14:17:00Z">
        <w:r w:rsidR="006F54EF">
          <w:t>0</w:t>
        </w:r>
      </w:ins>
      <w:del w:id="6933" w:author="Eric Boisvert" w:date="2016-01-24T14:17:00Z">
        <w:r w:rsidR="00112EA6" w:rsidDel="006F54EF">
          <w:delText>1</w:delText>
        </w:r>
      </w:del>
      <w:r w:rsidR="00112EA6">
        <w:t xml:space="preserve"> (OGC 10-100r3</w:t>
      </w:r>
      <w:r>
        <w:t>)</w:t>
      </w:r>
      <w:ins w:id="6934" w:author="Eric Boisvert" w:date="2016-01-20T05:54:00Z">
        <w:r w:rsidR="00AE70BC">
          <w:t xml:space="preserve">. </w:t>
        </w:r>
      </w:ins>
      <w:del w:id="6935" w:author="Eric Boisvert" w:date="2016-01-20T05:54:00Z">
        <w:r w:rsidR="00112EA6" w:rsidDel="00AE70BC">
          <w:delText>,</w:delText>
        </w:r>
      </w:del>
      <w:r w:rsidR="00112EA6">
        <w:t xml:space="preserve"> </w:t>
      </w:r>
      <w:commentRangeStart w:id="6936"/>
      <w:ins w:id="6937" w:author="Eric Boisvert" w:date="2016-01-20T05:54:00Z">
        <w:r w:rsidR="00AE70BC">
          <w:t>U</w:t>
        </w:r>
      </w:ins>
      <w:del w:id="6938" w:author="Eric Boisvert" w:date="2016-01-20T05:54:00Z">
        <w:r w:rsidR="00112EA6" w:rsidDel="00AE70BC">
          <w:delText>u</w:delText>
        </w:r>
      </w:del>
      <w:r w:rsidR="00112EA6">
        <w:t>ser defined properties must respect the same constrains as defined in SF-1 specification</w:t>
      </w:r>
      <w:commentRangeEnd w:id="6936"/>
      <w:r w:rsidR="00AE70BC">
        <w:rPr>
          <w:rStyle w:val="CommentReference"/>
        </w:rPr>
        <w:commentReference w:id="6936"/>
      </w:r>
      <w:ins w:id="693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6940" w:author="Eric Boisvert" w:date="2016-04-01T18:05:00Z">
              <w:r w:rsidR="00DA608A">
                <w:rPr>
                  <w:rStyle w:val="requri"/>
                  <w:lang w:val="en-CA"/>
                </w:rPr>
                <w:t>0</w:t>
              </w:r>
            </w:ins>
            <w:del w:id="6941"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4BC687DC" w:rsidR="00112EA6" w:rsidRPr="00D12552" w:rsidRDefault="00112EA6">
            <w:pPr>
              <w:pStyle w:val="Tabletext10"/>
              <w:jc w:val="left"/>
              <w:rPr>
                <w:rStyle w:val="reqtext"/>
                <w:lang w:val="en-CA"/>
              </w:rPr>
            </w:pPr>
            <w:r w:rsidRPr="005372A3">
              <w:rPr>
                <w:rStyle w:val="reqtext"/>
                <w:lang w:val="en-CA"/>
              </w:rPr>
              <w:t xml:space="preserve">XML instance document </w:t>
            </w:r>
            <w:del w:id="6942" w:author="Sen, Marcus A." w:date="2016-04-13T16:39:00Z">
              <w:r w:rsidRPr="005372A3" w:rsidDel="00D458B7">
                <w:rPr>
                  <w:rStyle w:val="reqtext"/>
                  <w:lang w:val="en-CA"/>
                </w:rPr>
                <w:delText xml:space="preserve">shall </w:delText>
              </w:r>
            </w:del>
            <w:r>
              <w:rPr>
                <w:rStyle w:val="reqtext"/>
                <w:lang w:val="en-CA"/>
              </w:rPr>
              <w:t xml:space="preserve">SHALL be compliant to GML Simple Feature Level </w:t>
            </w:r>
            <w:ins w:id="6943" w:author="Eric Boisvert" w:date="2016-04-01T18:05:00Z">
              <w:r w:rsidR="00DA608A">
                <w:rPr>
                  <w:rStyle w:val="reqtext"/>
                  <w:lang w:val="en-CA"/>
                </w:rPr>
                <w:t>0.</w:t>
              </w:r>
            </w:ins>
            <w:del w:id="6944" w:author="Eric Boisvert" w:date="2016-04-01T18:05:00Z">
              <w:r w:rsidDel="00DA608A">
                <w:rPr>
                  <w:rStyle w:val="reqtext"/>
                  <w:lang w:val="en-CA"/>
                </w:rPr>
                <w:delText xml:space="preserve">1 </w:delText>
              </w:r>
            </w:del>
            <w:ins w:id="6945" w:author="Boisvert, Eric" w:date="2016-03-29T09:17:00Z">
              <w:del w:id="6946" w:author="Eric Boisvert" w:date="2016-04-01T18:05:00Z">
                <w:r w:rsidR="00B8253A" w:rsidDel="00DA608A">
                  <w:rPr>
                    <w:rStyle w:val="reqtext"/>
                    <w:lang w:val="en-CA"/>
                  </w:rPr>
                  <w:delText>.</w:delText>
                </w:r>
              </w:del>
            </w:ins>
          </w:p>
        </w:tc>
      </w:tr>
    </w:tbl>
    <w:p w14:paraId="37E48400" w14:textId="77777777" w:rsidR="006A7DD0" w:rsidRDefault="006A7DD0" w:rsidP="00225333">
      <w:pPr>
        <w:rPr>
          <w:ins w:id="6947" w:author="Eric Boisvert" w:date="2016-01-24T14:21:00Z"/>
        </w:rPr>
      </w:pPr>
    </w:p>
    <w:p w14:paraId="11794971" w14:textId="5B02B1E2" w:rsidR="006F54EF" w:rsidRDefault="006F54EF" w:rsidP="00225333">
      <w:pPr>
        <w:rPr>
          <w:ins w:id="6948" w:author="Eric Boisvert" w:date="2016-01-24T14:22:00Z"/>
        </w:rPr>
      </w:pPr>
      <w:ins w:id="6949" w:author="Eric Boisvert" w:date="2016-01-24T14:21:00Z">
        <w:r>
          <w:t>Simple Feature defines 3 compliance levels</w:t>
        </w:r>
      </w:ins>
      <w:ins w:id="6950" w:author="Eric Boisvert" w:date="2016-01-24T14:22:00Z">
        <w:r>
          <w:t xml:space="preserve"> summarized </w:t>
        </w:r>
        <w:r w:rsidR="007F17CE">
          <w:t xml:space="preserve">in </w:t>
        </w:r>
      </w:ins>
      <w:ins w:id="6951" w:author="Eric Boisvert" w:date="2016-01-24T14:33:00Z">
        <w:r w:rsidR="007F17CE">
          <w:fldChar w:fldCharType="begin"/>
        </w:r>
        <w:r w:rsidR="007F17CE">
          <w:instrText xml:space="preserve"> REF _Ref441409363 \h </w:instrText>
        </w:r>
      </w:ins>
      <w:r w:rsidR="007F17CE">
        <w:fldChar w:fldCharType="separate"/>
      </w:r>
      <w:ins w:id="6952" w:author="Sen, Marcus A." w:date="2016-04-13T16:56:00Z">
        <w:r w:rsidR="00D33949">
          <w:t xml:space="preserve">Table </w:t>
        </w:r>
        <w:r w:rsidR="00D33949">
          <w:rPr>
            <w:noProof/>
          </w:rPr>
          <w:t>9</w:t>
        </w:r>
      </w:ins>
      <w:ins w:id="6953" w:author="Eric Boisvert" w:date="2016-01-24T14:33:00Z">
        <w:r w:rsidR="007F17CE">
          <w:fldChar w:fldCharType="end"/>
        </w:r>
      </w:ins>
      <w:ins w:id="6954"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6955" w:author="Eric Boisvert" w:date="2016-01-24T14:22:00Z"/>
        </w:rPr>
        <w:pPrChange w:id="6956" w:author="Eric Boisvert" w:date="2016-01-24T14:33:00Z">
          <w:pPr/>
        </w:pPrChange>
      </w:pPr>
      <w:bookmarkStart w:id="6957" w:name="_Ref441409363"/>
      <w:ins w:id="6958" w:author="Eric Boisvert" w:date="2016-01-24T14:33:00Z">
        <w:r>
          <w:t xml:space="preserve">Table </w:t>
        </w:r>
      </w:ins>
      <w:ins w:id="6959" w:author="Eric Boisvert" w:date="2016-02-14T13:33:00Z">
        <w:r w:rsidR="00415E41">
          <w:fldChar w:fldCharType="begin"/>
        </w:r>
        <w:r w:rsidR="00415E41">
          <w:instrText xml:space="preserve"> SEQ Table \* ARABIC </w:instrText>
        </w:r>
      </w:ins>
      <w:r w:rsidR="00415E41">
        <w:fldChar w:fldCharType="separate"/>
      </w:r>
      <w:ins w:id="6960" w:author="Sen, Marcus A." w:date="2016-04-13T16:56:00Z">
        <w:r w:rsidR="00D33949">
          <w:rPr>
            <w:noProof/>
          </w:rPr>
          <w:t>9</w:t>
        </w:r>
      </w:ins>
      <w:ins w:id="6961" w:author="Eric Boisvert" w:date="2016-02-14T13:33:00Z">
        <w:r w:rsidR="00415E41">
          <w:fldChar w:fldCharType="end"/>
        </w:r>
      </w:ins>
      <w:bookmarkEnd w:id="6957"/>
      <w:ins w:id="6962" w:author="Eric Boisvert" w:date="2016-01-24T14:33:00Z">
        <w:r>
          <w:t xml:space="preserve"> : Reproduction of Table 1 of 10-100r3 (Clause 2.1)</w:t>
        </w:r>
      </w:ins>
      <w:ins w:id="6963" w:author="Boisvert, Eric" w:date="2016-03-29T09:17:00Z">
        <w:r w:rsidR="00B8253A">
          <w:t>.</w:t>
        </w:r>
      </w:ins>
    </w:p>
    <w:p w14:paraId="4F94B38D" w14:textId="7CC72F00" w:rsidR="006F54EF" w:rsidRDefault="006F54EF" w:rsidP="00225333"/>
    <w:p w14:paraId="0B05AC3E" w14:textId="3BDC08B2" w:rsidR="00112EA6" w:rsidRDefault="00112EA6" w:rsidP="00112EA6">
      <w:r>
        <w:t>SF-</w:t>
      </w:r>
      <w:ins w:id="6964" w:author="Eric Boisvert" w:date="2016-01-24T14:17:00Z">
        <w:r w:rsidR="006F54EF">
          <w:t>0</w:t>
        </w:r>
      </w:ins>
      <w:del w:id="6965"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w:t>
      </w:r>
      <w:del w:id="6966" w:author="Sen, Marcus A." w:date="2016-04-13T16:40:00Z">
        <w:r w:rsidR="00753B5D" w:rsidDel="00D458B7">
          <w:delText xml:space="preserve">between </w:delText>
        </w:r>
      </w:del>
      <w:ins w:id="6967" w:author="Sen, Marcus A." w:date="2016-04-13T16:40:00Z">
        <w:r w:rsidR="00D458B7">
          <w:t xml:space="preserve">from </w:t>
        </w:r>
      </w:ins>
      <w:r w:rsidR="00753B5D">
        <w:t>a database table to XML, this specification restrict</w:t>
      </w:r>
      <w:ins w:id="6968" w:author="Sen, Marcus A." w:date="2016-04-13T16:41:00Z">
        <w:r w:rsidR="00D458B7">
          <w:t>s</w:t>
        </w:r>
      </w:ins>
      <w:r w:rsidR="00753B5D">
        <w:t xml:space="preserve"> user defined content to simple type</w:t>
      </w:r>
      <w:ins w:id="696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6970" w:author="Eric Boisvert" w:date="2016-04-01T18:05:00Z">
              <w:r w:rsidR="00DA608A">
                <w:rPr>
                  <w:rStyle w:val="requri"/>
                  <w:lang w:val="en-CA"/>
                </w:rPr>
                <w:t>0</w:t>
              </w:r>
            </w:ins>
            <w:del w:id="6971"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1E763257" w:rsidR="00112EA6" w:rsidRPr="00D12552" w:rsidRDefault="00753B5D" w:rsidP="008D6449">
            <w:pPr>
              <w:pStyle w:val="Tabletext10"/>
              <w:jc w:val="left"/>
              <w:rPr>
                <w:rStyle w:val="reqtext"/>
                <w:lang w:val="en-CA"/>
              </w:rPr>
            </w:pPr>
            <w:r>
              <w:rPr>
                <w:rStyle w:val="reqtext"/>
                <w:lang w:val="en-CA"/>
              </w:rPr>
              <w:t xml:space="preserve">User defined elements SHALL be XSD </w:t>
            </w:r>
            <w:del w:id="6972" w:author="Sen, Marcus A." w:date="2016-04-13T16:41:00Z">
              <w:r w:rsidDel="00D458B7">
                <w:rPr>
                  <w:rStyle w:val="reqtext"/>
                  <w:lang w:val="en-CA"/>
                </w:rPr>
                <w:delText>simpleType</w:delText>
              </w:r>
              <w:r w:rsidR="00112EA6" w:rsidDel="00D458B7">
                <w:rPr>
                  <w:rStyle w:val="reqtext"/>
                  <w:lang w:val="en-CA"/>
                </w:rPr>
                <w:delText xml:space="preserve"> </w:delText>
              </w:r>
            </w:del>
            <w:ins w:id="6973" w:author="Boisvert, Eric" w:date="2016-03-29T09:17:00Z">
              <w:del w:id="6974" w:author="Sen, Marcus A." w:date="2016-04-13T16:41:00Z">
                <w:r w:rsidR="00B8253A" w:rsidDel="00D458B7">
                  <w:rPr>
                    <w:rStyle w:val="reqtext"/>
                    <w:lang w:val="en-CA"/>
                  </w:rPr>
                  <w:delText>.</w:delText>
                </w:r>
              </w:del>
            </w:ins>
            <w:ins w:id="6975" w:author="Sen, Marcus A." w:date="2016-04-13T16:41:00Z">
              <w:r w:rsidR="00D458B7">
                <w:rPr>
                  <w:rStyle w:val="reqtext"/>
                  <w:lang w:val="en-CA"/>
                </w:rPr>
                <w:t>simpleType.</w:t>
              </w:r>
            </w:ins>
          </w:p>
        </w:tc>
      </w:tr>
    </w:tbl>
    <w:p w14:paraId="424D9698" w14:textId="77777777" w:rsidR="00112EA6" w:rsidRDefault="00112EA6" w:rsidP="00112EA6"/>
    <w:p w14:paraId="629FF36F" w14:textId="3EE9A1F0" w:rsidR="00112EA6" w:rsidRDefault="00753B5D" w:rsidP="00225333">
      <w:r>
        <w:t xml:space="preserve">User defined properties are </w:t>
      </w:r>
      <w:del w:id="6976" w:author="Eric Boisvert" w:date="2016-01-24T14:34:00Z">
        <w:r w:rsidDel="007F17CE">
          <w:delText xml:space="preserve">defined </w:delText>
        </w:r>
      </w:del>
      <w:ins w:id="6977" w:author="Eric Boisvert" w:date="2016-01-24T14:34:00Z">
        <w:r w:rsidR="007F17CE">
          <w:t xml:space="preserve">encoded </w:t>
        </w:r>
      </w:ins>
      <w:r>
        <w:t>as</w:t>
      </w:r>
      <w:ins w:id="697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6979"/>
      <w:r>
        <w:t xml:space="preserve">Process content is set to “lax”, </w:t>
      </w:r>
      <w:commentRangeEnd w:id="6979"/>
      <w:r w:rsidR="00F813AA">
        <w:rPr>
          <w:rStyle w:val="CommentReference"/>
        </w:rPr>
        <w:commentReference w:id="6979"/>
      </w:r>
      <w:r>
        <w:t xml:space="preserve">which means </w:t>
      </w:r>
      <w:del w:id="6980" w:author="Eric Boisvert" w:date="2016-01-24T14:35:00Z">
        <w:r w:rsidDel="007F17CE">
          <w:delText xml:space="preserve">that </w:delText>
        </w:r>
      </w:del>
      <w:r>
        <w:t xml:space="preserve">the validator will attempt to validate user defined property </w:t>
      </w:r>
      <w:ins w:id="6981" w:author="Eric Boisvert" w:date="2016-01-24T14:35:00Z">
        <w:r w:rsidR="007F17CE">
          <w:t xml:space="preserve">only </w:t>
        </w:r>
      </w:ins>
      <w:r>
        <w:t>i</w:t>
      </w:r>
      <w:ins w:id="6982" w:author="Eric Boisvert" w:date="2016-01-20T05:57:00Z">
        <w:r w:rsidR="00153787">
          <w:t>f</w:t>
        </w:r>
      </w:ins>
      <w:del w:id="6983" w:author="Eric Boisvert" w:date="2016-01-20T05:57:00Z">
        <w:r w:rsidDel="00153787">
          <w:delText>s</w:delText>
        </w:r>
      </w:del>
      <w:r>
        <w:t xml:space="preserve"> a schema is available.  To help client applications and developer to validate instance containing use</w:t>
      </w:r>
      <w:ins w:id="6984" w:author="Eric Boisvert" w:date="2016-01-24T14:35:00Z">
        <w:r w:rsidR="007F17CE">
          <w:t>r</w:t>
        </w:r>
      </w:ins>
      <w:r>
        <w:t xml:space="preserve"> defined propert</w:t>
      </w:r>
      <w:ins w:id="6985" w:author="Eric Boisvert" w:date="2016-01-24T14:35:00Z">
        <w:r w:rsidR="007F17CE">
          <w:t>ies</w:t>
        </w:r>
      </w:ins>
      <w:del w:id="6986" w:author="Eric Boisvert" w:date="2016-01-24T14:35:00Z">
        <w:r w:rsidDel="007F17CE">
          <w:delText>y</w:delText>
        </w:r>
      </w:del>
      <w:r>
        <w:t xml:space="preserve">, a XSD </w:t>
      </w:r>
      <w:ins w:id="6987" w:author="Eric Boisvert" w:date="2016-01-24T14:36:00Z">
        <w:r w:rsidR="007F17CE">
          <w:t>schema</w:t>
        </w:r>
      </w:ins>
      <w:del w:id="6988" w:author="Eric Boisvert" w:date="2016-01-24T14:36:00Z">
        <w:r w:rsidDel="007F17CE">
          <w:delText xml:space="preserve">file </w:delText>
        </w:r>
      </w:del>
      <w:r>
        <w:t>should be provided</w:t>
      </w:r>
      <w:ins w:id="6989" w:author="Eric Boisvert" w:date="2016-01-20T05:57:00Z">
        <w:r w:rsidR="00153787">
          <w:t xml:space="preserve"> in the instance</w:t>
        </w:r>
      </w:ins>
      <w:ins w:id="6990" w:author="Eric Boisvert" w:date="2016-01-24T14:36:00Z">
        <w:r w:rsidR="007F17CE">
          <w:t>’s</w:t>
        </w:r>
      </w:ins>
      <w:ins w:id="6991"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6992"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6993" w:name="_Ref439836832"/>
      <w:bookmarkStart w:id="6994" w:name="_Toc448330015"/>
      <w:r>
        <w:t>GeoSciML Portrayal GML 3.1 profile</w:t>
      </w:r>
      <w:bookmarkEnd w:id="6993"/>
      <w:ins w:id="6995" w:author="Eric Boisvert" w:date="2016-04-03T12:49:00Z">
        <w:r w:rsidR="00052694">
          <w:t xml:space="preserve"> (Normative)</w:t>
        </w:r>
      </w:ins>
      <w:bookmarkEnd w:id="6994"/>
    </w:p>
    <w:p w14:paraId="28785625" w14:textId="77777777" w:rsidR="00746B77" w:rsidRDefault="00746B77" w:rsidP="00225333">
      <w:pPr>
        <w:rPr>
          <w:ins w:id="6996"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6997" w:author="Eric Boisvert" w:date="2016-04-03T13:08:00Z">
              <w:r w:rsidRPr="00DA608A" w:rsidDel="00CE2547">
                <w:rPr>
                  <w:rFonts w:ascii="Calibri" w:eastAsia="MS Mincho" w:hAnsi="Calibri"/>
                  <w:sz w:val="20"/>
                  <w:szCs w:val="20"/>
                  <w:lang w:val="en-CA"/>
                </w:rPr>
                <w:delText xml:space="preserve">pass schematron defined </w:delText>
              </w:r>
            </w:del>
            <w:ins w:id="6998"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6999" w:author="Eric Boisvert" w:date="2016-01-24T13:47:00Z"/>
        </w:rPr>
      </w:pPr>
    </w:p>
    <w:p w14:paraId="24EAECDC" w14:textId="665D0D21" w:rsidR="00746B77" w:rsidRDefault="00974714" w:rsidP="00974714">
      <w:pPr>
        <w:rPr>
          <w:ins w:id="7000" w:author="Eric Boisvert" w:date="2016-04-01T18:09:00Z"/>
        </w:rPr>
      </w:pPr>
      <w:commentRangeStart w:id="7001"/>
      <w:r>
        <w:t xml:space="preserve">Because of the limited availability of WFS 2.0 compliant servers and clients, GeoSciML SWG officially supports WFS 1.1.0 and GML 3.1.1. </w:t>
      </w:r>
      <w:commentRangeEnd w:id="7001"/>
      <w:r>
        <w:rPr>
          <w:rStyle w:val="CommentReference"/>
        </w:rPr>
        <w:commentReference w:id="7001"/>
      </w:r>
      <w:r>
        <w:t>(</w:t>
      </w:r>
      <w:del w:id="7002" w:author="Sen, Marcus A." w:date="2016-04-13T16:41:00Z">
        <w:r w:rsidDel="00D458B7">
          <w:delText xml:space="preserve">See  </w:delText>
        </w:r>
      </w:del>
      <w:ins w:id="7003" w:author="Sen, Marcus A." w:date="2016-04-13T16:41:00Z">
        <w:r w:rsidR="00D458B7">
          <w:t xml:space="preserve">See </w:t>
        </w:r>
      </w:ins>
      <w:r>
        <w:fldChar w:fldCharType="begin"/>
      </w:r>
      <w:r>
        <w:instrText xml:space="preserve"> REF _Ref439836832 \r \h </w:instrText>
      </w:r>
      <w:r>
        <w:fldChar w:fldCharType="separate"/>
      </w:r>
      <w:ins w:id="7004" w:author="Sen, Marcus A." w:date="2016-04-13T16:56:00Z">
        <w:r w:rsidR="00D33949">
          <w:t>8.4</w:t>
        </w:r>
      </w:ins>
      <w:ins w:id="7005" w:author="Boisvert, Eric" w:date="2016-04-01T07:54:00Z">
        <w:del w:id="7006" w:author="Sen, Marcus A." w:date="2016-04-13T16:56:00Z">
          <w:r w:rsidR="00E21DD0" w:rsidDel="00D33949">
            <w:delText>8.4</w:delText>
          </w:r>
        </w:del>
      </w:ins>
      <w:ins w:id="7007" w:author="Eric Boisvert" w:date="2016-03-28T16:06:00Z">
        <w:del w:id="7008" w:author="Sen, Marcus A." w:date="2016-04-13T16:56:00Z">
          <w:r w:rsidR="003842F3" w:rsidDel="00D33949">
            <w:delText>8.4</w:delText>
          </w:r>
        </w:del>
      </w:ins>
      <w:del w:id="7009" w:author="Sen, Marcus A." w:date="2016-04-13T16:56:00Z">
        <w:r w:rsidDel="00D33949">
          <w:delText>9.5</w:delText>
        </w:r>
      </w:del>
      <w:r>
        <w:fldChar w:fldCharType="end"/>
      </w:r>
      <w:r>
        <w:t xml:space="preserve">).  </w:t>
      </w:r>
      <w:del w:id="7010" w:author="Sen, Marcus A." w:date="2016-04-13T16:42:00Z">
        <w:r w:rsidR="00746B77" w:rsidDel="00D458B7">
          <w:delText>to</w:delText>
        </w:r>
      </w:del>
      <w:ins w:id="7011" w:author="Sen, Marcus A." w:date="2016-04-13T16:42:00Z">
        <w:r w:rsidR="00D458B7">
          <w:t>To</w:t>
        </w:r>
      </w:ins>
      <w:r w:rsidR="00746B77">
        <w:t xml:space="preserve"> accommodate WFS 1.1.0 services</w:t>
      </w:r>
      <w:r>
        <w:t>.  GML 3.2 compliant portrayal schema shall be published as a profile</w:t>
      </w:r>
      <w:ins w:id="7012" w:author="Eric Boisvert" w:date="2016-02-28T14:39:00Z">
        <w:r w:rsidR="00457AE6">
          <w:t xml:space="preserve"> of </w:t>
        </w:r>
      </w:ins>
      <w:ins w:id="7013" w:author="Eric Boisvert" w:date="2016-02-28T14:40:00Z">
        <w:r w:rsidR="00457AE6">
          <w:fldChar w:fldCharType="begin"/>
        </w:r>
        <w:r w:rsidR="00457AE6">
          <w:instrText xml:space="preserve"> REF _Ref444433734 \r \h </w:instrText>
        </w:r>
      </w:ins>
      <w:r w:rsidR="00457AE6">
        <w:fldChar w:fldCharType="separate"/>
      </w:r>
      <w:ins w:id="7014" w:author="Sen, Marcus A." w:date="2016-04-13T16:56:00Z">
        <w:r w:rsidR="00D33949">
          <w:t>8.3</w:t>
        </w:r>
      </w:ins>
      <w:ins w:id="7015" w:author="Eric Boisvert" w:date="2016-02-28T14:40:00Z">
        <w:r w:rsidR="00457AE6">
          <w:fldChar w:fldCharType="end"/>
        </w:r>
      </w:ins>
      <w:ins w:id="7016" w:author="Eric Boisvert" w:date="2016-01-24T13:48:00Z">
        <w:r>
          <w:t>.</w:t>
        </w:r>
      </w:ins>
      <w:r>
        <w:t xml:space="preserve"> </w:t>
      </w:r>
      <w:del w:id="7017"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7018" w:author="Eric Boisvert" w:date="2016-01-20T05:58:00Z">
        <w:r w:rsidDel="00153787">
          <w:delText>-wfs1</w:delText>
        </w:r>
      </w:del>
      <w:r w:rsidRPr="005372A3">
        <w:t>.xsd</w:t>
      </w:r>
      <w:ins w:id="701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7020" w:author="Eric Boisvert" w:date="2016-01-20T05:58:00Z">
              <w:r w:rsidDel="00153787">
                <w:rPr>
                  <w:rStyle w:val="reqtext"/>
                  <w:lang w:val="en-CA"/>
                </w:rPr>
                <w:delText>_wfs1</w:delText>
              </w:r>
            </w:del>
            <w:r w:rsidRPr="005372A3">
              <w:rPr>
                <w:rStyle w:val="reqtext"/>
                <w:lang w:val="en-CA"/>
              </w:rPr>
              <w:t>.xsd</w:t>
            </w:r>
            <w:ins w:id="7021"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7022" w:author="Eric Boisvert" w:date="2016-04-03T13:06:00Z">
        <w:r w:rsidR="00CE2547">
          <w:t>s</w:t>
        </w:r>
      </w:ins>
      <w:r>
        <w:t xml:space="preserve"> defined in the schematron file located at </w:t>
      </w:r>
      <w:hyperlink r:id="rId142" w:history="1">
        <w:r w:rsidRPr="00140F09">
          <w:rPr>
            <w:rStyle w:val="Hyperlink"/>
          </w:rPr>
          <w:t>http://schemas.opengis.net/gsml/4.0/geosciml-portrayal.sch</w:t>
        </w:r>
      </w:hyperlink>
      <w:ins w:id="7023"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7024" w:author="Eric Boisvert" w:date="2016-03-25T17:23:00Z">
              <w:r w:rsidR="0063099F">
                <w:rPr>
                  <w:rStyle w:val="requri"/>
                  <w:lang w:val="en-CA"/>
                </w:rPr>
                <w:t>ch</w:t>
              </w:r>
            </w:ins>
            <w:del w:id="7025"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7026" w:author="Eric Boisvert" w:date="2016-04-03T13:08:00Z">
              <w:r w:rsidDel="00CE2547">
                <w:rPr>
                  <w:rStyle w:val="reqtext"/>
                  <w:lang w:val="en-CA"/>
                </w:rPr>
                <w:delText xml:space="preserve">pass schematron defined </w:delText>
              </w:r>
            </w:del>
            <w:ins w:id="7027"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7028"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03F5CB50" w:rsidR="009B3BBD" w:rsidRDefault="009B3BBD" w:rsidP="009B3BBD">
      <w:pPr>
        <w:pStyle w:val="Heading2"/>
        <w:rPr>
          <w:lang w:val="en-CA"/>
        </w:rPr>
      </w:pPr>
      <w:bookmarkStart w:id="7029" w:name="_Ref446664275"/>
      <w:bookmarkStart w:id="7030" w:name="_Toc448330016"/>
      <w:r w:rsidRPr="00D12552">
        <w:rPr>
          <w:lang w:val="en-CA"/>
        </w:rPr>
        <w:t xml:space="preserve">GeoSciML </w:t>
      </w:r>
      <w:r>
        <w:rPr>
          <w:lang w:val="en-CA"/>
        </w:rPr>
        <w:t>Basic XML</w:t>
      </w:r>
      <w:r w:rsidRPr="00D12552">
        <w:rPr>
          <w:lang w:val="en-CA"/>
        </w:rPr>
        <w:t xml:space="preserve"> Requirements </w:t>
      </w:r>
      <w:del w:id="7031" w:author="Sen, Marcus A." w:date="2016-04-13T16:42:00Z">
        <w:r w:rsidRPr="00D12552" w:rsidDel="00D458B7">
          <w:rPr>
            <w:lang w:val="en-CA"/>
          </w:rPr>
          <w:delText>Class</w:delText>
        </w:r>
      </w:del>
      <w:bookmarkEnd w:id="7029"/>
      <w:ins w:id="7032" w:author="Eric Boisvert" w:date="2016-04-03T12:50:00Z">
        <w:del w:id="7033" w:author="Sen, Marcus A." w:date="2016-04-13T16:42:00Z">
          <w:r w:rsidR="00052694" w:rsidDel="00D458B7">
            <w:rPr>
              <w:lang w:val="en-CA"/>
            </w:rPr>
            <w:delText xml:space="preserve"> </w:delText>
          </w:r>
          <w:r w:rsidR="00052694" w:rsidDel="00D458B7">
            <w:delText xml:space="preserve"> (</w:delText>
          </w:r>
        </w:del>
      </w:ins>
      <w:ins w:id="7034" w:author="Sen, Marcus A." w:date="2016-04-13T16:42:00Z">
        <w:r w:rsidR="00D458B7" w:rsidRPr="00D12552">
          <w:rPr>
            <w:lang w:val="en-CA"/>
          </w:rPr>
          <w:t>Class</w:t>
        </w:r>
        <w:r w:rsidR="00D458B7">
          <w:rPr>
            <w:lang w:val="en-CA"/>
          </w:rPr>
          <w:t xml:space="preserve"> </w:t>
        </w:r>
        <w:r w:rsidR="00D458B7">
          <w:t>(</w:t>
        </w:r>
      </w:ins>
      <w:ins w:id="7035" w:author="Eric Boisvert" w:date="2016-04-03T12:50:00Z">
        <w:r w:rsidR="00052694">
          <w:t>Normative)</w:t>
        </w:r>
      </w:ins>
      <w:bookmarkEnd w:id="7030"/>
    </w:p>
    <w:p w14:paraId="48238B04" w14:textId="77777777" w:rsidR="006A7DD0" w:rsidRDefault="006A7DD0" w:rsidP="006A7DD0">
      <w:pPr>
        <w:rPr>
          <w:ins w:id="7036"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7037" w:author="Eric Boisvert" w:date="2016-04-03T13:08:00Z">
              <w:r w:rsidRPr="00A1351F" w:rsidDel="00CE2547">
                <w:rPr>
                  <w:rFonts w:ascii="Calibri" w:eastAsia="MS Mincho" w:hAnsi="Calibri"/>
                  <w:sz w:val="20"/>
                  <w:szCs w:val="20"/>
                  <w:lang w:val="en-CA"/>
                </w:rPr>
                <w:delText xml:space="preserve">pass schematron defined </w:delText>
              </w:r>
            </w:del>
            <w:ins w:id="7038"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7039" w:author="Eric Boisvert" w:date="2016-04-01T18:11:00Z"/>
          <w:lang w:val="en-CA"/>
        </w:rPr>
      </w:pPr>
    </w:p>
    <w:p w14:paraId="0B7FB0EB" w14:textId="77777777" w:rsidR="00A1351F" w:rsidRDefault="00A1351F" w:rsidP="006A7DD0">
      <w:pPr>
        <w:rPr>
          <w:ins w:id="7040"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7041"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7042">
          <w:tblGrid>
            <w:gridCol w:w="4219"/>
            <w:gridCol w:w="4678"/>
          </w:tblGrid>
        </w:tblGridChange>
      </w:tblGrid>
      <w:tr w:rsidR="005372A3" w:rsidRPr="00D12552" w14:paraId="1DAD4D89" w14:textId="77777777" w:rsidTr="00C859E9">
        <w:trPr>
          <w:cantSplit/>
          <w:trPrChange w:id="7043" w:author="Eric Boisvert" w:date="2016-01-24T14:40:00Z">
            <w:trPr>
              <w:cantSplit/>
            </w:trPr>
          </w:trPrChange>
        </w:trPr>
        <w:tc>
          <w:tcPr>
            <w:tcW w:w="4077" w:type="dxa"/>
            <w:tcBorders>
              <w:right w:val="nil"/>
            </w:tcBorders>
            <w:shd w:val="clear" w:color="auto" w:fill="auto"/>
            <w:tcPrChange w:id="7044"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7045"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7046" w:author="Eric Boisvert" w:date="2016-04-03T13:06:00Z">
              <w:r w:rsidRPr="005372A3" w:rsidDel="00CE2547">
                <w:rPr>
                  <w:rStyle w:val="reqtext"/>
                  <w:lang w:val="en-CA"/>
                </w:rPr>
                <w:delText xml:space="preserve">shall </w:delText>
              </w:r>
            </w:del>
            <w:ins w:id="7047"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7048"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7049"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7050" w:author="Eric Boisvert" w:date="2016-04-03T13:06:00Z">
        <w:r w:rsidR="00CE2547">
          <w:t>s</w:t>
        </w:r>
      </w:ins>
      <w:r>
        <w:t xml:space="preserve"> defined in the schematron file located at </w:t>
      </w:r>
      <w:hyperlink r:id="rId143" w:history="1">
        <w:r w:rsidR="00CE5B49" w:rsidRPr="00140F09">
          <w:rPr>
            <w:rStyle w:val="Hyperlink"/>
          </w:rPr>
          <w:t>http://schemas.opengis.net/gsml/4.0/geoSciMLBasic.sch</w:t>
        </w:r>
      </w:hyperlink>
      <w:ins w:id="7051"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7052" w:author="Eric Boisvert" w:date="2016-04-03T13:06:00Z">
              <w:r w:rsidRPr="005372A3" w:rsidDel="00CE2547">
                <w:rPr>
                  <w:rStyle w:val="reqtext"/>
                  <w:lang w:val="en-CA"/>
                </w:rPr>
                <w:delText xml:space="preserve">shall </w:delText>
              </w:r>
            </w:del>
            <w:ins w:id="7053" w:author="Eric Boisvert" w:date="2016-04-03T13:06:00Z">
              <w:r w:rsidR="00CE2547">
                <w:rPr>
                  <w:rStyle w:val="reqtext"/>
                  <w:lang w:val="en-CA"/>
                </w:rPr>
                <w:t>SHALL</w:t>
              </w:r>
              <w:r w:rsidR="00CE2547" w:rsidRPr="005372A3">
                <w:rPr>
                  <w:rStyle w:val="reqtext"/>
                  <w:lang w:val="en-CA"/>
                </w:rPr>
                <w:t xml:space="preserve"> </w:t>
              </w:r>
            </w:ins>
            <w:del w:id="7054" w:author="Eric Boisvert" w:date="2016-04-03T13:08:00Z">
              <w:r w:rsidDel="00CE2547">
                <w:rPr>
                  <w:rStyle w:val="reqtext"/>
                  <w:lang w:val="en-CA"/>
                </w:rPr>
                <w:delText xml:space="preserve">pass schematron defined </w:delText>
              </w:r>
            </w:del>
            <w:ins w:id="7055"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7056"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7057"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ins w:id="7058" w:author="Eric Boisvert" w:date="2016-03-06T14:57:00Z">
        <w:r w:rsidR="004F0435">
          <w:t xml:space="preserve"> in Basic package</w:t>
        </w:r>
      </w:ins>
      <w:ins w:id="7059" w:author="Eric Boisvert" w:date="2016-03-06T14:37:00Z">
        <w:r w:rsidR="00C70FFE">
          <w:t xml:space="preserve">. </w:t>
        </w:r>
      </w:ins>
      <w:del w:id="7060" w:author="Eric Boisvert" w:date="2016-03-06T14:37:00Z">
        <w:r w:rsidR="002A2C89" w:rsidDel="00C70FFE">
          <w:delText>,</w:delText>
        </w:r>
      </w:del>
      <w:r w:rsidR="002A2C89">
        <w:t xml:space="preserve"> </w:t>
      </w:r>
      <w:ins w:id="7061" w:author="Eric Boisvert" w:date="2016-03-06T14:57:00Z">
        <w:r w:rsidR="004F0435">
          <w:t xml:space="preserve">Since abstract description classes are DataType, the property is inline only and therefore an empty property is not schema valid.  </w:t>
        </w:r>
      </w:ins>
      <w:del w:id="7062" w:author="Eric Boisvert" w:date="2016-03-06T14:37:00Z">
        <w:r w:rsidR="002A2C89" w:rsidDel="00C70FFE">
          <w:delText>t</w:delText>
        </w:r>
      </w:del>
      <w:del w:id="7063" w:author="Eric Boisvert" w:date="2016-03-06T14:57:00Z">
        <w:r w:rsidR="002A2C89" w:rsidDel="004F0435">
          <w:delText xml:space="preserve">herefore no value </w:delText>
        </w:r>
      </w:del>
      <w:del w:id="7064" w:author="Eric Boisvert" w:date="2016-03-06T14:56:00Z">
        <w:r w:rsidR="002A2C89" w:rsidDel="004F0435">
          <w:delText>can be</w:delText>
        </w:r>
      </w:del>
      <w:del w:id="7065" w:author="Eric Boisvert" w:date="2016-03-06T14:57:00Z">
        <w:r w:rsidR="002A2C89" w:rsidDel="004F0435">
          <w:delText xml:space="preserve"> provided in basic package.  </w:delText>
        </w:r>
      </w:del>
    </w:p>
    <w:p w14:paraId="3DF8D3C9" w14:textId="31F73FB6" w:rsidR="005372A3" w:rsidDel="004F0435" w:rsidRDefault="004F0435" w:rsidP="006A7DD0">
      <w:pPr>
        <w:rPr>
          <w:del w:id="7066" w:author="Eric Boisvert" w:date="2016-03-06T14:58:00Z"/>
        </w:rPr>
      </w:pPr>
      <w:ins w:id="7067" w:author="Eric Boisvert" w:date="2016-03-06T14:58:00Z">
        <w:r w:rsidDel="004F0435">
          <w:t xml:space="preserve"> </w:t>
        </w:r>
      </w:ins>
      <w:del w:id="7068"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7069" w:author="Eric Boisvert" w:date="2016-03-06T14:58:00Z"/>
          <w:rFonts w:ascii="Courier New" w:hAnsi="Courier New" w:cs="Courier New"/>
          <w:b/>
          <w:bCs/>
          <w:color w:val="000000"/>
          <w:sz w:val="20"/>
          <w:szCs w:val="20"/>
          <w:highlight w:val="white"/>
          <w:lang w:val="en-CA" w:eastAsia="en-CA"/>
        </w:rPr>
      </w:pPr>
      <w:del w:id="7070"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7071" w:author="Eric Boisvert" w:date="2016-03-06T14:58:00Z"/>
          <w:rFonts w:ascii="Courier New" w:hAnsi="Courier New" w:cs="Courier New"/>
          <w:b/>
          <w:bCs/>
          <w:color w:val="000000"/>
          <w:sz w:val="20"/>
          <w:szCs w:val="20"/>
          <w:highlight w:val="white"/>
          <w:lang w:val="en-CA" w:eastAsia="en-CA"/>
        </w:rPr>
      </w:pPr>
      <w:del w:id="707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7073" w:author="Eric Boisvert" w:date="2016-03-06T14:58:00Z"/>
          <w:rFonts w:ascii="Courier New" w:hAnsi="Courier New" w:cs="Courier New"/>
          <w:b/>
          <w:bCs/>
          <w:color w:val="000000"/>
          <w:sz w:val="20"/>
          <w:szCs w:val="20"/>
          <w:highlight w:val="white"/>
          <w:lang w:val="en-CA" w:eastAsia="en-CA"/>
        </w:rPr>
      </w:pPr>
      <w:del w:id="707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7075" w:author="Eric Boisvert" w:date="2016-03-06T14:58:00Z"/>
          <w:rFonts w:ascii="Courier New" w:hAnsi="Courier New" w:cs="Courier New"/>
          <w:b/>
          <w:bCs/>
          <w:color w:val="000000"/>
          <w:sz w:val="20"/>
          <w:szCs w:val="20"/>
          <w:highlight w:val="white"/>
          <w:lang w:val="en-CA" w:eastAsia="en-CA"/>
        </w:rPr>
      </w:pPr>
      <w:del w:id="7076"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7077" w:author="Eric Boisvert" w:date="2016-01-24T14:51:00Z"/>
          <w:rFonts w:ascii="Courier New" w:hAnsi="Courier New" w:cs="Courier New"/>
          <w:color w:val="0000FF"/>
          <w:sz w:val="20"/>
          <w:szCs w:val="20"/>
          <w:lang w:val="en-CA" w:eastAsia="en-CA"/>
        </w:rPr>
      </w:pPr>
      <w:del w:id="7078"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7079"/>
      <w:ins w:id="7080" w:author="Eric Boisvert" w:date="2016-01-24T14:51:00Z">
        <w:r w:rsidR="00811785">
          <w:rPr>
            <w:rFonts w:ascii="Courier New" w:hAnsi="Courier New" w:cs="Courier New"/>
            <w:color w:val="0000FF"/>
            <w:sz w:val="20"/>
            <w:szCs w:val="20"/>
            <w:lang w:val="en-CA" w:eastAsia="en-CA"/>
          </w:rPr>
          <w:t>(…)</w:t>
        </w:r>
      </w:ins>
      <w:commentRangeEnd w:id="7079"/>
      <w:ins w:id="7081" w:author="Eric Boisvert" w:date="2016-01-24T14:52:00Z">
        <w:r w:rsidR="00811785">
          <w:rPr>
            <w:rStyle w:val="CommentReference"/>
          </w:rPr>
          <w:commentReference w:id="7079"/>
        </w:r>
      </w:ins>
    </w:p>
    <w:p w14:paraId="4E1553E9" w14:textId="77777777" w:rsidR="00811785" w:rsidRDefault="00811785" w:rsidP="006A7DD0">
      <w:pPr>
        <w:rPr>
          <w:ins w:id="7082"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7083" w:author="Eric Boisvert" w:date="2016-03-06T14:59:00Z"/>
        </w:rPr>
      </w:pPr>
      <w:ins w:id="7084" w:author="Eric Boisvert" w:date="2016-03-06T14:59:00Z">
        <w:r>
          <w:t xml:space="preserve">This instance is </w:t>
        </w:r>
        <w:r w:rsidRPr="004F0435">
          <w:rPr>
            <w:b/>
            <w:u w:val="single"/>
            <w:rPrChange w:id="7085"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7086"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7087" w:author="Eric Boisvert" w:date="2016-03-06T14:56:00Z"/>
          <w:rFonts w:ascii="Consolas" w:hAnsi="Consolas" w:cs="Consolas"/>
          <w:color w:val="0000FF"/>
          <w:sz w:val="20"/>
          <w:szCs w:val="20"/>
          <w:highlight w:val="white"/>
          <w:lang w:val="en-CA" w:eastAsia="en-CA"/>
        </w:rPr>
        <w:pPrChange w:id="7088"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7089"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7090" w:author="Eric Boisvert" w:date="2016-03-06T14:54:00Z"/>
        </w:rPr>
      </w:pPr>
      <w:del w:id="7091"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7092"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7093" w:author="Eric Boisvert" w:date="2016-03-06T14:54:00Z"/>
                <w:rStyle w:val="requri"/>
                <w:lang w:val="en-CA"/>
              </w:rPr>
            </w:pPr>
            <w:commentRangeStart w:id="7094"/>
            <w:del w:id="7095"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7096" w:author="Eric Boisvert" w:date="2016-03-06T14:54:00Z"/>
                <w:rStyle w:val="reqtext"/>
                <w:lang w:val="en-CA"/>
              </w:rPr>
            </w:pPr>
            <w:del w:id="7097" w:author="Eric Boisvert" w:date="2016-03-06T14:54:00Z">
              <w:r w:rsidDel="004F0435">
                <w:rPr>
                  <w:rStyle w:val="reqtext"/>
                  <w:lang w:val="en-CA"/>
                </w:rPr>
                <w:delText>Properties that link to abstract description classes should not be serialized.</w:delText>
              </w:r>
            </w:del>
            <w:commentRangeEnd w:id="7094"/>
            <w:r w:rsidR="004F0435">
              <w:rPr>
                <w:rStyle w:val="CommentReference"/>
                <w:rFonts w:ascii="Times New Roman" w:eastAsia="Times New Roman" w:hAnsi="Times New Roman"/>
                <w:lang w:val="en-US" w:eastAsia="en-US"/>
              </w:rPr>
              <w:commentReference w:id="7094"/>
            </w:r>
          </w:p>
        </w:tc>
      </w:tr>
    </w:tbl>
    <w:p w14:paraId="5612A58C" w14:textId="14426536" w:rsidR="002A2C89" w:rsidDel="004F0435" w:rsidRDefault="002A2C89" w:rsidP="006A7DD0">
      <w:pPr>
        <w:rPr>
          <w:del w:id="7098" w:author="Eric Boisvert" w:date="2016-03-06T14:54:00Z"/>
        </w:rPr>
      </w:pPr>
    </w:p>
    <w:p w14:paraId="71A5BB71" w14:textId="2C5AFF7A" w:rsidR="002A2C89" w:rsidDel="009C6C9E" w:rsidRDefault="004F0435" w:rsidP="006A7DD0">
      <w:pPr>
        <w:rPr>
          <w:del w:id="7099" w:author="Eric Boisvert" w:date="2016-03-06T14:59:00Z"/>
        </w:rPr>
      </w:pPr>
      <w:ins w:id="7100" w:author="Eric Boisvert" w:date="2016-03-06T15:00:00Z">
        <w:r>
          <w:t>Is should be noted that this is by design.</w:t>
        </w:r>
      </w:ins>
    </w:p>
    <w:p w14:paraId="55D6E5A3" w14:textId="77777777" w:rsidR="009C6C9E" w:rsidRDefault="009C6C9E" w:rsidP="006A7DD0">
      <w:pPr>
        <w:rPr>
          <w:ins w:id="7101" w:author="Eric Boisvert" w:date="2016-03-17T05:51:00Z"/>
        </w:rPr>
      </w:pPr>
    </w:p>
    <w:p w14:paraId="695012D9" w14:textId="54890481" w:rsidR="009C6C9E" w:rsidRDefault="009C6C9E">
      <w:pPr>
        <w:pStyle w:val="Heading3"/>
        <w:rPr>
          <w:ins w:id="7102" w:author="Eric Boisvert" w:date="2016-03-17T05:51:00Z"/>
        </w:rPr>
        <w:pPrChange w:id="7103" w:author="Eric Boisvert" w:date="2016-03-17T05:53:00Z">
          <w:pPr/>
        </w:pPrChange>
      </w:pPr>
      <w:bookmarkStart w:id="7104" w:name="_Toc448330017"/>
      <w:ins w:id="7105" w:author="Eric Boisvert" w:date="2016-03-17T05:51:00Z">
        <w:r>
          <w:t>relatedFeature</w:t>
        </w:r>
        <w:bookmarkEnd w:id="7104"/>
      </w:ins>
    </w:p>
    <w:p w14:paraId="6DBC9F7A" w14:textId="77777777" w:rsidR="009C6C9E" w:rsidRDefault="009C6C9E" w:rsidP="006A7DD0">
      <w:pPr>
        <w:rPr>
          <w:ins w:id="7106" w:author="Eric Boisvert" w:date="2016-03-17T05:53:00Z"/>
        </w:rPr>
      </w:pPr>
    </w:p>
    <w:p w14:paraId="2CC2345B" w14:textId="494DE0A5" w:rsidR="009C6C9E" w:rsidRDefault="009C6C9E" w:rsidP="006A7DD0">
      <w:pPr>
        <w:rPr>
          <w:ins w:id="7107" w:author="Eric Boisvert" w:date="2016-03-17T05:51:00Z"/>
        </w:rPr>
      </w:pPr>
      <w:ins w:id="7108" w:author="Eric Boisvert" w:date="2016-03-17T05:51:00Z">
        <w:r>
          <w:t>In GeoSciML Basic, relatedFeature is byReference only as AbstractFeatureRelation</w:t>
        </w:r>
      </w:ins>
      <w:ins w:id="7109" w:author="Eric Boisvert" w:date="2016-03-17T05:55:00Z">
        <w:r w:rsidR="00617DFF">
          <w:t xml:space="preserve"> subtypes</w:t>
        </w:r>
      </w:ins>
      <w:ins w:id="7110" w:author="Eric Boisvert" w:date="2016-03-17T05:51:00Z">
        <w:r w:rsidR="00617DFF">
          <w:t xml:space="preserve"> </w:t>
        </w:r>
      </w:ins>
      <w:ins w:id="7111" w:author="Eric Boisvert" w:date="2016-03-17T05:55:00Z">
        <w:r w:rsidR="00617DFF">
          <w:t>are</w:t>
        </w:r>
      </w:ins>
      <w:ins w:id="7112" w:author="Eric Boisvert" w:date="2016-03-17T05:51:00Z">
        <w:r>
          <w:t xml:space="preserve"> </w:t>
        </w:r>
      </w:ins>
      <w:ins w:id="7113" w:author="Eric Boisvert" w:date="2016-03-17T05:52:00Z">
        <w:r>
          <w:t>materialized</w:t>
        </w:r>
      </w:ins>
      <w:ins w:id="7114" w:author="Eric Boisvert" w:date="2016-03-17T05:51:00Z">
        <w:r>
          <w:t xml:space="preserve"> </w:t>
        </w:r>
      </w:ins>
      <w:ins w:id="7115" w:author="Eric Boisvert" w:date="2016-03-17T05:52:00Z">
        <w:r>
          <w:t>in Extension package.</w:t>
        </w:r>
      </w:ins>
      <w:ins w:id="7116" w:author="Eric Boisvert" w:date="2016-03-17T05:55:00Z">
        <w:r w:rsidR="00617DFF">
          <w:t xml:space="preserve"> </w:t>
        </w:r>
      </w:ins>
    </w:p>
    <w:p w14:paraId="30348145" w14:textId="77777777" w:rsidR="009C6C9E" w:rsidRPr="006A7DD0" w:rsidRDefault="009C6C9E" w:rsidP="006A7DD0">
      <w:pPr>
        <w:rPr>
          <w:ins w:id="7117" w:author="Eric Boisvert" w:date="2016-03-17T05:51:00Z"/>
        </w:rPr>
      </w:pPr>
    </w:p>
    <w:p w14:paraId="4F39824A" w14:textId="41527EE8" w:rsidR="009B3BBD" w:rsidRDefault="009B3BBD" w:rsidP="009B3BBD">
      <w:pPr>
        <w:pStyle w:val="Heading2"/>
        <w:rPr>
          <w:ins w:id="7118" w:author="Eric Boisvert" w:date="2016-04-01T18:12:00Z"/>
          <w:lang w:val="en-CA"/>
        </w:rPr>
      </w:pPr>
      <w:bookmarkStart w:id="7119"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del w:id="7120" w:author="Sen, Marcus A." w:date="2016-04-13T16:42:00Z">
        <w:r w:rsidRPr="00D12552" w:rsidDel="00D458B7">
          <w:rPr>
            <w:lang w:val="en-CA"/>
          </w:rPr>
          <w:delText>Class</w:delText>
        </w:r>
      </w:del>
      <w:ins w:id="7121" w:author="Eric Boisvert" w:date="2016-04-03T12:50:00Z">
        <w:del w:id="7122" w:author="Sen, Marcus A." w:date="2016-04-13T16:42:00Z">
          <w:r w:rsidR="00052694" w:rsidDel="00D458B7">
            <w:rPr>
              <w:lang w:val="en-CA"/>
            </w:rPr>
            <w:delText xml:space="preserve"> </w:delText>
          </w:r>
          <w:r w:rsidR="00052694" w:rsidDel="00D458B7">
            <w:delText xml:space="preserve"> (</w:delText>
          </w:r>
        </w:del>
      </w:ins>
      <w:ins w:id="7123" w:author="Sen, Marcus A." w:date="2016-04-13T16:42:00Z">
        <w:r w:rsidR="00D458B7" w:rsidRPr="00D12552">
          <w:rPr>
            <w:lang w:val="en-CA"/>
          </w:rPr>
          <w:t>Class</w:t>
        </w:r>
        <w:r w:rsidR="00D458B7">
          <w:rPr>
            <w:lang w:val="en-CA"/>
          </w:rPr>
          <w:t xml:space="preserve"> </w:t>
        </w:r>
        <w:r w:rsidR="00D458B7">
          <w:t>(</w:t>
        </w:r>
      </w:ins>
      <w:ins w:id="7124" w:author="Eric Boisvert" w:date="2016-04-03T12:50:00Z">
        <w:r w:rsidR="00052694">
          <w:t>Normative)</w:t>
        </w:r>
      </w:ins>
      <w:bookmarkEnd w:id="7119"/>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7125"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7126" w:author="Eric Boisvert" w:date="2016-04-02T15:30:00Z"/>
                <w:rFonts w:ascii="Calibri" w:eastAsia="MS Mincho" w:hAnsi="Calibri"/>
                <w:b/>
                <w:sz w:val="20"/>
                <w:szCs w:val="20"/>
                <w:lang w:val="en-CA"/>
              </w:rPr>
            </w:pPr>
            <w:ins w:id="7127"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7128" w:author="Eric Boisvert" w:date="2016-04-02T15:30:00Z"/>
                <w:rFonts w:ascii="Calibri" w:eastAsia="MS Mincho" w:hAnsi="Calibri"/>
                <w:sz w:val="20"/>
                <w:szCs w:val="20"/>
                <w:lang w:val="en-CA"/>
              </w:rPr>
            </w:pPr>
            <w:ins w:id="7129"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7130" w:author="Eric Boisvert" w:date="2016-04-03T13:07:00Z">
              <w:r w:rsidRPr="00DC2FB9" w:rsidDel="00CE2547">
                <w:rPr>
                  <w:rFonts w:ascii="Calibri" w:eastAsia="MS Mincho" w:hAnsi="Calibri"/>
                  <w:sz w:val="20"/>
                  <w:szCs w:val="20"/>
                  <w:lang w:val="en-CA"/>
                </w:rPr>
                <w:delText xml:space="preserve">shall </w:delText>
              </w:r>
            </w:del>
            <w:ins w:id="7131"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7132" w:author="Eric Boisvert" w:date="2016-04-03T13:07:00Z">
              <w:r w:rsidRPr="00DC2FB9" w:rsidDel="00CE2547">
                <w:rPr>
                  <w:rStyle w:val="reqtext"/>
                  <w:rFonts w:ascii="Calibri" w:hAnsi="Calibri"/>
                  <w:sz w:val="20"/>
                  <w:szCs w:val="20"/>
                  <w:lang w:val="en-CA"/>
                </w:rPr>
                <w:delText xml:space="preserve">shall </w:delText>
              </w:r>
            </w:del>
            <w:ins w:id="7133"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7134" w:author="Eric Boisvert" w:date="2016-04-03T13:08:00Z">
              <w:r w:rsidRPr="00DC2FB9" w:rsidDel="00CE2547">
                <w:rPr>
                  <w:rStyle w:val="reqtext"/>
                  <w:rFonts w:ascii="Calibri" w:hAnsi="Calibri"/>
                  <w:sz w:val="20"/>
                  <w:szCs w:val="20"/>
                  <w:lang w:val="en-CA"/>
                </w:rPr>
                <w:delText xml:space="preserve">pass schematron defined </w:delText>
              </w:r>
            </w:del>
            <w:ins w:id="7135"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ins w:id="7136" w:author="Eric Boisvert" w:date="2016-04-01T18:12:00Z"/>
          <w:lang w:val="en-CA"/>
        </w:rPr>
      </w:pPr>
    </w:p>
    <w:p w14:paraId="5EE116B5" w14:textId="77777777" w:rsidR="00A1351F" w:rsidRDefault="00A1351F" w:rsidP="006A7DD0">
      <w:pPr>
        <w:rPr>
          <w:ins w:id="7137"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713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7139" w:author="Eric Boisvert" w:date="2016-04-03T13:07:00Z">
              <w:r w:rsidRPr="005372A3" w:rsidDel="00CE2547">
                <w:rPr>
                  <w:rStyle w:val="reqtext"/>
                  <w:lang w:val="en-CA"/>
                </w:rPr>
                <w:delText xml:space="preserve">shall </w:delText>
              </w:r>
            </w:del>
            <w:ins w:id="7140"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7141"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7142" w:author="Eric Boisvert" w:date="2016-04-03T13:07:00Z">
        <w:r w:rsidR="00CE2547">
          <w:t>s</w:t>
        </w:r>
      </w:ins>
      <w:r>
        <w:t xml:space="preserve"> defined in the schematron file located at </w:t>
      </w:r>
      <w:r w:rsidRPr="00CE5B49">
        <w:t>http://schemas.opengis.net/gsml/4.0/geoSciMLExtension.</w:t>
      </w:r>
      <w:r>
        <w:t>sch</w:t>
      </w:r>
      <w:ins w:id="714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7144" w:author="Eric Boisvert" w:date="2016-04-03T13:07:00Z">
              <w:r w:rsidRPr="005372A3" w:rsidDel="00CE2547">
                <w:rPr>
                  <w:rStyle w:val="reqtext"/>
                  <w:lang w:val="en-CA"/>
                </w:rPr>
                <w:delText xml:space="preserve">shall </w:delText>
              </w:r>
            </w:del>
            <w:ins w:id="7145" w:author="Eric Boisvert" w:date="2016-04-03T13:07:00Z">
              <w:r w:rsidR="00CE2547">
                <w:rPr>
                  <w:rStyle w:val="reqtext"/>
                  <w:lang w:val="en-CA"/>
                </w:rPr>
                <w:t>SHALL</w:t>
              </w:r>
              <w:r w:rsidR="00CE2547" w:rsidRPr="005372A3">
                <w:rPr>
                  <w:rStyle w:val="reqtext"/>
                  <w:lang w:val="en-CA"/>
                </w:rPr>
                <w:t xml:space="preserve"> </w:t>
              </w:r>
            </w:ins>
            <w:del w:id="7146" w:author="Eric Boisvert" w:date="2016-04-03T13:08:00Z">
              <w:r w:rsidDel="00CE2547">
                <w:rPr>
                  <w:rStyle w:val="reqtext"/>
                  <w:lang w:val="en-CA"/>
                </w:rPr>
                <w:delText xml:space="preserve">pass schematron defined </w:delText>
              </w:r>
            </w:del>
            <w:ins w:id="7147"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7148"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346C4698" w:rsidR="009B3BBD" w:rsidRDefault="009B3BBD" w:rsidP="009B3BBD">
      <w:pPr>
        <w:pStyle w:val="Heading2"/>
        <w:rPr>
          <w:lang w:val="en-CA"/>
        </w:rPr>
      </w:pPr>
      <w:bookmarkStart w:id="7149"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del w:id="7150" w:author="Sen, Marcus A." w:date="2016-04-13T16:42:00Z">
        <w:r w:rsidRPr="00D12552" w:rsidDel="00D458B7">
          <w:rPr>
            <w:lang w:val="en-CA"/>
          </w:rPr>
          <w:delText>Class</w:delText>
        </w:r>
      </w:del>
      <w:ins w:id="7151" w:author="Eric Boisvert" w:date="2016-04-03T12:50:00Z">
        <w:del w:id="7152" w:author="Sen, Marcus A." w:date="2016-04-13T16:42:00Z">
          <w:r w:rsidR="00052694" w:rsidDel="00D458B7">
            <w:rPr>
              <w:lang w:val="en-CA"/>
            </w:rPr>
            <w:delText xml:space="preserve"> </w:delText>
          </w:r>
          <w:r w:rsidR="00052694" w:rsidDel="00D458B7">
            <w:delText xml:space="preserve"> (</w:delText>
          </w:r>
        </w:del>
      </w:ins>
      <w:ins w:id="7153" w:author="Sen, Marcus A." w:date="2016-04-13T16:42:00Z">
        <w:r w:rsidR="00D458B7" w:rsidRPr="00D12552">
          <w:rPr>
            <w:lang w:val="en-CA"/>
          </w:rPr>
          <w:t>Class</w:t>
        </w:r>
        <w:r w:rsidR="00D458B7">
          <w:rPr>
            <w:lang w:val="en-CA"/>
          </w:rPr>
          <w:t xml:space="preserve"> </w:t>
        </w:r>
        <w:r w:rsidR="00D458B7">
          <w:t>(</w:t>
        </w:r>
      </w:ins>
      <w:ins w:id="7154" w:author="Eric Boisvert" w:date="2016-04-03T12:50:00Z">
        <w:r w:rsidR="00052694">
          <w:t>Normative)</w:t>
        </w:r>
      </w:ins>
      <w:bookmarkEnd w:id="7149"/>
    </w:p>
    <w:p w14:paraId="3C2D3365" w14:textId="77777777" w:rsidR="0068411B" w:rsidRDefault="0068411B" w:rsidP="0068411B">
      <w:pPr>
        <w:rPr>
          <w:ins w:id="7155"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7156" w:author="Eric Boisvert" w:date="2016-04-03T13:08:00Z">
              <w:r w:rsidRPr="000419EF" w:rsidDel="00CE2547">
                <w:rPr>
                  <w:rFonts w:ascii="Calibri" w:eastAsia="MS Mincho" w:hAnsi="Calibri"/>
                  <w:sz w:val="20"/>
                  <w:szCs w:val="20"/>
                  <w:lang w:val="en-CA"/>
                </w:rPr>
                <w:delText xml:space="preserve">shall </w:delText>
              </w:r>
            </w:del>
            <w:ins w:id="7157"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7158" w:author="Eric Boisvert" w:date="2016-04-03T13:08:00Z">
              <w:r w:rsidRPr="000419EF" w:rsidDel="00CE2547">
                <w:rPr>
                  <w:rStyle w:val="reqtext"/>
                  <w:rFonts w:ascii="Calibri" w:hAnsi="Calibri"/>
                  <w:sz w:val="20"/>
                  <w:szCs w:val="20"/>
                  <w:lang w:val="en-CA"/>
                </w:rPr>
                <w:delText xml:space="preserve">shall </w:delText>
              </w:r>
            </w:del>
            <w:ins w:id="7159"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7160" w:author="Eric Boisvert" w:date="2016-04-03T13:08:00Z">
              <w:r w:rsidRPr="000419EF" w:rsidDel="00CE2547">
                <w:rPr>
                  <w:rStyle w:val="reqtext"/>
                  <w:rFonts w:ascii="Calibri" w:hAnsi="Calibri"/>
                  <w:sz w:val="20"/>
                  <w:szCs w:val="20"/>
                  <w:lang w:val="en-CA"/>
                </w:rPr>
                <w:delText xml:space="preserve">pass schematron defined </w:delText>
              </w:r>
            </w:del>
            <w:ins w:id="7161"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7162"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716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7164" w:author="Eric Boisvert" w:date="2016-04-02T11:59:00Z">
              <w:r w:rsidRPr="005372A3" w:rsidDel="000419EF">
                <w:rPr>
                  <w:rStyle w:val="reqtext"/>
                  <w:lang w:val="en-CA"/>
                </w:rPr>
                <w:delText xml:space="preserve">shall </w:delText>
              </w:r>
            </w:del>
            <w:ins w:id="7165"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7166"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7167" w:author="Eric Boisvert" w:date="2016-04-03T13:08:00Z">
        <w:r w:rsidR="00CE2547">
          <w:t>s</w:t>
        </w:r>
      </w:ins>
      <w:r>
        <w:t xml:space="preserve"> defined in the schematron file located at </w:t>
      </w:r>
      <w:hyperlink r:id="rId144" w:history="1">
        <w:r w:rsidRPr="00140F09">
          <w:rPr>
            <w:rStyle w:val="Hyperlink"/>
          </w:rPr>
          <w:t>http://schemas.opengis.net/gsml/4.0/geologictime.sch</w:t>
        </w:r>
      </w:hyperlink>
      <w:ins w:id="7168"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7169" w:author="Eric Boisvert" w:date="2016-04-02T11:59:00Z">
              <w:r w:rsidRPr="005372A3" w:rsidDel="000419EF">
                <w:rPr>
                  <w:rStyle w:val="reqtext"/>
                  <w:lang w:val="en-CA"/>
                </w:rPr>
                <w:delText xml:space="preserve">shall </w:delText>
              </w:r>
            </w:del>
            <w:ins w:id="7170" w:author="Eric Boisvert" w:date="2016-04-02T11:59:00Z">
              <w:r w:rsidR="000419EF">
                <w:rPr>
                  <w:rStyle w:val="reqtext"/>
                  <w:lang w:val="en-CA"/>
                </w:rPr>
                <w:t>SHALL</w:t>
              </w:r>
              <w:r w:rsidR="000419EF" w:rsidRPr="005372A3">
                <w:rPr>
                  <w:rStyle w:val="reqtext"/>
                  <w:lang w:val="en-CA"/>
                </w:rPr>
                <w:t xml:space="preserve"> </w:t>
              </w:r>
            </w:ins>
            <w:del w:id="7171" w:author="Eric Boisvert" w:date="2016-04-03T13:08:00Z">
              <w:r w:rsidDel="00CE2547">
                <w:rPr>
                  <w:rStyle w:val="reqtext"/>
                  <w:lang w:val="en-CA"/>
                </w:rPr>
                <w:delText xml:space="preserve">pass schematron defined </w:delText>
              </w:r>
            </w:del>
            <w:ins w:id="7172"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7173"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1EB78CB0" w:rsidR="003666A1" w:rsidRDefault="003666A1" w:rsidP="003666A1">
      <w:pPr>
        <w:pStyle w:val="Heading2"/>
        <w:rPr>
          <w:lang w:val="en-CA"/>
        </w:rPr>
      </w:pPr>
      <w:bookmarkStart w:id="7174"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del w:id="7175" w:author="Sen, Marcus A." w:date="2016-04-13T16:42:00Z">
        <w:r w:rsidRPr="00D12552" w:rsidDel="00D458B7">
          <w:rPr>
            <w:lang w:val="en-CA"/>
          </w:rPr>
          <w:delText>Class</w:delText>
        </w:r>
      </w:del>
      <w:ins w:id="7176" w:author="Eric Boisvert" w:date="2016-04-03T12:50:00Z">
        <w:del w:id="7177" w:author="Sen, Marcus A." w:date="2016-04-13T16:42:00Z">
          <w:r w:rsidR="00052694" w:rsidDel="00D458B7">
            <w:rPr>
              <w:lang w:val="en-CA"/>
            </w:rPr>
            <w:delText xml:space="preserve"> </w:delText>
          </w:r>
          <w:r w:rsidR="00052694" w:rsidDel="00D458B7">
            <w:delText xml:space="preserve"> (</w:delText>
          </w:r>
        </w:del>
      </w:ins>
      <w:ins w:id="7178" w:author="Sen, Marcus A." w:date="2016-04-13T16:42:00Z">
        <w:r w:rsidR="00D458B7" w:rsidRPr="00D12552">
          <w:rPr>
            <w:lang w:val="en-CA"/>
          </w:rPr>
          <w:t>Class</w:t>
        </w:r>
        <w:r w:rsidR="00D458B7">
          <w:rPr>
            <w:lang w:val="en-CA"/>
          </w:rPr>
          <w:t xml:space="preserve"> </w:t>
        </w:r>
        <w:r w:rsidR="00D458B7">
          <w:t>(</w:t>
        </w:r>
      </w:ins>
      <w:ins w:id="7179" w:author="Eric Boisvert" w:date="2016-04-03T12:50:00Z">
        <w:r w:rsidR="00052694">
          <w:t>Normative)</w:t>
        </w:r>
      </w:ins>
      <w:bookmarkEnd w:id="7174"/>
    </w:p>
    <w:p w14:paraId="10B64978" w14:textId="77777777" w:rsidR="0068411B" w:rsidRDefault="0068411B" w:rsidP="0068411B">
      <w:pPr>
        <w:rPr>
          <w:ins w:id="7180"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7181"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7182" w:author="Eric Boisvert" w:date="2016-04-02T11:59:00Z"/>
                <w:rFonts w:ascii="Calibri" w:eastAsia="MS Mincho" w:hAnsi="Calibri"/>
                <w:b/>
                <w:sz w:val="20"/>
                <w:szCs w:val="20"/>
                <w:lang w:val="en-CA"/>
              </w:rPr>
            </w:pPr>
            <w:ins w:id="7183"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7184"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7185" w:author="Eric Boisvert" w:date="2016-04-02T11:59:00Z"/>
                <w:rFonts w:ascii="Calibri" w:eastAsia="MS Mincho" w:hAnsi="Calibri"/>
                <w:b/>
                <w:sz w:val="20"/>
                <w:szCs w:val="20"/>
                <w:lang w:val="en-CA"/>
              </w:rPr>
            </w:pPr>
            <w:ins w:id="7186"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7187"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7188" w:author="Eric Boisvert" w:date="2016-04-02T11:59:00Z"/>
                <w:rFonts w:ascii="Calibri" w:eastAsia="MS Mincho" w:hAnsi="Calibri"/>
                <w:b/>
                <w:sz w:val="20"/>
                <w:szCs w:val="20"/>
                <w:lang w:val="en-CA"/>
              </w:rPr>
            </w:pPr>
            <w:ins w:id="7189"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7190" w:author="Eric Boisvert" w:date="2016-04-02T11:59:00Z"/>
                <w:rFonts w:ascii="Calibri" w:eastAsia="MS Mincho" w:hAnsi="Calibri"/>
                <w:sz w:val="20"/>
                <w:szCs w:val="20"/>
                <w:lang w:val="en-CA"/>
              </w:rPr>
            </w:pPr>
            <w:ins w:id="7191"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7192"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7193" w:author="Eric Boisvert" w:date="2016-04-02T11:59:00Z"/>
                <w:rFonts w:ascii="Calibri" w:eastAsia="MS Mincho" w:hAnsi="Calibri"/>
                <w:b/>
                <w:sz w:val="20"/>
                <w:szCs w:val="20"/>
                <w:lang w:val="en-CA"/>
              </w:rPr>
            </w:pPr>
            <w:ins w:id="7194"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7195" w:author="Eric Boisvert" w:date="2016-04-02T11:59:00Z"/>
                <w:rFonts w:ascii="Calibri" w:eastAsia="MS Mincho" w:hAnsi="Calibri"/>
                <w:sz w:val="20"/>
                <w:szCs w:val="20"/>
                <w:lang w:val="en-CA"/>
              </w:rPr>
            </w:pPr>
            <w:ins w:id="7196"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7197"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7198"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7199" w:author="Eric Boisvert" w:date="2016-04-02T11:59:00Z"/>
                <w:rFonts w:ascii="Calibri" w:eastAsia="MS Mincho" w:hAnsi="Calibri"/>
                <w:b/>
                <w:sz w:val="20"/>
                <w:szCs w:val="20"/>
                <w:lang w:val="en-CA"/>
              </w:rPr>
            </w:pPr>
            <w:ins w:id="7200"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7201" w:author="Eric Boisvert" w:date="2016-04-02T11:59:00Z"/>
                <w:rFonts w:ascii="Calibri" w:eastAsia="MS Mincho" w:hAnsi="Calibri"/>
                <w:sz w:val="20"/>
                <w:szCs w:val="20"/>
                <w:lang w:val="en-CA"/>
              </w:rPr>
            </w:pPr>
            <w:ins w:id="7202"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7203"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7204" w:author="Eric Boisvert" w:date="2016-04-02T11:59:00Z"/>
                <w:rFonts w:ascii="Calibri" w:eastAsia="MS Mincho" w:hAnsi="Calibri"/>
                <w:b/>
                <w:sz w:val="20"/>
                <w:szCs w:val="20"/>
                <w:lang w:val="en-CA"/>
              </w:rPr>
            </w:pPr>
            <w:ins w:id="7205"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7206" w:author="Eric Boisvert" w:date="2016-04-02T11:59:00Z"/>
                <w:rStyle w:val="requri"/>
                <w:rFonts w:ascii="Calibri" w:eastAsia="MS Mincho" w:hAnsi="Calibri"/>
                <w:sz w:val="20"/>
                <w:szCs w:val="20"/>
                <w:lang w:val="en-CA"/>
              </w:rPr>
            </w:pPr>
            <w:ins w:id="7207" w:author="Eric Boisvert" w:date="2016-04-02T11:59:00Z">
              <w:r>
                <w:rPr>
                  <w:rStyle w:val="requri"/>
                  <w:rFonts w:ascii="Calibri" w:hAnsi="Calibri"/>
                  <w:sz w:val="20"/>
                  <w:szCs w:val="20"/>
                  <w:lang w:val="en-CA"/>
                </w:rPr>
                <w:t>/req/gsml4xsd-</w:t>
              </w:r>
            </w:ins>
            <w:ins w:id="7208" w:author="Eric Boisvert" w:date="2016-04-02T12:01:00Z">
              <w:r>
                <w:rPr>
                  <w:rStyle w:val="requri"/>
                  <w:rFonts w:ascii="Calibri" w:hAnsi="Calibri"/>
                  <w:sz w:val="20"/>
                  <w:szCs w:val="20"/>
                  <w:lang w:val="en-CA"/>
                </w:rPr>
                <w:t>borehole</w:t>
              </w:r>
            </w:ins>
            <w:ins w:id="7209"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7210" w:author="Eric Boisvert" w:date="2016-04-02T11:59:00Z"/>
                <w:rFonts w:ascii="Calibri" w:eastAsia="MS Mincho" w:hAnsi="Calibri"/>
                <w:sz w:val="20"/>
                <w:szCs w:val="20"/>
                <w:lang w:val="en-CA"/>
              </w:rPr>
            </w:pPr>
            <w:ins w:id="7211" w:author="Eric Boisvert" w:date="2016-04-02T11:59:00Z">
              <w:r w:rsidRPr="000419EF">
                <w:rPr>
                  <w:rFonts w:ascii="Calibri" w:eastAsia="MS Mincho" w:hAnsi="Calibri"/>
                  <w:sz w:val="20"/>
                  <w:szCs w:val="20"/>
                  <w:lang w:val="en-CA"/>
                </w:rPr>
                <w:t>XML instance document shall validate with schema located at   http://schemas.opengis.net/gsml/4.0/</w:t>
              </w:r>
            </w:ins>
            <w:ins w:id="7212" w:author="Eric Boisvert" w:date="2016-04-02T12:01:00Z">
              <w:r>
                <w:rPr>
                  <w:rFonts w:ascii="Calibri" w:eastAsia="MS Mincho" w:hAnsi="Calibri"/>
                  <w:sz w:val="20"/>
                  <w:szCs w:val="20"/>
                  <w:lang w:val="en-CA"/>
                </w:rPr>
                <w:t>borehole</w:t>
              </w:r>
            </w:ins>
            <w:ins w:id="7213"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7214"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7215" w:author="Eric Boisvert" w:date="2016-04-02T11:59:00Z"/>
                <w:rFonts w:ascii="Calibri" w:eastAsia="MS Mincho" w:hAnsi="Calibri"/>
                <w:b/>
                <w:sz w:val="20"/>
                <w:szCs w:val="20"/>
                <w:lang w:val="en-CA"/>
              </w:rPr>
            </w:pPr>
            <w:ins w:id="7216"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7217" w:author="Eric Boisvert" w:date="2016-04-02T11:59:00Z"/>
                <w:rStyle w:val="requri"/>
                <w:rFonts w:ascii="Calibri" w:hAnsi="Calibri"/>
                <w:sz w:val="20"/>
                <w:szCs w:val="20"/>
                <w:lang w:val="en-CA"/>
              </w:rPr>
            </w:pPr>
            <w:ins w:id="7218" w:author="Eric Boisvert" w:date="2016-04-02T11:59:00Z">
              <w:r>
                <w:rPr>
                  <w:rStyle w:val="requri"/>
                  <w:rFonts w:ascii="Calibri" w:hAnsi="Calibri"/>
                  <w:sz w:val="20"/>
                  <w:szCs w:val="20"/>
                  <w:lang w:val="en-CA"/>
                </w:rPr>
                <w:t>/req/gsml4xsd-</w:t>
              </w:r>
            </w:ins>
            <w:ins w:id="7219" w:author="Eric Boisvert" w:date="2016-04-02T12:01:00Z">
              <w:r>
                <w:rPr>
                  <w:rStyle w:val="requri"/>
                  <w:rFonts w:ascii="Calibri" w:hAnsi="Calibri"/>
                  <w:sz w:val="20"/>
                  <w:szCs w:val="20"/>
                  <w:lang w:val="en-CA"/>
                </w:rPr>
                <w:t>borehole</w:t>
              </w:r>
            </w:ins>
            <w:ins w:id="7220"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7221" w:author="Eric Boisvert" w:date="2016-04-02T11:59:00Z"/>
                <w:rFonts w:ascii="Calibri" w:eastAsia="MS Mincho" w:hAnsi="Calibri"/>
                <w:b/>
                <w:sz w:val="20"/>
                <w:szCs w:val="20"/>
                <w:lang w:val="en-CA"/>
              </w:rPr>
            </w:pPr>
            <w:ins w:id="7222" w:author="Eric Boisvert" w:date="2016-04-02T11:59:00Z">
              <w:r w:rsidRPr="000419EF">
                <w:rPr>
                  <w:rStyle w:val="reqtext"/>
                  <w:rFonts w:ascii="Calibri" w:hAnsi="Calibri"/>
                  <w:sz w:val="20"/>
                  <w:szCs w:val="20"/>
                  <w:lang w:val="en-CA"/>
                </w:rPr>
                <w:t xml:space="preserve">XML instance document shall </w:t>
              </w:r>
            </w:ins>
            <w:ins w:id="7223" w:author="Eric Boisvert" w:date="2016-04-03T13:08:00Z">
              <w:r w:rsidR="00CE2547">
                <w:rPr>
                  <w:rStyle w:val="reqtext"/>
                  <w:rFonts w:ascii="Calibri" w:hAnsi="Calibri"/>
                  <w:sz w:val="20"/>
                  <w:szCs w:val="20"/>
                  <w:lang w:val="en-CA"/>
                </w:rPr>
                <w:t xml:space="preserve">pass schematron rules defined </w:t>
              </w:r>
            </w:ins>
            <w:ins w:id="7224" w:author="Eric Boisvert" w:date="2016-04-02T11:59:00Z">
              <w:r w:rsidRPr="000419EF">
                <w:rPr>
                  <w:rStyle w:val="reqtext"/>
                  <w:rFonts w:ascii="Calibri" w:hAnsi="Calibri"/>
                  <w:sz w:val="20"/>
                  <w:szCs w:val="20"/>
                  <w:lang w:val="en-CA"/>
                </w:rPr>
                <w:t>in schematron file located at   http://schemas.opengis.net/gsml/4.0/</w:t>
              </w:r>
            </w:ins>
            <w:ins w:id="7225" w:author="Eric Boisvert" w:date="2016-04-02T12:01:00Z">
              <w:r>
                <w:rPr>
                  <w:rStyle w:val="reqtext"/>
                  <w:rFonts w:ascii="Calibri" w:hAnsi="Calibri"/>
                  <w:sz w:val="20"/>
                  <w:szCs w:val="20"/>
                  <w:lang w:val="en-CA"/>
                </w:rPr>
                <w:t>borehole</w:t>
              </w:r>
            </w:ins>
            <w:ins w:id="7226"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7227"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722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7229"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7230"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7231" w:author="Eric Boisvert" w:date="2016-04-03T13:08:00Z">
              <w:r w:rsidDel="00CE2547">
                <w:rPr>
                  <w:rStyle w:val="reqtext"/>
                  <w:lang w:val="en-CA"/>
                </w:rPr>
                <w:delText xml:space="preserve">pass schematron defined </w:delText>
              </w:r>
            </w:del>
            <w:ins w:id="7232"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7233"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EDCDCAA" w:rsidR="009B3BBD" w:rsidRDefault="009B3BBD" w:rsidP="009B3BBD">
      <w:pPr>
        <w:pStyle w:val="Heading2"/>
        <w:rPr>
          <w:lang w:val="en-CA"/>
        </w:rPr>
      </w:pPr>
      <w:bookmarkStart w:id="7234" w:name="_Toc448330021"/>
      <w:r w:rsidRPr="00D12552">
        <w:rPr>
          <w:lang w:val="en-CA"/>
        </w:rPr>
        <w:t xml:space="preserve">GeoSciML </w:t>
      </w:r>
      <w:r>
        <w:rPr>
          <w:lang w:val="en-CA"/>
        </w:rPr>
        <w:t>Laboratory XML Analysis</w:t>
      </w:r>
      <w:r w:rsidRPr="00D12552">
        <w:rPr>
          <w:lang w:val="en-CA"/>
        </w:rPr>
        <w:t xml:space="preserve"> Requirements </w:t>
      </w:r>
      <w:del w:id="7235" w:author="Sen, Marcus A." w:date="2016-04-13T16:43:00Z">
        <w:r w:rsidRPr="00D12552" w:rsidDel="00D458B7">
          <w:rPr>
            <w:lang w:val="en-CA"/>
          </w:rPr>
          <w:delText>Class</w:delText>
        </w:r>
      </w:del>
      <w:ins w:id="7236" w:author="Eric Boisvert" w:date="2016-04-03T12:50:00Z">
        <w:del w:id="7237" w:author="Sen, Marcus A." w:date="2016-04-13T16:43:00Z">
          <w:r w:rsidR="00052694" w:rsidDel="00D458B7">
            <w:rPr>
              <w:lang w:val="en-CA"/>
            </w:rPr>
            <w:delText xml:space="preserve"> </w:delText>
          </w:r>
          <w:r w:rsidR="00052694" w:rsidDel="00D458B7">
            <w:delText xml:space="preserve"> (</w:delText>
          </w:r>
        </w:del>
      </w:ins>
      <w:ins w:id="7238" w:author="Sen, Marcus A." w:date="2016-04-13T16:43:00Z">
        <w:r w:rsidR="00D458B7" w:rsidRPr="00D12552">
          <w:rPr>
            <w:lang w:val="en-CA"/>
          </w:rPr>
          <w:t>Class</w:t>
        </w:r>
        <w:r w:rsidR="00D458B7">
          <w:rPr>
            <w:lang w:val="en-CA"/>
          </w:rPr>
          <w:t xml:space="preserve"> </w:t>
        </w:r>
        <w:r w:rsidR="00D458B7">
          <w:t>(</w:t>
        </w:r>
      </w:ins>
      <w:ins w:id="7239" w:author="Eric Boisvert" w:date="2016-04-03T12:50:00Z">
        <w:r w:rsidR="00052694">
          <w:t>Normative)</w:t>
        </w:r>
      </w:ins>
      <w:bookmarkEnd w:id="7234"/>
    </w:p>
    <w:p w14:paraId="7C74EBE4" w14:textId="77777777" w:rsidR="00C648D4" w:rsidRDefault="00C648D4" w:rsidP="00C648D4">
      <w:pPr>
        <w:rPr>
          <w:ins w:id="7240"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7241"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7242" w:author="Eric Boisvert" w:date="2016-04-02T12:01:00Z"/>
                <w:rFonts w:ascii="Calibri" w:eastAsia="MS Mincho" w:hAnsi="Calibri"/>
                <w:b/>
                <w:sz w:val="20"/>
                <w:szCs w:val="20"/>
                <w:lang w:val="en-CA"/>
              </w:rPr>
            </w:pPr>
            <w:ins w:id="7243"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7244"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7245" w:author="Eric Boisvert" w:date="2016-04-02T12:01:00Z"/>
                <w:rFonts w:ascii="Calibri" w:eastAsia="MS Mincho" w:hAnsi="Calibri"/>
                <w:b/>
                <w:sz w:val="20"/>
                <w:szCs w:val="20"/>
                <w:lang w:val="en-CA"/>
              </w:rPr>
            </w:pPr>
            <w:ins w:id="7246"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7247"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7248" w:author="Eric Boisvert" w:date="2016-04-02T12:01:00Z"/>
                <w:rFonts w:ascii="Calibri" w:eastAsia="MS Mincho" w:hAnsi="Calibri"/>
                <w:b/>
                <w:sz w:val="20"/>
                <w:szCs w:val="20"/>
                <w:lang w:val="en-CA"/>
              </w:rPr>
            </w:pPr>
            <w:ins w:id="7249"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7250" w:author="Eric Boisvert" w:date="2016-04-02T12:01:00Z"/>
                <w:rFonts w:ascii="Calibri" w:eastAsia="MS Mincho" w:hAnsi="Calibri"/>
                <w:sz w:val="20"/>
                <w:szCs w:val="20"/>
                <w:lang w:val="en-CA"/>
              </w:rPr>
            </w:pPr>
            <w:ins w:id="7251"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7252"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7253" w:author="Eric Boisvert" w:date="2016-04-02T12:01:00Z"/>
                <w:rFonts w:ascii="Calibri" w:eastAsia="MS Mincho" w:hAnsi="Calibri"/>
                <w:b/>
                <w:sz w:val="20"/>
                <w:szCs w:val="20"/>
                <w:lang w:val="en-CA"/>
              </w:rPr>
            </w:pPr>
            <w:ins w:id="7254"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7255" w:author="Eric Boisvert" w:date="2016-04-02T12:01:00Z"/>
                <w:rFonts w:ascii="Calibri" w:eastAsia="MS Mincho" w:hAnsi="Calibri"/>
                <w:sz w:val="20"/>
                <w:szCs w:val="20"/>
                <w:lang w:val="en-CA"/>
              </w:rPr>
            </w:pPr>
            <w:ins w:id="7256"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7257"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7258" w:author="Eric Boisvert" w:date="2016-04-02T12:01:00Z"/>
                <w:rFonts w:ascii="Calibri" w:eastAsia="MS Mincho" w:hAnsi="Calibri"/>
                <w:b/>
                <w:sz w:val="20"/>
                <w:szCs w:val="20"/>
                <w:lang w:val="en-CA"/>
              </w:rPr>
            </w:pPr>
            <w:ins w:id="7259"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7260" w:author="Eric Boisvert" w:date="2016-04-02T12:01:00Z"/>
                <w:rFonts w:ascii="Calibri" w:eastAsia="MS Mincho" w:hAnsi="Calibri"/>
                <w:sz w:val="20"/>
                <w:szCs w:val="20"/>
                <w:lang w:val="en-CA"/>
              </w:rPr>
            </w:pPr>
            <w:ins w:id="7261"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7262"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7263" w:author="Eric Boisvert" w:date="2016-04-02T12:01:00Z"/>
                <w:rFonts w:ascii="Calibri" w:eastAsia="MS Mincho" w:hAnsi="Calibri"/>
                <w:b/>
                <w:sz w:val="20"/>
                <w:szCs w:val="20"/>
                <w:lang w:val="en-CA"/>
              </w:rPr>
            </w:pPr>
            <w:ins w:id="7264"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7265" w:author="Eric Boisvert" w:date="2016-04-02T12:01:00Z"/>
                <w:rStyle w:val="requri"/>
                <w:rFonts w:ascii="Calibri" w:eastAsia="MS Mincho" w:hAnsi="Calibri"/>
                <w:sz w:val="20"/>
                <w:szCs w:val="20"/>
                <w:lang w:val="en-CA"/>
              </w:rPr>
            </w:pPr>
            <w:ins w:id="7266"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7267" w:author="Eric Boisvert" w:date="2016-04-02T12:01:00Z"/>
                <w:rFonts w:ascii="Calibri" w:eastAsia="MS Mincho" w:hAnsi="Calibri"/>
                <w:sz w:val="20"/>
                <w:szCs w:val="20"/>
                <w:lang w:val="en-CA"/>
              </w:rPr>
            </w:pPr>
            <w:ins w:id="7268" w:author="Eric Boisvert" w:date="2016-04-02T12:01:00Z">
              <w:r w:rsidRPr="000419EF">
                <w:rPr>
                  <w:rFonts w:ascii="Calibri" w:eastAsia="MS Mincho" w:hAnsi="Calibri"/>
                  <w:sz w:val="20"/>
                  <w:szCs w:val="20"/>
                  <w:lang w:val="en-CA"/>
                </w:rPr>
                <w:t xml:space="preserve">XML instance document </w:t>
              </w:r>
            </w:ins>
            <w:ins w:id="7269" w:author="Eric Boisvert" w:date="2016-04-03T13:09:00Z">
              <w:r w:rsidR="00CE2547">
                <w:rPr>
                  <w:rFonts w:ascii="Calibri" w:eastAsia="MS Mincho" w:hAnsi="Calibri"/>
                  <w:sz w:val="20"/>
                  <w:szCs w:val="20"/>
                  <w:lang w:val="en-CA"/>
                </w:rPr>
                <w:t>SHALL</w:t>
              </w:r>
            </w:ins>
            <w:ins w:id="7270" w:author="Eric Boisvert" w:date="2016-04-02T12:01:00Z">
              <w:r w:rsidRPr="000419EF">
                <w:rPr>
                  <w:rFonts w:ascii="Calibri" w:eastAsia="MS Mincho" w:hAnsi="Calibri"/>
                  <w:sz w:val="20"/>
                  <w:szCs w:val="20"/>
                  <w:lang w:val="en-CA"/>
                </w:rPr>
                <w:t xml:space="preserve"> validate with schema located at   http://schemas.opengis.net/gsml/4.0/</w:t>
              </w:r>
            </w:ins>
            <w:ins w:id="7271" w:author="Eric Boisvert" w:date="2016-04-02T12:02:00Z">
              <w:r w:rsidRPr="00CE5B49">
                <w:rPr>
                  <w:rStyle w:val="reqtext"/>
                  <w:lang w:val="en-CA"/>
                </w:rPr>
                <w:t>laboratoryAnalysis-Specimen</w:t>
              </w:r>
            </w:ins>
            <w:ins w:id="7272"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7273"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7274" w:author="Eric Boisvert" w:date="2016-04-02T12:01:00Z"/>
                <w:rFonts w:ascii="Calibri" w:eastAsia="MS Mincho" w:hAnsi="Calibri"/>
                <w:b/>
                <w:sz w:val="20"/>
                <w:szCs w:val="20"/>
                <w:lang w:val="en-CA"/>
              </w:rPr>
            </w:pPr>
            <w:ins w:id="7275"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7276" w:author="Eric Boisvert" w:date="2016-04-02T12:01:00Z"/>
                <w:rStyle w:val="requri"/>
                <w:rFonts w:ascii="Calibri" w:hAnsi="Calibri"/>
                <w:sz w:val="20"/>
                <w:szCs w:val="20"/>
                <w:lang w:val="en-CA"/>
              </w:rPr>
            </w:pPr>
            <w:ins w:id="7277"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7278" w:author="Eric Boisvert" w:date="2016-04-02T12:01:00Z"/>
                <w:rFonts w:ascii="Calibri" w:eastAsia="MS Mincho" w:hAnsi="Calibri"/>
                <w:b/>
                <w:sz w:val="20"/>
                <w:szCs w:val="20"/>
                <w:lang w:val="en-CA"/>
              </w:rPr>
            </w:pPr>
            <w:ins w:id="7279" w:author="Eric Boisvert" w:date="2016-04-02T12:01:00Z">
              <w:r w:rsidRPr="000419EF">
                <w:rPr>
                  <w:rStyle w:val="reqtext"/>
                  <w:rFonts w:ascii="Calibri" w:hAnsi="Calibri"/>
                  <w:sz w:val="20"/>
                  <w:szCs w:val="20"/>
                  <w:lang w:val="en-CA"/>
                </w:rPr>
                <w:t xml:space="preserve">XML instance document </w:t>
              </w:r>
            </w:ins>
            <w:ins w:id="7280" w:author="Eric Boisvert" w:date="2016-04-03T13:09:00Z">
              <w:r w:rsidR="00CE2547">
                <w:rPr>
                  <w:rStyle w:val="reqtext"/>
                  <w:rFonts w:ascii="Calibri" w:hAnsi="Calibri"/>
                  <w:sz w:val="20"/>
                  <w:szCs w:val="20"/>
                  <w:lang w:val="en-CA"/>
                </w:rPr>
                <w:t>SHALL</w:t>
              </w:r>
            </w:ins>
            <w:ins w:id="7281" w:author="Eric Boisvert" w:date="2016-04-02T12:01:00Z">
              <w:r w:rsidRPr="000419EF">
                <w:rPr>
                  <w:rStyle w:val="reqtext"/>
                  <w:rFonts w:ascii="Calibri" w:hAnsi="Calibri"/>
                  <w:sz w:val="20"/>
                  <w:szCs w:val="20"/>
                  <w:lang w:val="en-CA"/>
                </w:rPr>
                <w:t xml:space="preserve"> </w:t>
              </w:r>
            </w:ins>
            <w:ins w:id="7282" w:author="Eric Boisvert" w:date="2016-04-03T13:08:00Z">
              <w:r w:rsidR="00CE2547">
                <w:rPr>
                  <w:rStyle w:val="reqtext"/>
                  <w:rFonts w:ascii="Calibri" w:hAnsi="Calibri"/>
                  <w:sz w:val="20"/>
                  <w:szCs w:val="20"/>
                  <w:lang w:val="en-CA"/>
                </w:rPr>
                <w:t xml:space="preserve">pass schematron rules defined </w:t>
              </w:r>
            </w:ins>
            <w:ins w:id="7283" w:author="Eric Boisvert" w:date="2016-04-02T12:01:00Z">
              <w:r w:rsidRPr="000419EF">
                <w:rPr>
                  <w:rStyle w:val="reqtext"/>
                  <w:rFonts w:ascii="Calibri" w:hAnsi="Calibri"/>
                  <w:sz w:val="20"/>
                  <w:szCs w:val="20"/>
                  <w:lang w:val="en-CA"/>
                </w:rPr>
                <w:t>in schematron file located at   http://schemas.opengis.net/gsml/4.0/</w:t>
              </w:r>
            </w:ins>
            <w:ins w:id="7284" w:author="Eric Boisvert" w:date="2016-04-02T12:02:00Z">
              <w:r w:rsidRPr="00CE5B49">
                <w:rPr>
                  <w:rStyle w:val="reqtext"/>
                  <w:lang w:val="en-CA"/>
                </w:rPr>
                <w:t>laboratoryAnalysis-Specimen</w:t>
              </w:r>
            </w:ins>
            <w:ins w:id="7285"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7286" w:author="Eric Boisvert" w:date="2016-04-02T12:01:00Z"/>
          <w:lang w:val="en-CA"/>
        </w:rPr>
      </w:pPr>
    </w:p>
    <w:p w14:paraId="02C8AAD5" w14:textId="78FCA275" w:rsidR="00CE5B49" w:rsidRDefault="00CE5B49" w:rsidP="00CE5B49">
      <w:r>
        <w:t xml:space="preserve">All the elements from the laboratory analysis and </w:t>
      </w:r>
      <w:del w:id="7287" w:author="Sen, Marcus A." w:date="2016-04-13T16:43:00Z">
        <w:r w:rsidDel="00D458B7">
          <w:delText>speciment</w:delText>
        </w:r>
      </w:del>
      <w:ins w:id="7288" w:author="Sen, Marcus A." w:date="2016-04-13T16:43:00Z">
        <w:r w:rsidR="00D458B7">
          <w:t>specimen</w:t>
        </w:r>
      </w:ins>
      <w:r>
        <w:t xml:space="preserve"> package must be schema valid according to the XSD document provided at </w:t>
      </w:r>
      <w:r w:rsidRPr="005372A3">
        <w:t>http://schemas.opengis.net/gsml/4.0/</w:t>
      </w:r>
      <w:r w:rsidRPr="00CE5B49">
        <w:t>laboratoryAnalysis-Specimen</w:t>
      </w:r>
      <w:r w:rsidRPr="005372A3">
        <w:t>.xsd</w:t>
      </w:r>
      <w:ins w:id="728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7290" w:author="Eric Boisvert" w:date="2016-04-03T13:09:00Z">
              <w:r w:rsidRPr="005372A3" w:rsidDel="00CE2547">
                <w:rPr>
                  <w:rStyle w:val="reqtext"/>
                  <w:lang w:val="en-CA"/>
                </w:rPr>
                <w:delText xml:space="preserve">shall </w:delText>
              </w:r>
            </w:del>
            <w:ins w:id="7291"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7292"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729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7294" w:author="Eric Boisvert" w:date="2016-04-03T13:09:00Z">
              <w:r w:rsidRPr="005372A3" w:rsidDel="00CE2547">
                <w:rPr>
                  <w:rStyle w:val="reqtext"/>
                  <w:lang w:val="en-CA"/>
                </w:rPr>
                <w:delText xml:space="preserve">shall </w:delText>
              </w:r>
            </w:del>
            <w:ins w:id="7295" w:author="Eric Boisvert" w:date="2016-04-03T13:09:00Z">
              <w:r w:rsidR="00CE2547">
                <w:rPr>
                  <w:rStyle w:val="reqtext"/>
                  <w:lang w:val="en-CA"/>
                </w:rPr>
                <w:t>SHALL</w:t>
              </w:r>
              <w:r w:rsidR="00CE2547" w:rsidRPr="005372A3">
                <w:rPr>
                  <w:rStyle w:val="reqtext"/>
                  <w:lang w:val="en-CA"/>
                </w:rPr>
                <w:t xml:space="preserve"> </w:t>
              </w:r>
            </w:ins>
            <w:del w:id="7296" w:author="Eric Boisvert" w:date="2016-04-03T13:08:00Z">
              <w:r w:rsidDel="00CE2547">
                <w:rPr>
                  <w:rStyle w:val="reqtext"/>
                  <w:lang w:val="en-CA"/>
                </w:rPr>
                <w:delText xml:space="preserve">pass schematron defined </w:delText>
              </w:r>
            </w:del>
            <w:ins w:id="7297"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7298" w:author="Boisvert, Eric" w:date="2016-03-29T09:18:00Z">
              <w:r w:rsidR="00B8253A">
                <w:rPr>
                  <w:rStyle w:val="reqtext"/>
                  <w:lang w:val="en-CA"/>
                </w:rPr>
                <w:t>.</w:t>
              </w:r>
            </w:ins>
          </w:p>
        </w:tc>
      </w:tr>
    </w:tbl>
    <w:p w14:paraId="7F3DC502" w14:textId="5A05D939" w:rsidR="00334B16" w:rsidRDefault="00334B16" w:rsidP="00C648D4">
      <w:pPr>
        <w:rPr>
          <w:ins w:id="7299" w:author="Eric Boisvert" w:date="2016-04-02T13:22:00Z"/>
        </w:rPr>
      </w:pPr>
    </w:p>
    <w:p w14:paraId="3B4ED31D" w14:textId="77777777" w:rsidR="00B020FC" w:rsidRDefault="00334B16" w:rsidP="00C648D4">
      <w:ins w:id="7300" w:author="Eric Boisvert" w:date="2016-04-02T13:22:00Z">
        <w:r>
          <w:br w:type="page"/>
        </w:r>
      </w:ins>
    </w:p>
    <w:p w14:paraId="7368FBB6" w14:textId="77777777" w:rsidR="009A7B37" w:rsidRPr="00D12552" w:rsidRDefault="009A7B37">
      <w:pPr>
        <w:pStyle w:val="Heading1"/>
        <w:rPr>
          <w:lang w:val="en-CA"/>
        </w:rPr>
      </w:pPr>
      <w:bookmarkStart w:id="7301" w:name="_Toc448330022"/>
      <w:r w:rsidRPr="00D12552">
        <w:rPr>
          <w:lang w:val="en-CA"/>
        </w:rPr>
        <w:t>Media Types for any data encoding(s)</w:t>
      </w:r>
      <w:bookmarkEnd w:id="7301"/>
    </w:p>
    <w:p w14:paraId="7EC3DB5E" w14:textId="330B0565" w:rsidR="00EE0227" w:rsidRDefault="00EE0227" w:rsidP="00EE0227">
      <w:pPr>
        <w:autoSpaceDE w:val="0"/>
        <w:autoSpaceDN w:val="0"/>
        <w:adjustRightInd w:val="0"/>
        <w:spacing w:after="0"/>
        <w:rPr>
          <w:ins w:id="7302" w:author="Boisvert, Eric" w:date="2016-04-01T10:51:00Z"/>
          <w:rFonts w:ascii="TimesNewRomanPSMT" w:hAnsi="TimesNewRomanPSMT" w:cs="TimesNewRomanPSMT"/>
          <w:lang w:val="en-CA" w:eastAsia="en-CA"/>
        </w:rPr>
      </w:pPr>
      <w:ins w:id="7303" w:author="Boisvert, Eric" w:date="2016-04-01T10:52:00Z">
        <w:r>
          <w:rPr>
            <w:rFonts w:ascii="TimesNewRomanPSMT" w:hAnsi="TimesNewRomanPSMT" w:cs="TimesNewRomanPSMT"/>
            <w:lang w:val="en-CA" w:eastAsia="en-CA"/>
          </w:rPr>
          <w:t>GeoSciML 4.0</w:t>
        </w:r>
      </w:ins>
      <w:ins w:id="7304" w:author="Boisvert, Eric" w:date="2016-04-01T10:51:00Z">
        <w:r>
          <w:rPr>
            <w:rFonts w:ascii="TimesNewRomanPSMT" w:hAnsi="TimesNewRomanPSMT" w:cs="TimesNewRomanPSMT"/>
            <w:lang w:val="en-CA" w:eastAsia="en-CA"/>
          </w:rPr>
          <w:t xml:space="preserve"> data conforming to </w:t>
        </w:r>
      </w:ins>
      <w:ins w:id="7305" w:author="Boisvert, Eric" w:date="2016-04-01T10:52:00Z">
        <w:r>
          <w:rPr>
            <w:rFonts w:ascii="TimesNewRomanPSMT" w:hAnsi="TimesNewRomanPSMT" w:cs="TimesNewRomanPSMT"/>
            <w:lang w:val="en-CA" w:eastAsia="en-CA"/>
          </w:rPr>
          <w:t>clause 8</w:t>
        </w:r>
      </w:ins>
      <w:ins w:id="7306" w:author="Boisvert, Eric" w:date="2016-04-01T10:51:00Z">
        <w:r>
          <w:rPr>
            <w:rFonts w:ascii="TimesNewRomanPSMT" w:hAnsi="TimesNewRomanPSMT" w:cs="TimesNewRomanPSMT"/>
            <w:lang w:val="en-CA" w:eastAsia="en-CA"/>
          </w:rPr>
          <w:t xml:space="preserve"> is encoded in</w:t>
        </w:r>
      </w:ins>
    </w:p>
    <w:p w14:paraId="3AC3A7E6" w14:textId="044C0DE4" w:rsidR="00EE0227" w:rsidDel="00CD524C" w:rsidRDefault="00EE0227" w:rsidP="00EE0227">
      <w:pPr>
        <w:autoSpaceDE w:val="0"/>
        <w:autoSpaceDN w:val="0"/>
        <w:adjustRightInd w:val="0"/>
        <w:spacing w:after="0"/>
        <w:rPr>
          <w:ins w:id="7307" w:author="Boisvert, Eric" w:date="2016-04-01T10:51:00Z"/>
          <w:del w:id="7308" w:author="Sen, Marcus A." w:date="2016-04-13T16:43:00Z"/>
          <w:rFonts w:ascii="TimesNewRomanPSMT" w:hAnsi="TimesNewRomanPSMT" w:cs="TimesNewRomanPSMT"/>
          <w:lang w:val="en-CA" w:eastAsia="en-CA"/>
        </w:rPr>
      </w:pPr>
      <w:ins w:id="7309" w:author="Boisvert, Eric" w:date="2016-04-01T10:51:00Z">
        <w:r>
          <w:rPr>
            <w:rFonts w:ascii="TimesNewRomanPSMT" w:hAnsi="TimesNewRomanPSMT" w:cs="TimesNewRomanPSMT"/>
            <w:lang w:val="en-CA" w:eastAsia="en-CA"/>
          </w:rPr>
          <w:t>GML-conformant XML documents. The standard MIME-type and sub-type for GML</w:t>
        </w:r>
      </w:ins>
      <w:ins w:id="7310" w:author="Sen, Marcus A." w:date="2016-04-13T16:43:00Z">
        <w:r w:rsidR="00CD524C">
          <w:rPr>
            <w:rFonts w:ascii="TimesNewRomanPSMT" w:hAnsi="TimesNewRomanPSMT" w:cs="TimesNewRomanPSMT"/>
            <w:lang w:val="en-CA" w:eastAsia="en-CA"/>
          </w:rPr>
          <w:t xml:space="preserve"> </w:t>
        </w:r>
      </w:ins>
    </w:p>
    <w:p w14:paraId="7F0CFB0B" w14:textId="293CD32E" w:rsidR="00EE0227" w:rsidDel="00CD524C" w:rsidRDefault="00EE0227" w:rsidP="00EE0227">
      <w:pPr>
        <w:autoSpaceDE w:val="0"/>
        <w:autoSpaceDN w:val="0"/>
        <w:adjustRightInd w:val="0"/>
        <w:spacing w:after="0"/>
        <w:rPr>
          <w:ins w:id="7311" w:author="Boisvert, Eric" w:date="2016-04-01T10:51:00Z"/>
          <w:del w:id="7312" w:author="Sen, Marcus A." w:date="2016-04-13T16:43:00Z"/>
          <w:i/>
          <w:iCs/>
          <w:lang w:val="en-CA" w:eastAsia="en-CA"/>
        </w:rPr>
      </w:pPr>
      <w:ins w:id="7313"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ins w:id="7314" w:author="Sen, Marcus A." w:date="2016-04-13T16:43:00Z">
        <w:r w:rsidR="00CD524C">
          <w:rPr>
            <w:i/>
            <w:iCs/>
            <w:lang w:val="en-CA" w:eastAsia="en-CA"/>
          </w:rPr>
          <w:t xml:space="preserve"> </w:t>
        </w:r>
      </w:ins>
    </w:p>
    <w:p w14:paraId="3007C2B1" w14:textId="6C09FB33" w:rsidR="00EE0227" w:rsidRDefault="00EE0227" w:rsidP="00EE0227">
      <w:pPr>
        <w:autoSpaceDE w:val="0"/>
        <w:autoSpaceDN w:val="0"/>
        <w:adjustRightInd w:val="0"/>
        <w:spacing w:after="0"/>
        <w:rPr>
          <w:ins w:id="7315" w:author="Eric Boisvert" w:date="2016-04-02T12:02:00Z"/>
          <w:rFonts w:ascii="TimesNewRomanPSMT" w:hAnsi="TimesNewRomanPSMT" w:cs="TimesNewRomanPSMT"/>
          <w:lang w:val="en-CA" w:eastAsia="en-CA"/>
        </w:rPr>
      </w:pPr>
      <w:ins w:id="7316" w:author="Boisvert, Eric" w:date="2016-04-01T10:51:00Z">
        <w:r>
          <w:rPr>
            <w:i/>
            <w:iCs/>
            <w:lang w:val="en-CA" w:eastAsia="en-CA"/>
          </w:rPr>
          <w:t xml:space="preserve">Media Types for </w:t>
        </w:r>
        <w:del w:id="7317" w:author="Sen, Marcus A." w:date="2016-04-13T16:44:00Z">
          <w:r w:rsidDel="00CD524C">
            <w:rPr>
              <w:i/>
              <w:iCs/>
              <w:lang w:val="en-CA" w:eastAsia="en-CA"/>
            </w:rPr>
            <w:delText xml:space="preserve">GML </w:delText>
          </w:r>
          <w:r w:rsidDel="00CD524C">
            <w:rPr>
              <w:rFonts w:ascii="TimesNewRomanPSMT" w:hAnsi="TimesNewRomanPSMT" w:cs="TimesNewRomanPSMT"/>
              <w:lang w:val="en-CA" w:eastAsia="en-CA"/>
            </w:rPr>
            <w:delText>,</w:delText>
          </w:r>
        </w:del>
      </w:ins>
      <w:ins w:id="7318" w:author="Sen, Marcus A." w:date="2016-04-13T16:44:00Z">
        <w:r w:rsidR="00CD524C">
          <w:rPr>
            <w:i/>
            <w:iCs/>
            <w:lang w:val="en-CA" w:eastAsia="en-CA"/>
          </w:rPr>
          <w:t>GML,</w:t>
        </w:r>
      </w:ins>
      <w:ins w:id="7319" w:author="Boisvert, Eric" w:date="2016-04-01T10:51:00Z">
        <w:r>
          <w:rPr>
            <w:rFonts w:ascii="TimesNewRomanPSMT" w:hAnsi="TimesNewRomanPSMT" w:cs="TimesNewRomanPSMT"/>
            <w:lang w:val="en-CA" w:eastAsia="en-CA"/>
          </w:rPr>
          <w:t xml:space="preserve"> namely</w:t>
        </w:r>
      </w:ins>
    </w:p>
    <w:p w14:paraId="4ABEB529" w14:textId="77777777" w:rsidR="000419EF" w:rsidRDefault="000419EF" w:rsidP="00EE0227">
      <w:pPr>
        <w:autoSpaceDE w:val="0"/>
        <w:autoSpaceDN w:val="0"/>
        <w:adjustRightInd w:val="0"/>
        <w:spacing w:after="0"/>
        <w:rPr>
          <w:ins w:id="7320" w:author="Boisvert, Eric" w:date="2016-04-01T10:51:00Z"/>
          <w:rFonts w:ascii="TimesNewRomanPSMT" w:hAnsi="TimesNewRomanPSMT" w:cs="TimesNewRomanPSMT"/>
          <w:lang w:val="en-CA" w:eastAsia="en-CA"/>
        </w:rPr>
      </w:pPr>
    </w:p>
    <w:p w14:paraId="397D43DF" w14:textId="5D0CAFBC" w:rsidR="00EE0227" w:rsidRDefault="00EE0227" w:rsidP="00EE0227">
      <w:pPr>
        <w:rPr>
          <w:ins w:id="7321" w:author="Eric Boisvert" w:date="2016-04-02T13:21:00Z"/>
          <w:lang w:val="en-CA"/>
        </w:rPr>
      </w:pPr>
      <w:ins w:id="7322"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7323" w:author="Boisvert, Eric" w:date="2016-04-01T10:52:00Z"/>
          <w:lang w:val="en-CA"/>
        </w:rPr>
      </w:pPr>
      <w:ins w:id="7324" w:author="Eric Boisvert" w:date="2016-04-02T13:22:00Z">
        <w:r>
          <w:rPr>
            <w:lang w:val="en-CA"/>
          </w:rPr>
          <w:br w:type="page"/>
        </w:r>
      </w:ins>
    </w:p>
    <w:p w14:paraId="68B7A5E5" w14:textId="619A0F79" w:rsidR="000F075C" w:rsidRPr="00D12552" w:rsidRDefault="000F075C" w:rsidP="000F075C">
      <w:pPr>
        <w:pStyle w:val="Heading1"/>
        <w:rPr>
          <w:lang w:val="en-CA"/>
        </w:rPr>
      </w:pPr>
      <w:bookmarkStart w:id="7325" w:name="_Toc448330023"/>
      <w:r>
        <w:rPr>
          <w:lang w:val="en-CA"/>
        </w:rPr>
        <w:t>Abbreviations and Acronyms</w:t>
      </w:r>
      <w:bookmarkEnd w:id="732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6"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7326" w:author="Ollie Raymond" w:date="2016-02-03T09:38:00Z"/>
          <w:lang w:val="en-CA"/>
        </w:rPr>
      </w:pPr>
    </w:p>
    <w:p w14:paraId="57CEF178" w14:textId="165938B3" w:rsidR="009A7B37" w:rsidRPr="00D12552" w:rsidRDefault="009A7B37">
      <w:pPr>
        <w:pStyle w:val="AnnexLevel1main"/>
        <w:rPr>
          <w:lang w:val="en-CA"/>
        </w:rPr>
        <w:pPrChange w:id="7327" w:author="Eric Boisvert" w:date="2016-04-02T12:10:00Z">
          <w:pPr/>
        </w:pPrChange>
      </w:pPr>
      <w:r w:rsidRPr="00D12552">
        <w:rPr>
          <w:lang w:val="en-CA"/>
        </w:rPr>
        <w:br w:type="page"/>
      </w:r>
      <w:ins w:id="7328" w:author="Eric Boisvert" w:date="2016-04-02T12:10:00Z">
        <w:r w:rsidR="00B61014">
          <w:rPr>
            <w:lang w:val="en-CA"/>
          </w:rPr>
          <w:t>Annexes</w:t>
        </w:r>
      </w:ins>
    </w:p>
    <w:p w14:paraId="4A91F08D" w14:textId="226EF7C9" w:rsidR="00B61014" w:rsidRPr="0027787F" w:rsidRDefault="00B61014" w:rsidP="0027787F">
      <w:pPr>
        <w:pStyle w:val="OGCAnnexX"/>
      </w:pPr>
      <w:bookmarkStart w:id="7329" w:name="_Toc448330024"/>
      <w:bookmarkStart w:id="7330" w:name="_Toc426472101"/>
      <w:bookmarkStart w:id="7331" w:name="_Toc445211802"/>
      <w:r w:rsidRPr="0027787F">
        <w:t>Conformance classes</w:t>
      </w:r>
      <w:bookmarkEnd w:id="7329"/>
    </w:p>
    <w:p w14:paraId="5E078BF4" w14:textId="77777777" w:rsidR="00401781" w:rsidRPr="0027787F" w:rsidRDefault="00401781">
      <w:pPr>
        <w:rPr>
          <w:rPrChange w:id="7332" w:author="Eric Boisvert" w:date="2016-04-02T12:45:00Z">
            <w:rPr>
              <w:lang w:val="fr-CA"/>
            </w:rPr>
          </w:rPrChange>
        </w:rPr>
        <w:pPrChange w:id="7333" w:author="Eric Boisvert" w:date="2016-04-02T12:45:00Z">
          <w:pPr>
            <w:pStyle w:val="Heading2"/>
            <w:numPr>
              <w:ilvl w:val="0"/>
              <w:numId w:val="0"/>
            </w:numPr>
            <w:ind w:left="578" w:hanging="578"/>
          </w:pPr>
        </w:pPrChange>
      </w:pPr>
    </w:p>
    <w:bookmarkEnd w:id="7330"/>
    <w:bookmarkEnd w:id="7331"/>
    <w:p w14:paraId="13276943" w14:textId="4CFAF8CD" w:rsidR="00480BB6" w:rsidRPr="0027787F" w:rsidRDefault="00480BB6">
      <w:pPr>
        <w:pStyle w:val="OGCAnnexXX"/>
        <w:rPr>
          <w:ins w:id="7334" w:author="Eric Boisvert" w:date="2016-04-02T12:12:00Z"/>
        </w:rPr>
        <w:pPrChange w:id="7335" w:author="Eric Boisvert" w:date="2016-04-02T12:58:00Z">
          <w:pPr>
            <w:pStyle w:val="Annexlevel4"/>
          </w:pPr>
        </w:pPrChange>
      </w:pPr>
      <w:del w:id="7336" w:author="Eric Boisvert" w:date="2016-04-02T12:18:00Z">
        <w:r w:rsidRPr="0027787F" w:rsidDel="00231114">
          <w:delText>A.</w:delText>
        </w:r>
        <w:r w:rsidR="00B61014" w:rsidRPr="0027787F" w:rsidDel="00231114">
          <w:delText>1</w:delText>
        </w:r>
        <w:r w:rsidRPr="0027787F" w:rsidDel="00231114">
          <w:delText xml:space="preserve">.1 </w:delText>
        </w:r>
      </w:del>
      <w:bookmarkStart w:id="7337" w:name="_Toc448330025"/>
      <w:r w:rsidR="00542F0B" w:rsidRPr="0027787F">
        <w:t xml:space="preserve">Conformance class: </w:t>
      </w:r>
      <w:r w:rsidRPr="0027787F">
        <w:t>GeoSciML Core Abstract</w:t>
      </w:r>
      <w:bookmarkEnd w:id="7337"/>
    </w:p>
    <w:p w14:paraId="5327A704" w14:textId="77777777" w:rsidR="00B61014" w:rsidRDefault="00B61014">
      <w:pPr>
        <w:pPrChange w:id="7338"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73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7340" w:author="Boisvert, Eric" w:date="2016-03-29T09:19:00Z"/>
                <w:rFonts w:cs="Arial"/>
                <w:szCs w:val="18"/>
                <w:lang w:eastAsia="en-US"/>
              </w:rPr>
            </w:pPr>
            <w:ins w:id="734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7342" w:author="Boisvert, Eric" w:date="2016-03-29T09:19:00Z"/>
                <w:rFonts w:cs="Arial"/>
                <w:b/>
                <w:color w:val="0000FF"/>
                <w:szCs w:val="18"/>
                <w:lang w:eastAsia="en-US"/>
              </w:rPr>
            </w:pPr>
            <w:ins w:id="7343"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734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7345" w:author="Boisvert, Eric" w:date="2016-03-29T09:19:00Z"/>
                <w:rFonts w:cs="Arial"/>
                <w:szCs w:val="18"/>
                <w:lang w:eastAsia="en-US"/>
              </w:rPr>
            </w:pPr>
            <w:ins w:id="734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7" w:author="Boisvert, Eric" w:date="2016-03-29T09:19:00Z"/>
                <w:rFonts w:cs="Arial"/>
                <w:b/>
                <w:color w:val="0000FF"/>
                <w:szCs w:val="18"/>
                <w:lang w:eastAsia="en-US"/>
              </w:rPr>
            </w:pPr>
            <w:ins w:id="7348" w:author="Boisvert, Eric" w:date="2016-03-29T09:19:00Z">
              <w:r>
                <w:rPr>
                  <w:rFonts w:cs="Arial"/>
                  <w:szCs w:val="18"/>
                  <w:lang w:val="en-US"/>
                </w:rPr>
                <w:t>/req/gsml4-core</w:t>
              </w:r>
            </w:ins>
          </w:p>
        </w:tc>
      </w:tr>
      <w:tr w:rsidR="00480BB6" w:rsidRPr="00DE63EA" w14:paraId="115D397C" w14:textId="77777777" w:rsidTr="0024128E">
        <w:trPr>
          <w:ins w:id="734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7350" w:author="Boisvert, Eric" w:date="2016-03-29T09:19:00Z"/>
                <w:rFonts w:cs="Arial"/>
                <w:b/>
                <w:szCs w:val="18"/>
              </w:rPr>
            </w:pPr>
            <w:ins w:id="735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2" w:author="Boisvert, Eric" w:date="2016-03-29T09:19:00Z"/>
                <w:rFonts w:cs="Arial"/>
                <w:szCs w:val="18"/>
                <w:lang w:val="en-US"/>
              </w:rPr>
            </w:pPr>
            <w:ins w:id="7353" w:author="Boisvert, Eric" w:date="2016-03-29T09:19:00Z">
              <w:r>
                <w:rPr>
                  <w:rFonts w:cs="Arial"/>
                  <w:szCs w:val="18"/>
                  <w:lang w:val="en-US"/>
                </w:rPr>
                <w:t>Urn:iso:dis:iso:19156:clause:A.1.1</w:t>
              </w:r>
            </w:ins>
          </w:p>
        </w:tc>
      </w:tr>
      <w:tr w:rsidR="009F6B2F" w:rsidRPr="00DE63EA" w14:paraId="05150F4A" w14:textId="77777777" w:rsidTr="0024128E">
        <w:trPr>
          <w:ins w:id="7354"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7355" w:author="Eric Boisvert" w:date="2016-04-02T14:41:00Z"/>
                <w:rFonts w:cs="Arial"/>
                <w:b/>
                <w:szCs w:val="18"/>
              </w:rPr>
            </w:pPr>
            <w:ins w:id="7356"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7" w:author="Eric Boisvert" w:date="2016-04-02T14:41:00Z"/>
                <w:rFonts w:cs="Arial"/>
                <w:szCs w:val="18"/>
                <w:lang w:val="en-US"/>
              </w:rPr>
            </w:pPr>
            <w:ins w:id="7358" w:author="Eric Boisvert" w:date="2016-04-02T14:41:00Z">
              <w:r>
                <w:rPr>
                  <w:rFonts w:cs="Arial"/>
                  <w:szCs w:val="18"/>
                  <w:lang w:val="en-US"/>
                </w:rPr>
                <w:t>RFC 3896</w:t>
              </w:r>
            </w:ins>
          </w:p>
        </w:tc>
      </w:tr>
      <w:tr w:rsidR="00480BB6" w:rsidRPr="00DE63EA" w14:paraId="5AF8C0E7" w14:textId="77777777" w:rsidTr="0024128E">
        <w:trPr>
          <w:trHeight w:val="416"/>
          <w:ins w:id="735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0" w:author="Boisvert, Eric" w:date="2016-03-29T09:19:00Z"/>
                <w:rFonts w:cs="Arial"/>
                <w:b/>
                <w:szCs w:val="18"/>
                <w:lang w:eastAsia="en-US"/>
              </w:rPr>
            </w:pPr>
            <w:ins w:id="736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2" w:author="Boisvert, Eric" w:date="2016-03-29T09:19:00Z"/>
                <w:rFonts w:cs="Arial"/>
                <w:b/>
                <w:color w:val="FF0000"/>
                <w:szCs w:val="18"/>
                <w:lang w:eastAsia="en-US"/>
              </w:rPr>
            </w:pPr>
            <w:ins w:id="7363"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7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7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6" w:author="Boisvert, Eric" w:date="2016-03-29T09:19:00Z"/>
                <w:rFonts w:ascii="Arial" w:eastAsia="MS Mincho" w:hAnsi="Arial" w:cs="Arial"/>
                <w:sz w:val="18"/>
                <w:szCs w:val="18"/>
              </w:rPr>
            </w:pPr>
            <w:ins w:id="73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8" w:author="Boisvert, Eric" w:date="2016-03-29T09:19:00Z"/>
                <w:rFonts w:ascii="Arial" w:eastAsia="MS Mincho" w:hAnsi="Arial" w:cs="Arial"/>
                <w:b/>
                <w:color w:val="0000FF"/>
                <w:sz w:val="18"/>
                <w:szCs w:val="18"/>
              </w:rPr>
            </w:pPr>
            <w:ins w:id="7369" w:author="Boisvert, Eric" w:date="2016-03-29T09:19:00Z">
              <w:r w:rsidRPr="00480BB6">
                <w:rPr>
                  <w:rFonts w:ascii="Arial" w:hAnsi="Arial" w:cs="Arial"/>
                  <w:sz w:val="18"/>
                  <w:szCs w:val="18"/>
                  <w:lang w:val="en-CA"/>
                  <w:rPrChange w:id="7370"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73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73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3" w:author="Boisvert, Eric" w:date="2016-03-29T09:19:00Z"/>
                <w:rFonts w:ascii="Arial" w:eastAsia="MS Mincho" w:hAnsi="Arial" w:cs="Arial"/>
                <w:sz w:val="18"/>
                <w:szCs w:val="18"/>
              </w:rPr>
            </w:pPr>
            <w:ins w:id="73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5" w:author="Boisvert, Eric" w:date="2016-03-29T09:19:00Z"/>
                <w:rFonts w:cs="Arial"/>
                <w:b/>
                <w:color w:val="FF0000"/>
                <w:szCs w:val="18"/>
                <w:lang w:eastAsia="en-US"/>
              </w:rPr>
            </w:pPr>
            <w:ins w:id="7376"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73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73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9" w:author="Boisvert, Eric" w:date="2016-03-29T09:19:00Z"/>
                <w:rFonts w:ascii="Arial" w:eastAsia="MS Mincho" w:hAnsi="Arial" w:cs="Arial"/>
                <w:sz w:val="18"/>
                <w:szCs w:val="18"/>
              </w:rPr>
            </w:pPr>
            <w:ins w:id="73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1" w:author="Boisvert, Eric" w:date="2016-03-29T09:19:00Z"/>
                <w:rFonts w:ascii="Arial" w:eastAsia="MS Mincho" w:hAnsi="Arial" w:cs="Arial"/>
                <w:sz w:val="18"/>
                <w:szCs w:val="18"/>
              </w:rPr>
            </w:pPr>
            <w:ins w:id="7382"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73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73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5" w:author="Boisvert, Eric" w:date="2016-03-29T09:19:00Z"/>
                <w:rFonts w:ascii="Arial" w:eastAsia="MS Mincho" w:hAnsi="Arial" w:cs="Arial"/>
                <w:sz w:val="18"/>
                <w:szCs w:val="18"/>
              </w:rPr>
            </w:pPr>
            <w:ins w:id="73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7" w:author="Boisvert, Eric" w:date="2016-03-29T09:19:00Z"/>
                <w:rFonts w:cs="Arial"/>
                <w:szCs w:val="18"/>
                <w:lang w:eastAsia="en-US"/>
              </w:rPr>
            </w:pPr>
          </w:p>
        </w:tc>
      </w:tr>
      <w:tr w:rsidR="00480BB6" w:rsidRPr="008A79BA" w14:paraId="70FEBBB1" w14:textId="77777777" w:rsidTr="0024128E">
        <w:trPr>
          <w:trHeight w:val="416"/>
          <w:ins w:id="738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7389" w:author="Boisvert, Eric" w:date="2016-03-29T09:19:00Z"/>
                <w:rFonts w:cs="Arial"/>
                <w:b/>
                <w:szCs w:val="18"/>
                <w:lang w:eastAsia="en-US"/>
              </w:rPr>
            </w:pPr>
            <w:ins w:id="739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7391" w:author="Boisvert, Eric" w:date="2016-03-29T09:19:00Z"/>
                <w:rFonts w:cs="Arial"/>
                <w:b/>
                <w:color w:val="FF0000"/>
                <w:szCs w:val="18"/>
                <w:lang w:eastAsia="en-US"/>
              </w:rPr>
            </w:pPr>
            <w:ins w:id="7392"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7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7394" w:author="Boisvert, Eric" w:date="2016-03-29T09:19:00Z"/>
                <w:rFonts w:ascii="Arial" w:eastAsia="MS Mincho" w:hAnsi="Arial" w:cs="Arial"/>
                <w:b/>
                <w:sz w:val="18"/>
                <w:szCs w:val="18"/>
                <w:lang w:val="en-CA"/>
                <w:rPrChange w:id="7395" w:author="Boisvert, Eric" w:date="2016-03-29T09:20:00Z">
                  <w:rPr>
                    <w:ins w:id="7396"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7397" w:author="Boisvert, Eric" w:date="2016-03-29T09:19:00Z"/>
                <w:rFonts w:ascii="Arial" w:eastAsia="MS Mincho" w:hAnsi="Arial" w:cs="Arial"/>
                <w:sz w:val="18"/>
                <w:szCs w:val="18"/>
              </w:rPr>
            </w:pPr>
            <w:ins w:id="73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9" w:author="Boisvert, Eric" w:date="2016-03-29T09:19:00Z"/>
                <w:rFonts w:ascii="Arial" w:eastAsia="MS Mincho" w:hAnsi="Arial" w:cs="Arial"/>
                <w:b/>
                <w:color w:val="0000FF"/>
                <w:sz w:val="18"/>
                <w:szCs w:val="18"/>
                <w:lang w:val="en-CA"/>
                <w:rPrChange w:id="7400" w:author="Boisvert, Eric" w:date="2016-03-29T09:20:00Z">
                  <w:rPr>
                    <w:ins w:id="7401" w:author="Boisvert, Eric" w:date="2016-03-29T09:19:00Z"/>
                    <w:rFonts w:ascii="Arial" w:eastAsia="MS Mincho" w:hAnsi="Arial" w:cs="Arial"/>
                    <w:b/>
                    <w:color w:val="0000FF"/>
                    <w:sz w:val="18"/>
                    <w:szCs w:val="18"/>
                    <w:lang w:val="fr-CA"/>
                  </w:rPr>
                </w:rPrChange>
              </w:rPr>
            </w:pPr>
            <w:ins w:id="7402" w:author="Boisvert, Eric" w:date="2016-03-29T09:19:00Z">
              <w:r w:rsidRPr="00480BB6">
                <w:rPr>
                  <w:rFonts w:ascii="Arial" w:hAnsi="Arial" w:cs="Arial"/>
                  <w:sz w:val="18"/>
                  <w:szCs w:val="18"/>
                  <w:lang w:val="en-CA"/>
                  <w:rPrChange w:id="7403"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74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7405" w:author="Boisvert, Eric" w:date="2016-03-29T09:19:00Z"/>
                <w:rFonts w:ascii="Arial" w:eastAsia="MS Mincho" w:hAnsi="Arial" w:cs="Arial"/>
                <w:b/>
                <w:sz w:val="18"/>
                <w:szCs w:val="18"/>
                <w:lang w:val="en-CA"/>
                <w:rPrChange w:id="7406" w:author="Boisvert, Eric" w:date="2016-03-29T09:20:00Z">
                  <w:rPr>
                    <w:ins w:id="7407"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7408" w:author="Boisvert, Eric" w:date="2016-03-29T09:19:00Z"/>
                <w:rFonts w:ascii="Arial" w:eastAsia="MS Mincho" w:hAnsi="Arial" w:cs="Arial"/>
                <w:sz w:val="18"/>
                <w:szCs w:val="18"/>
              </w:rPr>
            </w:pPr>
            <w:ins w:id="74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7410" w:author="Boisvert, Eric" w:date="2016-03-29T09:19:00Z"/>
                <w:rFonts w:cs="Arial"/>
                <w:b/>
                <w:color w:val="FF0000"/>
                <w:szCs w:val="18"/>
                <w:lang w:eastAsia="en-US"/>
              </w:rPr>
            </w:pPr>
            <w:ins w:id="7411"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74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74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7414" w:author="Boisvert, Eric" w:date="2016-03-29T09:19:00Z"/>
                <w:rFonts w:ascii="Arial" w:eastAsia="MS Mincho" w:hAnsi="Arial" w:cs="Arial"/>
                <w:sz w:val="18"/>
                <w:szCs w:val="18"/>
              </w:rPr>
            </w:pPr>
            <w:ins w:id="74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7416" w:author="Boisvert, Eric" w:date="2016-03-29T09:19:00Z"/>
                <w:rFonts w:ascii="Arial" w:eastAsia="MS Mincho" w:hAnsi="Arial" w:cs="Arial"/>
                <w:sz w:val="18"/>
                <w:szCs w:val="18"/>
              </w:rPr>
            </w:pPr>
            <w:ins w:id="7417"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74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74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7420" w:author="Boisvert, Eric" w:date="2016-03-29T09:19:00Z"/>
                <w:rFonts w:ascii="Arial" w:eastAsia="MS Mincho" w:hAnsi="Arial" w:cs="Arial"/>
                <w:sz w:val="18"/>
                <w:szCs w:val="18"/>
              </w:rPr>
            </w:pPr>
            <w:ins w:id="74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7422" w:author="Boisvert, Eric" w:date="2016-03-29T09:19:00Z"/>
                <w:rFonts w:cs="Arial"/>
                <w:szCs w:val="18"/>
                <w:lang w:eastAsia="en-US"/>
              </w:rPr>
            </w:pPr>
          </w:p>
        </w:tc>
      </w:tr>
      <w:tr w:rsidR="00480BB6" w:rsidRPr="004A745D" w14:paraId="43A9EA52" w14:textId="77777777" w:rsidTr="0024128E">
        <w:trPr>
          <w:trHeight w:val="416"/>
          <w:ins w:id="74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7424" w:author="Boisvert, Eric" w:date="2016-03-29T09:19:00Z"/>
                <w:rFonts w:cs="Arial"/>
                <w:b/>
                <w:szCs w:val="18"/>
                <w:lang w:eastAsia="en-US"/>
              </w:rPr>
            </w:pPr>
            <w:ins w:id="74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7426" w:author="Boisvert, Eric" w:date="2016-03-29T09:19:00Z"/>
                <w:rFonts w:cs="Arial"/>
                <w:b/>
                <w:color w:val="FF0000"/>
                <w:szCs w:val="18"/>
                <w:lang w:eastAsia="en-US"/>
              </w:rPr>
            </w:pPr>
            <w:ins w:id="7427"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7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742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7430" w:author="Boisvert, Eric" w:date="2016-03-29T09:19:00Z"/>
                <w:rFonts w:ascii="Arial" w:eastAsia="MS Mincho" w:hAnsi="Arial" w:cs="Arial"/>
                <w:sz w:val="18"/>
                <w:szCs w:val="18"/>
              </w:rPr>
            </w:pPr>
            <w:ins w:id="74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7432" w:author="Boisvert, Eric" w:date="2016-03-29T09:19:00Z"/>
                <w:rFonts w:ascii="Arial" w:eastAsia="MS Mincho" w:hAnsi="Arial" w:cs="Arial"/>
                <w:b/>
                <w:color w:val="0000FF"/>
                <w:sz w:val="18"/>
                <w:szCs w:val="18"/>
                <w:lang w:val="fr-CA"/>
              </w:rPr>
            </w:pPr>
            <w:ins w:id="7433"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7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743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7436" w:author="Boisvert, Eric" w:date="2016-03-29T09:19:00Z"/>
                <w:rFonts w:ascii="Arial" w:eastAsia="MS Mincho" w:hAnsi="Arial" w:cs="Arial"/>
                <w:sz w:val="18"/>
                <w:szCs w:val="18"/>
              </w:rPr>
            </w:pPr>
            <w:ins w:id="74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7438" w:author="Boisvert, Eric" w:date="2016-03-29T09:19:00Z"/>
                <w:rFonts w:cs="Arial"/>
                <w:b/>
                <w:color w:val="FF0000"/>
                <w:szCs w:val="18"/>
                <w:lang w:eastAsia="en-US"/>
              </w:rPr>
            </w:pPr>
            <w:ins w:id="7439"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7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7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7442" w:author="Boisvert, Eric" w:date="2016-03-29T09:19:00Z"/>
                <w:rFonts w:ascii="Arial" w:eastAsia="MS Mincho" w:hAnsi="Arial" w:cs="Arial"/>
                <w:sz w:val="18"/>
                <w:szCs w:val="18"/>
              </w:rPr>
            </w:pPr>
            <w:ins w:id="74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7444" w:author="Boisvert, Eric" w:date="2016-03-29T09:19:00Z"/>
                <w:rFonts w:ascii="Arial" w:eastAsia="MS Mincho" w:hAnsi="Arial" w:cs="Arial"/>
                <w:sz w:val="18"/>
                <w:szCs w:val="18"/>
              </w:rPr>
            </w:pPr>
            <w:ins w:id="7445"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74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74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7448" w:author="Boisvert, Eric" w:date="2016-03-29T09:19:00Z"/>
                <w:rFonts w:ascii="Arial" w:eastAsia="MS Mincho" w:hAnsi="Arial" w:cs="Arial"/>
                <w:sz w:val="18"/>
                <w:szCs w:val="18"/>
              </w:rPr>
            </w:pPr>
            <w:ins w:id="74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7450" w:author="Boisvert, Eric" w:date="2016-03-29T09:19:00Z"/>
                <w:rFonts w:cs="Arial"/>
                <w:szCs w:val="18"/>
                <w:lang w:eastAsia="en-US"/>
              </w:rPr>
            </w:pPr>
            <w:ins w:id="7451" w:author="Boisvert, Eric" w:date="2016-03-29T09:19:00Z">
              <w:r w:rsidRPr="00DE63EA">
                <w:rPr>
                  <w:rFonts w:cs="Arial"/>
                  <w:szCs w:val="18"/>
                  <w:lang w:val="en-AU"/>
                </w:rPr>
                <w:t>Capability</w:t>
              </w:r>
            </w:ins>
          </w:p>
        </w:tc>
      </w:tr>
      <w:tr w:rsidR="00480BB6" w:rsidRPr="004A745D" w14:paraId="7FF60134" w14:textId="77777777" w:rsidTr="0024128E">
        <w:trPr>
          <w:trHeight w:val="416"/>
          <w:ins w:id="74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7453" w:author="Boisvert, Eric" w:date="2016-03-29T09:19:00Z"/>
                <w:rFonts w:cs="Arial"/>
                <w:b/>
                <w:szCs w:val="18"/>
                <w:lang w:eastAsia="en-US"/>
              </w:rPr>
            </w:pPr>
            <w:ins w:id="74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7455" w:author="Boisvert, Eric" w:date="2016-03-29T09:19:00Z"/>
                <w:rFonts w:cs="Arial"/>
                <w:b/>
                <w:color w:val="FF0000"/>
                <w:szCs w:val="18"/>
                <w:lang w:eastAsia="en-US"/>
              </w:rPr>
            </w:pPr>
            <w:ins w:id="745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7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7458" w:author="Boisvert, Eric" w:date="2016-03-29T09:19:00Z"/>
                <w:rFonts w:ascii="Arial" w:eastAsia="MS Mincho" w:hAnsi="Arial" w:cs="Arial"/>
                <w:b/>
                <w:sz w:val="18"/>
                <w:szCs w:val="18"/>
                <w:lang w:val="en-CA"/>
                <w:rPrChange w:id="7459" w:author="Boisvert, Eric" w:date="2016-03-29T09:20:00Z">
                  <w:rPr>
                    <w:ins w:id="746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7461" w:author="Boisvert, Eric" w:date="2016-03-29T09:19:00Z"/>
                <w:rFonts w:ascii="Arial" w:eastAsia="MS Mincho" w:hAnsi="Arial" w:cs="Arial"/>
                <w:sz w:val="18"/>
                <w:szCs w:val="18"/>
              </w:rPr>
            </w:pPr>
            <w:ins w:id="74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7463" w:author="Boisvert, Eric" w:date="2016-03-29T09:19:00Z"/>
                <w:rFonts w:ascii="Arial" w:eastAsia="MS Mincho" w:hAnsi="Arial" w:cs="Arial"/>
                <w:b/>
                <w:color w:val="0000FF"/>
                <w:sz w:val="18"/>
                <w:szCs w:val="18"/>
                <w:lang w:val="en-CA"/>
                <w:rPrChange w:id="7464" w:author="Boisvert, Eric" w:date="2016-03-29T09:20:00Z">
                  <w:rPr>
                    <w:ins w:id="7465" w:author="Boisvert, Eric" w:date="2016-03-29T09:19:00Z"/>
                    <w:rFonts w:ascii="Arial" w:eastAsia="MS Mincho" w:hAnsi="Arial" w:cs="Arial"/>
                    <w:b/>
                    <w:color w:val="0000FF"/>
                    <w:sz w:val="18"/>
                    <w:szCs w:val="18"/>
                    <w:lang w:val="fr-CA"/>
                  </w:rPr>
                </w:rPrChange>
              </w:rPr>
            </w:pPr>
            <w:ins w:id="7466" w:author="Boisvert, Eric" w:date="2016-03-29T09:19:00Z">
              <w:r w:rsidRPr="00480BB6">
                <w:rPr>
                  <w:rFonts w:ascii="Arial" w:hAnsi="Arial" w:cs="Arial"/>
                  <w:sz w:val="18"/>
                  <w:szCs w:val="18"/>
                  <w:lang w:val="en-CA"/>
                  <w:rPrChange w:id="7467"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74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7469" w:author="Boisvert, Eric" w:date="2016-03-29T09:19:00Z"/>
                <w:rFonts w:ascii="Arial" w:eastAsia="MS Mincho" w:hAnsi="Arial" w:cs="Arial"/>
                <w:b/>
                <w:sz w:val="18"/>
                <w:szCs w:val="18"/>
                <w:lang w:val="en-CA"/>
                <w:rPrChange w:id="7470" w:author="Boisvert, Eric" w:date="2016-03-29T09:20:00Z">
                  <w:rPr>
                    <w:ins w:id="7471"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7472" w:author="Boisvert, Eric" w:date="2016-03-29T09:19:00Z"/>
                <w:rFonts w:ascii="Arial" w:eastAsia="MS Mincho" w:hAnsi="Arial" w:cs="Arial"/>
                <w:sz w:val="18"/>
                <w:szCs w:val="18"/>
              </w:rPr>
            </w:pPr>
            <w:ins w:id="74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7474" w:author="Boisvert, Eric" w:date="2016-03-29T09:19:00Z"/>
                <w:rFonts w:cs="Arial"/>
                <w:b/>
                <w:color w:val="FF0000"/>
                <w:szCs w:val="18"/>
                <w:lang w:eastAsia="en-US"/>
              </w:rPr>
            </w:pPr>
            <w:ins w:id="7475"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7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7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7478" w:author="Boisvert, Eric" w:date="2016-03-29T09:19:00Z"/>
                <w:rFonts w:ascii="Arial" w:eastAsia="MS Mincho" w:hAnsi="Arial" w:cs="Arial"/>
                <w:sz w:val="18"/>
                <w:szCs w:val="18"/>
              </w:rPr>
            </w:pPr>
            <w:ins w:id="74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7480" w:author="Boisvert, Eric" w:date="2016-03-29T09:19:00Z"/>
                <w:rFonts w:ascii="Arial" w:eastAsia="MS Mincho" w:hAnsi="Arial" w:cs="Arial"/>
                <w:sz w:val="18"/>
                <w:szCs w:val="18"/>
              </w:rPr>
            </w:pPr>
            <w:commentRangeStart w:id="7481"/>
            <w:ins w:id="7482"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481"/>
              <w:r>
                <w:rPr>
                  <w:rStyle w:val="CommentReference"/>
                </w:rPr>
                <w:commentReference w:id="7481"/>
              </w:r>
            </w:ins>
          </w:p>
        </w:tc>
      </w:tr>
      <w:tr w:rsidR="00480BB6" w:rsidRPr="004A745D" w14:paraId="63C9B33B" w14:textId="77777777" w:rsidTr="0024128E">
        <w:trPr>
          <w:trHeight w:val="462"/>
          <w:ins w:id="7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7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7485" w:author="Boisvert, Eric" w:date="2016-03-29T09:19:00Z"/>
                <w:rFonts w:ascii="Arial" w:eastAsia="MS Mincho" w:hAnsi="Arial" w:cs="Arial"/>
                <w:sz w:val="18"/>
                <w:szCs w:val="18"/>
              </w:rPr>
            </w:pPr>
            <w:ins w:id="74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7487" w:author="Boisvert, Eric" w:date="2016-03-29T09:19:00Z"/>
                <w:rFonts w:cs="Arial"/>
                <w:szCs w:val="18"/>
                <w:lang w:eastAsia="en-US"/>
              </w:rPr>
            </w:pPr>
            <w:ins w:id="7488" w:author="Boisvert, Eric" w:date="2016-03-29T09:19:00Z">
              <w:r w:rsidRPr="00DE63EA">
                <w:rPr>
                  <w:rFonts w:cs="Arial"/>
                  <w:szCs w:val="18"/>
                  <w:lang w:val="en-AU"/>
                </w:rPr>
                <w:t>Capability</w:t>
              </w:r>
            </w:ins>
          </w:p>
        </w:tc>
      </w:tr>
      <w:tr w:rsidR="009F6B2F" w:rsidRPr="00681BCD" w14:paraId="454F11C3" w14:textId="77777777" w:rsidTr="000B752C">
        <w:trPr>
          <w:trHeight w:val="416"/>
          <w:ins w:id="7489"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7490" w:author="Eric Boisvert" w:date="2016-04-02T14:40:00Z"/>
                <w:rFonts w:cs="Arial"/>
                <w:b/>
                <w:szCs w:val="18"/>
                <w:lang w:eastAsia="en-US"/>
              </w:rPr>
            </w:pPr>
            <w:ins w:id="7491"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7492" w:author="Eric Boisvert" w:date="2016-04-02T14:40:00Z"/>
                <w:rFonts w:cs="Arial"/>
                <w:b/>
                <w:color w:val="FF0000"/>
                <w:szCs w:val="18"/>
                <w:lang w:eastAsia="en-US"/>
              </w:rPr>
            </w:pPr>
            <w:ins w:id="7493" w:author="Eric Boisvert" w:date="2016-04-02T14:40:00Z">
              <w:r w:rsidRPr="00FA2E1A">
                <w:rPr>
                  <w:rFonts w:cs="Arial"/>
                  <w:b/>
                  <w:szCs w:val="18"/>
                  <w:lang w:val="fr-CA"/>
                </w:rPr>
                <w:t>/conf/gsml4-core/quantities-uom</w:t>
              </w:r>
            </w:ins>
          </w:p>
        </w:tc>
      </w:tr>
      <w:tr w:rsidR="009F6B2F" w:rsidRPr="00681BCD" w14:paraId="72E16BA8" w14:textId="77777777" w:rsidTr="000B752C">
        <w:trPr>
          <w:trHeight w:val="280"/>
          <w:ins w:id="7494"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7495"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7496" w:author="Eric Boisvert" w:date="2016-04-02T14:40:00Z"/>
                <w:rFonts w:ascii="Arial" w:eastAsia="MS Mincho" w:hAnsi="Arial" w:cs="Arial"/>
                <w:sz w:val="18"/>
                <w:szCs w:val="18"/>
              </w:rPr>
            </w:pPr>
            <w:ins w:id="7497"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7498" w:author="Eric Boisvert" w:date="2016-04-02T14:40:00Z"/>
                <w:rFonts w:ascii="Arial" w:eastAsia="MS Mincho" w:hAnsi="Arial" w:cs="Arial"/>
                <w:b/>
                <w:color w:val="0000FF"/>
                <w:sz w:val="18"/>
                <w:szCs w:val="18"/>
                <w:lang w:val="fr-CA"/>
              </w:rPr>
            </w:pPr>
            <w:ins w:id="7499"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7500"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7501"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7502" w:author="Eric Boisvert" w:date="2016-04-02T14:40:00Z"/>
                <w:rFonts w:ascii="Arial" w:eastAsia="MS Mincho" w:hAnsi="Arial" w:cs="Arial"/>
                <w:sz w:val="18"/>
                <w:szCs w:val="18"/>
              </w:rPr>
            </w:pPr>
            <w:ins w:id="7503"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7504" w:author="Eric Boisvert" w:date="2016-04-02T14:40:00Z"/>
                <w:rFonts w:cs="Arial"/>
                <w:b/>
                <w:color w:val="FF0000"/>
                <w:szCs w:val="18"/>
                <w:lang w:eastAsia="en-US"/>
              </w:rPr>
            </w:pPr>
            <w:ins w:id="7505"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7506"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7507"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7508" w:author="Eric Boisvert" w:date="2016-04-02T14:40:00Z"/>
                <w:rFonts w:ascii="Arial" w:eastAsia="MS Mincho" w:hAnsi="Arial" w:cs="Arial"/>
                <w:sz w:val="18"/>
                <w:szCs w:val="18"/>
              </w:rPr>
            </w:pPr>
            <w:ins w:id="7509"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7510" w:author="Eric Boisvert" w:date="2016-04-02T14:40:00Z"/>
                <w:rFonts w:ascii="Arial" w:eastAsia="MS Mincho" w:hAnsi="Arial" w:cs="Arial"/>
                <w:sz w:val="18"/>
                <w:szCs w:val="18"/>
              </w:rPr>
            </w:pPr>
            <w:ins w:id="7511"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7512"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7513"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7514" w:author="Eric Boisvert" w:date="2016-04-02T14:40:00Z"/>
                <w:rFonts w:ascii="Arial" w:eastAsia="MS Mincho" w:hAnsi="Arial" w:cs="Arial"/>
                <w:sz w:val="18"/>
                <w:szCs w:val="18"/>
              </w:rPr>
            </w:pPr>
            <w:ins w:id="7515"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7516" w:author="Eric Boisvert" w:date="2016-04-02T14:40:00Z"/>
                <w:rFonts w:cs="Arial"/>
                <w:szCs w:val="18"/>
                <w:lang w:eastAsia="en-US"/>
              </w:rPr>
            </w:pPr>
            <w:ins w:id="7517" w:author="Eric Boisvert" w:date="2016-04-02T14:40:00Z">
              <w:r w:rsidRPr="00DE63EA">
                <w:rPr>
                  <w:rFonts w:cs="Arial"/>
                  <w:szCs w:val="18"/>
                  <w:lang w:val="en-AU"/>
                </w:rPr>
                <w:t>Capability</w:t>
              </w:r>
            </w:ins>
          </w:p>
        </w:tc>
      </w:tr>
      <w:tr w:rsidR="00480BB6" w:rsidRPr="0064111E" w14:paraId="79714EFC" w14:textId="77777777" w:rsidTr="0024128E">
        <w:trPr>
          <w:trHeight w:val="416"/>
          <w:ins w:id="751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7519" w:author="Boisvert, Eric" w:date="2016-03-29T09:19:00Z"/>
                <w:rFonts w:cs="Arial"/>
                <w:b/>
                <w:szCs w:val="18"/>
                <w:lang w:eastAsia="en-US"/>
              </w:rPr>
            </w:pPr>
            <w:ins w:id="752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7521" w:author="Boisvert, Eric" w:date="2016-03-29T09:19:00Z"/>
                <w:rFonts w:cs="Arial"/>
                <w:b/>
                <w:color w:val="FF0000"/>
                <w:szCs w:val="18"/>
                <w:lang w:eastAsia="en-US"/>
              </w:rPr>
            </w:pPr>
            <w:ins w:id="7522" w:author="Boisvert, Eric" w:date="2016-03-29T09:19:00Z">
              <w:r w:rsidRPr="00480BB6">
                <w:rPr>
                  <w:rFonts w:cs="Arial"/>
                  <w:b/>
                  <w:szCs w:val="18"/>
                  <w:lang w:val="fr-CA"/>
                  <w:rPrChange w:id="7523" w:author="Boisvert, Eric" w:date="2016-03-29T09:20:00Z">
                    <w:rPr>
                      <w:rFonts w:cs="Arial"/>
                      <w:b/>
                      <w:szCs w:val="18"/>
                      <w:lang w:val="en-AU"/>
                    </w:rPr>
                  </w:rPrChange>
                </w:rPr>
                <w:t>/conf/gsml4-core/</w:t>
              </w:r>
            </w:ins>
            <w:ins w:id="7524" w:author="Eric Boisvert" w:date="2016-04-02T14:40:00Z">
              <w:r w:rsidR="009F6B2F">
                <w:rPr>
                  <w:rFonts w:cs="Arial"/>
                  <w:b/>
                  <w:szCs w:val="18"/>
                  <w:lang w:val="fr-CA"/>
                </w:rPr>
                <w:t>codelist</w:t>
              </w:r>
            </w:ins>
            <w:ins w:id="7525" w:author="Boisvert, Eric" w:date="2016-03-29T09:19:00Z">
              <w:del w:id="7526" w:author="Eric Boisvert" w:date="2016-04-02T14:40:00Z">
                <w:r w:rsidRPr="00480BB6" w:rsidDel="009F6B2F">
                  <w:rPr>
                    <w:rFonts w:cs="Arial"/>
                    <w:b/>
                    <w:szCs w:val="18"/>
                    <w:lang w:val="fr-CA"/>
                    <w:rPrChange w:id="7527"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75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752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7530" w:author="Boisvert, Eric" w:date="2016-03-29T09:19:00Z"/>
                <w:rFonts w:ascii="Arial" w:eastAsia="MS Mincho" w:hAnsi="Arial" w:cs="Arial"/>
                <w:sz w:val="18"/>
                <w:szCs w:val="18"/>
              </w:rPr>
            </w:pPr>
            <w:ins w:id="75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7532" w:author="Boisvert, Eric" w:date="2016-03-29T09:19:00Z"/>
                <w:rFonts w:ascii="Arial" w:eastAsia="MS Mincho" w:hAnsi="Arial" w:cs="Arial"/>
                <w:b/>
                <w:color w:val="0000FF"/>
                <w:sz w:val="18"/>
                <w:szCs w:val="18"/>
                <w:lang w:val="fr-CA"/>
              </w:rPr>
            </w:pPr>
            <w:ins w:id="7533"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7534" w:author="Eric Boisvert" w:date="2016-04-02T14:40:00Z">
                <w:r w:rsidRPr="00CD5B4D" w:rsidDel="009F6B2F">
                  <w:rPr>
                    <w:rFonts w:ascii="Arial" w:hAnsi="Arial" w:cs="Arial"/>
                    <w:sz w:val="18"/>
                    <w:szCs w:val="18"/>
                    <w:lang w:val="fr-CA"/>
                  </w:rPr>
                  <w:delText>quantities-uom</w:delText>
                </w:r>
              </w:del>
            </w:ins>
            <w:ins w:id="7535"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75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753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7538" w:author="Boisvert, Eric" w:date="2016-03-29T09:19:00Z"/>
                <w:rFonts w:ascii="Arial" w:eastAsia="MS Mincho" w:hAnsi="Arial" w:cs="Arial"/>
                <w:sz w:val="18"/>
                <w:szCs w:val="18"/>
              </w:rPr>
            </w:pPr>
            <w:ins w:id="75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7540" w:author="Boisvert, Eric" w:date="2016-03-29T09:19:00Z"/>
                <w:rFonts w:cs="Arial"/>
                <w:b/>
                <w:color w:val="FF0000"/>
                <w:szCs w:val="18"/>
                <w:lang w:eastAsia="en-US"/>
              </w:rPr>
            </w:pPr>
            <w:ins w:id="7541" w:author="Boisvert, Eric" w:date="2016-03-29T09:19:00Z">
              <w:r>
                <w:rPr>
                  <w:rFonts w:cs="Arial"/>
                  <w:szCs w:val="18"/>
                  <w:lang w:val="en-CA"/>
                </w:rPr>
                <w:t xml:space="preserve">Ensure that </w:t>
              </w:r>
              <w:del w:id="7542" w:author="Eric Boisvert" w:date="2016-04-02T14:40:00Z">
                <w:r w:rsidDel="009F6B2F">
                  <w:rPr>
                    <w:rFonts w:cs="Arial"/>
                    <w:szCs w:val="18"/>
                    <w:lang w:val="en-CA"/>
                  </w:rPr>
                  <w:delText>quantities have a governed units of measure</w:delText>
                </w:r>
              </w:del>
            </w:ins>
            <w:ins w:id="7543" w:author="Eric Boisvert" w:date="2016-04-02T14:40:00Z">
              <w:r w:rsidR="009F6B2F">
                <w:rPr>
                  <w:rFonts w:cs="Arial"/>
                  <w:szCs w:val="18"/>
                  <w:lang w:val="en-CA"/>
                </w:rPr>
                <w:t>vocabulary terms are encode as URI according to RFC3896</w:t>
              </w:r>
            </w:ins>
            <w:ins w:id="7544" w:author="Boisvert, Eric" w:date="2016-03-29T09:19:00Z">
              <w:r>
                <w:rPr>
                  <w:rFonts w:cs="Arial"/>
                  <w:szCs w:val="18"/>
                  <w:lang w:val="en-CA"/>
                </w:rPr>
                <w:t xml:space="preserve"> </w:t>
              </w:r>
            </w:ins>
          </w:p>
        </w:tc>
      </w:tr>
      <w:tr w:rsidR="00480BB6" w:rsidRPr="004A745D" w14:paraId="45FDBD34" w14:textId="77777777" w:rsidTr="0024128E">
        <w:trPr>
          <w:trHeight w:val="645"/>
          <w:ins w:id="75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75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7547" w:author="Boisvert, Eric" w:date="2016-03-29T09:19:00Z"/>
                <w:rFonts w:ascii="Arial" w:eastAsia="MS Mincho" w:hAnsi="Arial" w:cs="Arial"/>
                <w:sz w:val="18"/>
                <w:szCs w:val="18"/>
              </w:rPr>
            </w:pPr>
            <w:ins w:id="75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7549" w:author="Boisvert, Eric" w:date="2016-03-29T09:19:00Z"/>
                <w:rFonts w:ascii="Arial" w:eastAsia="MS Mincho" w:hAnsi="Arial" w:cs="Arial"/>
                <w:sz w:val="18"/>
                <w:szCs w:val="18"/>
              </w:rPr>
            </w:pPr>
            <w:ins w:id="7550"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75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75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7553" w:author="Boisvert, Eric" w:date="2016-03-29T09:19:00Z"/>
                <w:rFonts w:ascii="Arial" w:eastAsia="MS Mincho" w:hAnsi="Arial" w:cs="Arial"/>
                <w:sz w:val="18"/>
                <w:szCs w:val="18"/>
              </w:rPr>
            </w:pPr>
            <w:ins w:id="75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7555" w:author="Boisvert, Eric" w:date="2016-03-29T09:19:00Z"/>
                <w:rFonts w:cs="Arial"/>
                <w:szCs w:val="18"/>
                <w:lang w:eastAsia="en-US"/>
              </w:rPr>
            </w:pPr>
            <w:ins w:id="7556"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7557" w:author="Boisvert, Eric" w:date="2016-03-29T09:19:00Z"/>
          <w:lang w:val="en-CA"/>
        </w:rPr>
      </w:pPr>
    </w:p>
    <w:p w14:paraId="2C052DDB" w14:textId="468CCE17" w:rsidR="00480BB6" w:rsidRPr="003C54F8" w:rsidRDefault="00480BB6" w:rsidP="003C54F8">
      <w:pPr>
        <w:pStyle w:val="OGCAnnexXX"/>
      </w:pPr>
      <w:ins w:id="7558" w:author="Boisvert, Eric" w:date="2016-03-29T09:19:00Z">
        <w:r>
          <w:br w:type="page"/>
        </w:r>
      </w:ins>
      <w:bookmarkStart w:id="7559" w:name="_Toc448330026"/>
      <w:r w:rsidRPr="003C54F8">
        <w:t xml:space="preserve">Conformance class: Portrayal </w:t>
      </w:r>
      <w:r w:rsidR="0027787F">
        <w:t xml:space="preserve"> Logical</w:t>
      </w:r>
      <w:bookmarkEnd w:id="755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75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7561" w:author="Boisvert, Eric" w:date="2016-03-29T09:19:00Z"/>
                <w:rFonts w:cs="Arial"/>
                <w:szCs w:val="18"/>
                <w:lang w:eastAsia="en-US"/>
              </w:rPr>
            </w:pPr>
            <w:ins w:id="756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7563" w:author="Boisvert, Eric" w:date="2016-03-29T09:19:00Z"/>
                <w:rFonts w:cs="Arial"/>
                <w:b/>
                <w:color w:val="0000FF"/>
                <w:szCs w:val="18"/>
                <w:lang w:eastAsia="en-US"/>
              </w:rPr>
            </w:pPr>
            <w:ins w:id="7564"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756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7566" w:author="Boisvert, Eric" w:date="2016-03-29T09:19:00Z"/>
                <w:rFonts w:cs="Arial"/>
                <w:szCs w:val="18"/>
                <w:lang w:eastAsia="en-US"/>
              </w:rPr>
            </w:pPr>
            <w:ins w:id="756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8" w:author="Boisvert, Eric" w:date="2016-03-29T09:19:00Z"/>
                <w:rFonts w:cs="Arial"/>
                <w:b/>
                <w:color w:val="0000FF"/>
                <w:szCs w:val="18"/>
                <w:lang w:eastAsia="en-US"/>
              </w:rPr>
            </w:pPr>
            <w:ins w:id="7569"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757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7571" w:author="Boisvert, Eric" w:date="2016-03-29T09:19:00Z"/>
                <w:rFonts w:cs="Arial"/>
                <w:b/>
                <w:szCs w:val="18"/>
              </w:rPr>
            </w:pPr>
            <w:ins w:id="757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3" w:author="Boisvert, Eric" w:date="2016-03-29T09:19:00Z"/>
                <w:rFonts w:cs="Arial"/>
                <w:szCs w:val="18"/>
                <w:lang w:val="en-US"/>
              </w:rPr>
            </w:pPr>
            <w:ins w:id="7574" w:author="Boisvert, Eric" w:date="2016-03-29T09:19:00Z">
              <w:r>
                <w:rPr>
                  <w:rFonts w:cs="Arial"/>
                  <w:szCs w:val="18"/>
                  <w:lang w:val="en-US"/>
                </w:rPr>
                <w:t>/conf/gsml4-core</w:t>
              </w:r>
            </w:ins>
          </w:p>
        </w:tc>
      </w:tr>
      <w:tr w:rsidR="00480BB6" w:rsidRPr="00DE63EA" w14:paraId="1DEC058D" w14:textId="77777777" w:rsidTr="0024128E">
        <w:trPr>
          <w:ins w:id="75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7576" w:author="Boisvert, Eric" w:date="2016-03-29T09:19:00Z"/>
                <w:rFonts w:cs="Arial"/>
                <w:b/>
                <w:szCs w:val="18"/>
              </w:rPr>
            </w:pPr>
            <w:ins w:id="75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8" w:author="Boisvert, Eric" w:date="2016-03-29T09:19:00Z"/>
                <w:rFonts w:cs="Arial"/>
                <w:szCs w:val="18"/>
                <w:lang w:val="en-US"/>
              </w:rPr>
            </w:pPr>
            <w:ins w:id="7579"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7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7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2" w:author="Boisvert, Eric" w:date="2016-03-29T09:19:00Z"/>
                <w:rFonts w:ascii="Arial" w:eastAsia="MS Mincho" w:hAnsi="Arial" w:cs="Arial"/>
                <w:sz w:val="18"/>
                <w:szCs w:val="18"/>
              </w:rPr>
            </w:pPr>
            <w:ins w:id="75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4" w:author="Boisvert, Eric" w:date="2016-03-29T09:19:00Z"/>
                <w:rFonts w:ascii="Arial" w:eastAsia="MS Mincho" w:hAnsi="Arial" w:cs="Arial"/>
                <w:b/>
                <w:color w:val="0000FF"/>
                <w:sz w:val="18"/>
                <w:szCs w:val="18"/>
              </w:rPr>
            </w:pPr>
            <w:ins w:id="758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7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7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8" w:author="Boisvert, Eric" w:date="2016-03-29T09:19:00Z"/>
                <w:rFonts w:ascii="Arial" w:eastAsia="MS Mincho" w:hAnsi="Arial" w:cs="Arial"/>
                <w:sz w:val="18"/>
                <w:szCs w:val="18"/>
              </w:rPr>
            </w:pPr>
            <w:ins w:id="75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0" w:author="Boisvert, Eric" w:date="2016-03-29T09:19:00Z"/>
                <w:rFonts w:cs="Arial"/>
                <w:b/>
                <w:color w:val="FF0000"/>
                <w:szCs w:val="18"/>
                <w:lang w:eastAsia="en-US"/>
              </w:rPr>
            </w:pPr>
            <w:ins w:id="7591"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7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7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4" w:author="Boisvert, Eric" w:date="2016-03-29T09:19:00Z"/>
                <w:rFonts w:ascii="Arial" w:eastAsia="MS Mincho" w:hAnsi="Arial" w:cs="Arial"/>
                <w:sz w:val="18"/>
                <w:szCs w:val="18"/>
              </w:rPr>
            </w:pPr>
            <w:ins w:id="75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96" w:author="Boisvert, Eric" w:date="2016-03-29T09:19:00Z"/>
                <w:rFonts w:ascii="Arial" w:eastAsia="MS Mincho" w:hAnsi="Arial" w:cs="Arial"/>
                <w:sz w:val="18"/>
                <w:szCs w:val="18"/>
              </w:rPr>
            </w:pPr>
            <w:ins w:id="7597"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75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75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0" w:author="Boisvert, Eric" w:date="2016-03-29T09:19:00Z"/>
                <w:rFonts w:ascii="Arial" w:eastAsia="MS Mincho" w:hAnsi="Arial" w:cs="Arial"/>
                <w:sz w:val="18"/>
                <w:szCs w:val="18"/>
              </w:rPr>
            </w:pPr>
            <w:ins w:id="76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2" w:author="Boisvert, Eric" w:date="2016-03-29T09:19:00Z"/>
                <w:rFonts w:cs="Arial"/>
                <w:szCs w:val="18"/>
                <w:lang w:eastAsia="en-US"/>
              </w:rPr>
            </w:pPr>
          </w:p>
        </w:tc>
      </w:tr>
      <w:tr w:rsidR="00480BB6" w:rsidRPr="00DE63EA" w14:paraId="5924DE4B" w14:textId="77777777" w:rsidTr="0024128E">
        <w:trPr>
          <w:trHeight w:val="416"/>
          <w:ins w:id="760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4" w:author="Boisvert, Eric" w:date="2016-03-29T09:19:00Z"/>
                <w:rFonts w:cs="Arial"/>
                <w:b/>
                <w:szCs w:val="18"/>
                <w:lang w:eastAsia="en-US"/>
              </w:rPr>
            </w:pPr>
            <w:ins w:id="760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6" w:author="Boisvert, Eric" w:date="2016-03-29T09:19:00Z"/>
                <w:rFonts w:cs="Arial"/>
                <w:b/>
                <w:color w:val="FF0000"/>
                <w:szCs w:val="18"/>
                <w:lang w:eastAsia="en-US"/>
              </w:rPr>
            </w:pPr>
            <w:ins w:id="7607"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7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7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0" w:author="Boisvert, Eric" w:date="2016-03-29T09:19:00Z"/>
                <w:rFonts w:ascii="Arial" w:eastAsia="MS Mincho" w:hAnsi="Arial" w:cs="Arial"/>
                <w:sz w:val="18"/>
                <w:szCs w:val="18"/>
              </w:rPr>
            </w:pPr>
            <w:ins w:id="76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2" w:author="Boisvert, Eric" w:date="2016-03-29T09:19:00Z"/>
                <w:rFonts w:ascii="Arial" w:eastAsia="MS Mincho" w:hAnsi="Arial" w:cs="Arial"/>
                <w:b/>
                <w:color w:val="0000FF"/>
                <w:sz w:val="18"/>
                <w:szCs w:val="18"/>
              </w:rPr>
            </w:pPr>
            <w:ins w:id="761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7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7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6" w:author="Boisvert, Eric" w:date="2016-03-29T09:19:00Z"/>
                <w:rFonts w:ascii="Arial" w:eastAsia="MS Mincho" w:hAnsi="Arial" w:cs="Arial"/>
                <w:sz w:val="18"/>
                <w:szCs w:val="18"/>
              </w:rPr>
            </w:pPr>
            <w:ins w:id="76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8" w:author="Boisvert, Eric" w:date="2016-03-29T09:19:00Z"/>
                <w:rFonts w:cs="Arial"/>
                <w:b/>
                <w:color w:val="FF0000"/>
                <w:szCs w:val="18"/>
                <w:lang w:eastAsia="en-US"/>
              </w:rPr>
            </w:pPr>
            <w:ins w:id="7619"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76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76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2" w:author="Boisvert, Eric" w:date="2016-03-29T09:19:00Z"/>
                <w:rFonts w:ascii="Arial" w:eastAsia="MS Mincho" w:hAnsi="Arial" w:cs="Arial"/>
                <w:sz w:val="18"/>
                <w:szCs w:val="18"/>
              </w:rPr>
            </w:pPr>
            <w:ins w:id="76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24" w:author="Boisvert, Eric" w:date="2016-03-29T09:19:00Z"/>
                <w:rFonts w:ascii="Arial" w:eastAsia="MS Mincho" w:hAnsi="Arial" w:cs="Arial"/>
                <w:sz w:val="18"/>
                <w:szCs w:val="18"/>
              </w:rPr>
            </w:pPr>
            <w:ins w:id="7625"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76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76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8" w:author="Boisvert, Eric" w:date="2016-03-29T09:19:00Z"/>
                <w:rFonts w:ascii="Arial" w:eastAsia="MS Mincho" w:hAnsi="Arial" w:cs="Arial"/>
                <w:sz w:val="18"/>
                <w:szCs w:val="18"/>
              </w:rPr>
            </w:pPr>
            <w:ins w:id="76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0" w:author="Boisvert, Eric" w:date="2016-03-29T09:19:00Z"/>
                <w:rFonts w:cs="Arial"/>
                <w:szCs w:val="18"/>
                <w:lang w:eastAsia="en-US"/>
              </w:rPr>
            </w:pPr>
          </w:p>
        </w:tc>
      </w:tr>
      <w:tr w:rsidR="00480BB6" w:rsidRPr="00DE63EA" w14:paraId="33B2166A" w14:textId="77777777" w:rsidTr="0024128E">
        <w:trPr>
          <w:trHeight w:val="416"/>
          <w:ins w:id="763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2" w:author="Boisvert, Eric" w:date="2016-03-29T09:19:00Z"/>
                <w:rFonts w:cs="Arial"/>
                <w:b/>
                <w:szCs w:val="18"/>
                <w:lang w:eastAsia="en-US"/>
              </w:rPr>
            </w:pPr>
            <w:ins w:id="763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4" w:author="Boisvert, Eric" w:date="2016-03-29T09:19:00Z"/>
                <w:rFonts w:cs="Arial"/>
                <w:b/>
                <w:color w:val="FF0000"/>
                <w:szCs w:val="18"/>
                <w:lang w:eastAsia="en-US"/>
              </w:rPr>
            </w:pPr>
            <w:ins w:id="763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76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76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8" w:author="Boisvert, Eric" w:date="2016-03-29T09:19:00Z"/>
                <w:rFonts w:ascii="Arial" w:eastAsia="MS Mincho" w:hAnsi="Arial" w:cs="Arial"/>
                <w:sz w:val="18"/>
                <w:szCs w:val="18"/>
              </w:rPr>
            </w:pPr>
            <w:ins w:id="76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0" w:author="Boisvert, Eric" w:date="2016-03-29T09:19:00Z"/>
                <w:rFonts w:ascii="Arial" w:eastAsia="MS Mincho" w:hAnsi="Arial" w:cs="Arial"/>
                <w:b/>
                <w:color w:val="0000FF"/>
                <w:sz w:val="18"/>
                <w:szCs w:val="18"/>
              </w:rPr>
            </w:pPr>
            <w:ins w:id="764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76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76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4" w:author="Boisvert, Eric" w:date="2016-03-29T09:19:00Z"/>
                <w:rFonts w:ascii="Arial" w:eastAsia="MS Mincho" w:hAnsi="Arial" w:cs="Arial"/>
                <w:sz w:val="18"/>
                <w:szCs w:val="18"/>
              </w:rPr>
            </w:pPr>
            <w:ins w:id="76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6" w:author="Boisvert, Eric" w:date="2016-03-29T09:19:00Z"/>
                <w:rFonts w:cs="Arial"/>
                <w:b/>
                <w:color w:val="FF0000"/>
                <w:szCs w:val="18"/>
                <w:lang w:eastAsia="en-US"/>
              </w:rPr>
            </w:pPr>
            <w:ins w:id="7647"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76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76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0" w:author="Boisvert, Eric" w:date="2016-03-29T09:19:00Z"/>
                <w:rFonts w:ascii="Arial" w:eastAsia="MS Mincho" w:hAnsi="Arial" w:cs="Arial"/>
                <w:sz w:val="18"/>
                <w:szCs w:val="18"/>
              </w:rPr>
            </w:pPr>
            <w:ins w:id="76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52" w:author="Boisvert, Eric" w:date="2016-03-29T09:19:00Z"/>
                <w:rFonts w:ascii="Arial" w:eastAsia="MS Mincho" w:hAnsi="Arial" w:cs="Arial"/>
                <w:sz w:val="18"/>
                <w:szCs w:val="18"/>
              </w:rPr>
            </w:pPr>
            <w:ins w:id="7653"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76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76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6" w:author="Boisvert, Eric" w:date="2016-03-29T09:19:00Z"/>
                <w:rFonts w:ascii="Arial" w:eastAsia="MS Mincho" w:hAnsi="Arial" w:cs="Arial"/>
                <w:sz w:val="18"/>
                <w:szCs w:val="18"/>
              </w:rPr>
            </w:pPr>
            <w:ins w:id="76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8" w:author="Boisvert, Eric" w:date="2016-03-29T09:19:00Z"/>
                <w:rFonts w:cs="Arial"/>
                <w:szCs w:val="18"/>
                <w:lang w:eastAsia="en-US"/>
              </w:rPr>
            </w:pPr>
          </w:p>
        </w:tc>
      </w:tr>
      <w:tr w:rsidR="00480BB6" w:rsidRPr="00DE63EA" w14:paraId="3AEBE5FC" w14:textId="77777777" w:rsidTr="0024128E">
        <w:trPr>
          <w:trHeight w:val="416"/>
          <w:ins w:id="765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0" w:author="Boisvert, Eric" w:date="2016-03-29T09:19:00Z"/>
                <w:rFonts w:cs="Arial"/>
                <w:b/>
                <w:szCs w:val="18"/>
                <w:lang w:eastAsia="en-US"/>
              </w:rPr>
            </w:pPr>
            <w:ins w:id="766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2" w:author="Boisvert, Eric" w:date="2016-03-29T09:19:00Z"/>
                <w:rFonts w:cs="Arial"/>
                <w:b/>
                <w:color w:val="FF0000"/>
                <w:szCs w:val="18"/>
                <w:lang w:eastAsia="en-US"/>
              </w:rPr>
            </w:pPr>
            <w:ins w:id="7663"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76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76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6" w:author="Boisvert, Eric" w:date="2016-03-29T09:19:00Z"/>
                <w:rFonts w:ascii="Arial" w:eastAsia="MS Mincho" w:hAnsi="Arial" w:cs="Arial"/>
                <w:sz w:val="18"/>
                <w:szCs w:val="18"/>
              </w:rPr>
            </w:pPr>
            <w:ins w:id="76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8" w:author="Boisvert, Eric" w:date="2016-03-29T09:19:00Z"/>
                <w:rFonts w:ascii="Arial" w:eastAsia="MS Mincho" w:hAnsi="Arial" w:cs="Arial"/>
                <w:b/>
                <w:color w:val="0000FF"/>
                <w:sz w:val="18"/>
                <w:szCs w:val="18"/>
              </w:rPr>
            </w:pPr>
            <w:ins w:id="766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7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76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2" w:author="Boisvert, Eric" w:date="2016-03-29T09:19:00Z"/>
                <w:rFonts w:ascii="Arial" w:eastAsia="MS Mincho" w:hAnsi="Arial" w:cs="Arial"/>
                <w:sz w:val="18"/>
                <w:szCs w:val="18"/>
              </w:rPr>
            </w:pPr>
            <w:ins w:id="76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4" w:author="Boisvert, Eric" w:date="2016-03-29T09:19:00Z"/>
                <w:rFonts w:cs="Arial"/>
                <w:b/>
                <w:color w:val="FF0000"/>
                <w:szCs w:val="18"/>
                <w:lang w:eastAsia="en-US"/>
              </w:rPr>
            </w:pPr>
            <w:ins w:id="7675"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7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7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8" w:author="Boisvert, Eric" w:date="2016-03-29T09:19:00Z"/>
                <w:rFonts w:ascii="Arial" w:eastAsia="MS Mincho" w:hAnsi="Arial" w:cs="Arial"/>
                <w:sz w:val="18"/>
                <w:szCs w:val="18"/>
              </w:rPr>
            </w:pPr>
            <w:ins w:id="76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80" w:author="Boisvert, Eric" w:date="2016-03-29T09:19:00Z"/>
                <w:rFonts w:ascii="Arial" w:eastAsia="MS Mincho" w:hAnsi="Arial" w:cs="Arial"/>
                <w:sz w:val="18"/>
                <w:szCs w:val="18"/>
              </w:rPr>
            </w:pPr>
            <w:ins w:id="7681"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76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76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4" w:author="Boisvert, Eric" w:date="2016-03-29T09:19:00Z"/>
                <w:rFonts w:ascii="Arial" w:eastAsia="MS Mincho" w:hAnsi="Arial" w:cs="Arial"/>
                <w:sz w:val="18"/>
                <w:szCs w:val="18"/>
              </w:rPr>
            </w:pPr>
            <w:ins w:id="76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6" w:author="Boisvert, Eric" w:date="2016-03-29T09:19:00Z"/>
                <w:rFonts w:cs="Arial"/>
                <w:szCs w:val="18"/>
                <w:lang w:eastAsia="en-US"/>
              </w:rPr>
            </w:pPr>
          </w:p>
        </w:tc>
      </w:tr>
      <w:tr w:rsidR="00480BB6" w:rsidRPr="00DE63EA" w14:paraId="3EEC432D" w14:textId="77777777" w:rsidTr="0024128E">
        <w:trPr>
          <w:trHeight w:val="416"/>
          <w:ins w:id="76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8" w:author="Boisvert, Eric" w:date="2016-03-29T09:19:00Z"/>
                <w:rFonts w:cs="Arial"/>
                <w:b/>
                <w:szCs w:val="18"/>
                <w:lang w:eastAsia="en-US"/>
              </w:rPr>
            </w:pPr>
            <w:ins w:id="76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0" w:author="Boisvert, Eric" w:date="2016-03-29T09:19:00Z"/>
                <w:rFonts w:cs="Arial"/>
                <w:b/>
                <w:color w:val="FF0000"/>
                <w:szCs w:val="18"/>
                <w:lang w:eastAsia="en-US"/>
              </w:rPr>
            </w:pPr>
            <w:ins w:id="7691"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7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7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sz w:val="18"/>
                <w:szCs w:val="18"/>
              </w:rPr>
            </w:pPr>
            <w:ins w:id="76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6" w:author="Boisvert, Eric" w:date="2016-03-29T09:19:00Z"/>
                <w:rFonts w:ascii="Arial" w:eastAsia="MS Mincho" w:hAnsi="Arial" w:cs="Arial"/>
                <w:b/>
                <w:color w:val="0000FF"/>
                <w:sz w:val="18"/>
                <w:szCs w:val="18"/>
              </w:rPr>
            </w:pPr>
            <w:ins w:id="769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7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7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0" w:author="Boisvert, Eric" w:date="2016-03-29T09:19:00Z"/>
                <w:rFonts w:ascii="Arial" w:eastAsia="MS Mincho" w:hAnsi="Arial" w:cs="Arial"/>
                <w:sz w:val="18"/>
                <w:szCs w:val="18"/>
              </w:rPr>
            </w:pPr>
            <w:ins w:id="77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2" w:author="Boisvert, Eric" w:date="2016-03-29T09:19:00Z"/>
                <w:rFonts w:cs="Arial"/>
                <w:b/>
                <w:color w:val="FF0000"/>
                <w:szCs w:val="18"/>
                <w:lang w:eastAsia="en-US"/>
              </w:rPr>
            </w:pPr>
            <w:ins w:id="7703"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77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77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6" w:author="Boisvert, Eric" w:date="2016-03-29T09:19:00Z"/>
                <w:rFonts w:ascii="Arial" w:eastAsia="MS Mincho" w:hAnsi="Arial" w:cs="Arial"/>
                <w:sz w:val="18"/>
                <w:szCs w:val="18"/>
              </w:rPr>
            </w:pPr>
            <w:ins w:id="77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8" w:author="Boisvert, Eric" w:date="2016-03-29T09:19:00Z"/>
                <w:rFonts w:ascii="Arial" w:eastAsia="MS Mincho" w:hAnsi="Arial" w:cs="Arial"/>
                <w:sz w:val="18"/>
                <w:szCs w:val="18"/>
              </w:rPr>
            </w:pPr>
            <w:ins w:id="7709"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77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77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2" w:author="Boisvert, Eric" w:date="2016-03-29T09:19:00Z"/>
                <w:rFonts w:ascii="Arial" w:eastAsia="MS Mincho" w:hAnsi="Arial" w:cs="Arial"/>
                <w:sz w:val="18"/>
                <w:szCs w:val="18"/>
              </w:rPr>
            </w:pPr>
            <w:ins w:id="77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4" w:author="Boisvert, Eric" w:date="2016-03-29T09:19:00Z"/>
                <w:rFonts w:cs="Arial"/>
                <w:szCs w:val="18"/>
                <w:lang w:eastAsia="en-US"/>
              </w:rPr>
            </w:pPr>
          </w:p>
        </w:tc>
      </w:tr>
      <w:tr w:rsidR="00480BB6" w:rsidRPr="00DE63EA" w14:paraId="1EB3AD84" w14:textId="77777777" w:rsidTr="0024128E">
        <w:trPr>
          <w:trHeight w:val="416"/>
          <w:ins w:id="771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6" w:author="Boisvert, Eric" w:date="2016-03-29T09:19:00Z"/>
                <w:rFonts w:cs="Arial"/>
                <w:b/>
                <w:szCs w:val="18"/>
                <w:lang w:eastAsia="en-US"/>
              </w:rPr>
            </w:pPr>
            <w:ins w:id="771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8" w:author="Boisvert, Eric" w:date="2016-03-29T09:19:00Z"/>
                <w:rFonts w:cs="Arial"/>
                <w:b/>
                <w:color w:val="FF0000"/>
                <w:szCs w:val="18"/>
                <w:lang w:eastAsia="en-US"/>
              </w:rPr>
            </w:pPr>
            <w:ins w:id="7719"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77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77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2" w:author="Boisvert, Eric" w:date="2016-03-29T09:19:00Z"/>
                <w:rFonts w:ascii="Arial" w:eastAsia="MS Mincho" w:hAnsi="Arial" w:cs="Arial"/>
                <w:sz w:val="18"/>
                <w:szCs w:val="18"/>
              </w:rPr>
            </w:pPr>
            <w:ins w:id="77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4" w:author="Boisvert, Eric" w:date="2016-03-29T09:19:00Z"/>
                <w:rFonts w:ascii="Arial" w:eastAsia="MS Mincho" w:hAnsi="Arial" w:cs="Arial"/>
                <w:b/>
                <w:color w:val="0000FF"/>
                <w:sz w:val="18"/>
                <w:szCs w:val="18"/>
              </w:rPr>
            </w:pPr>
            <w:ins w:id="7725" w:author="Boisvert, Eric" w:date="2016-03-29T09:19:00Z">
              <w:r w:rsidRPr="00480BB6">
                <w:rPr>
                  <w:rFonts w:ascii="Arial" w:hAnsi="Arial" w:cs="Arial"/>
                  <w:sz w:val="18"/>
                  <w:szCs w:val="18"/>
                  <w:lang w:val="en-CA"/>
                  <w:rPrChange w:id="7726"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7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7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9" w:author="Boisvert, Eric" w:date="2016-03-29T09:19:00Z"/>
                <w:rFonts w:ascii="Arial" w:eastAsia="MS Mincho" w:hAnsi="Arial" w:cs="Arial"/>
                <w:sz w:val="18"/>
                <w:szCs w:val="18"/>
              </w:rPr>
            </w:pPr>
            <w:ins w:id="77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1" w:author="Boisvert, Eric" w:date="2016-03-29T09:19:00Z"/>
                <w:rFonts w:cs="Arial"/>
                <w:b/>
                <w:color w:val="FF0000"/>
                <w:szCs w:val="18"/>
                <w:lang w:eastAsia="en-US"/>
              </w:rPr>
            </w:pPr>
            <w:ins w:id="7732"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77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77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5" w:author="Boisvert, Eric" w:date="2016-03-29T09:19:00Z"/>
                <w:rFonts w:ascii="Arial" w:eastAsia="MS Mincho" w:hAnsi="Arial" w:cs="Arial"/>
                <w:sz w:val="18"/>
                <w:szCs w:val="18"/>
              </w:rPr>
            </w:pPr>
            <w:ins w:id="77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7" w:author="Boisvert, Eric" w:date="2016-03-29T09:19:00Z"/>
                <w:rFonts w:ascii="Arial" w:eastAsia="MS Mincho" w:hAnsi="Arial" w:cs="Arial"/>
                <w:sz w:val="18"/>
                <w:szCs w:val="18"/>
              </w:rPr>
            </w:pPr>
            <w:ins w:id="7738"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77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77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1" w:author="Boisvert, Eric" w:date="2016-03-29T09:19:00Z"/>
                <w:rFonts w:ascii="Arial" w:eastAsia="MS Mincho" w:hAnsi="Arial" w:cs="Arial"/>
                <w:sz w:val="18"/>
                <w:szCs w:val="18"/>
              </w:rPr>
            </w:pPr>
            <w:ins w:id="77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3" w:author="Boisvert, Eric" w:date="2016-03-29T09:19:00Z"/>
                <w:rFonts w:cs="Arial"/>
                <w:szCs w:val="18"/>
                <w:lang w:eastAsia="en-US"/>
              </w:rPr>
            </w:pPr>
          </w:p>
        </w:tc>
      </w:tr>
      <w:tr w:rsidR="00480BB6" w:rsidRPr="00DE63EA" w14:paraId="07FA64EF" w14:textId="77777777" w:rsidTr="0024128E">
        <w:trPr>
          <w:trHeight w:val="416"/>
          <w:ins w:id="774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5" w:author="Boisvert, Eric" w:date="2016-03-29T09:19:00Z"/>
                <w:rFonts w:cs="Arial"/>
                <w:b/>
                <w:szCs w:val="18"/>
                <w:lang w:eastAsia="en-US"/>
              </w:rPr>
            </w:pPr>
            <w:ins w:id="774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7" w:author="Boisvert, Eric" w:date="2016-03-29T09:19:00Z"/>
                <w:rFonts w:cs="Arial"/>
                <w:b/>
                <w:color w:val="FF0000"/>
                <w:szCs w:val="18"/>
                <w:lang w:eastAsia="en-US"/>
              </w:rPr>
            </w:pPr>
            <w:ins w:id="7748"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77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77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1" w:author="Boisvert, Eric" w:date="2016-03-29T09:19:00Z"/>
                <w:rFonts w:ascii="Arial" w:eastAsia="MS Mincho" w:hAnsi="Arial" w:cs="Arial"/>
                <w:sz w:val="18"/>
                <w:szCs w:val="18"/>
              </w:rPr>
            </w:pPr>
            <w:ins w:id="77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3" w:author="Boisvert, Eric" w:date="2016-03-29T09:19:00Z"/>
                <w:rFonts w:ascii="Arial" w:eastAsia="MS Mincho" w:hAnsi="Arial" w:cs="Arial"/>
                <w:b/>
                <w:color w:val="0000FF"/>
                <w:sz w:val="18"/>
                <w:szCs w:val="18"/>
              </w:rPr>
            </w:pPr>
            <w:ins w:id="7754" w:author="Boisvert, Eric" w:date="2016-03-29T09:19:00Z">
              <w:r w:rsidRPr="00480BB6">
                <w:rPr>
                  <w:rFonts w:ascii="Arial" w:hAnsi="Arial" w:cs="Arial"/>
                  <w:sz w:val="18"/>
                  <w:szCs w:val="18"/>
                  <w:lang w:val="en-CA"/>
                  <w:rPrChange w:id="7755"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77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77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8" w:author="Boisvert, Eric" w:date="2016-03-29T09:19:00Z"/>
                <w:rFonts w:ascii="Arial" w:eastAsia="MS Mincho" w:hAnsi="Arial" w:cs="Arial"/>
                <w:sz w:val="18"/>
                <w:szCs w:val="18"/>
              </w:rPr>
            </w:pPr>
            <w:ins w:id="775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0" w:author="Boisvert, Eric" w:date="2016-03-29T09:19:00Z"/>
                <w:rFonts w:cs="Arial"/>
                <w:b/>
                <w:color w:val="FF0000"/>
                <w:szCs w:val="18"/>
                <w:lang w:eastAsia="en-US"/>
              </w:rPr>
            </w:pPr>
            <w:ins w:id="7761"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77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77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4" w:author="Boisvert, Eric" w:date="2016-03-29T09:19:00Z"/>
                <w:rFonts w:ascii="Arial" w:eastAsia="MS Mincho" w:hAnsi="Arial" w:cs="Arial"/>
                <w:sz w:val="18"/>
                <w:szCs w:val="18"/>
              </w:rPr>
            </w:pPr>
            <w:ins w:id="77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6" w:author="Boisvert, Eric" w:date="2016-03-29T09:19:00Z"/>
                <w:rFonts w:ascii="Arial" w:eastAsia="MS Mincho" w:hAnsi="Arial" w:cs="Arial"/>
                <w:sz w:val="18"/>
                <w:szCs w:val="18"/>
              </w:rPr>
            </w:pPr>
            <w:ins w:id="7767"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77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77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0" w:author="Boisvert, Eric" w:date="2016-03-29T09:19:00Z"/>
                <w:rFonts w:ascii="Arial" w:eastAsia="MS Mincho" w:hAnsi="Arial" w:cs="Arial"/>
                <w:sz w:val="18"/>
                <w:szCs w:val="18"/>
              </w:rPr>
            </w:pPr>
            <w:ins w:id="777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2" w:author="Boisvert, Eric" w:date="2016-03-29T09:19:00Z"/>
                <w:rFonts w:cs="Arial"/>
                <w:szCs w:val="18"/>
                <w:lang w:eastAsia="en-US"/>
              </w:rPr>
            </w:pPr>
          </w:p>
        </w:tc>
      </w:tr>
      <w:tr w:rsidR="00480BB6" w:rsidRPr="00DE63EA" w14:paraId="621C68B7" w14:textId="77777777" w:rsidTr="0024128E">
        <w:trPr>
          <w:trHeight w:val="416"/>
          <w:ins w:id="777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4" w:author="Boisvert, Eric" w:date="2016-03-29T09:19:00Z"/>
                <w:rFonts w:cs="Arial"/>
                <w:b/>
                <w:szCs w:val="18"/>
                <w:lang w:eastAsia="en-US"/>
              </w:rPr>
            </w:pPr>
            <w:ins w:id="777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6" w:author="Boisvert, Eric" w:date="2016-03-29T09:19:00Z"/>
                <w:rFonts w:cs="Arial"/>
                <w:b/>
                <w:color w:val="FF0000"/>
                <w:szCs w:val="18"/>
                <w:lang w:eastAsia="en-US"/>
              </w:rPr>
            </w:pPr>
            <w:ins w:id="7777"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77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77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0" w:author="Boisvert, Eric" w:date="2016-03-29T09:19:00Z"/>
                <w:rFonts w:ascii="Arial" w:eastAsia="MS Mincho" w:hAnsi="Arial" w:cs="Arial"/>
                <w:sz w:val="18"/>
                <w:szCs w:val="18"/>
              </w:rPr>
            </w:pPr>
            <w:ins w:id="77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2" w:author="Boisvert, Eric" w:date="2016-03-29T09:19:00Z"/>
                <w:rFonts w:ascii="Arial" w:eastAsia="MS Mincho" w:hAnsi="Arial" w:cs="Arial"/>
                <w:b/>
                <w:color w:val="0000FF"/>
                <w:sz w:val="18"/>
                <w:szCs w:val="18"/>
              </w:rPr>
            </w:pPr>
            <w:ins w:id="7783" w:author="Boisvert, Eric" w:date="2016-03-29T09:19:00Z">
              <w:r w:rsidRPr="00480BB6">
                <w:rPr>
                  <w:rFonts w:ascii="Arial" w:hAnsi="Arial" w:cs="Arial"/>
                  <w:sz w:val="18"/>
                  <w:szCs w:val="18"/>
                  <w:lang w:val="en-CA"/>
                  <w:rPrChange w:id="7784"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7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7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7" w:author="Boisvert, Eric" w:date="2016-03-29T09:19:00Z"/>
                <w:rFonts w:ascii="Arial" w:eastAsia="MS Mincho" w:hAnsi="Arial" w:cs="Arial"/>
                <w:sz w:val="18"/>
                <w:szCs w:val="18"/>
              </w:rPr>
            </w:pPr>
            <w:ins w:id="77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9" w:author="Boisvert, Eric" w:date="2016-03-29T09:19:00Z"/>
                <w:rFonts w:cs="Arial"/>
                <w:b/>
                <w:color w:val="FF0000"/>
                <w:szCs w:val="18"/>
                <w:lang w:eastAsia="en-US"/>
              </w:rPr>
            </w:pPr>
            <w:ins w:id="7790"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7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7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3" w:author="Boisvert, Eric" w:date="2016-03-29T09:19:00Z"/>
                <w:rFonts w:ascii="Arial" w:eastAsia="MS Mincho" w:hAnsi="Arial" w:cs="Arial"/>
                <w:sz w:val="18"/>
                <w:szCs w:val="18"/>
              </w:rPr>
            </w:pPr>
            <w:ins w:id="77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5" w:author="Boisvert, Eric" w:date="2016-03-29T09:19:00Z"/>
                <w:rFonts w:ascii="Arial" w:eastAsia="MS Mincho" w:hAnsi="Arial" w:cs="Arial"/>
                <w:sz w:val="18"/>
                <w:szCs w:val="18"/>
              </w:rPr>
            </w:pPr>
            <w:ins w:id="779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7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7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9" w:author="Boisvert, Eric" w:date="2016-03-29T09:19:00Z"/>
                <w:rFonts w:ascii="Arial" w:eastAsia="MS Mincho" w:hAnsi="Arial" w:cs="Arial"/>
                <w:sz w:val="18"/>
                <w:szCs w:val="18"/>
              </w:rPr>
            </w:pPr>
            <w:ins w:id="78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1" w:author="Boisvert, Eric" w:date="2016-03-29T09:19:00Z"/>
                <w:rFonts w:cs="Arial"/>
                <w:szCs w:val="18"/>
                <w:lang w:eastAsia="en-US"/>
              </w:rPr>
            </w:pPr>
          </w:p>
        </w:tc>
      </w:tr>
      <w:tr w:rsidR="00480BB6" w:rsidRPr="00DE63EA" w14:paraId="2387E2EC" w14:textId="77777777" w:rsidTr="0024128E">
        <w:trPr>
          <w:trHeight w:val="416"/>
          <w:ins w:id="780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3" w:author="Boisvert, Eric" w:date="2016-03-29T09:19:00Z"/>
                <w:rFonts w:cs="Arial"/>
                <w:b/>
                <w:szCs w:val="18"/>
                <w:lang w:eastAsia="en-US"/>
              </w:rPr>
            </w:pPr>
            <w:ins w:id="780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5" w:author="Boisvert, Eric" w:date="2016-03-29T09:19:00Z"/>
                <w:rFonts w:cs="Arial"/>
                <w:b/>
                <w:color w:val="FF0000"/>
                <w:szCs w:val="18"/>
                <w:lang w:eastAsia="en-US"/>
              </w:rPr>
            </w:pPr>
            <w:ins w:id="7806"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7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7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9" w:author="Boisvert, Eric" w:date="2016-03-29T09:19:00Z"/>
                <w:rFonts w:ascii="Arial" w:eastAsia="MS Mincho" w:hAnsi="Arial" w:cs="Arial"/>
                <w:sz w:val="18"/>
                <w:szCs w:val="18"/>
              </w:rPr>
            </w:pPr>
            <w:ins w:id="78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1" w:author="Boisvert, Eric" w:date="2016-03-29T09:19:00Z"/>
                <w:rFonts w:ascii="Arial" w:eastAsia="MS Mincho" w:hAnsi="Arial" w:cs="Arial"/>
                <w:b/>
                <w:color w:val="0000FF"/>
                <w:sz w:val="18"/>
                <w:szCs w:val="18"/>
              </w:rPr>
            </w:pPr>
            <w:ins w:id="7812" w:author="Boisvert, Eric" w:date="2016-03-29T09:19:00Z">
              <w:r w:rsidRPr="00480BB6">
                <w:rPr>
                  <w:rFonts w:ascii="Arial" w:hAnsi="Arial" w:cs="Arial"/>
                  <w:sz w:val="18"/>
                  <w:szCs w:val="18"/>
                  <w:lang w:val="en-CA"/>
                  <w:rPrChange w:id="7813"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78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78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6" w:author="Boisvert, Eric" w:date="2016-03-29T09:19:00Z"/>
                <w:rFonts w:ascii="Arial" w:eastAsia="MS Mincho" w:hAnsi="Arial" w:cs="Arial"/>
                <w:sz w:val="18"/>
                <w:szCs w:val="18"/>
              </w:rPr>
            </w:pPr>
            <w:ins w:id="78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8" w:author="Boisvert, Eric" w:date="2016-03-29T09:19:00Z"/>
                <w:rFonts w:cs="Arial"/>
                <w:b/>
                <w:color w:val="FF0000"/>
                <w:szCs w:val="18"/>
                <w:lang w:eastAsia="en-US"/>
              </w:rPr>
            </w:pPr>
            <w:ins w:id="7819"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78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78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2" w:author="Boisvert, Eric" w:date="2016-03-29T09:19:00Z"/>
                <w:rFonts w:ascii="Arial" w:eastAsia="MS Mincho" w:hAnsi="Arial" w:cs="Arial"/>
                <w:sz w:val="18"/>
                <w:szCs w:val="18"/>
              </w:rPr>
            </w:pPr>
            <w:ins w:id="78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24" w:author="Boisvert, Eric" w:date="2016-03-29T09:19:00Z"/>
                <w:rFonts w:ascii="Arial" w:eastAsia="MS Mincho" w:hAnsi="Arial" w:cs="Arial"/>
                <w:sz w:val="18"/>
                <w:szCs w:val="18"/>
              </w:rPr>
            </w:pPr>
            <w:ins w:id="782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78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78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8" w:author="Boisvert, Eric" w:date="2016-03-29T09:19:00Z"/>
                <w:rFonts w:ascii="Arial" w:eastAsia="MS Mincho" w:hAnsi="Arial" w:cs="Arial"/>
                <w:sz w:val="18"/>
                <w:szCs w:val="18"/>
              </w:rPr>
            </w:pPr>
            <w:ins w:id="78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0" w:author="Boisvert, Eric" w:date="2016-03-29T09:19:00Z"/>
                <w:rFonts w:cs="Arial"/>
                <w:szCs w:val="18"/>
                <w:lang w:eastAsia="en-US"/>
              </w:rPr>
            </w:pPr>
          </w:p>
        </w:tc>
      </w:tr>
      <w:tr w:rsidR="00480BB6" w:rsidRPr="00DE63EA" w14:paraId="2304A13F" w14:textId="77777777" w:rsidTr="0024128E">
        <w:trPr>
          <w:trHeight w:val="416"/>
          <w:ins w:id="783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2" w:author="Boisvert, Eric" w:date="2016-03-29T09:19:00Z"/>
                <w:rFonts w:cs="Arial"/>
                <w:b/>
                <w:szCs w:val="18"/>
                <w:lang w:eastAsia="en-US"/>
              </w:rPr>
            </w:pPr>
            <w:ins w:id="783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4" w:author="Boisvert, Eric" w:date="2016-03-29T09:19:00Z"/>
                <w:rFonts w:cs="Arial"/>
                <w:b/>
                <w:color w:val="FF0000"/>
                <w:szCs w:val="18"/>
                <w:lang w:eastAsia="en-US"/>
              </w:rPr>
            </w:pPr>
            <w:ins w:id="7835"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78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78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8" w:author="Boisvert, Eric" w:date="2016-03-29T09:19:00Z"/>
                <w:rFonts w:ascii="Arial" w:eastAsia="MS Mincho" w:hAnsi="Arial" w:cs="Arial"/>
                <w:sz w:val="18"/>
                <w:szCs w:val="18"/>
              </w:rPr>
            </w:pPr>
            <w:ins w:id="78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0" w:author="Boisvert, Eric" w:date="2016-03-29T09:19:00Z"/>
                <w:rFonts w:ascii="Arial" w:eastAsia="MS Mincho" w:hAnsi="Arial" w:cs="Arial"/>
                <w:b/>
                <w:color w:val="0000FF"/>
                <w:sz w:val="18"/>
                <w:szCs w:val="18"/>
              </w:rPr>
            </w:pPr>
            <w:ins w:id="7841" w:author="Boisvert, Eric" w:date="2016-03-29T09:19:00Z">
              <w:r w:rsidRPr="00480BB6">
                <w:rPr>
                  <w:rFonts w:ascii="Arial" w:hAnsi="Arial" w:cs="Arial"/>
                  <w:sz w:val="18"/>
                  <w:szCs w:val="18"/>
                  <w:lang w:val="en-CA"/>
                  <w:rPrChange w:id="7842"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7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7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5" w:author="Boisvert, Eric" w:date="2016-03-29T09:19:00Z"/>
                <w:rFonts w:ascii="Arial" w:eastAsia="MS Mincho" w:hAnsi="Arial" w:cs="Arial"/>
                <w:sz w:val="18"/>
                <w:szCs w:val="18"/>
              </w:rPr>
            </w:pPr>
            <w:ins w:id="78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7" w:author="Boisvert, Eric" w:date="2016-03-29T09:19:00Z"/>
                <w:rFonts w:cs="Arial"/>
                <w:b/>
                <w:color w:val="FF0000"/>
                <w:szCs w:val="18"/>
                <w:lang w:eastAsia="en-US"/>
              </w:rPr>
            </w:pPr>
            <w:ins w:id="7848"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7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7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1" w:author="Boisvert, Eric" w:date="2016-03-29T09:19:00Z"/>
                <w:rFonts w:ascii="Arial" w:eastAsia="MS Mincho" w:hAnsi="Arial" w:cs="Arial"/>
                <w:sz w:val="18"/>
                <w:szCs w:val="18"/>
              </w:rPr>
            </w:pPr>
            <w:ins w:id="78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53" w:author="Boisvert, Eric" w:date="2016-03-29T09:19:00Z"/>
                <w:rFonts w:ascii="Arial" w:eastAsia="MS Mincho" w:hAnsi="Arial" w:cs="Arial"/>
                <w:sz w:val="18"/>
                <w:szCs w:val="18"/>
              </w:rPr>
            </w:pPr>
            <w:ins w:id="7854"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7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7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7" w:author="Boisvert, Eric" w:date="2016-03-29T09:19:00Z"/>
                <w:rFonts w:ascii="Arial" w:eastAsia="MS Mincho" w:hAnsi="Arial" w:cs="Arial"/>
                <w:sz w:val="18"/>
                <w:szCs w:val="18"/>
              </w:rPr>
            </w:pPr>
            <w:ins w:id="78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9" w:author="Boisvert, Eric" w:date="2016-03-29T09:19:00Z"/>
                <w:rFonts w:cs="Arial"/>
                <w:szCs w:val="18"/>
                <w:lang w:eastAsia="en-US"/>
              </w:rPr>
            </w:pPr>
          </w:p>
        </w:tc>
      </w:tr>
      <w:tr w:rsidR="00480BB6" w:rsidRPr="00DE63EA" w14:paraId="3A6D9AE1" w14:textId="77777777" w:rsidTr="0024128E">
        <w:trPr>
          <w:trHeight w:val="416"/>
          <w:ins w:id="786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1" w:author="Boisvert, Eric" w:date="2016-03-29T09:19:00Z"/>
                <w:rFonts w:cs="Arial"/>
                <w:b/>
                <w:szCs w:val="18"/>
                <w:lang w:eastAsia="en-US"/>
              </w:rPr>
            </w:pPr>
            <w:ins w:id="786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3" w:author="Boisvert, Eric" w:date="2016-03-29T09:19:00Z"/>
                <w:rFonts w:cs="Arial"/>
                <w:b/>
                <w:color w:val="FF0000"/>
                <w:szCs w:val="18"/>
                <w:lang w:eastAsia="en-US"/>
              </w:rPr>
            </w:pPr>
            <w:ins w:id="7864"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78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78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7" w:author="Boisvert, Eric" w:date="2016-03-29T09:19:00Z"/>
                <w:rFonts w:ascii="Arial" w:eastAsia="MS Mincho" w:hAnsi="Arial" w:cs="Arial"/>
                <w:sz w:val="18"/>
                <w:szCs w:val="18"/>
              </w:rPr>
            </w:pPr>
            <w:ins w:id="78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9" w:author="Boisvert, Eric" w:date="2016-03-29T09:19:00Z"/>
                <w:rFonts w:ascii="Arial" w:eastAsia="MS Mincho" w:hAnsi="Arial" w:cs="Arial"/>
                <w:b/>
                <w:color w:val="0000FF"/>
                <w:sz w:val="18"/>
                <w:szCs w:val="18"/>
              </w:rPr>
            </w:pPr>
            <w:ins w:id="7870" w:author="Boisvert, Eric" w:date="2016-03-29T09:19:00Z">
              <w:r w:rsidRPr="00480BB6">
                <w:rPr>
                  <w:rFonts w:ascii="Arial" w:hAnsi="Arial" w:cs="Arial"/>
                  <w:sz w:val="18"/>
                  <w:szCs w:val="18"/>
                  <w:lang w:val="en-CA"/>
                  <w:rPrChange w:id="7871"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7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7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4" w:author="Boisvert, Eric" w:date="2016-03-29T09:19:00Z"/>
                <w:rFonts w:ascii="Arial" w:eastAsia="MS Mincho" w:hAnsi="Arial" w:cs="Arial"/>
                <w:sz w:val="18"/>
                <w:szCs w:val="18"/>
              </w:rPr>
            </w:pPr>
            <w:ins w:id="78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6" w:author="Boisvert, Eric" w:date="2016-03-29T09:19:00Z"/>
                <w:rFonts w:cs="Arial"/>
                <w:b/>
                <w:color w:val="FF0000"/>
                <w:szCs w:val="18"/>
                <w:lang w:eastAsia="en-US"/>
              </w:rPr>
            </w:pPr>
            <w:ins w:id="7877"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7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7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0" w:author="Boisvert, Eric" w:date="2016-03-29T09:19:00Z"/>
                <w:rFonts w:ascii="Arial" w:eastAsia="MS Mincho" w:hAnsi="Arial" w:cs="Arial"/>
                <w:sz w:val="18"/>
                <w:szCs w:val="18"/>
              </w:rPr>
            </w:pPr>
            <w:ins w:id="78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2" w:author="Boisvert, Eric" w:date="2016-03-29T09:19:00Z"/>
                <w:rFonts w:ascii="Arial" w:eastAsia="MS Mincho" w:hAnsi="Arial" w:cs="Arial"/>
                <w:sz w:val="18"/>
                <w:szCs w:val="18"/>
              </w:rPr>
            </w:pPr>
            <w:ins w:id="7883"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7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7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6" w:author="Boisvert, Eric" w:date="2016-03-29T09:19:00Z"/>
                <w:rFonts w:ascii="Arial" w:eastAsia="MS Mincho" w:hAnsi="Arial" w:cs="Arial"/>
                <w:sz w:val="18"/>
                <w:szCs w:val="18"/>
              </w:rPr>
            </w:pPr>
            <w:ins w:id="78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8" w:author="Boisvert, Eric" w:date="2016-03-29T09:19:00Z"/>
                <w:rFonts w:cs="Arial"/>
                <w:szCs w:val="18"/>
                <w:lang w:eastAsia="en-US"/>
              </w:rPr>
            </w:pPr>
          </w:p>
        </w:tc>
      </w:tr>
      <w:tr w:rsidR="00480BB6" w:rsidRPr="00DE63EA" w14:paraId="07897C21" w14:textId="77777777" w:rsidTr="0024128E">
        <w:trPr>
          <w:trHeight w:val="416"/>
          <w:ins w:id="788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0" w:author="Boisvert, Eric" w:date="2016-03-29T09:19:00Z"/>
                <w:rFonts w:cs="Arial"/>
                <w:b/>
                <w:szCs w:val="18"/>
                <w:lang w:eastAsia="en-US"/>
              </w:rPr>
            </w:pPr>
            <w:ins w:id="789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2" w:author="Boisvert, Eric" w:date="2016-03-29T09:19:00Z"/>
                <w:rFonts w:cs="Arial"/>
                <w:b/>
                <w:color w:val="FF0000"/>
                <w:szCs w:val="18"/>
                <w:lang w:eastAsia="en-US"/>
              </w:rPr>
            </w:pPr>
            <w:ins w:id="7893"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7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7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sz w:val="18"/>
                <w:szCs w:val="18"/>
              </w:rPr>
            </w:pPr>
            <w:ins w:id="78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8" w:author="Boisvert, Eric" w:date="2016-03-29T09:19:00Z"/>
                <w:rFonts w:ascii="Arial" w:eastAsia="MS Mincho" w:hAnsi="Arial" w:cs="Arial"/>
                <w:b/>
                <w:color w:val="0000FF"/>
                <w:sz w:val="18"/>
                <w:szCs w:val="18"/>
              </w:rPr>
            </w:pPr>
            <w:ins w:id="7899" w:author="Boisvert, Eric" w:date="2016-03-29T09:19:00Z">
              <w:r w:rsidRPr="00480BB6">
                <w:rPr>
                  <w:rFonts w:ascii="Arial" w:hAnsi="Arial" w:cs="Arial"/>
                  <w:sz w:val="18"/>
                  <w:szCs w:val="18"/>
                  <w:lang w:val="en-CA"/>
                  <w:rPrChange w:id="7900"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7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7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3" w:author="Boisvert, Eric" w:date="2016-03-29T09:19:00Z"/>
                <w:rFonts w:ascii="Arial" w:eastAsia="MS Mincho" w:hAnsi="Arial" w:cs="Arial"/>
                <w:sz w:val="18"/>
                <w:szCs w:val="18"/>
              </w:rPr>
            </w:pPr>
            <w:ins w:id="79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5" w:author="Boisvert, Eric" w:date="2016-03-29T09:19:00Z"/>
                <w:rFonts w:cs="Arial"/>
                <w:b/>
                <w:color w:val="FF0000"/>
                <w:szCs w:val="18"/>
                <w:lang w:eastAsia="en-US"/>
              </w:rPr>
            </w:pPr>
            <w:ins w:id="7906"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7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7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9" w:author="Boisvert, Eric" w:date="2016-03-29T09:19:00Z"/>
                <w:rFonts w:ascii="Arial" w:eastAsia="MS Mincho" w:hAnsi="Arial" w:cs="Arial"/>
                <w:sz w:val="18"/>
                <w:szCs w:val="18"/>
              </w:rPr>
            </w:pPr>
            <w:ins w:id="79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11" w:author="Boisvert, Eric" w:date="2016-03-29T09:19:00Z"/>
                <w:rFonts w:ascii="Arial" w:eastAsia="MS Mincho" w:hAnsi="Arial" w:cs="Arial"/>
                <w:sz w:val="18"/>
                <w:szCs w:val="18"/>
              </w:rPr>
            </w:pPr>
            <w:ins w:id="7912"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7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7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5" w:author="Boisvert, Eric" w:date="2016-03-29T09:19:00Z"/>
                <w:rFonts w:ascii="Arial" w:eastAsia="MS Mincho" w:hAnsi="Arial" w:cs="Arial"/>
                <w:sz w:val="18"/>
                <w:szCs w:val="18"/>
              </w:rPr>
            </w:pPr>
            <w:ins w:id="79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7" w:author="Boisvert, Eric" w:date="2016-03-29T09:19:00Z"/>
                <w:rFonts w:cs="Arial"/>
                <w:szCs w:val="18"/>
                <w:lang w:eastAsia="en-US"/>
              </w:rPr>
            </w:pPr>
          </w:p>
        </w:tc>
      </w:tr>
      <w:tr w:rsidR="00480BB6" w:rsidRPr="00DE63EA" w14:paraId="3921EFCF" w14:textId="77777777" w:rsidTr="0024128E">
        <w:trPr>
          <w:trHeight w:val="416"/>
          <w:ins w:id="791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9" w:author="Boisvert, Eric" w:date="2016-03-29T09:19:00Z"/>
                <w:rFonts w:cs="Arial"/>
                <w:b/>
                <w:szCs w:val="18"/>
                <w:lang w:eastAsia="en-US"/>
              </w:rPr>
            </w:pPr>
            <w:ins w:id="792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1" w:author="Boisvert, Eric" w:date="2016-03-29T09:19:00Z"/>
                <w:rFonts w:cs="Arial"/>
                <w:b/>
                <w:color w:val="FF0000"/>
                <w:szCs w:val="18"/>
                <w:lang w:eastAsia="en-US"/>
              </w:rPr>
            </w:pPr>
            <w:ins w:id="7922"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79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79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5" w:author="Boisvert, Eric" w:date="2016-03-29T09:19:00Z"/>
                <w:rFonts w:ascii="Arial" w:eastAsia="MS Mincho" w:hAnsi="Arial" w:cs="Arial"/>
                <w:sz w:val="18"/>
                <w:szCs w:val="18"/>
              </w:rPr>
            </w:pPr>
            <w:ins w:id="79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7" w:author="Boisvert, Eric" w:date="2016-03-29T09:19:00Z"/>
                <w:rFonts w:ascii="Arial" w:eastAsia="MS Mincho" w:hAnsi="Arial" w:cs="Arial"/>
                <w:b/>
                <w:color w:val="0000FF"/>
                <w:sz w:val="18"/>
                <w:szCs w:val="18"/>
              </w:rPr>
            </w:pPr>
            <w:ins w:id="7928" w:author="Boisvert, Eric" w:date="2016-03-29T09:19:00Z">
              <w:r w:rsidRPr="00480BB6">
                <w:rPr>
                  <w:rFonts w:ascii="Arial" w:hAnsi="Arial" w:cs="Arial"/>
                  <w:sz w:val="18"/>
                  <w:szCs w:val="18"/>
                  <w:lang w:val="en-CA"/>
                  <w:rPrChange w:id="7929"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7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7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2" w:author="Boisvert, Eric" w:date="2016-03-29T09:19:00Z"/>
                <w:rFonts w:ascii="Arial" w:eastAsia="MS Mincho" w:hAnsi="Arial" w:cs="Arial"/>
                <w:sz w:val="18"/>
                <w:szCs w:val="18"/>
              </w:rPr>
            </w:pPr>
            <w:ins w:id="79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4" w:author="Boisvert, Eric" w:date="2016-03-29T09:19:00Z"/>
                <w:rFonts w:cs="Arial"/>
                <w:b/>
                <w:color w:val="FF0000"/>
                <w:szCs w:val="18"/>
                <w:lang w:eastAsia="en-US"/>
              </w:rPr>
            </w:pPr>
            <w:ins w:id="7935"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7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7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8" w:author="Boisvert, Eric" w:date="2016-03-29T09:19:00Z"/>
                <w:rFonts w:ascii="Arial" w:eastAsia="MS Mincho" w:hAnsi="Arial" w:cs="Arial"/>
                <w:sz w:val="18"/>
                <w:szCs w:val="18"/>
              </w:rPr>
            </w:pPr>
            <w:ins w:id="79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40" w:author="Boisvert, Eric" w:date="2016-03-29T09:19:00Z"/>
                <w:rFonts w:ascii="Arial" w:eastAsia="MS Mincho" w:hAnsi="Arial" w:cs="Arial"/>
                <w:sz w:val="18"/>
                <w:szCs w:val="18"/>
              </w:rPr>
            </w:pPr>
            <w:ins w:id="7941"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7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7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4" w:author="Boisvert, Eric" w:date="2016-03-29T09:19:00Z"/>
                <w:rFonts w:ascii="Arial" w:eastAsia="MS Mincho" w:hAnsi="Arial" w:cs="Arial"/>
                <w:sz w:val="18"/>
                <w:szCs w:val="18"/>
              </w:rPr>
            </w:pPr>
            <w:ins w:id="79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6" w:author="Boisvert, Eric" w:date="2016-03-29T09:19:00Z"/>
                <w:rFonts w:cs="Arial"/>
                <w:szCs w:val="18"/>
                <w:lang w:eastAsia="en-US"/>
              </w:rPr>
            </w:pPr>
          </w:p>
        </w:tc>
      </w:tr>
      <w:tr w:rsidR="00480BB6" w:rsidRPr="00DE63EA" w14:paraId="0362597A" w14:textId="77777777" w:rsidTr="0024128E">
        <w:trPr>
          <w:trHeight w:val="416"/>
          <w:ins w:id="794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8" w:author="Boisvert, Eric" w:date="2016-03-29T09:19:00Z"/>
                <w:rFonts w:cs="Arial"/>
                <w:b/>
                <w:szCs w:val="18"/>
                <w:lang w:eastAsia="en-US"/>
              </w:rPr>
            </w:pPr>
            <w:ins w:id="794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0" w:author="Boisvert, Eric" w:date="2016-03-29T09:19:00Z"/>
                <w:rFonts w:cs="Arial"/>
                <w:b/>
                <w:color w:val="FF0000"/>
                <w:szCs w:val="18"/>
                <w:lang w:eastAsia="en-US"/>
              </w:rPr>
            </w:pPr>
            <w:ins w:id="7951"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7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7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4" w:author="Boisvert, Eric" w:date="2016-03-29T09:19:00Z"/>
                <w:rFonts w:ascii="Arial" w:eastAsia="MS Mincho" w:hAnsi="Arial" w:cs="Arial"/>
                <w:sz w:val="18"/>
                <w:szCs w:val="18"/>
              </w:rPr>
            </w:pPr>
            <w:ins w:id="79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6" w:author="Boisvert, Eric" w:date="2016-03-29T09:19:00Z"/>
                <w:rFonts w:ascii="Arial" w:eastAsia="MS Mincho" w:hAnsi="Arial" w:cs="Arial"/>
                <w:b/>
                <w:color w:val="0000FF"/>
                <w:sz w:val="18"/>
                <w:szCs w:val="18"/>
              </w:rPr>
            </w:pPr>
            <w:ins w:id="7957" w:author="Boisvert, Eric" w:date="2016-03-29T09:19:00Z">
              <w:r w:rsidRPr="00480BB6">
                <w:rPr>
                  <w:rFonts w:ascii="Arial" w:hAnsi="Arial" w:cs="Arial"/>
                  <w:sz w:val="18"/>
                  <w:szCs w:val="18"/>
                  <w:lang w:val="en-CA"/>
                  <w:rPrChange w:id="7958"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79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79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1" w:author="Boisvert, Eric" w:date="2016-03-29T09:19:00Z"/>
                <w:rFonts w:ascii="Arial" w:eastAsia="MS Mincho" w:hAnsi="Arial" w:cs="Arial"/>
                <w:sz w:val="18"/>
                <w:szCs w:val="18"/>
              </w:rPr>
            </w:pPr>
            <w:ins w:id="79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3" w:author="Boisvert, Eric" w:date="2016-03-29T09:19:00Z"/>
                <w:rFonts w:cs="Arial"/>
                <w:b/>
                <w:color w:val="FF0000"/>
                <w:szCs w:val="18"/>
                <w:lang w:eastAsia="en-US"/>
              </w:rPr>
            </w:pPr>
            <w:ins w:id="7964"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7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7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sz w:val="18"/>
                <w:szCs w:val="18"/>
              </w:rPr>
            </w:pPr>
            <w:ins w:id="79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69" w:author="Boisvert, Eric" w:date="2016-03-29T09:19:00Z"/>
                <w:rFonts w:ascii="Arial" w:eastAsia="MS Mincho" w:hAnsi="Arial" w:cs="Arial"/>
                <w:sz w:val="18"/>
                <w:szCs w:val="18"/>
              </w:rPr>
            </w:pPr>
            <w:ins w:id="7970"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7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7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3" w:author="Boisvert, Eric" w:date="2016-03-29T09:19:00Z"/>
                <w:rFonts w:ascii="Arial" w:eastAsia="MS Mincho" w:hAnsi="Arial" w:cs="Arial"/>
                <w:sz w:val="18"/>
                <w:szCs w:val="18"/>
              </w:rPr>
            </w:pPr>
            <w:ins w:id="79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5" w:author="Boisvert, Eric" w:date="2016-03-29T09:19:00Z"/>
                <w:rFonts w:cs="Arial"/>
                <w:szCs w:val="18"/>
                <w:lang w:eastAsia="en-US"/>
              </w:rPr>
            </w:pPr>
          </w:p>
        </w:tc>
      </w:tr>
    </w:tbl>
    <w:p w14:paraId="491294AE" w14:textId="77777777" w:rsidR="00480BB6" w:rsidRDefault="00480BB6" w:rsidP="00480BB6">
      <w:pPr>
        <w:spacing w:after="0"/>
        <w:rPr>
          <w:ins w:id="7976" w:author="Boisvert, Eric" w:date="2016-03-29T09:19:00Z"/>
          <w:lang w:val="en-CA"/>
        </w:rPr>
      </w:pPr>
    </w:p>
    <w:p w14:paraId="68DEACED" w14:textId="77777777" w:rsidR="00480BB6" w:rsidRDefault="00480BB6" w:rsidP="00480BB6">
      <w:pPr>
        <w:rPr>
          <w:ins w:id="7977" w:author="Boisvert, Eric" w:date="2016-03-29T09:19:00Z"/>
          <w:lang w:val="en-CA"/>
        </w:rPr>
      </w:pPr>
      <w:ins w:id="7978" w:author="Boisvert, Eric" w:date="2016-03-29T09:19:00Z">
        <w:r>
          <w:rPr>
            <w:lang w:val="en-CA"/>
          </w:rPr>
          <w:br w:type="page"/>
        </w:r>
      </w:ins>
    </w:p>
    <w:p w14:paraId="419CF882" w14:textId="77777777" w:rsidR="00480BB6" w:rsidRPr="00480BB6" w:rsidRDefault="00480BB6">
      <w:pPr>
        <w:pStyle w:val="OGCAnnexXX"/>
        <w:rPr>
          <w:ins w:id="7979" w:author="Boisvert, Eric" w:date="2016-03-29T09:19:00Z"/>
          <w:rPrChange w:id="7980" w:author="Boisvert, Eric" w:date="2016-03-29T09:20:00Z">
            <w:rPr>
              <w:ins w:id="7981" w:author="Boisvert, Eric" w:date="2016-03-29T09:19:00Z"/>
              <w:lang w:val="fr-CA"/>
            </w:rPr>
          </w:rPrChange>
        </w:rPr>
        <w:pPrChange w:id="7982" w:author="Eric Boisvert" w:date="2016-04-02T13:00:00Z">
          <w:pPr>
            <w:pStyle w:val="Heading3"/>
            <w:numPr>
              <w:ilvl w:val="0"/>
              <w:numId w:val="0"/>
            </w:numPr>
            <w:ind w:left="720" w:hanging="720"/>
          </w:pPr>
        </w:pPrChange>
      </w:pPr>
      <w:ins w:id="7983" w:author="Boisvert, Eric" w:date="2016-03-29T09:19:00Z">
        <w:del w:id="7984" w:author="Eric Boisvert" w:date="2016-04-02T12:17:00Z">
          <w:r w:rsidRPr="00480BB6" w:rsidDel="00231114">
            <w:rPr>
              <w:rPrChange w:id="7985" w:author="Boisvert, Eric" w:date="2016-03-29T09:20:00Z">
                <w:rPr>
                  <w:iCs/>
                  <w:lang w:val="fr-CA"/>
                </w:rPr>
              </w:rPrChange>
            </w:rPr>
            <w:delText xml:space="preserve">A.2.1 </w:delText>
          </w:r>
        </w:del>
        <w:bookmarkStart w:id="7986" w:name="_Toc448330027"/>
        <w:r w:rsidRPr="00480BB6">
          <w:rPr>
            <w:rPrChange w:id="7987" w:author="Boisvert, Eric" w:date="2016-03-29T09:20:00Z">
              <w:rPr>
                <w:iCs/>
                <w:lang w:val="fr-CA"/>
              </w:rPr>
            </w:rPrChange>
          </w:rPr>
          <w:t>Conformance class: GeoSciML Basic Logical Model</w:t>
        </w:r>
        <w:bookmarkEnd w:id="798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79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7989" w:author="Boisvert, Eric" w:date="2016-03-29T09:19:00Z"/>
                <w:rFonts w:cs="Arial"/>
                <w:szCs w:val="18"/>
                <w:lang w:eastAsia="en-US"/>
              </w:rPr>
            </w:pPr>
            <w:ins w:id="79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7991" w:author="Boisvert, Eric" w:date="2016-03-29T09:19:00Z"/>
                <w:rFonts w:cs="Arial"/>
                <w:b/>
                <w:color w:val="0000FF"/>
                <w:szCs w:val="18"/>
                <w:lang w:eastAsia="en-US"/>
              </w:rPr>
            </w:pPr>
            <w:ins w:id="7992"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79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7994" w:author="Boisvert, Eric" w:date="2016-03-29T09:19:00Z"/>
                <w:rFonts w:cs="Arial"/>
                <w:szCs w:val="18"/>
                <w:lang w:eastAsia="en-US"/>
              </w:rPr>
            </w:pPr>
            <w:ins w:id="79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6" w:author="Boisvert, Eric" w:date="2016-03-29T09:19:00Z"/>
                <w:rFonts w:cs="Arial"/>
                <w:b/>
                <w:color w:val="0000FF"/>
                <w:szCs w:val="18"/>
                <w:lang w:eastAsia="en-US"/>
              </w:rPr>
            </w:pPr>
            <w:ins w:id="7997" w:author="Boisvert, Eric" w:date="2016-03-29T09:19:00Z">
              <w:r>
                <w:rPr>
                  <w:rFonts w:cs="Arial"/>
                  <w:szCs w:val="18"/>
                  <w:lang w:val="en-US"/>
                </w:rPr>
                <w:t>/req/gsml4-basic</w:t>
              </w:r>
            </w:ins>
          </w:p>
        </w:tc>
      </w:tr>
      <w:tr w:rsidR="00480BB6" w:rsidRPr="00DE63EA" w14:paraId="40B920D5" w14:textId="77777777" w:rsidTr="0024128E">
        <w:trPr>
          <w:ins w:id="79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7999" w:author="Boisvert, Eric" w:date="2016-03-29T09:19:00Z"/>
                <w:rFonts w:cs="Arial"/>
                <w:b/>
                <w:szCs w:val="18"/>
              </w:rPr>
            </w:pPr>
            <w:ins w:id="80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1" w:author="Boisvert, Eric" w:date="2016-03-29T09:19:00Z"/>
                <w:rFonts w:cs="Arial"/>
                <w:szCs w:val="18"/>
                <w:lang w:val="en-US"/>
              </w:rPr>
            </w:pPr>
            <w:ins w:id="8002" w:author="Boisvert, Eric" w:date="2016-03-29T09:19:00Z">
              <w:r>
                <w:rPr>
                  <w:rFonts w:cs="Arial"/>
                  <w:szCs w:val="18"/>
                  <w:lang w:val="en-US"/>
                </w:rPr>
                <w:t>/conf/gsml4-core</w:t>
              </w:r>
            </w:ins>
          </w:p>
        </w:tc>
      </w:tr>
      <w:tr w:rsidR="00480BB6" w:rsidRPr="00DE63EA" w14:paraId="3952B3FE" w14:textId="77777777" w:rsidTr="0024128E">
        <w:trPr>
          <w:ins w:id="8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8004" w:author="Boisvert, Eric" w:date="2016-03-29T09:19:00Z"/>
                <w:rFonts w:cs="Arial"/>
                <w:b/>
                <w:szCs w:val="18"/>
              </w:rPr>
            </w:pPr>
            <w:ins w:id="80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6" w:author="Boisvert, Eric" w:date="2016-03-29T09:19:00Z"/>
                <w:rFonts w:cs="Arial"/>
                <w:szCs w:val="18"/>
                <w:lang w:val="en-US"/>
              </w:rPr>
            </w:pPr>
            <w:ins w:id="8007"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8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8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0" w:author="Boisvert, Eric" w:date="2016-03-29T09:19:00Z"/>
                <w:rFonts w:ascii="Arial" w:eastAsia="MS Mincho" w:hAnsi="Arial" w:cs="Arial"/>
                <w:sz w:val="18"/>
                <w:szCs w:val="18"/>
              </w:rPr>
            </w:pPr>
            <w:ins w:id="80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2" w:author="Boisvert, Eric" w:date="2016-03-29T09:19:00Z"/>
                <w:rFonts w:ascii="Arial" w:eastAsia="MS Mincho" w:hAnsi="Arial" w:cs="Arial"/>
                <w:b/>
                <w:color w:val="0000FF"/>
                <w:sz w:val="18"/>
                <w:szCs w:val="18"/>
              </w:rPr>
            </w:pPr>
            <w:ins w:id="8013" w:author="Boisvert, Eric" w:date="2016-03-29T09:19:00Z">
              <w:r w:rsidRPr="00480BB6">
                <w:rPr>
                  <w:rFonts w:ascii="Arial" w:hAnsi="Arial" w:cs="Arial"/>
                  <w:sz w:val="18"/>
                  <w:szCs w:val="18"/>
                  <w:lang w:val="en-CA"/>
                  <w:rPrChange w:id="8014"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8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8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7" w:author="Boisvert, Eric" w:date="2016-03-29T09:19:00Z"/>
                <w:rFonts w:ascii="Arial" w:eastAsia="MS Mincho" w:hAnsi="Arial" w:cs="Arial"/>
                <w:sz w:val="18"/>
                <w:szCs w:val="18"/>
              </w:rPr>
            </w:pPr>
            <w:ins w:id="8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9" w:author="Boisvert, Eric" w:date="2016-03-29T09:19:00Z"/>
                <w:rFonts w:cs="Arial"/>
                <w:b/>
                <w:color w:val="FF0000"/>
                <w:szCs w:val="18"/>
                <w:lang w:eastAsia="en-US"/>
              </w:rPr>
            </w:pPr>
            <w:ins w:id="8020"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8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8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3" w:author="Boisvert, Eric" w:date="2016-03-29T09:19:00Z"/>
                <w:rFonts w:ascii="Arial" w:eastAsia="MS Mincho" w:hAnsi="Arial" w:cs="Arial"/>
                <w:sz w:val="18"/>
                <w:szCs w:val="18"/>
              </w:rPr>
            </w:pPr>
            <w:ins w:id="80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25" w:author="Boisvert, Eric" w:date="2016-03-29T09:19:00Z"/>
                <w:rFonts w:ascii="Arial" w:eastAsia="MS Mincho" w:hAnsi="Arial" w:cs="Arial"/>
                <w:sz w:val="18"/>
                <w:szCs w:val="18"/>
              </w:rPr>
            </w:pPr>
            <w:ins w:id="8026"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8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8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9" w:author="Boisvert, Eric" w:date="2016-03-29T09:19:00Z"/>
                <w:rFonts w:ascii="Arial" w:eastAsia="MS Mincho" w:hAnsi="Arial" w:cs="Arial"/>
                <w:sz w:val="18"/>
                <w:szCs w:val="18"/>
              </w:rPr>
            </w:pPr>
            <w:ins w:id="80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1" w:author="Boisvert, Eric" w:date="2016-03-29T09:19:00Z"/>
                <w:rFonts w:cs="Arial"/>
                <w:szCs w:val="18"/>
                <w:lang w:eastAsia="en-US"/>
              </w:rPr>
            </w:pPr>
          </w:p>
        </w:tc>
      </w:tr>
      <w:tr w:rsidR="00480BB6" w:rsidRPr="00DE63EA" w14:paraId="185EEFC5" w14:textId="77777777" w:rsidTr="0024128E">
        <w:trPr>
          <w:ins w:id="80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8033" w:author="Boisvert, Eric" w:date="2016-03-29T09:19:00Z"/>
                <w:rFonts w:cs="Arial"/>
                <w:b/>
                <w:szCs w:val="18"/>
              </w:rPr>
            </w:pPr>
            <w:ins w:id="80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5" w:author="Boisvert, Eric" w:date="2016-03-29T09:19:00Z"/>
                <w:rFonts w:cs="Arial"/>
                <w:szCs w:val="18"/>
                <w:lang w:val="en-US"/>
              </w:rPr>
            </w:pPr>
            <w:ins w:id="8036"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8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8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9" w:author="Boisvert, Eric" w:date="2016-03-29T09:19:00Z"/>
                <w:rFonts w:ascii="Arial" w:eastAsia="MS Mincho" w:hAnsi="Arial" w:cs="Arial"/>
                <w:sz w:val="18"/>
                <w:szCs w:val="18"/>
              </w:rPr>
            </w:pPr>
            <w:ins w:id="80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1" w:author="Boisvert, Eric" w:date="2016-03-29T09:19:00Z"/>
                <w:rFonts w:ascii="Arial" w:eastAsia="MS Mincho" w:hAnsi="Arial" w:cs="Arial"/>
                <w:b/>
                <w:color w:val="0000FF"/>
                <w:sz w:val="18"/>
                <w:szCs w:val="18"/>
              </w:rPr>
            </w:pPr>
            <w:ins w:id="8042" w:author="Boisvert, Eric" w:date="2016-03-29T09:19:00Z">
              <w:r w:rsidRPr="00480BB6">
                <w:rPr>
                  <w:rFonts w:ascii="Arial" w:hAnsi="Arial" w:cs="Arial"/>
                  <w:sz w:val="18"/>
                  <w:szCs w:val="18"/>
                  <w:lang w:val="en-CA"/>
                  <w:rPrChange w:id="8043"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80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80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6" w:author="Boisvert, Eric" w:date="2016-03-29T09:19:00Z"/>
                <w:rFonts w:ascii="Arial" w:eastAsia="MS Mincho" w:hAnsi="Arial" w:cs="Arial"/>
                <w:sz w:val="18"/>
                <w:szCs w:val="18"/>
              </w:rPr>
            </w:pPr>
            <w:ins w:id="80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8" w:author="Boisvert, Eric" w:date="2016-03-29T09:19:00Z"/>
                <w:rFonts w:cs="Arial"/>
                <w:b/>
                <w:color w:val="FF0000"/>
                <w:szCs w:val="18"/>
                <w:lang w:eastAsia="en-US"/>
              </w:rPr>
            </w:pPr>
            <w:ins w:id="8049"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80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80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2" w:author="Boisvert, Eric" w:date="2016-03-29T09:19:00Z"/>
                <w:rFonts w:ascii="Arial" w:eastAsia="MS Mincho" w:hAnsi="Arial" w:cs="Arial"/>
                <w:sz w:val="18"/>
                <w:szCs w:val="18"/>
              </w:rPr>
            </w:pPr>
            <w:ins w:id="80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54" w:author="Boisvert, Eric" w:date="2016-03-29T09:19:00Z"/>
                <w:rFonts w:ascii="Arial" w:eastAsia="MS Mincho" w:hAnsi="Arial" w:cs="Arial"/>
                <w:sz w:val="18"/>
                <w:szCs w:val="18"/>
              </w:rPr>
            </w:pPr>
            <w:ins w:id="8055"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8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8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8" w:author="Boisvert, Eric" w:date="2016-03-29T09:19:00Z"/>
                <w:rFonts w:ascii="Arial" w:eastAsia="MS Mincho" w:hAnsi="Arial" w:cs="Arial"/>
                <w:sz w:val="18"/>
                <w:szCs w:val="18"/>
              </w:rPr>
            </w:pPr>
            <w:ins w:id="80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0" w:author="Boisvert, Eric" w:date="2016-03-29T09:19:00Z"/>
                <w:rFonts w:cs="Arial"/>
                <w:szCs w:val="18"/>
                <w:lang w:eastAsia="en-US"/>
              </w:rPr>
            </w:pPr>
          </w:p>
        </w:tc>
      </w:tr>
      <w:tr w:rsidR="00480BB6" w:rsidRPr="00DE63EA" w14:paraId="6FB5D55F" w14:textId="77777777" w:rsidTr="0024128E">
        <w:trPr>
          <w:ins w:id="80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8062" w:author="Boisvert, Eric" w:date="2016-03-29T09:19:00Z"/>
                <w:rFonts w:cs="Arial"/>
                <w:b/>
                <w:szCs w:val="18"/>
              </w:rPr>
            </w:pPr>
            <w:ins w:id="80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4" w:author="Boisvert, Eric" w:date="2016-03-29T09:19:00Z"/>
                <w:rFonts w:cs="Arial"/>
                <w:szCs w:val="18"/>
                <w:lang w:val="en-US"/>
              </w:rPr>
            </w:pPr>
            <w:ins w:id="8065"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8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80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8" w:author="Boisvert, Eric" w:date="2016-03-29T09:19:00Z"/>
                <w:rFonts w:ascii="Arial" w:eastAsia="MS Mincho" w:hAnsi="Arial" w:cs="Arial"/>
                <w:sz w:val="18"/>
                <w:szCs w:val="18"/>
              </w:rPr>
            </w:pPr>
            <w:ins w:id="80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0" w:author="Boisvert, Eric" w:date="2016-03-29T09:19:00Z"/>
                <w:rFonts w:ascii="Arial" w:eastAsia="MS Mincho" w:hAnsi="Arial" w:cs="Arial"/>
                <w:b/>
                <w:color w:val="0000FF"/>
                <w:sz w:val="18"/>
                <w:szCs w:val="18"/>
              </w:rPr>
            </w:pPr>
            <w:ins w:id="8071" w:author="Boisvert, Eric" w:date="2016-03-29T09:19:00Z">
              <w:r w:rsidRPr="00480BB6">
                <w:rPr>
                  <w:rFonts w:ascii="Arial" w:hAnsi="Arial" w:cs="Arial"/>
                  <w:sz w:val="18"/>
                  <w:szCs w:val="18"/>
                  <w:lang w:val="en-CA"/>
                  <w:rPrChange w:id="8072"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80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80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5" w:author="Boisvert, Eric" w:date="2016-03-29T09:19:00Z"/>
                <w:rFonts w:ascii="Arial" w:eastAsia="MS Mincho" w:hAnsi="Arial" w:cs="Arial"/>
                <w:sz w:val="18"/>
                <w:szCs w:val="18"/>
              </w:rPr>
            </w:pPr>
            <w:ins w:id="80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7" w:author="Boisvert, Eric" w:date="2016-03-29T09:19:00Z"/>
                <w:rFonts w:cs="Arial"/>
                <w:b/>
                <w:color w:val="FF0000"/>
                <w:szCs w:val="18"/>
                <w:lang w:eastAsia="en-US"/>
              </w:rPr>
            </w:pPr>
            <w:ins w:id="8078"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80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80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1" w:author="Boisvert, Eric" w:date="2016-03-29T09:19:00Z"/>
                <w:rFonts w:ascii="Arial" w:eastAsia="MS Mincho" w:hAnsi="Arial" w:cs="Arial"/>
                <w:sz w:val="18"/>
                <w:szCs w:val="18"/>
              </w:rPr>
            </w:pPr>
            <w:ins w:id="80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83" w:author="Boisvert, Eric" w:date="2016-03-29T09:19:00Z"/>
                <w:rFonts w:ascii="Arial" w:eastAsia="MS Mincho" w:hAnsi="Arial" w:cs="Arial"/>
                <w:sz w:val="18"/>
                <w:szCs w:val="18"/>
              </w:rPr>
            </w:pPr>
            <w:ins w:id="8084"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80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80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7" w:author="Boisvert, Eric" w:date="2016-03-29T09:19:00Z"/>
                <w:rFonts w:ascii="Arial" w:eastAsia="MS Mincho" w:hAnsi="Arial" w:cs="Arial"/>
                <w:sz w:val="18"/>
                <w:szCs w:val="18"/>
              </w:rPr>
            </w:pPr>
            <w:ins w:id="80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9" w:author="Boisvert, Eric" w:date="2016-03-29T09:19:00Z"/>
                <w:rFonts w:cs="Arial"/>
                <w:szCs w:val="18"/>
                <w:lang w:eastAsia="en-US"/>
              </w:rPr>
            </w:pPr>
          </w:p>
        </w:tc>
      </w:tr>
      <w:tr w:rsidR="00480BB6" w:rsidRPr="00DE63EA" w14:paraId="617C05A1" w14:textId="77777777" w:rsidTr="0024128E">
        <w:trPr>
          <w:ins w:id="80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8091" w:author="Boisvert, Eric" w:date="2016-03-29T09:19:00Z"/>
                <w:rFonts w:cs="Arial"/>
                <w:b/>
                <w:szCs w:val="18"/>
              </w:rPr>
            </w:pPr>
            <w:ins w:id="80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3" w:author="Boisvert, Eric" w:date="2016-03-29T09:19:00Z"/>
                <w:rFonts w:cs="Arial"/>
                <w:szCs w:val="18"/>
                <w:lang w:val="en-US"/>
              </w:rPr>
            </w:pPr>
            <w:ins w:id="8094"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80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80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7" w:author="Boisvert, Eric" w:date="2016-03-29T09:19:00Z"/>
                <w:rFonts w:ascii="Arial" w:eastAsia="MS Mincho" w:hAnsi="Arial" w:cs="Arial"/>
                <w:sz w:val="18"/>
                <w:szCs w:val="18"/>
              </w:rPr>
            </w:pPr>
            <w:ins w:id="80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9" w:author="Boisvert, Eric" w:date="2016-03-29T09:19:00Z"/>
                <w:rFonts w:ascii="Arial" w:eastAsia="MS Mincho" w:hAnsi="Arial" w:cs="Arial"/>
                <w:b/>
                <w:color w:val="0000FF"/>
                <w:sz w:val="18"/>
                <w:szCs w:val="18"/>
              </w:rPr>
            </w:pPr>
            <w:ins w:id="8100"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81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81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3" w:author="Boisvert, Eric" w:date="2016-03-29T09:19:00Z"/>
                <w:rFonts w:ascii="Arial" w:eastAsia="MS Mincho" w:hAnsi="Arial" w:cs="Arial"/>
                <w:sz w:val="18"/>
                <w:szCs w:val="18"/>
              </w:rPr>
            </w:pPr>
            <w:ins w:id="81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5" w:author="Boisvert, Eric" w:date="2016-03-29T09:19:00Z"/>
                <w:rFonts w:cs="Arial"/>
                <w:b/>
                <w:color w:val="FF0000"/>
                <w:szCs w:val="18"/>
                <w:lang w:eastAsia="en-US"/>
              </w:rPr>
            </w:pPr>
            <w:ins w:id="8106"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81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81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9" w:author="Boisvert, Eric" w:date="2016-03-29T09:19:00Z"/>
                <w:rFonts w:ascii="Arial" w:eastAsia="MS Mincho" w:hAnsi="Arial" w:cs="Arial"/>
                <w:sz w:val="18"/>
                <w:szCs w:val="18"/>
              </w:rPr>
            </w:pPr>
            <w:ins w:id="81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11" w:author="Boisvert, Eric" w:date="2016-03-29T09:19:00Z"/>
                <w:rFonts w:ascii="Arial" w:eastAsia="MS Mincho" w:hAnsi="Arial" w:cs="Arial"/>
                <w:sz w:val="18"/>
                <w:szCs w:val="18"/>
              </w:rPr>
            </w:pPr>
            <w:ins w:id="8112"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81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81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5" w:author="Boisvert, Eric" w:date="2016-03-29T09:19:00Z"/>
                <w:rFonts w:ascii="Arial" w:eastAsia="MS Mincho" w:hAnsi="Arial" w:cs="Arial"/>
                <w:sz w:val="18"/>
                <w:szCs w:val="18"/>
              </w:rPr>
            </w:pPr>
            <w:ins w:id="81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7" w:author="Boisvert, Eric" w:date="2016-03-29T09:19:00Z"/>
                <w:rFonts w:cs="Arial"/>
                <w:szCs w:val="18"/>
                <w:lang w:eastAsia="en-US"/>
              </w:rPr>
            </w:pPr>
          </w:p>
        </w:tc>
      </w:tr>
      <w:tr w:rsidR="00480BB6" w:rsidRPr="00DE63EA" w14:paraId="48A9D95B" w14:textId="77777777" w:rsidTr="0024128E">
        <w:trPr>
          <w:ins w:id="81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8119" w:author="Boisvert, Eric" w:date="2016-03-29T09:19:00Z"/>
                <w:rFonts w:cs="Arial"/>
                <w:b/>
                <w:szCs w:val="18"/>
              </w:rPr>
            </w:pPr>
            <w:ins w:id="81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1" w:author="Boisvert, Eric" w:date="2016-03-29T09:19:00Z"/>
                <w:rFonts w:cs="Arial"/>
                <w:szCs w:val="18"/>
                <w:lang w:val="en-US"/>
              </w:rPr>
            </w:pPr>
            <w:ins w:id="8122"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81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81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5" w:author="Boisvert, Eric" w:date="2016-03-29T09:19:00Z"/>
                <w:rFonts w:ascii="Arial" w:eastAsia="MS Mincho" w:hAnsi="Arial" w:cs="Arial"/>
                <w:sz w:val="18"/>
                <w:szCs w:val="18"/>
              </w:rPr>
            </w:pPr>
            <w:ins w:id="81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7" w:author="Boisvert, Eric" w:date="2016-03-29T09:19:00Z"/>
                <w:rFonts w:ascii="Arial" w:eastAsia="MS Mincho" w:hAnsi="Arial" w:cs="Arial"/>
                <w:b/>
                <w:color w:val="0000FF"/>
                <w:sz w:val="18"/>
                <w:szCs w:val="18"/>
              </w:rPr>
            </w:pPr>
            <w:ins w:id="8128" w:author="Boisvert, Eric" w:date="2016-03-29T09:19:00Z">
              <w:r w:rsidRPr="00480BB6">
                <w:rPr>
                  <w:rFonts w:ascii="Arial" w:hAnsi="Arial" w:cs="Arial"/>
                  <w:sz w:val="18"/>
                  <w:szCs w:val="18"/>
                  <w:lang w:val="en-CA"/>
                  <w:rPrChange w:id="8129"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8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8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2" w:author="Boisvert, Eric" w:date="2016-03-29T09:19:00Z"/>
                <w:rFonts w:ascii="Arial" w:eastAsia="MS Mincho" w:hAnsi="Arial" w:cs="Arial"/>
                <w:sz w:val="18"/>
                <w:szCs w:val="18"/>
              </w:rPr>
            </w:pPr>
            <w:ins w:id="81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4" w:author="Boisvert, Eric" w:date="2016-03-29T09:19:00Z"/>
                <w:rFonts w:cs="Arial"/>
                <w:b/>
                <w:color w:val="FF0000"/>
                <w:szCs w:val="18"/>
                <w:lang w:eastAsia="en-US"/>
              </w:rPr>
            </w:pPr>
            <w:ins w:id="8135"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8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8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8" w:author="Boisvert, Eric" w:date="2016-03-29T09:19:00Z"/>
                <w:rFonts w:ascii="Arial" w:eastAsia="MS Mincho" w:hAnsi="Arial" w:cs="Arial"/>
                <w:sz w:val="18"/>
                <w:szCs w:val="18"/>
              </w:rPr>
            </w:pPr>
            <w:ins w:id="81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0" w:author="Boisvert, Eric" w:date="2016-03-29T09:19:00Z"/>
                <w:rFonts w:ascii="Arial" w:eastAsia="MS Mincho" w:hAnsi="Arial" w:cs="Arial"/>
                <w:sz w:val="18"/>
                <w:szCs w:val="18"/>
              </w:rPr>
            </w:pPr>
            <w:ins w:id="8141"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8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8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4" w:author="Boisvert, Eric" w:date="2016-03-29T09:19:00Z"/>
                <w:rFonts w:ascii="Arial" w:eastAsia="MS Mincho" w:hAnsi="Arial" w:cs="Arial"/>
                <w:sz w:val="18"/>
                <w:szCs w:val="18"/>
              </w:rPr>
            </w:pPr>
            <w:ins w:id="81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6" w:author="Boisvert, Eric" w:date="2016-03-29T09:19:00Z"/>
                <w:rFonts w:cs="Arial"/>
                <w:szCs w:val="18"/>
                <w:lang w:eastAsia="en-US"/>
              </w:rPr>
            </w:pPr>
          </w:p>
        </w:tc>
      </w:tr>
      <w:tr w:rsidR="00480BB6" w:rsidRPr="00DE63EA" w14:paraId="02631127" w14:textId="77777777" w:rsidTr="0024128E">
        <w:trPr>
          <w:ins w:id="81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8148" w:author="Boisvert, Eric" w:date="2016-03-29T09:19:00Z"/>
                <w:rFonts w:cs="Arial"/>
                <w:b/>
                <w:szCs w:val="18"/>
              </w:rPr>
            </w:pPr>
            <w:ins w:id="81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0" w:author="Boisvert, Eric" w:date="2016-03-29T09:19:00Z"/>
                <w:rFonts w:cs="Arial"/>
                <w:szCs w:val="18"/>
                <w:lang w:val="en-US"/>
              </w:rPr>
            </w:pPr>
            <w:ins w:id="8151"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81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81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4" w:author="Boisvert, Eric" w:date="2016-03-29T09:19:00Z"/>
                <w:rFonts w:ascii="Arial" w:eastAsia="MS Mincho" w:hAnsi="Arial" w:cs="Arial"/>
                <w:sz w:val="18"/>
                <w:szCs w:val="18"/>
              </w:rPr>
            </w:pPr>
            <w:ins w:id="81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6" w:author="Boisvert, Eric" w:date="2016-03-29T09:19:00Z"/>
                <w:rFonts w:ascii="Arial" w:eastAsia="MS Mincho" w:hAnsi="Arial" w:cs="Arial"/>
                <w:b/>
                <w:color w:val="0000FF"/>
                <w:sz w:val="18"/>
                <w:szCs w:val="18"/>
              </w:rPr>
            </w:pPr>
            <w:ins w:id="8157" w:author="Boisvert, Eric" w:date="2016-03-29T09:19:00Z">
              <w:r w:rsidRPr="00480BB6">
                <w:rPr>
                  <w:rFonts w:ascii="Arial" w:hAnsi="Arial" w:cs="Arial"/>
                  <w:sz w:val="18"/>
                  <w:szCs w:val="18"/>
                  <w:lang w:val="en-CA"/>
                  <w:rPrChange w:id="8158"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8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8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1" w:author="Boisvert, Eric" w:date="2016-03-29T09:19:00Z"/>
                <w:rFonts w:ascii="Arial" w:eastAsia="MS Mincho" w:hAnsi="Arial" w:cs="Arial"/>
                <w:sz w:val="18"/>
                <w:szCs w:val="18"/>
              </w:rPr>
            </w:pPr>
            <w:ins w:id="81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3" w:author="Boisvert, Eric" w:date="2016-03-29T09:19:00Z"/>
                <w:rFonts w:cs="Arial"/>
                <w:b/>
                <w:color w:val="FF0000"/>
                <w:szCs w:val="18"/>
                <w:lang w:eastAsia="en-US"/>
              </w:rPr>
            </w:pPr>
            <w:ins w:id="8164"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81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81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7" w:author="Boisvert, Eric" w:date="2016-03-29T09:19:00Z"/>
                <w:rFonts w:ascii="Arial" w:eastAsia="MS Mincho" w:hAnsi="Arial" w:cs="Arial"/>
                <w:sz w:val="18"/>
                <w:szCs w:val="18"/>
              </w:rPr>
            </w:pPr>
            <w:ins w:id="81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69" w:author="Boisvert, Eric" w:date="2016-03-29T09:19:00Z"/>
                <w:rFonts w:ascii="Arial" w:eastAsia="MS Mincho" w:hAnsi="Arial" w:cs="Arial"/>
                <w:sz w:val="18"/>
                <w:szCs w:val="18"/>
              </w:rPr>
            </w:pPr>
            <w:ins w:id="8170"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81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81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3" w:author="Boisvert, Eric" w:date="2016-03-29T09:19:00Z"/>
                <w:rFonts w:ascii="Arial" w:eastAsia="MS Mincho" w:hAnsi="Arial" w:cs="Arial"/>
                <w:sz w:val="18"/>
                <w:szCs w:val="18"/>
              </w:rPr>
            </w:pPr>
            <w:ins w:id="81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5" w:author="Boisvert, Eric" w:date="2016-03-29T09:19:00Z"/>
                <w:rFonts w:cs="Arial"/>
                <w:szCs w:val="18"/>
                <w:lang w:eastAsia="en-US"/>
              </w:rPr>
            </w:pPr>
          </w:p>
        </w:tc>
      </w:tr>
      <w:tr w:rsidR="00480BB6" w:rsidRPr="00DE63EA" w14:paraId="72C67304" w14:textId="77777777" w:rsidTr="0024128E">
        <w:trPr>
          <w:ins w:id="81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8177" w:author="Boisvert, Eric" w:date="2016-03-29T09:19:00Z"/>
                <w:rFonts w:cs="Arial"/>
                <w:b/>
                <w:szCs w:val="18"/>
              </w:rPr>
            </w:pPr>
            <w:ins w:id="81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9" w:author="Boisvert, Eric" w:date="2016-03-29T09:19:00Z"/>
                <w:rFonts w:cs="Arial"/>
                <w:szCs w:val="18"/>
                <w:lang w:val="en-US"/>
              </w:rPr>
            </w:pPr>
            <w:ins w:id="8180"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81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81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3" w:author="Boisvert, Eric" w:date="2016-03-29T09:19:00Z"/>
                <w:rFonts w:ascii="Arial" w:eastAsia="MS Mincho" w:hAnsi="Arial" w:cs="Arial"/>
                <w:sz w:val="18"/>
                <w:szCs w:val="18"/>
              </w:rPr>
            </w:pPr>
            <w:ins w:id="81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5" w:author="Boisvert, Eric" w:date="2016-03-29T09:19:00Z"/>
                <w:rFonts w:ascii="Arial" w:eastAsia="MS Mincho" w:hAnsi="Arial" w:cs="Arial"/>
                <w:b/>
                <w:color w:val="0000FF"/>
                <w:sz w:val="18"/>
                <w:szCs w:val="18"/>
              </w:rPr>
            </w:pPr>
            <w:ins w:id="8186" w:author="Boisvert, Eric" w:date="2016-03-29T09:19:00Z">
              <w:r w:rsidRPr="00480BB6">
                <w:rPr>
                  <w:rFonts w:ascii="Arial" w:hAnsi="Arial" w:cs="Arial"/>
                  <w:sz w:val="18"/>
                  <w:szCs w:val="18"/>
                  <w:lang w:val="en-CA"/>
                  <w:rPrChange w:id="8187"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81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81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0" w:author="Boisvert, Eric" w:date="2016-03-29T09:19:00Z"/>
                <w:rFonts w:ascii="Arial" w:eastAsia="MS Mincho" w:hAnsi="Arial" w:cs="Arial"/>
                <w:sz w:val="18"/>
                <w:szCs w:val="18"/>
              </w:rPr>
            </w:pPr>
            <w:ins w:id="81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2" w:author="Boisvert, Eric" w:date="2016-03-29T09:19:00Z"/>
                <w:rFonts w:cs="Arial"/>
                <w:b/>
                <w:color w:val="FF0000"/>
                <w:szCs w:val="18"/>
                <w:lang w:eastAsia="en-US"/>
              </w:rPr>
            </w:pPr>
            <w:ins w:id="8193"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8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8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6" w:author="Boisvert, Eric" w:date="2016-03-29T09:19:00Z"/>
                <w:rFonts w:ascii="Arial" w:eastAsia="MS Mincho" w:hAnsi="Arial" w:cs="Arial"/>
                <w:sz w:val="18"/>
                <w:szCs w:val="18"/>
              </w:rPr>
            </w:pPr>
            <w:ins w:id="81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98" w:author="Boisvert, Eric" w:date="2016-03-29T09:19:00Z"/>
                <w:rFonts w:ascii="Arial" w:eastAsia="MS Mincho" w:hAnsi="Arial" w:cs="Arial"/>
                <w:sz w:val="18"/>
                <w:szCs w:val="18"/>
              </w:rPr>
            </w:pPr>
            <w:ins w:id="8199"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8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8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2" w:author="Boisvert, Eric" w:date="2016-03-29T09:19:00Z"/>
                <w:rFonts w:ascii="Arial" w:eastAsia="MS Mincho" w:hAnsi="Arial" w:cs="Arial"/>
                <w:sz w:val="18"/>
                <w:szCs w:val="18"/>
              </w:rPr>
            </w:pPr>
            <w:ins w:id="82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4" w:author="Boisvert, Eric" w:date="2016-03-29T09:19:00Z"/>
                <w:rFonts w:cs="Arial"/>
                <w:szCs w:val="18"/>
                <w:lang w:eastAsia="en-US"/>
              </w:rPr>
            </w:pPr>
          </w:p>
        </w:tc>
      </w:tr>
      <w:tr w:rsidR="00480BB6" w:rsidRPr="00DE63EA" w14:paraId="246412EC" w14:textId="77777777" w:rsidTr="0024128E">
        <w:trPr>
          <w:ins w:id="82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8206" w:author="Boisvert, Eric" w:date="2016-03-29T09:19:00Z"/>
                <w:rFonts w:cs="Arial"/>
                <w:b/>
                <w:szCs w:val="18"/>
              </w:rPr>
            </w:pPr>
            <w:ins w:id="820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8" w:author="Boisvert, Eric" w:date="2016-03-29T09:19:00Z"/>
                <w:rFonts w:cs="Arial"/>
                <w:szCs w:val="18"/>
                <w:lang w:val="en-US"/>
              </w:rPr>
            </w:pPr>
            <w:ins w:id="8209"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8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8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2" w:author="Boisvert, Eric" w:date="2016-03-29T09:19:00Z"/>
                <w:rFonts w:ascii="Arial" w:eastAsia="MS Mincho" w:hAnsi="Arial" w:cs="Arial"/>
                <w:sz w:val="18"/>
                <w:szCs w:val="18"/>
              </w:rPr>
            </w:pPr>
            <w:ins w:id="82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4" w:author="Boisvert, Eric" w:date="2016-03-29T09:19:00Z"/>
                <w:rFonts w:ascii="Arial" w:eastAsia="MS Mincho" w:hAnsi="Arial" w:cs="Arial"/>
                <w:b/>
                <w:color w:val="0000FF"/>
                <w:sz w:val="18"/>
                <w:szCs w:val="18"/>
              </w:rPr>
            </w:pPr>
            <w:ins w:id="8215" w:author="Boisvert, Eric" w:date="2016-03-29T09:19:00Z">
              <w:r w:rsidRPr="00480BB6">
                <w:rPr>
                  <w:rFonts w:ascii="Arial" w:hAnsi="Arial" w:cs="Arial"/>
                  <w:sz w:val="18"/>
                  <w:szCs w:val="18"/>
                  <w:lang w:val="en-CA"/>
                  <w:rPrChange w:id="8216"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8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8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9" w:author="Boisvert, Eric" w:date="2016-03-29T09:19:00Z"/>
                <w:rFonts w:ascii="Arial" w:eastAsia="MS Mincho" w:hAnsi="Arial" w:cs="Arial"/>
                <w:sz w:val="18"/>
                <w:szCs w:val="18"/>
              </w:rPr>
            </w:pPr>
            <w:ins w:id="82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1" w:author="Boisvert, Eric" w:date="2016-03-29T09:19:00Z"/>
                <w:rFonts w:cs="Arial"/>
                <w:b/>
                <w:color w:val="FF0000"/>
                <w:szCs w:val="18"/>
                <w:lang w:eastAsia="en-US"/>
              </w:rPr>
            </w:pPr>
            <w:ins w:id="8222"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82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82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5" w:author="Boisvert, Eric" w:date="2016-03-29T09:19:00Z"/>
                <w:rFonts w:ascii="Arial" w:eastAsia="MS Mincho" w:hAnsi="Arial" w:cs="Arial"/>
                <w:sz w:val="18"/>
                <w:szCs w:val="18"/>
              </w:rPr>
            </w:pPr>
            <w:ins w:id="82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27" w:author="Boisvert, Eric" w:date="2016-03-29T09:19:00Z"/>
                <w:rFonts w:ascii="Arial" w:eastAsia="MS Mincho" w:hAnsi="Arial" w:cs="Arial"/>
                <w:sz w:val="18"/>
                <w:szCs w:val="18"/>
              </w:rPr>
            </w:pPr>
            <w:ins w:id="8228"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82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82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1" w:author="Boisvert, Eric" w:date="2016-03-29T09:19:00Z"/>
                <w:rFonts w:ascii="Arial" w:eastAsia="MS Mincho" w:hAnsi="Arial" w:cs="Arial"/>
                <w:sz w:val="18"/>
                <w:szCs w:val="18"/>
              </w:rPr>
            </w:pPr>
            <w:ins w:id="82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3" w:author="Boisvert, Eric" w:date="2016-03-29T09:19:00Z"/>
                <w:rFonts w:cs="Arial"/>
                <w:szCs w:val="18"/>
                <w:lang w:eastAsia="en-US"/>
              </w:rPr>
            </w:pPr>
          </w:p>
        </w:tc>
      </w:tr>
      <w:tr w:rsidR="00480BB6" w:rsidRPr="00DE63EA" w14:paraId="662F42C3" w14:textId="77777777" w:rsidTr="0024128E">
        <w:trPr>
          <w:ins w:id="82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8235" w:author="Boisvert, Eric" w:date="2016-03-29T09:19:00Z"/>
                <w:rFonts w:cs="Arial"/>
                <w:b/>
                <w:szCs w:val="18"/>
              </w:rPr>
            </w:pPr>
            <w:ins w:id="82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7" w:author="Boisvert, Eric" w:date="2016-03-29T09:19:00Z"/>
                <w:rFonts w:cs="Arial"/>
                <w:szCs w:val="18"/>
                <w:lang w:val="en-US"/>
              </w:rPr>
            </w:pPr>
            <w:ins w:id="8238"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8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8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1" w:author="Boisvert, Eric" w:date="2016-03-29T09:19:00Z"/>
                <w:rFonts w:ascii="Arial" w:eastAsia="MS Mincho" w:hAnsi="Arial" w:cs="Arial"/>
                <w:sz w:val="18"/>
                <w:szCs w:val="18"/>
              </w:rPr>
            </w:pPr>
            <w:ins w:id="82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3" w:author="Boisvert, Eric" w:date="2016-03-29T09:19:00Z"/>
                <w:rFonts w:ascii="Arial" w:eastAsia="MS Mincho" w:hAnsi="Arial" w:cs="Arial"/>
                <w:b/>
                <w:color w:val="0000FF"/>
                <w:sz w:val="18"/>
                <w:szCs w:val="18"/>
              </w:rPr>
            </w:pPr>
            <w:ins w:id="8244" w:author="Boisvert, Eric" w:date="2016-03-29T09:19:00Z">
              <w:r w:rsidRPr="00480BB6">
                <w:rPr>
                  <w:rFonts w:ascii="Arial" w:hAnsi="Arial" w:cs="Arial"/>
                  <w:sz w:val="18"/>
                  <w:szCs w:val="18"/>
                  <w:lang w:val="en-CA"/>
                  <w:rPrChange w:id="8245"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8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8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8" w:author="Boisvert, Eric" w:date="2016-03-29T09:19:00Z"/>
                <w:rFonts w:ascii="Arial" w:eastAsia="MS Mincho" w:hAnsi="Arial" w:cs="Arial"/>
                <w:sz w:val="18"/>
                <w:szCs w:val="18"/>
              </w:rPr>
            </w:pPr>
            <w:ins w:id="82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0" w:author="Boisvert, Eric" w:date="2016-03-29T09:19:00Z"/>
                <w:rFonts w:cs="Arial"/>
                <w:b/>
                <w:color w:val="FF0000"/>
                <w:szCs w:val="18"/>
                <w:lang w:eastAsia="en-US"/>
              </w:rPr>
            </w:pPr>
            <w:ins w:id="8251"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82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82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4" w:author="Boisvert, Eric" w:date="2016-03-29T09:19:00Z"/>
                <w:rFonts w:ascii="Arial" w:eastAsia="MS Mincho" w:hAnsi="Arial" w:cs="Arial"/>
                <w:sz w:val="18"/>
                <w:szCs w:val="18"/>
              </w:rPr>
            </w:pPr>
            <w:ins w:id="82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56" w:author="Boisvert, Eric" w:date="2016-03-29T09:19:00Z"/>
                <w:rFonts w:ascii="Arial" w:eastAsia="MS Mincho" w:hAnsi="Arial" w:cs="Arial"/>
                <w:sz w:val="18"/>
                <w:szCs w:val="18"/>
              </w:rPr>
            </w:pPr>
            <w:ins w:id="8257"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8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8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0" w:author="Boisvert, Eric" w:date="2016-03-29T09:19:00Z"/>
                <w:rFonts w:ascii="Arial" w:eastAsia="MS Mincho" w:hAnsi="Arial" w:cs="Arial"/>
                <w:sz w:val="18"/>
                <w:szCs w:val="18"/>
              </w:rPr>
            </w:pPr>
            <w:ins w:id="82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2" w:author="Boisvert, Eric" w:date="2016-03-29T09:19:00Z"/>
                <w:rFonts w:cs="Arial"/>
                <w:szCs w:val="18"/>
                <w:lang w:eastAsia="en-US"/>
              </w:rPr>
            </w:pPr>
          </w:p>
        </w:tc>
      </w:tr>
      <w:tr w:rsidR="00480BB6" w:rsidRPr="00DE63EA" w14:paraId="74BD5F35" w14:textId="77777777" w:rsidTr="0024128E">
        <w:trPr>
          <w:ins w:id="82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8264" w:author="Boisvert, Eric" w:date="2016-03-29T09:19:00Z"/>
                <w:rFonts w:cs="Arial"/>
                <w:b/>
                <w:szCs w:val="18"/>
              </w:rPr>
            </w:pPr>
            <w:ins w:id="82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6" w:author="Boisvert, Eric" w:date="2016-03-29T09:19:00Z"/>
                <w:rFonts w:cs="Arial"/>
                <w:szCs w:val="18"/>
                <w:lang w:val="en-US"/>
              </w:rPr>
            </w:pPr>
            <w:ins w:id="8267"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8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8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0" w:author="Boisvert, Eric" w:date="2016-03-29T09:19:00Z"/>
                <w:rFonts w:ascii="Arial" w:eastAsia="MS Mincho" w:hAnsi="Arial" w:cs="Arial"/>
                <w:sz w:val="18"/>
                <w:szCs w:val="18"/>
              </w:rPr>
            </w:pPr>
            <w:ins w:id="82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2" w:author="Boisvert, Eric" w:date="2016-03-29T09:19:00Z"/>
                <w:rFonts w:ascii="Arial" w:eastAsia="MS Mincho" w:hAnsi="Arial" w:cs="Arial"/>
                <w:b/>
                <w:color w:val="0000FF"/>
                <w:sz w:val="18"/>
                <w:szCs w:val="18"/>
              </w:rPr>
            </w:pPr>
            <w:ins w:id="8273" w:author="Boisvert, Eric" w:date="2016-03-29T09:19:00Z">
              <w:r w:rsidRPr="00480BB6">
                <w:rPr>
                  <w:rFonts w:ascii="Arial" w:hAnsi="Arial" w:cs="Arial"/>
                  <w:sz w:val="18"/>
                  <w:szCs w:val="18"/>
                  <w:lang w:val="en-CA"/>
                  <w:rPrChange w:id="8274"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8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8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7" w:author="Boisvert, Eric" w:date="2016-03-29T09:19:00Z"/>
                <w:rFonts w:ascii="Arial" w:eastAsia="MS Mincho" w:hAnsi="Arial" w:cs="Arial"/>
                <w:sz w:val="18"/>
                <w:szCs w:val="18"/>
              </w:rPr>
            </w:pPr>
            <w:ins w:id="82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9" w:author="Boisvert, Eric" w:date="2016-03-29T09:19:00Z"/>
                <w:rFonts w:cs="Arial"/>
                <w:b/>
                <w:color w:val="FF0000"/>
                <w:szCs w:val="18"/>
                <w:lang w:eastAsia="en-US"/>
              </w:rPr>
            </w:pPr>
            <w:ins w:id="8280"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8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8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3" w:author="Boisvert, Eric" w:date="2016-03-29T09:19:00Z"/>
                <w:rFonts w:ascii="Arial" w:eastAsia="MS Mincho" w:hAnsi="Arial" w:cs="Arial"/>
                <w:sz w:val="18"/>
                <w:szCs w:val="18"/>
              </w:rPr>
            </w:pPr>
            <w:ins w:id="82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85" w:author="Boisvert, Eric" w:date="2016-03-29T09:19:00Z"/>
                <w:rFonts w:ascii="Arial" w:eastAsia="MS Mincho" w:hAnsi="Arial" w:cs="Arial"/>
                <w:sz w:val="18"/>
                <w:szCs w:val="18"/>
              </w:rPr>
            </w:pPr>
            <w:ins w:id="8286"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8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8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9" w:author="Boisvert, Eric" w:date="2016-03-29T09:19:00Z"/>
                <w:rFonts w:ascii="Arial" w:eastAsia="MS Mincho" w:hAnsi="Arial" w:cs="Arial"/>
                <w:sz w:val="18"/>
                <w:szCs w:val="18"/>
              </w:rPr>
            </w:pPr>
            <w:ins w:id="82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1" w:author="Boisvert, Eric" w:date="2016-03-29T09:19:00Z"/>
                <w:rFonts w:cs="Arial"/>
                <w:szCs w:val="18"/>
                <w:lang w:eastAsia="en-US"/>
              </w:rPr>
            </w:pPr>
          </w:p>
        </w:tc>
      </w:tr>
      <w:tr w:rsidR="00480BB6" w:rsidRPr="00DE63EA" w14:paraId="69EF98CD" w14:textId="77777777" w:rsidTr="0024128E">
        <w:trPr>
          <w:ins w:id="82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8293" w:author="Boisvert, Eric" w:date="2016-03-29T09:19:00Z"/>
                <w:rFonts w:cs="Arial"/>
                <w:b/>
                <w:szCs w:val="18"/>
              </w:rPr>
            </w:pPr>
            <w:ins w:id="82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5" w:author="Boisvert, Eric" w:date="2016-03-29T09:19:00Z"/>
                <w:rFonts w:cs="Arial"/>
                <w:szCs w:val="18"/>
                <w:lang w:val="en-US"/>
              </w:rPr>
            </w:pPr>
            <w:ins w:id="8296"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8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8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9" w:author="Boisvert, Eric" w:date="2016-03-29T09:19:00Z"/>
                <w:rFonts w:ascii="Arial" w:eastAsia="MS Mincho" w:hAnsi="Arial" w:cs="Arial"/>
                <w:sz w:val="18"/>
                <w:szCs w:val="18"/>
              </w:rPr>
            </w:pPr>
            <w:ins w:id="83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1" w:author="Boisvert, Eric" w:date="2016-03-29T09:19:00Z"/>
                <w:rFonts w:ascii="Arial" w:eastAsia="MS Mincho" w:hAnsi="Arial" w:cs="Arial"/>
                <w:b/>
                <w:color w:val="0000FF"/>
                <w:sz w:val="18"/>
                <w:szCs w:val="18"/>
              </w:rPr>
            </w:pPr>
            <w:ins w:id="8302" w:author="Boisvert, Eric" w:date="2016-03-29T09:19:00Z">
              <w:r w:rsidRPr="00480BB6">
                <w:rPr>
                  <w:rFonts w:ascii="Arial" w:hAnsi="Arial" w:cs="Arial"/>
                  <w:sz w:val="18"/>
                  <w:szCs w:val="18"/>
                  <w:lang w:val="en-CA"/>
                  <w:rPrChange w:id="8303"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8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8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6" w:author="Boisvert, Eric" w:date="2016-03-29T09:19:00Z"/>
                <w:rFonts w:ascii="Arial" w:eastAsia="MS Mincho" w:hAnsi="Arial" w:cs="Arial"/>
                <w:sz w:val="18"/>
                <w:szCs w:val="18"/>
              </w:rPr>
            </w:pPr>
            <w:ins w:id="83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8" w:author="Boisvert, Eric" w:date="2016-03-29T09:19:00Z"/>
                <w:rFonts w:cs="Arial"/>
                <w:b/>
                <w:color w:val="FF0000"/>
                <w:szCs w:val="18"/>
                <w:lang w:eastAsia="en-US"/>
              </w:rPr>
            </w:pPr>
            <w:ins w:id="8309"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8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8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2" w:author="Boisvert, Eric" w:date="2016-03-29T09:19:00Z"/>
                <w:rFonts w:ascii="Arial" w:eastAsia="MS Mincho" w:hAnsi="Arial" w:cs="Arial"/>
                <w:sz w:val="18"/>
                <w:szCs w:val="18"/>
              </w:rPr>
            </w:pPr>
            <w:ins w:id="83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14" w:author="Boisvert, Eric" w:date="2016-03-29T09:19:00Z"/>
                <w:rFonts w:ascii="Arial" w:eastAsia="MS Mincho" w:hAnsi="Arial" w:cs="Arial"/>
                <w:sz w:val="18"/>
                <w:szCs w:val="18"/>
              </w:rPr>
            </w:pPr>
            <w:ins w:id="8315"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8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8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8" w:author="Boisvert, Eric" w:date="2016-03-29T09:19:00Z"/>
                <w:rFonts w:ascii="Arial" w:eastAsia="MS Mincho" w:hAnsi="Arial" w:cs="Arial"/>
                <w:sz w:val="18"/>
                <w:szCs w:val="18"/>
              </w:rPr>
            </w:pPr>
            <w:ins w:id="83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0" w:author="Boisvert, Eric" w:date="2016-03-29T09:19:00Z"/>
                <w:rFonts w:cs="Arial"/>
                <w:szCs w:val="18"/>
                <w:lang w:eastAsia="en-US"/>
              </w:rPr>
            </w:pPr>
          </w:p>
        </w:tc>
      </w:tr>
      <w:tr w:rsidR="00480BB6" w:rsidRPr="00DE63EA" w14:paraId="06CD22DE" w14:textId="77777777" w:rsidTr="0024128E">
        <w:trPr>
          <w:ins w:id="83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8322" w:author="Boisvert, Eric" w:date="2016-03-29T09:19:00Z"/>
                <w:rFonts w:cs="Arial"/>
                <w:b/>
                <w:szCs w:val="18"/>
              </w:rPr>
            </w:pPr>
            <w:ins w:id="83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4" w:author="Boisvert, Eric" w:date="2016-03-29T09:19:00Z"/>
                <w:rFonts w:cs="Arial"/>
                <w:szCs w:val="18"/>
                <w:lang w:val="en-US"/>
              </w:rPr>
            </w:pPr>
            <w:ins w:id="8325"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8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8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8" w:author="Boisvert, Eric" w:date="2016-03-29T09:19:00Z"/>
                <w:rFonts w:ascii="Arial" w:eastAsia="MS Mincho" w:hAnsi="Arial" w:cs="Arial"/>
                <w:sz w:val="18"/>
                <w:szCs w:val="18"/>
              </w:rPr>
            </w:pPr>
            <w:ins w:id="83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0" w:author="Boisvert, Eric" w:date="2016-03-29T09:19:00Z"/>
                <w:rFonts w:ascii="Arial" w:eastAsia="MS Mincho" w:hAnsi="Arial" w:cs="Arial"/>
                <w:b/>
                <w:color w:val="0000FF"/>
                <w:sz w:val="18"/>
                <w:szCs w:val="18"/>
              </w:rPr>
            </w:pPr>
            <w:ins w:id="8331" w:author="Boisvert, Eric" w:date="2016-03-29T09:19:00Z">
              <w:r w:rsidRPr="00480BB6">
                <w:rPr>
                  <w:rFonts w:ascii="Arial" w:hAnsi="Arial" w:cs="Arial"/>
                  <w:sz w:val="18"/>
                  <w:szCs w:val="18"/>
                  <w:lang w:val="en-CA"/>
                  <w:rPrChange w:id="8332"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83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83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5" w:author="Boisvert, Eric" w:date="2016-03-29T09:19:00Z"/>
                <w:rFonts w:ascii="Arial" w:eastAsia="MS Mincho" w:hAnsi="Arial" w:cs="Arial"/>
                <w:sz w:val="18"/>
                <w:szCs w:val="18"/>
              </w:rPr>
            </w:pPr>
            <w:ins w:id="83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7" w:author="Boisvert, Eric" w:date="2016-03-29T09:19:00Z"/>
                <w:rFonts w:cs="Arial"/>
                <w:b/>
                <w:color w:val="FF0000"/>
                <w:szCs w:val="18"/>
                <w:lang w:eastAsia="en-US"/>
              </w:rPr>
            </w:pPr>
            <w:ins w:id="8338"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8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8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1" w:author="Boisvert, Eric" w:date="2016-03-29T09:19:00Z"/>
                <w:rFonts w:ascii="Arial" w:eastAsia="MS Mincho" w:hAnsi="Arial" w:cs="Arial"/>
                <w:sz w:val="18"/>
                <w:szCs w:val="18"/>
              </w:rPr>
            </w:pPr>
            <w:ins w:id="83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43" w:author="Boisvert, Eric" w:date="2016-03-29T09:19:00Z"/>
                <w:rFonts w:ascii="Arial" w:eastAsia="MS Mincho" w:hAnsi="Arial" w:cs="Arial"/>
                <w:sz w:val="18"/>
                <w:szCs w:val="18"/>
              </w:rPr>
            </w:pPr>
            <w:ins w:id="8344"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8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8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7" w:author="Boisvert, Eric" w:date="2016-03-29T09:19:00Z"/>
                <w:rFonts w:ascii="Arial" w:eastAsia="MS Mincho" w:hAnsi="Arial" w:cs="Arial"/>
                <w:sz w:val="18"/>
                <w:szCs w:val="18"/>
              </w:rPr>
            </w:pPr>
            <w:ins w:id="83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9" w:author="Boisvert, Eric" w:date="2016-03-29T09:19:00Z"/>
                <w:rFonts w:cs="Arial"/>
                <w:szCs w:val="18"/>
                <w:lang w:eastAsia="en-US"/>
              </w:rPr>
            </w:pPr>
          </w:p>
        </w:tc>
      </w:tr>
    </w:tbl>
    <w:p w14:paraId="298D873A" w14:textId="77777777" w:rsidR="00480BB6" w:rsidRDefault="00480BB6" w:rsidP="00480BB6">
      <w:pPr>
        <w:rPr>
          <w:ins w:id="8350" w:author="Boisvert, Eric" w:date="2016-03-29T09:19:00Z"/>
        </w:rPr>
      </w:pPr>
    </w:p>
    <w:p w14:paraId="35899589" w14:textId="77777777" w:rsidR="00480BB6" w:rsidRDefault="00480BB6" w:rsidP="00480BB6">
      <w:pPr>
        <w:rPr>
          <w:ins w:id="8351" w:author="Boisvert, Eric" w:date="2016-03-29T09:19:00Z"/>
        </w:rPr>
      </w:pPr>
      <w:ins w:id="8352" w:author="Boisvert, Eric" w:date="2016-03-29T09:19:00Z">
        <w:r>
          <w:br w:type="page"/>
        </w:r>
      </w:ins>
    </w:p>
    <w:p w14:paraId="7A3A7DF6" w14:textId="77777777" w:rsidR="00480BB6" w:rsidRDefault="00480BB6" w:rsidP="00480BB6">
      <w:pPr>
        <w:rPr>
          <w:ins w:id="8353" w:author="Boisvert, Eric" w:date="2016-03-29T09:19:00Z"/>
        </w:rPr>
      </w:pPr>
    </w:p>
    <w:p w14:paraId="30FF345D" w14:textId="77777777" w:rsidR="00480BB6" w:rsidRDefault="00480BB6">
      <w:pPr>
        <w:pStyle w:val="OGCAnnexXX"/>
        <w:rPr>
          <w:ins w:id="8354" w:author="Boisvert, Eric" w:date="2016-03-29T09:19:00Z"/>
        </w:rPr>
        <w:pPrChange w:id="8355" w:author="Eric Boisvert" w:date="2016-04-02T13:00:00Z">
          <w:pPr>
            <w:pStyle w:val="Heading3"/>
            <w:numPr>
              <w:ilvl w:val="0"/>
              <w:numId w:val="0"/>
            </w:numPr>
            <w:ind w:left="720" w:hanging="720"/>
          </w:pPr>
        </w:pPrChange>
      </w:pPr>
      <w:ins w:id="8356" w:author="Boisvert, Eric" w:date="2016-03-29T09:19:00Z">
        <w:del w:id="8357" w:author="Eric Boisvert" w:date="2016-04-02T12:17:00Z">
          <w:r w:rsidDel="00231114">
            <w:delText xml:space="preserve">A.2.1 </w:delText>
          </w:r>
        </w:del>
        <w:bookmarkStart w:id="8358" w:name="_Toc448330028"/>
        <w:r>
          <w:t>Conformance class: GeoSciML Extension Logical Model</w:t>
        </w:r>
        <w:bookmarkEnd w:id="835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83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8360" w:author="Boisvert, Eric" w:date="2016-03-29T09:19:00Z"/>
                <w:rFonts w:cs="Arial"/>
                <w:szCs w:val="18"/>
                <w:lang w:eastAsia="en-US"/>
              </w:rPr>
            </w:pPr>
            <w:ins w:id="836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8362" w:author="Boisvert, Eric" w:date="2016-03-29T09:19:00Z"/>
                <w:rFonts w:cs="Arial"/>
                <w:b/>
                <w:color w:val="0000FF"/>
                <w:szCs w:val="18"/>
                <w:lang w:eastAsia="en-US"/>
              </w:rPr>
            </w:pPr>
            <w:ins w:id="8363"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836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8365" w:author="Boisvert, Eric" w:date="2016-03-29T09:19:00Z"/>
                <w:rFonts w:cs="Arial"/>
                <w:szCs w:val="18"/>
                <w:lang w:eastAsia="en-US"/>
              </w:rPr>
            </w:pPr>
            <w:ins w:id="836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7" w:author="Boisvert, Eric" w:date="2016-03-29T09:19:00Z"/>
                <w:rFonts w:cs="Arial"/>
                <w:b/>
                <w:color w:val="0000FF"/>
                <w:szCs w:val="18"/>
                <w:lang w:eastAsia="en-US"/>
              </w:rPr>
            </w:pPr>
            <w:ins w:id="8368" w:author="Boisvert, Eric" w:date="2016-03-29T09:19:00Z">
              <w:r>
                <w:rPr>
                  <w:rFonts w:cs="Arial"/>
                  <w:szCs w:val="18"/>
                  <w:lang w:val="en-US"/>
                </w:rPr>
                <w:t>/req/gsml4-extension</w:t>
              </w:r>
            </w:ins>
          </w:p>
        </w:tc>
      </w:tr>
      <w:tr w:rsidR="00480BB6" w:rsidRPr="00DE63EA" w14:paraId="1E3F7EC4" w14:textId="77777777" w:rsidTr="0024128E">
        <w:trPr>
          <w:ins w:id="836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8370" w:author="Boisvert, Eric" w:date="2016-03-29T09:19:00Z"/>
                <w:rFonts w:cs="Arial"/>
                <w:b/>
                <w:szCs w:val="18"/>
              </w:rPr>
            </w:pPr>
            <w:ins w:id="837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2" w:author="Boisvert, Eric" w:date="2016-03-29T09:19:00Z"/>
                <w:rFonts w:cs="Arial"/>
                <w:szCs w:val="18"/>
                <w:lang w:val="en-US"/>
              </w:rPr>
            </w:pPr>
            <w:ins w:id="8373" w:author="Boisvert, Eric" w:date="2016-03-29T09:19:00Z">
              <w:r>
                <w:rPr>
                  <w:rFonts w:cs="Arial"/>
                  <w:szCs w:val="18"/>
                  <w:lang w:val="en-US"/>
                </w:rPr>
                <w:t>/conf/gsml4-basic</w:t>
              </w:r>
            </w:ins>
          </w:p>
        </w:tc>
      </w:tr>
      <w:tr w:rsidR="00480BB6" w:rsidRPr="00DE63EA" w14:paraId="015588B4" w14:textId="77777777" w:rsidTr="0024128E">
        <w:trPr>
          <w:ins w:id="83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8375" w:author="Boisvert, Eric" w:date="2016-03-29T09:19:00Z"/>
                <w:rFonts w:cs="Arial"/>
                <w:b/>
                <w:szCs w:val="18"/>
              </w:rPr>
            </w:pPr>
            <w:ins w:id="83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7" w:author="Boisvert, Eric" w:date="2016-03-29T09:19:00Z"/>
                <w:rFonts w:cs="Arial"/>
                <w:szCs w:val="18"/>
                <w:lang w:val="en-US"/>
              </w:rPr>
            </w:pPr>
            <w:ins w:id="8378"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83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83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1" w:author="Boisvert, Eric" w:date="2016-03-29T09:19:00Z"/>
                <w:rFonts w:ascii="Arial" w:eastAsia="MS Mincho" w:hAnsi="Arial" w:cs="Arial"/>
                <w:sz w:val="18"/>
                <w:szCs w:val="18"/>
              </w:rPr>
            </w:pPr>
            <w:ins w:id="83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3" w:author="Boisvert, Eric" w:date="2016-03-29T09:19:00Z"/>
                <w:rFonts w:ascii="Arial" w:eastAsia="MS Mincho" w:hAnsi="Arial" w:cs="Arial"/>
                <w:b/>
                <w:color w:val="0000FF"/>
                <w:sz w:val="18"/>
                <w:szCs w:val="18"/>
              </w:rPr>
            </w:pPr>
            <w:ins w:id="8384" w:author="Boisvert, Eric" w:date="2016-03-29T09:19:00Z">
              <w:r w:rsidRPr="00480BB6">
                <w:rPr>
                  <w:rFonts w:ascii="Arial" w:hAnsi="Arial" w:cs="Arial"/>
                  <w:sz w:val="18"/>
                  <w:szCs w:val="18"/>
                  <w:lang w:val="en-CA"/>
                  <w:rPrChange w:id="8385"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8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8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8" w:author="Boisvert, Eric" w:date="2016-03-29T09:19:00Z"/>
                <w:rFonts w:ascii="Arial" w:eastAsia="MS Mincho" w:hAnsi="Arial" w:cs="Arial"/>
                <w:sz w:val="18"/>
                <w:szCs w:val="18"/>
              </w:rPr>
            </w:pPr>
            <w:ins w:id="83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0" w:author="Boisvert, Eric" w:date="2016-03-29T09:19:00Z"/>
                <w:rFonts w:cs="Arial"/>
                <w:b/>
                <w:color w:val="FF0000"/>
                <w:szCs w:val="18"/>
                <w:lang w:eastAsia="en-US"/>
              </w:rPr>
            </w:pPr>
            <w:ins w:id="8391"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8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8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4" w:author="Boisvert, Eric" w:date="2016-03-29T09:19:00Z"/>
                <w:rFonts w:ascii="Arial" w:eastAsia="MS Mincho" w:hAnsi="Arial" w:cs="Arial"/>
                <w:sz w:val="18"/>
                <w:szCs w:val="18"/>
              </w:rPr>
            </w:pPr>
            <w:ins w:id="83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96" w:author="Boisvert, Eric" w:date="2016-03-29T09:19:00Z"/>
                <w:rFonts w:ascii="Arial" w:eastAsia="MS Mincho" w:hAnsi="Arial" w:cs="Arial"/>
                <w:sz w:val="18"/>
                <w:szCs w:val="18"/>
              </w:rPr>
            </w:pPr>
            <w:ins w:id="8397"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8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8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0" w:author="Boisvert, Eric" w:date="2016-03-29T09:19:00Z"/>
                <w:rFonts w:ascii="Arial" w:eastAsia="MS Mincho" w:hAnsi="Arial" w:cs="Arial"/>
                <w:sz w:val="18"/>
                <w:szCs w:val="18"/>
              </w:rPr>
            </w:pPr>
            <w:ins w:id="84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2" w:author="Boisvert, Eric" w:date="2016-03-29T09:19:00Z"/>
                <w:rFonts w:cs="Arial"/>
                <w:szCs w:val="18"/>
                <w:lang w:eastAsia="en-US"/>
              </w:rPr>
            </w:pPr>
          </w:p>
        </w:tc>
      </w:tr>
      <w:tr w:rsidR="00480BB6" w:rsidRPr="00DE63EA" w14:paraId="2D7E0ED3" w14:textId="77777777" w:rsidTr="0024128E">
        <w:trPr>
          <w:ins w:id="84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8404" w:author="Boisvert, Eric" w:date="2016-03-29T09:19:00Z"/>
                <w:rFonts w:cs="Arial"/>
                <w:b/>
                <w:szCs w:val="18"/>
              </w:rPr>
            </w:pPr>
            <w:ins w:id="84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6" w:author="Boisvert, Eric" w:date="2016-03-29T09:19:00Z"/>
                <w:rFonts w:cs="Arial"/>
                <w:szCs w:val="18"/>
                <w:lang w:val="en-US"/>
              </w:rPr>
            </w:pPr>
            <w:ins w:id="8407"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84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84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0" w:author="Boisvert, Eric" w:date="2016-03-29T09:19:00Z"/>
                <w:rFonts w:ascii="Arial" w:eastAsia="MS Mincho" w:hAnsi="Arial" w:cs="Arial"/>
                <w:sz w:val="18"/>
                <w:szCs w:val="18"/>
              </w:rPr>
            </w:pPr>
            <w:ins w:id="84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2" w:author="Boisvert, Eric" w:date="2016-03-29T09:19:00Z"/>
                <w:rFonts w:ascii="Arial" w:eastAsia="MS Mincho" w:hAnsi="Arial" w:cs="Arial"/>
                <w:b/>
                <w:color w:val="0000FF"/>
                <w:sz w:val="18"/>
                <w:szCs w:val="18"/>
              </w:rPr>
            </w:pPr>
            <w:ins w:id="8413" w:author="Boisvert, Eric" w:date="2016-03-29T09:19:00Z">
              <w:r w:rsidRPr="00480BB6">
                <w:rPr>
                  <w:rFonts w:ascii="Arial" w:hAnsi="Arial" w:cs="Arial"/>
                  <w:sz w:val="18"/>
                  <w:szCs w:val="18"/>
                  <w:lang w:val="en-CA"/>
                  <w:rPrChange w:id="8414"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8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8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7" w:author="Boisvert, Eric" w:date="2016-03-29T09:19:00Z"/>
                <w:rFonts w:ascii="Arial" w:eastAsia="MS Mincho" w:hAnsi="Arial" w:cs="Arial"/>
                <w:sz w:val="18"/>
                <w:szCs w:val="18"/>
              </w:rPr>
            </w:pPr>
            <w:ins w:id="84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9" w:author="Boisvert, Eric" w:date="2016-03-29T09:19:00Z"/>
                <w:rFonts w:cs="Arial"/>
                <w:b/>
                <w:color w:val="FF0000"/>
                <w:szCs w:val="18"/>
                <w:lang w:eastAsia="en-US"/>
              </w:rPr>
            </w:pPr>
            <w:ins w:id="8420"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8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8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3" w:author="Boisvert, Eric" w:date="2016-03-29T09:19:00Z"/>
                <w:rFonts w:ascii="Arial" w:eastAsia="MS Mincho" w:hAnsi="Arial" w:cs="Arial"/>
                <w:sz w:val="18"/>
                <w:szCs w:val="18"/>
              </w:rPr>
            </w:pPr>
            <w:ins w:id="84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25" w:author="Boisvert, Eric" w:date="2016-03-29T09:19:00Z"/>
                <w:rFonts w:ascii="Arial" w:eastAsia="MS Mincho" w:hAnsi="Arial" w:cs="Arial"/>
                <w:sz w:val="18"/>
                <w:szCs w:val="18"/>
              </w:rPr>
            </w:pPr>
            <w:ins w:id="8426"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8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8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9" w:author="Boisvert, Eric" w:date="2016-03-29T09:19:00Z"/>
                <w:rFonts w:ascii="Arial" w:eastAsia="MS Mincho" w:hAnsi="Arial" w:cs="Arial"/>
                <w:sz w:val="18"/>
                <w:szCs w:val="18"/>
              </w:rPr>
            </w:pPr>
            <w:ins w:id="84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1" w:author="Boisvert, Eric" w:date="2016-03-29T09:19:00Z"/>
                <w:rFonts w:cs="Arial"/>
                <w:szCs w:val="18"/>
                <w:lang w:eastAsia="en-US"/>
              </w:rPr>
            </w:pPr>
          </w:p>
        </w:tc>
      </w:tr>
      <w:tr w:rsidR="00480BB6" w:rsidRPr="00DE63EA" w14:paraId="66178CA9" w14:textId="77777777" w:rsidTr="0024128E">
        <w:trPr>
          <w:ins w:id="84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8433" w:author="Boisvert, Eric" w:date="2016-03-29T09:19:00Z"/>
                <w:rFonts w:cs="Arial"/>
                <w:b/>
                <w:szCs w:val="18"/>
              </w:rPr>
            </w:pPr>
            <w:ins w:id="84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5" w:author="Boisvert, Eric" w:date="2016-03-29T09:19:00Z"/>
                <w:rFonts w:cs="Arial"/>
                <w:szCs w:val="18"/>
                <w:lang w:val="en-US"/>
              </w:rPr>
            </w:pPr>
            <w:ins w:id="8436"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84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84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9" w:author="Boisvert, Eric" w:date="2016-03-29T09:19:00Z"/>
                <w:rFonts w:ascii="Arial" w:eastAsia="MS Mincho" w:hAnsi="Arial" w:cs="Arial"/>
                <w:sz w:val="18"/>
                <w:szCs w:val="18"/>
              </w:rPr>
            </w:pPr>
            <w:ins w:id="84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1" w:author="Boisvert, Eric" w:date="2016-03-29T09:19:00Z"/>
                <w:rFonts w:ascii="Arial" w:eastAsia="MS Mincho" w:hAnsi="Arial" w:cs="Arial"/>
                <w:b/>
                <w:color w:val="0000FF"/>
                <w:sz w:val="18"/>
                <w:szCs w:val="18"/>
              </w:rPr>
            </w:pPr>
            <w:ins w:id="8442" w:author="Boisvert, Eric" w:date="2016-03-29T09:19:00Z">
              <w:r w:rsidRPr="00480BB6">
                <w:rPr>
                  <w:rFonts w:ascii="Arial" w:hAnsi="Arial" w:cs="Arial"/>
                  <w:sz w:val="18"/>
                  <w:szCs w:val="18"/>
                  <w:lang w:val="en-CA"/>
                  <w:rPrChange w:id="8443"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8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8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6" w:author="Boisvert, Eric" w:date="2016-03-29T09:19:00Z"/>
                <w:rFonts w:ascii="Arial" w:eastAsia="MS Mincho" w:hAnsi="Arial" w:cs="Arial"/>
                <w:sz w:val="18"/>
                <w:szCs w:val="18"/>
              </w:rPr>
            </w:pPr>
            <w:ins w:id="84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8" w:author="Boisvert, Eric" w:date="2016-03-29T09:19:00Z"/>
                <w:rFonts w:cs="Arial"/>
                <w:b/>
                <w:color w:val="FF0000"/>
                <w:szCs w:val="18"/>
                <w:lang w:eastAsia="en-US"/>
              </w:rPr>
            </w:pPr>
            <w:ins w:id="8449"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84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84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2" w:author="Boisvert, Eric" w:date="2016-03-29T09:19:00Z"/>
                <w:rFonts w:ascii="Arial" w:eastAsia="MS Mincho" w:hAnsi="Arial" w:cs="Arial"/>
                <w:sz w:val="18"/>
                <w:szCs w:val="18"/>
              </w:rPr>
            </w:pPr>
            <w:ins w:id="84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54" w:author="Boisvert, Eric" w:date="2016-03-29T09:19:00Z"/>
                <w:rFonts w:ascii="Arial" w:eastAsia="MS Mincho" w:hAnsi="Arial" w:cs="Arial"/>
                <w:sz w:val="18"/>
                <w:szCs w:val="18"/>
              </w:rPr>
            </w:pPr>
            <w:ins w:id="8455"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84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84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8" w:author="Boisvert, Eric" w:date="2016-03-29T09:19:00Z"/>
                <w:rFonts w:ascii="Arial" w:eastAsia="MS Mincho" w:hAnsi="Arial" w:cs="Arial"/>
                <w:sz w:val="18"/>
                <w:szCs w:val="18"/>
              </w:rPr>
            </w:pPr>
            <w:ins w:id="84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0" w:author="Boisvert, Eric" w:date="2016-03-29T09:19:00Z"/>
                <w:rFonts w:cs="Arial"/>
                <w:szCs w:val="18"/>
                <w:lang w:eastAsia="en-US"/>
              </w:rPr>
            </w:pPr>
          </w:p>
        </w:tc>
      </w:tr>
      <w:tr w:rsidR="00480BB6" w:rsidRPr="00DE63EA" w14:paraId="7A02F09B" w14:textId="77777777" w:rsidTr="0024128E">
        <w:trPr>
          <w:ins w:id="84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8462" w:author="Boisvert, Eric" w:date="2016-03-29T09:19:00Z"/>
                <w:rFonts w:cs="Arial"/>
                <w:b/>
                <w:szCs w:val="18"/>
              </w:rPr>
            </w:pPr>
            <w:ins w:id="84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4" w:author="Boisvert, Eric" w:date="2016-03-29T09:19:00Z"/>
                <w:rFonts w:cs="Arial"/>
                <w:szCs w:val="18"/>
                <w:lang w:val="en-US"/>
              </w:rPr>
            </w:pPr>
            <w:ins w:id="8465"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84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84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8" w:author="Boisvert, Eric" w:date="2016-03-29T09:19:00Z"/>
                <w:rFonts w:ascii="Arial" w:eastAsia="MS Mincho" w:hAnsi="Arial" w:cs="Arial"/>
                <w:sz w:val="18"/>
                <w:szCs w:val="18"/>
              </w:rPr>
            </w:pPr>
            <w:ins w:id="84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0" w:author="Boisvert, Eric" w:date="2016-03-29T09:19:00Z"/>
                <w:rFonts w:ascii="Arial" w:eastAsia="MS Mincho" w:hAnsi="Arial" w:cs="Arial"/>
                <w:b/>
                <w:color w:val="0000FF"/>
                <w:sz w:val="18"/>
                <w:szCs w:val="18"/>
              </w:rPr>
            </w:pPr>
            <w:ins w:id="8471"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84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84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4" w:author="Boisvert, Eric" w:date="2016-03-29T09:19:00Z"/>
                <w:rFonts w:ascii="Arial" w:eastAsia="MS Mincho" w:hAnsi="Arial" w:cs="Arial"/>
                <w:sz w:val="18"/>
                <w:szCs w:val="18"/>
              </w:rPr>
            </w:pPr>
            <w:ins w:id="84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6" w:author="Boisvert, Eric" w:date="2016-03-29T09:19:00Z"/>
                <w:rFonts w:cs="Arial"/>
                <w:b/>
                <w:color w:val="FF0000"/>
                <w:szCs w:val="18"/>
                <w:lang w:eastAsia="en-US"/>
              </w:rPr>
            </w:pPr>
            <w:ins w:id="8477"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84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84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0" w:author="Boisvert, Eric" w:date="2016-03-29T09:19:00Z"/>
                <w:rFonts w:ascii="Arial" w:eastAsia="MS Mincho" w:hAnsi="Arial" w:cs="Arial"/>
                <w:sz w:val="18"/>
                <w:szCs w:val="18"/>
              </w:rPr>
            </w:pPr>
            <w:ins w:id="84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82" w:author="Boisvert, Eric" w:date="2016-03-29T09:19:00Z"/>
                <w:rFonts w:ascii="Arial" w:eastAsia="MS Mincho" w:hAnsi="Arial" w:cs="Arial"/>
                <w:sz w:val="18"/>
                <w:szCs w:val="18"/>
              </w:rPr>
            </w:pPr>
            <w:ins w:id="8483"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84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84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6" w:author="Boisvert, Eric" w:date="2016-03-29T09:19:00Z"/>
                <w:rFonts w:ascii="Arial" w:eastAsia="MS Mincho" w:hAnsi="Arial" w:cs="Arial"/>
                <w:sz w:val="18"/>
                <w:szCs w:val="18"/>
              </w:rPr>
            </w:pPr>
            <w:ins w:id="84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8" w:author="Boisvert, Eric" w:date="2016-03-29T09:19:00Z"/>
                <w:rFonts w:cs="Arial"/>
                <w:szCs w:val="18"/>
                <w:lang w:eastAsia="en-US"/>
              </w:rPr>
            </w:pPr>
          </w:p>
        </w:tc>
      </w:tr>
    </w:tbl>
    <w:p w14:paraId="6ADE61B3" w14:textId="77777777" w:rsidR="00480BB6" w:rsidRDefault="00480BB6" w:rsidP="00480BB6">
      <w:pPr>
        <w:rPr>
          <w:ins w:id="8489" w:author="Boisvert, Eric" w:date="2016-03-29T09:19:00Z"/>
        </w:rPr>
      </w:pPr>
    </w:p>
    <w:p w14:paraId="70570D14" w14:textId="77777777" w:rsidR="00480BB6" w:rsidRDefault="00480BB6" w:rsidP="00480BB6">
      <w:pPr>
        <w:rPr>
          <w:ins w:id="8490" w:author="Boisvert, Eric" w:date="2016-03-29T09:19:00Z"/>
        </w:rPr>
      </w:pPr>
      <w:ins w:id="8491" w:author="Boisvert, Eric" w:date="2016-03-29T09:19:00Z">
        <w:r>
          <w:br w:type="page"/>
        </w:r>
      </w:ins>
    </w:p>
    <w:p w14:paraId="569DBE9C" w14:textId="77777777" w:rsidR="00480BB6" w:rsidRDefault="00480BB6" w:rsidP="00480BB6">
      <w:pPr>
        <w:rPr>
          <w:ins w:id="8492" w:author="Boisvert, Eric" w:date="2016-03-29T09:19:00Z"/>
        </w:rPr>
      </w:pPr>
    </w:p>
    <w:p w14:paraId="7CA65ABB" w14:textId="77777777" w:rsidR="00480BB6" w:rsidRPr="00480BB6" w:rsidRDefault="00480BB6">
      <w:pPr>
        <w:pStyle w:val="OGCAnnexXX"/>
        <w:rPr>
          <w:ins w:id="8493" w:author="Boisvert, Eric" w:date="2016-03-29T09:19:00Z"/>
          <w:rPrChange w:id="8494" w:author="Boisvert, Eric" w:date="2016-03-29T09:20:00Z">
            <w:rPr>
              <w:ins w:id="8495" w:author="Boisvert, Eric" w:date="2016-03-29T09:19:00Z"/>
              <w:lang w:val="fr-CA"/>
            </w:rPr>
          </w:rPrChange>
        </w:rPr>
        <w:pPrChange w:id="8496" w:author="Eric Boisvert" w:date="2016-04-02T13:00:00Z">
          <w:pPr>
            <w:pStyle w:val="Heading3"/>
            <w:numPr>
              <w:ilvl w:val="0"/>
              <w:numId w:val="0"/>
            </w:numPr>
            <w:ind w:left="720" w:hanging="720"/>
          </w:pPr>
        </w:pPrChange>
      </w:pPr>
      <w:ins w:id="8497" w:author="Boisvert, Eric" w:date="2016-03-29T09:19:00Z">
        <w:del w:id="8498" w:author="Eric Boisvert" w:date="2016-04-02T12:17:00Z">
          <w:r w:rsidRPr="00480BB6" w:rsidDel="00231114">
            <w:rPr>
              <w:rPrChange w:id="8499" w:author="Boisvert, Eric" w:date="2016-03-29T09:20:00Z">
                <w:rPr>
                  <w:iCs/>
                  <w:lang w:val="fr-CA"/>
                </w:rPr>
              </w:rPrChange>
            </w:rPr>
            <w:delText xml:space="preserve">A.2.1 </w:delText>
          </w:r>
        </w:del>
        <w:bookmarkStart w:id="8500" w:name="_Toc448330029"/>
        <w:r w:rsidRPr="00480BB6">
          <w:rPr>
            <w:rPrChange w:id="8501" w:author="Boisvert, Eric" w:date="2016-03-29T09:20:00Z">
              <w:rPr>
                <w:iCs/>
                <w:lang w:val="fr-CA"/>
              </w:rPr>
            </w:rPrChange>
          </w:rPr>
          <w:t>Conformance class: GeoSciML Time-Scale Logical Model</w:t>
        </w:r>
        <w:bookmarkEnd w:id="8500"/>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85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8503" w:author="Boisvert, Eric" w:date="2016-03-29T09:19:00Z"/>
                <w:rFonts w:cs="Arial"/>
                <w:szCs w:val="18"/>
                <w:lang w:eastAsia="en-US"/>
              </w:rPr>
            </w:pPr>
            <w:ins w:id="850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8505" w:author="Boisvert, Eric" w:date="2016-03-29T09:19:00Z"/>
                <w:rFonts w:cs="Arial"/>
                <w:b/>
                <w:color w:val="0000FF"/>
                <w:szCs w:val="18"/>
                <w:lang w:eastAsia="en-US"/>
              </w:rPr>
            </w:pPr>
            <w:ins w:id="8506"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850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8508" w:author="Boisvert, Eric" w:date="2016-03-29T09:19:00Z"/>
                <w:rFonts w:cs="Arial"/>
                <w:szCs w:val="18"/>
                <w:lang w:eastAsia="en-US"/>
              </w:rPr>
            </w:pPr>
            <w:ins w:id="850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0" w:author="Boisvert, Eric" w:date="2016-03-29T09:19:00Z"/>
                <w:rFonts w:cs="Arial"/>
                <w:b/>
                <w:color w:val="0000FF"/>
                <w:szCs w:val="18"/>
                <w:lang w:eastAsia="en-US"/>
              </w:rPr>
            </w:pPr>
            <w:ins w:id="8511" w:author="Boisvert, Eric" w:date="2016-03-29T09:19:00Z">
              <w:r>
                <w:rPr>
                  <w:rFonts w:cs="Arial"/>
                  <w:szCs w:val="18"/>
                  <w:lang w:val="en-US"/>
                </w:rPr>
                <w:t>/req/gsml4-timescale</w:t>
              </w:r>
            </w:ins>
          </w:p>
        </w:tc>
      </w:tr>
      <w:tr w:rsidR="00480BB6" w:rsidRPr="00DE63EA" w14:paraId="132FBC80" w14:textId="77777777" w:rsidTr="0024128E">
        <w:trPr>
          <w:ins w:id="851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8513" w:author="Boisvert, Eric" w:date="2016-03-29T09:19:00Z"/>
                <w:rFonts w:cs="Arial"/>
                <w:b/>
                <w:szCs w:val="18"/>
              </w:rPr>
            </w:pPr>
            <w:ins w:id="851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5" w:author="Boisvert, Eric" w:date="2016-03-29T09:19:00Z"/>
                <w:rFonts w:cs="Arial"/>
                <w:szCs w:val="18"/>
                <w:lang w:val="en-US"/>
              </w:rPr>
            </w:pPr>
            <w:ins w:id="8516" w:author="Boisvert, Eric" w:date="2016-03-29T09:19:00Z">
              <w:r>
                <w:rPr>
                  <w:rFonts w:cs="Arial"/>
                  <w:szCs w:val="18"/>
                  <w:lang w:val="en-US"/>
                </w:rPr>
                <w:t>/conf/gsml4-basic</w:t>
              </w:r>
            </w:ins>
          </w:p>
        </w:tc>
      </w:tr>
      <w:tr w:rsidR="00480BB6" w:rsidRPr="00DE63EA" w14:paraId="06DB8D17" w14:textId="77777777" w:rsidTr="0024128E">
        <w:trPr>
          <w:ins w:id="85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8518" w:author="Boisvert, Eric" w:date="2016-03-29T09:19:00Z"/>
                <w:rFonts w:cs="Arial"/>
                <w:b/>
                <w:szCs w:val="18"/>
              </w:rPr>
            </w:pPr>
            <w:ins w:id="85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0" w:author="Boisvert, Eric" w:date="2016-03-29T09:19:00Z"/>
                <w:rFonts w:cs="Arial"/>
                <w:szCs w:val="18"/>
                <w:lang w:val="en-US"/>
              </w:rPr>
            </w:pPr>
            <w:ins w:id="8521"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85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85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4" w:author="Boisvert, Eric" w:date="2016-03-29T09:19:00Z"/>
                <w:rFonts w:ascii="Arial" w:eastAsia="MS Mincho" w:hAnsi="Arial" w:cs="Arial"/>
                <w:sz w:val="18"/>
                <w:szCs w:val="18"/>
              </w:rPr>
            </w:pPr>
            <w:ins w:id="85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6" w:author="Boisvert, Eric" w:date="2016-03-29T09:19:00Z"/>
                <w:rFonts w:ascii="Arial" w:eastAsia="MS Mincho" w:hAnsi="Arial" w:cs="Arial"/>
                <w:b/>
                <w:color w:val="0000FF"/>
                <w:sz w:val="18"/>
                <w:szCs w:val="18"/>
              </w:rPr>
            </w:pPr>
            <w:ins w:id="8527" w:author="Boisvert, Eric" w:date="2016-03-29T09:19:00Z">
              <w:r w:rsidRPr="00480BB6">
                <w:rPr>
                  <w:rFonts w:ascii="Arial" w:hAnsi="Arial" w:cs="Arial"/>
                  <w:sz w:val="18"/>
                  <w:szCs w:val="18"/>
                  <w:lang w:val="en-CA"/>
                  <w:rPrChange w:id="8528"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85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85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1" w:author="Boisvert, Eric" w:date="2016-03-29T09:19:00Z"/>
                <w:rFonts w:ascii="Arial" w:eastAsia="MS Mincho" w:hAnsi="Arial" w:cs="Arial"/>
                <w:sz w:val="18"/>
                <w:szCs w:val="18"/>
              </w:rPr>
            </w:pPr>
            <w:ins w:id="85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3" w:author="Boisvert, Eric" w:date="2016-03-29T09:19:00Z"/>
                <w:rFonts w:cs="Arial"/>
                <w:b/>
                <w:color w:val="FF0000"/>
                <w:szCs w:val="18"/>
                <w:lang w:eastAsia="en-US"/>
              </w:rPr>
            </w:pPr>
            <w:ins w:id="8534"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8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8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7" w:author="Boisvert, Eric" w:date="2016-03-29T09:19:00Z"/>
                <w:rFonts w:ascii="Arial" w:eastAsia="MS Mincho" w:hAnsi="Arial" w:cs="Arial"/>
                <w:sz w:val="18"/>
                <w:szCs w:val="18"/>
              </w:rPr>
            </w:pPr>
            <w:commentRangeStart w:id="8538"/>
            <w:ins w:id="85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40" w:author="Boisvert, Eric" w:date="2016-03-29T09:19:00Z"/>
                <w:rFonts w:ascii="Arial" w:eastAsia="MS Mincho" w:hAnsi="Arial" w:cs="Arial"/>
                <w:sz w:val="18"/>
                <w:szCs w:val="18"/>
              </w:rPr>
            </w:pPr>
            <w:ins w:id="8541" w:author="Boisvert, Eric" w:date="2016-03-29T09:19:00Z">
              <w:r>
                <w:rPr>
                  <w:rFonts w:ascii="Arial" w:hAnsi="Arial" w:cs="Arial"/>
                  <w:sz w:val="18"/>
                  <w:szCs w:val="18"/>
                  <w:lang w:val="en-CA"/>
                </w:rPr>
                <w:t xml:space="preserve">Visual inspection that the target implementation has a mechanism </w:t>
              </w:r>
              <w:commentRangeEnd w:id="8538"/>
              <w:r>
                <w:rPr>
                  <w:rStyle w:val="CommentReference"/>
                </w:rPr>
                <w:commentReference w:id="8538"/>
              </w:r>
            </w:ins>
          </w:p>
        </w:tc>
      </w:tr>
      <w:tr w:rsidR="00480BB6" w:rsidRPr="00DE63EA" w14:paraId="50FD94A5" w14:textId="77777777" w:rsidTr="0024128E">
        <w:trPr>
          <w:trHeight w:val="462"/>
          <w:ins w:id="85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85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4" w:author="Boisvert, Eric" w:date="2016-03-29T09:19:00Z"/>
                <w:rFonts w:ascii="Arial" w:eastAsia="MS Mincho" w:hAnsi="Arial" w:cs="Arial"/>
                <w:sz w:val="18"/>
                <w:szCs w:val="18"/>
              </w:rPr>
            </w:pPr>
            <w:ins w:id="85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6" w:author="Boisvert, Eric" w:date="2016-03-29T09:19:00Z"/>
                <w:rFonts w:cs="Arial"/>
                <w:szCs w:val="18"/>
                <w:lang w:eastAsia="en-US"/>
              </w:rPr>
            </w:pPr>
          </w:p>
        </w:tc>
      </w:tr>
      <w:tr w:rsidR="00480BB6" w:rsidRPr="00DE63EA" w14:paraId="7BF158B8" w14:textId="77777777" w:rsidTr="0024128E">
        <w:trPr>
          <w:ins w:id="85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8548" w:author="Boisvert, Eric" w:date="2016-03-29T09:19:00Z"/>
                <w:rFonts w:cs="Arial"/>
                <w:b/>
                <w:szCs w:val="18"/>
              </w:rPr>
            </w:pPr>
            <w:ins w:id="85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0" w:author="Boisvert, Eric" w:date="2016-03-29T09:19:00Z"/>
                <w:rFonts w:cs="Arial"/>
                <w:szCs w:val="18"/>
                <w:lang w:val="en-US"/>
              </w:rPr>
            </w:pPr>
            <w:ins w:id="8551"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8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8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4" w:author="Boisvert, Eric" w:date="2016-03-29T09:19:00Z"/>
                <w:rFonts w:ascii="Arial" w:eastAsia="MS Mincho" w:hAnsi="Arial" w:cs="Arial"/>
                <w:sz w:val="18"/>
                <w:szCs w:val="18"/>
              </w:rPr>
            </w:pPr>
            <w:ins w:id="85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6" w:author="Boisvert, Eric" w:date="2016-03-29T09:19:00Z"/>
                <w:rFonts w:ascii="Arial" w:eastAsia="MS Mincho" w:hAnsi="Arial" w:cs="Arial"/>
                <w:b/>
                <w:color w:val="0000FF"/>
                <w:sz w:val="18"/>
                <w:szCs w:val="18"/>
              </w:rPr>
            </w:pPr>
            <w:ins w:id="8557" w:author="Boisvert, Eric" w:date="2016-03-29T09:19:00Z">
              <w:r w:rsidRPr="00480BB6">
                <w:rPr>
                  <w:rFonts w:ascii="Arial" w:hAnsi="Arial" w:cs="Arial"/>
                  <w:sz w:val="18"/>
                  <w:szCs w:val="18"/>
                  <w:lang w:val="en-CA"/>
                  <w:rPrChange w:id="8558"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8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8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1" w:author="Boisvert, Eric" w:date="2016-03-29T09:19:00Z"/>
                <w:rFonts w:ascii="Arial" w:eastAsia="MS Mincho" w:hAnsi="Arial" w:cs="Arial"/>
                <w:sz w:val="18"/>
                <w:szCs w:val="18"/>
              </w:rPr>
            </w:pPr>
            <w:ins w:id="85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3" w:author="Boisvert, Eric" w:date="2016-03-29T09:19:00Z"/>
                <w:rFonts w:cs="Arial"/>
                <w:b/>
                <w:color w:val="FF0000"/>
                <w:szCs w:val="18"/>
                <w:lang w:eastAsia="en-US"/>
              </w:rPr>
            </w:pPr>
            <w:ins w:id="8564"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8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8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7" w:author="Boisvert, Eric" w:date="2016-03-29T09:19:00Z"/>
                <w:rFonts w:ascii="Arial" w:eastAsia="MS Mincho" w:hAnsi="Arial" w:cs="Arial"/>
                <w:sz w:val="18"/>
                <w:szCs w:val="18"/>
              </w:rPr>
            </w:pPr>
            <w:commentRangeStart w:id="8568"/>
            <w:ins w:id="85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70" w:author="Boisvert, Eric" w:date="2016-03-29T09:19:00Z"/>
                <w:rFonts w:ascii="Arial" w:eastAsia="MS Mincho" w:hAnsi="Arial" w:cs="Arial"/>
                <w:sz w:val="18"/>
                <w:szCs w:val="18"/>
              </w:rPr>
            </w:pPr>
            <w:ins w:id="8571" w:author="Boisvert, Eric" w:date="2016-03-29T09:19:00Z">
              <w:r>
                <w:rPr>
                  <w:rFonts w:ascii="Arial" w:hAnsi="Arial" w:cs="Arial"/>
                  <w:sz w:val="18"/>
                  <w:szCs w:val="18"/>
                  <w:lang w:val="en-CA"/>
                </w:rPr>
                <w:t xml:space="preserve">Visual inspection that the target implementation has a mechanism </w:t>
              </w:r>
              <w:commentRangeEnd w:id="8568"/>
              <w:r>
                <w:rPr>
                  <w:rStyle w:val="CommentReference"/>
                </w:rPr>
                <w:commentReference w:id="8568"/>
              </w:r>
            </w:ins>
          </w:p>
        </w:tc>
      </w:tr>
      <w:tr w:rsidR="00480BB6" w:rsidRPr="00DE63EA" w14:paraId="6670C957" w14:textId="77777777" w:rsidTr="0024128E">
        <w:trPr>
          <w:trHeight w:val="462"/>
          <w:ins w:id="8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8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4" w:author="Boisvert, Eric" w:date="2016-03-29T09:19:00Z"/>
                <w:rFonts w:ascii="Arial" w:eastAsia="MS Mincho" w:hAnsi="Arial" w:cs="Arial"/>
                <w:sz w:val="18"/>
                <w:szCs w:val="18"/>
              </w:rPr>
            </w:pPr>
            <w:ins w:id="85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6" w:author="Boisvert, Eric" w:date="2016-03-29T09:19:00Z"/>
                <w:rFonts w:cs="Arial"/>
                <w:szCs w:val="18"/>
                <w:lang w:eastAsia="en-US"/>
              </w:rPr>
            </w:pPr>
          </w:p>
        </w:tc>
      </w:tr>
    </w:tbl>
    <w:p w14:paraId="0FE8FBC7" w14:textId="77777777" w:rsidR="00480BB6" w:rsidRDefault="00480BB6" w:rsidP="00480BB6">
      <w:pPr>
        <w:rPr>
          <w:ins w:id="8577" w:author="Boisvert, Eric" w:date="2016-03-29T09:19:00Z"/>
        </w:rPr>
      </w:pPr>
    </w:p>
    <w:p w14:paraId="780FCDB7" w14:textId="77777777" w:rsidR="00480BB6" w:rsidRDefault="00480BB6" w:rsidP="00480BB6">
      <w:pPr>
        <w:rPr>
          <w:ins w:id="8578" w:author="Boisvert, Eric" w:date="2016-03-29T09:19:00Z"/>
        </w:rPr>
      </w:pPr>
      <w:ins w:id="8579" w:author="Boisvert, Eric" w:date="2016-03-29T09:19:00Z">
        <w:r>
          <w:br w:type="page"/>
        </w:r>
      </w:ins>
    </w:p>
    <w:p w14:paraId="1153F02D" w14:textId="77777777" w:rsidR="00480BB6" w:rsidRDefault="00480BB6" w:rsidP="00480BB6">
      <w:pPr>
        <w:rPr>
          <w:ins w:id="8580" w:author="Boisvert, Eric" w:date="2016-03-29T09:19:00Z"/>
        </w:rPr>
      </w:pPr>
    </w:p>
    <w:p w14:paraId="5C31AA37" w14:textId="77777777" w:rsidR="00480BB6" w:rsidRPr="00480BB6" w:rsidRDefault="00480BB6">
      <w:pPr>
        <w:pStyle w:val="OGCAnnexXX"/>
        <w:rPr>
          <w:ins w:id="8581" w:author="Boisvert, Eric" w:date="2016-03-29T09:19:00Z"/>
          <w:rPrChange w:id="8582" w:author="Boisvert, Eric" w:date="2016-03-29T09:20:00Z">
            <w:rPr>
              <w:ins w:id="8583" w:author="Boisvert, Eric" w:date="2016-03-29T09:19:00Z"/>
              <w:lang w:val="fr-CA"/>
            </w:rPr>
          </w:rPrChange>
        </w:rPr>
        <w:pPrChange w:id="8584" w:author="Eric Boisvert" w:date="2016-04-02T13:00:00Z">
          <w:pPr>
            <w:pStyle w:val="Heading3"/>
            <w:numPr>
              <w:ilvl w:val="0"/>
              <w:numId w:val="0"/>
            </w:numPr>
            <w:ind w:left="720" w:hanging="720"/>
          </w:pPr>
        </w:pPrChange>
      </w:pPr>
      <w:ins w:id="8585" w:author="Boisvert, Eric" w:date="2016-03-29T09:19:00Z">
        <w:del w:id="8586" w:author="Eric Boisvert" w:date="2016-04-02T12:17:00Z">
          <w:r w:rsidRPr="00480BB6" w:rsidDel="00231114">
            <w:rPr>
              <w:rPrChange w:id="8587" w:author="Boisvert, Eric" w:date="2016-03-29T09:20:00Z">
                <w:rPr>
                  <w:iCs/>
                  <w:lang w:val="fr-CA"/>
                </w:rPr>
              </w:rPrChange>
            </w:rPr>
            <w:delText xml:space="preserve">A.2.1 </w:delText>
          </w:r>
        </w:del>
        <w:bookmarkStart w:id="8588" w:name="_Toc448330030"/>
        <w:r w:rsidRPr="00480BB6">
          <w:rPr>
            <w:rPrChange w:id="8589" w:author="Boisvert, Eric" w:date="2016-03-29T09:20:00Z">
              <w:rPr>
                <w:iCs/>
                <w:lang w:val="fr-CA"/>
              </w:rPr>
            </w:rPrChange>
          </w:rPr>
          <w:t>Conformance class: GeoSciML Borehole Logical Model</w:t>
        </w:r>
        <w:bookmarkEnd w:id="858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85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8591" w:author="Boisvert, Eric" w:date="2016-03-29T09:19:00Z"/>
                <w:rFonts w:cs="Arial"/>
                <w:szCs w:val="18"/>
                <w:lang w:eastAsia="en-US"/>
              </w:rPr>
            </w:pPr>
            <w:ins w:id="859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8593" w:author="Boisvert, Eric" w:date="2016-03-29T09:19:00Z"/>
                <w:rFonts w:cs="Arial"/>
                <w:b/>
                <w:color w:val="0000FF"/>
                <w:szCs w:val="18"/>
                <w:lang w:eastAsia="en-US"/>
              </w:rPr>
            </w:pPr>
            <w:ins w:id="8594"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859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8596" w:author="Boisvert, Eric" w:date="2016-03-29T09:19:00Z"/>
                <w:rFonts w:cs="Arial"/>
                <w:szCs w:val="18"/>
                <w:lang w:eastAsia="en-US"/>
              </w:rPr>
            </w:pPr>
            <w:ins w:id="859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8" w:author="Boisvert, Eric" w:date="2016-03-29T09:19:00Z"/>
                <w:rFonts w:cs="Arial"/>
                <w:b/>
                <w:color w:val="0000FF"/>
                <w:szCs w:val="18"/>
                <w:lang w:eastAsia="en-US"/>
              </w:rPr>
            </w:pPr>
            <w:ins w:id="8599" w:author="Boisvert, Eric" w:date="2016-03-29T09:19:00Z">
              <w:r>
                <w:rPr>
                  <w:rFonts w:cs="Arial"/>
                  <w:szCs w:val="18"/>
                  <w:lang w:val="en-US"/>
                </w:rPr>
                <w:t>/req/gsml4-borehole</w:t>
              </w:r>
            </w:ins>
          </w:p>
        </w:tc>
      </w:tr>
      <w:tr w:rsidR="00480BB6" w:rsidRPr="00DE63EA" w14:paraId="6B652479" w14:textId="77777777" w:rsidTr="0024128E">
        <w:trPr>
          <w:ins w:id="860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8601" w:author="Boisvert, Eric" w:date="2016-03-29T09:19:00Z"/>
                <w:rFonts w:cs="Arial"/>
                <w:b/>
                <w:szCs w:val="18"/>
              </w:rPr>
            </w:pPr>
            <w:ins w:id="860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3" w:author="Boisvert, Eric" w:date="2016-03-29T09:19:00Z"/>
                <w:rFonts w:cs="Arial"/>
                <w:szCs w:val="18"/>
                <w:lang w:val="en-US"/>
              </w:rPr>
            </w:pPr>
            <w:ins w:id="8604" w:author="Boisvert, Eric" w:date="2016-03-29T09:19:00Z">
              <w:r>
                <w:rPr>
                  <w:rFonts w:cs="Arial"/>
                  <w:szCs w:val="18"/>
                  <w:lang w:val="en-US"/>
                </w:rPr>
                <w:t>/conf/gsml4-basic</w:t>
              </w:r>
            </w:ins>
          </w:p>
        </w:tc>
      </w:tr>
      <w:tr w:rsidR="00480BB6" w:rsidRPr="00DE63EA" w14:paraId="1B246E42" w14:textId="77777777" w:rsidTr="0024128E">
        <w:trPr>
          <w:ins w:id="860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8606" w:author="Boisvert, Eric" w:date="2016-03-29T09:19:00Z"/>
                <w:rFonts w:cs="Arial"/>
                <w:b/>
                <w:szCs w:val="18"/>
              </w:rPr>
            </w:pPr>
            <w:ins w:id="860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8" w:author="Boisvert, Eric" w:date="2016-03-29T09:19:00Z"/>
                <w:rFonts w:cs="Arial"/>
                <w:szCs w:val="18"/>
                <w:lang w:val="en-US"/>
              </w:rPr>
            </w:pPr>
            <w:ins w:id="8609"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86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8611" w:author="Boisvert, Eric" w:date="2016-03-29T09:19:00Z"/>
                <w:rFonts w:cs="Arial"/>
                <w:b/>
                <w:szCs w:val="18"/>
              </w:rPr>
            </w:pPr>
            <w:ins w:id="86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3" w:author="Boisvert, Eric" w:date="2016-03-29T09:19:00Z"/>
                <w:rFonts w:cs="Arial"/>
                <w:szCs w:val="18"/>
                <w:lang w:val="en-US"/>
              </w:rPr>
            </w:pPr>
            <w:ins w:id="8614"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8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8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7" w:author="Boisvert, Eric" w:date="2016-03-29T09:19:00Z"/>
                <w:rFonts w:ascii="Arial" w:eastAsia="MS Mincho" w:hAnsi="Arial" w:cs="Arial"/>
                <w:sz w:val="18"/>
                <w:szCs w:val="18"/>
              </w:rPr>
            </w:pPr>
            <w:ins w:id="86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9" w:author="Boisvert, Eric" w:date="2016-03-29T09:19:00Z"/>
                <w:rFonts w:ascii="Arial" w:eastAsia="MS Mincho" w:hAnsi="Arial" w:cs="Arial"/>
                <w:b/>
                <w:color w:val="0000FF"/>
                <w:sz w:val="18"/>
                <w:szCs w:val="18"/>
              </w:rPr>
            </w:pPr>
            <w:ins w:id="8620" w:author="Boisvert, Eric" w:date="2016-03-29T09:19:00Z">
              <w:r w:rsidRPr="00480BB6">
                <w:rPr>
                  <w:rFonts w:ascii="Arial" w:hAnsi="Arial" w:cs="Arial"/>
                  <w:sz w:val="18"/>
                  <w:szCs w:val="18"/>
                  <w:lang w:val="en-CA"/>
                  <w:rPrChange w:id="8621"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86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86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4" w:author="Boisvert, Eric" w:date="2016-03-29T09:19:00Z"/>
                <w:rFonts w:ascii="Arial" w:eastAsia="MS Mincho" w:hAnsi="Arial" w:cs="Arial"/>
                <w:sz w:val="18"/>
                <w:szCs w:val="18"/>
              </w:rPr>
            </w:pPr>
            <w:ins w:id="86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6" w:author="Boisvert, Eric" w:date="2016-03-29T09:19:00Z"/>
                <w:rFonts w:cs="Arial"/>
                <w:b/>
                <w:color w:val="FF0000"/>
                <w:szCs w:val="18"/>
                <w:lang w:eastAsia="en-US"/>
              </w:rPr>
            </w:pPr>
            <w:ins w:id="8627"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8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8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0" w:author="Boisvert, Eric" w:date="2016-03-29T09:19:00Z"/>
                <w:rFonts w:ascii="Arial" w:eastAsia="MS Mincho" w:hAnsi="Arial" w:cs="Arial"/>
                <w:sz w:val="18"/>
                <w:szCs w:val="18"/>
              </w:rPr>
            </w:pPr>
            <w:ins w:id="86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32" w:author="Boisvert, Eric" w:date="2016-03-29T09:19:00Z"/>
                <w:rFonts w:ascii="Arial" w:eastAsia="MS Mincho" w:hAnsi="Arial" w:cs="Arial"/>
                <w:sz w:val="18"/>
                <w:szCs w:val="18"/>
              </w:rPr>
            </w:pPr>
            <w:ins w:id="8633"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8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8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6" w:author="Boisvert, Eric" w:date="2016-03-29T09:19:00Z"/>
                <w:rFonts w:ascii="Arial" w:eastAsia="MS Mincho" w:hAnsi="Arial" w:cs="Arial"/>
                <w:sz w:val="18"/>
                <w:szCs w:val="18"/>
              </w:rPr>
            </w:pPr>
            <w:ins w:id="86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8" w:author="Boisvert, Eric" w:date="2016-03-29T09:19:00Z"/>
                <w:rFonts w:cs="Arial"/>
                <w:szCs w:val="18"/>
                <w:lang w:eastAsia="en-US"/>
              </w:rPr>
            </w:pPr>
          </w:p>
        </w:tc>
      </w:tr>
      <w:tr w:rsidR="00480BB6" w:rsidRPr="00DE63EA" w14:paraId="2F7022E7" w14:textId="77777777" w:rsidTr="0024128E">
        <w:trPr>
          <w:ins w:id="86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8640" w:author="Boisvert, Eric" w:date="2016-03-29T09:19:00Z"/>
                <w:rFonts w:cs="Arial"/>
                <w:b/>
                <w:szCs w:val="18"/>
              </w:rPr>
            </w:pPr>
            <w:ins w:id="86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2" w:author="Boisvert, Eric" w:date="2016-03-29T09:19:00Z"/>
                <w:rFonts w:cs="Arial"/>
                <w:szCs w:val="18"/>
                <w:lang w:val="en-US"/>
              </w:rPr>
            </w:pPr>
            <w:ins w:id="8643"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8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8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6" w:author="Boisvert, Eric" w:date="2016-03-29T09:19:00Z"/>
                <w:rFonts w:ascii="Arial" w:eastAsia="MS Mincho" w:hAnsi="Arial" w:cs="Arial"/>
                <w:sz w:val="18"/>
                <w:szCs w:val="18"/>
              </w:rPr>
            </w:pPr>
            <w:ins w:id="86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8" w:author="Boisvert, Eric" w:date="2016-03-29T09:19:00Z"/>
                <w:rFonts w:ascii="Arial" w:eastAsia="MS Mincho" w:hAnsi="Arial" w:cs="Arial"/>
                <w:b/>
                <w:color w:val="0000FF"/>
                <w:sz w:val="18"/>
                <w:szCs w:val="18"/>
              </w:rPr>
            </w:pPr>
            <w:ins w:id="8649" w:author="Boisvert, Eric" w:date="2016-03-29T09:19:00Z">
              <w:r w:rsidRPr="00480BB6">
                <w:rPr>
                  <w:rFonts w:ascii="Arial" w:hAnsi="Arial" w:cs="Arial"/>
                  <w:sz w:val="18"/>
                  <w:szCs w:val="18"/>
                  <w:lang w:val="en-CA"/>
                  <w:rPrChange w:id="8650"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8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8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3" w:author="Boisvert, Eric" w:date="2016-03-29T09:19:00Z"/>
                <w:rFonts w:ascii="Arial" w:eastAsia="MS Mincho" w:hAnsi="Arial" w:cs="Arial"/>
                <w:sz w:val="18"/>
                <w:szCs w:val="18"/>
              </w:rPr>
            </w:pPr>
            <w:ins w:id="86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5" w:author="Boisvert, Eric" w:date="2016-03-29T09:19:00Z"/>
                <w:rFonts w:cs="Arial"/>
                <w:b/>
                <w:color w:val="FF0000"/>
                <w:szCs w:val="18"/>
                <w:lang w:eastAsia="en-US"/>
              </w:rPr>
            </w:pPr>
            <w:ins w:id="8656"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86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86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9" w:author="Boisvert, Eric" w:date="2016-03-29T09:19:00Z"/>
                <w:rFonts w:ascii="Arial" w:eastAsia="MS Mincho" w:hAnsi="Arial" w:cs="Arial"/>
                <w:sz w:val="18"/>
                <w:szCs w:val="18"/>
              </w:rPr>
            </w:pPr>
            <w:ins w:id="86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61" w:author="Boisvert, Eric" w:date="2016-03-29T09:19:00Z"/>
                <w:rFonts w:ascii="Arial" w:eastAsia="MS Mincho" w:hAnsi="Arial" w:cs="Arial"/>
                <w:sz w:val="18"/>
                <w:szCs w:val="18"/>
              </w:rPr>
            </w:pPr>
            <w:ins w:id="8662"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8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8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5" w:author="Boisvert, Eric" w:date="2016-03-29T09:19:00Z"/>
                <w:rFonts w:ascii="Arial" w:eastAsia="MS Mincho" w:hAnsi="Arial" w:cs="Arial"/>
                <w:sz w:val="18"/>
                <w:szCs w:val="18"/>
              </w:rPr>
            </w:pPr>
            <w:ins w:id="86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7" w:author="Boisvert, Eric" w:date="2016-03-29T09:19:00Z"/>
                <w:rFonts w:cs="Arial"/>
                <w:szCs w:val="18"/>
                <w:lang w:eastAsia="en-US"/>
              </w:rPr>
            </w:pPr>
          </w:p>
        </w:tc>
      </w:tr>
      <w:tr w:rsidR="00480BB6" w:rsidRPr="00DE63EA" w14:paraId="6D1A3CED" w14:textId="77777777" w:rsidTr="0024128E">
        <w:trPr>
          <w:ins w:id="86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8669" w:author="Boisvert, Eric" w:date="2016-03-29T09:19:00Z"/>
                <w:rFonts w:cs="Arial"/>
                <w:b/>
                <w:szCs w:val="18"/>
              </w:rPr>
            </w:pPr>
            <w:ins w:id="86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1" w:author="Boisvert, Eric" w:date="2016-03-29T09:19:00Z"/>
                <w:rFonts w:cs="Arial"/>
                <w:szCs w:val="18"/>
                <w:lang w:val="en-US"/>
              </w:rPr>
            </w:pPr>
            <w:ins w:id="8672"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8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8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5" w:author="Boisvert, Eric" w:date="2016-03-29T09:19:00Z"/>
                <w:rFonts w:ascii="Arial" w:eastAsia="MS Mincho" w:hAnsi="Arial" w:cs="Arial"/>
                <w:sz w:val="18"/>
                <w:szCs w:val="18"/>
              </w:rPr>
            </w:pPr>
            <w:ins w:id="86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7" w:author="Boisvert, Eric" w:date="2016-03-29T09:19:00Z"/>
                <w:rFonts w:ascii="Arial" w:eastAsia="MS Mincho" w:hAnsi="Arial" w:cs="Arial"/>
                <w:b/>
                <w:color w:val="0000FF"/>
                <w:sz w:val="18"/>
                <w:szCs w:val="18"/>
              </w:rPr>
            </w:pPr>
            <w:ins w:id="8678" w:author="Boisvert, Eric" w:date="2016-03-29T09:19:00Z">
              <w:r w:rsidRPr="00480BB6">
                <w:rPr>
                  <w:rFonts w:ascii="Arial" w:hAnsi="Arial" w:cs="Arial"/>
                  <w:sz w:val="18"/>
                  <w:szCs w:val="18"/>
                  <w:lang w:val="en-CA"/>
                  <w:rPrChange w:id="8679"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8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8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2" w:author="Boisvert, Eric" w:date="2016-03-29T09:19:00Z"/>
                <w:rFonts w:ascii="Arial" w:eastAsia="MS Mincho" w:hAnsi="Arial" w:cs="Arial"/>
                <w:sz w:val="18"/>
                <w:szCs w:val="18"/>
              </w:rPr>
            </w:pPr>
            <w:ins w:id="86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84" w:author="Boisvert, Eric" w:date="2016-03-29T09:19:00Z"/>
                <w:rFonts w:cs="Arial"/>
                <w:b/>
                <w:color w:val="FF0000"/>
                <w:szCs w:val="18"/>
                <w:lang w:eastAsia="en-US"/>
              </w:rPr>
            </w:pPr>
            <w:ins w:id="8685"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86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86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8" w:author="Boisvert, Eric" w:date="2016-03-29T09:19:00Z"/>
                <w:rFonts w:ascii="Arial" w:eastAsia="MS Mincho" w:hAnsi="Arial" w:cs="Arial"/>
                <w:sz w:val="18"/>
                <w:szCs w:val="18"/>
              </w:rPr>
            </w:pPr>
            <w:ins w:id="86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90" w:author="Boisvert, Eric" w:date="2016-03-29T09:19:00Z"/>
                <w:rFonts w:ascii="Arial" w:eastAsia="MS Mincho" w:hAnsi="Arial" w:cs="Arial"/>
                <w:sz w:val="18"/>
                <w:szCs w:val="18"/>
              </w:rPr>
            </w:pPr>
            <w:ins w:id="8691"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8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8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4" w:author="Boisvert, Eric" w:date="2016-03-29T09:19:00Z"/>
                <w:rFonts w:ascii="Arial" w:eastAsia="MS Mincho" w:hAnsi="Arial" w:cs="Arial"/>
                <w:sz w:val="18"/>
                <w:szCs w:val="18"/>
              </w:rPr>
            </w:pPr>
            <w:ins w:id="86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6" w:author="Boisvert, Eric" w:date="2016-03-29T09:19:00Z"/>
                <w:rFonts w:cs="Arial"/>
                <w:szCs w:val="18"/>
                <w:lang w:eastAsia="en-US"/>
              </w:rPr>
            </w:pPr>
          </w:p>
        </w:tc>
      </w:tr>
      <w:tr w:rsidR="00480BB6" w:rsidRPr="00DE63EA" w14:paraId="2EC126B3" w14:textId="77777777" w:rsidTr="0024128E">
        <w:trPr>
          <w:ins w:id="86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8698" w:author="Boisvert, Eric" w:date="2016-03-29T09:19:00Z"/>
                <w:rFonts w:cs="Arial"/>
                <w:b/>
                <w:szCs w:val="18"/>
              </w:rPr>
            </w:pPr>
            <w:ins w:id="86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0" w:author="Boisvert, Eric" w:date="2016-03-29T09:19:00Z"/>
                <w:rFonts w:cs="Arial"/>
                <w:szCs w:val="18"/>
                <w:lang w:val="en-US"/>
              </w:rPr>
            </w:pPr>
            <w:ins w:id="8701"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8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8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4" w:author="Boisvert, Eric" w:date="2016-03-29T09:19:00Z"/>
                <w:rFonts w:ascii="Arial" w:eastAsia="MS Mincho" w:hAnsi="Arial" w:cs="Arial"/>
                <w:sz w:val="18"/>
                <w:szCs w:val="18"/>
              </w:rPr>
            </w:pPr>
            <w:ins w:id="87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6" w:author="Boisvert, Eric" w:date="2016-03-29T09:19:00Z"/>
                <w:rFonts w:ascii="Arial" w:eastAsia="MS Mincho" w:hAnsi="Arial" w:cs="Arial"/>
                <w:b/>
                <w:color w:val="0000FF"/>
                <w:sz w:val="18"/>
                <w:szCs w:val="18"/>
              </w:rPr>
            </w:pPr>
            <w:ins w:id="8707" w:author="Boisvert, Eric" w:date="2016-03-29T09:19:00Z">
              <w:r w:rsidRPr="00480BB6">
                <w:rPr>
                  <w:rFonts w:ascii="Arial" w:hAnsi="Arial" w:cs="Arial"/>
                  <w:sz w:val="18"/>
                  <w:szCs w:val="18"/>
                  <w:lang w:val="en-CA"/>
                  <w:rPrChange w:id="8708"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8709"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87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87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2" w:author="Boisvert, Eric" w:date="2016-03-29T09:19:00Z"/>
                <w:rFonts w:ascii="Arial" w:eastAsia="MS Mincho" w:hAnsi="Arial" w:cs="Arial"/>
                <w:sz w:val="18"/>
                <w:szCs w:val="18"/>
              </w:rPr>
            </w:pPr>
            <w:ins w:id="87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4" w:author="Boisvert, Eric" w:date="2016-03-29T09:19:00Z"/>
                <w:rFonts w:cs="Arial"/>
                <w:b/>
                <w:color w:val="FF0000"/>
                <w:szCs w:val="18"/>
                <w:lang w:eastAsia="en-US"/>
              </w:rPr>
            </w:pPr>
            <w:ins w:id="8715"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87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87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8" w:author="Boisvert, Eric" w:date="2016-03-29T09:19:00Z"/>
                <w:rFonts w:ascii="Arial" w:eastAsia="MS Mincho" w:hAnsi="Arial" w:cs="Arial"/>
                <w:sz w:val="18"/>
                <w:szCs w:val="18"/>
              </w:rPr>
            </w:pPr>
            <w:ins w:id="87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20" w:author="Boisvert, Eric" w:date="2016-03-29T09:19:00Z"/>
                <w:rFonts w:ascii="Arial" w:eastAsia="MS Mincho" w:hAnsi="Arial" w:cs="Arial"/>
                <w:sz w:val="18"/>
                <w:szCs w:val="18"/>
              </w:rPr>
            </w:pPr>
            <w:ins w:id="8721"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87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87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24" w:author="Boisvert, Eric" w:date="2016-03-29T09:19:00Z"/>
                <w:rFonts w:ascii="Arial" w:eastAsia="MS Mincho" w:hAnsi="Arial" w:cs="Arial"/>
                <w:sz w:val="18"/>
                <w:szCs w:val="18"/>
              </w:rPr>
            </w:pPr>
            <w:ins w:id="87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26" w:author="Boisvert, Eric" w:date="2016-03-29T09:19:00Z"/>
                <w:rFonts w:cs="Arial"/>
                <w:szCs w:val="18"/>
                <w:lang w:eastAsia="en-US"/>
              </w:rPr>
            </w:pPr>
          </w:p>
        </w:tc>
      </w:tr>
      <w:tr w:rsidR="00480BB6" w:rsidRPr="00DE63EA" w14:paraId="07B8259B" w14:textId="77777777" w:rsidTr="0024128E">
        <w:trPr>
          <w:ins w:id="87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8728" w:author="Boisvert, Eric" w:date="2016-03-29T09:19:00Z"/>
                <w:rFonts w:cs="Arial"/>
                <w:b/>
                <w:szCs w:val="18"/>
              </w:rPr>
            </w:pPr>
            <w:ins w:id="87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0" w:author="Boisvert, Eric" w:date="2016-03-29T09:19:00Z"/>
                <w:rFonts w:cs="Arial"/>
                <w:szCs w:val="18"/>
                <w:lang w:val="en-US"/>
              </w:rPr>
            </w:pPr>
            <w:ins w:id="8731"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8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8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4" w:author="Boisvert, Eric" w:date="2016-03-29T09:19:00Z"/>
                <w:rFonts w:ascii="Arial" w:eastAsia="MS Mincho" w:hAnsi="Arial" w:cs="Arial"/>
                <w:sz w:val="18"/>
                <w:szCs w:val="18"/>
              </w:rPr>
            </w:pPr>
            <w:ins w:id="87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6" w:author="Boisvert, Eric" w:date="2016-03-29T09:19:00Z"/>
                <w:rFonts w:ascii="Arial" w:eastAsia="MS Mincho" w:hAnsi="Arial" w:cs="Arial"/>
                <w:b/>
                <w:color w:val="0000FF"/>
                <w:sz w:val="18"/>
                <w:szCs w:val="18"/>
              </w:rPr>
            </w:pPr>
            <w:ins w:id="8737" w:author="Boisvert, Eric" w:date="2016-03-29T09:19:00Z">
              <w:r w:rsidRPr="00480BB6">
                <w:rPr>
                  <w:rFonts w:ascii="Arial" w:hAnsi="Arial" w:cs="Arial"/>
                  <w:sz w:val="18"/>
                  <w:szCs w:val="18"/>
                  <w:lang w:val="en-CA"/>
                  <w:rPrChange w:id="8738"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87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87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1" w:author="Boisvert, Eric" w:date="2016-03-29T09:19:00Z"/>
                <w:rFonts w:ascii="Arial" w:eastAsia="MS Mincho" w:hAnsi="Arial" w:cs="Arial"/>
                <w:sz w:val="18"/>
                <w:szCs w:val="18"/>
              </w:rPr>
            </w:pPr>
            <w:ins w:id="87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3" w:author="Boisvert, Eric" w:date="2016-03-29T09:19:00Z"/>
                <w:rFonts w:cs="Arial"/>
                <w:b/>
                <w:color w:val="FF0000"/>
                <w:szCs w:val="18"/>
                <w:lang w:eastAsia="en-US"/>
              </w:rPr>
            </w:pPr>
            <w:ins w:id="8744"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87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87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7" w:author="Boisvert, Eric" w:date="2016-03-29T09:19:00Z"/>
                <w:rFonts w:ascii="Arial" w:eastAsia="MS Mincho" w:hAnsi="Arial" w:cs="Arial"/>
                <w:sz w:val="18"/>
                <w:szCs w:val="18"/>
              </w:rPr>
            </w:pPr>
            <w:ins w:id="87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49" w:author="Boisvert, Eric" w:date="2016-03-29T09:19:00Z"/>
                <w:rFonts w:ascii="Arial" w:eastAsia="MS Mincho" w:hAnsi="Arial" w:cs="Arial"/>
                <w:sz w:val="18"/>
                <w:szCs w:val="18"/>
              </w:rPr>
            </w:pPr>
            <w:ins w:id="8750"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87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87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3" w:author="Boisvert, Eric" w:date="2016-03-29T09:19:00Z"/>
                <w:rFonts w:ascii="Arial" w:eastAsia="MS Mincho" w:hAnsi="Arial" w:cs="Arial"/>
                <w:sz w:val="18"/>
                <w:szCs w:val="18"/>
              </w:rPr>
            </w:pPr>
            <w:ins w:id="87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5" w:author="Boisvert, Eric" w:date="2016-03-29T09:19:00Z"/>
                <w:rFonts w:cs="Arial"/>
                <w:szCs w:val="18"/>
                <w:lang w:eastAsia="en-US"/>
              </w:rPr>
            </w:pPr>
          </w:p>
        </w:tc>
      </w:tr>
      <w:tr w:rsidR="00480BB6" w:rsidRPr="00DE63EA" w14:paraId="3E3838F7" w14:textId="77777777" w:rsidTr="0024128E">
        <w:trPr>
          <w:ins w:id="87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8757" w:author="Boisvert, Eric" w:date="2016-03-29T09:19:00Z"/>
                <w:rFonts w:cs="Arial"/>
                <w:b/>
                <w:szCs w:val="18"/>
              </w:rPr>
            </w:pPr>
            <w:ins w:id="87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9" w:author="Boisvert, Eric" w:date="2016-03-29T09:19:00Z"/>
                <w:rFonts w:cs="Arial"/>
                <w:szCs w:val="18"/>
                <w:lang w:val="en-US"/>
              </w:rPr>
            </w:pPr>
            <w:ins w:id="8760"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87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87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3" w:author="Boisvert, Eric" w:date="2016-03-29T09:19:00Z"/>
                <w:rFonts w:ascii="Arial" w:eastAsia="MS Mincho" w:hAnsi="Arial" w:cs="Arial"/>
                <w:sz w:val="18"/>
                <w:szCs w:val="18"/>
              </w:rPr>
            </w:pPr>
            <w:ins w:id="87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5" w:author="Boisvert, Eric" w:date="2016-03-29T09:19:00Z"/>
                <w:rFonts w:ascii="Arial" w:eastAsia="MS Mincho" w:hAnsi="Arial" w:cs="Arial"/>
                <w:b/>
                <w:color w:val="0000FF"/>
                <w:sz w:val="18"/>
                <w:szCs w:val="18"/>
              </w:rPr>
            </w:pPr>
            <w:ins w:id="8766" w:author="Boisvert, Eric" w:date="2016-03-29T09:19:00Z">
              <w:r w:rsidRPr="00480BB6">
                <w:rPr>
                  <w:rFonts w:ascii="Arial" w:hAnsi="Arial" w:cs="Arial"/>
                  <w:sz w:val="18"/>
                  <w:szCs w:val="18"/>
                  <w:lang w:val="en-CA"/>
                  <w:rPrChange w:id="8767"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87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87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0" w:author="Boisvert, Eric" w:date="2016-03-29T09:19:00Z"/>
                <w:rFonts w:ascii="Arial" w:eastAsia="MS Mincho" w:hAnsi="Arial" w:cs="Arial"/>
                <w:sz w:val="18"/>
                <w:szCs w:val="18"/>
              </w:rPr>
            </w:pPr>
            <w:ins w:id="87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72" w:author="Boisvert, Eric" w:date="2016-03-29T09:19:00Z"/>
                <w:rFonts w:cs="Arial"/>
                <w:b/>
                <w:color w:val="FF0000"/>
                <w:szCs w:val="18"/>
                <w:lang w:eastAsia="en-US"/>
              </w:rPr>
            </w:pPr>
            <w:ins w:id="8773"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87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87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6" w:author="Boisvert, Eric" w:date="2016-03-29T09:19:00Z"/>
                <w:rFonts w:ascii="Arial" w:eastAsia="MS Mincho" w:hAnsi="Arial" w:cs="Arial"/>
                <w:sz w:val="18"/>
                <w:szCs w:val="18"/>
              </w:rPr>
            </w:pPr>
            <w:ins w:id="87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78" w:author="Boisvert, Eric" w:date="2016-03-29T09:19:00Z"/>
                <w:rFonts w:ascii="Arial" w:eastAsia="MS Mincho" w:hAnsi="Arial" w:cs="Arial"/>
                <w:sz w:val="18"/>
                <w:szCs w:val="18"/>
              </w:rPr>
            </w:pPr>
            <w:ins w:id="8779"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87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87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82" w:author="Boisvert, Eric" w:date="2016-03-29T09:19:00Z"/>
                <w:rFonts w:ascii="Arial" w:eastAsia="MS Mincho" w:hAnsi="Arial" w:cs="Arial"/>
                <w:sz w:val="18"/>
                <w:szCs w:val="18"/>
              </w:rPr>
            </w:pPr>
            <w:ins w:id="87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4" w:author="Boisvert, Eric" w:date="2016-03-29T09:19:00Z"/>
                <w:rFonts w:cs="Arial"/>
                <w:szCs w:val="18"/>
                <w:lang w:eastAsia="en-US"/>
              </w:rPr>
            </w:pPr>
          </w:p>
        </w:tc>
      </w:tr>
      <w:tr w:rsidR="00480BB6" w:rsidRPr="00DE63EA" w14:paraId="236B0429" w14:textId="77777777" w:rsidTr="0024128E">
        <w:trPr>
          <w:ins w:id="87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8786" w:author="Boisvert, Eric" w:date="2016-03-29T09:19:00Z"/>
                <w:rFonts w:cs="Arial"/>
                <w:b/>
                <w:szCs w:val="18"/>
              </w:rPr>
            </w:pPr>
            <w:ins w:id="87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8" w:author="Boisvert, Eric" w:date="2016-03-29T09:19:00Z"/>
                <w:rFonts w:cs="Arial"/>
                <w:szCs w:val="18"/>
                <w:lang w:val="en-US"/>
              </w:rPr>
            </w:pPr>
            <w:ins w:id="8789"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87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87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2" w:author="Boisvert, Eric" w:date="2016-03-29T09:19:00Z"/>
                <w:rFonts w:ascii="Arial" w:eastAsia="MS Mincho" w:hAnsi="Arial" w:cs="Arial"/>
                <w:sz w:val="18"/>
                <w:szCs w:val="18"/>
              </w:rPr>
            </w:pPr>
            <w:ins w:id="87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4" w:author="Boisvert, Eric" w:date="2016-03-29T09:19:00Z"/>
                <w:rFonts w:ascii="Arial" w:eastAsia="MS Mincho" w:hAnsi="Arial" w:cs="Arial"/>
                <w:b/>
                <w:color w:val="0000FF"/>
                <w:sz w:val="18"/>
                <w:szCs w:val="18"/>
              </w:rPr>
            </w:pPr>
            <w:ins w:id="8795" w:author="Boisvert, Eric" w:date="2016-03-29T09:19:00Z">
              <w:r w:rsidRPr="00480BB6">
                <w:rPr>
                  <w:rFonts w:ascii="Arial" w:hAnsi="Arial" w:cs="Arial"/>
                  <w:sz w:val="18"/>
                  <w:szCs w:val="18"/>
                  <w:lang w:val="en-CA"/>
                  <w:rPrChange w:id="8796"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8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8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9" w:author="Boisvert, Eric" w:date="2016-03-29T09:19:00Z"/>
                <w:rFonts w:ascii="Arial" w:eastAsia="MS Mincho" w:hAnsi="Arial" w:cs="Arial"/>
                <w:sz w:val="18"/>
                <w:szCs w:val="18"/>
              </w:rPr>
            </w:pPr>
            <w:ins w:id="88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01" w:author="Boisvert, Eric" w:date="2016-03-29T09:19:00Z"/>
                <w:rFonts w:cs="Arial"/>
                <w:b/>
                <w:color w:val="FF0000"/>
                <w:szCs w:val="18"/>
                <w:lang w:eastAsia="en-US"/>
              </w:rPr>
            </w:pPr>
            <w:ins w:id="8802"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8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8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05" w:author="Boisvert, Eric" w:date="2016-03-29T09:19:00Z"/>
                <w:rFonts w:ascii="Arial" w:eastAsia="MS Mincho" w:hAnsi="Arial" w:cs="Arial"/>
                <w:sz w:val="18"/>
                <w:szCs w:val="18"/>
              </w:rPr>
            </w:pPr>
            <w:ins w:id="88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07" w:author="Boisvert, Eric" w:date="2016-03-29T09:19:00Z"/>
                <w:rFonts w:ascii="Arial" w:eastAsia="MS Mincho" w:hAnsi="Arial" w:cs="Arial"/>
                <w:sz w:val="18"/>
                <w:szCs w:val="18"/>
              </w:rPr>
            </w:pPr>
            <w:ins w:id="8808"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88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88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11" w:author="Boisvert, Eric" w:date="2016-03-29T09:19:00Z"/>
                <w:rFonts w:ascii="Arial" w:eastAsia="MS Mincho" w:hAnsi="Arial" w:cs="Arial"/>
                <w:sz w:val="18"/>
                <w:szCs w:val="18"/>
              </w:rPr>
            </w:pPr>
            <w:ins w:id="88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13" w:author="Boisvert, Eric" w:date="2016-03-29T09:19:00Z"/>
                <w:rFonts w:cs="Arial"/>
                <w:szCs w:val="18"/>
                <w:lang w:eastAsia="en-US"/>
              </w:rPr>
            </w:pPr>
          </w:p>
        </w:tc>
      </w:tr>
      <w:tr w:rsidR="00480BB6" w:rsidRPr="00DE63EA" w14:paraId="09AE02C5" w14:textId="77777777" w:rsidTr="0024128E">
        <w:trPr>
          <w:ins w:id="88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8815" w:author="Boisvert, Eric" w:date="2016-03-29T09:19:00Z"/>
                <w:rFonts w:cs="Arial"/>
                <w:b/>
                <w:szCs w:val="18"/>
              </w:rPr>
            </w:pPr>
            <w:ins w:id="88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17" w:author="Boisvert, Eric" w:date="2016-03-29T09:19:00Z"/>
                <w:rFonts w:cs="Arial"/>
                <w:szCs w:val="18"/>
                <w:lang w:val="en-US"/>
              </w:rPr>
            </w:pPr>
            <w:ins w:id="8818"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88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88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21" w:author="Boisvert, Eric" w:date="2016-03-29T09:19:00Z"/>
                <w:rFonts w:ascii="Arial" w:eastAsia="MS Mincho" w:hAnsi="Arial" w:cs="Arial"/>
                <w:sz w:val="18"/>
                <w:szCs w:val="18"/>
              </w:rPr>
            </w:pPr>
            <w:ins w:id="88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23" w:author="Boisvert, Eric" w:date="2016-03-29T09:19:00Z"/>
                <w:rFonts w:ascii="Arial" w:eastAsia="MS Mincho" w:hAnsi="Arial" w:cs="Arial"/>
                <w:b/>
                <w:color w:val="0000FF"/>
                <w:sz w:val="18"/>
                <w:szCs w:val="18"/>
              </w:rPr>
            </w:pPr>
            <w:ins w:id="8824" w:author="Boisvert, Eric" w:date="2016-03-29T09:19:00Z">
              <w:r w:rsidRPr="00480BB6">
                <w:rPr>
                  <w:rFonts w:ascii="Arial" w:hAnsi="Arial" w:cs="Arial"/>
                  <w:sz w:val="18"/>
                  <w:szCs w:val="18"/>
                  <w:lang w:val="en-CA"/>
                  <w:rPrChange w:id="8825"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88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88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28" w:author="Boisvert, Eric" w:date="2016-03-29T09:19:00Z"/>
                <w:rFonts w:ascii="Arial" w:eastAsia="MS Mincho" w:hAnsi="Arial" w:cs="Arial"/>
                <w:sz w:val="18"/>
                <w:szCs w:val="18"/>
              </w:rPr>
            </w:pPr>
            <w:ins w:id="88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30" w:author="Boisvert, Eric" w:date="2016-03-29T09:19:00Z"/>
                <w:rFonts w:cs="Arial"/>
                <w:b/>
                <w:color w:val="FF0000"/>
                <w:szCs w:val="18"/>
                <w:lang w:eastAsia="en-US"/>
              </w:rPr>
            </w:pPr>
            <w:ins w:id="8831"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88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88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34" w:author="Boisvert, Eric" w:date="2016-03-29T09:19:00Z"/>
                <w:rFonts w:ascii="Arial" w:eastAsia="MS Mincho" w:hAnsi="Arial" w:cs="Arial"/>
                <w:sz w:val="18"/>
                <w:szCs w:val="18"/>
              </w:rPr>
            </w:pPr>
            <w:ins w:id="88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36" w:author="Boisvert, Eric" w:date="2016-03-29T09:19:00Z"/>
                <w:rFonts w:ascii="Arial" w:eastAsia="MS Mincho" w:hAnsi="Arial" w:cs="Arial"/>
                <w:sz w:val="18"/>
                <w:szCs w:val="18"/>
              </w:rPr>
            </w:pPr>
            <w:ins w:id="883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88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88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0" w:author="Boisvert, Eric" w:date="2016-03-29T09:19:00Z"/>
                <w:rFonts w:ascii="Arial" w:eastAsia="MS Mincho" w:hAnsi="Arial" w:cs="Arial"/>
                <w:sz w:val="18"/>
                <w:szCs w:val="18"/>
              </w:rPr>
            </w:pPr>
            <w:ins w:id="88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42" w:author="Boisvert, Eric" w:date="2016-03-29T09:19:00Z"/>
                <w:rFonts w:cs="Arial"/>
                <w:szCs w:val="18"/>
                <w:lang w:eastAsia="en-US"/>
              </w:rPr>
            </w:pPr>
          </w:p>
        </w:tc>
      </w:tr>
      <w:tr w:rsidR="00480BB6" w:rsidRPr="00DE63EA" w14:paraId="7DFFA4E1" w14:textId="77777777" w:rsidTr="0024128E">
        <w:trPr>
          <w:ins w:id="88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8844" w:author="Boisvert, Eric" w:date="2016-03-29T09:19:00Z"/>
                <w:rFonts w:cs="Arial"/>
                <w:b/>
                <w:szCs w:val="18"/>
              </w:rPr>
            </w:pPr>
            <w:ins w:id="88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46" w:author="Boisvert, Eric" w:date="2016-03-29T09:19:00Z"/>
                <w:rFonts w:cs="Arial"/>
                <w:szCs w:val="18"/>
                <w:lang w:val="en-US"/>
              </w:rPr>
            </w:pPr>
            <w:ins w:id="8847"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8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8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0" w:author="Boisvert, Eric" w:date="2016-03-29T09:19:00Z"/>
                <w:rFonts w:ascii="Arial" w:eastAsia="MS Mincho" w:hAnsi="Arial" w:cs="Arial"/>
                <w:sz w:val="18"/>
                <w:szCs w:val="18"/>
              </w:rPr>
            </w:pPr>
            <w:ins w:id="88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2" w:author="Boisvert, Eric" w:date="2016-03-29T09:19:00Z"/>
                <w:rFonts w:ascii="Arial" w:eastAsia="MS Mincho" w:hAnsi="Arial" w:cs="Arial"/>
                <w:b/>
                <w:color w:val="0000FF"/>
                <w:sz w:val="18"/>
                <w:szCs w:val="18"/>
              </w:rPr>
            </w:pPr>
            <w:ins w:id="8853" w:author="Boisvert, Eric" w:date="2016-03-29T09:19:00Z">
              <w:r w:rsidRPr="00480BB6">
                <w:rPr>
                  <w:rFonts w:ascii="Arial" w:hAnsi="Arial" w:cs="Arial"/>
                  <w:sz w:val="18"/>
                  <w:szCs w:val="18"/>
                  <w:lang w:val="en-CA"/>
                  <w:rPrChange w:id="8854"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8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8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7" w:author="Boisvert, Eric" w:date="2016-03-29T09:19:00Z"/>
                <w:rFonts w:ascii="Arial" w:eastAsia="MS Mincho" w:hAnsi="Arial" w:cs="Arial"/>
                <w:sz w:val="18"/>
                <w:szCs w:val="18"/>
              </w:rPr>
            </w:pPr>
            <w:ins w:id="88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59" w:author="Boisvert, Eric" w:date="2016-03-29T09:19:00Z"/>
                <w:rFonts w:cs="Arial"/>
                <w:b/>
                <w:color w:val="FF0000"/>
                <w:szCs w:val="18"/>
                <w:lang w:eastAsia="en-US"/>
              </w:rPr>
            </w:pPr>
            <w:ins w:id="8860"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8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8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3" w:author="Boisvert, Eric" w:date="2016-03-29T09:19:00Z"/>
                <w:rFonts w:ascii="Arial" w:eastAsia="MS Mincho" w:hAnsi="Arial" w:cs="Arial"/>
                <w:sz w:val="18"/>
                <w:szCs w:val="18"/>
              </w:rPr>
            </w:pPr>
            <w:ins w:id="88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65" w:author="Boisvert, Eric" w:date="2016-03-29T09:19:00Z"/>
                <w:rFonts w:ascii="Arial" w:eastAsia="MS Mincho" w:hAnsi="Arial" w:cs="Arial"/>
                <w:sz w:val="18"/>
                <w:szCs w:val="18"/>
              </w:rPr>
            </w:pPr>
            <w:ins w:id="886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88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88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9" w:author="Boisvert, Eric" w:date="2016-03-29T09:19:00Z"/>
                <w:rFonts w:ascii="Arial" w:eastAsia="MS Mincho" w:hAnsi="Arial" w:cs="Arial"/>
                <w:sz w:val="18"/>
                <w:szCs w:val="18"/>
              </w:rPr>
            </w:pPr>
            <w:ins w:id="88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71" w:author="Boisvert, Eric" w:date="2016-03-29T09:19:00Z"/>
                <w:rFonts w:cs="Arial"/>
                <w:szCs w:val="18"/>
                <w:lang w:eastAsia="en-US"/>
              </w:rPr>
            </w:pPr>
          </w:p>
        </w:tc>
      </w:tr>
      <w:tr w:rsidR="00480BB6" w:rsidRPr="00DE63EA" w14:paraId="427BED77" w14:textId="77777777" w:rsidTr="0024128E">
        <w:trPr>
          <w:ins w:id="88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8873" w:author="Boisvert, Eric" w:date="2016-03-29T09:19:00Z"/>
                <w:rFonts w:cs="Arial"/>
                <w:b/>
                <w:szCs w:val="18"/>
              </w:rPr>
            </w:pPr>
            <w:ins w:id="88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75" w:author="Boisvert, Eric" w:date="2016-03-29T09:19:00Z"/>
                <w:rFonts w:cs="Arial"/>
                <w:szCs w:val="18"/>
                <w:lang w:val="en-US"/>
              </w:rPr>
            </w:pPr>
            <w:ins w:id="8876"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88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88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9" w:author="Boisvert, Eric" w:date="2016-03-29T09:19:00Z"/>
                <w:rFonts w:ascii="Arial" w:eastAsia="MS Mincho" w:hAnsi="Arial" w:cs="Arial"/>
                <w:sz w:val="18"/>
                <w:szCs w:val="18"/>
              </w:rPr>
            </w:pPr>
            <w:ins w:id="88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1" w:author="Boisvert, Eric" w:date="2016-03-29T09:19:00Z"/>
                <w:rFonts w:ascii="Arial" w:eastAsia="MS Mincho" w:hAnsi="Arial" w:cs="Arial"/>
                <w:b/>
                <w:color w:val="0000FF"/>
                <w:sz w:val="18"/>
                <w:szCs w:val="18"/>
              </w:rPr>
            </w:pPr>
            <w:ins w:id="8882" w:author="Boisvert, Eric" w:date="2016-03-29T09:19:00Z">
              <w:r w:rsidRPr="00480BB6">
                <w:rPr>
                  <w:rFonts w:ascii="Arial" w:hAnsi="Arial" w:cs="Arial"/>
                  <w:sz w:val="18"/>
                  <w:szCs w:val="18"/>
                  <w:lang w:val="en-CA"/>
                  <w:rPrChange w:id="8883"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8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8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6" w:author="Boisvert, Eric" w:date="2016-03-29T09:19:00Z"/>
                <w:rFonts w:ascii="Arial" w:eastAsia="MS Mincho" w:hAnsi="Arial" w:cs="Arial"/>
                <w:sz w:val="18"/>
                <w:szCs w:val="18"/>
              </w:rPr>
            </w:pPr>
            <w:ins w:id="88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88" w:author="Boisvert, Eric" w:date="2016-03-29T09:19:00Z"/>
                <w:rFonts w:cs="Arial"/>
                <w:b/>
                <w:color w:val="FF0000"/>
                <w:szCs w:val="18"/>
                <w:lang w:eastAsia="en-US"/>
              </w:rPr>
            </w:pPr>
            <w:ins w:id="8889"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8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8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92" w:author="Boisvert, Eric" w:date="2016-03-29T09:19:00Z"/>
                <w:rFonts w:ascii="Arial" w:eastAsia="MS Mincho" w:hAnsi="Arial" w:cs="Arial"/>
                <w:sz w:val="18"/>
                <w:szCs w:val="18"/>
              </w:rPr>
            </w:pPr>
            <w:ins w:id="88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94" w:author="Boisvert, Eric" w:date="2016-03-29T09:19:00Z"/>
                <w:rFonts w:ascii="Arial" w:eastAsia="MS Mincho" w:hAnsi="Arial" w:cs="Arial"/>
                <w:sz w:val="18"/>
                <w:szCs w:val="18"/>
              </w:rPr>
            </w:pPr>
            <w:ins w:id="889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88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88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98" w:author="Boisvert, Eric" w:date="2016-03-29T09:19:00Z"/>
                <w:rFonts w:ascii="Arial" w:eastAsia="MS Mincho" w:hAnsi="Arial" w:cs="Arial"/>
                <w:sz w:val="18"/>
                <w:szCs w:val="18"/>
              </w:rPr>
            </w:pPr>
            <w:ins w:id="88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00" w:author="Boisvert, Eric" w:date="2016-03-29T09:19:00Z"/>
                <w:rFonts w:cs="Arial"/>
                <w:szCs w:val="18"/>
                <w:lang w:eastAsia="en-US"/>
              </w:rPr>
            </w:pPr>
          </w:p>
        </w:tc>
      </w:tr>
    </w:tbl>
    <w:p w14:paraId="75F51EE0" w14:textId="77777777" w:rsidR="00480BB6" w:rsidRDefault="00480BB6" w:rsidP="00480BB6">
      <w:pPr>
        <w:rPr>
          <w:ins w:id="8901" w:author="Boisvert, Eric" w:date="2016-03-29T09:19:00Z"/>
        </w:rPr>
      </w:pPr>
    </w:p>
    <w:p w14:paraId="57AE79F9" w14:textId="77777777" w:rsidR="00480BB6" w:rsidRDefault="00480BB6" w:rsidP="00480BB6">
      <w:pPr>
        <w:spacing w:after="200" w:line="276" w:lineRule="auto"/>
        <w:rPr>
          <w:ins w:id="8902" w:author="Boisvert, Eric" w:date="2016-03-29T09:19:00Z"/>
        </w:rPr>
      </w:pPr>
      <w:ins w:id="8903" w:author="Boisvert, Eric" w:date="2016-03-29T09:19:00Z">
        <w:r>
          <w:br w:type="page"/>
        </w:r>
      </w:ins>
    </w:p>
    <w:p w14:paraId="5B8A365F" w14:textId="77777777" w:rsidR="00480BB6" w:rsidRDefault="00480BB6" w:rsidP="00480BB6">
      <w:pPr>
        <w:rPr>
          <w:ins w:id="8904" w:author="Boisvert, Eric" w:date="2016-03-29T09:19:00Z"/>
        </w:rPr>
      </w:pPr>
    </w:p>
    <w:p w14:paraId="6054D072" w14:textId="77777777" w:rsidR="00480BB6" w:rsidRPr="0027787F" w:rsidRDefault="00480BB6">
      <w:pPr>
        <w:pStyle w:val="OGCAnnexXX"/>
        <w:rPr>
          <w:ins w:id="8905" w:author="Boisvert, Eric" w:date="2016-03-29T09:19:00Z"/>
        </w:rPr>
        <w:pPrChange w:id="8906" w:author="Eric Boisvert" w:date="2016-04-02T13:00:00Z">
          <w:pPr>
            <w:pStyle w:val="Heading3"/>
            <w:numPr>
              <w:ilvl w:val="0"/>
              <w:numId w:val="0"/>
            </w:numPr>
            <w:ind w:left="720" w:hanging="720"/>
          </w:pPr>
        </w:pPrChange>
      </w:pPr>
      <w:ins w:id="8907" w:author="Boisvert, Eric" w:date="2016-03-29T09:19:00Z">
        <w:del w:id="8908" w:author="Eric Boisvert" w:date="2016-04-02T12:19:00Z">
          <w:r w:rsidRPr="00231114" w:rsidDel="00231114">
            <w:delText xml:space="preserve">A.2.1 </w:delText>
          </w:r>
        </w:del>
        <w:bookmarkStart w:id="8909" w:name="_Toc448330031"/>
        <w:r w:rsidRPr="0027787F">
          <w:t>Conformance class: GeoSciML Lab Analysis Logical Model</w:t>
        </w:r>
        <w:bookmarkEnd w:id="890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89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8911" w:author="Boisvert, Eric" w:date="2016-03-29T09:19:00Z"/>
                <w:rFonts w:cs="Arial"/>
                <w:szCs w:val="18"/>
                <w:lang w:eastAsia="en-US"/>
              </w:rPr>
            </w:pPr>
            <w:ins w:id="891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8913" w:author="Boisvert, Eric" w:date="2016-03-29T09:19:00Z"/>
                <w:rFonts w:cs="Arial"/>
                <w:b/>
                <w:color w:val="0000FF"/>
                <w:szCs w:val="18"/>
                <w:lang w:eastAsia="en-US"/>
              </w:rPr>
            </w:pPr>
            <w:ins w:id="8914"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891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8916" w:author="Boisvert, Eric" w:date="2016-03-29T09:19:00Z"/>
                <w:rFonts w:cs="Arial"/>
                <w:szCs w:val="18"/>
                <w:lang w:eastAsia="en-US"/>
              </w:rPr>
            </w:pPr>
            <w:ins w:id="891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18" w:author="Boisvert, Eric" w:date="2016-03-29T09:19:00Z"/>
                <w:rFonts w:cs="Arial"/>
                <w:b/>
                <w:color w:val="0000FF"/>
                <w:szCs w:val="18"/>
                <w:lang w:eastAsia="en-US"/>
              </w:rPr>
            </w:pPr>
            <w:ins w:id="8919"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892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8921" w:author="Boisvert, Eric" w:date="2016-03-29T09:19:00Z"/>
                <w:rFonts w:cs="Arial"/>
                <w:b/>
                <w:szCs w:val="18"/>
              </w:rPr>
            </w:pPr>
            <w:ins w:id="892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23" w:author="Boisvert, Eric" w:date="2016-03-29T09:19:00Z"/>
                <w:rFonts w:cs="Arial"/>
                <w:szCs w:val="18"/>
                <w:lang w:val="en-US"/>
              </w:rPr>
            </w:pPr>
            <w:ins w:id="8924" w:author="Boisvert, Eric" w:date="2016-03-29T09:19:00Z">
              <w:r>
                <w:rPr>
                  <w:rFonts w:cs="Arial"/>
                  <w:szCs w:val="18"/>
                  <w:lang w:val="en-US"/>
                </w:rPr>
                <w:t>/conf/gsml4-basic</w:t>
              </w:r>
            </w:ins>
          </w:p>
        </w:tc>
      </w:tr>
      <w:tr w:rsidR="00480BB6" w:rsidRPr="00DE63EA" w14:paraId="6EBA3B52" w14:textId="77777777" w:rsidTr="0024128E">
        <w:trPr>
          <w:ins w:id="892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8926" w:author="Boisvert, Eric" w:date="2016-03-29T09:19:00Z"/>
                <w:rFonts w:cs="Arial"/>
                <w:b/>
                <w:szCs w:val="18"/>
              </w:rPr>
            </w:pPr>
            <w:ins w:id="892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28" w:author="Boisvert, Eric" w:date="2016-03-29T09:19:00Z"/>
                <w:rFonts w:cs="Arial"/>
                <w:szCs w:val="18"/>
                <w:lang w:val="en-US"/>
              </w:rPr>
            </w:pPr>
            <w:ins w:id="8929"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89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8931" w:author="Boisvert, Eric" w:date="2016-03-29T09:19:00Z"/>
                <w:rFonts w:cs="Arial"/>
                <w:b/>
                <w:szCs w:val="18"/>
              </w:rPr>
            </w:pPr>
            <w:ins w:id="89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33" w:author="Boisvert, Eric" w:date="2016-03-29T09:19:00Z"/>
                <w:rFonts w:cs="Arial"/>
                <w:szCs w:val="18"/>
                <w:highlight w:val="yellow"/>
                <w:lang w:val="en-US"/>
              </w:rPr>
            </w:pPr>
            <w:ins w:id="8934"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8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8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37" w:author="Boisvert, Eric" w:date="2016-03-29T09:19:00Z"/>
                <w:rFonts w:ascii="Arial" w:eastAsia="MS Mincho" w:hAnsi="Arial" w:cs="Arial"/>
                <w:sz w:val="18"/>
                <w:szCs w:val="18"/>
              </w:rPr>
            </w:pPr>
            <w:ins w:id="89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39" w:author="Boisvert, Eric" w:date="2016-03-29T09:19:00Z"/>
                <w:rFonts w:ascii="Arial" w:eastAsia="MS Mincho" w:hAnsi="Arial" w:cs="Arial"/>
                <w:b/>
                <w:color w:val="0000FF"/>
                <w:sz w:val="18"/>
                <w:szCs w:val="18"/>
              </w:rPr>
            </w:pPr>
            <w:ins w:id="8940" w:author="Boisvert, Eric" w:date="2016-03-29T09:19:00Z">
              <w:r w:rsidRPr="00480BB6">
                <w:rPr>
                  <w:rFonts w:ascii="Arial" w:hAnsi="Arial" w:cs="Arial"/>
                  <w:sz w:val="18"/>
                  <w:szCs w:val="18"/>
                  <w:lang w:val="en-CA"/>
                  <w:rPrChange w:id="8941"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8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8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44" w:author="Boisvert, Eric" w:date="2016-03-29T09:19:00Z"/>
                <w:rFonts w:ascii="Arial" w:eastAsia="MS Mincho" w:hAnsi="Arial" w:cs="Arial"/>
                <w:sz w:val="18"/>
                <w:szCs w:val="18"/>
              </w:rPr>
            </w:pPr>
            <w:ins w:id="89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46" w:author="Boisvert, Eric" w:date="2016-03-29T09:19:00Z"/>
                <w:rFonts w:cs="Arial"/>
                <w:szCs w:val="18"/>
                <w:lang w:eastAsia="en-US"/>
              </w:rPr>
            </w:pPr>
            <w:ins w:id="8947"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8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8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0" w:author="Boisvert, Eric" w:date="2016-03-29T09:19:00Z"/>
                <w:rFonts w:ascii="Arial" w:eastAsia="MS Mincho" w:hAnsi="Arial" w:cs="Arial"/>
                <w:sz w:val="18"/>
                <w:szCs w:val="18"/>
              </w:rPr>
            </w:pPr>
            <w:ins w:id="89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52" w:author="Boisvert, Eric" w:date="2016-03-29T09:19:00Z"/>
                <w:rFonts w:ascii="Arial" w:eastAsia="MS Mincho" w:hAnsi="Arial" w:cs="Arial"/>
                <w:sz w:val="18"/>
                <w:szCs w:val="18"/>
              </w:rPr>
            </w:pPr>
            <w:ins w:id="8953"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8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8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6" w:author="Boisvert, Eric" w:date="2016-03-29T09:19:00Z"/>
                <w:rFonts w:ascii="Arial" w:eastAsia="MS Mincho" w:hAnsi="Arial" w:cs="Arial"/>
                <w:sz w:val="18"/>
                <w:szCs w:val="18"/>
              </w:rPr>
            </w:pPr>
            <w:ins w:id="89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58" w:author="Boisvert, Eric" w:date="2016-03-29T09:19:00Z"/>
                <w:rFonts w:cs="Arial"/>
                <w:szCs w:val="18"/>
                <w:lang w:eastAsia="en-US"/>
              </w:rPr>
            </w:pPr>
          </w:p>
        </w:tc>
      </w:tr>
      <w:tr w:rsidR="00480BB6" w:rsidRPr="00DE63EA" w14:paraId="46CCEBC2" w14:textId="77777777" w:rsidTr="0024128E">
        <w:trPr>
          <w:ins w:id="89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8960" w:author="Boisvert, Eric" w:date="2016-03-29T09:19:00Z"/>
                <w:rFonts w:cs="Arial"/>
                <w:b/>
                <w:szCs w:val="18"/>
              </w:rPr>
            </w:pPr>
            <w:ins w:id="89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62" w:author="Boisvert, Eric" w:date="2016-03-29T09:19:00Z"/>
                <w:rFonts w:cs="Arial"/>
                <w:szCs w:val="18"/>
                <w:lang w:val="en-US"/>
              </w:rPr>
            </w:pPr>
            <w:ins w:id="896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8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8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6" w:author="Boisvert, Eric" w:date="2016-03-29T09:19:00Z"/>
                <w:rFonts w:ascii="Arial" w:eastAsia="MS Mincho" w:hAnsi="Arial" w:cs="Arial"/>
                <w:sz w:val="18"/>
                <w:szCs w:val="18"/>
              </w:rPr>
            </w:pPr>
            <w:ins w:id="89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8" w:author="Boisvert, Eric" w:date="2016-03-29T09:19:00Z"/>
                <w:rFonts w:ascii="Arial" w:eastAsia="MS Mincho" w:hAnsi="Arial" w:cs="Arial"/>
                <w:b/>
                <w:color w:val="0000FF"/>
                <w:sz w:val="18"/>
                <w:szCs w:val="18"/>
              </w:rPr>
            </w:pPr>
            <w:ins w:id="8969" w:author="Boisvert, Eric" w:date="2016-03-29T09:19:00Z">
              <w:r w:rsidRPr="00480BB6">
                <w:rPr>
                  <w:rFonts w:ascii="Arial" w:hAnsi="Arial" w:cs="Arial"/>
                  <w:sz w:val="18"/>
                  <w:szCs w:val="18"/>
                  <w:lang w:val="en-CA"/>
                  <w:rPrChange w:id="8970"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8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8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73" w:author="Boisvert, Eric" w:date="2016-03-29T09:19:00Z"/>
                <w:rFonts w:ascii="Arial" w:eastAsia="MS Mincho" w:hAnsi="Arial" w:cs="Arial"/>
                <w:sz w:val="18"/>
                <w:szCs w:val="18"/>
              </w:rPr>
            </w:pPr>
            <w:ins w:id="89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75" w:author="Boisvert, Eric" w:date="2016-03-29T09:19:00Z"/>
                <w:rFonts w:cs="Arial"/>
                <w:szCs w:val="18"/>
                <w:lang w:eastAsia="en-US"/>
              </w:rPr>
            </w:pPr>
            <w:ins w:id="8976"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8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8978" w:author="Boisvert, Eric" w:date="2016-03-29T09:19:00Z"/>
                <w:rFonts w:ascii="Arial" w:eastAsia="MS Mincho" w:hAnsi="Arial" w:cs="Arial"/>
                <w:b/>
                <w:sz w:val="18"/>
                <w:szCs w:val="18"/>
              </w:rPr>
            </w:pPr>
            <w:ins w:id="8979"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80" w:author="Boisvert, Eric" w:date="2016-03-29T09:19:00Z"/>
                <w:rFonts w:ascii="Arial" w:eastAsia="MS Mincho" w:hAnsi="Arial" w:cs="Arial"/>
                <w:sz w:val="18"/>
                <w:szCs w:val="18"/>
              </w:rPr>
            </w:pPr>
            <w:ins w:id="89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82" w:author="Boisvert, Eric" w:date="2016-03-29T09:19:00Z"/>
                <w:rFonts w:ascii="Arial" w:eastAsia="MS Mincho" w:hAnsi="Arial" w:cs="Arial"/>
                <w:sz w:val="18"/>
                <w:szCs w:val="18"/>
              </w:rPr>
            </w:pPr>
            <w:ins w:id="8983"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89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89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86" w:author="Boisvert, Eric" w:date="2016-03-29T09:19:00Z"/>
                <w:rFonts w:ascii="Arial" w:eastAsia="MS Mincho" w:hAnsi="Arial" w:cs="Arial"/>
                <w:sz w:val="18"/>
                <w:szCs w:val="18"/>
              </w:rPr>
            </w:pPr>
            <w:ins w:id="89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88" w:author="Boisvert, Eric" w:date="2016-03-29T09:19:00Z"/>
                <w:rFonts w:cs="Arial"/>
                <w:szCs w:val="18"/>
                <w:lang w:eastAsia="en-US"/>
              </w:rPr>
            </w:pPr>
          </w:p>
        </w:tc>
      </w:tr>
      <w:tr w:rsidR="00480BB6" w:rsidRPr="00DE63EA" w14:paraId="11FB19B2" w14:textId="77777777" w:rsidTr="0024128E">
        <w:trPr>
          <w:ins w:id="89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8990" w:author="Boisvert, Eric" w:date="2016-03-29T09:19:00Z"/>
                <w:rFonts w:cs="Arial"/>
                <w:b/>
                <w:szCs w:val="18"/>
              </w:rPr>
            </w:pPr>
            <w:ins w:id="89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92" w:author="Boisvert, Eric" w:date="2016-03-29T09:19:00Z"/>
                <w:rFonts w:cs="Arial"/>
                <w:szCs w:val="18"/>
                <w:lang w:val="en-US"/>
              </w:rPr>
            </w:pPr>
            <w:ins w:id="899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89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89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6" w:author="Boisvert, Eric" w:date="2016-03-29T09:19:00Z"/>
                <w:rFonts w:ascii="Arial" w:eastAsia="MS Mincho" w:hAnsi="Arial" w:cs="Arial"/>
                <w:sz w:val="18"/>
                <w:szCs w:val="18"/>
              </w:rPr>
            </w:pPr>
            <w:ins w:id="89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8" w:author="Boisvert, Eric" w:date="2016-03-29T09:19:00Z"/>
                <w:rFonts w:ascii="Arial" w:eastAsia="MS Mincho" w:hAnsi="Arial" w:cs="Arial"/>
                <w:b/>
                <w:color w:val="0000FF"/>
                <w:sz w:val="18"/>
                <w:szCs w:val="18"/>
              </w:rPr>
            </w:pPr>
            <w:ins w:id="8999"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90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90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2" w:author="Boisvert, Eric" w:date="2016-03-29T09:19:00Z"/>
                <w:rFonts w:ascii="Arial" w:eastAsia="MS Mincho" w:hAnsi="Arial" w:cs="Arial"/>
                <w:sz w:val="18"/>
                <w:szCs w:val="18"/>
              </w:rPr>
            </w:pPr>
            <w:ins w:id="90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04" w:author="Boisvert, Eric" w:date="2016-03-29T09:19:00Z"/>
                <w:rFonts w:cs="Arial"/>
                <w:b/>
                <w:color w:val="FF0000"/>
                <w:szCs w:val="18"/>
                <w:lang w:eastAsia="en-US"/>
              </w:rPr>
            </w:pPr>
          </w:p>
        </w:tc>
      </w:tr>
      <w:tr w:rsidR="00480BB6" w:rsidRPr="00DE63EA" w14:paraId="4938A486" w14:textId="77777777" w:rsidTr="0024128E">
        <w:trPr>
          <w:trHeight w:val="645"/>
          <w:ins w:id="9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9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7" w:author="Boisvert, Eric" w:date="2016-03-29T09:19:00Z"/>
                <w:rFonts w:ascii="Arial" w:eastAsia="MS Mincho" w:hAnsi="Arial" w:cs="Arial"/>
                <w:sz w:val="18"/>
                <w:szCs w:val="18"/>
              </w:rPr>
            </w:pPr>
            <w:ins w:id="90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09" w:author="Boisvert, Eric" w:date="2016-03-29T09:19:00Z"/>
                <w:rFonts w:ascii="Arial" w:eastAsia="MS Mincho" w:hAnsi="Arial" w:cs="Arial"/>
                <w:sz w:val="18"/>
                <w:szCs w:val="18"/>
              </w:rPr>
            </w:pPr>
          </w:p>
        </w:tc>
      </w:tr>
      <w:tr w:rsidR="00480BB6" w:rsidRPr="00DE63EA" w14:paraId="581B060F" w14:textId="77777777" w:rsidTr="0024128E">
        <w:trPr>
          <w:trHeight w:val="462"/>
          <w:ins w:id="90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90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12" w:author="Boisvert, Eric" w:date="2016-03-29T09:19:00Z"/>
                <w:rFonts w:ascii="Arial" w:eastAsia="MS Mincho" w:hAnsi="Arial" w:cs="Arial"/>
                <w:sz w:val="18"/>
                <w:szCs w:val="18"/>
              </w:rPr>
            </w:pPr>
            <w:ins w:id="90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14" w:author="Boisvert, Eric" w:date="2016-03-29T09:19:00Z"/>
                <w:rFonts w:cs="Arial"/>
                <w:szCs w:val="18"/>
                <w:lang w:eastAsia="en-US"/>
              </w:rPr>
            </w:pPr>
          </w:p>
        </w:tc>
      </w:tr>
      <w:tr w:rsidR="00480BB6" w:rsidRPr="00DE63EA" w14:paraId="6D234F82" w14:textId="77777777" w:rsidTr="0024128E">
        <w:trPr>
          <w:ins w:id="90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9016" w:author="Boisvert, Eric" w:date="2016-03-29T09:19:00Z"/>
                <w:rFonts w:cs="Arial"/>
                <w:b/>
                <w:szCs w:val="18"/>
              </w:rPr>
            </w:pPr>
            <w:ins w:id="90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18" w:author="Boisvert, Eric" w:date="2016-03-29T09:19:00Z"/>
                <w:rFonts w:cs="Arial"/>
                <w:szCs w:val="18"/>
                <w:lang w:val="en-US"/>
              </w:rPr>
            </w:pPr>
            <w:ins w:id="9019"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9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9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22" w:author="Boisvert, Eric" w:date="2016-03-29T09:19:00Z"/>
                <w:rFonts w:ascii="Arial" w:eastAsia="MS Mincho" w:hAnsi="Arial" w:cs="Arial"/>
                <w:sz w:val="18"/>
                <w:szCs w:val="18"/>
              </w:rPr>
            </w:pPr>
            <w:ins w:id="90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24" w:author="Boisvert, Eric" w:date="2016-03-29T09:19:00Z"/>
                <w:rFonts w:ascii="Arial" w:eastAsia="MS Mincho" w:hAnsi="Arial" w:cs="Arial"/>
                <w:b/>
                <w:color w:val="0000FF"/>
                <w:sz w:val="18"/>
                <w:szCs w:val="18"/>
              </w:rPr>
            </w:pPr>
            <w:ins w:id="9025"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9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90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28" w:author="Boisvert, Eric" w:date="2016-03-29T09:19:00Z"/>
                <w:rFonts w:ascii="Arial" w:eastAsia="MS Mincho" w:hAnsi="Arial" w:cs="Arial"/>
                <w:sz w:val="18"/>
                <w:szCs w:val="18"/>
              </w:rPr>
            </w:pPr>
            <w:ins w:id="90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30" w:author="Boisvert, Eric" w:date="2016-03-29T09:19:00Z"/>
                <w:rFonts w:cs="Arial"/>
                <w:szCs w:val="18"/>
                <w:lang w:eastAsia="en-US"/>
              </w:rPr>
            </w:pPr>
            <w:ins w:id="9031"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90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90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34" w:author="Boisvert, Eric" w:date="2016-03-29T09:19:00Z"/>
                <w:rFonts w:ascii="Arial" w:eastAsia="MS Mincho" w:hAnsi="Arial" w:cs="Arial"/>
                <w:sz w:val="18"/>
                <w:szCs w:val="18"/>
              </w:rPr>
            </w:pPr>
            <w:ins w:id="90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36" w:author="Boisvert, Eric" w:date="2016-03-29T09:19:00Z"/>
                <w:rFonts w:ascii="Arial" w:eastAsia="MS Mincho" w:hAnsi="Arial" w:cs="Arial"/>
                <w:sz w:val="18"/>
                <w:szCs w:val="18"/>
              </w:rPr>
            </w:pPr>
            <w:ins w:id="9037"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90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90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40" w:author="Boisvert, Eric" w:date="2016-03-29T09:19:00Z"/>
                <w:rFonts w:ascii="Arial" w:eastAsia="MS Mincho" w:hAnsi="Arial" w:cs="Arial"/>
                <w:sz w:val="18"/>
                <w:szCs w:val="18"/>
              </w:rPr>
            </w:pPr>
            <w:ins w:id="90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42" w:author="Boisvert, Eric" w:date="2016-03-29T09:19:00Z"/>
                <w:rFonts w:cs="Arial"/>
                <w:szCs w:val="18"/>
                <w:lang w:eastAsia="en-US"/>
              </w:rPr>
            </w:pPr>
          </w:p>
        </w:tc>
      </w:tr>
    </w:tbl>
    <w:p w14:paraId="391E5CE4" w14:textId="77777777" w:rsidR="00480BB6" w:rsidRDefault="00480BB6" w:rsidP="00480BB6">
      <w:pPr>
        <w:rPr>
          <w:ins w:id="9043" w:author="Boisvert, Eric" w:date="2016-03-29T09:19:00Z"/>
        </w:rPr>
      </w:pPr>
    </w:p>
    <w:p w14:paraId="5CDE76E2" w14:textId="77777777" w:rsidR="00480BB6" w:rsidRDefault="00480BB6" w:rsidP="00480BB6">
      <w:pPr>
        <w:rPr>
          <w:ins w:id="9044" w:author="Boisvert, Eric" w:date="2016-03-29T09:19:00Z"/>
        </w:rPr>
      </w:pPr>
      <w:ins w:id="9045" w:author="Boisvert, Eric" w:date="2016-03-29T09:19:00Z">
        <w:r>
          <w:br w:type="page"/>
        </w:r>
      </w:ins>
    </w:p>
    <w:p w14:paraId="5D83B70F" w14:textId="77777777" w:rsidR="00480BB6" w:rsidRDefault="00480BB6" w:rsidP="00480BB6">
      <w:pPr>
        <w:rPr>
          <w:ins w:id="9046" w:author="Boisvert, Eric" w:date="2016-03-29T09:19:00Z"/>
        </w:rPr>
      </w:pPr>
    </w:p>
    <w:p w14:paraId="21129710" w14:textId="77777777" w:rsidR="00480BB6" w:rsidRPr="00480BB6" w:rsidRDefault="00480BB6">
      <w:pPr>
        <w:pStyle w:val="OGCAnnexXX"/>
        <w:rPr>
          <w:ins w:id="9047" w:author="Boisvert, Eric" w:date="2016-03-29T09:19:00Z"/>
          <w:rPrChange w:id="9048" w:author="Boisvert, Eric" w:date="2016-03-29T09:20:00Z">
            <w:rPr>
              <w:ins w:id="9049" w:author="Boisvert, Eric" w:date="2016-03-29T09:19:00Z"/>
              <w:lang w:val="fr-CA"/>
            </w:rPr>
          </w:rPrChange>
        </w:rPr>
        <w:pPrChange w:id="9050" w:author="Eric Boisvert" w:date="2016-04-02T13:00:00Z">
          <w:pPr>
            <w:pStyle w:val="Heading3"/>
            <w:numPr>
              <w:ilvl w:val="0"/>
              <w:numId w:val="0"/>
            </w:numPr>
            <w:ind w:left="720" w:hanging="720"/>
          </w:pPr>
        </w:pPrChange>
      </w:pPr>
      <w:ins w:id="9051" w:author="Boisvert, Eric" w:date="2016-03-29T09:19:00Z">
        <w:del w:id="9052" w:author="Eric Boisvert" w:date="2016-04-02T12:19:00Z">
          <w:r w:rsidRPr="00480BB6" w:rsidDel="00231114">
            <w:rPr>
              <w:rPrChange w:id="9053" w:author="Boisvert, Eric" w:date="2016-03-29T09:20:00Z">
                <w:rPr>
                  <w:iCs/>
                  <w:lang w:val="fr-CA"/>
                </w:rPr>
              </w:rPrChange>
            </w:rPr>
            <w:delText xml:space="preserve">A.2.1 </w:delText>
          </w:r>
        </w:del>
        <w:bookmarkStart w:id="9054" w:name="_Toc448330032"/>
        <w:r w:rsidRPr="00480BB6">
          <w:rPr>
            <w:rPrChange w:id="9055" w:author="Boisvert, Eric" w:date="2016-03-29T09:20:00Z">
              <w:rPr>
                <w:iCs/>
                <w:lang w:val="fr-CA"/>
              </w:rPr>
            </w:rPrChange>
          </w:rPr>
          <w:t>Conformance class: GeoSciML XML Encoding Abstract Core</w:t>
        </w:r>
        <w:bookmarkEnd w:id="905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90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9057" w:author="Boisvert, Eric" w:date="2016-03-29T09:19:00Z"/>
                <w:rFonts w:cs="Arial"/>
                <w:szCs w:val="18"/>
                <w:lang w:eastAsia="en-US"/>
              </w:rPr>
            </w:pPr>
            <w:ins w:id="90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9059" w:author="Boisvert, Eric" w:date="2016-03-29T09:19:00Z"/>
                <w:rFonts w:cs="Arial"/>
                <w:b/>
                <w:color w:val="0000FF"/>
                <w:szCs w:val="18"/>
                <w:lang w:eastAsia="en-US"/>
              </w:rPr>
            </w:pPr>
            <w:ins w:id="9060"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90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9062" w:author="Boisvert, Eric" w:date="2016-03-29T09:19:00Z"/>
                <w:rFonts w:cs="Arial"/>
                <w:szCs w:val="18"/>
                <w:lang w:eastAsia="en-US"/>
              </w:rPr>
            </w:pPr>
            <w:ins w:id="90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64" w:author="Boisvert, Eric" w:date="2016-03-29T09:19:00Z"/>
                <w:rFonts w:cs="Arial"/>
                <w:b/>
                <w:color w:val="0000FF"/>
                <w:szCs w:val="18"/>
                <w:lang w:eastAsia="en-US"/>
              </w:rPr>
            </w:pPr>
            <w:ins w:id="9065"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90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9067" w:author="Boisvert, Eric" w:date="2016-03-29T09:19:00Z"/>
                <w:rFonts w:cs="Arial"/>
                <w:b/>
                <w:szCs w:val="18"/>
              </w:rPr>
            </w:pPr>
            <w:ins w:id="90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69" w:author="Boisvert, Eric" w:date="2016-03-29T09:19:00Z"/>
                <w:rFonts w:cs="Arial"/>
                <w:szCs w:val="18"/>
                <w:lang w:val="en-US"/>
              </w:rPr>
            </w:pPr>
            <w:ins w:id="907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90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9072" w:author="Boisvert, Eric" w:date="2016-03-29T09:19:00Z"/>
                <w:rFonts w:cs="Arial"/>
                <w:b/>
                <w:szCs w:val="18"/>
              </w:rPr>
            </w:pPr>
            <w:ins w:id="90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74" w:author="Boisvert, Eric" w:date="2016-03-29T09:19:00Z"/>
                <w:rFonts w:cs="Arial"/>
                <w:szCs w:val="18"/>
                <w:highlight w:val="yellow"/>
                <w:lang w:val="en-US"/>
              </w:rPr>
            </w:pPr>
            <w:ins w:id="9075"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90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90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78" w:author="Boisvert, Eric" w:date="2016-03-29T09:19:00Z"/>
                <w:rFonts w:ascii="Arial" w:eastAsia="MS Mincho" w:hAnsi="Arial" w:cs="Arial"/>
                <w:sz w:val="18"/>
                <w:szCs w:val="18"/>
              </w:rPr>
            </w:pPr>
            <w:ins w:id="90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80" w:author="Boisvert, Eric" w:date="2016-03-29T09:19:00Z"/>
                <w:rFonts w:ascii="Arial" w:eastAsia="MS Mincho" w:hAnsi="Arial" w:cs="Arial"/>
                <w:b/>
                <w:color w:val="0000FF"/>
                <w:sz w:val="18"/>
                <w:szCs w:val="18"/>
              </w:rPr>
            </w:pPr>
            <w:ins w:id="908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9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9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84" w:author="Boisvert, Eric" w:date="2016-03-29T09:19:00Z"/>
                <w:rFonts w:ascii="Arial" w:eastAsia="MS Mincho" w:hAnsi="Arial" w:cs="Arial"/>
                <w:sz w:val="18"/>
                <w:szCs w:val="18"/>
              </w:rPr>
            </w:pPr>
            <w:ins w:id="90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86" w:author="Boisvert, Eric" w:date="2016-03-29T09:19:00Z"/>
                <w:rFonts w:cs="Arial"/>
                <w:szCs w:val="18"/>
                <w:lang w:eastAsia="en-US"/>
              </w:rPr>
            </w:pPr>
            <w:ins w:id="9087"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90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90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90" w:author="Boisvert, Eric" w:date="2016-03-29T09:19:00Z"/>
                <w:rFonts w:ascii="Arial" w:eastAsia="MS Mincho" w:hAnsi="Arial" w:cs="Arial"/>
                <w:sz w:val="18"/>
                <w:szCs w:val="18"/>
              </w:rPr>
            </w:pPr>
            <w:ins w:id="90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92" w:author="Boisvert, Eric" w:date="2016-03-29T09:19:00Z"/>
                <w:rFonts w:ascii="Arial" w:eastAsia="MS Mincho" w:hAnsi="Arial" w:cs="Arial"/>
                <w:sz w:val="18"/>
                <w:szCs w:val="18"/>
              </w:rPr>
            </w:pPr>
            <w:ins w:id="909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90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90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96" w:author="Boisvert, Eric" w:date="2016-03-29T09:19:00Z"/>
                <w:rFonts w:ascii="Arial" w:eastAsia="MS Mincho" w:hAnsi="Arial" w:cs="Arial"/>
                <w:sz w:val="18"/>
                <w:szCs w:val="18"/>
              </w:rPr>
            </w:pPr>
            <w:ins w:id="90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98" w:author="Boisvert, Eric" w:date="2016-03-29T09:19:00Z"/>
                <w:rFonts w:cs="Arial"/>
                <w:szCs w:val="18"/>
                <w:lang w:eastAsia="en-US"/>
              </w:rPr>
            </w:pPr>
          </w:p>
        </w:tc>
      </w:tr>
      <w:tr w:rsidR="00480BB6" w:rsidRPr="00DE63EA" w14:paraId="4E349ABC" w14:textId="77777777" w:rsidTr="0024128E">
        <w:trPr>
          <w:ins w:id="90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9100" w:author="Boisvert, Eric" w:date="2016-03-29T09:19:00Z"/>
                <w:rFonts w:cs="Arial"/>
                <w:b/>
                <w:szCs w:val="18"/>
              </w:rPr>
            </w:pPr>
            <w:ins w:id="910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02" w:author="Boisvert, Eric" w:date="2016-03-29T09:19:00Z"/>
                <w:rFonts w:cs="Arial"/>
                <w:szCs w:val="18"/>
                <w:lang w:val="en-US"/>
              </w:rPr>
            </w:pPr>
            <w:ins w:id="9103"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91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91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06" w:author="Boisvert, Eric" w:date="2016-03-29T09:19:00Z"/>
                <w:rFonts w:ascii="Arial" w:eastAsia="MS Mincho" w:hAnsi="Arial" w:cs="Arial"/>
                <w:sz w:val="18"/>
                <w:szCs w:val="18"/>
              </w:rPr>
            </w:pPr>
            <w:ins w:id="910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08" w:author="Boisvert, Eric" w:date="2016-03-29T09:19:00Z"/>
                <w:rFonts w:ascii="Arial" w:eastAsia="MS Mincho" w:hAnsi="Arial" w:cs="Arial"/>
                <w:b/>
                <w:color w:val="0000FF"/>
                <w:sz w:val="18"/>
                <w:szCs w:val="18"/>
              </w:rPr>
            </w:pPr>
            <w:ins w:id="910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91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91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12" w:author="Boisvert, Eric" w:date="2016-03-29T09:19:00Z"/>
                <w:rFonts w:ascii="Arial" w:eastAsia="MS Mincho" w:hAnsi="Arial" w:cs="Arial"/>
                <w:sz w:val="18"/>
                <w:szCs w:val="18"/>
              </w:rPr>
            </w:pPr>
            <w:ins w:id="91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14" w:author="Boisvert, Eric" w:date="2016-03-29T09:19:00Z"/>
                <w:rFonts w:cs="Arial"/>
                <w:szCs w:val="18"/>
                <w:lang w:eastAsia="en-US"/>
              </w:rPr>
            </w:pPr>
            <w:ins w:id="9115"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91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91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18" w:author="Boisvert, Eric" w:date="2016-03-29T09:19:00Z"/>
                <w:rFonts w:ascii="Arial" w:eastAsia="MS Mincho" w:hAnsi="Arial" w:cs="Arial"/>
                <w:sz w:val="18"/>
                <w:szCs w:val="18"/>
              </w:rPr>
            </w:pPr>
            <w:ins w:id="91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120" w:author="Boisvert, Eric" w:date="2016-03-29T09:19:00Z"/>
                <w:rFonts w:ascii="Arial" w:eastAsia="MS Mincho" w:hAnsi="Arial" w:cs="Arial"/>
                <w:sz w:val="18"/>
                <w:szCs w:val="18"/>
              </w:rPr>
            </w:pPr>
            <w:ins w:id="912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9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91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24" w:author="Boisvert, Eric" w:date="2016-03-29T09:19:00Z"/>
                <w:rFonts w:ascii="Arial" w:eastAsia="MS Mincho" w:hAnsi="Arial" w:cs="Arial"/>
                <w:sz w:val="18"/>
                <w:szCs w:val="18"/>
              </w:rPr>
            </w:pPr>
            <w:ins w:id="91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26" w:author="Boisvert, Eric" w:date="2016-03-29T09:19:00Z"/>
                <w:rFonts w:cs="Arial"/>
                <w:szCs w:val="18"/>
                <w:lang w:eastAsia="en-US"/>
              </w:rPr>
            </w:pPr>
          </w:p>
        </w:tc>
      </w:tr>
      <w:tr w:rsidR="00480BB6" w:rsidRPr="00DE63EA" w14:paraId="7322AD51" w14:textId="77777777" w:rsidTr="0024128E">
        <w:trPr>
          <w:ins w:id="91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9128" w:author="Boisvert, Eric" w:date="2016-03-29T09:19:00Z"/>
                <w:rFonts w:cs="Arial"/>
                <w:b/>
                <w:szCs w:val="18"/>
              </w:rPr>
            </w:pPr>
            <w:ins w:id="91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30" w:author="Boisvert, Eric" w:date="2016-03-29T09:19:00Z"/>
                <w:rFonts w:cs="Arial"/>
                <w:szCs w:val="18"/>
                <w:lang w:val="en-US"/>
              </w:rPr>
            </w:pPr>
            <w:ins w:id="9131"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91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91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34" w:author="Boisvert, Eric" w:date="2016-03-29T09:19:00Z"/>
                <w:rFonts w:ascii="Arial" w:eastAsia="MS Mincho" w:hAnsi="Arial" w:cs="Arial"/>
                <w:sz w:val="18"/>
                <w:szCs w:val="18"/>
              </w:rPr>
            </w:pPr>
            <w:ins w:id="91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36" w:author="Boisvert, Eric" w:date="2016-03-29T09:19:00Z"/>
                <w:rFonts w:ascii="Arial" w:eastAsia="MS Mincho" w:hAnsi="Arial" w:cs="Arial"/>
                <w:b/>
                <w:color w:val="0000FF"/>
                <w:sz w:val="18"/>
                <w:szCs w:val="18"/>
              </w:rPr>
            </w:pPr>
            <w:ins w:id="913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9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91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40" w:author="Boisvert, Eric" w:date="2016-03-29T09:19:00Z"/>
                <w:rFonts w:ascii="Arial" w:eastAsia="MS Mincho" w:hAnsi="Arial" w:cs="Arial"/>
                <w:sz w:val="18"/>
                <w:szCs w:val="18"/>
              </w:rPr>
            </w:pPr>
            <w:ins w:id="91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42" w:author="Boisvert, Eric" w:date="2016-03-29T09:19:00Z"/>
                <w:rFonts w:cs="Arial"/>
                <w:szCs w:val="18"/>
                <w:lang w:eastAsia="en-US"/>
              </w:rPr>
            </w:pPr>
            <w:ins w:id="9143"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9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9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46" w:author="Boisvert, Eric" w:date="2016-03-29T09:19:00Z"/>
                <w:rFonts w:ascii="Arial" w:eastAsia="MS Mincho" w:hAnsi="Arial" w:cs="Arial"/>
                <w:sz w:val="18"/>
                <w:szCs w:val="18"/>
              </w:rPr>
            </w:pPr>
            <w:ins w:id="91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148" w:author="Boisvert, Eric" w:date="2016-03-29T09:19:00Z"/>
                <w:rFonts w:ascii="Arial" w:eastAsia="MS Mincho" w:hAnsi="Arial" w:cs="Arial"/>
                <w:sz w:val="18"/>
                <w:szCs w:val="18"/>
              </w:rPr>
            </w:pPr>
            <w:ins w:id="9149"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9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9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52" w:author="Boisvert, Eric" w:date="2016-03-29T09:19:00Z"/>
                <w:rFonts w:ascii="Arial" w:eastAsia="MS Mincho" w:hAnsi="Arial" w:cs="Arial"/>
                <w:sz w:val="18"/>
                <w:szCs w:val="18"/>
              </w:rPr>
            </w:pPr>
            <w:ins w:id="91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54" w:author="Boisvert, Eric" w:date="2016-03-29T09:19:00Z"/>
                <w:rFonts w:cs="Arial"/>
                <w:szCs w:val="18"/>
                <w:lang w:eastAsia="en-US"/>
              </w:rPr>
            </w:pPr>
          </w:p>
        </w:tc>
      </w:tr>
      <w:tr w:rsidR="00480BB6" w:rsidRPr="00DE63EA" w14:paraId="2D9926EF" w14:textId="77777777" w:rsidTr="0024128E">
        <w:trPr>
          <w:ins w:id="91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9156" w:author="Boisvert, Eric" w:date="2016-03-29T09:19:00Z"/>
                <w:rFonts w:cs="Arial"/>
                <w:b/>
                <w:szCs w:val="18"/>
              </w:rPr>
            </w:pPr>
            <w:ins w:id="91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58" w:author="Boisvert, Eric" w:date="2016-03-29T09:19:00Z"/>
                <w:rFonts w:cs="Arial"/>
                <w:szCs w:val="18"/>
                <w:lang w:val="en-US"/>
              </w:rPr>
            </w:pPr>
            <w:ins w:id="9159"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91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91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62" w:author="Boisvert, Eric" w:date="2016-03-29T09:19:00Z"/>
                <w:rFonts w:ascii="Arial" w:eastAsia="MS Mincho" w:hAnsi="Arial" w:cs="Arial"/>
                <w:sz w:val="18"/>
                <w:szCs w:val="18"/>
              </w:rPr>
            </w:pPr>
            <w:ins w:id="91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64" w:author="Boisvert, Eric" w:date="2016-03-29T09:19:00Z"/>
                <w:rFonts w:ascii="Arial" w:eastAsia="MS Mincho" w:hAnsi="Arial" w:cs="Arial"/>
                <w:b/>
                <w:color w:val="0000FF"/>
                <w:sz w:val="18"/>
                <w:szCs w:val="18"/>
              </w:rPr>
            </w:pPr>
            <w:ins w:id="916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91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91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68" w:author="Boisvert, Eric" w:date="2016-03-29T09:19:00Z"/>
                <w:rFonts w:ascii="Arial" w:eastAsia="MS Mincho" w:hAnsi="Arial" w:cs="Arial"/>
                <w:sz w:val="18"/>
                <w:szCs w:val="18"/>
              </w:rPr>
            </w:pPr>
            <w:ins w:id="91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70" w:author="Boisvert, Eric" w:date="2016-03-29T09:19:00Z"/>
                <w:rFonts w:cs="Arial"/>
                <w:szCs w:val="18"/>
                <w:lang w:eastAsia="en-US"/>
              </w:rPr>
            </w:pPr>
            <w:ins w:id="9171"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91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91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74" w:author="Boisvert, Eric" w:date="2016-03-29T09:19:00Z"/>
                <w:rFonts w:ascii="Arial" w:eastAsia="MS Mincho" w:hAnsi="Arial" w:cs="Arial"/>
                <w:sz w:val="18"/>
                <w:szCs w:val="18"/>
              </w:rPr>
            </w:pPr>
            <w:ins w:id="91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176" w:author="Boisvert, Eric" w:date="2016-03-29T09:19:00Z"/>
                <w:rFonts w:ascii="Arial" w:eastAsia="MS Mincho" w:hAnsi="Arial" w:cs="Arial"/>
                <w:sz w:val="18"/>
                <w:szCs w:val="18"/>
              </w:rPr>
            </w:pPr>
            <w:ins w:id="9177"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91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91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80" w:author="Boisvert, Eric" w:date="2016-03-29T09:19:00Z"/>
                <w:rFonts w:ascii="Arial" w:eastAsia="MS Mincho" w:hAnsi="Arial" w:cs="Arial"/>
                <w:sz w:val="18"/>
                <w:szCs w:val="18"/>
              </w:rPr>
            </w:pPr>
            <w:ins w:id="91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82" w:author="Boisvert, Eric" w:date="2016-03-29T09:19:00Z"/>
                <w:rFonts w:cs="Arial"/>
                <w:szCs w:val="18"/>
                <w:lang w:eastAsia="en-US"/>
              </w:rPr>
            </w:pPr>
          </w:p>
        </w:tc>
      </w:tr>
    </w:tbl>
    <w:p w14:paraId="67EC5C9E" w14:textId="77777777" w:rsidR="00480BB6" w:rsidRDefault="00480BB6" w:rsidP="00480BB6">
      <w:pPr>
        <w:rPr>
          <w:ins w:id="9183" w:author="Boisvert, Eric" w:date="2016-03-29T09:19:00Z"/>
        </w:rPr>
      </w:pPr>
    </w:p>
    <w:p w14:paraId="71AA152D" w14:textId="77777777" w:rsidR="00480BB6" w:rsidRDefault="00480BB6" w:rsidP="00480BB6">
      <w:pPr>
        <w:rPr>
          <w:ins w:id="9184" w:author="Boisvert, Eric" w:date="2016-03-29T09:19:00Z"/>
        </w:rPr>
      </w:pPr>
      <w:ins w:id="9185" w:author="Boisvert, Eric" w:date="2016-03-29T09:19:00Z">
        <w:r>
          <w:br w:type="page"/>
        </w:r>
      </w:ins>
    </w:p>
    <w:p w14:paraId="24FB6240" w14:textId="77777777" w:rsidR="00480BB6" w:rsidRDefault="00480BB6" w:rsidP="00480BB6">
      <w:pPr>
        <w:rPr>
          <w:ins w:id="9186" w:author="Boisvert, Eric" w:date="2016-03-29T09:19:00Z"/>
        </w:rPr>
      </w:pPr>
    </w:p>
    <w:p w14:paraId="5AF4F150" w14:textId="5B60A236" w:rsidR="00480BB6" w:rsidRPr="00480BB6" w:rsidRDefault="00480BB6">
      <w:pPr>
        <w:pStyle w:val="OGCAnnexXX"/>
        <w:rPr>
          <w:ins w:id="9187" w:author="Boisvert, Eric" w:date="2016-03-29T09:19:00Z"/>
          <w:rPrChange w:id="9188" w:author="Boisvert, Eric" w:date="2016-03-29T09:20:00Z">
            <w:rPr>
              <w:ins w:id="9189" w:author="Boisvert, Eric" w:date="2016-03-29T09:19:00Z"/>
              <w:lang w:val="fr-CA"/>
            </w:rPr>
          </w:rPrChange>
        </w:rPr>
        <w:pPrChange w:id="9190" w:author="Eric Boisvert" w:date="2016-04-02T13:00:00Z">
          <w:pPr>
            <w:pStyle w:val="Heading3"/>
            <w:numPr>
              <w:ilvl w:val="0"/>
              <w:numId w:val="0"/>
            </w:numPr>
            <w:ind w:left="720" w:hanging="720"/>
          </w:pPr>
        </w:pPrChange>
      </w:pPr>
      <w:ins w:id="9191" w:author="Boisvert, Eric" w:date="2016-03-29T09:19:00Z">
        <w:del w:id="9192" w:author="Eric Boisvert" w:date="2016-04-02T12:19:00Z">
          <w:r w:rsidRPr="00480BB6" w:rsidDel="00231114">
            <w:rPr>
              <w:rPrChange w:id="9193" w:author="Boisvert, Eric" w:date="2016-03-29T09:20:00Z">
                <w:rPr>
                  <w:iCs/>
                  <w:lang w:val="fr-CA"/>
                </w:rPr>
              </w:rPrChange>
            </w:rPr>
            <w:delText xml:space="preserve">A.2.1 </w:delText>
          </w:r>
        </w:del>
        <w:bookmarkStart w:id="9194" w:name="_Toc448330033"/>
        <w:r w:rsidRPr="00480BB6">
          <w:rPr>
            <w:rPrChange w:id="9195" w:author="Boisvert, Eric" w:date="2016-03-29T09:20:00Z">
              <w:rPr>
                <w:iCs/>
                <w:lang w:val="fr-CA"/>
              </w:rPr>
            </w:rPrChange>
          </w:rPr>
          <w:t>Conformance class: GeoSciML Portrayal XML</w:t>
        </w:r>
      </w:ins>
      <w:ins w:id="9196" w:author="Eric Boisvert" w:date="2016-04-02T12:45:00Z">
        <w:r w:rsidR="0027787F">
          <w:t xml:space="preserve"> Abstract</w:t>
        </w:r>
      </w:ins>
      <w:ins w:id="9197" w:author="Boisvert, Eric" w:date="2016-03-29T09:19:00Z">
        <w:r w:rsidRPr="00480BB6">
          <w:rPr>
            <w:rPrChange w:id="9198" w:author="Boisvert, Eric" w:date="2016-03-29T09:20:00Z">
              <w:rPr>
                <w:iCs/>
                <w:lang w:val="fr-CA"/>
              </w:rPr>
            </w:rPrChange>
          </w:rPr>
          <w:t xml:space="preserve"> Encoding</w:t>
        </w:r>
        <w:bookmarkEnd w:id="919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91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9200" w:author="Boisvert, Eric" w:date="2016-03-29T09:19:00Z"/>
                <w:rFonts w:cs="Arial"/>
                <w:szCs w:val="18"/>
                <w:lang w:eastAsia="en-US"/>
              </w:rPr>
            </w:pPr>
            <w:ins w:id="920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9202" w:author="Boisvert, Eric" w:date="2016-03-29T09:19:00Z"/>
                <w:rFonts w:cs="Arial"/>
                <w:b/>
                <w:color w:val="0000FF"/>
                <w:szCs w:val="18"/>
                <w:lang w:eastAsia="en-US"/>
              </w:rPr>
            </w:pPr>
            <w:ins w:id="920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920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9205" w:author="Boisvert, Eric" w:date="2016-03-29T09:19:00Z"/>
                <w:rFonts w:cs="Arial"/>
                <w:szCs w:val="18"/>
                <w:lang w:eastAsia="en-US"/>
              </w:rPr>
            </w:pPr>
            <w:ins w:id="920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07" w:author="Boisvert, Eric" w:date="2016-03-29T09:19:00Z"/>
                <w:rFonts w:cs="Arial"/>
                <w:b/>
                <w:color w:val="0000FF"/>
                <w:szCs w:val="18"/>
                <w:lang w:eastAsia="en-US"/>
              </w:rPr>
            </w:pPr>
            <w:ins w:id="9208"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920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9210" w:author="Boisvert, Eric" w:date="2016-03-29T09:19:00Z"/>
                <w:rFonts w:cs="Arial"/>
                <w:b/>
                <w:szCs w:val="18"/>
              </w:rPr>
            </w:pPr>
            <w:ins w:id="921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12" w:author="Boisvert, Eric" w:date="2016-03-29T09:19:00Z"/>
                <w:rFonts w:cs="Arial"/>
                <w:szCs w:val="18"/>
                <w:highlight w:val="yellow"/>
                <w:lang w:val="en-US"/>
              </w:rPr>
            </w:pPr>
            <w:ins w:id="9213"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92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9215" w:author="Boisvert, Eric" w:date="2016-03-29T09:19:00Z"/>
                <w:rFonts w:cs="Arial"/>
                <w:b/>
                <w:szCs w:val="18"/>
              </w:rPr>
            </w:pPr>
            <w:ins w:id="92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17" w:author="Boisvert, Eric" w:date="2016-03-29T09:19:00Z"/>
                <w:rFonts w:cs="Arial"/>
                <w:szCs w:val="18"/>
                <w:lang w:val="en-US"/>
              </w:rPr>
            </w:pPr>
            <w:ins w:id="9218"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9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9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21" w:author="Boisvert, Eric" w:date="2016-03-29T09:19:00Z"/>
                <w:rFonts w:ascii="Arial" w:eastAsia="MS Mincho" w:hAnsi="Arial" w:cs="Arial"/>
                <w:sz w:val="18"/>
                <w:szCs w:val="18"/>
              </w:rPr>
            </w:pPr>
            <w:ins w:id="92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23" w:author="Boisvert, Eric" w:date="2016-03-29T09:19:00Z"/>
                <w:rFonts w:ascii="Arial" w:eastAsia="MS Mincho" w:hAnsi="Arial" w:cs="Arial"/>
                <w:b/>
                <w:color w:val="0000FF"/>
                <w:sz w:val="18"/>
                <w:szCs w:val="18"/>
              </w:rPr>
            </w:pPr>
            <w:ins w:id="922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9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9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27" w:author="Boisvert, Eric" w:date="2016-03-29T09:19:00Z"/>
                <w:rFonts w:ascii="Arial" w:eastAsia="MS Mincho" w:hAnsi="Arial" w:cs="Arial"/>
                <w:sz w:val="18"/>
                <w:szCs w:val="18"/>
              </w:rPr>
            </w:pPr>
            <w:ins w:id="92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29" w:author="Boisvert, Eric" w:date="2016-03-29T09:19:00Z"/>
                <w:rFonts w:cs="Arial"/>
                <w:szCs w:val="18"/>
                <w:lang w:eastAsia="en-US"/>
              </w:rPr>
            </w:pPr>
            <w:ins w:id="9230"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9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9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33" w:author="Boisvert, Eric" w:date="2016-03-29T09:19:00Z"/>
                <w:rFonts w:ascii="Arial" w:eastAsia="MS Mincho" w:hAnsi="Arial" w:cs="Arial"/>
                <w:sz w:val="18"/>
                <w:szCs w:val="18"/>
              </w:rPr>
            </w:pPr>
            <w:ins w:id="92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235" w:author="Boisvert, Eric" w:date="2016-03-29T09:19:00Z"/>
                <w:rFonts w:ascii="Arial" w:eastAsia="MS Mincho" w:hAnsi="Arial" w:cs="Arial"/>
                <w:sz w:val="18"/>
                <w:szCs w:val="18"/>
              </w:rPr>
            </w:pPr>
            <w:ins w:id="9236"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92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92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39" w:author="Boisvert, Eric" w:date="2016-03-29T09:19:00Z"/>
                <w:rFonts w:ascii="Arial" w:eastAsia="MS Mincho" w:hAnsi="Arial" w:cs="Arial"/>
                <w:sz w:val="18"/>
                <w:szCs w:val="18"/>
              </w:rPr>
            </w:pPr>
            <w:ins w:id="92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41" w:author="Boisvert, Eric" w:date="2016-03-29T09:19:00Z"/>
                <w:rFonts w:cs="Arial"/>
                <w:szCs w:val="18"/>
                <w:lang w:eastAsia="en-US"/>
              </w:rPr>
            </w:pPr>
          </w:p>
        </w:tc>
      </w:tr>
      <w:tr w:rsidR="00480BB6" w:rsidRPr="00DE63EA" w14:paraId="5238FF82" w14:textId="77777777" w:rsidTr="0024128E">
        <w:trPr>
          <w:ins w:id="92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9243" w:author="Boisvert, Eric" w:date="2016-03-29T09:19:00Z"/>
                <w:rFonts w:cs="Arial"/>
                <w:b/>
                <w:szCs w:val="18"/>
              </w:rPr>
            </w:pPr>
            <w:ins w:id="92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45" w:author="Boisvert, Eric" w:date="2016-03-29T09:19:00Z"/>
                <w:rFonts w:cs="Arial"/>
                <w:szCs w:val="18"/>
                <w:lang w:val="en-US"/>
              </w:rPr>
            </w:pPr>
            <w:ins w:id="9246" w:author="Boisvert, Eric" w:date="2016-03-29T09:19:00Z">
              <w:r w:rsidRPr="00792A5B">
                <w:rPr>
                  <w:rFonts w:cs="Arial"/>
                  <w:szCs w:val="18"/>
                  <w:lang w:val="en-US"/>
                </w:rPr>
                <w:t>/conf/gsml4xsd</w:t>
              </w:r>
              <w:r w:rsidRPr="00480BB6">
                <w:rPr>
                  <w:rFonts w:cs="Arial"/>
                  <w:szCs w:val="18"/>
                  <w:lang w:val="en-CA"/>
                  <w:rPrChange w:id="9247"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92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92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50" w:author="Boisvert, Eric" w:date="2016-03-29T09:19:00Z"/>
                <w:rFonts w:ascii="Arial" w:eastAsia="MS Mincho" w:hAnsi="Arial" w:cs="Arial"/>
                <w:sz w:val="18"/>
                <w:szCs w:val="18"/>
              </w:rPr>
            </w:pPr>
            <w:ins w:id="92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52" w:author="Boisvert, Eric" w:date="2016-03-29T09:19:00Z"/>
                <w:rFonts w:ascii="Arial" w:eastAsia="MS Mincho" w:hAnsi="Arial" w:cs="Arial"/>
                <w:b/>
                <w:color w:val="0000FF"/>
                <w:sz w:val="18"/>
                <w:szCs w:val="18"/>
              </w:rPr>
            </w:pPr>
            <w:ins w:id="9253" w:author="Boisvert, Eric" w:date="2016-03-29T09:19:00Z">
              <w:r w:rsidRPr="00480BB6">
                <w:rPr>
                  <w:rFonts w:ascii="Arial" w:hAnsi="Arial" w:cs="Arial"/>
                  <w:sz w:val="18"/>
                  <w:szCs w:val="18"/>
                  <w:lang w:val="en-CA"/>
                  <w:rPrChange w:id="9254"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92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92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57" w:author="Boisvert, Eric" w:date="2016-03-29T09:19:00Z"/>
                <w:rFonts w:ascii="Arial" w:eastAsia="MS Mincho" w:hAnsi="Arial" w:cs="Arial"/>
                <w:sz w:val="18"/>
                <w:szCs w:val="18"/>
              </w:rPr>
            </w:pPr>
            <w:ins w:id="92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59" w:author="Boisvert, Eric" w:date="2016-03-29T09:19:00Z"/>
                <w:rFonts w:cs="Arial"/>
                <w:b/>
                <w:color w:val="FF0000"/>
                <w:szCs w:val="18"/>
                <w:lang w:eastAsia="en-US"/>
              </w:rPr>
            </w:pPr>
            <w:ins w:id="9260"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92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92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63" w:author="Boisvert, Eric" w:date="2016-03-29T09:19:00Z"/>
                <w:rFonts w:ascii="Arial" w:eastAsia="MS Mincho" w:hAnsi="Arial" w:cs="Arial"/>
                <w:sz w:val="18"/>
                <w:szCs w:val="18"/>
              </w:rPr>
            </w:pPr>
            <w:ins w:id="92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265" w:author="Boisvert, Eric" w:date="2016-03-29T09:19:00Z"/>
                <w:rFonts w:ascii="Arial" w:eastAsia="MS Mincho" w:hAnsi="Arial" w:cs="Arial"/>
                <w:sz w:val="18"/>
                <w:szCs w:val="18"/>
              </w:rPr>
            </w:pPr>
            <w:ins w:id="9266"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92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92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269" w:author="Boisvert, Eric" w:date="2016-03-29T09:19:00Z"/>
                <w:rFonts w:ascii="Arial" w:eastAsia="MS Mincho" w:hAnsi="Arial" w:cs="Arial"/>
                <w:sz w:val="18"/>
                <w:szCs w:val="18"/>
              </w:rPr>
            </w:pPr>
            <w:ins w:id="92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71" w:author="Boisvert, Eric" w:date="2016-03-29T09:19:00Z"/>
                <w:rFonts w:cs="Arial"/>
                <w:szCs w:val="18"/>
                <w:lang w:eastAsia="en-US"/>
              </w:rPr>
            </w:pPr>
          </w:p>
        </w:tc>
      </w:tr>
    </w:tbl>
    <w:p w14:paraId="5A621F3C" w14:textId="77777777" w:rsidR="00480BB6" w:rsidRDefault="00480BB6" w:rsidP="00480BB6">
      <w:pPr>
        <w:rPr>
          <w:ins w:id="9272" w:author="Boisvert, Eric" w:date="2016-03-29T09:19:00Z"/>
        </w:rPr>
      </w:pPr>
    </w:p>
    <w:p w14:paraId="01551818" w14:textId="77777777" w:rsidR="00480BB6" w:rsidRPr="00480BB6" w:rsidRDefault="00480BB6">
      <w:pPr>
        <w:pStyle w:val="OGCAnnexXX"/>
        <w:rPr>
          <w:ins w:id="9273" w:author="Boisvert, Eric" w:date="2016-03-29T09:19:00Z"/>
          <w:rPrChange w:id="9274" w:author="Boisvert, Eric" w:date="2016-03-29T09:20:00Z">
            <w:rPr>
              <w:ins w:id="9275" w:author="Boisvert, Eric" w:date="2016-03-29T09:19:00Z"/>
              <w:lang w:val="fr-CA"/>
            </w:rPr>
          </w:rPrChange>
        </w:rPr>
        <w:pPrChange w:id="9276" w:author="Eric Boisvert" w:date="2016-04-02T13:00:00Z">
          <w:pPr>
            <w:pStyle w:val="Heading3"/>
            <w:numPr>
              <w:ilvl w:val="0"/>
              <w:numId w:val="0"/>
            </w:numPr>
            <w:ind w:left="720" w:hanging="720"/>
          </w:pPr>
        </w:pPrChange>
      </w:pPr>
      <w:ins w:id="9277" w:author="Boisvert, Eric" w:date="2016-03-29T09:19:00Z">
        <w:del w:id="9278" w:author="Eric Boisvert" w:date="2016-04-02T12:19:00Z">
          <w:r w:rsidRPr="00480BB6" w:rsidDel="00231114">
            <w:rPr>
              <w:rPrChange w:id="9279" w:author="Boisvert, Eric" w:date="2016-03-29T09:20:00Z">
                <w:rPr>
                  <w:iCs/>
                  <w:lang w:val="fr-CA"/>
                </w:rPr>
              </w:rPrChange>
            </w:rPr>
            <w:delText xml:space="preserve">A.2.1 </w:delText>
          </w:r>
        </w:del>
        <w:bookmarkStart w:id="9280" w:name="_Toc448330034"/>
        <w:r w:rsidRPr="00480BB6">
          <w:rPr>
            <w:rPrChange w:id="9281" w:author="Boisvert, Eric" w:date="2016-03-29T09:20:00Z">
              <w:rPr>
                <w:iCs/>
                <w:lang w:val="fr-CA"/>
              </w:rPr>
            </w:rPrChange>
          </w:rPr>
          <w:t>Conformance class: GeoSciML Portrayal XML Encoding for GML 3.1</w:t>
        </w:r>
        <w:bookmarkEnd w:id="9280"/>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92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9283" w:author="Boisvert, Eric" w:date="2016-03-29T09:19:00Z"/>
                <w:rFonts w:cs="Arial"/>
                <w:szCs w:val="18"/>
                <w:lang w:eastAsia="en-US"/>
              </w:rPr>
            </w:pPr>
            <w:ins w:id="928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9285" w:author="Boisvert, Eric" w:date="2016-03-29T09:19:00Z"/>
                <w:rFonts w:cs="Arial"/>
                <w:b/>
                <w:color w:val="0000FF"/>
                <w:szCs w:val="18"/>
                <w:lang w:eastAsia="en-US"/>
              </w:rPr>
            </w:pPr>
            <w:ins w:id="928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928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9288" w:author="Boisvert, Eric" w:date="2016-03-29T09:19:00Z"/>
                <w:rFonts w:cs="Arial"/>
                <w:szCs w:val="18"/>
                <w:lang w:eastAsia="en-US"/>
              </w:rPr>
            </w:pPr>
            <w:ins w:id="928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90" w:author="Boisvert, Eric" w:date="2016-03-29T09:19:00Z"/>
                <w:rFonts w:cs="Arial"/>
                <w:b/>
                <w:color w:val="0000FF"/>
                <w:szCs w:val="18"/>
                <w:lang w:eastAsia="en-US"/>
              </w:rPr>
            </w:pPr>
            <w:ins w:id="9291"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929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9293" w:author="Boisvert, Eric" w:date="2016-03-29T09:19:00Z"/>
                <w:rFonts w:cs="Arial"/>
                <w:b/>
                <w:szCs w:val="18"/>
              </w:rPr>
            </w:pPr>
            <w:ins w:id="929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295" w:author="Boisvert, Eric" w:date="2016-03-29T09:19:00Z"/>
                <w:rFonts w:cs="Arial"/>
                <w:szCs w:val="18"/>
                <w:lang w:val="en-US"/>
              </w:rPr>
            </w:pPr>
            <w:ins w:id="9296"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92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9298" w:author="Boisvert, Eric" w:date="2016-03-29T09:19:00Z"/>
                <w:rFonts w:cs="Arial"/>
                <w:b/>
                <w:szCs w:val="18"/>
              </w:rPr>
            </w:pPr>
            <w:ins w:id="92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00" w:author="Boisvert, Eric" w:date="2016-03-29T09:19:00Z"/>
                <w:rFonts w:cs="Arial"/>
                <w:szCs w:val="18"/>
                <w:lang w:val="en-US"/>
              </w:rPr>
            </w:pPr>
            <w:ins w:id="9301"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9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9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04" w:author="Boisvert, Eric" w:date="2016-03-29T09:19:00Z"/>
                <w:rFonts w:ascii="Arial" w:eastAsia="MS Mincho" w:hAnsi="Arial" w:cs="Arial"/>
                <w:sz w:val="18"/>
                <w:szCs w:val="18"/>
              </w:rPr>
            </w:pPr>
            <w:ins w:id="93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06" w:author="Boisvert, Eric" w:date="2016-03-29T09:19:00Z"/>
                <w:rFonts w:ascii="Arial" w:eastAsia="MS Mincho" w:hAnsi="Arial" w:cs="Arial"/>
                <w:b/>
                <w:color w:val="0000FF"/>
                <w:sz w:val="18"/>
                <w:szCs w:val="18"/>
              </w:rPr>
            </w:pPr>
            <w:ins w:id="930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93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93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10" w:author="Boisvert, Eric" w:date="2016-03-29T09:19:00Z"/>
                <w:rFonts w:ascii="Arial" w:eastAsia="MS Mincho" w:hAnsi="Arial" w:cs="Arial"/>
                <w:sz w:val="18"/>
                <w:szCs w:val="18"/>
              </w:rPr>
            </w:pPr>
            <w:ins w:id="93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12" w:author="Boisvert, Eric" w:date="2016-03-29T09:19:00Z"/>
                <w:rFonts w:cs="Arial"/>
                <w:b/>
                <w:color w:val="FF0000"/>
                <w:szCs w:val="18"/>
                <w:lang w:eastAsia="en-US"/>
              </w:rPr>
            </w:pPr>
            <w:ins w:id="9313"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9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9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16" w:author="Boisvert, Eric" w:date="2016-03-29T09:19:00Z"/>
                <w:rFonts w:ascii="Arial" w:eastAsia="MS Mincho" w:hAnsi="Arial" w:cs="Arial"/>
                <w:sz w:val="18"/>
                <w:szCs w:val="18"/>
              </w:rPr>
            </w:pPr>
            <w:ins w:id="93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318" w:author="Boisvert, Eric" w:date="2016-03-29T09:19:00Z"/>
                <w:rFonts w:ascii="Arial" w:eastAsia="MS Mincho" w:hAnsi="Arial" w:cs="Arial"/>
                <w:sz w:val="18"/>
                <w:szCs w:val="18"/>
              </w:rPr>
            </w:pPr>
            <w:ins w:id="931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93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93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22" w:author="Boisvert, Eric" w:date="2016-03-29T09:19:00Z"/>
                <w:rFonts w:ascii="Arial" w:eastAsia="MS Mincho" w:hAnsi="Arial" w:cs="Arial"/>
                <w:sz w:val="18"/>
                <w:szCs w:val="18"/>
              </w:rPr>
            </w:pPr>
            <w:ins w:id="93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24" w:author="Boisvert, Eric" w:date="2016-03-29T09:19:00Z"/>
                <w:rFonts w:cs="Arial"/>
                <w:szCs w:val="18"/>
                <w:lang w:eastAsia="en-US"/>
              </w:rPr>
            </w:pPr>
          </w:p>
        </w:tc>
      </w:tr>
      <w:tr w:rsidR="00480BB6" w:rsidRPr="00DE63EA" w14:paraId="4EC8F013" w14:textId="77777777" w:rsidTr="0024128E">
        <w:trPr>
          <w:ins w:id="93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9326" w:author="Boisvert, Eric" w:date="2016-03-29T09:19:00Z"/>
                <w:rFonts w:cs="Arial"/>
                <w:b/>
                <w:szCs w:val="18"/>
              </w:rPr>
            </w:pPr>
            <w:ins w:id="93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28" w:author="Boisvert, Eric" w:date="2016-03-29T09:19:00Z"/>
                <w:rFonts w:cs="Arial"/>
                <w:szCs w:val="18"/>
                <w:lang w:val="en-US"/>
              </w:rPr>
            </w:pPr>
            <w:ins w:id="9329"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93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93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32" w:author="Boisvert, Eric" w:date="2016-03-29T09:19:00Z"/>
                <w:rFonts w:ascii="Arial" w:eastAsia="MS Mincho" w:hAnsi="Arial" w:cs="Arial"/>
                <w:sz w:val="18"/>
                <w:szCs w:val="18"/>
              </w:rPr>
            </w:pPr>
            <w:ins w:id="93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34" w:author="Boisvert, Eric" w:date="2016-03-29T09:19:00Z"/>
                <w:rFonts w:ascii="Arial" w:eastAsia="MS Mincho" w:hAnsi="Arial" w:cs="Arial"/>
                <w:b/>
                <w:color w:val="0000FF"/>
                <w:sz w:val="18"/>
                <w:szCs w:val="18"/>
              </w:rPr>
            </w:pPr>
            <w:ins w:id="93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9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93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38" w:author="Boisvert, Eric" w:date="2016-03-29T09:19:00Z"/>
                <w:rFonts w:ascii="Arial" w:eastAsia="MS Mincho" w:hAnsi="Arial" w:cs="Arial"/>
                <w:sz w:val="18"/>
                <w:szCs w:val="18"/>
              </w:rPr>
            </w:pPr>
            <w:ins w:id="93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40" w:author="Boisvert, Eric" w:date="2016-03-29T09:19:00Z"/>
                <w:rFonts w:cs="Arial"/>
                <w:b/>
                <w:color w:val="FF0000"/>
                <w:szCs w:val="18"/>
                <w:lang w:eastAsia="en-US"/>
              </w:rPr>
            </w:pPr>
            <w:ins w:id="9341"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9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9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44" w:author="Boisvert, Eric" w:date="2016-03-29T09:19:00Z"/>
                <w:rFonts w:ascii="Arial" w:eastAsia="MS Mincho" w:hAnsi="Arial" w:cs="Arial"/>
                <w:sz w:val="18"/>
                <w:szCs w:val="18"/>
              </w:rPr>
            </w:pPr>
            <w:ins w:id="93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346" w:author="Boisvert, Eric" w:date="2016-03-29T09:19:00Z"/>
                <w:rFonts w:ascii="Arial" w:eastAsia="MS Mincho" w:hAnsi="Arial" w:cs="Arial"/>
                <w:sz w:val="18"/>
                <w:szCs w:val="18"/>
              </w:rPr>
            </w:pPr>
            <w:ins w:id="934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9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9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350" w:author="Boisvert, Eric" w:date="2016-03-29T09:19:00Z"/>
                <w:rFonts w:ascii="Arial" w:eastAsia="MS Mincho" w:hAnsi="Arial" w:cs="Arial"/>
                <w:sz w:val="18"/>
                <w:szCs w:val="18"/>
              </w:rPr>
            </w:pPr>
            <w:ins w:id="93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52" w:author="Boisvert, Eric" w:date="2016-03-29T09:19:00Z"/>
                <w:rFonts w:cs="Arial"/>
                <w:szCs w:val="18"/>
                <w:lang w:eastAsia="en-US"/>
              </w:rPr>
            </w:pPr>
          </w:p>
        </w:tc>
      </w:tr>
    </w:tbl>
    <w:p w14:paraId="19603C5E" w14:textId="77777777" w:rsidR="00480BB6" w:rsidRDefault="00480BB6" w:rsidP="00480BB6">
      <w:pPr>
        <w:rPr>
          <w:ins w:id="9353" w:author="Boisvert, Eric" w:date="2016-03-29T09:19:00Z"/>
        </w:rPr>
      </w:pPr>
    </w:p>
    <w:p w14:paraId="1BF897E0" w14:textId="77777777" w:rsidR="00480BB6" w:rsidRDefault="00480BB6" w:rsidP="00480BB6">
      <w:pPr>
        <w:rPr>
          <w:ins w:id="9354" w:author="Boisvert, Eric" w:date="2016-03-29T09:19:00Z"/>
        </w:rPr>
      </w:pPr>
      <w:ins w:id="9355" w:author="Boisvert, Eric" w:date="2016-03-29T09:19:00Z">
        <w:r>
          <w:br w:type="page"/>
        </w:r>
      </w:ins>
    </w:p>
    <w:p w14:paraId="2AE728EB" w14:textId="77777777" w:rsidR="00480BB6" w:rsidRDefault="00480BB6" w:rsidP="00480BB6">
      <w:pPr>
        <w:rPr>
          <w:ins w:id="9356" w:author="Boisvert, Eric" w:date="2016-03-29T09:19:00Z"/>
        </w:rPr>
      </w:pPr>
    </w:p>
    <w:p w14:paraId="01199039" w14:textId="77777777" w:rsidR="00480BB6" w:rsidRPr="00480BB6" w:rsidRDefault="00480BB6">
      <w:pPr>
        <w:pStyle w:val="OGCAnnexXX"/>
        <w:rPr>
          <w:ins w:id="9357" w:author="Boisvert, Eric" w:date="2016-03-29T09:19:00Z"/>
          <w:rPrChange w:id="9358" w:author="Boisvert, Eric" w:date="2016-03-29T09:20:00Z">
            <w:rPr>
              <w:ins w:id="9359" w:author="Boisvert, Eric" w:date="2016-03-29T09:19:00Z"/>
              <w:lang w:val="fr-CA"/>
            </w:rPr>
          </w:rPrChange>
        </w:rPr>
        <w:pPrChange w:id="9360" w:author="Eric Boisvert" w:date="2016-04-02T13:00:00Z">
          <w:pPr>
            <w:pStyle w:val="Heading3"/>
            <w:numPr>
              <w:ilvl w:val="0"/>
              <w:numId w:val="0"/>
            </w:numPr>
            <w:ind w:left="720" w:hanging="720"/>
          </w:pPr>
        </w:pPrChange>
      </w:pPr>
      <w:ins w:id="9361" w:author="Boisvert, Eric" w:date="2016-03-29T09:19:00Z">
        <w:del w:id="9362" w:author="Eric Boisvert" w:date="2016-04-02T12:19:00Z">
          <w:r w:rsidRPr="00480BB6" w:rsidDel="00231114">
            <w:rPr>
              <w:rPrChange w:id="9363" w:author="Boisvert, Eric" w:date="2016-03-29T09:20:00Z">
                <w:rPr>
                  <w:iCs/>
                  <w:lang w:val="fr-CA"/>
                </w:rPr>
              </w:rPrChange>
            </w:rPr>
            <w:delText xml:space="preserve">A.2.1 </w:delText>
          </w:r>
        </w:del>
        <w:bookmarkStart w:id="9364" w:name="_Toc448330035"/>
        <w:r w:rsidRPr="00480BB6">
          <w:rPr>
            <w:rPrChange w:id="9365" w:author="Boisvert, Eric" w:date="2016-03-29T09:20:00Z">
              <w:rPr>
                <w:iCs/>
                <w:lang w:val="fr-CA"/>
              </w:rPr>
            </w:rPrChange>
          </w:rPr>
          <w:t>Conformance class: GeoSciML Basic XML Encoding</w:t>
        </w:r>
        <w:bookmarkEnd w:id="9364"/>
        <w:r w:rsidRPr="00480BB6">
          <w:rPr>
            <w:rPrChange w:id="9366"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93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9368" w:author="Boisvert, Eric" w:date="2016-03-29T09:19:00Z"/>
                <w:rFonts w:cs="Arial"/>
                <w:szCs w:val="18"/>
                <w:lang w:eastAsia="en-US"/>
              </w:rPr>
            </w:pPr>
            <w:ins w:id="936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9370" w:author="Boisvert, Eric" w:date="2016-03-29T09:19:00Z"/>
                <w:rFonts w:cs="Arial"/>
                <w:b/>
                <w:color w:val="0000FF"/>
                <w:szCs w:val="18"/>
                <w:lang w:eastAsia="en-US"/>
              </w:rPr>
            </w:pPr>
            <w:ins w:id="937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937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9373" w:author="Boisvert, Eric" w:date="2016-03-29T09:19:00Z"/>
                <w:rFonts w:cs="Arial"/>
                <w:szCs w:val="18"/>
                <w:lang w:eastAsia="en-US"/>
              </w:rPr>
            </w:pPr>
            <w:ins w:id="937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75" w:author="Boisvert, Eric" w:date="2016-03-29T09:19:00Z"/>
                <w:rFonts w:cs="Arial"/>
                <w:b/>
                <w:color w:val="0000FF"/>
                <w:szCs w:val="18"/>
                <w:lang w:eastAsia="en-US"/>
              </w:rPr>
            </w:pPr>
            <w:ins w:id="9376" w:author="Boisvert, Eric" w:date="2016-03-29T09:19:00Z">
              <w:r>
                <w:rPr>
                  <w:rFonts w:cs="Arial"/>
                  <w:szCs w:val="18"/>
                  <w:lang w:val="en-US"/>
                </w:rPr>
                <w:t>/req/gsml4xsd-basic</w:t>
              </w:r>
            </w:ins>
          </w:p>
        </w:tc>
      </w:tr>
      <w:tr w:rsidR="00480BB6" w:rsidRPr="00DE63EA" w14:paraId="2ECA127F" w14:textId="77777777" w:rsidTr="0024128E">
        <w:trPr>
          <w:ins w:id="937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9378" w:author="Boisvert, Eric" w:date="2016-03-29T09:19:00Z"/>
                <w:rFonts w:cs="Arial"/>
                <w:b/>
                <w:szCs w:val="18"/>
              </w:rPr>
            </w:pPr>
            <w:ins w:id="937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80" w:author="Boisvert, Eric" w:date="2016-03-29T09:19:00Z"/>
                <w:rFonts w:cs="Arial"/>
                <w:szCs w:val="18"/>
                <w:highlight w:val="yellow"/>
                <w:lang w:val="en-US"/>
              </w:rPr>
            </w:pPr>
            <w:ins w:id="9381" w:author="Boisvert, Eric" w:date="2016-03-29T09:19:00Z">
              <w:r w:rsidRPr="00CE2547">
                <w:rPr>
                  <w:rFonts w:cs="Arial"/>
                  <w:szCs w:val="18"/>
                  <w:lang w:val="en-US"/>
                  <w:rPrChange w:id="9382"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9383" w:author="Boisvert, Eric" w:date="2016-03-29T09:19:00Z"/>
          <w:del w:id="9384"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9385" w:author="Boisvert, Eric" w:date="2016-03-29T09:19:00Z"/>
                <w:del w:id="9386" w:author="Eric Boisvert" w:date="2016-04-03T13:10:00Z"/>
                <w:rFonts w:cs="Arial"/>
                <w:b/>
                <w:szCs w:val="18"/>
              </w:rPr>
            </w:pPr>
            <w:ins w:id="9387" w:author="Boisvert, Eric" w:date="2016-03-29T09:19:00Z">
              <w:del w:id="9388"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89" w:author="Boisvert, Eric" w:date="2016-03-29T09:19:00Z"/>
                <w:del w:id="9390" w:author="Eric Boisvert" w:date="2016-04-03T13:10:00Z"/>
                <w:rFonts w:cs="Arial"/>
                <w:szCs w:val="18"/>
                <w:lang w:val="en-US"/>
              </w:rPr>
            </w:pPr>
            <w:ins w:id="9391" w:author="Boisvert, Eric" w:date="2016-03-29T09:19:00Z">
              <w:del w:id="9392"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93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9394" w:author="Boisvert, Eric" w:date="2016-03-29T09:19:00Z"/>
                <w:rFonts w:cs="Arial"/>
                <w:b/>
                <w:szCs w:val="18"/>
              </w:rPr>
            </w:pPr>
            <w:ins w:id="93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396" w:author="Boisvert, Eric" w:date="2016-03-29T09:19:00Z"/>
                <w:rFonts w:cs="Arial"/>
                <w:szCs w:val="18"/>
                <w:lang w:val="en-US"/>
              </w:rPr>
            </w:pPr>
            <w:ins w:id="9397"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9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9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00" w:author="Boisvert, Eric" w:date="2016-03-29T09:19:00Z"/>
                <w:rFonts w:ascii="Arial" w:eastAsia="MS Mincho" w:hAnsi="Arial" w:cs="Arial"/>
                <w:sz w:val="18"/>
                <w:szCs w:val="18"/>
              </w:rPr>
            </w:pPr>
            <w:ins w:id="94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02" w:author="Boisvert, Eric" w:date="2016-03-29T09:19:00Z"/>
                <w:rFonts w:ascii="Arial" w:eastAsia="MS Mincho" w:hAnsi="Arial" w:cs="Arial"/>
                <w:b/>
                <w:color w:val="0000FF"/>
                <w:sz w:val="18"/>
                <w:szCs w:val="18"/>
              </w:rPr>
            </w:pPr>
            <w:ins w:id="940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94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94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06" w:author="Boisvert, Eric" w:date="2016-03-29T09:19:00Z"/>
                <w:rFonts w:ascii="Arial" w:eastAsia="MS Mincho" w:hAnsi="Arial" w:cs="Arial"/>
                <w:sz w:val="18"/>
                <w:szCs w:val="18"/>
              </w:rPr>
            </w:pPr>
            <w:ins w:id="94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08" w:author="Boisvert, Eric" w:date="2016-03-29T09:19:00Z"/>
                <w:rFonts w:cs="Arial"/>
                <w:b/>
                <w:color w:val="FF0000"/>
                <w:szCs w:val="18"/>
                <w:lang w:eastAsia="en-US"/>
              </w:rPr>
            </w:pPr>
            <w:ins w:id="9409"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94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94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12" w:author="Boisvert, Eric" w:date="2016-03-29T09:19:00Z"/>
                <w:rFonts w:ascii="Arial" w:eastAsia="MS Mincho" w:hAnsi="Arial" w:cs="Arial"/>
                <w:sz w:val="18"/>
                <w:szCs w:val="18"/>
              </w:rPr>
            </w:pPr>
            <w:ins w:id="94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414" w:author="Boisvert, Eric" w:date="2016-03-29T09:19:00Z"/>
                <w:rFonts w:ascii="Arial" w:eastAsia="MS Mincho" w:hAnsi="Arial" w:cs="Arial"/>
                <w:sz w:val="18"/>
                <w:szCs w:val="18"/>
              </w:rPr>
            </w:pPr>
            <w:ins w:id="941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94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94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18" w:author="Boisvert, Eric" w:date="2016-03-29T09:19:00Z"/>
                <w:rFonts w:ascii="Arial" w:eastAsia="MS Mincho" w:hAnsi="Arial" w:cs="Arial"/>
                <w:sz w:val="18"/>
                <w:szCs w:val="18"/>
              </w:rPr>
            </w:pPr>
            <w:ins w:id="94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20" w:author="Boisvert, Eric" w:date="2016-03-29T09:19:00Z"/>
                <w:rFonts w:cs="Arial"/>
                <w:szCs w:val="18"/>
                <w:lang w:eastAsia="en-US"/>
              </w:rPr>
            </w:pPr>
          </w:p>
        </w:tc>
      </w:tr>
      <w:tr w:rsidR="00480BB6" w:rsidRPr="00DE63EA" w14:paraId="3CAA6C33" w14:textId="77777777" w:rsidTr="0024128E">
        <w:trPr>
          <w:ins w:id="94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9422" w:author="Boisvert, Eric" w:date="2016-03-29T09:19:00Z"/>
                <w:rFonts w:cs="Arial"/>
                <w:b/>
                <w:szCs w:val="18"/>
              </w:rPr>
            </w:pPr>
            <w:ins w:id="94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24" w:author="Boisvert, Eric" w:date="2016-03-29T09:19:00Z"/>
                <w:rFonts w:cs="Arial"/>
                <w:szCs w:val="18"/>
                <w:lang w:val="en-US"/>
              </w:rPr>
            </w:pPr>
            <w:ins w:id="9425"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9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9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28" w:author="Boisvert, Eric" w:date="2016-03-29T09:19:00Z"/>
                <w:rFonts w:ascii="Arial" w:eastAsia="MS Mincho" w:hAnsi="Arial" w:cs="Arial"/>
                <w:sz w:val="18"/>
                <w:szCs w:val="18"/>
              </w:rPr>
            </w:pPr>
            <w:ins w:id="94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30" w:author="Boisvert, Eric" w:date="2016-03-29T09:19:00Z"/>
                <w:rFonts w:ascii="Arial" w:eastAsia="MS Mincho" w:hAnsi="Arial" w:cs="Arial"/>
                <w:b/>
                <w:color w:val="0000FF"/>
                <w:sz w:val="18"/>
                <w:szCs w:val="18"/>
              </w:rPr>
            </w:pPr>
            <w:ins w:id="943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94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94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34" w:author="Boisvert, Eric" w:date="2016-03-29T09:19:00Z"/>
                <w:rFonts w:ascii="Arial" w:eastAsia="MS Mincho" w:hAnsi="Arial" w:cs="Arial"/>
                <w:sz w:val="18"/>
                <w:szCs w:val="18"/>
              </w:rPr>
            </w:pPr>
            <w:ins w:id="94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36" w:author="Boisvert, Eric" w:date="2016-03-29T09:19:00Z"/>
                <w:rFonts w:cs="Arial"/>
                <w:b/>
                <w:color w:val="FF0000"/>
                <w:szCs w:val="18"/>
                <w:lang w:eastAsia="en-US"/>
              </w:rPr>
            </w:pPr>
            <w:ins w:id="9437"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9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9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40" w:author="Boisvert, Eric" w:date="2016-03-29T09:19:00Z"/>
                <w:rFonts w:ascii="Arial" w:eastAsia="MS Mincho" w:hAnsi="Arial" w:cs="Arial"/>
                <w:sz w:val="18"/>
                <w:szCs w:val="18"/>
              </w:rPr>
            </w:pPr>
            <w:ins w:id="94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442" w:author="Boisvert, Eric" w:date="2016-03-29T09:19:00Z"/>
                <w:rFonts w:ascii="Arial" w:eastAsia="MS Mincho" w:hAnsi="Arial" w:cs="Arial"/>
                <w:sz w:val="18"/>
                <w:szCs w:val="18"/>
              </w:rPr>
            </w:pPr>
            <w:ins w:id="944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9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9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46" w:author="Boisvert, Eric" w:date="2016-03-29T09:19:00Z"/>
                <w:rFonts w:ascii="Arial" w:eastAsia="MS Mincho" w:hAnsi="Arial" w:cs="Arial"/>
                <w:sz w:val="18"/>
                <w:szCs w:val="18"/>
              </w:rPr>
            </w:pPr>
            <w:ins w:id="94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48" w:author="Boisvert, Eric" w:date="2016-03-29T09:19:00Z"/>
                <w:rFonts w:cs="Arial"/>
                <w:szCs w:val="18"/>
                <w:lang w:eastAsia="en-US"/>
              </w:rPr>
            </w:pPr>
          </w:p>
        </w:tc>
      </w:tr>
    </w:tbl>
    <w:p w14:paraId="5C975908" w14:textId="77777777" w:rsidR="00480BB6" w:rsidRDefault="00480BB6" w:rsidP="00480BB6">
      <w:pPr>
        <w:rPr>
          <w:ins w:id="9449" w:author="Boisvert, Eric" w:date="2016-03-29T09:19:00Z"/>
        </w:rPr>
      </w:pPr>
    </w:p>
    <w:p w14:paraId="353F6F88" w14:textId="77777777" w:rsidR="00480BB6" w:rsidRDefault="00480BB6" w:rsidP="00480BB6">
      <w:pPr>
        <w:rPr>
          <w:ins w:id="9450" w:author="Boisvert, Eric" w:date="2016-03-29T09:19:00Z"/>
        </w:rPr>
      </w:pPr>
      <w:ins w:id="9451" w:author="Boisvert, Eric" w:date="2016-03-29T09:19:00Z">
        <w:r>
          <w:br w:type="page"/>
        </w:r>
      </w:ins>
    </w:p>
    <w:p w14:paraId="5DA69643" w14:textId="77777777" w:rsidR="00480BB6" w:rsidRDefault="00480BB6" w:rsidP="00480BB6">
      <w:pPr>
        <w:rPr>
          <w:ins w:id="9452" w:author="Boisvert, Eric" w:date="2016-03-29T09:19:00Z"/>
        </w:rPr>
      </w:pPr>
    </w:p>
    <w:p w14:paraId="5ADF6AB8" w14:textId="77777777" w:rsidR="00480BB6" w:rsidRDefault="00480BB6">
      <w:pPr>
        <w:pStyle w:val="OGCAnnexXX"/>
        <w:rPr>
          <w:ins w:id="9453" w:author="Boisvert, Eric" w:date="2016-03-29T09:19:00Z"/>
        </w:rPr>
        <w:pPrChange w:id="9454" w:author="Eric Boisvert" w:date="2016-04-02T13:00:00Z">
          <w:pPr>
            <w:pStyle w:val="Heading3"/>
            <w:numPr>
              <w:ilvl w:val="0"/>
              <w:numId w:val="0"/>
            </w:numPr>
            <w:ind w:left="720" w:hanging="720"/>
          </w:pPr>
        </w:pPrChange>
      </w:pPr>
      <w:ins w:id="9455" w:author="Boisvert, Eric" w:date="2016-03-29T09:19:00Z">
        <w:del w:id="9456" w:author="Eric Boisvert" w:date="2016-04-02T12:20:00Z">
          <w:r w:rsidDel="00231114">
            <w:delText xml:space="preserve">A.2.1 </w:delText>
          </w:r>
        </w:del>
        <w:bookmarkStart w:id="9457" w:name="_Toc448330036"/>
        <w:r>
          <w:t>Conformance class: GeoSciML Extension XML Encoding</w:t>
        </w:r>
        <w:bookmarkEnd w:id="9457"/>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94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9459" w:author="Boisvert, Eric" w:date="2016-03-29T09:19:00Z"/>
                <w:rFonts w:cs="Arial"/>
                <w:szCs w:val="18"/>
                <w:lang w:eastAsia="en-US"/>
              </w:rPr>
            </w:pPr>
            <w:ins w:id="946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9461" w:author="Boisvert, Eric" w:date="2016-03-29T09:19:00Z"/>
                <w:rFonts w:cs="Arial"/>
                <w:b/>
                <w:color w:val="0000FF"/>
                <w:szCs w:val="18"/>
                <w:lang w:eastAsia="en-US"/>
              </w:rPr>
            </w:pPr>
            <w:ins w:id="946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946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9464" w:author="Boisvert, Eric" w:date="2016-03-29T09:19:00Z"/>
                <w:rFonts w:cs="Arial"/>
                <w:szCs w:val="18"/>
                <w:lang w:eastAsia="en-US"/>
              </w:rPr>
            </w:pPr>
            <w:ins w:id="946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66" w:author="Boisvert, Eric" w:date="2016-03-29T09:19:00Z"/>
                <w:rFonts w:cs="Arial"/>
                <w:b/>
                <w:color w:val="0000FF"/>
                <w:szCs w:val="18"/>
                <w:lang w:eastAsia="en-US"/>
              </w:rPr>
            </w:pPr>
            <w:ins w:id="9467" w:author="Boisvert, Eric" w:date="2016-03-29T09:19:00Z">
              <w:r>
                <w:rPr>
                  <w:rFonts w:cs="Arial"/>
                  <w:szCs w:val="18"/>
                  <w:lang w:val="en-US"/>
                </w:rPr>
                <w:t>/req/gsml4xsd-extension</w:t>
              </w:r>
            </w:ins>
          </w:p>
        </w:tc>
      </w:tr>
      <w:tr w:rsidR="00480BB6" w:rsidRPr="00DE63EA" w14:paraId="3FD7A355" w14:textId="77777777" w:rsidTr="0024128E">
        <w:trPr>
          <w:ins w:id="94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9469" w:author="Boisvert, Eric" w:date="2016-03-29T09:19:00Z"/>
                <w:rFonts w:cs="Arial"/>
                <w:b/>
                <w:szCs w:val="18"/>
              </w:rPr>
            </w:pPr>
            <w:ins w:id="94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71" w:author="Boisvert, Eric" w:date="2016-03-29T09:19:00Z"/>
                <w:rFonts w:cs="Arial"/>
                <w:szCs w:val="18"/>
                <w:lang w:val="en-US"/>
              </w:rPr>
            </w:pPr>
            <w:ins w:id="9472" w:author="Boisvert, Eric" w:date="2016-03-29T09:19:00Z">
              <w:r w:rsidRPr="00D9100C">
                <w:rPr>
                  <w:rFonts w:cs="Arial"/>
                  <w:szCs w:val="18"/>
                  <w:lang w:val="en-US"/>
                </w:rPr>
                <w:t>/conf/gsml4xsd/</w:t>
              </w:r>
            </w:ins>
            <w:ins w:id="9473" w:author="Eric Boisvert" w:date="2016-04-03T13:11:00Z">
              <w:r w:rsidR="00CE2547">
                <w:rPr>
                  <w:rFonts w:cs="Arial"/>
                  <w:szCs w:val="18"/>
                  <w:lang w:val="en-US"/>
                </w:rPr>
                <w:t>basic</w:t>
              </w:r>
            </w:ins>
            <w:ins w:id="9474" w:author="Boisvert, Eric" w:date="2016-03-29T09:19:00Z">
              <w:del w:id="9475"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9476" w:author="Boisvert, Eric" w:date="2016-03-29T09:19:00Z"/>
          <w:del w:id="9477"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9478" w:author="Boisvert, Eric" w:date="2016-03-29T09:19:00Z"/>
                <w:del w:id="9479" w:author="Eric Boisvert" w:date="2016-04-03T13:11:00Z"/>
                <w:rFonts w:cs="Arial"/>
                <w:b/>
                <w:szCs w:val="18"/>
              </w:rPr>
            </w:pPr>
            <w:ins w:id="9480" w:author="Boisvert, Eric" w:date="2016-03-29T09:19:00Z">
              <w:del w:id="9481"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82" w:author="Boisvert, Eric" w:date="2016-03-29T09:19:00Z"/>
                <w:del w:id="9483" w:author="Eric Boisvert" w:date="2016-04-03T13:11:00Z"/>
                <w:rFonts w:cs="Arial"/>
                <w:szCs w:val="18"/>
                <w:lang w:val="en-US"/>
              </w:rPr>
            </w:pPr>
            <w:ins w:id="9484" w:author="Boisvert, Eric" w:date="2016-03-29T09:19:00Z">
              <w:del w:id="9485"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94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9487" w:author="Boisvert, Eric" w:date="2016-03-29T09:19:00Z"/>
                <w:rFonts w:cs="Arial"/>
                <w:b/>
                <w:szCs w:val="18"/>
              </w:rPr>
            </w:pPr>
            <w:ins w:id="94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489" w:author="Boisvert, Eric" w:date="2016-03-29T09:19:00Z"/>
                <w:rFonts w:cs="Arial"/>
                <w:szCs w:val="18"/>
                <w:lang w:val="en-US"/>
              </w:rPr>
            </w:pPr>
            <w:ins w:id="9490"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9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9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93" w:author="Boisvert, Eric" w:date="2016-03-29T09:19:00Z"/>
                <w:rFonts w:ascii="Arial" w:eastAsia="MS Mincho" w:hAnsi="Arial" w:cs="Arial"/>
                <w:sz w:val="18"/>
                <w:szCs w:val="18"/>
              </w:rPr>
            </w:pPr>
            <w:ins w:id="94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95" w:author="Boisvert, Eric" w:date="2016-03-29T09:19:00Z"/>
                <w:rFonts w:ascii="Arial" w:eastAsia="MS Mincho" w:hAnsi="Arial" w:cs="Arial"/>
                <w:b/>
                <w:color w:val="0000FF"/>
                <w:sz w:val="18"/>
                <w:szCs w:val="18"/>
              </w:rPr>
            </w:pPr>
            <w:ins w:id="949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9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94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499" w:author="Boisvert, Eric" w:date="2016-03-29T09:19:00Z"/>
                <w:rFonts w:ascii="Arial" w:eastAsia="MS Mincho" w:hAnsi="Arial" w:cs="Arial"/>
                <w:sz w:val="18"/>
                <w:szCs w:val="18"/>
              </w:rPr>
            </w:pPr>
            <w:ins w:id="95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01" w:author="Boisvert, Eric" w:date="2016-03-29T09:19:00Z"/>
                <w:rFonts w:cs="Arial"/>
                <w:b/>
                <w:color w:val="FF0000"/>
                <w:szCs w:val="18"/>
                <w:lang w:eastAsia="en-US"/>
              </w:rPr>
            </w:pPr>
            <w:ins w:id="9502"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9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9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05" w:author="Boisvert, Eric" w:date="2016-03-29T09:19:00Z"/>
                <w:rFonts w:ascii="Arial" w:eastAsia="MS Mincho" w:hAnsi="Arial" w:cs="Arial"/>
                <w:sz w:val="18"/>
                <w:szCs w:val="18"/>
              </w:rPr>
            </w:pPr>
            <w:ins w:id="95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507" w:author="Boisvert, Eric" w:date="2016-03-29T09:19:00Z"/>
                <w:rFonts w:ascii="Arial" w:eastAsia="MS Mincho" w:hAnsi="Arial" w:cs="Arial"/>
                <w:sz w:val="18"/>
                <w:szCs w:val="18"/>
              </w:rPr>
            </w:pPr>
            <w:ins w:id="950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9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9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11" w:author="Boisvert, Eric" w:date="2016-03-29T09:19:00Z"/>
                <w:rFonts w:ascii="Arial" w:eastAsia="MS Mincho" w:hAnsi="Arial" w:cs="Arial"/>
                <w:sz w:val="18"/>
                <w:szCs w:val="18"/>
              </w:rPr>
            </w:pPr>
            <w:ins w:id="95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13" w:author="Boisvert, Eric" w:date="2016-03-29T09:19:00Z"/>
                <w:rFonts w:cs="Arial"/>
                <w:szCs w:val="18"/>
                <w:lang w:eastAsia="en-US"/>
              </w:rPr>
            </w:pPr>
          </w:p>
        </w:tc>
      </w:tr>
      <w:tr w:rsidR="00480BB6" w:rsidRPr="00DE63EA" w14:paraId="2B443054" w14:textId="77777777" w:rsidTr="0024128E">
        <w:trPr>
          <w:ins w:id="95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9515" w:author="Boisvert, Eric" w:date="2016-03-29T09:19:00Z"/>
                <w:rFonts w:cs="Arial"/>
                <w:b/>
                <w:szCs w:val="18"/>
              </w:rPr>
            </w:pPr>
            <w:ins w:id="95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17" w:author="Boisvert, Eric" w:date="2016-03-29T09:19:00Z"/>
                <w:rFonts w:cs="Arial"/>
                <w:szCs w:val="18"/>
                <w:lang w:val="en-US"/>
              </w:rPr>
            </w:pPr>
            <w:ins w:id="9518"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95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95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21" w:author="Boisvert, Eric" w:date="2016-03-29T09:19:00Z"/>
                <w:rFonts w:ascii="Arial" w:eastAsia="MS Mincho" w:hAnsi="Arial" w:cs="Arial"/>
                <w:sz w:val="18"/>
                <w:szCs w:val="18"/>
              </w:rPr>
            </w:pPr>
            <w:ins w:id="95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23" w:author="Boisvert, Eric" w:date="2016-03-29T09:19:00Z"/>
                <w:rFonts w:ascii="Arial" w:eastAsia="MS Mincho" w:hAnsi="Arial" w:cs="Arial"/>
                <w:b/>
                <w:color w:val="0000FF"/>
                <w:sz w:val="18"/>
                <w:szCs w:val="18"/>
              </w:rPr>
            </w:pPr>
            <w:ins w:id="952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9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9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27" w:author="Boisvert, Eric" w:date="2016-03-29T09:19:00Z"/>
                <w:rFonts w:ascii="Arial" w:eastAsia="MS Mincho" w:hAnsi="Arial" w:cs="Arial"/>
                <w:sz w:val="18"/>
                <w:szCs w:val="18"/>
              </w:rPr>
            </w:pPr>
            <w:ins w:id="95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29" w:author="Boisvert, Eric" w:date="2016-03-29T09:19:00Z"/>
                <w:rFonts w:cs="Arial"/>
                <w:b/>
                <w:color w:val="FF0000"/>
                <w:szCs w:val="18"/>
                <w:lang w:eastAsia="en-US"/>
              </w:rPr>
            </w:pPr>
            <w:ins w:id="9530"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9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9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33" w:author="Boisvert, Eric" w:date="2016-03-29T09:19:00Z"/>
                <w:rFonts w:ascii="Arial" w:eastAsia="MS Mincho" w:hAnsi="Arial" w:cs="Arial"/>
                <w:sz w:val="18"/>
                <w:szCs w:val="18"/>
              </w:rPr>
            </w:pPr>
            <w:ins w:id="95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535" w:author="Boisvert, Eric" w:date="2016-03-29T09:19:00Z"/>
                <w:rFonts w:ascii="Arial" w:eastAsia="MS Mincho" w:hAnsi="Arial" w:cs="Arial"/>
                <w:sz w:val="18"/>
                <w:szCs w:val="18"/>
              </w:rPr>
            </w:pPr>
            <w:ins w:id="953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9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9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39" w:author="Boisvert, Eric" w:date="2016-03-29T09:19:00Z"/>
                <w:rFonts w:ascii="Arial" w:eastAsia="MS Mincho" w:hAnsi="Arial" w:cs="Arial"/>
                <w:sz w:val="18"/>
                <w:szCs w:val="18"/>
              </w:rPr>
            </w:pPr>
            <w:ins w:id="95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41" w:author="Boisvert, Eric" w:date="2016-03-29T09:19:00Z"/>
                <w:rFonts w:cs="Arial"/>
                <w:szCs w:val="18"/>
                <w:lang w:eastAsia="en-US"/>
              </w:rPr>
            </w:pPr>
          </w:p>
        </w:tc>
      </w:tr>
    </w:tbl>
    <w:p w14:paraId="59EAF023" w14:textId="77777777" w:rsidR="00480BB6" w:rsidRDefault="00480BB6" w:rsidP="00480BB6">
      <w:pPr>
        <w:rPr>
          <w:ins w:id="9542" w:author="Boisvert, Eric" w:date="2016-03-29T09:19:00Z"/>
        </w:rPr>
      </w:pPr>
    </w:p>
    <w:p w14:paraId="250B6747" w14:textId="77777777" w:rsidR="00480BB6" w:rsidRDefault="00480BB6" w:rsidP="00480BB6">
      <w:pPr>
        <w:rPr>
          <w:ins w:id="9543" w:author="Boisvert, Eric" w:date="2016-03-29T09:19:00Z"/>
        </w:rPr>
      </w:pPr>
      <w:ins w:id="9544" w:author="Boisvert, Eric" w:date="2016-03-29T09:19:00Z">
        <w:r>
          <w:br w:type="page"/>
        </w:r>
      </w:ins>
    </w:p>
    <w:p w14:paraId="4185CC3C" w14:textId="77777777" w:rsidR="00480BB6" w:rsidRPr="002E3AD0" w:rsidRDefault="00480BB6" w:rsidP="00480BB6">
      <w:pPr>
        <w:rPr>
          <w:ins w:id="9545" w:author="Boisvert, Eric" w:date="2016-03-29T09:19:00Z"/>
        </w:rPr>
      </w:pPr>
    </w:p>
    <w:p w14:paraId="44F8F18A" w14:textId="77777777" w:rsidR="00480BB6" w:rsidRPr="00480BB6" w:rsidRDefault="00480BB6">
      <w:pPr>
        <w:pStyle w:val="OGCAnnexXX"/>
        <w:rPr>
          <w:ins w:id="9546" w:author="Boisvert, Eric" w:date="2016-03-29T09:19:00Z"/>
          <w:lang w:val="en-CA"/>
          <w:rPrChange w:id="9547" w:author="Boisvert, Eric" w:date="2016-03-29T09:20:00Z">
            <w:rPr>
              <w:ins w:id="9548" w:author="Boisvert, Eric" w:date="2016-03-29T09:19:00Z"/>
              <w:lang w:val="fr-CA"/>
            </w:rPr>
          </w:rPrChange>
        </w:rPr>
        <w:pPrChange w:id="9549" w:author="Eric Boisvert" w:date="2016-04-02T13:00:00Z">
          <w:pPr>
            <w:pStyle w:val="Heading3"/>
            <w:numPr>
              <w:ilvl w:val="0"/>
              <w:numId w:val="0"/>
            </w:numPr>
            <w:ind w:left="720" w:hanging="720"/>
          </w:pPr>
        </w:pPrChange>
      </w:pPr>
      <w:ins w:id="9550" w:author="Boisvert, Eric" w:date="2016-03-29T09:19:00Z">
        <w:del w:id="9551" w:author="Eric Boisvert" w:date="2016-04-02T13:00:00Z">
          <w:r w:rsidRPr="00480BB6" w:rsidDel="003C54F8">
            <w:rPr>
              <w:lang w:val="en-CA"/>
              <w:rPrChange w:id="9552" w:author="Boisvert, Eric" w:date="2016-03-29T09:20:00Z">
                <w:rPr>
                  <w:iCs/>
                  <w:lang w:val="fr-CA"/>
                </w:rPr>
              </w:rPrChange>
            </w:rPr>
            <w:delText xml:space="preserve">A.2.1 </w:delText>
          </w:r>
        </w:del>
        <w:bookmarkStart w:id="9553" w:name="_Toc448330037"/>
        <w:r w:rsidRPr="00480BB6">
          <w:rPr>
            <w:lang w:val="en-CA"/>
            <w:rPrChange w:id="9554" w:author="Boisvert, Eric" w:date="2016-03-29T09:20:00Z">
              <w:rPr>
                <w:iCs/>
                <w:lang w:val="fr-CA"/>
              </w:rPr>
            </w:rPrChange>
          </w:rPr>
          <w:t>Conformance class: GeoSciML Geologic Time XML Encoding</w:t>
        </w:r>
        <w:bookmarkEnd w:id="9553"/>
        <w:r w:rsidRPr="00480BB6">
          <w:rPr>
            <w:lang w:val="en-CA"/>
            <w:rPrChange w:id="9555"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95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9557" w:author="Boisvert, Eric" w:date="2016-03-29T09:19:00Z"/>
                <w:rFonts w:cs="Arial"/>
                <w:szCs w:val="18"/>
                <w:lang w:eastAsia="en-US"/>
              </w:rPr>
            </w:pPr>
            <w:ins w:id="95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9559" w:author="Boisvert, Eric" w:date="2016-03-29T09:19:00Z"/>
                <w:rFonts w:cs="Arial"/>
                <w:b/>
                <w:color w:val="0000FF"/>
                <w:szCs w:val="18"/>
                <w:lang w:eastAsia="en-US"/>
              </w:rPr>
            </w:pPr>
            <w:ins w:id="956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95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9562" w:author="Boisvert, Eric" w:date="2016-03-29T09:19:00Z"/>
                <w:rFonts w:cs="Arial"/>
                <w:szCs w:val="18"/>
                <w:lang w:eastAsia="en-US"/>
              </w:rPr>
            </w:pPr>
            <w:ins w:id="95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64" w:author="Boisvert, Eric" w:date="2016-03-29T09:19:00Z"/>
                <w:rFonts w:cs="Arial"/>
                <w:b/>
                <w:color w:val="0000FF"/>
                <w:szCs w:val="18"/>
                <w:lang w:eastAsia="en-US"/>
              </w:rPr>
            </w:pPr>
            <w:ins w:id="9565"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95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9567" w:author="Boisvert, Eric" w:date="2016-03-29T09:19:00Z"/>
                <w:rFonts w:cs="Arial"/>
                <w:b/>
                <w:szCs w:val="18"/>
              </w:rPr>
            </w:pPr>
            <w:ins w:id="95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69" w:author="Boisvert, Eric" w:date="2016-03-29T09:19:00Z"/>
                <w:rFonts w:cs="Arial"/>
                <w:szCs w:val="18"/>
                <w:lang w:val="en-US"/>
              </w:rPr>
            </w:pPr>
            <w:ins w:id="9570" w:author="Boisvert, Eric" w:date="2016-03-29T09:19:00Z">
              <w:r w:rsidRPr="00D9100C">
                <w:rPr>
                  <w:rFonts w:cs="Arial"/>
                  <w:szCs w:val="18"/>
                  <w:lang w:val="en-US"/>
                </w:rPr>
                <w:t>/conf/gsml4xsd/core</w:t>
              </w:r>
            </w:ins>
          </w:p>
        </w:tc>
      </w:tr>
      <w:tr w:rsidR="00480BB6" w:rsidRPr="00DE63EA" w:rsidDel="00CE2547" w14:paraId="0D05ECCD" w14:textId="519C6860" w:rsidTr="0024128E">
        <w:trPr>
          <w:ins w:id="9571" w:author="Boisvert, Eric" w:date="2016-03-29T09:19:00Z"/>
          <w:del w:id="9572"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9573" w:author="Boisvert, Eric" w:date="2016-03-29T09:19:00Z"/>
                <w:del w:id="9574" w:author="Eric Boisvert" w:date="2016-04-03T13:11:00Z"/>
                <w:rFonts w:cs="Arial"/>
                <w:b/>
                <w:szCs w:val="18"/>
              </w:rPr>
            </w:pPr>
            <w:ins w:id="9575" w:author="Boisvert, Eric" w:date="2016-03-29T09:19:00Z">
              <w:del w:id="9576"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77" w:author="Boisvert, Eric" w:date="2016-03-29T09:19:00Z"/>
                <w:del w:id="9578" w:author="Eric Boisvert" w:date="2016-04-03T13:11:00Z"/>
                <w:rFonts w:cs="Arial"/>
                <w:szCs w:val="18"/>
                <w:lang w:val="en-US"/>
              </w:rPr>
            </w:pPr>
            <w:ins w:id="9579" w:author="Boisvert, Eric" w:date="2016-03-29T09:19:00Z">
              <w:del w:id="9580"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95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9582" w:author="Boisvert, Eric" w:date="2016-03-29T09:19:00Z"/>
                <w:rFonts w:cs="Arial"/>
                <w:b/>
                <w:szCs w:val="18"/>
              </w:rPr>
            </w:pPr>
            <w:ins w:id="95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84" w:author="Boisvert, Eric" w:date="2016-03-29T09:19:00Z"/>
                <w:rFonts w:cs="Arial"/>
                <w:szCs w:val="18"/>
                <w:lang w:val="en-US"/>
              </w:rPr>
            </w:pPr>
            <w:ins w:id="9585"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9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9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88" w:author="Boisvert, Eric" w:date="2016-03-29T09:19:00Z"/>
                <w:rFonts w:ascii="Arial" w:eastAsia="MS Mincho" w:hAnsi="Arial" w:cs="Arial"/>
                <w:sz w:val="18"/>
                <w:szCs w:val="18"/>
              </w:rPr>
            </w:pPr>
            <w:ins w:id="95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90" w:author="Boisvert, Eric" w:date="2016-03-29T09:19:00Z"/>
                <w:rFonts w:ascii="Arial" w:eastAsia="MS Mincho" w:hAnsi="Arial" w:cs="Arial"/>
                <w:b/>
                <w:color w:val="0000FF"/>
                <w:sz w:val="18"/>
                <w:szCs w:val="18"/>
              </w:rPr>
            </w:pPr>
            <w:ins w:id="959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9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9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594" w:author="Boisvert, Eric" w:date="2016-03-29T09:19:00Z"/>
                <w:rFonts w:ascii="Arial" w:eastAsia="MS Mincho" w:hAnsi="Arial" w:cs="Arial"/>
                <w:sz w:val="18"/>
                <w:szCs w:val="18"/>
              </w:rPr>
            </w:pPr>
            <w:ins w:id="95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596" w:author="Boisvert, Eric" w:date="2016-03-29T09:19:00Z"/>
                <w:rFonts w:cs="Arial"/>
                <w:b/>
                <w:color w:val="FF0000"/>
                <w:szCs w:val="18"/>
                <w:lang w:eastAsia="en-US"/>
              </w:rPr>
            </w:pPr>
            <w:ins w:id="9597"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95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95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00" w:author="Boisvert, Eric" w:date="2016-03-29T09:19:00Z"/>
                <w:rFonts w:ascii="Arial" w:eastAsia="MS Mincho" w:hAnsi="Arial" w:cs="Arial"/>
                <w:sz w:val="18"/>
                <w:szCs w:val="18"/>
              </w:rPr>
            </w:pPr>
            <w:ins w:id="96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602" w:author="Boisvert, Eric" w:date="2016-03-29T09:19:00Z"/>
                <w:rFonts w:ascii="Arial" w:eastAsia="MS Mincho" w:hAnsi="Arial" w:cs="Arial"/>
                <w:sz w:val="18"/>
                <w:szCs w:val="18"/>
              </w:rPr>
            </w:pPr>
            <w:ins w:id="960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96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96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06" w:author="Boisvert, Eric" w:date="2016-03-29T09:19:00Z"/>
                <w:rFonts w:ascii="Arial" w:eastAsia="MS Mincho" w:hAnsi="Arial" w:cs="Arial"/>
                <w:sz w:val="18"/>
                <w:szCs w:val="18"/>
              </w:rPr>
            </w:pPr>
            <w:ins w:id="96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08" w:author="Boisvert, Eric" w:date="2016-03-29T09:19:00Z"/>
                <w:rFonts w:cs="Arial"/>
                <w:szCs w:val="18"/>
                <w:lang w:eastAsia="en-US"/>
              </w:rPr>
            </w:pPr>
          </w:p>
        </w:tc>
      </w:tr>
      <w:tr w:rsidR="00480BB6" w:rsidRPr="00DE63EA" w14:paraId="444438E7" w14:textId="77777777" w:rsidTr="0024128E">
        <w:trPr>
          <w:ins w:id="96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9610" w:author="Boisvert, Eric" w:date="2016-03-29T09:19:00Z"/>
                <w:rFonts w:cs="Arial"/>
                <w:b/>
                <w:szCs w:val="18"/>
              </w:rPr>
            </w:pPr>
            <w:ins w:id="96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12" w:author="Boisvert, Eric" w:date="2016-03-29T09:19:00Z"/>
                <w:rFonts w:cs="Arial"/>
                <w:szCs w:val="18"/>
                <w:lang w:val="en-US"/>
              </w:rPr>
            </w:pPr>
            <w:ins w:id="9613"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9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9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16" w:author="Boisvert, Eric" w:date="2016-03-29T09:19:00Z"/>
                <w:rFonts w:ascii="Arial" w:eastAsia="MS Mincho" w:hAnsi="Arial" w:cs="Arial"/>
                <w:sz w:val="18"/>
                <w:szCs w:val="18"/>
              </w:rPr>
            </w:pPr>
            <w:ins w:id="96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18" w:author="Boisvert, Eric" w:date="2016-03-29T09:19:00Z"/>
                <w:rFonts w:ascii="Arial" w:eastAsia="MS Mincho" w:hAnsi="Arial" w:cs="Arial"/>
                <w:b/>
                <w:color w:val="0000FF"/>
                <w:sz w:val="18"/>
                <w:szCs w:val="18"/>
              </w:rPr>
            </w:pPr>
            <w:ins w:id="961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96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96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22" w:author="Boisvert, Eric" w:date="2016-03-29T09:19:00Z"/>
                <w:rFonts w:ascii="Arial" w:eastAsia="MS Mincho" w:hAnsi="Arial" w:cs="Arial"/>
                <w:sz w:val="18"/>
                <w:szCs w:val="18"/>
              </w:rPr>
            </w:pPr>
            <w:ins w:id="962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24" w:author="Boisvert, Eric" w:date="2016-03-29T09:19:00Z"/>
                <w:rFonts w:cs="Arial"/>
                <w:b/>
                <w:color w:val="FF0000"/>
                <w:szCs w:val="18"/>
                <w:lang w:eastAsia="en-US"/>
              </w:rPr>
            </w:pPr>
            <w:ins w:id="9625"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96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96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28" w:author="Boisvert, Eric" w:date="2016-03-29T09:19:00Z"/>
                <w:rFonts w:ascii="Arial" w:eastAsia="MS Mincho" w:hAnsi="Arial" w:cs="Arial"/>
                <w:sz w:val="18"/>
                <w:szCs w:val="18"/>
              </w:rPr>
            </w:pPr>
            <w:ins w:id="962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630" w:author="Boisvert, Eric" w:date="2016-03-29T09:19:00Z"/>
                <w:rFonts w:ascii="Arial" w:eastAsia="MS Mincho" w:hAnsi="Arial" w:cs="Arial"/>
                <w:sz w:val="18"/>
                <w:szCs w:val="18"/>
              </w:rPr>
            </w:pPr>
            <w:ins w:id="963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96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96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34" w:author="Boisvert, Eric" w:date="2016-03-29T09:19:00Z"/>
                <w:rFonts w:ascii="Arial" w:eastAsia="MS Mincho" w:hAnsi="Arial" w:cs="Arial"/>
                <w:sz w:val="18"/>
                <w:szCs w:val="18"/>
              </w:rPr>
            </w:pPr>
            <w:ins w:id="96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36" w:author="Boisvert, Eric" w:date="2016-03-29T09:19:00Z"/>
                <w:rFonts w:cs="Arial"/>
                <w:szCs w:val="18"/>
                <w:lang w:eastAsia="en-US"/>
              </w:rPr>
            </w:pPr>
          </w:p>
        </w:tc>
      </w:tr>
    </w:tbl>
    <w:p w14:paraId="28886F93" w14:textId="77777777" w:rsidR="00480BB6" w:rsidRPr="002E3AD0" w:rsidRDefault="00480BB6" w:rsidP="00480BB6">
      <w:pPr>
        <w:rPr>
          <w:ins w:id="9637" w:author="Boisvert, Eric" w:date="2016-03-29T09:19:00Z"/>
        </w:rPr>
      </w:pPr>
    </w:p>
    <w:p w14:paraId="152D19F2" w14:textId="77777777" w:rsidR="00480BB6" w:rsidRPr="002E3AD0" w:rsidRDefault="00480BB6" w:rsidP="00480BB6">
      <w:pPr>
        <w:rPr>
          <w:ins w:id="9638" w:author="Boisvert, Eric" w:date="2016-03-29T09:19:00Z"/>
        </w:rPr>
      </w:pPr>
    </w:p>
    <w:p w14:paraId="7E490D96" w14:textId="77777777" w:rsidR="00480BB6" w:rsidRDefault="00480BB6" w:rsidP="00480BB6">
      <w:pPr>
        <w:spacing w:after="200" w:line="276" w:lineRule="auto"/>
        <w:rPr>
          <w:ins w:id="9639" w:author="Boisvert, Eric" w:date="2016-03-29T09:19:00Z"/>
        </w:rPr>
      </w:pPr>
      <w:ins w:id="9640" w:author="Boisvert, Eric" w:date="2016-03-29T09:19:00Z">
        <w:r>
          <w:br w:type="page"/>
        </w:r>
      </w:ins>
    </w:p>
    <w:p w14:paraId="539B27EE" w14:textId="77777777" w:rsidR="00480BB6" w:rsidRPr="002E3AD0" w:rsidRDefault="00480BB6" w:rsidP="00480BB6">
      <w:pPr>
        <w:rPr>
          <w:ins w:id="9641" w:author="Boisvert, Eric" w:date="2016-03-29T09:19:00Z"/>
        </w:rPr>
      </w:pPr>
    </w:p>
    <w:p w14:paraId="0257B9A5" w14:textId="77777777" w:rsidR="00480BB6" w:rsidRPr="00480BB6" w:rsidRDefault="00480BB6">
      <w:pPr>
        <w:pStyle w:val="OGCAnnexXX"/>
        <w:rPr>
          <w:ins w:id="9642" w:author="Boisvert, Eric" w:date="2016-03-29T09:19:00Z"/>
          <w:lang w:val="en-CA"/>
          <w:rPrChange w:id="9643" w:author="Boisvert, Eric" w:date="2016-03-29T09:20:00Z">
            <w:rPr>
              <w:ins w:id="9644" w:author="Boisvert, Eric" w:date="2016-03-29T09:19:00Z"/>
              <w:lang w:val="fr-CA"/>
            </w:rPr>
          </w:rPrChange>
        </w:rPr>
        <w:pPrChange w:id="9645" w:author="Eric Boisvert" w:date="2016-04-02T13:01:00Z">
          <w:pPr>
            <w:pStyle w:val="Heading3"/>
            <w:numPr>
              <w:ilvl w:val="0"/>
              <w:numId w:val="0"/>
            </w:numPr>
            <w:ind w:left="720" w:hanging="720"/>
          </w:pPr>
        </w:pPrChange>
      </w:pPr>
      <w:ins w:id="9646" w:author="Boisvert, Eric" w:date="2016-03-29T09:19:00Z">
        <w:del w:id="9647" w:author="Eric Boisvert" w:date="2016-04-02T13:01:00Z">
          <w:r w:rsidRPr="00480BB6" w:rsidDel="003C54F8">
            <w:rPr>
              <w:lang w:val="en-CA"/>
              <w:rPrChange w:id="9648" w:author="Boisvert, Eric" w:date="2016-03-29T09:20:00Z">
                <w:rPr>
                  <w:iCs/>
                  <w:lang w:val="fr-CA"/>
                </w:rPr>
              </w:rPrChange>
            </w:rPr>
            <w:delText>A.2</w:delText>
          </w:r>
        </w:del>
        <w:del w:id="9649" w:author="Eric Boisvert" w:date="2016-04-02T13:00:00Z">
          <w:r w:rsidRPr="00480BB6" w:rsidDel="003C54F8">
            <w:rPr>
              <w:lang w:val="en-CA"/>
              <w:rPrChange w:id="9650" w:author="Boisvert, Eric" w:date="2016-03-29T09:20:00Z">
                <w:rPr>
                  <w:iCs/>
                  <w:lang w:val="fr-CA"/>
                </w:rPr>
              </w:rPrChange>
            </w:rPr>
            <w:delText xml:space="preserve">.1 </w:delText>
          </w:r>
        </w:del>
        <w:bookmarkStart w:id="9651" w:name="_Toc448330038"/>
        <w:r w:rsidRPr="00480BB6">
          <w:rPr>
            <w:lang w:val="en-CA"/>
            <w:rPrChange w:id="9652" w:author="Boisvert, Eric" w:date="2016-03-29T09:20:00Z">
              <w:rPr>
                <w:iCs/>
                <w:lang w:val="fr-CA"/>
              </w:rPr>
            </w:rPrChange>
          </w:rPr>
          <w:t>Conformance class: GeoSciML Borehole XML Encoding</w:t>
        </w:r>
        <w:bookmarkEnd w:id="9651"/>
        <w:r w:rsidRPr="00480BB6">
          <w:rPr>
            <w:lang w:val="en-CA"/>
            <w:rPrChange w:id="9653"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96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9655" w:author="Boisvert, Eric" w:date="2016-03-29T09:19:00Z"/>
                <w:rFonts w:cs="Arial"/>
                <w:szCs w:val="18"/>
                <w:lang w:eastAsia="en-US"/>
              </w:rPr>
            </w:pPr>
            <w:ins w:id="965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9657" w:author="Boisvert, Eric" w:date="2016-03-29T09:19:00Z"/>
                <w:rFonts w:cs="Arial"/>
                <w:b/>
                <w:color w:val="0000FF"/>
                <w:szCs w:val="18"/>
                <w:lang w:eastAsia="en-US"/>
              </w:rPr>
            </w:pPr>
            <w:ins w:id="965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965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9660" w:author="Boisvert, Eric" w:date="2016-03-29T09:19:00Z"/>
                <w:rFonts w:cs="Arial"/>
                <w:szCs w:val="18"/>
                <w:lang w:eastAsia="en-US"/>
              </w:rPr>
            </w:pPr>
            <w:ins w:id="966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62" w:author="Boisvert, Eric" w:date="2016-03-29T09:19:00Z"/>
                <w:rFonts w:cs="Arial"/>
                <w:b/>
                <w:color w:val="0000FF"/>
                <w:szCs w:val="18"/>
                <w:lang w:eastAsia="en-US"/>
              </w:rPr>
            </w:pPr>
            <w:ins w:id="9663"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966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9665" w:author="Boisvert, Eric" w:date="2016-03-29T09:19:00Z"/>
                <w:rFonts w:cs="Arial"/>
                <w:b/>
                <w:szCs w:val="18"/>
              </w:rPr>
            </w:pPr>
            <w:ins w:id="966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67" w:author="Boisvert, Eric" w:date="2016-03-29T09:19:00Z"/>
                <w:rFonts w:cs="Arial"/>
                <w:szCs w:val="18"/>
                <w:lang w:val="en-US"/>
              </w:rPr>
            </w:pPr>
            <w:ins w:id="9668"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96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9670" w:author="Boisvert, Eric" w:date="2016-03-29T09:19:00Z"/>
                <w:rFonts w:cs="Arial"/>
                <w:b/>
                <w:szCs w:val="18"/>
              </w:rPr>
            </w:pPr>
            <w:ins w:id="96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72" w:author="Boisvert, Eric" w:date="2016-03-29T09:19:00Z"/>
                <w:rFonts w:cs="Arial"/>
                <w:szCs w:val="18"/>
                <w:lang w:val="en-US"/>
              </w:rPr>
            </w:pPr>
            <w:ins w:id="9673"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9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9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76" w:author="Boisvert, Eric" w:date="2016-03-29T09:19:00Z"/>
                <w:rFonts w:ascii="Arial" w:eastAsia="MS Mincho" w:hAnsi="Arial" w:cs="Arial"/>
                <w:sz w:val="18"/>
                <w:szCs w:val="18"/>
              </w:rPr>
            </w:pPr>
            <w:ins w:id="96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78" w:author="Boisvert, Eric" w:date="2016-03-29T09:19:00Z"/>
                <w:rFonts w:ascii="Arial" w:eastAsia="MS Mincho" w:hAnsi="Arial" w:cs="Arial"/>
                <w:b/>
                <w:color w:val="0000FF"/>
                <w:sz w:val="18"/>
                <w:szCs w:val="18"/>
              </w:rPr>
            </w:pPr>
            <w:ins w:id="967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9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9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82" w:author="Boisvert, Eric" w:date="2016-03-29T09:19:00Z"/>
                <w:rFonts w:ascii="Arial" w:eastAsia="MS Mincho" w:hAnsi="Arial" w:cs="Arial"/>
                <w:sz w:val="18"/>
                <w:szCs w:val="18"/>
              </w:rPr>
            </w:pPr>
            <w:ins w:id="96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84" w:author="Boisvert, Eric" w:date="2016-03-29T09:19:00Z"/>
                <w:rFonts w:cs="Arial"/>
                <w:b/>
                <w:color w:val="FF0000"/>
                <w:szCs w:val="18"/>
                <w:lang w:eastAsia="en-US"/>
              </w:rPr>
            </w:pPr>
            <w:ins w:id="9685"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96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96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88" w:author="Boisvert, Eric" w:date="2016-03-29T09:19:00Z"/>
                <w:rFonts w:ascii="Arial" w:eastAsia="MS Mincho" w:hAnsi="Arial" w:cs="Arial"/>
                <w:sz w:val="18"/>
                <w:szCs w:val="18"/>
              </w:rPr>
            </w:pPr>
            <w:ins w:id="96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690" w:author="Boisvert, Eric" w:date="2016-03-29T09:19:00Z"/>
                <w:rFonts w:ascii="Arial" w:eastAsia="MS Mincho" w:hAnsi="Arial" w:cs="Arial"/>
                <w:sz w:val="18"/>
                <w:szCs w:val="18"/>
              </w:rPr>
            </w:pPr>
            <w:ins w:id="969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9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9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694" w:author="Boisvert, Eric" w:date="2016-03-29T09:19:00Z"/>
                <w:rFonts w:ascii="Arial" w:eastAsia="MS Mincho" w:hAnsi="Arial" w:cs="Arial"/>
                <w:sz w:val="18"/>
                <w:szCs w:val="18"/>
              </w:rPr>
            </w:pPr>
            <w:ins w:id="96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696" w:author="Boisvert, Eric" w:date="2016-03-29T09:19:00Z"/>
                <w:rFonts w:cs="Arial"/>
                <w:szCs w:val="18"/>
                <w:lang w:eastAsia="en-US"/>
              </w:rPr>
            </w:pPr>
          </w:p>
        </w:tc>
      </w:tr>
      <w:tr w:rsidR="00480BB6" w:rsidRPr="00DE63EA" w14:paraId="430295DE" w14:textId="77777777" w:rsidTr="0024128E">
        <w:trPr>
          <w:ins w:id="96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9698" w:author="Boisvert, Eric" w:date="2016-03-29T09:19:00Z"/>
                <w:rFonts w:cs="Arial"/>
                <w:b/>
                <w:szCs w:val="18"/>
              </w:rPr>
            </w:pPr>
            <w:ins w:id="96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00" w:author="Boisvert, Eric" w:date="2016-03-29T09:19:00Z"/>
                <w:rFonts w:cs="Arial"/>
                <w:szCs w:val="18"/>
                <w:lang w:val="en-US"/>
              </w:rPr>
            </w:pPr>
            <w:ins w:id="9701"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9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9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04" w:author="Boisvert, Eric" w:date="2016-03-29T09:19:00Z"/>
                <w:rFonts w:ascii="Arial" w:eastAsia="MS Mincho" w:hAnsi="Arial" w:cs="Arial"/>
                <w:sz w:val="18"/>
                <w:szCs w:val="18"/>
              </w:rPr>
            </w:pPr>
            <w:ins w:id="97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06" w:author="Boisvert, Eric" w:date="2016-03-29T09:19:00Z"/>
                <w:rFonts w:ascii="Arial" w:eastAsia="MS Mincho" w:hAnsi="Arial" w:cs="Arial"/>
                <w:b/>
                <w:color w:val="0000FF"/>
                <w:sz w:val="18"/>
                <w:szCs w:val="18"/>
              </w:rPr>
            </w:pPr>
            <w:ins w:id="970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9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9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10" w:author="Boisvert, Eric" w:date="2016-03-29T09:19:00Z"/>
                <w:rFonts w:ascii="Arial" w:eastAsia="MS Mincho" w:hAnsi="Arial" w:cs="Arial"/>
                <w:sz w:val="18"/>
                <w:szCs w:val="18"/>
              </w:rPr>
            </w:pPr>
            <w:ins w:id="97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12" w:author="Boisvert, Eric" w:date="2016-03-29T09:19:00Z"/>
                <w:rFonts w:cs="Arial"/>
                <w:b/>
                <w:color w:val="FF0000"/>
                <w:szCs w:val="18"/>
                <w:lang w:eastAsia="en-US"/>
              </w:rPr>
            </w:pPr>
            <w:ins w:id="9713"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97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97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16" w:author="Boisvert, Eric" w:date="2016-03-29T09:19:00Z"/>
                <w:rFonts w:ascii="Arial" w:eastAsia="MS Mincho" w:hAnsi="Arial" w:cs="Arial"/>
                <w:sz w:val="18"/>
                <w:szCs w:val="18"/>
              </w:rPr>
            </w:pPr>
            <w:ins w:id="97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718" w:author="Boisvert, Eric" w:date="2016-03-29T09:19:00Z"/>
                <w:rFonts w:ascii="Arial" w:eastAsia="MS Mincho" w:hAnsi="Arial" w:cs="Arial"/>
                <w:sz w:val="18"/>
                <w:szCs w:val="18"/>
              </w:rPr>
            </w:pPr>
            <w:ins w:id="971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97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97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22" w:author="Boisvert, Eric" w:date="2016-03-29T09:19:00Z"/>
                <w:rFonts w:ascii="Arial" w:eastAsia="MS Mincho" w:hAnsi="Arial" w:cs="Arial"/>
                <w:sz w:val="18"/>
                <w:szCs w:val="18"/>
              </w:rPr>
            </w:pPr>
            <w:ins w:id="97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24" w:author="Boisvert, Eric" w:date="2016-03-29T09:19:00Z"/>
                <w:rFonts w:cs="Arial"/>
                <w:szCs w:val="18"/>
                <w:lang w:eastAsia="en-US"/>
              </w:rPr>
            </w:pPr>
          </w:p>
        </w:tc>
      </w:tr>
    </w:tbl>
    <w:p w14:paraId="09719AB4" w14:textId="77777777" w:rsidR="00480BB6" w:rsidRPr="002E3AD0" w:rsidRDefault="00480BB6" w:rsidP="00480BB6">
      <w:pPr>
        <w:rPr>
          <w:ins w:id="9725" w:author="Boisvert, Eric" w:date="2016-03-29T09:19:00Z"/>
        </w:rPr>
      </w:pPr>
    </w:p>
    <w:p w14:paraId="6648987F" w14:textId="77777777" w:rsidR="00480BB6" w:rsidRPr="002E3AD0" w:rsidRDefault="00480BB6" w:rsidP="00480BB6">
      <w:pPr>
        <w:rPr>
          <w:ins w:id="9726" w:author="Boisvert, Eric" w:date="2016-03-29T09:19:00Z"/>
        </w:rPr>
      </w:pPr>
    </w:p>
    <w:p w14:paraId="0A0F2751" w14:textId="77777777" w:rsidR="00480BB6" w:rsidRDefault="00480BB6" w:rsidP="00480BB6">
      <w:pPr>
        <w:spacing w:after="200" w:line="276" w:lineRule="auto"/>
        <w:rPr>
          <w:ins w:id="9727" w:author="Boisvert, Eric" w:date="2016-03-29T09:19:00Z"/>
        </w:rPr>
      </w:pPr>
      <w:ins w:id="9728" w:author="Boisvert, Eric" w:date="2016-03-29T09:19:00Z">
        <w:r>
          <w:br w:type="page"/>
        </w:r>
      </w:ins>
    </w:p>
    <w:p w14:paraId="0264067A" w14:textId="77777777" w:rsidR="00480BB6" w:rsidRPr="002E3AD0" w:rsidRDefault="00480BB6" w:rsidP="00480BB6">
      <w:pPr>
        <w:rPr>
          <w:ins w:id="9729" w:author="Boisvert, Eric" w:date="2016-03-29T09:19:00Z"/>
        </w:rPr>
      </w:pPr>
    </w:p>
    <w:p w14:paraId="525924B3" w14:textId="77777777" w:rsidR="00480BB6" w:rsidRPr="00480BB6" w:rsidRDefault="00480BB6">
      <w:pPr>
        <w:pStyle w:val="OGCAnnexXX"/>
        <w:rPr>
          <w:ins w:id="9730" w:author="Boisvert, Eric" w:date="2016-03-29T09:19:00Z"/>
          <w:lang w:val="en-CA"/>
          <w:rPrChange w:id="9731" w:author="Boisvert, Eric" w:date="2016-03-29T09:20:00Z">
            <w:rPr>
              <w:ins w:id="9732" w:author="Boisvert, Eric" w:date="2016-03-29T09:19:00Z"/>
              <w:lang w:val="fr-CA"/>
            </w:rPr>
          </w:rPrChange>
        </w:rPr>
        <w:pPrChange w:id="9733" w:author="Eric Boisvert" w:date="2016-04-02T13:01:00Z">
          <w:pPr>
            <w:pStyle w:val="Heading3"/>
            <w:numPr>
              <w:ilvl w:val="0"/>
              <w:numId w:val="0"/>
            </w:numPr>
            <w:ind w:left="720" w:hanging="720"/>
          </w:pPr>
        </w:pPrChange>
      </w:pPr>
      <w:ins w:id="9734" w:author="Boisvert, Eric" w:date="2016-03-29T09:19:00Z">
        <w:del w:id="9735" w:author="Eric Boisvert" w:date="2016-04-02T13:01:00Z">
          <w:r w:rsidRPr="00480BB6" w:rsidDel="003C54F8">
            <w:rPr>
              <w:lang w:val="en-CA"/>
              <w:rPrChange w:id="9736" w:author="Boisvert, Eric" w:date="2016-03-29T09:20:00Z">
                <w:rPr>
                  <w:iCs/>
                  <w:lang w:val="fr-CA"/>
                </w:rPr>
              </w:rPrChange>
            </w:rPr>
            <w:delText xml:space="preserve">A.2.1 </w:delText>
          </w:r>
        </w:del>
        <w:bookmarkStart w:id="9737" w:name="_Toc448330039"/>
        <w:r w:rsidRPr="00480BB6">
          <w:rPr>
            <w:lang w:val="en-CA"/>
            <w:rPrChange w:id="9738" w:author="Boisvert, Eric" w:date="2016-03-29T09:20:00Z">
              <w:rPr>
                <w:iCs/>
                <w:lang w:val="fr-CA"/>
              </w:rPr>
            </w:rPrChange>
          </w:rPr>
          <w:t>Conformance class: GeoSciML Laboratory and Analysis XML Encoding</w:t>
        </w:r>
        <w:bookmarkEnd w:id="9737"/>
        <w:r w:rsidRPr="00480BB6">
          <w:rPr>
            <w:lang w:val="en-CA"/>
            <w:rPrChange w:id="9739"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97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9741" w:author="Boisvert, Eric" w:date="2016-03-29T09:19:00Z"/>
                <w:rFonts w:cs="Arial"/>
                <w:szCs w:val="18"/>
                <w:lang w:eastAsia="en-US"/>
              </w:rPr>
            </w:pPr>
            <w:ins w:id="974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9743" w:author="Boisvert, Eric" w:date="2016-03-29T09:19:00Z"/>
                <w:rFonts w:cs="Arial"/>
                <w:b/>
                <w:color w:val="0000FF"/>
                <w:szCs w:val="18"/>
                <w:lang w:eastAsia="en-US"/>
              </w:rPr>
            </w:pPr>
            <w:ins w:id="974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974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9746" w:author="Boisvert, Eric" w:date="2016-03-29T09:19:00Z"/>
                <w:rFonts w:cs="Arial"/>
                <w:szCs w:val="18"/>
                <w:lang w:eastAsia="en-US"/>
              </w:rPr>
            </w:pPr>
            <w:ins w:id="974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48" w:author="Boisvert, Eric" w:date="2016-03-29T09:19:00Z"/>
                <w:rFonts w:cs="Arial"/>
                <w:b/>
                <w:color w:val="0000FF"/>
                <w:szCs w:val="18"/>
                <w:lang w:eastAsia="en-US"/>
              </w:rPr>
            </w:pPr>
            <w:ins w:id="9749"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975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9751" w:author="Boisvert, Eric" w:date="2016-03-29T09:19:00Z"/>
                <w:rFonts w:cs="Arial"/>
                <w:b/>
                <w:szCs w:val="18"/>
              </w:rPr>
            </w:pPr>
            <w:ins w:id="975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53" w:author="Boisvert, Eric" w:date="2016-03-29T09:19:00Z"/>
                <w:rFonts w:cs="Arial"/>
                <w:szCs w:val="18"/>
                <w:lang w:val="en-US"/>
              </w:rPr>
            </w:pPr>
            <w:ins w:id="9754" w:author="Boisvert, Eric" w:date="2016-03-29T09:19:00Z">
              <w:r w:rsidRPr="00D9100C">
                <w:rPr>
                  <w:rFonts w:cs="Arial"/>
                  <w:szCs w:val="18"/>
                  <w:lang w:val="en-US"/>
                </w:rPr>
                <w:t>/conf/gsml4xsd/core</w:t>
              </w:r>
            </w:ins>
          </w:p>
        </w:tc>
      </w:tr>
      <w:tr w:rsidR="00480BB6" w:rsidRPr="00DE63EA" w14:paraId="6946A695" w14:textId="77777777" w:rsidTr="0024128E">
        <w:trPr>
          <w:ins w:id="97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9756" w:author="Boisvert, Eric" w:date="2016-03-29T09:19:00Z"/>
                <w:rFonts w:cs="Arial"/>
                <w:b/>
                <w:szCs w:val="18"/>
              </w:rPr>
            </w:pPr>
            <w:ins w:id="97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58" w:author="Boisvert, Eric" w:date="2016-03-29T09:19:00Z"/>
                <w:rFonts w:cs="Arial"/>
                <w:szCs w:val="18"/>
                <w:lang w:val="en-US"/>
              </w:rPr>
            </w:pPr>
            <w:ins w:id="9759" w:author="Eric Boisvert" w:date="2016-04-03T13:12:00Z">
              <w:r w:rsidRPr="00CE2547">
                <w:rPr>
                  <w:rFonts w:cs="Arial"/>
                  <w:szCs w:val="18"/>
                  <w:lang w:val="en-US"/>
                </w:rPr>
                <w:t>OGC 10-025r1  OMXML</w:t>
              </w:r>
            </w:ins>
            <w:ins w:id="9760" w:author="Boisvert, Eric" w:date="2016-03-29T09:19:00Z">
              <w:del w:id="9761"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97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9763" w:author="Boisvert, Eric" w:date="2016-03-29T09:19:00Z"/>
                <w:rFonts w:cs="Arial"/>
                <w:b/>
                <w:szCs w:val="18"/>
              </w:rPr>
            </w:pPr>
            <w:ins w:id="976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65" w:author="Boisvert, Eric" w:date="2016-03-29T09:19:00Z"/>
                <w:rFonts w:cs="Arial"/>
                <w:szCs w:val="18"/>
                <w:lang w:val="en-US"/>
              </w:rPr>
            </w:pPr>
            <w:ins w:id="9766"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97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97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69" w:author="Boisvert, Eric" w:date="2016-03-29T09:19:00Z"/>
                <w:rFonts w:ascii="Arial" w:eastAsia="MS Mincho" w:hAnsi="Arial" w:cs="Arial"/>
                <w:sz w:val="18"/>
                <w:szCs w:val="18"/>
              </w:rPr>
            </w:pPr>
            <w:ins w:id="97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71" w:author="Boisvert, Eric" w:date="2016-03-29T09:19:00Z"/>
                <w:rFonts w:ascii="Arial" w:eastAsia="MS Mincho" w:hAnsi="Arial" w:cs="Arial"/>
                <w:b/>
                <w:color w:val="0000FF"/>
                <w:sz w:val="18"/>
                <w:szCs w:val="18"/>
              </w:rPr>
            </w:pPr>
            <w:ins w:id="977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97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97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75" w:author="Boisvert, Eric" w:date="2016-03-29T09:19:00Z"/>
                <w:rFonts w:ascii="Arial" w:eastAsia="MS Mincho" w:hAnsi="Arial" w:cs="Arial"/>
                <w:sz w:val="18"/>
                <w:szCs w:val="18"/>
              </w:rPr>
            </w:pPr>
            <w:ins w:id="97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77" w:author="Boisvert, Eric" w:date="2016-03-29T09:19:00Z"/>
                <w:rFonts w:cs="Arial"/>
                <w:b/>
                <w:color w:val="FF0000"/>
                <w:szCs w:val="18"/>
                <w:lang w:eastAsia="en-US"/>
              </w:rPr>
            </w:pPr>
            <w:ins w:id="9778"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97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97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81" w:author="Boisvert, Eric" w:date="2016-03-29T09:19:00Z"/>
                <w:rFonts w:ascii="Arial" w:eastAsia="MS Mincho" w:hAnsi="Arial" w:cs="Arial"/>
                <w:sz w:val="18"/>
                <w:szCs w:val="18"/>
              </w:rPr>
            </w:pPr>
            <w:ins w:id="97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783" w:author="Boisvert, Eric" w:date="2016-03-29T09:19:00Z"/>
                <w:rFonts w:ascii="Arial" w:eastAsia="MS Mincho" w:hAnsi="Arial" w:cs="Arial"/>
                <w:sz w:val="18"/>
                <w:szCs w:val="18"/>
              </w:rPr>
            </w:pPr>
            <w:ins w:id="978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9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9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87" w:author="Boisvert, Eric" w:date="2016-03-29T09:19:00Z"/>
                <w:rFonts w:ascii="Arial" w:eastAsia="MS Mincho" w:hAnsi="Arial" w:cs="Arial"/>
                <w:sz w:val="18"/>
                <w:szCs w:val="18"/>
              </w:rPr>
            </w:pPr>
            <w:ins w:id="97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89" w:author="Boisvert, Eric" w:date="2016-03-29T09:19:00Z"/>
                <w:rFonts w:cs="Arial"/>
                <w:szCs w:val="18"/>
                <w:lang w:eastAsia="en-US"/>
              </w:rPr>
            </w:pPr>
          </w:p>
        </w:tc>
      </w:tr>
      <w:tr w:rsidR="00480BB6" w:rsidRPr="00DE63EA" w14:paraId="5DAB8285" w14:textId="77777777" w:rsidTr="0024128E">
        <w:trPr>
          <w:ins w:id="97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9791" w:author="Boisvert, Eric" w:date="2016-03-29T09:19:00Z"/>
                <w:rFonts w:cs="Arial"/>
                <w:b/>
                <w:szCs w:val="18"/>
              </w:rPr>
            </w:pPr>
            <w:ins w:id="97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793" w:author="Boisvert, Eric" w:date="2016-03-29T09:19:00Z"/>
                <w:rFonts w:cs="Arial"/>
                <w:szCs w:val="18"/>
                <w:lang w:val="en-US"/>
              </w:rPr>
            </w:pPr>
            <w:ins w:id="9794"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9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9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97" w:author="Boisvert, Eric" w:date="2016-03-29T09:19:00Z"/>
                <w:rFonts w:ascii="Arial" w:eastAsia="MS Mincho" w:hAnsi="Arial" w:cs="Arial"/>
                <w:sz w:val="18"/>
                <w:szCs w:val="18"/>
              </w:rPr>
            </w:pPr>
            <w:ins w:id="97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799" w:author="Boisvert, Eric" w:date="2016-03-29T09:19:00Z"/>
                <w:rFonts w:ascii="Arial" w:eastAsia="MS Mincho" w:hAnsi="Arial" w:cs="Arial"/>
                <w:b/>
                <w:color w:val="0000FF"/>
                <w:sz w:val="18"/>
                <w:szCs w:val="18"/>
              </w:rPr>
            </w:pPr>
            <w:ins w:id="980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9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9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803" w:author="Boisvert, Eric" w:date="2016-03-29T09:19:00Z"/>
                <w:rFonts w:ascii="Arial" w:eastAsia="MS Mincho" w:hAnsi="Arial" w:cs="Arial"/>
                <w:sz w:val="18"/>
                <w:szCs w:val="18"/>
              </w:rPr>
            </w:pPr>
            <w:ins w:id="98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805" w:author="Boisvert, Eric" w:date="2016-03-29T09:19:00Z"/>
                <w:rFonts w:cs="Arial"/>
                <w:b/>
                <w:color w:val="FF0000"/>
                <w:szCs w:val="18"/>
                <w:lang w:eastAsia="en-US"/>
              </w:rPr>
            </w:pPr>
            <w:ins w:id="9806"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9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9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809" w:author="Boisvert, Eric" w:date="2016-03-29T09:19:00Z"/>
                <w:rFonts w:ascii="Arial" w:eastAsia="MS Mincho" w:hAnsi="Arial" w:cs="Arial"/>
                <w:sz w:val="18"/>
                <w:szCs w:val="18"/>
              </w:rPr>
            </w:pPr>
            <w:ins w:id="98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811" w:author="Boisvert, Eric" w:date="2016-03-29T09:19:00Z"/>
                <w:rFonts w:ascii="Arial" w:eastAsia="MS Mincho" w:hAnsi="Arial" w:cs="Arial"/>
                <w:sz w:val="18"/>
                <w:szCs w:val="18"/>
              </w:rPr>
            </w:pPr>
            <w:ins w:id="981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98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98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815" w:author="Boisvert, Eric" w:date="2016-03-29T09:19:00Z"/>
                <w:rFonts w:ascii="Arial" w:eastAsia="MS Mincho" w:hAnsi="Arial" w:cs="Arial"/>
                <w:sz w:val="18"/>
                <w:szCs w:val="18"/>
              </w:rPr>
            </w:pPr>
            <w:ins w:id="98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817" w:author="Boisvert, Eric" w:date="2016-03-29T09:19:00Z"/>
                <w:rFonts w:cs="Arial"/>
                <w:szCs w:val="18"/>
                <w:lang w:eastAsia="en-US"/>
              </w:rPr>
            </w:pPr>
          </w:p>
        </w:tc>
      </w:tr>
    </w:tbl>
    <w:p w14:paraId="201FD4E7" w14:textId="77777777" w:rsidR="00480BB6" w:rsidRDefault="00480BB6" w:rsidP="00480BB6">
      <w:pPr>
        <w:rPr>
          <w:ins w:id="9818" w:author="Eric Boisvert" w:date="2016-04-02T12:07:00Z"/>
        </w:rPr>
      </w:pPr>
    </w:p>
    <w:p w14:paraId="7723B021" w14:textId="2F28C81E" w:rsidR="00B61014" w:rsidRPr="002E3AD0" w:rsidRDefault="00B61014" w:rsidP="00480BB6">
      <w:pPr>
        <w:rPr>
          <w:ins w:id="9819" w:author="Boisvert, Eric" w:date="2016-03-29T09:19:00Z"/>
        </w:rPr>
      </w:pPr>
      <w:ins w:id="9820" w:author="Eric Boisvert" w:date="2016-04-02T12:08:00Z">
        <w:r>
          <w:br w:type="page"/>
        </w:r>
      </w:ins>
    </w:p>
    <w:p w14:paraId="352A00F8" w14:textId="5C254B72" w:rsidR="009A7B37" w:rsidRPr="00D12552" w:rsidRDefault="00165E04">
      <w:pPr>
        <w:pStyle w:val="OGCAnnexX"/>
        <w:rPr>
          <w:lang w:val="en-CA"/>
        </w:rPr>
        <w:pPrChange w:id="9821" w:author="Eric Boisvert" w:date="2016-04-02T12:53:00Z">
          <w:pPr>
            <w:pStyle w:val="Annex"/>
          </w:pPr>
        </w:pPrChange>
      </w:pPr>
      <w:bookmarkStart w:id="9822" w:name="_Toc165888231"/>
      <w:del w:id="9823"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bookmarkStart w:id="9824" w:name="_Toc448330040"/>
      <w:r w:rsidR="009A7B37" w:rsidRPr="00D12552">
        <w:rPr>
          <w:lang w:val="en-CA"/>
        </w:rPr>
        <w:t>Revision history</w:t>
      </w:r>
      <w:bookmarkEnd w:id="9822"/>
      <w:bookmarkEnd w:id="982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982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9826" w:author="Eric Boisvert" w:date="2016-01-05T08:45:00Z"/>
                <w:lang w:val="en-CA"/>
              </w:rPr>
            </w:pPr>
            <w:ins w:id="982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9828" w:author="Eric Boisvert" w:date="2016-01-05T08:45:00Z"/>
                <w:lang w:val="en-CA"/>
              </w:rPr>
            </w:pPr>
            <w:ins w:id="9829" w:author="Eric Boisvert" w:date="2016-01-05T08:45:00Z">
              <w:r>
                <w:rPr>
                  <w:lang w:val="en-CA"/>
                </w:rPr>
                <w:t>1.0.</w:t>
              </w:r>
            </w:ins>
            <w:ins w:id="9830"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9831" w:author="Eric Boisvert" w:date="2016-01-05T08:45:00Z"/>
                <w:lang w:val="en-CA"/>
              </w:rPr>
            </w:pPr>
            <w:ins w:id="9832"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9833" w:author="Eric Boisvert" w:date="2016-01-05T08:45:00Z"/>
                <w:lang w:val="en-CA"/>
              </w:rPr>
            </w:pPr>
            <w:ins w:id="9834"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9835" w:author="Eric Boisvert" w:date="2016-01-05T08:45:00Z"/>
                <w:lang w:val="en-CA"/>
              </w:rPr>
            </w:pPr>
            <w:ins w:id="9836" w:author="Eric Boisvert" w:date="2016-01-05T08:45:00Z">
              <w:r>
                <w:rPr>
                  <w:lang w:val="en-CA"/>
                </w:rPr>
                <w:t>Group review of some clauses</w:t>
              </w:r>
            </w:ins>
            <w:ins w:id="9837"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9838" w:author="Eric Boisvert" w:date="2016-01-05T08:44:00Z">
              <w:r>
                <w:rPr>
                  <w:lang w:val="en-CA"/>
                </w:rPr>
                <w:t>201</w:t>
              </w:r>
            </w:ins>
            <w:ins w:id="9839" w:author="Eric Boisvert" w:date="2016-01-05T08:45:00Z">
              <w:r>
                <w:rPr>
                  <w:lang w:val="en-CA"/>
                </w:rPr>
                <w:t>6</w:t>
              </w:r>
            </w:ins>
            <w:ins w:id="9840"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9841" w:author="Eric Boisvert" w:date="2016-01-05T08:44:00Z">
              <w:r>
                <w:rPr>
                  <w:lang w:val="en-CA"/>
                </w:rPr>
                <w:t>1.</w:t>
              </w:r>
            </w:ins>
            <w:ins w:id="9842" w:author="Eric Boisvert" w:date="2016-04-02T12:07:00Z">
              <w:r>
                <w:rPr>
                  <w:lang w:val="en-CA"/>
                </w:rPr>
                <w:t>0</w:t>
              </w:r>
            </w:ins>
            <w:ins w:id="9843"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9844"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9845"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9846" w:author="Eric Boisvert" w:date="2016-01-05T08:46:00Z">
              <w:r>
                <w:rPr>
                  <w:lang w:val="en-CA"/>
                </w:rPr>
                <w:t>Global review of text for first draft</w:t>
              </w:r>
            </w:ins>
            <w:ins w:id="9847"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9848"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9849"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985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985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9852" w:author="Ollie Raymond" w:date="2016-02-03T10:05:00Z">
              <w:r>
                <w:rPr>
                  <w:lang w:val="en-CA"/>
                </w:rPr>
                <w:t>General review</w:t>
              </w:r>
            </w:ins>
          </w:p>
        </w:tc>
      </w:tr>
      <w:tr w:rsidR="00401781" w:rsidRPr="00D12552" w14:paraId="50AF4230" w14:textId="77777777">
        <w:trPr>
          <w:ins w:id="9853"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9854" w:author="Eric Boisvert" w:date="2016-04-02T12:06:00Z"/>
                <w:lang w:val="en-CA"/>
              </w:rPr>
            </w:pPr>
            <w:ins w:id="9855"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9856" w:author="Eric Boisvert" w:date="2016-04-02T12:06:00Z"/>
                <w:lang w:val="en-CA"/>
              </w:rPr>
            </w:pPr>
            <w:ins w:id="9857" w:author="Eric Boisvert" w:date="2016-04-02T12:06:00Z">
              <w:r>
                <w:rPr>
                  <w:lang w:val="en-CA"/>
                </w:rPr>
                <w:t>1.</w:t>
              </w:r>
            </w:ins>
            <w:ins w:id="9858" w:author="Eric Boisvert" w:date="2016-04-02T12:07:00Z">
              <w:r>
                <w:rPr>
                  <w:lang w:val="en-CA"/>
                </w:rPr>
                <w:t>0</w:t>
              </w:r>
            </w:ins>
            <w:ins w:id="9859"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9860" w:author="Eric Boisvert" w:date="2016-04-02T12:06:00Z"/>
                <w:lang w:val="en-CA"/>
              </w:rPr>
            </w:pPr>
            <w:ins w:id="9861"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9862" w:author="Eric Boisvert" w:date="2016-04-02T12:06:00Z"/>
                <w:lang w:val="en-CA"/>
              </w:rPr>
            </w:pPr>
            <w:ins w:id="9863"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9864" w:author="Eric Boisvert" w:date="2016-04-02T12:06:00Z"/>
                <w:lang w:val="en-CA"/>
              </w:rPr>
            </w:pPr>
            <w:ins w:id="9865" w:author="Eric Boisvert" w:date="2016-04-02T12:07:00Z">
              <w:r>
                <w:rPr>
                  <w:lang w:val="en-CA"/>
                </w:rPr>
                <w:t>Review, document structure</w:t>
              </w:r>
            </w:ins>
            <w:ins w:id="9866"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t xml:space="preserve"> </w:t>
      </w:r>
      <w:bookmarkStart w:id="9867" w:name="_Toc448330041"/>
      <w:r w:rsidRPr="00D12552">
        <w:rPr>
          <w:lang w:val="en-CA"/>
        </w:rPr>
        <w:t>Bibliography</w:t>
      </w:r>
      <w:bookmarkEnd w:id="9867"/>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pPr>
        <w:rPr>
          <w:ins w:id="9868" w:author="Boisvert, Eric" w:date="2016-04-04T08:50:00Z"/>
        </w:rPr>
      </w:pPr>
      <w:ins w:id="9869" w:author="Boisvert, Eric" w:date="2016-04-04T08:50:00Z">
        <w:r>
          <w:t>Sneed E</w:t>
        </w:r>
      </w:ins>
      <w:ins w:id="9870" w:author="Boisvert, Eric" w:date="2016-04-04T08:51:00Z">
        <w:r>
          <w:t>.</w:t>
        </w:r>
      </w:ins>
      <w:ins w:id="9871" w:author="Boisvert, Eric" w:date="2016-04-04T08:50:00Z">
        <w:r>
          <w:t>D, Folk R</w:t>
        </w:r>
      </w:ins>
      <w:ins w:id="9872" w:author="Boisvert, Eric" w:date="2016-04-04T08:51:00Z">
        <w:r>
          <w:t>.</w:t>
        </w:r>
      </w:ins>
      <w:ins w:id="9873" w:author="Boisvert, Eric" w:date="2016-04-04T08:50:00Z">
        <w:r>
          <w:t>L. 1958. Pebbles in the lower Colorado River, Texas, a study of particle morphogenesis. Journal of Geology 66(2):</w:t>
        </w:r>
      </w:ins>
      <w:ins w:id="9874" w:author="Boisvert, Eric" w:date="2016-04-04T08:51:00Z">
        <w:r>
          <w:t xml:space="preserve"> </w:t>
        </w:r>
      </w:ins>
      <w:ins w:id="9875" w:author="Boisvert, Eric" w:date="2016-04-04T08:50:00Z">
        <w:r>
          <w:t>114–150</w:t>
        </w:r>
      </w:ins>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2" w:author="Eric Boisvert" w:date="2016-03-31T14:35:00Z" w:initials="EB/L">
    <w:p w14:paraId="6655E12C" w14:textId="77777777" w:rsidR="00A02014" w:rsidRDefault="00A02014">
      <w:pPr>
        <w:pStyle w:val="CommentText"/>
      </w:pPr>
      <w:r>
        <w:rPr>
          <w:rStyle w:val="CommentReference"/>
        </w:rPr>
        <w:annotationRef/>
      </w:r>
      <w:r>
        <w:t>More ?  What would be the rule for inclusion in this list ? I think submitting organisations must be OGC members</w:t>
      </w:r>
    </w:p>
  </w:comment>
  <w:comment w:id="904" w:author="Eric Boisvert" w:date="2016-03-31T14:35:00Z" w:initials="EB/L">
    <w:p w14:paraId="07AC35A5" w14:textId="77777777" w:rsidR="00A02014" w:rsidRDefault="00A02014">
      <w:pPr>
        <w:pStyle w:val="CommentText"/>
      </w:pPr>
      <w:r>
        <w:rPr>
          <w:rStyle w:val="CommentReference"/>
        </w:rPr>
        <w:annotationRef/>
      </w:r>
      <w:r>
        <w:t>More. Must check the OGC affiliation rule</w:t>
      </w:r>
    </w:p>
  </w:comment>
  <w:comment w:id="945" w:author="Eric Boisvert" w:date="2016-03-31T14:35:00Z" w:initials="EB/L">
    <w:p w14:paraId="1192DEFF" w14:textId="777B092A" w:rsidR="00A02014" w:rsidRDefault="00A02014">
      <w:pPr>
        <w:pStyle w:val="CommentText"/>
      </w:pPr>
      <w:r>
        <w:rPr>
          <w:rStyle w:val="CommentReference"/>
        </w:rPr>
        <w:annotationRef/>
      </w:r>
      <w:r>
        <w:t>Right.. this is not an interface standard, therefore this section is irrelevant.</w:t>
      </w:r>
    </w:p>
  </w:comment>
  <w:comment w:id="949" w:author="Ollie Raymond" w:date="2016-03-31T14:35:00Z" w:initials="OLR">
    <w:p w14:paraId="44D37F8B" w14:textId="7B01D289" w:rsidR="00A02014" w:rsidRDefault="00A02014">
      <w:pPr>
        <w:pStyle w:val="CommentText"/>
      </w:pPr>
      <w:r>
        <w:rPr>
          <w:rStyle w:val="CommentReference"/>
        </w:rPr>
        <w:annotationRef/>
      </w:r>
      <w:r>
        <w:t xml:space="preserve"> Sould this be Annex “A”? - Ollie</w:t>
      </w:r>
    </w:p>
  </w:comment>
  <w:comment w:id="954" w:author="Ollie Raymond" w:date="2016-03-31T14:35:00Z" w:initials="OLR">
    <w:p w14:paraId="733BBD75" w14:textId="07AFB6BB" w:rsidR="00A02014" w:rsidRDefault="00A02014">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964" w:author="Ollie Raymond" w:date="2016-03-31T14:35:00Z" w:initials="OLR">
    <w:p w14:paraId="431A36BA" w14:textId="1AE8453C" w:rsidR="00A02014" w:rsidRDefault="00A02014">
      <w:pPr>
        <w:pStyle w:val="CommentText"/>
      </w:pPr>
      <w:r>
        <w:rPr>
          <w:rStyle w:val="CommentReference"/>
        </w:rPr>
        <w:annotationRef/>
      </w:r>
      <w:r>
        <w:t>“Coverage” and “19123” are not used elsewhere in the document.  Delete?</w:t>
      </w:r>
    </w:p>
    <w:p w14:paraId="645A8857" w14:textId="77777777" w:rsidR="00A02014" w:rsidRDefault="00A02014">
      <w:pPr>
        <w:pStyle w:val="CommentText"/>
      </w:pPr>
    </w:p>
    <w:p w14:paraId="002D690C" w14:textId="2EDA274D" w:rsidR="00A02014" w:rsidRDefault="00A02014">
      <w:pPr>
        <w:pStyle w:val="CommentText"/>
      </w:pPr>
      <w:r>
        <w:t>Yes EB, I copy pasted from another spec</w:t>
      </w:r>
    </w:p>
  </w:comment>
  <w:comment w:id="997" w:author="Ollie Raymond" w:date="2016-03-31T14:35:00Z" w:initials="OLR">
    <w:p w14:paraId="56A25665" w14:textId="0B1E2522" w:rsidR="00A02014" w:rsidRDefault="00A02014">
      <w:pPr>
        <w:pStyle w:val="CommentText"/>
      </w:pPr>
      <w:r>
        <w:rPr>
          <w:rStyle w:val="CommentReference"/>
        </w:rPr>
        <w:annotationRef/>
      </w:r>
      <w:r>
        <w:t>“Coverage” is not used elsewhere in the document.  Delete?</w:t>
      </w:r>
    </w:p>
  </w:comment>
  <w:comment w:id="1566" w:author="Ollie Raymond" w:date="2016-03-31T14:35:00Z" w:initials="OLR">
    <w:p w14:paraId="315EC1C2" w14:textId="66195E4F" w:rsidR="00A02014" w:rsidRDefault="00A02014">
      <w:pPr>
        <w:pStyle w:val="CommentText"/>
      </w:pPr>
      <w:r>
        <w:rPr>
          <w:rStyle w:val="CommentReference"/>
        </w:rPr>
        <w:annotationRef/>
      </w:r>
      <w:r>
        <w:t>Latest advice from S.Cox is that this statement in 19109:2015 is in error and should be changed. I suggest that we delete this paragraph.</w:t>
      </w:r>
    </w:p>
  </w:comment>
  <w:comment w:id="1585" w:author="Eric Boisvert" w:date="2016-03-31T14:35:00Z" w:initials="EB/L">
    <w:p w14:paraId="72D76448" w14:textId="0D6009B0" w:rsidR="00A02014" w:rsidRDefault="00A02014">
      <w:pPr>
        <w:pStyle w:val="CommentText"/>
      </w:pPr>
      <w:r>
        <w:rPr>
          <w:rStyle w:val="CommentReference"/>
        </w:rPr>
        <w:annotationRef/>
      </w:r>
      <w:r>
        <w:t>Which ones ?</w:t>
      </w:r>
    </w:p>
  </w:comment>
  <w:comment w:id="1615" w:author="Eric Boisvert" w:date="2016-03-31T14:35:00Z" w:initials="EB/L">
    <w:p w14:paraId="11C9FC8B" w14:textId="2D3E112B" w:rsidR="00A02014" w:rsidRDefault="00A02014">
      <w:pPr>
        <w:pStyle w:val="CommentText"/>
      </w:pPr>
      <w:r>
        <w:rPr>
          <w:rStyle w:val="CommentReference"/>
        </w:rPr>
        <w:annotationRef/>
      </w:r>
      <w:r>
        <w:t>Adapt to GeoSciML. Done (Ollie).</w:t>
      </w:r>
    </w:p>
  </w:comment>
  <w:comment w:id="2040" w:author="Eric Boisvert" w:date="2016-03-31T14:35:00Z" w:initials="EB/L">
    <w:p w14:paraId="0CEA0AD6" w14:textId="77777777" w:rsidR="00A02014" w:rsidRDefault="00A02014">
      <w:pPr>
        <w:pStyle w:val="CommentText"/>
      </w:pPr>
      <w:r>
        <w:rPr>
          <w:rStyle w:val="CommentReference"/>
        </w:rPr>
        <w:annotationRef/>
      </w:r>
      <w:r>
        <w:t>My pet peeves</w:t>
      </w:r>
    </w:p>
  </w:comment>
  <w:comment w:id="2059" w:author="Eric Boisvert" w:date="2016-03-31T14:35:00Z" w:initials="EB/L">
    <w:p w14:paraId="09AE58E9" w14:textId="77777777" w:rsidR="00A02014" w:rsidRDefault="00A02014">
      <w:pPr>
        <w:pStyle w:val="CommentText"/>
      </w:pPr>
      <w:r>
        <w:rPr>
          <w:rStyle w:val="CommentReference"/>
        </w:rPr>
        <w:annotationRef/>
      </w:r>
      <w:r>
        <w:t>We don’t have a clear way to report this, unless we allow a nillable property to have both a nil and a content (the Organism class) nilReason = absent</w:t>
      </w:r>
    </w:p>
  </w:comment>
  <w:comment w:id="2046" w:author="Eric Boisvert" w:date="2016-03-31T14:35:00Z" w:initials="EB/L">
    <w:p w14:paraId="0E9B0D43" w14:textId="025D0DD1" w:rsidR="00A02014" w:rsidRDefault="00A02014">
      <w:pPr>
        <w:pStyle w:val="CommentText"/>
      </w:pPr>
      <w:r>
        <w:rPr>
          <w:rStyle w:val="CommentReference"/>
        </w:rPr>
        <w:annotationRef/>
      </w:r>
      <w:r>
        <w:t>Standing issue.. remove</w:t>
      </w:r>
    </w:p>
  </w:comment>
  <w:comment w:id="2079" w:author="Eric Boisvert" w:date="2016-03-31T14:35:00Z" w:initials="EB/L">
    <w:p w14:paraId="009599B9" w14:textId="77777777" w:rsidR="00A02014" w:rsidRDefault="00A02014">
      <w:pPr>
        <w:pStyle w:val="CommentText"/>
      </w:pPr>
      <w:r>
        <w:rPr>
          <w:rStyle w:val="CommentReference"/>
        </w:rPr>
        <w:annotationRef/>
      </w:r>
      <w:r>
        <w:t>The way to do this in GeoSciML is to have ConstituentPart/proportion = 0</w:t>
      </w:r>
    </w:p>
  </w:comment>
  <w:comment w:id="2101" w:author="Eric Boisvert" w:date="2016-03-31T14:35:00Z" w:initials="EB/L">
    <w:p w14:paraId="235D7807" w14:textId="487EBE5E" w:rsidR="00A02014" w:rsidRDefault="00A02014">
      <w:pPr>
        <w:pStyle w:val="CommentText"/>
      </w:pPr>
      <w:r>
        <w:rPr>
          <w:rStyle w:val="CommentReference"/>
        </w:rPr>
        <w:annotationRef/>
      </w:r>
      <w:r>
        <w:t>Harmoniser les tableaux</w:t>
      </w:r>
    </w:p>
  </w:comment>
  <w:comment w:id="2133" w:author="Eric Boisvert" w:date="2016-03-31T14:35:00Z" w:initials="EB/L">
    <w:p w14:paraId="285ACA1A" w14:textId="050EE93A" w:rsidR="00A02014" w:rsidRDefault="00A02014">
      <w:pPr>
        <w:pStyle w:val="CommentText"/>
      </w:pPr>
      <w:r>
        <w:rPr>
          <w:rStyle w:val="CommentReference"/>
        </w:rPr>
        <w:annotationRef/>
      </w:r>
      <w:r>
        <w:t>Move to own requirements class</w:t>
      </w:r>
    </w:p>
  </w:comment>
  <w:comment w:id="2134" w:author="Eric Boisvert" w:date="2016-03-31T14:35:00Z" w:initials="EB/L">
    <w:p w14:paraId="20D344E6" w14:textId="4DC741AF" w:rsidR="00A02014" w:rsidRDefault="00A02014">
      <w:pPr>
        <w:pStyle w:val="CommentText"/>
      </w:pPr>
      <w:r>
        <w:rPr>
          <w:rStyle w:val="CommentReference"/>
        </w:rPr>
        <w:annotationRef/>
      </w:r>
      <w:r>
        <w:t>Double check for the right name</w:t>
      </w:r>
    </w:p>
  </w:comment>
  <w:comment w:id="2388" w:author="Eric Boisvert" w:date="2016-03-31T14:35:00Z" w:initials="EB/L">
    <w:p w14:paraId="543EE89F" w14:textId="14D31BC3" w:rsidR="00A02014" w:rsidRDefault="00A02014">
      <w:pPr>
        <w:pStyle w:val="CommentText"/>
      </w:pPr>
      <w:r>
        <w:rPr>
          <w:rStyle w:val="CommentReference"/>
        </w:rPr>
        <w:annotationRef/>
      </w:r>
      <w:r>
        <w:t>The following two clauses should probably be in their own profile</w:t>
      </w:r>
    </w:p>
  </w:comment>
  <w:comment w:id="2398" w:author="Eric Boisvert" w:date="2016-03-31T14:35:00Z" w:initials="EB/L">
    <w:p w14:paraId="61064CC3" w14:textId="0B759CA5" w:rsidR="00A02014" w:rsidRDefault="00A02014">
      <w:pPr>
        <w:pStyle w:val="CommentText"/>
      </w:pPr>
      <w:r>
        <w:rPr>
          <w:rStyle w:val="CommentReference"/>
        </w:rPr>
        <w:annotationRef/>
      </w:r>
      <w:r>
        <w:t>Move to LOD requirements class</w:t>
      </w:r>
    </w:p>
  </w:comment>
  <w:comment w:id="2430" w:author="Eric Boisvert" w:date="2016-03-31T14:35:00Z" w:initials="EB/L">
    <w:p w14:paraId="1FAED83F" w14:textId="02425D3D" w:rsidR="00A02014" w:rsidRDefault="00A02014">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444" w:author="Eric Boisvert" w:date="2016-03-31T14:35:00Z" w:initials="EB/L">
    <w:p w14:paraId="54872106" w14:textId="6452D0FA" w:rsidR="00A02014" w:rsidRDefault="00A02014">
      <w:pPr>
        <w:pStyle w:val="CommentText"/>
      </w:pPr>
      <w:r>
        <w:rPr>
          <w:rStyle w:val="CommentReference"/>
        </w:rPr>
        <w:annotationRef/>
      </w:r>
      <w:r>
        <w:t xml:space="preserve">Intro text essentially stolen from 7.1 cookbook </w:t>
      </w:r>
      <w:r w:rsidRPr="00762332">
        <w:t>http://www.onegeology.org/wmscookbook/7_1.html</w:t>
      </w:r>
    </w:p>
  </w:comment>
  <w:comment w:id="2459" w:author="Sen, Marcus A." w:date="2016-04-13T12:04:00Z" w:initials="SMA">
    <w:p w14:paraId="4F7034E4" w14:textId="763046B9" w:rsidR="00A02014" w:rsidRDefault="00A02014">
      <w:pPr>
        <w:pStyle w:val="CommentText"/>
      </w:pPr>
      <w:r>
        <w:rPr>
          <w:rStyle w:val="CommentReference"/>
        </w:rPr>
        <w:annotationRef/>
      </w:r>
      <w:r>
        <w:t>Naming of requirement doesn't follow same pattern as others: expect elevation-srs</w:t>
      </w:r>
    </w:p>
  </w:comment>
  <w:comment w:id="2476" w:author="Eric Boisvert" w:date="2016-04-01T15:12:00Z" w:initials="EB/L">
    <w:p w14:paraId="6F736F16" w14:textId="77777777" w:rsidR="00A02014" w:rsidRDefault="00A02014" w:rsidP="001563D9">
      <w:pPr>
        <w:pStyle w:val="CommentText"/>
      </w:pPr>
      <w:r>
        <w:rPr>
          <w:rStyle w:val="CommentReference"/>
        </w:rPr>
        <w:annotationRef/>
      </w:r>
      <w:r>
        <w:t>Change in UML scope notes and remove observation_URI</w:t>
      </w:r>
    </w:p>
  </w:comment>
  <w:comment w:id="2539" w:author="Eric Boisvert" w:date="2016-03-31T14:35:00Z" w:initials="EB/L">
    <w:p w14:paraId="23F0E68C" w14:textId="6FA28754" w:rsidR="00A02014" w:rsidRDefault="00A02014">
      <w:pPr>
        <w:pStyle w:val="CommentText"/>
      </w:pPr>
      <w:r>
        <w:rPr>
          <w:rStyle w:val="CommentReference"/>
        </w:rPr>
        <w:annotationRef/>
      </w:r>
      <w:r>
        <w:t>I don’t understand what this means (from scope notes)</w:t>
      </w:r>
    </w:p>
  </w:comment>
  <w:comment w:id="2633" w:author="Eric Boisvert" w:date="2016-03-31T14:35:00Z" w:initials="EB/L">
    <w:p w14:paraId="6D70419C" w14:textId="51DEC8C7" w:rsidR="00A02014" w:rsidRDefault="00A02014">
      <w:pPr>
        <w:pStyle w:val="CommentText"/>
      </w:pPr>
      <w:r>
        <w:rPr>
          <w:rStyle w:val="CommentReference"/>
        </w:rPr>
        <w:annotationRef/>
      </w:r>
      <w:r>
        <w:t xml:space="preserve">Check, eg. </w:t>
      </w:r>
    </w:p>
  </w:comment>
  <w:comment w:id="2637" w:author="Eric Boisvert" w:date="2016-03-31T14:35:00Z" w:initials="EB/L">
    <w:p w14:paraId="7ED5E424" w14:textId="2BED472C" w:rsidR="00A02014" w:rsidRDefault="00A02014">
      <w:pPr>
        <w:pStyle w:val="CommentText"/>
      </w:pPr>
      <w:r>
        <w:rPr>
          <w:rStyle w:val="CommentReference"/>
        </w:rPr>
        <w:annotationRef/>
      </w:r>
      <w:r>
        <w:t>Why having a URI in there if it’s not resolvable ? because some vocabulary terms are defined as URI even though they are not resolvable ?</w:t>
      </w:r>
    </w:p>
  </w:comment>
  <w:comment w:id="2691" w:author="Eric Boisvert" w:date="2016-03-31T14:35:00Z" w:initials="EB/L">
    <w:p w14:paraId="65E74C2D" w14:textId="77777777" w:rsidR="00A02014" w:rsidRDefault="00A02014" w:rsidP="00D96958">
      <w:pPr>
        <w:pStyle w:val="CommentText"/>
      </w:pPr>
      <w:r>
        <w:rPr>
          <w:rStyle w:val="CommentReference"/>
        </w:rPr>
        <w:annotationRef/>
      </w:r>
      <w:r>
        <w:t xml:space="preserve">Check, eg. </w:t>
      </w:r>
    </w:p>
  </w:comment>
  <w:comment w:id="2697" w:author="Eric Boisvert" w:date="2016-03-31T14:35:00Z" w:initials="EB/L">
    <w:p w14:paraId="1AAB0499" w14:textId="77777777" w:rsidR="00A02014" w:rsidRDefault="00A02014" w:rsidP="00176E9E">
      <w:pPr>
        <w:pStyle w:val="CommentText"/>
      </w:pPr>
      <w:r>
        <w:rPr>
          <w:rStyle w:val="CommentReference"/>
        </w:rPr>
        <w:annotationRef/>
      </w:r>
      <w:r>
        <w:t>Is there a PK constrain ?  ie, does this force a mappedfeature made of several polygons to be a multipolygon</w:t>
      </w:r>
    </w:p>
  </w:comment>
  <w:comment w:id="2771" w:author="Eric Boisvert" w:date="2016-03-31T14:35:00Z" w:initials="EB/L">
    <w:p w14:paraId="2DDC24B9" w14:textId="77777777" w:rsidR="00A02014" w:rsidRDefault="00A02014"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814" w:author="Eric Boisvert" w:date="2016-03-31T14:35:00Z" w:initials="EB/L">
    <w:p w14:paraId="71798E18" w14:textId="48F7898B" w:rsidR="00A02014" w:rsidRDefault="00A02014" w:rsidP="00176E9E">
      <w:pPr>
        <w:pStyle w:val="CommentText"/>
      </w:pPr>
      <w:r>
        <w:rPr>
          <w:rStyle w:val="CommentReference"/>
        </w:rPr>
        <w:annotationRef/>
      </w:r>
      <w:r>
        <w:t>This is a shortcut or a replacement of getting the full MappedFeature and then resolve the specification association</w:t>
      </w:r>
    </w:p>
  </w:comment>
  <w:comment w:id="2849" w:author="Eric Boisvert" w:date="2016-03-31T14:35:00Z" w:initials="EB/L">
    <w:p w14:paraId="021DDEA1" w14:textId="77777777" w:rsidR="00A02014" w:rsidRDefault="00A02014" w:rsidP="00D96958">
      <w:pPr>
        <w:pStyle w:val="CommentText"/>
      </w:pPr>
      <w:r>
        <w:rPr>
          <w:rStyle w:val="CommentReference"/>
        </w:rPr>
        <w:annotationRef/>
      </w:r>
      <w:r>
        <w:t xml:space="preserve">Check, eg. </w:t>
      </w:r>
    </w:p>
  </w:comment>
  <w:comment w:id="2848" w:author="Ollie Raymond" w:date="2016-03-31T14:35:00Z" w:initials="OLR">
    <w:p w14:paraId="5F95FA50" w14:textId="77777777" w:rsidR="00A02014" w:rsidRDefault="00A02014"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A02014" w:rsidRDefault="00A02014">
      <w:pPr>
        <w:pStyle w:val="CommentText"/>
      </w:pPr>
    </w:p>
  </w:comment>
  <w:comment w:id="2854" w:author="Eric Boisvert" w:date="2016-03-31T14:35:00Z" w:initials="EB/L">
    <w:p w14:paraId="5B647355" w14:textId="7881E39E" w:rsidR="00A02014" w:rsidRDefault="00A02014">
      <w:pPr>
        <w:pStyle w:val="CommentText"/>
      </w:pPr>
      <w:r>
        <w:rPr>
          <w:rStyle w:val="CommentReference"/>
        </w:rPr>
        <w:annotationRef/>
      </w:r>
      <w:r>
        <w:t>SHOULD are not mandatory and don’t have compliance teste associated to them.</w:t>
      </w:r>
    </w:p>
  </w:comment>
  <w:comment w:id="2853" w:author="Ollie Raymond" w:date="2016-03-31T14:35:00Z" w:initials="OLR">
    <w:p w14:paraId="2AF7AF0C" w14:textId="1567801F" w:rsidR="00A02014" w:rsidRDefault="00A02014">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965" w:author="Eric Boisvert" w:date="2016-03-31T14:35:00Z" w:initials="EB/L">
    <w:p w14:paraId="5396C471" w14:textId="77777777" w:rsidR="00A02014" w:rsidRDefault="00A02014" w:rsidP="00BE718C">
      <w:pPr>
        <w:pStyle w:val="CommentText"/>
      </w:pPr>
      <w:r>
        <w:rPr>
          <w:rStyle w:val="CommentReference"/>
        </w:rPr>
        <w:annotationRef/>
      </w:r>
      <w:r>
        <w:t>Resolve implies URI – doesn’t it ?</w:t>
      </w:r>
    </w:p>
  </w:comment>
  <w:comment w:id="3061" w:author="Eric Boisvert" w:date="2016-03-31T14:35:00Z" w:initials="EB/L">
    <w:p w14:paraId="52CEAD5D" w14:textId="77777777" w:rsidR="00A02014" w:rsidRDefault="00A02014" w:rsidP="00D96958">
      <w:pPr>
        <w:pStyle w:val="CommentText"/>
      </w:pPr>
      <w:r>
        <w:rPr>
          <w:rStyle w:val="CommentReference"/>
        </w:rPr>
        <w:annotationRef/>
      </w:r>
      <w:r>
        <w:t xml:space="preserve">Check, eg. </w:t>
      </w:r>
    </w:p>
  </w:comment>
  <w:comment w:id="3137" w:author="Eric Boisvert" w:date="2016-03-31T14:35:00Z" w:initials="EB/L">
    <w:p w14:paraId="1AA086B4" w14:textId="77777777" w:rsidR="00A02014" w:rsidRDefault="00A02014" w:rsidP="00D96958">
      <w:pPr>
        <w:pStyle w:val="CommentText"/>
      </w:pPr>
      <w:r>
        <w:rPr>
          <w:rStyle w:val="CommentReference"/>
        </w:rPr>
        <w:annotationRef/>
      </w:r>
      <w:r>
        <w:t xml:space="preserve">Check, eg. </w:t>
      </w:r>
    </w:p>
  </w:comment>
  <w:comment w:id="3251" w:author="Eric Boisvert" w:date="2016-03-31T14:35:00Z" w:initials="EB/L">
    <w:p w14:paraId="58D17B83" w14:textId="77777777" w:rsidR="00A02014" w:rsidRDefault="00A02014" w:rsidP="00DF2985">
      <w:pPr>
        <w:pStyle w:val="CommentText"/>
      </w:pPr>
      <w:r>
        <w:rPr>
          <w:rStyle w:val="CommentReference"/>
        </w:rPr>
        <w:annotationRef/>
      </w:r>
      <w:r>
        <w:t xml:space="preserve">Check, eg. </w:t>
      </w:r>
    </w:p>
  </w:comment>
  <w:comment w:id="3413" w:author="Eric Boisvert" w:date="2016-03-31T14:35:00Z" w:initials="EB/L">
    <w:p w14:paraId="3F27E355" w14:textId="77777777" w:rsidR="00A02014" w:rsidRDefault="00A02014" w:rsidP="002E6F45">
      <w:pPr>
        <w:pStyle w:val="CommentText"/>
      </w:pPr>
      <w:r>
        <w:rPr>
          <w:rStyle w:val="CommentReference"/>
        </w:rPr>
        <w:annotationRef/>
      </w:r>
      <w:r>
        <w:t xml:space="preserve">Check, eg. </w:t>
      </w:r>
    </w:p>
  </w:comment>
  <w:comment w:id="3576" w:author="Eric Boisvert" w:date="2016-03-31T14:35:00Z" w:initials="EB/L">
    <w:p w14:paraId="3916DEFC" w14:textId="77777777" w:rsidR="00A02014" w:rsidRDefault="00A02014" w:rsidP="00006FB0">
      <w:pPr>
        <w:pStyle w:val="CommentText"/>
      </w:pPr>
      <w:r>
        <w:rPr>
          <w:rStyle w:val="CommentReference"/>
        </w:rPr>
        <w:annotationRef/>
      </w:r>
      <w:r>
        <w:t xml:space="preserve">Check, eg. </w:t>
      </w:r>
    </w:p>
  </w:comment>
  <w:comment w:id="3577" w:author="Eric Boisvert" w:date="2016-03-31T14:35:00Z" w:initials="EB/L">
    <w:p w14:paraId="246F852D" w14:textId="77777777" w:rsidR="00A02014" w:rsidRDefault="00A02014" w:rsidP="00637CC9">
      <w:pPr>
        <w:pStyle w:val="CommentText"/>
      </w:pPr>
      <w:r>
        <w:rPr>
          <w:rStyle w:val="CommentReference"/>
        </w:rPr>
        <w:annotationRef/>
      </w:r>
      <w:r>
        <w:t>Change in UML scope notes and remove observation_URI</w:t>
      </w:r>
    </w:p>
  </w:comment>
  <w:comment w:id="3621" w:author="Eric Boisvert" w:date="2016-03-31T14:35:00Z" w:initials="EB/L">
    <w:p w14:paraId="1361859C" w14:textId="0AA10B9F" w:rsidR="00A02014" w:rsidRDefault="00A0201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793" w:author="Eric Boisvert" w:date="2016-03-31T14:35:00Z" w:initials="EB/L">
    <w:p w14:paraId="084DAD59" w14:textId="3EBA890B" w:rsidR="00A02014" w:rsidRDefault="00A02014">
      <w:pPr>
        <w:pStyle w:val="CommentText"/>
      </w:pPr>
      <w:r>
        <w:rPr>
          <w:rStyle w:val="CommentReference"/>
        </w:rPr>
        <w:annotationRef/>
      </w:r>
      <w:r>
        <w:t>Rephrase important use case = INSPIRE</w:t>
      </w:r>
    </w:p>
  </w:comment>
  <w:comment w:id="3815" w:author="Eric Boisvert" w:date="2016-03-31T14:35:00Z" w:initials="EB/L">
    <w:p w14:paraId="4602724B" w14:textId="1CB62DD0" w:rsidR="00A02014" w:rsidRDefault="00A02014">
      <w:pPr>
        <w:pStyle w:val="CommentText"/>
      </w:pPr>
      <w:r>
        <w:rPr>
          <w:rStyle w:val="CommentReference"/>
        </w:rPr>
        <w:annotationRef/>
      </w:r>
      <w:r>
        <w:t>Not a package according to Modular spec  rules, one package == one schema == one namespace, yet all Basic is in the same schema (xsd)</w:t>
      </w:r>
    </w:p>
  </w:comment>
  <w:comment w:id="3859" w:author="Eric Boisvert" w:date="2016-03-31T14:35:00Z" w:initials="EB/L">
    <w:p w14:paraId="6B5921D4" w14:textId="5533ACFC" w:rsidR="00A02014" w:rsidRDefault="00A02014">
      <w:pPr>
        <w:pStyle w:val="CommentText"/>
      </w:pPr>
      <w:r>
        <w:rPr>
          <w:rStyle w:val="CommentReference"/>
        </w:rPr>
        <w:annotationRef/>
      </w:r>
      <w:r>
        <w:t>Not quite sure what to do of this.</w:t>
      </w:r>
    </w:p>
  </w:comment>
  <w:comment w:id="3875" w:author="Eric Boisvert" w:date="2016-03-31T14:35:00Z" w:initials="EB/L">
    <w:p w14:paraId="49D40484" w14:textId="5C78DA5F" w:rsidR="00A02014" w:rsidRDefault="00A02014">
      <w:pPr>
        <w:pStyle w:val="CommentText"/>
      </w:pPr>
      <w:r>
        <w:rPr>
          <w:rStyle w:val="CommentReference"/>
        </w:rPr>
        <w:annotationRef/>
      </w:r>
      <w:r>
        <w:t>I don’t understand</w:t>
      </w:r>
    </w:p>
  </w:comment>
  <w:comment w:id="3881" w:author="Eric Boisvert" w:date="2016-03-31T14:35:00Z" w:initials="EB/L">
    <w:p w14:paraId="18B6C9FA" w14:textId="77777777" w:rsidR="00A02014" w:rsidRDefault="00A02014" w:rsidP="0016408B">
      <w:pPr>
        <w:pStyle w:val="CommentText"/>
      </w:pPr>
      <w:r>
        <w:rPr>
          <w:rStyle w:val="CommentReference"/>
        </w:rPr>
        <w:annotationRef/>
      </w:r>
      <w:r>
        <w:t>Probably don’t need this because this is what the UML says, but this CodeType is different since it is not an external vocabulary</w:t>
      </w:r>
    </w:p>
  </w:comment>
  <w:comment w:id="3891" w:author="Eric Boisvert" w:date="2016-03-31T14:35:00Z" w:initials="EB/L">
    <w:p w14:paraId="29FF579F" w14:textId="418C8DEC" w:rsidR="00A02014" w:rsidRDefault="00A02014">
      <w:pPr>
        <w:pStyle w:val="CommentText"/>
      </w:pPr>
      <w:r>
        <w:rPr>
          <w:rStyle w:val="CommentReference"/>
        </w:rPr>
        <w:annotationRef/>
      </w:r>
      <w:r>
        <w:t>Delete because it actually goes in 8.5.1</w:t>
      </w:r>
    </w:p>
  </w:comment>
  <w:comment w:id="3902" w:author="Eric Boisvert" w:date="2016-03-31T14:35:00Z" w:initials="EB/L">
    <w:p w14:paraId="2A96457B" w14:textId="5EA18721" w:rsidR="00A02014" w:rsidRDefault="00A0201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904" w:author="Eric Boisvert" w:date="2016-03-31T14:35:00Z" w:initials="EB/L">
    <w:p w14:paraId="53080A5A" w14:textId="720EBE1D" w:rsidR="00A02014" w:rsidRDefault="00A02014">
      <w:pPr>
        <w:pStyle w:val="CommentText"/>
      </w:pPr>
      <w:r>
        <w:rPr>
          <w:rStyle w:val="CommentReference"/>
        </w:rPr>
        <w:annotationRef/>
      </w:r>
      <w:r>
        <w:t>That an interesting side effect.  Basic cannot instanciate a AbstractFeatureRelation, but can xlink:href to one.</w:t>
      </w:r>
    </w:p>
  </w:comment>
  <w:comment w:id="3912" w:author="Eric Boisvert" w:date="2016-03-31T14:35:00Z" w:initials="EB/L">
    <w:p w14:paraId="08690EA4" w14:textId="058794F9" w:rsidR="00A02014" w:rsidRDefault="00A0201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920" w:author="Eric Boisvert" w:date="2016-03-31T14:35:00Z" w:initials="EB/L">
    <w:p w14:paraId="5C743AC9" w14:textId="77777777" w:rsidR="00A02014" w:rsidRDefault="00A02014">
      <w:pPr>
        <w:pStyle w:val="CommentText"/>
      </w:pPr>
      <w:r>
        <w:rPr>
          <w:rStyle w:val="CommentReference"/>
        </w:rPr>
        <w:annotationRef/>
      </w:r>
      <w:r>
        <w:t xml:space="preserve">This was in the scope note.  I don’t understand what this means.  Is the last item </w:t>
      </w:r>
    </w:p>
  </w:comment>
  <w:comment w:id="3921" w:author="Eric Boisvert" w:date="2016-03-31T14:35:00Z" w:initials="EB/L">
    <w:p w14:paraId="720006F6" w14:textId="77777777" w:rsidR="00A02014" w:rsidRDefault="00A02014">
      <w:pPr>
        <w:pStyle w:val="CommentText"/>
      </w:pPr>
      <w:r>
        <w:rPr>
          <w:rStyle w:val="CommentReference"/>
        </w:rPr>
        <w:annotationRef/>
      </w:r>
      <w:r>
        <w:t xml:space="preserve">This is a 3.2 thing, it has been replace with a “samplingFrame” term.  I honestly preferred the 3.2 </w:t>
      </w:r>
    </w:p>
  </w:comment>
  <w:comment w:id="3930" w:author="Eric Boisvert" w:date="2016-03-31T14:35:00Z" w:initials="EB/L">
    <w:p w14:paraId="5B19BE13" w14:textId="40E8328A" w:rsidR="00A02014" w:rsidRDefault="00A02014">
      <w:pPr>
        <w:pStyle w:val="CommentText"/>
      </w:pPr>
      <w:r>
        <w:rPr>
          <w:rStyle w:val="CommentReference"/>
        </w:rPr>
        <w:annotationRef/>
      </w:r>
      <w:r>
        <w:t>This looks like the portrayal scope notes.  In basic, it’s swe:Category (therefore, a term from a list).  Suggest we remove it</w:t>
      </w:r>
    </w:p>
  </w:comment>
  <w:comment w:id="3995" w:author="Eric Boisvert" w:date="2016-03-31T14:35:00Z" w:initials="EB/L">
    <w:p w14:paraId="7766A12B" w14:textId="74BF3C91" w:rsidR="00A02014" w:rsidRDefault="00A02014">
      <w:pPr>
        <w:pStyle w:val="CommentText"/>
      </w:pPr>
      <w:r>
        <w:rPr>
          <w:rStyle w:val="CommentReference"/>
        </w:rPr>
        <w:annotationRef/>
      </w:r>
      <w:r>
        <w:t>Not sure what this means</w:t>
      </w:r>
    </w:p>
  </w:comment>
  <w:comment w:id="4021" w:author="Eric Boisvert" w:date="2016-04-03T12:23:00Z" w:initials="EB/L">
    <w:p w14:paraId="1022502B" w14:textId="2CE49434" w:rsidR="00A02014" w:rsidRDefault="00A02014">
      <w:pPr>
        <w:pStyle w:val="CommentText"/>
      </w:pPr>
      <w:r>
        <w:rPr>
          <w:rStyle w:val="CommentReference"/>
        </w:rPr>
        <w:annotationRef/>
      </w:r>
      <w:r>
        <w:t>Some roles, such as stratigraphic hierarchy, and probably most of them, might require extra rules, such as hierachyLink shall not be cyclic.</w:t>
      </w:r>
    </w:p>
  </w:comment>
  <w:comment w:id="4065" w:author="Eric Boisvert" w:date="2016-03-31T14:35:00Z" w:initials="EB/L">
    <w:p w14:paraId="07C6E8F7" w14:textId="19414C95" w:rsidR="00A02014" w:rsidRDefault="00A0201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4087" w:author="Eric Boisvert" w:date="2016-03-31T14:35:00Z" w:initials="EB/L">
    <w:p w14:paraId="411F64B9" w14:textId="2AC6BAD6" w:rsidR="00A02014" w:rsidRDefault="00A02014">
      <w:pPr>
        <w:pStyle w:val="CommentText"/>
      </w:pPr>
      <w:r>
        <w:rPr>
          <w:rStyle w:val="CommentReference"/>
        </w:rPr>
        <w:annotationRef/>
      </w:r>
      <w:r>
        <w:t>We don’t get the opportunities to site XVII century stuff very often</w:t>
      </w:r>
    </w:p>
  </w:comment>
  <w:comment w:id="4119" w:author="Eric Boisvert" w:date="2016-03-31T14:35:00Z" w:initials="EB/L">
    <w:p w14:paraId="064878C1" w14:textId="5C24CDFF" w:rsidR="00A02014" w:rsidRDefault="00A02014">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4163" w:author="Eric Boisvert" w:date="2016-03-31T14:35:00Z" w:initials="EB/L">
    <w:p w14:paraId="141CBB56" w14:textId="78925F87" w:rsidR="00A02014" w:rsidRDefault="00A02014">
      <w:pPr>
        <w:pStyle w:val="CommentText"/>
      </w:pPr>
      <w:r>
        <w:rPr>
          <w:rStyle w:val="CommentReference"/>
        </w:rPr>
        <w:annotationRef/>
      </w:r>
      <w:r>
        <w:t>Heterogeneity ?</w:t>
      </w:r>
    </w:p>
  </w:comment>
  <w:comment w:id="4186" w:author="Eric Boisvert" w:date="2016-03-31T14:35:00Z" w:initials="EB/L">
    <w:p w14:paraId="58301678" w14:textId="30B77D74" w:rsidR="00A02014" w:rsidRDefault="00A02014">
      <w:pPr>
        <w:pStyle w:val="CommentText"/>
      </w:pPr>
      <w:r>
        <w:rPr>
          <w:rStyle w:val="CommentReference"/>
        </w:rPr>
        <w:annotationRef/>
      </w:r>
      <w:r>
        <w:t>Not sure what this is for</w:t>
      </w:r>
    </w:p>
  </w:comment>
  <w:comment w:id="4198" w:author="Eric Boisvert" w:date="2016-03-31T14:35:00Z" w:initials="EB/L">
    <w:p w14:paraId="10B4786D" w14:textId="0F8925E1" w:rsidR="00A02014" w:rsidRDefault="00A02014">
      <w:pPr>
        <w:pStyle w:val="CommentText"/>
      </w:pPr>
      <w:r>
        <w:rPr>
          <w:rStyle w:val="CommentReference"/>
        </w:rPr>
        <w:annotationRef/>
      </w:r>
      <w:r>
        <w:t>Shouldn’t be “deformation of a GeologicUnit” ?</w:t>
      </w:r>
    </w:p>
  </w:comment>
  <w:comment w:id="4327" w:author="Eric Boisvert" w:date="2016-03-31T14:35:00Z" w:initials="EB/L">
    <w:p w14:paraId="7145605A" w14:textId="12673CC8" w:rsidR="00A02014" w:rsidRDefault="00A02014">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4345" w:author="Boisvert, Eric" w:date="2016-03-31T14:35:00Z" w:initials="BE">
    <w:p w14:paraId="41B1F482" w14:textId="77777777" w:rsidR="00A02014" w:rsidRDefault="00A02014" w:rsidP="00390DF7">
      <w:pPr>
        <w:pStyle w:val="CommentText"/>
      </w:pPr>
      <w:r>
        <w:rPr>
          <w:rStyle w:val="CommentReference"/>
        </w:rPr>
        <w:annotationRef/>
      </w:r>
      <w:r>
        <w:t>Check. Maybe it’s a GML 3.3 thing</w:t>
      </w:r>
    </w:p>
  </w:comment>
  <w:comment w:id="4406" w:author="Boisvert, Eric" w:date="2016-03-31T14:35:00Z" w:initials="BE">
    <w:p w14:paraId="1D69B5C2" w14:textId="5CF0D125" w:rsidR="00A02014" w:rsidRDefault="00A02014">
      <w:pPr>
        <w:pStyle w:val="CommentText"/>
      </w:pPr>
      <w:r>
        <w:rPr>
          <w:rStyle w:val="CommentReference"/>
        </w:rPr>
        <w:annotationRef/>
      </w:r>
      <w:r>
        <w:t>Although some of the requirements below do.</w:t>
      </w:r>
    </w:p>
  </w:comment>
  <w:comment w:id="4408" w:author="Eric Boisvert" w:date="2016-03-31T14:35:00Z" w:initials="EB/L">
    <w:p w14:paraId="6ED4705C" w14:textId="77777777" w:rsidR="00A02014" w:rsidRDefault="00A02014" w:rsidP="00657E64">
      <w:pPr>
        <w:pStyle w:val="CommentText"/>
      </w:pPr>
      <w:r>
        <w:rPr>
          <w:rStyle w:val="CommentReference"/>
        </w:rPr>
        <w:annotationRef/>
      </w:r>
      <w:r>
        <w:t>Should we have a recommendation that community stick to a single convension (eg: OneGeology uses that convension)</w:t>
      </w:r>
    </w:p>
  </w:comment>
  <w:comment w:id="4461" w:author="Eric Boisvert" w:date="2016-04-03T10:35:00Z" w:initials="EB/L">
    <w:p w14:paraId="5485F6AC" w14:textId="1F3BAD88" w:rsidR="00A02014" w:rsidRDefault="00A02014" w:rsidP="00657E64">
      <w:pPr>
        <w:pStyle w:val="CommentText"/>
      </w:pPr>
      <w:r>
        <w:rPr>
          <w:rStyle w:val="CommentReference"/>
        </w:rPr>
        <w:annotationRef/>
      </w:r>
      <w:r>
        <w:t>It actually depend of the convention</w:t>
      </w:r>
    </w:p>
  </w:comment>
  <w:comment w:id="4524" w:author="Eric Boisvert" w:date="2016-03-31T14:35:00Z" w:initials="EB/L">
    <w:p w14:paraId="0B5605F6" w14:textId="6C87D3D6" w:rsidR="00A02014" w:rsidRDefault="00A02014">
      <w:pPr>
        <w:pStyle w:val="CommentText"/>
      </w:pPr>
      <w:r>
        <w:rPr>
          <w:rStyle w:val="CommentReference"/>
        </w:rPr>
        <w:annotationRef/>
      </w:r>
      <w:r>
        <w:t>This is one exception in the list.  It’s not externally managed, but actually enforced in the specification and the schema.</w:t>
      </w:r>
    </w:p>
  </w:comment>
  <w:comment w:id="4573" w:author="Eric Boisvert" w:date="2016-03-31T14:35:00Z" w:initials="EB/L">
    <w:p w14:paraId="66B47F31" w14:textId="1A6C4486" w:rsidR="00A02014" w:rsidRDefault="00A02014">
      <w:pPr>
        <w:pStyle w:val="CommentText"/>
      </w:pPr>
      <w:r>
        <w:rPr>
          <w:rStyle w:val="CommentReference"/>
        </w:rPr>
        <w:annotationRef/>
      </w:r>
      <w:r>
        <w:t>Cordlink and Kentuky did a mapping</w:t>
      </w:r>
    </w:p>
  </w:comment>
  <w:comment w:id="4605" w:author="Boisvert, Eric" w:date="2016-03-31T14:35:00Z" w:initials="BE">
    <w:p w14:paraId="418FC66E" w14:textId="01BC6B1B" w:rsidR="00A02014" w:rsidRDefault="00A02014">
      <w:pPr>
        <w:pStyle w:val="CommentText"/>
      </w:pPr>
      <w:r>
        <w:rPr>
          <w:rStyle w:val="CommentReference"/>
        </w:rPr>
        <w:annotationRef/>
      </w:r>
      <w:r>
        <w:t>There should be a convention that the SRS of the geometries on the cross-section shall be a reference to the plane that makes the cross-section.</w:t>
      </w:r>
    </w:p>
  </w:comment>
  <w:comment w:id="4675" w:author="Eric Boisvert" w:date="2016-03-31T14:35:00Z" w:initials="EB/L">
    <w:p w14:paraId="3B2EDD2B" w14:textId="3ED32B99" w:rsidR="00A02014" w:rsidRDefault="00A02014">
      <w:pPr>
        <w:pStyle w:val="CommentText"/>
      </w:pPr>
      <w:r>
        <w:rPr>
          <w:rStyle w:val="CommentReference"/>
        </w:rPr>
        <w:annotationRef/>
      </w:r>
      <w:r>
        <w:t>Rework this, this should be under GeologicFeatureRelation below</w:t>
      </w:r>
    </w:p>
  </w:comment>
  <w:comment w:id="4686" w:author="Eric Boisvert" w:date="2016-03-31T14:35:00Z" w:initials="EB/L">
    <w:p w14:paraId="301A2117" w14:textId="7B08D6E4" w:rsidR="00A02014" w:rsidRDefault="00A02014">
      <w:pPr>
        <w:pStyle w:val="CommentText"/>
      </w:pPr>
      <w:r>
        <w:rPr>
          <w:rStyle w:val="CommentReference"/>
        </w:rPr>
        <w:annotationRef/>
      </w:r>
      <w:r>
        <w:t>I remove “spatial object” because GeologicFeatureRelation are between Features</w:t>
      </w:r>
    </w:p>
  </w:comment>
  <w:comment w:id="4856" w:author="Eric Boisvert" w:date="2016-03-31T14:35:00Z" w:initials="EB/L">
    <w:p w14:paraId="05D4B33C" w14:textId="05CF38CA" w:rsidR="00A02014" w:rsidRDefault="00A0201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868" w:author="Eric Boisvert" w:date="2016-03-31T14:35:00Z" w:initials="EB/L">
    <w:p w14:paraId="5F904FE1" w14:textId="3B228682" w:rsidR="00A02014" w:rsidRDefault="00A02014">
      <w:pPr>
        <w:pStyle w:val="CommentText"/>
      </w:pPr>
      <w:r>
        <w:rPr>
          <w:rStyle w:val="CommentReference"/>
        </w:rPr>
        <w:annotationRef/>
      </w:r>
      <w:r>
        <w:t>It’s a swe:QuantityRange</w:t>
      </w:r>
    </w:p>
  </w:comment>
  <w:comment w:id="4891" w:author="Eric Boisvert" w:date="2016-03-31T14:35:00Z" w:initials="EB/L">
    <w:p w14:paraId="39A3506E" w14:textId="63BD2186" w:rsidR="00A02014" w:rsidRPr="00CD22DC" w:rsidRDefault="00A02014">
      <w:pPr>
        <w:pStyle w:val="CommentText"/>
        <w:rPr>
          <w:lang w:val="en-CA"/>
        </w:rPr>
      </w:pPr>
      <w:r>
        <w:rPr>
          <w:rStyle w:val="CommentReference"/>
        </w:rPr>
        <w:annotationRef/>
      </w:r>
      <w:r>
        <w:t>Both ConstituentPart.role ?</w:t>
      </w:r>
      <w:r w:rsidRPr="00CD22DC">
        <w:rPr>
          <w:lang w:val="en-CA"/>
        </w:rPr>
        <w:t xml:space="preserve"> Is this intentional ?</w:t>
      </w:r>
    </w:p>
  </w:comment>
  <w:comment w:id="5081" w:author="Eric Boisvert" w:date="2016-03-31T14:35:00Z" w:initials="EB/L">
    <w:p w14:paraId="2825455C" w14:textId="17477529" w:rsidR="00A02014" w:rsidRDefault="00A02014">
      <w:pPr>
        <w:pStyle w:val="CommentText"/>
      </w:pPr>
      <w:r>
        <w:rPr>
          <w:rStyle w:val="CommentReference"/>
        </w:rPr>
        <w:annotationRef/>
      </w:r>
      <w:r>
        <w:t>Don’t forget to add a dependency to GeologicAge in the requirement class list</w:t>
      </w:r>
    </w:p>
  </w:comment>
  <w:comment w:id="5095" w:author="Boisvert, Eric" w:date="2016-03-31T14:35:00Z" w:initials="BE">
    <w:p w14:paraId="1C808EF5" w14:textId="6F40C929" w:rsidR="00A02014" w:rsidRDefault="00A02014">
      <w:pPr>
        <w:pStyle w:val="CommentText"/>
      </w:pPr>
      <w:r>
        <w:rPr>
          <w:rStyle w:val="CommentReference"/>
        </w:rPr>
        <w:annotationRef/>
      </w:r>
      <w:r>
        <w:t>There is room for a requirement clause here.</w:t>
      </w:r>
    </w:p>
  </w:comment>
  <w:comment w:id="5173" w:author="Eric Boisvert" w:date="2016-03-31T14:35:00Z" w:initials="EB/L">
    <w:p w14:paraId="46DD4A60" w14:textId="39A954E4" w:rsidR="00A02014" w:rsidRDefault="00A02014">
      <w:pPr>
        <w:pStyle w:val="CommentText"/>
      </w:pPr>
      <w:r>
        <w:rPr>
          <w:rStyle w:val="CommentReference"/>
        </w:rPr>
        <w:annotationRef/>
      </w:r>
      <w:r>
        <w:t xml:space="preserve">Not clear sentence.  </w:t>
      </w:r>
    </w:p>
  </w:comment>
  <w:comment w:id="5362" w:author="Eric Boisvert" w:date="2016-03-31T14:35:00Z" w:initials="EB/L">
    <w:p w14:paraId="42C21903" w14:textId="3AFF6780" w:rsidR="00A02014" w:rsidRDefault="00A02014">
      <w:pPr>
        <w:pStyle w:val="CommentText"/>
      </w:pPr>
      <w:r>
        <w:rPr>
          <w:rStyle w:val="CommentReference"/>
        </w:rPr>
        <w:annotationRef/>
      </w:r>
      <w:r>
        <w:t>Would’t it be more informative to have ShearDisplacementStructure in this diagram (to show that SDSDescription adds description to SDS)</w:t>
      </w:r>
    </w:p>
  </w:comment>
  <w:comment w:id="5403" w:author="Eric Boisvert" w:date="2016-03-31T14:35:00Z" w:initials="EB/L">
    <w:p w14:paraId="34ACD43E" w14:textId="47D71F8A" w:rsidR="00A02014" w:rsidRDefault="00A02014">
      <w:pPr>
        <w:pStyle w:val="CommentText"/>
      </w:pPr>
      <w:r>
        <w:rPr>
          <w:rStyle w:val="CommentReference"/>
        </w:rPr>
        <w:annotationRef/>
      </w:r>
      <w:r>
        <w:t>Although strongly related, there are not much Esker made of basalt.</w:t>
      </w:r>
    </w:p>
  </w:comment>
  <w:comment w:id="5408" w:author="Boisvert, Eric" w:date="2016-03-31T14:35:00Z" w:initials="BE">
    <w:p w14:paraId="5ADFBBDF" w14:textId="643A6A76" w:rsidR="00A02014" w:rsidRDefault="00A02014">
      <w:pPr>
        <w:pStyle w:val="CommentText"/>
      </w:pPr>
      <w:r>
        <w:rPr>
          <w:rStyle w:val="CommentReference"/>
        </w:rPr>
        <w:annotationRef/>
      </w:r>
      <w:r>
        <w:t>This is true for all QuantityRange</w:t>
      </w:r>
    </w:p>
  </w:comment>
  <w:comment w:id="5435" w:author="Eric Boisvert" w:date="2016-03-31T14:35:00Z" w:initials="EB/L">
    <w:p w14:paraId="400E408F" w14:textId="0E976AB6" w:rsidR="00A02014" w:rsidRDefault="00A02014">
      <w:pPr>
        <w:pStyle w:val="CommentText"/>
      </w:pPr>
      <w:r>
        <w:rPr>
          <w:rStyle w:val="CommentReference"/>
        </w:rPr>
        <w:annotationRef/>
      </w:r>
      <w:r>
        <w:t>Original scope notes had “term(s) or numeric values.”</w:t>
      </w:r>
    </w:p>
  </w:comment>
  <w:comment w:id="5535" w:author="Eric Boisvert" w:date="2016-03-31T14:35:00Z" w:initials="EB/L">
    <w:p w14:paraId="0435CE0A" w14:textId="4553E961" w:rsidR="00A02014" w:rsidRDefault="00A02014">
      <w:pPr>
        <w:pStyle w:val="CommentText"/>
      </w:pPr>
      <w:r>
        <w:rPr>
          <w:rStyle w:val="CommentReference"/>
        </w:rPr>
        <w:annotationRef/>
      </w:r>
      <w:r>
        <w:t>This is a bit circular</w:t>
      </w:r>
    </w:p>
  </w:comment>
  <w:comment w:id="5589" w:author="Eric Boisvert" w:date="2016-03-31T14:35:00Z" w:initials="EB/L">
    <w:p w14:paraId="5768A9DC" w14:textId="2773047A" w:rsidR="00A02014" w:rsidRDefault="00A02014">
      <w:pPr>
        <w:pStyle w:val="CommentText"/>
      </w:pPr>
      <w:r>
        <w:rPr>
          <w:rStyle w:val="CommentReference"/>
        </w:rPr>
        <w:annotationRef/>
      </w:r>
      <w:r>
        <w:t>This is the very same description than GeochronologicEra.  I suspect this description is for GeochronologicEra because it references stratotype.</w:t>
      </w:r>
    </w:p>
  </w:comment>
  <w:comment w:id="5641" w:author="Eric Boisvert" w:date="2016-03-31T14:35:00Z" w:initials="EB/L">
    <w:p w14:paraId="7247A767" w14:textId="343C40D3" w:rsidR="00A02014" w:rsidRDefault="00A02014">
      <w:pPr>
        <w:pStyle w:val="CommentText"/>
      </w:pPr>
      <w:r>
        <w:rPr>
          <w:rStyle w:val="CommentReference"/>
        </w:rPr>
        <w:annotationRef/>
      </w:r>
      <w:r>
        <w:t>Is there a rule that says that start must be younger than end ?</w:t>
      </w:r>
    </w:p>
  </w:comment>
  <w:comment w:id="5805" w:author="Boisvert, Eric" w:date="2016-03-31T14:35:00Z" w:initials="BE">
    <w:p w14:paraId="21B89F9C" w14:textId="3B667400" w:rsidR="00A02014" w:rsidRDefault="00A02014">
      <w:pPr>
        <w:pStyle w:val="CommentText"/>
      </w:pPr>
      <w:r>
        <w:rPr>
          <w:rStyle w:val="CommentReference"/>
        </w:rPr>
        <w:annotationRef/>
      </w:r>
      <w:r>
        <w:t>Already covered in Core (7.2.5)</w:t>
      </w:r>
    </w:p>
  </w:comment>
  <w:comment w:id="5815" w:author="Boisvert, Eric" w:date="2016-03-31T14:35:00Z" w:initials="BE">
    <w:p w14:paraId="0C3F4C70" w14:textId="61A7041F" w:rsidR="00A02014" w:rsidRDefault="00A02014">
      <w:pPr>
        <w:pStyle w:val="CommentText"/>
      </w:pPr>
      <w:r>
        <w:rPr>
          <w:rStyle w:val="CommentReference"/>
        </w:rPr>
        <w:annotationRef/>
      </w:r>
      <w:r>
        <w:t>Already covered in core (7.2.5)</w:t>
      </w:r>
    </w:p>
  </w:comment>
  <w:comment w:id="5843" w:author="Boisvert, Eric" w:date="2016-03-31T14:35:00Z" w:initials="BE">
    <w:p w14:paraId="6BE94171" w14:textId="6D01443C" w:rsidR="00A02014" w:rsidRDefault="00A02014">
      <w:pPr>
        <w:pStyle w:val="CommentText"/>
      </w:pPr>
      <w:r>
        <w:rPr>
          <w:rStyle w:val="CommentReference"/>
        </w:rPr>
        <w:annotationRef/>
      </w:r>
      <w:r>
        <w:t>The CRS should be the borehole curve</w:t>
      </w:r>
    </w:p>
  </w:comment>
  <w:comment w:id="5865" w:author="Boisvert, Eric" w:date="2016-03-31T14:35:00Z" w:initials="BE">
    <w:p w14:paraId="2B24470B" w14:textId="65C06FB9" w:rsidR="00A02014" w:rsidRDefault="00A02014">
      <w:pPr>
        <w:pStyle w:val="CommentText"/>
      </w:pPr>
      <w:r>
        <w:rPr>
          <w:rStyle w:val="CommentReference"/>
        </w:rPr>
        <w:annotationRef/>
      </w:r>
      <w:r>
        <w:t xml:space="preserve">Already covered in core </w:t>
      </w:r>
    </w:p>
  </w:comment>
  <w:comment w:id="5897" w:author="Boisvert, Eric" w:date="2016-03-31T14:35:00Z" w:initials="BE">
    <w:p w14:paraId="14328BAF" w14:textId="1FF148EF" w:rsidR="00A02014" w:rsidRDefault="00A02014">
      <w:pPr>
        <w:pStyle w:val="CommentText"/>
      </w:pPr>
      <w:r>
        <w:rPr>
          <w:rStyle w:val="CommentReference"/>
        </w:rPr>
        <w:annotationRef/>
      </w:r>
      <w:r>
        <w:t>This means that interval are in absolute coordinate</w:t>
      </w:r>
    </w:p>
  </w:comment>
  <w:comment w:id="6053" w:author="Boisvert, Eric" w:date="2016-03-31T14:35:00Z" w:initials="BE">
    <w:p w14:paraId="1D73A3B9" w14:textId="3051C86B" w:rsidR="00A02014" w:rsidRDefault="00A02014">
      <w:pPr>
        <w:pStyle w:val="CommentText"/>
      </w:pPr>
      <w:r>
        <w:rPr>
          <w:rStyle w:val="CommentReference"/>
        </w:rPr>
        <w:annotationRef/>
      </w:r>
      <w:r>
        <w:t>This labAnalysis-&gt;samplgFeature is redundant since its already include with basic</w:t>
      </w:r>
    </w:p>
  </w:comment>
  <w:comment w:id="6104" w:author="Eric Boisvert" w:date="2016-03-31T14:35:00Z" w:initials="EB/L">
    <w:p w14:paraId="3FE7EDCC" w14:textId="2BD98D64" w:rsidR="00A02014" w:rsidRDefault="00A02014">
      <w:pPr>
        <w:pStyle w:val="CommentText"/>
      </w:pPr>
      <w:r>
        <w:rPr>
          <w:rStyle w:val="CommentReference"/>
        </w:rPr>
        <w:annotationRef/>
      </w:r>
      <w:r>
        <w:t>Removed because this should be defined in the profile made by that community</w:t>
      </w:r>
    </w:p>
  </w:comment>
  <w:comment w:id="6347" w:author="Boisvert, Eric" w:date="2016-03-31T14:35:00Z" w:initials="BE">
    <w:p w14:paraId="7B362452" w14:textId="07A1582E" w:rsidR="00A02014" w:rsidRDefault="00A02014">
      <w:pPr>
        <w:pStyle w:val="CommentText"/>
      </w:pPr>
      <w:r>
        <w:rPr>
          <w:rStyle w:val="CommentReference"/>
        </w:rPr>
        <w:annotationRef/>
      </w:r>
      <w:r>
        <w:t>I suppose we can’t really police what other domains do.</w:t>
      </w:r>
    </w:p>
  </w:comment>
  <w:comment w:id="6378" w:author="Boisvert, Eric" w:date="2016-03-31T14:35:00Z" w:initials="BE">
    <w:p w14:paraId="261F51AD" w14:textId="318CAC15" w:rsidR="00A02014" w:rsidRDefault="00A02014">
      <w:pPr>
        <w:pStyle w:val="CommentText"/>
      </w:pPr>
      <w:r>
        <w:rPr>
          <w:rStyle w:val="CommentReference"/>
        </w:rPr>
        <w:annotationRef/>
      </w:r>
      <w:r>
        <w:t>Or is it normative ?</w:t>
      </w:r>
    </w:p>
  </w:comment>
  <w:comment w:id="6468" w:author="Eric Boisvert" w:date="2016-03-31T14:35:00Z" w:initials="EB/L">
    <w:p w14:paraId="7795B763" w14:textId="0B9030E4" w:rsidR="00A02014" w:rsidRDefault="00A02014">
      <w:pPr>
        <w:pStyle w:val="CommentText"/>
      </w:pPr>
      <w:r>
        <w:rPr>
          <w:rStyle w:val="CommentReference"/>
        </w:rPr>
        <w:annotationRef/>
      </w:r>
      <w:r>
        <w:t>Is this still how http URI flagged ?</w:t>
      </w:r>
    </w:p>
  </w:comment>
  <w:comment w:id="6549" w:author="Eric Boisvert" w:date="2016-04-03T12:49:00Z" w:initials="EB/L">
    <w:p w14:paraId="7F452530" w14:textId="321833CC" w:rsidR="00A02014" w:rsidRDefault="00A02014">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556" w:author="Eric Boisvert" w:date="2016-03-31T14:35:00Z" w:initials="EB/L">
    <w:p w14:paraId="23E499DD" w14:textId="4C908A9F" w:rsidR="00A02014" w:rsidRDefault="00A02014">
      <w:pPr>
        <w:pStyle w:val="CommentText"/>
      </w:pPr>
      <w:r>
        <w:rPr>
          <w:rStyle w:val="CommentReference"/>
        </w:rPr>
        <w:annotationRef/>
      </w:r>
      <w:r>
        <w:t>Removed since all sch will import core anyway.  It’s embedded in the previous rule</w:t>
      </w:r>
    </w:p>
  </w:comment>
  <w:comment w:id="6631" w:author="Eric Boisvert" w:date="2016-03-31T14:35:00Z" w:initials="EB/L">
    <w:p w14:paraId="05E20B47" w14:textId="2CC7B3E4" w:rsidR="00A02014" w:rsidRDefault="00A02014">
      <w:pPr>
        <w:pStyle w:val="CommentText"/>
      </w:pPr>
      <w:r>
        <w:rPr>
          <w:rStyle w:val="CommentReference"/>
        </w:rPr>
        <w:annotationRef/>
      </w:r>
      <w:r>
        <w:t>Gml:id != name !</w:t>
      </w:r>
    </w:p>
  </w:comment>
  <w:comment w:id="6775" w:author="Eric Boisvert" w:date="2016-03-31T14:35:00Z" w:initials="EB/L">
    <w:p w14:paraId="18EE763B" w14:textId="77777777" w:rsidR="00A02014" w:rsidRDefault="00A02014" w:rsidP="00652E95">
      <w:pPr>
        <w:pStyle w:val="CommentText"/>
      </w:pPr>
      <w:r>
        <w:rPr>
          <w:rStyle w:val="CommentReference"/>
        </w:rPr>
        <w:annotationRef/>
      </w:r>
      <w:r>
        <w:t>Great. This one 404s</w:t>
      </w:r>
    </w:p>
  </w:comment>
  <w:comment w:id="6799" w:author="Eric Boisvert" w:date="2016-03-31T14:35:00Z" w:initials="EB/L">
    <w:p w14:paraId="7EBA9BF2" w14:textId="77777777" w:rsidR="00A02014" w:rsidRDefault="00A02014">
      <w:pPr>
        <w:pStyle w:val="CommentText"/>
      </w:pPr>
      <w:r>
        <w:rPr>
          <w:rStyle w:val="CommentReference"/>
        </w:rPr>
        <w:annotationRef/>
      </w:r>
      <w:r>
        <w:t>Great. This one 404s</w:t>
      </w:r>
    </w:p>
  </w:comment>
  <w:comment w:id="6815" w:author="Boisvert, Eric" w:date="2016-03-31T14:35:00Z" w:initials="BE">
    <w:p w14:paraId="70C77D12" w14:textId="582AFCB0" w:rsidR="00A02014" w:rsidRDefault="00A02014">
      <w:pPr>
        <w:pStyle w:val="CommentText"/>
      </w:pPr>
      <w:r>
        <w:rPr>
          <w:rStyle w:val="CommentReference"/>
        </w:rPr>
        <w:annotationRef/>
      </w:r>
      <w:r>
        <w:t>Technically, this one should be testable by schematron</w:t>
      </w:r>
    </w:p>
  </w:comment>
  <w:comment w:id="6816" w:author="Boisvert, Eric" w:date="2016-03-31T14:35:00Z" w:initials="BE">
    <w:p w14:paraId="45CD9209" w14:textId="209DC396" w:rsidR="00A02014" w:rsidRDefault="00A02014">
      <w:pPr>
        <w:pStyle w:val="CommentText"/>
      </w:pPr>
      <w:r>
        <w:rPr>
          <w:rStyle w:val="CommentReference"/>
        </w:rPr>
        <w:annotationRef/>
      </w:r>
      <w:r>
        <w:t>Shall we enforce a specific codeSpace ?</w:t>
      </w:r>
    </w:p>
  </w:comment>
  <w:comment w:id="6885" w:author="Eric Boisvert" w:date="2016-03-31T14:35:00Z" w:initials="EB/L">
    <w:p w14:paraId="285C7AC8" w14:textId="3CA6FD1E" w:rsidR="00A02014" w:rsidRDefault="00A02014">
      <w:pPr>
        <w:pStyle w:val="CommentText"/>
      </w:pPr>
      <w:r>
        <w:rPr>
          <w:rStyle w:val="CommentReference"/>
        </w:rPr>
        <w:annotationRef/>
      </w:r>
      <w:r>
        <w:t>Not an official spec</w:t>
      </w:r>
    </w:p>
  </w:comment>
  <w:comment w:id="6936" w:author="Eric Boisvert" w:date="2016-03-31T14:35:00Z" w:initials="EB/L">
    <w:p w14:paraId="60ACA5C2" w14:textId="2073F116" w:rsidR="00A02014" w:rsidRDefault="00A02014">
      <w:pPr>
        <w:pStyle w:val="CommentText"/>
      </w:pPr>
      <w:r>
        <w:rPr>
          <w:rStyle w:val="CommentReference"/>
        </w:rPr>
        <w:annotationRef/>
      </w:r>
      <w:r>
        <w:t>Check.  Are we SF1 or SF0</w:t>
      </w:r>
    </w:p>
  </w:comment>
  <w:comment w:id="6979" w:author="Eric Boisvert" w:date="2016-04-03T13:05:00Z" w:initials="EB/L">
    <w:p w14:paraId="3BDCB426" w14:textId="063AC6EA" w:rsidR="00A02014" w:rsidRDefault="00A02014">
      <w:pPr>
        <w:pStyle w:val="CommentText"/>
      </w:pPr>
      <w:r>
        <w:rPr>
          <w:rStyle w:val="CommentReference"/>
        </w:rPr>
        <w:annotationRef/>
      </w:r>
      <w:r>
        <w:t xml:space="preserve">Right now, the schema does not state if the user properties are in the same namespace or another namespace.  </w:t>
      </w:r>
    </w:p>
    <w:p w14:paraId="230B621C" w14:textId="77777777" w:rsidR="00A02014" w:rsidRDefault="00A02014">
      <w:pPr>
        <w:pStyle w:val="CommentText"/>
      </w:pPr>
    </w:p>
    <w:p w14:paraId="4617A4B5" w14:textId="317147AE" w:rsidR="00A02014" w:rsidRDefault="00A02014">
      <w:pPr>
        <w:pStyle w:val="CommentText"/>
      </w:pPr>
      <w:r>
        <w:t xml:space="preserve">If we force another namespace , it should be </w:t>
      </w:r>
    </w:p>
    <w:p w14:paraId="06BF90BC" w14:textId="7AA925AF" w:rsidR="00A02014" w:rsidRDefault="00A02014">
      <w:pPr>
        <w:pStyle w:val="CommentText"/>
      </w:pPr>
      <w:r w:rsidRPr="00F813AA">
        <w:t>&lt;xs:any namespace="##other" processContents="lax" minOccurs="0" maxOccurs="unbounded"/&gt;</w:t>
      </w:r>
    </w:p>
    <w:p w14:paraId="61D7B68D" w14:textId="77777777" w:rsidR="00A02014" w:rsidRDefault="00A02014">
      <w:pPr>
        <w:pStyle w:val="CommentText"/>
      </w:pPr>
    </w:p>
    <w:p w14:paraId="2B831EFC" w14:textId="2DF89834" w:rsidR="00A02014" w:rsidRDefault="00A02014">
      <w:pPr>
        <w:pStyle w:val="CommentText"/>
      </w:pPr>
      <w:r>
        <w:t xml:space="preserve">Otherwise, if we want to force the same namespace, it should be </w:t>
      </w:r>
    </w:p>
    <w:p w14:paraId="1B13AAEA" w14:textId="77777777" w:rsidR="00A02014" w:rsidRDefault="00A02014">
      <w:pPr>
        <w:pStyle w:val="CommentText"/>
      </w:pPr>
    </w:p>
    <w:p w14:paraId="3C750259" w14:textId="77777777" w:rsidR="00A02014" w:rsidRDefault="00A02014" w:rsidP="00F813AA">
      <w:pPr>
        <w:pStyle w:val="CommentText"/>
      </w:pPr>
      <w:r>
        <w:t xml:space="preserve">    &lt;xs:any processContents="lax" minOccurs="0" maxOccurs="unbounded"</w:t>
      </w:r>
    </w:p>
    <w:p w14:paraId="30B4C703" w14:textId="6FE7E2E7" w:rsidR="00A02014" w:rsidRDefault="00A02014" w:rsidP="00F813AA">
      <w:pPr>
        <w:pStyle w:val="CommentText"/>
      </w:pPr>
      <w:r>
        <w:t xml:space="preserve">          namespace="##targetNamespace"/&gt;</w:t>
      </w:r>
    </w:p>
  </w:comment>
  <w:comment w:id="7001" w:author="Eric Boisvert" w:date="2016-03-31T14:35:00Z" w:initials="EB/L">
    <w:p w14:paraId="004591F4" w14:textId="77777777" w:rsidR="00A02014" w:rsidRDefault="00A02014" w:rsidP="00974714">
      <w:pPr>
        <w:pStyle w:val="CommentText"/>
      </w:pPr>
      <w:r>
        <w:rPr>
          <w:rStyle w:val="CommentReference"/>
        </w:rPr>
        <w:annotationRef/>
      </w:r>
      <w:r>
        <w:t>Should we keep the abstract portrayal for future 3.2 extension</w:t>
      </w:r>
    </w:p>
  </w:comment>
  <w:comment w:id="7079" w:author="Eric Boisvert" w:date="2016-03-31T14:35:00Z" w:initials="EB/L">
    <w:p w14:paraId="42B015B6" w14:textId="30254E4D" w:rsidR="00A02014" w:rsidRDefault="00A02014">
      <w:pPr>
        <w:pStyle w:val="CommentText"/>
      </w:pPr>
      <w:r>
        <w:rPr>
          <w:rStyle w:val="CommentReference"/>
        </w:rPr>
        <w:annotationRef/>
      </w:r>
      <w:r>
        <w:t>Can a property be even serialized, but empty ? – must check</w:t>
      </w:r>
    </w:p>
  </w:comment>
  <w:comment w:id="7094" w:author="Eric Boisvert" w:date="2016-03-31T14:35:00Z" w:initials="EB/L">
    <w:p w14:paraId="5664EA8E" w14:textId="793BA081" w:rsidR="00A02014" w:rsidRDefault="00A02014">
      <w:pPr>
        <w:pStyle w:val="CommentText"/>
      </w:pPr>
      <w:r>
        <w:rPr>
          <w:rStyle w:val="CommentReference"/>
        </w:rPr>
        <w:annotationRef/>
      </w:r>
      <w:r>
        <w:t>Removed this clause, because the top requirement is already that instance must be valid.</w:t>
      </w:r>
    </w:p>
  </w:comment>
  <w:comment w:id="7481" w:author="Eric Boisvert" w:date="2016-03-31T14:35:00Z" w:initials="EB/L">
    <w:p w14:paraId="656303FA" w14:textId="77777777" w:rsidR="00A02014" w:rsidRDefault="00A02014" w:rsidP="00480BB6">
      <w:pPr>
        <w:pStyle w:val="CommentText"/>
      </w:pPr>
      <w:r>
        <w:rPr>
          <w:rStyle w:val="CommentReference"/>
        </w:rPr>
        <w:annotationRef/>
      </w:r>
      <w:r>
        <w:t>This is bad.</w:t>
      </w:r>
    </w:p>
  </w:comment>
  <w:comment w:id="8538" w:author="Eric Boisvert" w:date="2016-03-31T14:35:00Z" w:initials="EB/L">
    <w:p w14:paraId="229C7586" w14:textId="77777777" w:rsidR="00A02014" w:rsidRDefault="00A02014" w:rsidP="00480BB6">
      <w:pPr>
        <w:pStyle w:val="CommentText"/>
      </w:pPr>
      <w:r>
        <w:rPr>
          <w:rStyle w:val="CommentReference"/>
        </w:rPr>
        <w:annotationRef/>
      </w:r>
      <w:r>
        <w:t>Could not figure a good way to craft a rule (see requirements)</w:t>
      </w:r>
    </w:p>
  </w:comment>
  <w:comment w:id="8568" w:author="Eric Boisvert" w:date="2016-03-31T14:35:00Z" w:initials="EB/L">
    <w:p w14:paraId="67555824" w14:textId="77777777" w:rsidR="00A02014" w:rsidRDefault="00A02014"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1192DEFF" w15:done="0"/>
  <w15:commentEx w15:paraId="44D37F8B" w15:done="0"/>
  <w15:commentEx w15:paraId="733BBD75" w15:done="0"/>
  <w15:commentEx w15:paraId="002D690C" w15:done="0"/>
  <w15:commentEx w15:paraId="56A25665" w15:done="0"/>
  <w15:commentEx w15:paraId="315EC1C2" w15:done="0"/>
  <w15:commentEx w15:paraId="72D76448" w15:done="0"/>
  <w15:commentEx w15:paraId="11C9FC8B"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064878C1"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2B24470B" w15:done="0"/>
  <w15:commentEx w15:paraId="14328BAF" w15:done="0"/>
  <w15:commentEx w15:paraId="1D73A3B9" w15:done="0"/>
  <w15:commentEx w15:paraId="3FE7EDCC" w15:done="0"/>
  <w15:commentEx w15:paraId="7B362452" w15:done="0"/>
  <w15:commentEx w15:paraId="261F51AD" w15:done="0"/>
  <w15:commentEx w15:paraId="7795B763" w15:done="0"/>
  <w15:commentEx w15:paraId="7F452530" w15:done="0"/>
  <w15:commentEx w15:paraId="23E499DD" w15:done="0"/>
  <w15:commentEx w15:paraId="05E20B47" w15:done="0"/>
  <w15:commentEx w15:paraId="18EE763B" w15:done="0"/>
  <w15:commentEx w15:paraId="7EBA9BF2" w15:done="0"/>
  <w15:commentEx w15:paraId="70C77D12" w15:done="0"/>
  <w15:commentEx w15:paraId="45CD9209" w15:done="0"/>
  <w15:commentEx w15:paraId="285C7AC8" w15:done="0"/>
  <w15:commentEx w15:paraId="60ACA5C2" w15:done="0"/>
  <w15:commentEx w15:paraId="30B4C703" w15:done="0"/>
  <w15:commentEx w15:paraId="004591F4" w15:done="0"/>
  <w15:commentEx w15:paraId="42B015B6" w15:done="0"/>
  <w15:commentEx w15:paraId="5664EA8E"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81A1E" w14:textId="77777777" w:rsidR="004D58A7" w:rsidRDefault="004D58A7">
      <w:pPr>
        <w:spacing w:after="0"/>
      </w:pPr>
      <w:r>
        <w:separator/>
      </w:r>
    </w:p>
  </w:endnote>
  <w:endnote w:type="continuationSeparator" w:id="0">
    <w:p w14:paraId="7AC08417" w14:textId="77777777" w:rsidR="004D58A7" w:rsidRDefault="004D58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A02014" w:rsidRDefault="00A02014">
    <w:pPr>
      <w:pStyle w:val="Footer"/>
      <w:jc w:val="center"/>
    </w:pPr>
    <w:r>
      <w:fldChar w:fldCharType="begin"/>
    </w:r>
    <w:r>
      <w:instrText xml:space="preserve"> PAGE   \* MERGEFORMAT </w:instrText>
    </w:r>
    <w:r>
      <w:fldChar w:fldCharType="separate"/>
    </w:r>
    <w:r w:rsidR="001759FE">
      <w:rPr>
        <w:noProof/>
      </w:rPr>
      <w:t>37</w:t>
    </w:r>
    <w:r>
      <w:rPr>
        <w:noProof/>
      </w:rPr>
      <w:fldChar w:fldCharType="end"/>
    </w:r>
  </w:p>
  <w:p w14:paraId="5299F2EC" w14:textId="52887485" w:rsidR="00A02014" w:rsidRPr="0079517D" w:rsidRDefault="00A02014" w:rsidP="0079517D">
    <w:pPr>
      <w:pStyle w:val="Footer"/>
      <w:jc w:val="right"/>
      <w:rPr>
        <w:sz w:val="16"/>
        <w:szCs w:val="16"/>
      </w:rPr>
    </w:pPr>
    <w:r w:rsidRPr="0079517D">
      <w:rPr>
        <w:sz w:val="16"/>
        <w:szCs w:val="16"/>
      </w:rPr>
      <w:t xml:space="preserve">Copyright © </w:t>
    </w:r>
    <w:r w:rsidRPr="009B3BBD">
      <w:rPr>
        <w:sz w:val="16"/>
        <w:szCs w:val="16"/>
      </w:rPr>
      <w:t>201</w:t>
    </w:r>
    <w:del w:id="9876" w:author="Ollie Raymond" w:date="2016-02-09T11:27:00Z">
      <w:r w:rsidRPr="009B3BBD" w:rsidDel="00FA31AE">
        <w:rPr>
          <w:sz w:val="16"/>
          <w:szCs w:val="16"/>
        </w:rPr>
        <w:delText>5</w:delText>
      </w:r>
    </w:del>
    <w:ins w:id="9877"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829F7" w14:textId="77777777" w:rsidR="004D58A7" w:rsidRDefault="004D58A7">
      <w:pPr>
        <w:spacing w:after="0"/>
      </w:pPr>
      <w:r>
        <w:separator/>
      </w:r>
    </w:p>
  </w:footnote>
  <w:footnote w:type="continuationSeparator" w:id="0">
    <w:p w14:paraId="70DC001B" w14:textId="77777777" w:rsidR="004D58A7" w:rsidRDefault="004D58A7">
      <w:pPr>
        <w:spacing w:after="0"/>
      </w:pPr>
      <w:r>
        <w:continuationSeparator/>
      </w:r>
    </w:p>
  </w:footnote>
  <w:footnote w:id="1">
    <w:p w14:paraId="015C3D42" w14:textId="77777777" w:rsidR="00A02014" w:rsidRDefault="00A0201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A02014" w:rsidRPr="006F2ACD" w:rsidRDefault="00A02014"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4479"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4480"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5A0E"/>
    <w:rsid w:val="001C6A17"/>
    <w:rsid w:val="001D1F28"/>
    <w:rsid w:val="001D519F"/>
    <w:rsid w:val="001D79AD"/>
    <w:rsid w:val="001E2A9F"/>
    <w:rsid w:val="001E3746"/>
    <w:rsid w:val="001E5387"/>
    <w:rsid w:val="001E6E27"/>
    <w:rsid w:val="001E7109"/>
    <w:rsid w:val="001E7133"/>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7556"/>
    <w:rsid w:val="00B27AED"/>
    <w:rsid w:val="00B30B68"/>
    <w:rsid w:val="00B31486"/>
    <w:rsid w:val="00B3199C"/>
    <w:rsid w:val="00B33100"/>
    <w:rsid w:val="00B3403C"/>
    <w:rsid w:val="00B3415C"/>
    <w:rsid w:val="00B40027"/>
    <w:rsid w:val="00B42641"/>
    <w:rsid w:val="00B43D07"/>
    <w:rsid w:val="00B45030"/>
    <w:rsid w:val="00B458C6"/>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xmlns.geosciml.org/geosciml-portrayal/4.0" TargetMode="External"/><Relationship Id="rId138" Type="http://schemas.openxmlformats.org/officeDocument/2006/relationships/hyperlink" Target="http://www.opengis.net/samplingSpecimen/2.0" TargetMode="External"/><Relationship Id="rId154"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image" Target="media/image91.png"/><Relationship Id="rId11"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opengis.net/cv/0.2/gml32" TargetMode="External"/><Relationship Id="rId128" Type="http://schemas.openxmlformats.org/officeDocument/2006/relationships/hyperlink" Target="http://xmlns.geosciml.org/GeoSciML-Basic/4.0" TargetMode="External"/><Relationship Id="rId144" Type="http://schemas.openxmlformats.org/officeDocument/2006/relationships/hyperlink" Target="http://schemas.opengis.net/gsml/4.0/geologictime.sch" TargetMode="External"/><Relationship Id="rId149" Type="http://schemas.openxmlformats.org/officeDocument/2006/relationships/hyperlink" Target="http://inspire.jrc.ec.europa.eu/documents/Data_Specifications/INSPIRE_DataSpecification_GE_v3.0.pdf" TargetMode="External"/><Relationship Id="rId5" Type="http://schemas.openxmlformats.org/officeDocument/2006/relationships/webSettings" Target="web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standards.iso.org/iso/19115/-3/mrl/1.0" TargetMode="External"/><Relationship Id="rId139" Type="http://schemas.openxmlformats.org/officeDocument/2006/relationships/hyperlink" Target="http://www.opengis.net/swe/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pubs.usgs.gov/of/2004/1334/2004-1334.pdf" TargetMode="External"/><Relationship Id="rId155" Type="http://schemas.microsoft.com/office/2011/relationships/people" Target="people.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isotc211.org/2005/gco" TargetMode="External"/><Relationship Id="rId129" Type="http://schemas.openxmlformats.org/officeDocument/2006/relationships/hyperlink" Target="http://xmlns.geosciml.org/Borehole/4.0" TargetMode="External"/><Relationship Id="rId137" Type="http://schemas.openxmlformats.org/officeDocument/2006/relationships/hyperlink" Target="http://www.opengis.net/samplingSpatial/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LaboratoryAnalysis-Specimen/4.0" TargetMode="External"/><Relationship Id="rId140" Type="http://schemas.openxmlformats.org/officeDocument/2006/relationships/hyperlink" Target="http://www.opengis.net/wfs/2.0" TargetMode="External"/><Relationship Id="rId145" Type="http://schemas.openxmlformats.org/officeDocument/2006/relationships/hyperlink" Target="http://www.geosciml.org"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www.opengis.net/gml/3.3/exr" TargetMode="External"/><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standards.iso.org/iso/19115/-3/cit/1.0" TargetMode="External"/><Relationship Id="rId130" Type="http://schemas.openxmlformats.org/officeDocument/2006/relationships/hyperlink" Target="http://xmlns.geosciml.org/GeoSciML-Extension/4.0" TargetMode="External"/><Relationship Id="rId135" Type="http://schemas.openxmlformats.org/officeDocument/2006/relationships/hyperlink" Target="http://www.opengis.net/om/2.0" TargetMode="External"/><Relationship Id="rId143" Type="http://schemas.openxmlformats.org/officeDocument/2006/relationships/hyperlink" Target="http://schemas.opengis.net/gsml/4.0/geoSciMLBasic.sch" TargetMode="External"/><Relationship Id="rId148" Type="http://schemas.openxmlformats.org/officeDocument/2006/relationships/hyperlink" Target="http://www.chronos.org/pdfs/publications/geosphere2005.pdf" TargetMode="External"/><Relationship Id="rId151" Type="http://schemas.openxmlformats.org/officeDocument/2006/relationships/hyperlink" Target="http://www.geologicacarpathica.com/GeolCarp_Vol56_No3_273_284.html"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png"/><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isotc211.org/2005/gmd" TargetMode="External"/><Relationship Id="rId141" Type="http://schemas.openxmlformats.org/officeDocument/2006/relationships/hyperlink" Target="http://www.w3.org/1999/xlink" TargetMode="External"/><Relationship Id="rId146" Type="http://schemas.openxmlformats.org/officeDocument/2006/relationships/hyperlink" Target="http://unitsofmeasure.org/ucum.html" TargetMode="External"/><Relationship Id="rId7" Type="http://schemas.openxmlformats.org/officeDocument/2006/relationships/endnotes" Target="end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logicTime/4.0" TargetMode="External"/><Relationship Id="rId136" Type="http://schemas.openxmlformats.org/officeDocument/2006/relationships/hyperlink" Target="http://www.opengis.net/sampling/2.0" TargetMode="Externa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hyperlink" Target="http://precambrian.stratigraphy.org/Walsh_et_al_2004.pdf" TargetMode="Externa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2" TargetMode="External"/><Relationship Id="rId147" Type="http://schemas.openxmlformats.org/officeDocument/2006/relationships/hyperlink" Target="http://www.ct.ingv.it/images/MappaGeologicaEtna/geological_map_Etna.pdf" TargetMode="External"/><Relationship Id="rId8" Type="http://schemas.openxmlformats.org/officeDocument/2006/relationships/hyperlink" Target="http://www.opengis.net/doc/geosciml/" TargetMode="Externa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emf"/><Relationship Id="rId142" Type="http://schemas.openxmlformats.org/officeDocument/2006/relationships/hyperlink" Target="http://schemas.opengis.net/gsml/4.0/geosciml-portrayal.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38DF1-6FD4-43E9-9BB1-BD7C89A32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785</TotalTime>
  <Pages>1</Pages>
  <Words>47942</Words>
  <Characters>273272</Characters>
  <Application>Microsoft Office Word</Application>
  <DocSecurity>0</DocSecurity>
  <Lines>2277</Lines>
  <Paragraphs>641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320573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109</cp:revision>
  <cp:lastPrinted>2016-04-01T11:54:00Z</cp:lastPrinted>
  <dcterms:created xsi:type="dcterms:W3CDTF">2016-04-02T15:22:00Z</dcterms:created>
  <dcterms:modified xsi:type="dcterms:W3CDTF">2016-04-13T16:07:00Z</dcterms:modified>
</cp:coreProperties>
</file>