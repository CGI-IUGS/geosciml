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8DE4D73"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del w:id="1" w:author="Eric Boisvert" w:date="2016-04-02T13:44:00Z">
        <w:r w:rsidR="001133B5" w:rsidRPr="00D12552" w:rsidDel="00163799">
          <w:rPr>
            <w:sz w:val="20"/>
            <w:szCs w:val="20"/>
            <w:lang w:val="en-CA"/>
          </w:rPr>
          <w:delText>Abstract specification</w:delText>
        </w:r>
      </w:del>
      <w:ins w:id="2" w:author="Eric Boisvert" w:date="2016-04-02T13:44:00Z">
        <w:r w:rsidR="00163799">
          <w:rPr>
            <w:sz w:val="20"/>
            <w:szCs w:val="20"/>
            <w:lang w:val="en-CA"/>
          </w:rPr>
          <w:t>Implementation Standard</w:t>
        </w:r>
      </w:ins>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3"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4" w:name="_Toc165888228"/>
    </w:p>
    <w:p w14:paraId="04A82434" w14:textId="380F5FCD" w:rsidR="007F6680" w:rsidRPr="00D12552" w:rsidRDefault="00D63684" w:rsidP="00F60CB2">
      <w:pPr>
        <w:rPr>
          <w:lang w:val="en-CA"/>
        </w:rPr>
      </w:pPr>
      <w:ins w:id="5" w:author="Ollie Raymond" w:date="2016-02-09T13:34:00Z">
        <w:del w:id="6" w:author="Eric Boisvert" w:date="2016-04-02T11:19:00Z">
          <w:r w:rsidDel="003F157A">
            <w:rPr>
              <w:lang w:val="en-CA"/>
            </w:rPr>
            <w:br w:type="page"/>
          </w:r>
        </w:del>
      </w:ins>
    </w:p>
    <w:p w14:paraId="6D7995B6" w14:textId="35A385E8" w:rsid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7" w:author="Eric Boisvert" w:date="2016-01-04T09:41:00Z"/>
          <w:sz w:val="16"/>
          <w:szCs w:val="16"/>
          <w:lang w:val="en-CA"/>
        </w:rPr>
        <w:pPrChange w:id="8" w:author="Eric Boisvert" w:date="2016-04-02T11:19:00Z">
          <w:pPr>
            <w:spacing w:after="0"/>
          </w:pPr>
        </w:pPrChange>
      </w:pPr>
      <w:del w:id="9" w:author="Ollie Raymond" w:date="2016-02-09T13:33:00Z">
        <w:r w:rsidRPr="00D12552" w:rsidDel="00D63684">
          <w:rPr>
            <w:lang w:val="en-CA"/>
          </w:rPr>
          <w:br w:type="page"/>
        </w:r>
      </w:del>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0" w:author="Ollie Raymond" w:date="2016-02-03T09:44:00Z"/>
          <w:lang w:val="en-CA"/>
        </w:rPr>
      </w:pPr>
      <w:r w:rsidRPr="00D12552">
        <w:rPr>
          <w:lang w:val="en-CA"/>
        </w:rPr>
        <w:t>Contents</w:t>
      </w:r>
    </w:p>
    <w:p w14:paraId="5E8037A3" w14:textId="77777777" w:rsidR="008765D9" w:rsidRPr="008765D9" w:rsidRDefault="008765D9">
      <w:pPr>
        <w:rPr>
          <w:lang w:val="en-CA"/>
        </w:rPr>
        <w:pPrChange w:id="11" w:author="Ollie Raymond" w:date="2016-02-03T09:44:00Z">
          <w:pPr>
            <w:pStyle w:val="TOCHeading"/>
          </w:pPr>
        </w:pPrChange>
      </w:pPr>
    </w:p>
    <w:p w14:paraId="20289034" w14:textId="77777777" w:rsidR="008168C1" w:rsidRPr="0002750B" w:rsidRDefault="00F27D5A">
      <w:pPr>
        <w:pStyle w:val="TOC1"/>
        <w:tabs>
          <w:tab w:val="left" w:pos="480"/>
          <w:tab w:val="right" w:leader="dot" w:pos="8630"/>
        </w:tabs>
        <w:rPr>
          <w:ins w:id="12" w:author="Eric Boisvert" w:date="2016-04-02T13:28: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3" w:author="Eric Boisvert" w:date="2016-04-02T13:28:00Z">
        <w:r w:rsidR="008168C1" w:rsidRPr="00D6434B">
          <w:rPr>
            <w:rStyle w:val="Hyperlink"/>
            <w:noProof/>
          </w:rPr>
          <w:fldChar w:fldCharType="begin"/>
        </w:r>
        <w:r w:rsidR="008168C1" w:rsidRPr="00D6434B">
          <w:rPr>
            <w:rStyle w:val="Hyperlink"/>
            <w:noProof/>
          </w:rPr>
          <w:instrText xml:space="preserve"> </w:instrText>
        </w:r>
        <w:r w:rsidR="008168C1">
          <w:rPr>
            <w:noProof/>
          </w:rPr>
          <w:instrText>HYPERLINK \l "_Toc447367097"</w:instrText>
        </w:r>
        <w:r w:rsidR="008168C1" w:rsidRPr="00D6434B">
          <w:rPr>
            <w:rStyle w:val="Hyperlink"/>
            <w:noProof/>
          </w:rPr>
          <w:instrText xml:space="preserve"> </w:instrText>
        </w:r>
        <w:r w:rsidR="008168C1" w:rsidRPr="00D6434B">
          <w:rPr>
            <w:rStyle w:val="Hyperlink"/>
            <w:noProof/>
          </w:rPr>
          <w:fldChar w:fldCharType="separate"/>
        </w:r>
        <w:r w:rsidR="008168C1" w:rsidRPr="00D6434B">
          <w:rPr>
            <w:rStyle w:val="Hyperlink"/>
            <w:noProof/>
            <w:lang w:val="en-CA"/>
          </w:rPr>
          <w:t>1.</w:t>
        </w:r>
        <w:r w:rsidR="008168C1" w:rsidRPr="0002750B">
          <w:rPr>
            <w:rFonts w:ascii="Calibri" w:eastAsia="MS Mincho" w:hAnsi="Calibri"/>
            <w:noProof/>
            <w:sz w:val="22"/>
            <w:szCs w:val="22"/>
            <w:lang w:val="en-CA" w:eastAsia="en-CA"/>
          </w:rPr>
          <w:tab/>
        </w:r>
        <w:r w:rsidR="008168C1" w:rsidRPr="00D6434B">
          <w:rPr>
            <w:rStyle w:val="Hyperlink"/>
            <w:noProof/>
            <w:lang w:val="en-CA"/>
          </w:rPr>
          <w:t>Scope</w:t>
        </w:r>
        <w:r w:rsidR="008168C1">
          <w:rPr>
            <w:noProof/>
            <w:webHidden/>
          </w:rPr>
          <w:tab/>
        </w:r>
        <w:r w:rsidR="008168C1">
          <w:rPr>
            <w:noProof/>
            <w:webHidden/>
          </w:rPr>
          <w:fldChar w:fldCharType="begin"/>
        </w:r>
        <w:r w:rsidR="008168C1">
          <w:rPr>
            <w:noProof/>
            <w:webHidden/>
          </w:rPr>
          <w:instrText xml:space="preserve"> PAGEREF _Toc447367097 \h </w:instrText>
        </w:r>
      </w:ins>
      <w:r w:rsidR="008168C1">
        <w:rPr>
          <w:noProof/>
          <w:webHidden/>
        </w:rPr>
      </w:r>
      <w:r w:rsidR="008168C1">
        <w:rPr>
          <w:noProof/>
          <w:webHidden/>
        </w:rPr>
        <w:fldChar w:fldCharType="separate"/>
      </w:r>
      <w:ins w:id="14" w:author="Eric Boisvert" w:date="2016-04-02T13:28:00Z">
        <w:r w:rsidR="008168C1">
          <w:rPr>
            <w:noProof/>
            <w:webHidden/>
          </w:rPr>
          <w:t>9</w:t>
        </w:r>
        <w:r w:rsidR="008168C1">
          <w:rPr>
            <w:noProof/>
            <w:webHidden/>
          </w:rPr>
          <w:fldChar w:fldCharType="end"/>
        </w:r>
        <w:r w:rsidR="008168C1" w:rsidRPr="00D6434B">
          <w:rPr>
            <w:rStyle w:val="Hyperlink"/>
            <w:noProof/>
          </w:rPr>
          <w:fldChar w:fldCharType="end"/>
        </w:r>
      </w:ins>
    </w:p>
    <w:p w14:paraId="4F30E8AA" w14:textId="77777777" w:rsidR="008168C1" w:rsidRPr="0002750B" w:rsidRDefault="008168C1">
      <w:pPr>
        <w:pStyle w:val="TOC1"/>
        <w:tabs>
          <w:tab w:val="left" w:pos="480"/>
          <w:tab w:val="right" w:leader="dot" w:pos="8630"/>
        </w:tabs>
        <w:rPr>
          <w:ins w:id="15" w:author="Eric Boisvert" w:date="2016-04-02T13:28:00Z"/>
          <w:rFonts w:ascii="Calibri" w:eastAsia="MS Mincho" w:hAnsi="Calibri"/>
          <w:noProof/>
          <w:sz w:val="22"/>
          <w:szCs w:val="22"/>
          <w:lang w:val="en-CA" w:eastAsia="en-CA"/>
        </w:rPr>
      </w:pPr>
      <w:ins w:id="1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"_Toc447367098"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2.</w:t>
        </w:r>
        <w:r w:rsidRPr="0002750B">
          <w:rPr>
            <w:rFonts w:ascii="Calibri" w:eastAsia="MS Mincho" w:hAnsi="Calibri"/>
            <w:noProof/>
            <w:sz w:val="22"/>
            <w:szCs w:val="22"/>
            <w:lang w:val="en-CA" w:eastAsia="en-CA"/>
          </w:rPr>
          <w:tab/>
        </w:r>
        <w:r w:rsidRPr="00D6434B">
          <w:rPr>
            <w:rStyle w:val="Hyperlink"/>
            <w:noProof/>
            <w:lang w:val="en-CA"/>
          </w:rPr>
          <w:t>Conformance</w:t>
        </w:r>
        <w:r>
          <w:rPr>
            <w:noProof/>
            <w:webHidden/>
          </w:rPr>
          <w:tab/>
        </w:r>
        <w:r>
          <w:rPr>
            <w:noProof/>
            <w:webHidden/>
          </w:rPr>
          <w:fldChar w:fldCharType="begin"/>
        </w:r>
        <w:r>
          <w:rPr>
            <w:noProof/>
            <w:webHidden/>
          </w:rPr>
          <w:instrText xml:space="preserve"> PAGEREF _Toc447367098 \h </w:instrText>
        </w:r>
      </w:ins>
      <w:r>
        <w:rPr>
          <w:noProof/>
          <w:webHidden/>
        </w:rPr>
      </w:r>
      <w:r>
        <w:rPr>
          <w:noProof/>
          <w:webHidden/>
        </w:rPr>
        <w:fldChar w:fldCharType="separate"/>
      </w:r>
      <w:ins w:id="17" w:author="Eric Boisvert" w:date="2016-04-02T13:28:00Z">
        <w:r>
          <w:rPr>
            <w:noProof/>
            <w:webHidden/>
          </w:rPr>
          <w:t>9</w:t>
        </w:r>
        <w:r>
          <w:rPr>
            <w:noProof/>
            <w:webHidden/>
          </w:rPr>
          <w:fldChar w:fldCharType="end"/>
        </w:r>
        <w:r w:rsidRPr="00D6434B">
          <w:rPr>
            <w:rStyle w:val="Hyperlink"/>
            <w:noProof/>
          </w:rPr>
          <w:fldChar w:fldCharType="end"/>
        </w:r>
      </w:ins>
    </w:p>
    <w:p w14:paraId="225AB06E" w14:textId="77777777" w:rsidR="008168C1" w:rsidRPr="0002750B" w:rsidRDefault="008168C1">
      <w:pPr>
        <w:pStyle w:val="TOC1"/>
        <w:tabs>
          <w:tab w:val="left" w:pos="480"/>
          <w:tab w:val="right" w:leader="dot" w:pos="8630"/>
        </w:tabs>
        <w:rPr>
          <w:ins w:id="18" w:author="Eric Boisvert" w:date="2016-04-02T13:28:00Z"/>
          <w:rFonts w:ascii="Calibri" w:eastAsia="MS Mincho" w:hAnsi="Calibri"/>
          <w:noProof/>
          <w:sz w:val="22"/>
          <w:szCs w:val="22"/>
          <w:lang w:val="en-CA" w:eastAsia="en-CA"/>
        </w:rPr>
      </w:pPr>
      <w:ins w:id="1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"_Toc447367099"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3.</w:t>
        </w:r>
        <w:r w:rsidRPr="0002750B">
          <w:rPr>
            <w:rFonts w:ascii="Calibri" w:eastAsia="MS Mincho" w:hAnsi="Calibri"/>
            <w:noProof/>
            <w:sz w:val="22"/>
            <w:szCs w:val="22"/>
            <w:lang w:val="en-CA" w:eastAsia="en-CA"/>
          </w:rPr>
          <w:tab/>
        </w:r>
        <w:r w:rsidRPr="00D6434B">
          <w:rPr>
            <w:rStyle w:val="Hyperlink"/>
            <w:noProof/>
            <w:lang w:val="en-CA"/>
          </w:rPr>
          <w:t>References</w:t>
        </w:r>
        <w:r>
          <w:rPr>
            <w:noProof/>
            <w:webHidden/>
          </w:rPr>
          <w:tab/>
        </w:r>
        <w:r>
          <w:rPr>
            <w:noProof/>
            <w:webHidden/>
          </w:rPr>
          <w:fldChar w:fldCharType="begin"/>
        </w:r>
        <w:r>
          <w:rPr>
            <w:noProof/>
            <w:webHidden/>
          </w:rPr>
          <w:instrText xml:space="preserve"> PAGEREF _Toc447367099 \h </w:instrText>
        </w:r>
      </w:ins>
      <w:r>
        <w:rPr>
          <w:noProof/>
          <w:webHidden/>
        </w:rPr>
      </w:r>
      <w:r>
        <w:rPr>
          <w:noProof/>
          <w:webHidden/>
        </w:rPr>
        <w:fldChar w:fldCharType="separate"/>
      </w:r>
      <w:ins w:id="20" w:author="Eric Boisvert" w:date="2016-04-02T13:28:00Z">
        <w:r>
          <w:rPr>
            <w:noProof/>
            <w:webHidden/>
          </w:rPr>
          <w:t>10</w:t>
        </w:r>
        <w:r>
          <w:rPr>
            <w:noProof/>
            <w:webHidden/>
          </w:rPr>
          <w:fldChar w:fldCharType="end"/>
        </w:r>
        <w:r w:rsidRPr="00D6434B">
          <w:rPr>
            <w:rStyle w:val="Hyperlink"/>
            <w:noProof/>
          </w:rPr>
          <w:fldChar w:fldCharType="end"/>
        </w:r>
      </w:ins>
    </w:p>
    <w:p w14:paraId="0C2F2A4E" w14:textId="77777777" w:rsidR="008168C1" w:rsidRPr="0002750B" w:rsidRDefault="008168C1">
      <w:pPr>
        <w:pStyle w:val="TOC1"/>
        <w:tabs>
          <w:tab w:val="left" w:pos="480"/>
          <w:tab w:val="right" w:leader="dot" w:pos="8630"/>
        </w:tabs>
        <w:rPr>
          <w:ins w:id="21" w:author="Eric Boisvert" w:date="2016-04-02T13:28:00Z"/>
          <w:rFonts w:ascii="Calibri" w:eastAsia="MS Mincho" w:hAnsi="Calibri"/>
          <w:noProof/>
          <w:sz w:val="22"/>
          <w:szCs w:val="22"/>
          <w:lang w:val="en-CA" w:eastAsia="en-CA"/>
        </w:rPr>
      </w:pPr>
      <w:ins w:id="2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w:t>
        </w:r>
        <w:r w:rsidRPr="0002750B">
          <w:rPr>
            <w:rFonts w:ascii="Calibri" w:eastAsia="MS Mincho" w:hAnsi="Calibri"/>
            <w:noProof/>
            <w:sz w:val="22"/>
            <w:szCs w:val="22"/>
            <w:lang w:val="en-CA" w:eastAsia="en-CA"/>
          </w:rPr>
          <w:tab/>
        </w:r>
        <w:r w:rsidRPr="00D6434B">
          <w:rPr>
            <w:rStyle w:val="Hyperlink"/>
            <w:noProof/>
            <w:lang w:val="en-CA"/>
          </w:rPr>
          <w:t>Terms and Definitions</w:t>
        </w:r>
        <w:r>
          <w:rPr>
            <w:noProof/>
            <w:webHidden/>
          </w:rPr>
          <w:tab/>
        </w:r>
        <w:r>
          <w:rPr>
            <w:noProof/>
            <w:webHidden/>
          </w:rPr>
          <w:fldChar w:fldCharType="begin"/>
        </w:r>
        <w:r>
          <w:rPr>
            <w:noProof/>
            <w:webHidden/>
          </w:rPr>
          <w:instrText xml:space="preserve"> PAGEREF _Toc447367100 \h </w:instrText>
        </w:r>
      </w:ins>
      <w:r>
        <w:rPr>
          <w:noProof/>
          <w:webHidden/>
        </w:rPr>
      </w:r>
      <w:r>
        <w:rPr>
          <w:noProof/>
          <w:webHidden/>
        </w:rPr>
        <w:fldChar w:fldCharType="separate"/>
      </w:r>
      <w:ins w:id="23" w:author="Eric Boisvert" w:date="2016-04-02T13:28:00Z">
        <w:r>
          <w:rPr>
            <w:noProof/>
            <w:webHidden/>
          </w:rPr>
          <w:t>11</w:t>
        </w:r>
        <w:r>
          <w:rPr>
            <w:noProof/>
            <w:webHidden/>
          </w:rPr>
          <w:fldChar w:fldCharType="end"/>
        </w:r>
        <w:r w:rsidRPr="00D6434B">
          <w:rPr>
            <w:rStyle w:val="Hyperlink"/>
            <w:noProof/>
          </w:rPr>
          <w:fldChar w:fldCharType="end"/>
        </w:r>
      </w:ins>
    </w:p>
    <w:p w14:paraId="0876AA9C" w14:textId="77777777" w:rsidR="008168C1" w:rsidRPr="0002750B" w:rsidRDefault="008168C1">
      <w:pPr>
        <w:pStyle w:val="TOC2"/>
        <w:tabs>
          <w:tab w:val="left" w:pos="880"/>
          <w:tab w:val="right" w:leader="dot" w:pos="8630"/>
        </w:tabs>
        <w:rPr>
          <w:ins w:id="24" w:author="Eric Boisvert" w:date="2016-04-02T13:28:00Z"/>
          <w:rFonts w:ascii="Calibri" w:eastAsia="MS Mincho" w:hAnsi="Calibri"/>
          <w:noProof/>
          <w:sz w:val="22"/>
          <w:szCs w:val="22"/>
          <w:lang w:val="en-CA" w:eastAsia="en-CA"/>
        </w:rPr>
      </w:pPr>
      <w:ins w:id="2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"_Toc447367101"</w:instrText>
        </w:r>
        <w:r w:rsidRPr="00D6434B">
          <w:rPr>
            <w:rStyle w:val="Hyperlink"/>
            <w:noProof/>
          </w:rPr>
          <w:instrText xml:space="preserve"> </w:instrText>
        </w:r>
        <w:r w:rsidRPr="00D6434B">
          <w:rPr>
            <w:rStyle w:val="Hyperlink"/>
            <w:noProof/>
          </w:rPr>
          <w:fldChar w:fldCharType="separate"/>
        </w:r>
        <w:r w:rsidRPr="00D6434B">
          <w:rPr>
            <w:rStyle w:val="Hyperlink"/>
            <w:noProof/>
          </w:rPr>
          <w:t>4.1</w:t>
        </w:r>
        <w:r w:rsidRPr="0002750B">
          <w:rPr>
            <w:rFonts w:ascii="Calibri" w:eastAsia="MS Mincho" w:hAnsi="Calibri"/>
            <w:noProof/>
            <w:sz w:val="22"/>
            <w:szCs w:val="22"/>
            <w:lang w:val="en-CA" w:eastAsia="en-CA"/>
          </w:rPr>
          <w:tab/>
        </w:r>
        <w:r w:rsidRPr="00D6434B">
          <w:rPr>
            <w:rStyle w:val="Hyperlink"/>
            <w:noProof/>
            <w:lang w:val="en-CA"/>
          </w:rPr>
          <w:t>classifier</w:t>
        </w:r>
        <w:r>
          <w:rPr>
            <w:noProof/>
            <w:webHidden/>
          </w:rPr>
          <w:tab/>
        </w:r>
        <w:r>
          <w:rPr>
            <w:noProof/>
            <w:webHidden/>
          </w:rPr>
          <w:fldChar w:fldCharType="begin"/>
        </w:r>
        <w:r>
          <w:rPr>
            <w:noProof/>
            <w:webHidden/>
          </w:rPr>
          <w:instrText xml:space="preserve"> PAGEREF _Toc447367101 \h </w:instrText>
        </w:r>
      </w:ins>
      <w:r>
        <w:rPr>
          <w:noProof/>
          <w:webHidden/>
        </w:rPr>
      </w:r>
      <w:r>
        <w:rPr>
          <w:noProof/>
          <w:webHidden/>
        </w:rPr>
        <w:fldChar w:fldCharType="separate"/>
      </w:r>
      <w:ins w:id="26" w:author="Eric Boisvert" w:date="2016-04-02T13:28:00Z">
        <w:r>
          <w:rPr>
            <w:noProof/>
            <w:webHidden/>
          </w:rPr>
          <w:t>11</w:t>
        </w:r>
        <w:r>
          <w:rPr>
            <w:noProof/>
            <w:webHidden/>
          </w:rPr>
          <w:fldChar w:fldCharType="end"/>
        </w:r>
        <w:r w:rsidRPr="00D6434B">
          <w:rPr>
            <w:rStyle w:val="Hyperlink"/>
            <w:noProof/>
          </w:rPr>
          <w:fldChar w:fldCharType="end"/>
        </w:r>
      </w:ins>
    </w:p>
    <w:p w14:paraId="4B7BE5F5" w14:textId="77777777" w:rsidR="008168C1" w:rsidRPr="0002750B" w:rsidRDefault="008168C1">
      <w:pPr>
        <w:pStyle w:val="TOC2"/>
        <w:tabs>
          <w:tab w:val="left" w:pos="880"/>
          <w:tab w:val="right" w:leader="dot" w:pos="8630"/>
        </w:tabs>
        <w:rPr>
          <w:ins w:id="27" w:author="Eric Boisvert" w:date="2016-04-02T13:28:00Z"/>
          <w:rFonts w:ascii="Calibri" w:eastAsia="MS Mincho" w:hAnsi="Calibri"/>
          <w:noProof/>
          <w:sz w:val="22"/>
          <w:szCs w:val="22"/>
          <w:lang w:val="en-CA" w:eastAsia="en-CA"/>
        </w:rPr>
      </w:pPr>
      <w:ins w:id="2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4.2</w:t>
        </w:r>
        <w:r w:rsidRPr="0002750B">
          <w:rPr>
            <w:rFonts w:ascii="Calibri" w:eastAsia="MS Mincho" w:hAnsi="Calibri"/>
            <w:noProof/>
            <w:sz w:val="22"/>
            <w:szCs w:val="22"/>
            <w:lang w:val="en-CA" w:eastAsia="en-CA"/>
          </w:rPr>
          <w:tab/>
        </w:r>
        <w:r w:rsidRPr="00D6434B">
          <w:rPr>
            <w:rStyle w:val="Hyperlink"/>
            <w:noProof/>
            <w:lang w:val="en-CA"/>
          </w:rPr>
          <w:t>domain feature</w:t>
        </w:r>
        <w:r>
          <w:rPr>
            <w:noProof/>
            <w:webHidden/>
          </w:rPr>
          <w:tab/>
        </w:r>
        <w:r>
          <w:rPr>
            <w:noProof/>
            <w:webHidden/>
          </w:rPr>
          <w:fldChar w:fldCharType="begin"/>
        </w:r>
        <w:r>
          <w:rPr>
            <w:noProof/>
            <w:webHidden/>
          </w:rPr>
          <w:instrText xml:space="preserve"> PAGEREF _Toc447367103 \h </w:instrText>
        </w:r>
      </w:ins>
      <w:r>
        <w:rPr>
          <w:noProof/>
          <w:webHidden/>
        </w:rPr>
      </w:r>
      <w:r>
        <w:rPr>
          <w:noProof/>
          <w:webHidden/>
        </w:rPr>
        <w:fldChar w:fldCharType="separate"/>
      </w:r>
      <w:ins w:id="29" w:author="Eric Boisvert" w:date="2016-04-02T13:28:00Z">
        <w:r>
          <w:rPr>
            <w:noProof/>
            <w:webHidden/>
          </w:rPr>
          <w:t>11</w:t>
        </w:r>
        <w:r>
          <w:rPr>
            <w:noProof/>
            <w:webHidden/>
          </w:rPr>
          <w:fldChar w:fldCharType="end"/>
        </w:r>
        <w:r w:rsidRPr="00D6434B">
          <w:rPr>
            <w:rStyle w:val="Hyperlink"/>
            <w:noProof/>
          </w:rPr>
          <w:fldChar w:fldCharType="end"/>
        </w:r>
      </w:ins>
    </w:p>
    <w:p w14:paraId="6B31C630" w14:textId="77777777" w:rsidR="008168C1" w:rsidRPr="0002750B" w:rsidRDefault="008168C1">
      <w:pPr>
        <w:pStyle w:val="TOC2"/>
        <w:tabs>
          <w:tab w:val="left" w:pos="880"/>
          <w:tab w:val="right" w:leader="dot" w:pos="8630"/>
        </w:tabs>
        <w:rPr>
          <w:ins w:id="30" w:author="Eric Boisvert" w:date="2016-04-02T13:28:00Z"/>
          <w:rFonts w:ascii="Calibri" w:eastAsia="MS Mincho" w:hAnsi="Calibri"/>
          <w:noProof/>
          <w:sz w:val="22"/>
          <w:szCs w:val="22"/>
          <w:lang w:val="en-CA" w:eastAsia="en-CA"/>
        </w:rPr>
      </w:pPr>
      <w:ins w:id="3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4.3</w:t>
        </w:r>
        <w:r w:rsidRPr="0002750B">
          <w:rPr>
            <w:rFonts w:ascii="Calibri" w:eastAsia="MS Mincho" w:hAnsi="Calibri"/>
            <w:noProof/>
            <w:sz w:val="22"/>
            <w:szCs w:val="22"/>
            <w:lang w:val="en-CA" w:eastAsia="en-CA"/>
          </w:rPr>
          <w:tab/>
        </w:r>
        <w:r w:rsidRPr="00D6434B">
          <w:rPr>
            <w:rStyle w:val="Hyperlink"/>
            <w:noProof/>
            <w:lang w:val="en-CA"/>
          </w:rPr>
          <w:t>element &lt;XML&gt;</w:t>
        </w:r>
        <w:r>
          <w:rPr>
            <w:noProof/>
            <w:webHidden/>
          </w:rPr>
          <w:tab/>
        </w:r>
        <w:r>
          <w:rPr>
            <w:noProof/>
            <w:webHidden/>
          </w:rPr>
          <w:fldChar w:fldCharType="begin"/>
        </w:r>
        <w:r>
          <w:rPr>
            <w:noProof/>
            <w:webHidden/>
          </w:rPr>
          <w:instrText xml:space="preserve"> PAGEREF _Toc447367104 \h </w:instrText>
        </w:r>
      </w:ins>
      <w:r>
        <w:rPr>
          <w:noProof/>
          <w:webHidden/>
        </w:rPr>
      </w:r>
      <w:r>
        <w:rPr>
          <w:noProof/>
          <w:webHidden/>
        </w:rPr>
        <w:fldChar w:fldCharType="separate"/>
      </w:r>
      <w:ins w:id="32" w:author="Eric Boisvert" w:date="2016-04-02T13:28:00Z">
        <w:r>
          <w:rPr>
            <w:noProof/>
            <w:webHidden/>
          </w:rPr>
          <w:t>12</w:t>
        </w:r>
        <w:r>
          <w:rPr>
            <w:noProof/>
            <w:webHidden/>
          </w:rPr>
          <w:fldChar w:fldCharType="end"/>
        </w:r>
        <w:r w:rsidRPr="00D6434B">
          <w:rPr>
            <w:rStyle w:val="Hyperlink"/>
            <w:noProof/>
          </w:rPr>
          <w:fldChar w:fldCharType="end"/>
        </w:r>
      </w:ins>
    </w:p>
    <w:p w14:paraId="6F8D05A3" w14:textId="77777777" w:rsidR="008168C1" w:rsidRPr="0002750B" w:rsidRDefault="008168C1">
      <w:pPr>
        <w:pStyle w:val="TOC2"/>
        <w:tabs>
          <w:tab w:val="left" w:pos="880"/>
          <w:tab w:val="right" w:leader="dot" w:pos="8630"/>
        </w:tabs>
        <w:rPr>
          <w:ins w:id="33" w:author="Eric Boisvert" w:date="2016-04-02T13:28:00Z"/>
          <w:rFonts w:ascii="Calibri" w:eastAsia="MS Mincho" w:hAnsi="Calibri"/>
          <w:noProof/>
          <w:sz w:val="22"/>
          <w:szCs w:val="22"/>
          <w:lang w:val="en-CA" w:eastAsia="en-CA"/>
        </w:rPr>
      </w:pPr>
      <w:ins w:id="3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4.4</w:t>
        </w:r>
        <w:r w:rsidRPr="0002750B">
          <w:rPr>
            <w:rFonts w:ascii="Calibri" w:eastAsia="MS Mincho" w:hAnsi="Calibri"/>
            <w:noProof/>
            <w:sz w:val="22"/>
            <w:szCs w:val="22"/>
            <w:lang w:val="en-CA" w:eastAsia="en-CA"/>
          </w:rPr>
          <w:tab/>
        </w:r>
        <w:r w:rsidRPr="00D6434B">
          <w:rPr>
            <w:rStyle w:val="Hyperlink"/>
            <w:noProof/>
            <w:lang w:val="en-CA"/>
          </w:rPr>
          <w:t>feature</w:t>
        </w:r>
        <w:r>
          <w:rPr>
            <w:noProof/>
            <w:webHidden/>
          </w:rPr>
          <w:tab/>
        </w:r>
        <w:r>
          <w:rPr>
            <w:noProof/>
            <w:webHidden/>
          </w:rPr>
          <w:fldChar w:fldCharType="begin"/>
        </w:r>
        <w:r>
          <w:rPr>
            <w:noProof/>
            <w:webHidden/>
          </w:rPr>
          <w:instrText xml:space="preserve"> PAGEREF _Toc447367105 \h </w:instrText>
        </w:r>
      </w:ins>
      <w:r>
        <w:rPr>
          <w:noProof/>
          <w:webHidden/>
        </w:rPr>
      </w:r>
      <w:r>
        <w:rPr>
          <w:noProof/>
          <w:webHidden/>
        </w:rPr>
        <w:fldChar w:fldCharType="separate"/>
      </w:r>
      <w:ins w:id="35" w:author="Eric Boisvert" w:date="2016-04-02T13:28:00Z">
        <w:r>
          <w:rPr>
            <w:noProof/>
            <w:webHidden/>
          </w:rPr>
          <w:t>12</w:t>
        </w:r>
        <w:r>
          <w:rPr>
            <w:noProof/>
            <w:webHidden/>
          </w:rPr>
          <w:fldChar w:fldCharType="end"/>
        </w:r>
        <w:r w:rsidRPr="00D6434B">
          <w:rPr>
            <w:rStyle w:val="Hyperlink"/>
            <w:noProof/>
          </w:rPr>
          <w:fldChar w:fldCharType="end"/>
        </w:r>
      </w:ins>
    </w:p>
    <w:p w14:paraId="101E3521" w14:textId="77777777" w:rsidR="008168C1" w:rsidRPr="0002750B" w:rsidRDefault="008168C1">
      <w:pPr>
        <w:pStyle w:val="TOC2"/>
        <w:tabs>
          <w:tab w:val="left" w:pos="880"/>
          <w:tab w:val="right" w:leader="dot" w:pos="8630"/>
        </w:tabs>
        <w:rPr>
          <w:ins w:id="36" w:author="Eric Boisvert" w:date="2016-04-02T13:28:00Z"/>
          <w:rFonts w:ascii="Calibri" w:eastAsia="MS Mincho" w:hAnsi="Calibri"/>
          <w:noProof/>
          <w:sz w:val="22"/>
          <w:szCs w:val="22"/>
          <w:lang w:val="en-CA" w:eastAsia="en-CA"/>
        </w:rPr>
      </w:pPr>
      <w:ins w:id="3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4.5</w:t>
        </w:r>
        <w:r w:rsidRPr="0002750B">
          <w:rPr>
            <w:rFonts w:ascii="Calibri" w:eastAsia="MS Mincho" w:hAnsi="Calibri"/>
            <w:noProof/>
            <w:sz w:val="22"/>
            <w:szCs w:val="22"/>
            <w:lang w:val="en-CA" w:eastAsia="en-CA"/>
          </w:rPr>
          <w:tab/>
        </w:r>
        <w:r w:rsidRPr="00D6434B">
          <w:rPr>
            <w:rStyle w:val="Hyperlink"/>
            <w:noProof/>
            <w:lang w:val="en-CA"/>
          </w:rPr>
          <w:t>GML application schema</w:t>
        </w:r>
        <w:r>
          <w:rPr>
            <w:noProof/>
            <w:webHidden/>
          </w:rPr>
          <w:tab/>
        </w:r>
        <w:r>
          <w:rPr>
            <w:noProof/>
            <w:webHidden/>
          </w:rPr>
          <w:fldChar w:fldCharType="begin"/>
        </w:r>
        <w:r>
          <w:rPr>
            <w:noProof/>
            <w:webHidden/>
          </w:rPr>
          <w:instrText xml:space="preserve"> PAGEREF _Toc447367106 \h </w:instrText>
        </w:r>
      </w:ins>
      <w:r>
        <w:rPr>
          <w:noProof/>
          <w:webHidden/>
        </w:rPr>
      </w:r>
      <w:r>
        <w:rPr>
          <w:noProof/>
          <w:webHidden/>
        </w:rPr>
        <w:fldChar w:fldCharType="separate"/>
      </w:r>
      <w:ins w:id="38" w:author="Eric Boisvert" w:date="2016-04-02T13:28:00Z">
        <w:r>
          <w:rPr>
            <w:noProof/>
            <w:webHidden/>
          </w:rPr>
          <w:t>12</w:t>
        </w:r>
        <w:r>
          <w:rPr>
            <w:noProof/>
            <w:webHidden/>
          </w:rPr>
          <w:fldChar w:fldCharType="end"/>
        </w:r>
        <w:r w:rsidRPr="00D6434B">
          <w:rPr>
            <w:rStyle w:val="Hyperlink"/>
            <w:noProof/>
          </w:rPr>
          <w:fldChar w:fldCharType="end"/>
        </w:r>
      </w:ins>
    </w:p>
    <w:p w14:paraId="71E8F0A7" w14:textId="77777777" w:rsidR="008168C1" w:rsidRPr="0002750B" w:rsidRDefault="008168C1">
      <w:pPr>
        <w:pStyle w:val="TOC2"/>
        <w:tabs>
          <w:tab w:val="left" w:pos="880"/>
          <w:tab w:val="right" w:leader="dot" w:pos="8630"/>
        </w:tabs>
        <w:rPr>
          <w:ins w:id="39" w:author="Eric Boisvert" w:date="2016-04-02T13:28:00Z"/>
          <w:rFonts w:ascii="Calibri" w:eastAsia="MS Mincho" w:hAnsi="Calibri"/>
          <w:noProof/>
          <w:sz w:val="22"/>
          <w:szCs w:val="22"/>
          <w:lang w:val="en-CA" w:eastAsia="en-CA"/>
        </w:rPr>
      </w:pPr>
      <w:ins w:id="4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4.6</w:t>
        </w:r>
        <w:r w:rsidRPr="0002750B">
          <w:rPr>
            <w:rFonts w:ascii="Calibri" w:eastAsia="MS Mincho" w:hAnsi="Calibri"/>
            <w:noProof/>
            <w:sz w:val="22"/>
            <w:szCs w:val="22"/>
            <w:lang w:val="en-CA" w:eastAsia="en-CA"/>
          </w:rPr>
          <w:tab/>
        </w:r>
        <w:r w:rsidRPr="00D6434B">
          <w:rPr>
            <w:rStyle w:val="Hyperlink"/>
            <w:noProof/>
            <w:lang w:val="en-CA"/>
          </w:rPr>
          <w:t>GML document</w:t>
        </w:r>
        <w:r>
          <w:rPr>
            <w:noProof/>
            <w:webHidden/>
          </w:rPr>
          <w:tab/>
        </w:r>
        <w:r>
          <w:rPr>
            <w:noProof/>
            <w:webHidden/>
          </w:rPr>
          <w:fldChar w:fldCharType="begin"/>
        </w:r>
        <w:r>
          <w:rPr>
            <w:noProof/>
            <w:webHidden/>
          </w:rPr>
          <w:instrText xml:space="preserve"> PAGEREF _Toc447367107 \h </w:instrText>
        </w:r>
      </w:ins>
      <w:r>
        <w:rPr>
          <w:noProof/>
          <w:webHidden/>
        </w:rPr>
      </w:r>
      <w:r>
        <w:rPr>
          <w:noProof/>
          <w:webHidden/>
        </w:rPr>
        <w:fldChar w:fldCharType="separate"/>
      </w:r>
      <w:ins w:id="41" w:author="Eric Boisvert" w:date="2016-04-02T13:28:00Z">
        <w:r>
          <w:rPr>
            <w:noProof/>
            <w:webHidden/>
          </w:rPr>
          <w:t>12</w:t>
        </w:r>
        <w:r>
          <w:rPr>
            <w:noProof/>
            <w:webHidden/>
          </w:rPr>
          <w:fldChar w:fldCharType="end"/>
        </w:r>
        <w:r w:rsidRPr="00D6434B">
          <w:rPr>
            <w:rStyle w:val="Hyperlink"/>
            <w:noProof/>
          </w:rPr>
          <w:fldChar w:fldCharType="end"/>
        </w:r>
      </w:ins>
    </w:p>
    <w:p w14:paraId="10652351" w14:textId="77777777" w:rsidR="008168C1" w:rsidRPr="0002750B" w:rsidRDefault="008168C1">
      <w:pPr>
        <w:pStyle w:val="TOC2"/>
        <w:tabs>
          <w:tab w:val="left" w:pos="880"/>
          <w:tab w:val="right" w:leader="dot" w:pos="8630"/>
        </w:tabs>
        <w:rPr>
          <w:ins w:id="42" w:author="Eric Boisvert" w:date="2016-04-02T13:28:00Z"/>
          <w:rFonts w:ascii="Calibri" w:eastAsia="MS Mincho" w:hAnsi="Calibri"/>
          <w:noProof/>
          <w:sz w:val="22"/>
          <w:szCs w:val="22"/>
          <w:lang w:val="en-CA" w:eastAsia="en-CA"/>
        </w:rPr>
      </w:pPr>
      <w:ins w:id="4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4.7</w:t>
        </w:r>
        <w:r w:rsidRPr="0002750B">
          <w:rPr>
            <w:rFonts w:ascii="Calibri" w:eastAsia="MS Mincho" w:hAnsi="Calibri"/>
            <w:noProof/>
            <w:sz w:val="22"/>
            <w:szCs w:val="22"/>
            <w:lang w:val="en-CA" w:eastAsia="en-CA"/>
          </w:rPr>
          <w:tab/>
        </w:r>
        <w:r w:rsidRPr="00D6434B">
          <w:rPr>
            <w:rStyle w:val="Hyperlink"/>
            <w:noProof/>
            <w:lang w:val="en-CA"/>
          </w:rPr>
          <w:t>GML schema</w:t>
        </w:r>
        <w:r>
          <w:rPr>
            <w:noProof/>
            <w:webHidden/>
          </w:rPr>
          <w:tab/>
        </w:r>
        <w:r>
          <w:rPr>
            <w:noProof/>
            <w:webHidden/>
          </w:rPr>
          <w:fldChar w:fldCharType="begin"/>
        </w:r>
        <w:r>
          <w:rPr>
            <w:noProof/>
            <w:webHidden/>
          </w:rPr>
          <w:instrText xml:space="preserve"> PAGEREF _Toc447367108 \h </w:instrText>
        </w:r>
      </w:ins>
      <w:r>
        <w:rPr>
          <w:noProof/>
          <w:webHidden/>
        </w:rPr>
      </w:r>
      <w:r>
        <w:rPr>
          <w:noProof/>
          <w:webHidden/>
        </w:rPr>
        <w:fldChar w:fldCharType="separate"/>
      </w:r>
      <w:ins w:id="44" w:author="Eric Boisvert" w:date="2016-04-02T13:28:00Z">
        <w:r>
          <w:rPr>
            <w:noProof/>
            <w:webHidden/>
          </w:rPr>
          <w:t>12</w:t>
        </w:r>
        <w:r>
          <w:rPr>
            <w:noProof/>
            <w:webHidden/>
          </w:rPr>
          <w:fldChar w:fldCharType="end"/>
        </w:r>
        <w:r w:rsidRPr="00D6434B">
          <w:rPr>
            <w:rStyle w:val="Hyperlink"/>
            <w:noProof/>
          </w:rPr>
          <w:fldChar w:fldCharType="end"/>
        </w:r>
      </w:ins>
    </w:p>
    <w:p w14:paraId="13089C97" w14:textId="77777777" w:rsidR="008168C1" w:rsidRPr="0002750B" w:rsidRDefault="008168C1">
      <w:pPr>
        <w:pStyle w:val="TOC2"/>
        <w:tabs>
          <w:tab w:val="left" w:pos="880"/>
          <w:tab w:val="right" w:leader="dot" w:pos="8630"/>
        </w:tabs>
        <w:rPr>
          <w:ins w:id="45" w:author="Eric Boisvert" w:date="2016-04-02T13:28:00Z"/>
          <w:rFonts w:ascii="Calibri" w:eastAsia="MS Mincho" w:hAnsi="Calibri"/>
          <w:noProof/>
          <w:sz w:val="22"/>
          <w:szCs w:val="22"/>
          <w:lang w:val="en-CA" w:eastAsia="en-CA"/>
        </w:rPr>
      </w:pPr>
      <w:ins w:id="4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4.8</w:t>
        </w:r>
        <w:r w:rsidRPr="0002750B">
          <w:rPr>
            <w:rFonts w:ascii="Calibri" w:eastAsia="MS Mincho" w:hAnsi="Calibri"/>
            <w:noProof/>
            <w:sz w:val="22"/>
            <w:szCs w:val="22"/>
            <w:lang w:val="en-CA" w:eastAsia="en-CA"/>
          </w:rPr>
          <w:tab/>
        </w:r>
        <w:r w:rsidRPr="00D6434B">
          <w:rPr>
            <w:rStyle w:val="Hyperlink"/>
            <w:noProof/>
            <w:lang w:val="en-CA"/>
          </w:rPr>
          <w:t>measurement</w:t>
        </w:r>
        <w:r>
          <w:rPr>
            <w:noProof/>
            <w:webHidden/>
          </w:rPr>
          <w:tab/>
        </w:r>
        <w:r>
          <w:rPr>
            <w:noProof/>
            <w:webHidden/>
          </w:rPr>
          <w:fldChar w:fldCharType="begin"/>
        </w:r>
        <w:r>
          <w:rPr>
            <w:noProof/>
            <w:webHidden/>
          </w:rPr>
          <w:instrText xml:space="preserve"> PAGEREF _Toc447367109 \h </w:instrText>
        </w:r>
      </w:ins>
      <w:r>
        <w:rPr>
          <w:noProof/>
          <w:webHidden/>
        </w:rPr>
      </w:r>
      <w:r>
        <w:rPr>
          <w:noProof/>
          <w:webHidden/>
        </w:rPr>
        <w:fldChar w:fldCharType="separate"/>
      </w:r>
      <w:ins w:id="47" w:author="Eric Boisvert" w:date="2016-04-02T13:28:00Z">
        <w:r>
          <w:rPr>
            <w:noProof/>
            <w:webHidden/>
          </w:rPr>
          <w:t>12</w:t>
        </w:r>
        <w:r>
          <w:rPr>
            <w:noProof/>
            <w:webHidden/>
          </w:rPr>
          <w:fldChar w:fldCharType="end"/>
        </w:r>
        <w:r w:rsidRPr="00D6434B">
          <w:rPr>
            <w:rStyle w:val="Hyperlink"/>
            <w:noProof/>
          </w:rPr>
          <w:fldChar w:fldCharType="end"/>
        </w:r>
      </w:ins>
    </w:p>
    <w:p w14:paraId="4C6C0F3E" w14:textId="77777777" w:rsidR="008168C1" w:rsidRPr="0002750B" w:rsidRDefault="008168C1">
      <w:pPr>
        <w:pStyle w:val="TOC2"/>
        <w:tabs>
          <w:tab w:val="left" w:pos="880"/>
          <w:tab w:val="right" w:leader="dot" w:pos="8630"/>
        </w:tabs>
        <w:rPr>
          <w:ins w:id="48" w:author="Eric Boisvert" w:date="2016-04-02T13:28:00Z"/>
          <w:rFonts w:ascii="Calibri" w:eastAsia="MS Mincho" w:hAnsi="Calibri"/>
          <w:noProof/>
          <w:sz w:val="22"/>
          <w:szCs w:val="22"/>
          <w:lang w:val="en-CA" w:eastAsia="en-CA"/>
        </w:rPr>
      </w:pPr>
      <w:ins w:id="4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4.9</w:t>
        </w:r>
        <w:r w:rsidRPr="0002750B">
          <w:rPr>
            <w:rFonts w:ascii="Calibri" w:eastAsia="MS Mincho" w:hAnsi="Calibri"/>
            <w:noProof/>
            <w:sz w:val="22"/>
            <w:szCs w:val="22"/>
            <w:lang w:val="en-CA" w:eastAsia="en-CA"/>
          </w:rPr>
          <w:tab/>
        </w:r>
        <w:r w:rsidRPr="00D6434B">
          <w:rPr>
            <w:rStyle w:val="Hyperlink"/>
            <w:noProof/>
            <w:lang w:val="en-CA"/>
          </w:rPr>
          <w:t>observation</w:t>
        </w:r>
        <w:r>
          <w:rPr>
            <w:noProof/>
            <w:webHidden/>
          </w:rPr>
          <w:tab/>
        </w:r>
        <w:r>
          <w:rPr>
            <w:noProof/>
            <w:webHidden/>
          </w:rPr>
          <w:fldChar w:fldCharType="begin"/>
        </w:r>
        <w:r>
          <w:rPr>
            <w:noProof/>
            <w:webHidden/>
          </w:rPr>
          <w:instrText xml:space="preserve"> PAGEREF _Toc447367110 \h </w:instrText>
        </w:r>
      </w:ins>
      <w:r>
        <w:rPr>
          <w:noProof/>
          <w:webHidden/>
        </w:rPr>
      </w:r>
      <w:r>
        <w:rPr>
          <w:noProof/>
          <w:webHidden/>
        </w:rPr>
        <w:fldChar w:fldCharType="separate"/>
      </w:r>
      <w:ins w:id="50" w:author="Eric Boisvert" w:date="2016-04-02T13:28:00Z">
        <w:r>
          <w:rPr>
            <w:noProof/>
            <w:webHidden/>
          </w:rPr>
          <w:t>12</w:t>
        </w:r>
        <w:r>
          <w:rPr>
            <w:noProof/>
            <w:webHidden/>
          </w:rPr>
          <w:fldChar w:fldCharType="end"/>
        </w:r>
        <w:r w:rsidRPr="00D6434B">
          <w:rPr>
            <w:rStyle w:val="Hyperlink"/>
            <w:noProof/>
          </w:rPr>
          <w:fldChar w:fldCharType="end"/>
        </w:r>
      </w:ins>
    </w:p>
    <w:p w14:paraId="689194D0" w14:textId="77777777" w:rsidR="008168C1" w:rsidRPr="0002750B" w:rsidRDefault="008168C1">
      <w:pPr>
        <w:pStyle w:val="TOC2"/>
        <w:tabs>
          <w:tab w:val="left" w:pos="1100"/>
          <w:tab w:val="right" w:leader="dot" w:pos="8630"/>
        </w:tabs>
        <w:rPr>
          <w:ins w:id="51" w:author="Eric Boisvert" w:date="2016-04-02T13:28:00Z"/>
          <w:rFonts w:ascii="Calibri" w:eastAsia="MS Mincho" w:hAnsi="Calibri"/>
          <w:noProof/>
          <w:sz w:val="22"/>
          <w:szCs w:val="22"/>
          <w:lang w:val="en-CA" w:eastAsia="en-CA"/>
        </w:rPr>
      </w:pPr>
      <w:ins w:id="5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4.10</w:t>
        </w:r>
        <w:r w:rsidRPr="0002750B">
          <w:rPr>
            <w:rFonts w:ascii="Calibri" w:eastAsia="MS Mincho" w:hAnsi="Calibri"/>
            <w:noProof/>
            <w:sz w:val="22"/>
            <w:szCs w:val="22"/>
            <w:lang w:val="en-CA" w:eastAsia="en-CA"/>
          </w:rPr>
          <w:tab/>
        </w:r>
        <w:r w:rsidRPr="00D6434B">
          <w:rPr>
            <w:rStyle w:val="Hyperlink"/>
            <w:noProof/>
            <w:lang w:val="en-CA"/>
          </w:rPr>
          <w:t>observation procedure</w:t>
        </w:r>
        <w:r>
          <w:rPr>
            <w:noProof/>
            <w:webHidden/>
          </w:rPr>
          <w:tab/>
        </w:r>
        <w:r>
          <w:rPr>
            <w:noProof/>
            <w:webHidden/>
          </w:rPr>
          <w:fldChar w:fldCharType="begin"/>
        </w:r>
        <w:r>
          <w:rPr>
            <w:noProof/>
            <w:webHidden/>
          </w:rPr>
          <w:instrText xml:space="preserve"> PAGEREF _Toc447367111 \h </w:instrText>
        </w:r>
      </w:ins>
      <w:r>
        <w:rPr>
          <w:noProof/>
          <w:webHidden/>
        </w:rPr>
      </w:r>
      <w:r>
        <w:rPr>
          <w:noProof/>
          <w:webHidden/>
        </w:rPr>
        <w:fldChar w:fldCharType="separate"/>
      </w:r>
      <w:ins w:id="53" w:author="Eric Boisvert" w:date="2016-04-02T13:28:00Z">
        <w:r>
          <w:rPr>
            <w:noProof/>
            <w:webHidden/>
          </w:rPr>
          <w:t>13</w:t>
        </w:r>
        <w:r>
          <w:rPr>
            <w:noProof/>
            <w:webHidden/>
          </w:rPr>
          <w:fldChar w:fldCharType="end"/>
        </w:r>
        <w:r w:rsidRPr="00D6434B">
          <w:rPr>
            <w:rStyle w:val="Hyperlink"/>
            <w:noProof/>
          </w:rPr>
          <w:fldChar w:fldCharType="end"/>
        </w:r>
      </w:ins>
    </w:p>
    <w:p w14:paraId="3406E0DB" w14:textId="77777777" w:rsidR="008168C1" w:rsidRPr="0002750B" w:rsidRDefault="008168C1">
      <w:pPr>
        <w:pStyle w:val="TOC2"/>
        <w:tabs>
          <w:tab w:val="left" w:pos="1100"/>
          <w:tab w:val="right" w:leader="dot" w:pos="8630"/>
        </w:tabs>
        <w:rPr>
          <w:ins w:id="54" w:author="Eric Boisvert" w:date="2016-04-02T13:28:00Z"/>
          <w:rFonts w:ascii="Calibri" w:eastAsia="MS Mincho" w:hAnsi="Calibri"/>
          <w:noProof/>
          <w:sz w:val="22"/>
          <w:szCs w:val="22"/>
          <w:lang w:val="en-CA" w:eastAsia="en-CA"/>
        </w:rPr>
      </w:pPr>
      <w:ins w:id="5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4.11</w:t>
        </w:r>
        <w:r w:rsidRPr="0002750B">
          <w:rPr>
            <w:rFonts w:ascii="Calibri" w:eastAsia="MS Mincho" w:hAnsi="Calibri"/>
            <w:noProof/>
            <w:sz w:val="22"/>
            <w:szCs w:val="22"/>
            <w:lang w:val="en-CA" w:eastAsia="en-CA"/>
          </w:rPr>
          <w:tab/>
        </w:r>
        <w:r w:rsidRPr="00D6434B">
          <w:rPr>
            <w:rStyle w:val="Hyperlink"/>
            <w:noProof/>
            <w:lang w:val="en-CA"/>
          </w:rPr>
          <w:t>observation result</w:t>
        </w:r>
        <w:r>
          <w:rPr>
            <w:noProof/>
            <w:webHidden/>
          </w:rPr>
          <w:tab/>
        </w:r>
        <w:r>
          <w:rPr>
            <w:noProof/>
            <w:webHidden/>
          </w:rPr>
          <w:fldChar w:fldCharType="begin"/>
        </w:r>
        <w:r>
          <w:rPr>
            <w:noProof/>
            <w:webHidden/>
          </w:rPr>
          <w:instrText xml:space="preserve"> PAGEREF _Toc447367112 \h </w:instrText>
        </w:r>
      </w:ins>
      <w:r>
        <w:rPr>
          <w:noProof/>
          <w:webHidden/>
        </w:rPr>
      </w:r>
      <w:r>
        <w:rPr>
          <w:noProof/>
          <w:webHidden/>
        </w:rPr>
        <w:fldChar w:fldCharType="separate"/>
      </w:r>
      <w:ins w:id="56" w:author="Eric Boisvert" w:date="2016-04-02T13:28:00Z">
        <w:r>
          <w:rPr>
            <w:noProof/>
            <w:webHidden/>
          </w:rPr>
          <w:t>13</w:t>
        </w:r>
        <w:r>
          <w:rPr>
            <w:noProof/>
            <w:webHidden/>
          </w:rPr>
          <w:fldChar w:fldCharType="end"/>
        </w:r>
        <w:r w:rsidRPr="00D6434B">
          <w:rPr>
            <w:rStyle w:val="Hyperlink"/>
            <w:noProof/>
          </w:rPr>
          <w:fldChar w:fldCharType="end"/>
        </w:r>
      </w:ins>
    </w:p>
    <w:p w14:paraId="06ECFD9D" w14:textId="77777777" w:rsidR="008168C1" w:rsidRPr="0002750B" w:rsidRDefault="008168C1">
      <w:pPr>
        <w:pStyle w:val="TOC2"/>
        <w:tabs>
          <w:tab w:val="left" w:pos="1100"/>
          <w:tab w:val="right" w:leader="dot" w:pos="8630"/>
        </w:tabs>
        <w:rPr>
          <w:ins w:id="57" w:author="Eric Boisvert" w:date="2016-04-02T13:28:00Z"/>
          <w:rFonts w:ascii="Calibri" w:eastAsia="MS Mincho" w:hAnsi="Calibri"/>
          <w:noProof/>
          <w:sz w:val="22"/>
          <w:szCs w:val="22"/>
          <w:lang w:val="en-CA" w:eastAsia="en-CA"/>
        </w:rPr>
      </w:pPr>
      <w:ins w:id="5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4.12</w:t>
        </w:r>
        <w:r w:rsidRPr="0002750B">
          <w:rPr>
            <w:rFonts w:ascii="Calibri" w:eastAsia="MS Mincho" w:hAnsi="Calibri"/>
            <w:noProof/>
            <w:sz w:val="22"/>
            <w:szCs w:val="22"/>
            <w:lang w:val="en-CA" w:eastAsia="en-CA"/>
          </w:rPr>
          <w:tab/>
        </w:r>
        <w:r w:rsidRPr="00D6434B">
          <w:rPr>
            <w:rStyle w:val="Hyperlink"/>
            <w:noProof/>
            <w:lang w:val="en-CA"/>
          </w:rPr>
          <w:t>property &lt;General Feature Model&gt;</w:t>
        </w:r>
        <w:r>
          <w:rPr>
            <w:noProof/>
            <w:webHidden/>
          </w:rPr>
          <w:tab/>
        </w:r>
        <w:r>
          <w:rPr>
            <w:noProof/>
            <w:webHidden/>
          </w:rPr>
          <w:fldChar w:fldCharType="begin"/>
        </w:r>
        <w:r>
          <w:rPr>
            <w:noProof/>
            <w:webHidden/>
          </w:rPr>
          <w:instrText xml:space="preserve"> PAGEREF _Toc447367113 \h </w:instrText>
        </w:r>
      </w:ins>
      <w:r>
        <w:rPr>
          <w:noProof/>
          <w:webHidden/>
        </w:rPr>
      </w:r>
      <w:r>
        <w:rPr>
          <w:noProof/>
          <w:webHidden/>
        </w:rPr>
        <w:fldChar w:fldCharType="separate"/>
      </w:r>
      <w:ins w:id="59" w:author="Eric Boisvert" w:date="2016-04-02T13:28:00Z">
        <w:r>
          <w:rPr>
            <w:noProof/>
            <w:webHidden/>
          </w:rPr>
          <w:t>13</w:t>
        </w:r>
        <w:r>
          <w:rPr>
            <w:noProof/>
            <w:webHidden/>
          </w:rPr>
          <w:fldChar w:fldCharType="end"/>
        </w:r>
        <w:r w:rsidRPr="00D6434B">
          <w:rPr>
            <w:rStyle w:val="Hyperlink"/>
            <w:noProof/>
          </w:rPr>
          <w:fldChar w:fldCharType="end"/>
        </w:r>
      </w:ins>
    </w:p>
    <w:p w14:paraId="4CCA3186" w14:textId="77777777" w:rsidR="008168C1" w:rsidRPr="0002750B" w:rsidRDefault="008168C1">
      <w:pPr>
        <w:pStyle w:val="TOC2"/>
        <w:tabs>
          <w:tab w:val="left" w:pos="1100"/>
          <w:tab w:val="right" w:leader="dot" w:pos="8630"/>
        </w:tabs>
        <w:rPr>
          <w:ins w:id="60" w:author="Eric Boisvert" w:date="2016-04-02T13:28:00Z"/>
          <w:rFonts w:ascii="Calibri" w:eastAsia="MS Mincho" w:hAnsi="Calibri"/>
          <w:noProof/>
          <w:sz w:val="22"/>
          <w:szCs w:val="22"/>
          <w:lang w:val="en-CA" w:eastAsia="en-CA"/>
        </w:rPr>
      </w:pPr>
      <w:ins w:id="6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4.13</w:t>
        </w:r>
        <w:r w:rsidRPr="0002750B">
          <w:rPr>
            <w:rFonts w:ascii="Calibri" w:eastAsia="MS Mincho" w:hAnsi="Calibri"/>
            <w:noProof/>
            <w:sz w:val="22"/>
            <w:szCs w:val="22"/>
            <w:lang w:val="en-CA" w:eastAsia="en-CA"/>
          </w:rPr>
          <w:tab/>
        </w:r>
        <w:r w:rsidRPr="00D6434B">
          <w:rPr>
            <w:rStyle w:val="Hyperlink"/>
            <w:noProof/>
            <w:lang w:val="en-CA"/>
          </w:rPr>
          <w:t>sampled feature</w:t>
        </w:r>
        <w:r>
          <w:rPr>
            <w:noProof/>
            <w:webHidden/>
          </w:rPr>
          <w:tab/>
        </w:r>
        <w:r>
          <w:rPr>
            <w:noProof/>
            <w:webHidden/>
          </w:rPr>
          <w:fldChar w:fldCharType="begin"/>
        </w:r>
        <w:r>
          <w:rPr>
            <w:noProof/>
            <w:webHidden/>
          </w:rPr>
          <w:instrText xml:space="preserve"> PAGEREF _Toc447367114 \h </w:instrText>
        </w:r>
      </w:ins>
      <w:r>
        <w:rPr>
          <w:noProof/>
          <w:webHidden/>
        </w:rPr>
      </w:r>
      <w:r>
        <w:rPr>
          <w:noProof/>
          <w:webHidden/>
        </w:rPr>
        <w:fldChar w:fldCharType="separate"/>
      </w:r>
      <w:ins w:id="62" w:author="Eric Boisvert" w:date="2016-04-02T13:28:00Z">
        <w:r>
          <w:rPr>
            <w:noProof/>
            <w:webHidden/>
          </w:rPr>
          <w:t>13</w:t>
        </w:r>
        <w:r>
          <w:rPr>
            <w:noProof/>
            <w:webHidden/>
          </w:rPr>
          <w:fldChar w:fldCharType="end"/>
        </w:r>
        <w:r w:rsidRPr="00D6434B">
          <w:rPr>
            <w:rStyle w:val="Hyperlink"/>
            <w:noProof/>
          </w:rPr>
          <w:fldChar w:fldCharType="end"/>
        </w:r>
      </w:ins>
    </w:p>
    <w:p w14:paraId="03DAB215" w14:textId="77777777" w:rsidR="008168C1" w:rsidRPr="0002750B" w:rsidRDefault="008168C1">
      <w:pPr>
        <w:pStyle w:val="TOC2"/>
        <w:tabs>
          <w:tab w:val="left" w:pos="1100"/>
          <w:tab w:val="right" w:leader="dot" w:pos="8630"/>
        </w:tabs>
        <w:rPr>
          <w:ins w:id="63" w:author="Eric Boisvert" w:date="2016-04-02T13:28:00Z"/>
          <w:rFonts w:ascii="Calibri" w:eastAsia="MS Mincho" w:hAnsi="Calibri"/>
          <w:noProof/>
          <w:sz w:val="22"/>
          <w:szCs w:val="22"/>
          <w:lang w:val="en-CA" w:eastAsia="en-CA"/>
        </w:rPr>
      </w:pPr>
      <w:ins w:id="6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4.14</w:t>
        </w:r>
        <w:r w:rsidRPr="0002750B">
          <w:rPr>
            <w:rFonts w:ascii="Calibri" w:eastAsia="MS Mincho" w:hAnsi="Calibri"/>
            <w:noProof/>
            <w:sz w:val="22"/>
            <w:szCs w:val="22"/>
            <w:lang w:val="en-CA" w:eastAsia="en-CA"/>
          </w:rPr>
          <w:tab/>
        </w:r>
        <w:r w:rsidRPr="00D6434B">
          <w:rPr>
            <w:rStyle w:val="Hyperlink"/>
            <w:noProof/>
            <w:lang w:val="en-CA"/>
          </w:rPr>
          <w:t>sampling feature</w:t>
        </w:r>
        <w:r>
          <w:rPr>
            <w:noProof/>
            <w:webHidden/>
          </w:rPr>
          <w:tab/>
        </w:r>
        <w:r>
          <w:rPr>
            <w:noProof/>
            <w:webHidden/>
          </w:rPr>
          <w:fldChar w:fldCharType="begin"/>
        </w:r>
        <w:r>
          <w:rPr>
            <w:noProof/>
            <w:webHidden/>
          </w:rPr>
          <w:instrText xml:space="preserve"> PAGEREF _Toc447367115 \h </w:instrText>
        </w:r>
      </w:ins>
      <w:r>
        <w:rPr>
          <w:noProof/>
          <w:webHidden/>
        </w:rPr>
      </w:r>
      <w:r>
        <w:rPr>
          <w:noProof/>
          <w:webHidden/>
        </w:rPr>
        <w:fldChar w:fldCharType="separate"/>
      </w:r>
      <w:ins w:id="65" w:author="Eric Boisvert" w:date="2016-04-02T13:28:00Z">
        <w:r>
          <w:rPr>
            <w:noProof/>
            <w:webHidden/>
          </w:rPr>
          <w:t>13</w:t>
        </w:r>
        <w:r>
          <w:rPr>
            <w:noProof/>
            <w:webHidden/>
          </w:rPr>
          <w:fldChar w:fldCharType="end"/>
        </w:r>
        <w:r w:rsidRPr="00D6434B">
          <w:rPr>
            <w:rStyle w:val="Hyperlink"/>
            <w:noProof/>
          </w:rPr>
          <w:fldChar w:fldCharType="end"/>
        </w:r>
      </w:ins>
    </w:p>
    <w:p w14:paraId="77EE7F48" w14:textId="77777777" w:rsidR="008168C1" w:rsidRPr="0002750B" w:rsidRDefault="008168C1">
      <w:pPr>
        <w:pStyle w:val="TOC2"/>
        <w:tabs>
          <w:tab w:val="left" w:pos="1100"/>
          <w:tab w:val="right" w:leader="dot" w:pos="8630"/>
        </w:tabs>
        <w:rPr>
          <w:ins w:id="66" w:author="Eric Boisvert" w:date="2016-04-02T13:28:00Z"/>
          <w:rFonts w:ascii="Calibri" w:eastAsia="MS Mincho" w:hAnsi="Calibri"/>
          <w:noProof/>
          <w:sz w:val="22"/>
          <w:szCs w:val="22"/>
          <w:lang w:val="en-CA" w:eastAsia="en-CA"/>
        </w:rPr>
      </w:pPr>
      <w:ins w:id="6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4.15</w:t>
        </w:r>
        <w:r w:rsidRPr="0002750B">
          <w:rPr>
            <w:rFonts w:ascii="Calibri" w:eastAsia="MS Mincho" w:hAnsi="Calibri"/>
            <w:noProof/>
            <w:sz w:val="22"/>
            <w:szCs w:val="22"/>
            <w:lang w:val="en-CA" w:eastAsia="en-CA"/>
          </w:rPr>
          <w:tab/>
        </w:r>
        <w:r w:rsidRPr="00D6434B">
          <w:rPr>
            <w:rStyle w:val="Hyperlink"/>
            <w:noProof/>
            <w:lang w:val="en-CA"/>
          </w:rPr>
          <w:t>schema &lt;XML Schema&gt;</w:t>
        </w:r>
        <w:r>
          <w:rPr>
            <w:noProof/>
            <w:webHidden/>
          </w:rPr>
          <w:tab/>
        </w:r>
        <w:r>
          <w:rPr>
            <w:noProof/>
            <w:webHidden/>
          </w:rPr>
          <w:fldChar w:fldCharType="begin"/>
        </w:r>
        <w:r>
          <w:rPr>
            <w:noProof/>
            <w:webHidden/>
          </w:rPr>
          <w:instrText xml:space="preserve"> PAGEREF _Toc447367116 \h </w:instrText>
        </w:r>
      </w:ins>
      <w:r>
        <w:rPr>
          <w:noProof/>
          <w:webHidden/>
        </w:rPr>
      </w:r>
      <w:r>
        <w:rPr>
          <w:noProof/>
          <w:webHidden/>
        </w:rPr>
        <w:fldChar w:fldCharType="separate"/>
      </w:r>
      <w:ins w:id="68" w:author="Eric Boisvert" w:date="2016-04-02T13:28:00Z">
        <w:r>
          <w:rPr>
            <w:noProof/>
            <w:webHidden/>
          </w:rPr>
          <w:t>13</w:t>
        </w:r>
        <w:r>
          <w:rPr>
            <w:noProof/>
            <w:webHidden/>
          </w:rPr>
          <w:fldChar w:fldCharType="end"/>
        </w:r>
        <w:r w:rsidRPr="00D6434B">
          <w:rPr>
            <w:rStyle w:val="Hyperlink"/>
            <w:noProof/>
          </w:rPr>
          <w:fldChar w:fldCharType="end"/>
        </w:r>
      </w:ins>
    </w:p>
    <w:p w14:paraId="1395DB14" w14:textId="77777777" w:rsidR="008168C1" w:rsidRPr="0002750B" w:rsidRDefault="008168C1">
      <w:pPr>
        <w:pStyle w:val="TOC1"/>
        <w:tabs>
          <w:tab w:val="left" w:pos="480"/>
          <w:tab w:val="right" w:leader="dot" w:pos="8630"/>
        </w:tabs>
        <w:rPr>
          <w:ins w:id="69" w:author="Eric Boisvert" w:date="2016-04-02T13:28:00Z"/>
          <w:rFonts w:ascii="Calibri" w:eastAsia="MS Mincho" w:hAnsi="Calibri"/>
          <w:noProof/>
          <w:sz w:val="22"/>
          <w:szCs w:val="22"/>
          <w:lang w:val="en-CA" w:eastAsia="en-CA"/>
        </w:rPr>
      </w:pPr>
      <w:ins w:id="7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5.</w:t>
        </w:r>
        <w:r w:rsidRPr="0002750B">
          <w:rPr>
            <w:rFonts w:ascii="Calibri" w:eastAsia="MS Mincho" w:hAnsi="Calibri"/>
            <w:noProof/>
            <w:sz w:val="22"/>
            <w:szCs w:val="22"/>
            <w:lang w:val="en-CA" w:eastAsia="en-CA"/>
          </w:rPr>
          <w:tab/>
        </w:r>
        <w:r w:rsidRPr="00D6434B">
          <w:rPr>
            <w:rStyle w:val="Hyperlink"/>
            <w:noProof/>
            <w:lang w:val="en-CA"/>
          </w:rPr>
          <w:t>Logical Model</w:t>
        </w:r>
        <w:r>
          <w:rPr>
            <w:noProof/>
            <w:webHidden/>
          </w:rPr>
          <w:tab/>
        </w:r>
        <w:r>
          <w:rPr>
            <w:noProof/>
            <w:webHidden/>
          </w:rPr>
          <w:fldChar w:fldCharType="begin"/>
        </w:r>
        <w:r>
          <w:rPr>
            <w:noProof/>
            <w:webHidden/>
          </w:rPr>
          <w:instrText xml:space="preserve"> PAGEREF _Toc447367117 \h </w:instrText>
        </w:r>
      </w:ins>
      <w:r>
        <w:rPr>
          <w:noProof/>
          <w:webHidden/>
        </w:rPr>
      </w:r>
      <w:r>
        <w:rPr>
          <w:noProof/>
          <w:webHidden/>
        </w:rPr>
        <w:fldChar w:fldCharType="separate"/>
      </w:r>
      <w:ins w:id="71" w:author="Eric Boisvert" w:date="2016-04-02T13:28:00Z">
        <w:r>
          <w:rPr>
            <w:noProof/>
            <w:webHidden/>
          </w:rPr>
          <w:t>14</w:t>
        </w:r>
        <w:r>
          <w:rPr>
            <w:noProof/>
            <w:webHidden/>
          </w:rPr>
          <w:fldChar w:fldCharType="end"/>
        </w:r>
        <w:r w:rsidRPr="00D6434B">
          <w:rPr>
            <w:rStyle w:val="Hyperlink"/>
            <w:noProof/>
          </w:rPr>
          <w:fldChar w:fldCharType="end"/>
        </w:r>
      </w:ins>
    </w:p>
    <w:p w14:paraId="770253B9" w14:textId="77777777" w:rsidR="008168C1" w:rsidRPr="0002750B" w:rsidRDefault="008168C1">
      <w:pPr>
        <w:pStyle w:val="TOC2"/>
        <w:tabs>
          <w:tab w:val="left" w:pos="880"/>
          <w:tab w:val="right" w:leader="dot" w:pos="8630"/>
        </w:tabs>
        <w:rPr>
          <w:ins w:id="72" w:author="Eric Boisvert" w:date="2016-04-02T13:28:00Z"/>
          <w:rFonts w:ascii="Calibri" w:eastAsia="MS Mincho" w:hAnsi="Calibri"/>
          <w:noProof/>
          <w:sz w:val="22"/>
          <w:szCs w:val="22"/>
          <w:lang w:val="en-CA" w:eastAsia="en-CA"/>
        </w:rPr>
      </w:pPr>
      <w:ins w:id="7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5.1</w:t>
        </w:r>
        <w:r w:rsidRPr="0002750B">
          <w:rPr>
            <w:rFonts w:ascii="Calibri" w:eastAsia="MS Mincho" w:hAnsi="Calibri"/>
            <w:noProof/>
            <w:sz w:val="22"/>
            <w:szCs w:val="22"/>
            <w:lang w:val="en-CA" w:eastAsia="en-CA"/>
          </w:rPr>
          <w:tab/>
        </w:r>
        <w:r w:rsidRPr="00D6434B">
          <w:rPr>
            <w:rStyle w:val="Hyperlink"/>
            <w:noProof/>
            <w:lang w:val="en-CA"/>
          </w:rPr>
          <w:t>GeoSciML Portrayal</w:t>
        </w:r>
        <w:r>
          <w:rPr>
            <w:noProof/>
            <w:webHidden/>
          </w:rPr>
          <w:tab/>
        </w:r>
        <w:r>
          <w:rPr>
            <w:noProof/>
            <w:webHidden/>
          </w:rPr>
          <w:fldChar w:fldCharType="begin"/>
        </w:r>
        <w:r>
          <w:rPr>
            <w:noProof/>
            <w:webHidden/>
          </w:rPr>
          <w:instrText xml:space="preserve"> PAGEREF _Toc447367118 \h </w:instrText>
        </w:r>
      </w:ins>
      <w:r>
        <w:rPr>
          <w:noProof/>
          <w:webHidden/>
        </w:rPr>
      </w:r>
      <w:r>
        <w:rPr>
          <w:noProof/>
          <w:webHidden/>
        </w:rPr>
        <w:fldChar w:fldCharType="separate"/>
      </w:r>
      <w:ins w:id="74" w:author="Eric Boisvert" w:date="2016-04-02T13:28:00Z">
        <w:r>
          <w:rPr>
            <w:noProof/>
            <w:webHidden/>
          </w:rPr>
          <w:t>15</w:t>
        </w:r>
        <w:r>
          <w:rPr>
            <w:noProof/>
            <w:webHidden/>
          </w:rPr>
          <w:fldChar w:fldCharType="end"/>
        </w:r>
        <w:r w:rsidRPr="00D6434B">
          <w:rPr>
            <w:rStyle w:val="Hyperlink"/>
            <w:noProof/>
          </w:rPr>
          <w:fldChar w:fldCharType="end"/>
        </w:r>
      </w:ins>
    </w:p>
    <w:p w14:paraId="2F52C8A9" w14:textId="77777777" w:rsidR="008168C1" w:rsidRPr="0002750B" w:rsidRDefault="008168C1">
      <w:pPr>
        <w:pStyle w:val="TOC2"/>
        <w:tabs>
          <w:tab w:val="left" w:pos="880"/>
          <w:tab w:val="right" w:leader="dot" w:pos="8630"/>
        </w:tabs>
        <w:rPr>
          <w:ins w:id="75" w:author="Eric Boisvert" w:date="2016-04-02T13:28:00Z"/>
          <w:rFonts w:ascii="Calibri" w:eastAsia="MS Mincho" w:hAnsi="Calibri"/>
          <w:noProof/>
          <w:sz w:val="22"/>
          <w:szCs w:val="22"/>
          <w:lang w:val="en-CA" w:eastAsia="en-CA"/>
        </w:rPr>
      </w:pPr>
      <w:ins w:id="7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5.2</w:t>
        </w:r>
        <w:r w:rsidRPr="0002750B">
          <w:rPr>
            <w:rFonts w:ascii="Calibri" w:eastAsia="MS Mincho" w:hAnsi="Calibri"/>
            <w:noProof/>
            <w:sz w:val="22"/>
            <w:szCs w:val="22"/>
            <w:lang w:val="en-CA" w:eastAsia="en-CA"/>
          </w:rPr>
          <w:tab/>
        </w:r>
        <w:r w:rsidRPr="00D6434B">
          <w:rPr>
            <w:rStyle w:val="Hyperlink"/>
            <w:noProof/>
            <w:lang w:val="en-CA"/>
          </w:rPr>
          <w:t>GeoSciML Basic and Extension</w:t>
        </w:r>
        <w:r>
          <w:rPr>
            <w:noProof/>
            <w:webHidden/>
          </w:rPr>
          <w:tab/>
        </w:r>
        <w:r>
          <w:rPr>
            <w:noProof/>
            <w:webHidden/>
          </w:rPr>
          <w:fldChar w:fldCharType="begin"/>
        </w:r>
        <w:r>
          <w:rPr>
            <w:noProof/>
            <w:webHidden/>
          </w:rPr>
          <w:instrText xml:space="preserve"> PAGEREF _Toc447367119 \h </w:instrText>
        </w:r>
      </w:ins>
      <w:r>
        <w:rPr>
          <w:noProof/>
          <w:webHidden/>
        </w:rPr>
      </w:r>
      <w:r>
        <w:rPr>
          <w:noProof/>
          <w:webHidden/>
        </w:rPr>
        <w:fldChar w:fldCharType="separate"/>
      </w:r>
      <w:ins w:id="77" w:author="Eric Boisvert" w:date="2016-04-02T13:28:00Z">
        <w:r>
          <w:rPr>
            <w:noProof/>
            <w:webHidden/>
          </w:rPr>
          <w:t>16</w:t>
        </w:r>
        <w:r>
          <w:rPr>
            <w:noProof/>
            <w:webHidden/>
          </w:rPr>
          <w:fldChar w:fldCharType="end"/>
        </w:r>
        <w:r w:rsidRPr="00D6434B">
          <w:rPr>
            <w:rStyle w:val="Hyperlink"/>
            <w:noProof/>
          </w:rPr>
          <w:fldChar w:fldCharType="end"/>
        </w:r>
      </w:ins>
    </w:p>
    <w:p w14:paraId="15E8B6F7" w14:textId="77777777" w:rsidR="008168C1" w:rsidRPr="0002750B" w:rsidRDefault="008168C1">
      <w:pPr>
        <w:pStyle w:val="TOC3"/>
        <w:tabs>
          <w:tab w:val="left" w:pos="1320"/>
          <w:tab w:val="right" w:leader="dot" w:pos="8630"/>
        </w:tabs>
        <w:rPr>
          <w:ins w:id="78" w:author="Eric Boisvert" w:date="2016-04-02T13:28:00Z"/>
          <w:rFonts w:ascii="Calibri" w:eastAsia="MS Mincho" w:hAnsi="Calibri"/>
          <w:noProof/>
          <w:sz w:val="22"/>
          <w:szCs w:val="22"/>
          <w:lang w:val="en-CA" w:eastAsia="en-CA"/>
        </w:rPr>
      </w:pPr>
      <w:ins w:id="79"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"_Toc447367120"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5.2.1</w:t>
        </w:r>
        <w:r w:rsidRPr="0002750B">
          <w:rPr>
            <w:rFonts w:ascii="Calibri" w:eastAsia="MS Mincho" w:hAnsi="Calibri"/>
            <w:noProof/>
            <w:sz w:val="22"/>
            <w:szCs w:val="22"/>
            <w:lang w:val="en-CA" w:eastAsia="en-CA"/>
          </w:rPr>
          <w:tab/>
        </w:r>
        <w:r w:rsidRPr="00D6434B">
          <w:rPr>
            <w:rStyle w:val="Hyperlink"/>
            <w:noProof/>
            <w:lang w:val="en-CA"/>
          </w:rPr>
          <w:t>AbstractDescription classes</w:t>
        </w:r>
        <w:r>
          <w:rPr>
            <w:noProof/>
            <w:webHidden/>
          </w:rPr>
          <w:tab/>
        </w:r>
        <w:r>
          <w:rPr>
            <w:noProof/>
            <w:webHidden/>
          </w:rPr>
          <w:fldChar w:fldCharType="begin"/>
        </w:r>
        <w:r>
          <w:rPr>
            <w:noProof/>
            <w:webHidden/>
          </w:rPr>
          <w:instrText xml:space="preserve"> PAGEREF _Toc447367120 \h </w:instrText>
        </w:r>
      </w:ins>
      <w:r>
        <w:rPr>
          <w:noProof/>
          <w:webHidden/>
        </w:rPr>
      </w:r>
      <w:r>
        <w:rPr>
          <w:noProof/>
          <w:webHidden/>
        </w:rPr>
        <w:fldChar w:fldCharType="separate"/>
      </w:r>
      <w:ins w:id="80" w:author="Eric Boisvert" w:date="2016-04-02T13:28:00Z">
        <w:r>
          <w:rPr>
            <w:noProof/>
            <w:webHidden/>
          </w:rPr>
          <w:t>18</w:t>
        </w:r>
        <w:r>
          <w:rPr>
            <w:noProof/>
            <w:webHidden/>
          </w:rPr>
          <w:fldChar w:fldCharType="end"/>
        </w:r>
        <w:r w:rsidRPr="00D6434B">
          <w:rPr>
            <w:rStyle w:val="Hyperlink"/>
            <w:noProof/>
          </w:rPr>
          <w:fldChar w:fldCharType="end"/>
        </w:r>
      </w:ins>
    </w:p>
    <w:p w14:paraId="1BBFE4B8" w14:textId="77777777" w:rsidR="008168C1" w:rsidRPr="0002750B" w:rsidRDefault="008168C1">
      <w:pPr>
        <w:pStyle w:val="TOC1"/>
        <w:tabs>
          <w:tab w:val="left" w:pos="480"/>
          <w:tab w:val="right" w:leader="dot" w:pos="8630"/>
        </w:tabs>
        <w:rPr>
          <w:ins w:id="81" w:author="Eric Boisvert" w:date="2016-04-02T13:28:00Z"/>
          <w:rFonts w:ascii="Calibri" w:eastAsia="MS Mincho" w:hAnsi="Calibri"/>
          <w:noProof/>
          <w:sz w:val="22"/>
          <w:szCs w:val="22"/>
          <w:lang w:val="en-CA" w:eastAsia="en-CA"/>
        </w:rPr>
      </w:pPr>
      <w:ins w:id="8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w:t>
        </w:r>
        <w:r w:rsidRPr="0002750B">
          <w:rPr>
            <w:rFonts w:ascii="Calibri" w:eastAsia="MS Mincho" w:hAnsi="Calibri"/>
            <w:noProof/>
            <w:sz w:val="22"/>
            <w:szCs w:val="22"/>
            <w:lang w:val="en-CA" w:eastAsia="en-CA"/>
          </w:rPr>
          <w:tab/>
        </w:r>
        <w:r w:rsidRPr="00D6434B">
          <w:rPr>
            <w:rStyle w:val="Hyperlink"/>
            <w:noProof/>
            <w:lang w:val="en-CA"/>
          </w:rPr>
          <w:t>Conventions</w:t>
        </w:r>
        <w:r>
          <w:rPr>
            <w:noProof/>
            <w:webHidden/>
          </w:rPr>
          <w:tab/>
        </w:r>
        <w:r>
          <w:rPr>
            <w:noProof/>
            <w:webHidden/>
          </w:rPr>
          <w:fldChar w:fldCharType="begin"/>
        </w:r>
        <w:r>
          <w:rPr>
            <w:noProof/>
            <w:webHidden/>
          </w:rPr>
          <w:instrText xml:space="preserve"> PAGEREF _Toc447367121 \h </w:instrText>
        </w:r>
      </w:ins>
      <w:r>
        <w:rPr>
          <w:noProof/>
          <w:webHidden/>
        </w:rPr>
      </w:r>
      <w:r>
        <w:rPr>
          <w:noProof/>
          <w:webHidden/>
        </w:rPr>
        <w:fldChar w:fldCharType="separate"/>
      </w:r>
      <w:ins w:id="83" w:author="Eric Boisvert" w:date="2016-04-02T13:28:00Z">
        <w:r>
          <w:rPr>
            <w:noProof/>
            <w:webHidden/>
          </w:rPr>
          <w:t>21</w:t>
        </w:r>
        <w:r>
          <w:rPr>
            <w:noProof/>
            <w:webHidden/>
          </w:rPr>
          <w:fldChar w:fldCharType="end"/>
        </w:r>
        <w:r w:rsidRPr="00D6434B">
          <w:rPr>
            <w:rStyle w:val="Hyperlink"/>
            <w:noProof/>
          </w:rPr>
          <w:fldChar w:fldCharType="end"/>
        </w:r>
      </w:ins>
    </w:p>
    <w:p w14:paraId="2BB62928" w14:textId="77777777" w:rsidR="008168C1" w:rsidRPr="0002750B" w:rsidRDefault="008168C1">
      <w:pPr>
        <w:pStyle w:val="TOC2"/>
        <w:tabs>
          <w:tab w:val="left" w:pos="880"/>
          <w:tab w:val="right" w:leader="dot" w:pos="8630"/>
        </w:tabs>
        <w:rPr>
          <w:ins w:id="84" w:author="Eric Boisvert" w:date="2016-04-02T13:28:00Z"/>
          <w:rFonts w:ascii="Calibri" w:eastAsia="MS Mincho" w:hAnsi="Calibri"/>
          <w:noProof/>
          <w:sz w:val="22"/>
          <w:szCs w:val="22"/>
          <w:lang w:val="en-CA" w:eastAsia="en-CA"/>
        </w:rPr>
      </w:pPr>
      <w:ins w:id="8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6.1</w:t>
        </w:r>
        <w:r w:rsidRPr="0002750B">
          <w:rPr>
            <w:rFonts w:ascii="Calibri" w:eastAsia="MS Mincho" w:hAnsi="Calibri"/>
            <w:noProof/>
            <w:sz w:val="22"/>
            <w:szCs w:val="22"/>
            <w:lang w:val="en-CA" w:eastAsia="en-CA"/>
          </w:rPr>
          <w:tab/>
        </w:r>
        <w:r w:rsidRPr="00D6434B">
          <w:rPr>
            <w:rStyle w:val="Hyperlink"/>
            <w:noProof/>
            <w:lang w:val="en-CA"/>
          </w:rPr>
          <w:t>Requirement class</w:t>
        </w:r>
        <w:r>
          <w:rPr>
            <w:noProof/>
            <w:webHidden/>
          </w:rPr>
          <w:tab/>
        </w:r>
        <w:r>
          <w:rPr>
            <w:noProof/>
            <w:webHidden/>
          </w:rPr>
          <w:fldChar w:fldCharType="begin"/>
        </w:r>
        <w:r>
          <w:rPr>
            <w:noProof/>
            <w:webHidden/>
          </w:rPr>
          <w:instrText xml:space="preserve"> PAGEREF _Toc447367122 \h </w:instrText>
        </w:r>
      </w:ins>
      <w:r>
        <w:rPr>
          <w:noProof/>
          <w:webHidden/>
        </w:rPr>
      </w:r>
      <w:r>
        <w:rPr>
          <w:noProof/>
          <w:webHidden/>
        </w:rPr>
        <w:fldChar w:fldCharType="separate"/>
      </w:r>
      <w:ins w:id="86" w:author="Eric Boisvert" w:date="2016-04-02T13:28:00Z">
        <w:r>
          <w:rPr>
            <w:noProof/>
            <w:webHidden/>
          </w:rPr>
          <w:t>21</w:t>
        </w:r>
        <w:r>
          <w:rPr>
            <w:noProof/>
            <w:webHidden/>
          </w:rPr>
          <w:fldChar w:fldCharType="end"/>
        </w:r>
        <w:r w:rsidRPr="00D6434B">
          <w:rPr>
            <w:rStyle w:val="Hyperlink"/>
            <w:noProof/>
          </w:rPr>
          <w:fldChar w:fldCharType="end"/>
        </w:r>
      </w:ins>
    </w:p>
    <w:p w14:paraId="0655B3DC" w14:textId="77777777" w:rsidR="008168C1" w:rsidRPr="0002750B" w:rsidRDefault="008168C1">
      <w:pPr>
        <w:pStyle w:val="TOC2"/>
        <w:tabs>
          <w:tab w:val="left" w:pos="880"/>
          <w:tab w:val="right" w:leader="dot" w:pos="8630"/>
        </w:tabs>
        <w:rPr>
          <w:ins w:id="87" w:author="Eric Boisvert" w:date="2016-04-02T13:28:00Z"/>
          <w:rFonts w:ascii="Calibri" w:eastAsia="MS Mincho" w:hAnsi="Calibri"/>
          <w:noProof/>
          <w:sz w:val="22"/>
          <w:szCs w:val="22"/>
          <w:lang w:val="en-CA" w:eastAsia="en-CA"/>
        </w:rPr>
      </w:pPr>
      <w:ins w:id="8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6.2</w:t>
        </w:r>
        <w:r w:rsidRPr="0002750B">
          <w:rPr>
            <w:rFonts w:ascii="Calibri" w:eastAsia="MS Mincho" w:hAnsi="Calibri"/>
            <w:noProof/>
            <w:sz w:val="22"/>
            <w:szCs w:val="22"/>
            <w:lang w:val="en-CA" w:eastAsia="en-CA"/>
          </w:rPr>
          <w:tab/>
        </w:r>
        <w:r w:rsidRPr="00D6434B">
          <w:rPr>
            <w:rStyle w:val="Hyperlink"/>
            <w:noProof/>
            <w:lang w:val="en-CA"/>
          </w:rPr>
          <w:t>Requirement</w:t>
        </w:r>
        <w:r>
          <w:rPr>
            <w:noProof/>
            <w:webHidden/>
          </w:rPr>
          <w:tab/>
        </w:r>
        <w:r>
          <w:rPr>
            <w:noProof/>
            <w:webHidden/>
          </w:rPr>
          <w:fldChar w:fldCharType="begin"/>
        </w:r>
        <w:r>
          <w:rPr>
            <w:noProof/>
            <w:webHidden/>
          </w:rPr>
          <w:instrText xml:space="preserve"> PAGEREF _Toc447367123 \h </w:instrText>
        </w:r>
      </w:ins>
      <w:r>
        <w:rPr>
          <w:noProof/>
          <w:webHidden/>
        </w:rPr>
      </w:r>
      <w:r>
        <w:rPr>
          <w:noProof/>
          <w:webHidden/>
        </w:rPr>
        <w:fldChar w:fldCharType="separate"/>
      </w:r>
      <w:ins w:id="89" w:author="Eric Boisvert" w:date="2016-04-02T13:28:00Z">
        <w:r>
          <w:rPr>
            <w:noProof/>
            <w:webHidden/>
          </w:rPr>
          <w:t>22</w:t>
        </w:r>
        <w:r>
          <w:rPr>
            <w:noProof/>
            <w:webHidden/>
          </w:rPr>
          <w:fldChar w:fldCharType="end"/>
        </w:r>
        <w:r w:rsidRPr="00D6434B">
          <w:rPr>
            <w:rStyle w:val="Hyperlink"/>
            <w:noProof/>
          </w:rPr>
          <w:fldChar w:fldCharType="end"/>
        </w:r>
      </w:ins>
    </w:p>
    <w:p w14:paraId="20E1A79C" w14:textId="77777777" w:rsidR="008168C1" w:rsidRPr="0002750B" w:rsidRDefault="008168C1">
      <w:pPr>
        <w:pStyle w:val="TOC2"/>
        <w:tabs>
          <w:tab w:val="left" w:pos="880"/>
          <w:tab w:val="right" w:leader="dot" w:pos="8630"/>
        </w:tabs>
        <w:rPr>
          <w:ins w:id="90" w:author="Eric Boisvert" w:date="2016-04-02T13:28:00Z"/>
          <w:rFonts w:ascii="Calibri" w:eastAsia="MS Mincho" w:hAnsi="Calibri"/>
          <w:noProof/>
          <w:sz w:val="22"/>
          <w:szCs w:val="22"/>
          <w:lang w:val="en-CA" w:eastAsia="en-CA"/>
        </w:rPr>
      </w:pPr>
      <w:ins w:id="9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6.3</w:t>
        </w:r>
        <w:r w:rsidRPr="0002750B">
          <w:rPr>
            <w:rFonts w:ascii="Calibri" w:eastAsia="MS Mincho" w:hAnsi="Calibri"/>
            <w:noProof/>
            <w:sz w:val="22"/>
            <w:szCs w:val="22"/>
            <w:lang w:val="en-CA" w:eastAsia="en-CA"/>
          </w:rPr>
          <w:tab/>
        </w:r>
        <w:r w:rsidRPr="00D6434B">
          <w:rPr>
            <w:rStyle w:val="Hyperlink"/>
            <w:noProof/>
            <w:lang w:val="en-CA"/>
          </w:rPr>
          <w:t>Conformance class</w:t>
        </w:r>
        <w:r>
          <w:rPr>
            <w:noProof/>
            <w:webHidden/>
          </w:rPr>
          <w:tab/>
        </w:r>
        <w:r>
          <w:rPr>
            <w:noProof/>
            <w:webHidden/>
          </w:rPr>
          <w:fldChar w:fldCharType="begin"/>
        </w:r>
        <w:r>
          <w:rPr>
            <w:noProof/>
            <w:webHidden/>
          </w:rPr>
          <w:instrText xml:space="preserve"> PAGEREF _Toc447367124 \h </w:instrText>
        </w:r>
      </w:ins>
      <w:r>
        <w:rPr>
          <w:noProof/>
          <w:webHidden/>
        </w:rPr>
      </w:r>
      <w:r>
        <w:rPr>
          <w:noProof/>
          <w:webHidden/>
        </w:rPr>
        <w:fldChar w:fldCharType="separate"/>
      </w:r>
      <w:ins w:id="92" w:author="Eric Boisvert" w:date="2016-04-02T13:28:00Z">
        <w:r>
          <w:rPr>
            <w:noProof/>
            <w:webHidden/>
          </w:rPr>
          <w:t>22</w:t>
        </w:r>
        <w:r>
          <w:rPr>
            <w:noProof/>
            <w:webHidden/>
          </w:rPr>
          <w:fldChar w:fldCharType="end"/>
        </w:r>
        <w:r w:rsidRPr="00D6434B">
          <w:rPr>
            <w:rStyle w:val="Hyperlink"/>
            <w:noProof/>
          </w:rPr>
          <w:fldChar w:fldCharType="end"/>
        </w:r>
      </w:ins>
    </w:p>
    <w:p w14:paraId="0BE7D75A" w14:textId="77777777" w:rsidR="008168C1" w:rsidRPr="0002750B" w:rsidRDefault="008168C1">
      <w:pPr>
        <w:pStyle w:val="TOC2"/>
        <w:tabs>
          <w:tab w:val="left" w:pos="880"/>
          <w:tab w:val="right" w:leader="dot" w:pos="8630"/>
        </w:tabs>
        <w:rPr>
          <w:ins w:id="93" w:author="Eric Boisvert" w:date="2016-04-02T13:28:00Z"/>
          <w:rFonts w:ascii="Calibri" w:eastAsia="MS Mincho" w:hAnsi="Calibri"/>
          <w:noProof/>
          <w:sz w:val="22"/>
          <w:szCs w:val="22"/>
          <w:lang w:val="en-CA" w:eastAsia="en-CA"/>
        </w:rPr>
      </w:pPr>
      <w:ins w:id="9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6.4</w:t>
        </w:r>
        <w:r w:rsidRPr="0002750B">
          <w:rPr>
            <w:rFonts w:ascii="Calibri" w:eastAsia="MS Mincho" w:hAnsi="Calibri"/>
            <w:noProof/>
            <w:sz w:val="22"/>
            <w:szCs w:val="22"/>
            <w:lang w:val="en-CA" w:eastAsia="en-CA"/>
          </w:rPr>
          <w:tab/>
        </w:r>
        <w:r w:rsidRPr="00D6434B">
          <w:rPr>
            <w:rStyle w:val="Hyperlink"/>
            <w:noProof/>
            <w:lang w:val="en-CA"/>
          </w:rPr>
          <w:t>Identifiers</w:t>
        </w:r>
        <w:r>
          <w:rPr>
            <w:noProof/>
            <w:webHidden/>
          </w:rPr>
          <w:tab/>
        </w:r>
        <w:r>
          <w:rPr>
            <w:noProof/>
            <w:webHidden/>
          </w:rPr>
          <w:fldChar w:fldCharType="begin"/>
        </w:r>
        <w:r>
          <w:rPr>
            <w:noProof/>
            <w:webHidden/>
          </w:rPr>
          <w:instrText xml:space="preserve"> PAGEREF _Toc447367125 \h </w:instrText>
        </w:r>
      </w:ins>
      <w:r>
        <w:rPr>
          <w:noProof/>
          <w:webHidden/>
        </w:rPr>
      </w:r>
      <w:r>
        <w:rPr>
          <w:noProof/>
          <w:webHidden/>
        </w:rPr>
        <w:fldChar w:fldCharType="separate"/>
      </w:r>
      <w:ins w:id="95" w:author="Eric Boisvert" w:date="2016-04-02T13:28:00Z">
        <w:r>
          <w:rPr>
            <w:noProof/>
            <w:webHidden/>
          </w:rPr>
          <w:t>23</w:t>
        </w:r>
        <w:r>
          <w:rPr>
            <w:noProof/>
            <w:webHidden/>
          </w:rPr>
          <w:fldChar w:fldCharType="end"/>
        </w:r>
        <w:r w:rsidRPr="00D6434B">
          <w:rPr>
            <w:rStyle w:val="Hyperlink"/>
            <w:noProof/>
          </w:rPr>
          <w:fldChar w:fldCharType="end"/>
        </w:r>
      </w:ins>
    </w:p>
    <w:p w14:paraId="583D5CB4" w14:textId="77777777" w:rsidR="008168C1" w:rsidRPr="0002750B" w:rsidRDefault="008168C1">
      <w:pPr>
        <w:pStyle w:val="TOC2"/>
        <w:tabs>
          <w:tab w:val="left" w:pos="880"/>
          <w:tab w:val="right" w:leader="dot" w:pos="8630"/>
        </w:tabs>
        <w:rPr>
          <w:ins w:id="96" w:author="Eric Boisvert" w:date="2016-04-02T13:28:00Z"/>
          <w:rFonts w:ascii="Calibri" w:eastAsia="MS Mincho" w:hAnsi="Calibri"/>
          <w:noProof/>
          <w:sz w:val="22"/>
          <w:szCs w:val="22"/>
          <w:lang w:val="en-CA" w:eastAsia="en-CA"/>
        </w:rPr>
      </w:pPr>
      <w:ins w:id="9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6.5</w:t>
        </w:r>
        <w:r w:rsidRPr="0002750B">
          <w:rPr>
            <w:rFonts w:ascii="Calibri" w:eastAsia="MS Mincho" w:hAnsi="Calibri"/>
            <w:noProof/>
            <w:sz w:val="22"/>
            <w:szCs w:val="22"/>
            <w:lang w:val="en-CA" w:eastAsia="en-CA"/>
          </w:rPr>
          <w:tab/>
        </w:r>
        <w:r w:rsidRPr="00D6434B">
          <w:rPr>
            <w:rStyle w:val="Hyperlink"/>
            <w:noProof/>
            <w:lang w:val="en-CA"/>
          </w:rPr>
          <w:t>Classifiers</w:t>
        </w:r>
        <w:r>
          <w:rPr>
            <w:noProof/>
            <w:webHidden/>
          </w:rPr>
          <w:tab/>
        </w:r>
        <w:r>
          <w:rPr>
            <w:noProof/>
            <w:webHidden/>
          </w:rPr>
          <w:fldChar w:fldCharType="begin"/>
        </w:r>
        <w:r>
          <w:rPr>
            <w:noProof/>
            <w:webHidden/>
          </w:rPr>
          <w:instrText xml:space="preserve"> PAGEREF _Toc447367126 \h </w:instrText>
        </w:r>
      </w:ins>
      <w:r>
        <w:rPr>
          <w:noProof/>
          <w:webHidden/>
        </w:rPr>
      </w:r>
      <w:r>
        <w:rPr>
          <w:noProof/>
          <w:webHidden/>
        </w:rPr>
        <w:fldChar w:fldCharType="separate"/>
      </w:r>
      <w:ins w:id="98" w:author="Eric Boisvert" w:date="2016-04-02T13:28:00Z">
        <w:r>
          <w:rPr>
            <w:noProof/>
            <w:webHidden/>
          </w:rPr>
          <w:t>23</w:t>
        </w:r>
        <w:r>
          <w:rPr>
            <w:noProof/>
            <w:webHidden/>
          </w:rPr>
          <w:fldChar w:fldCharType="end"/>
        </w:r>
        <w:r w:rsidRPr="00D6434B">
          <w:rPr>
            <w:rStyle w:val="Hyperlink"/>
            <w:noProof/>
          </w:rPr>
          <w:fldChar w:fldCharType="end"/>
        </w:r>
      </w:ins>
    </w:p>
    <w:p w14:paraId="451A4A65" w14:textId="77777777" w:rsidR="008168C1" w:rsidRPr="0002750B" w:rsidRDefault="008168C1">
      <w:pPr>
        <w:pStyle w:val="TOC1"/>
        <w:tabs>
          <w:tab w:val="left" w:pos="480"/>
          <w:tab w:val="right" w:leader="dot" w:pos="8630"/>
        </w:tabs>
        <w:rPr>
          <w:ins w:id="99" w:author="Eric Boisvert" w:date="2016-04-02T13:28:00Z"/>
          <w:rFonts w:ascii="Calibri" w:eastAsia="MS Mincho" w:hAnsi="Calibri"/>
          <w:noProof/>
          <w:sz w:val="22"/>
          <w:szCs w:val="22"/>
          <w:lang w:val="en-CA" w:eastAsia="en-CA"/>
        </w:rPr>
      </w:pPr>
      <w:ins w:id="10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w:t>
        </w:r>
        <w:r w:rsidRPr="0002750B">
          <w:rPr>
            <w:rFonts w:ascii="Calibri" w:eastAsia="MS Mincho" w:hAnsi="Calibri"/>
            <w:noProof/>
            <w:sz w:val="22"/>
            <w:szCs w:val="22"/>
            <w:lang w:val="en-CA" w:eastAsia="en-CA"/>
          </w:rPr>
          <w:tab/>
        </w:r>
        <w:r w:rsidRPr="00D6434B">
          <w:rPr>
            <w:rStyle w:val="Hyperlink"/>
            <w:noProof/>
            <w:lang w:val="en-CA"/>
          </w:rPr>
          <w:t>Logical Model</w:t>
        </w:r>
        <w:r>
          <w:rPr>
            <w:noProof/>
            <w:webHidden/>
          </w:rPr>
          <w:tab/>
        </w:r>
        <w:r>
          <w:rPr>
            <w:noProof/>
            <w:webHidden/>
          </w:rPr>
          <w:fldChar w:fldCharType="begin"/>
        </w:r>
        <w:r>
          <w:rPr>
            <w:noProof/>
            <w:webHidden/>
          </w:rPr>
          <w:instrText xml:space="preserve"> PAGEREF _Toc447367127 \h </w:instrText>
        </w:r>
      </w:ins>
      <w:r>
        <w:rPr>
          <w:noProof/>
          <w:webHidden/>
        </w:rPr>
      </w:r>
      <w:r>
        <w:rPr>
          <w:noProof/>
          <w:webHidden/>
        </w:rPr>
        <w:fldChar w:fldCharType="separate"/>
      </w:r>
      <w:ins w:id="101" w:author="Eric Boisvert" w:date="2016-04-02T13:28:00Z">
        <w:r>
          <w:rPr>
            <w:noProof/>
            <w:webHidden/>
          </w:rPr>
          <w:t>25</w:t>
        </w:r>
        <w:r>
          <w:rPr>
            <w:noProof/>
            <w:webHidden/>
          </w:rPr>
          <w:fldChar w:fldCharType="end"/>
        </w:r>
        <w:r w:rsidRPr="00D6434B">
          <w:rPr>
            <w:rStyle w:val="Hyperlink"/>
            <w:noProof/>
          </w:rPr>
          <w:fldChar w:fldCharType="end"/>
        </w:r>
      </w:ins>
    </w:p>
    <w:p w14:paraId="1CA4D8D7" w14:textId="77777777" w:rsidR="008168C1" w:rsidRPr="0002750B" w:rsidRDefault="008168C1">
      <w:pPr>
        <w:pStyle w:val="TOC3"/>
        <w:tabs>
          <w:tab w:val="left" w:pos="1320"/>
          <w:tab w:val="right" w:leader="dot" w:pos="8630"/>
        </w:tabs>
        <w:rPr>
          <w:ins w:id="102" w:author="Eric Boisvert" w:date="2016-04-02T13:28:00Z"/>
          <w:rFonts w:ascii="Calibri" w:eastAsia="MS Mincho" w:hAnsi="Calibri"/>
          <w:noProof/>
          <w:sz w:val="22"/>
          <w:szCs w:val="22"/>
          <w:lang w:val="en-CA" w:eastAsia="en-CA"/>
        </w:rPr>
      </w:pPr>
      <w:ins w:id="10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7.1.1</w:t>
        </w:r>
        <w:r w:rsidRPr="0002750B">
          <w:rPr>
            <w:rFonts w:ascii="Calibri" w:eastAsia="MS Mincho" w:hAnsi="Calibri"/>
            <w:noProof/>
            <w:sz w:val="22"/>
            <w:szCs w:val="22"/>
            <w:lang w:val="en-CA" w:eastAsia="en-CA"/>
          </w:rPr>
          <w:tab/>
        </w:r>
        <w:r w:rsidRPr="00D6434B">
          <w:rPr>
            <w:rStyle w:val="Hyperlink"/>
            <w:noProof/>
            <w:lang w:val="en-CA"/>
          </w:rPr>
          <w:t>Property cardinality</w:t>
        </w:r>
        <w:r>
          <w:rPr>
            <w:noProof/>
            <w:webHidden/>
          </w:rPr>
          <w:tab/>
        </w:r>
        <w:r>
          <w:rPr>
            <w:noProof/>
            <w:webHidden/>
          </w:rPr>
          <w:fldChar w:fldCharType="begin"/>
        </w:r>
        <w:r>
          <w:rPr>
            <w:noProof/>
            <w:webHidden/>
          </w:rPr>
          <w:instrText xml:space="preserve"> PAGEREF _Toc447367128 \h </w:instrText>
        </w:r>
      </w:ins>
      <w:r>
        <w:rPr>
          <w:noProof/>
          <w:webHidden/>
        </w:rPr>
      </w:r>
      <w:r>
        <w:rPr>
          <w:noProof/>
          <w:webHidden/>
        </w:rPr>
        <w:fldChar w:fldCharType="separate"/>
      </w:r>
      <w:ins w:id="104" w:author="Eric Boisvert" w:date="2016-04-02T13:28:00Z">
        <w:r>
          <w:rPr>
            <w:noProof/>
            <w:webHidden/>
          </w:rPr>
          <w:t>25</w:t>
        </w:r>
        <w:r>
          <w:rPr>
            <w:noProof/>
            <w:webHidden/>
          </w:rPr>
          <w:fldChar w:fldCharType="end"/>
        </w:r>
        <w:r w:rsidRPr="00D6434B">
          <w:rPr>
            <w:rStyle w:val="Hyperlink"/>
            <w:noProof/>
          </w:rPr>
          <w:fldChar w:fldCharType="end"/>
        </w:r>
      </w:ins>
    </w:p>
    <w:p w14:paraId="7B1F62E7" w14:textId="77777777" w:rsidR="008168C1" w:rsidRPr="0002750B" w:rsidRDefault="008168C1">
      <w:pPr>
        <w:pStyle w:val="TOC3"/>
        <w:tabs>
          <w:tab w:val="left" w:pos="1320"/>
          <w:tab w:val="right" w:leader="dot" w:pos="8630"/>
        </w:tabs>
        <w:rPr>
          <w:ins w:id="105" w:author="Eric Boisvert" w:date="2016-04-02T13:28:00Z"/>
          <w:rFonts w:ascii="Calibri" w:eastAsia="MS Mincho" w:hAnsi="Calibri"/>
          <w:noProof/>
          <w:sz w:val="22"/>
          <w:szCs w:val="22"/>
          <w:lang w:val="en-CA" w:eastAsia="en-CA"/>
        </w:rPr>
      </w:pPr>
      <w:ins w:id="10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7.1.2</w:t>
        </w:r>
        <w:r w:rsidRPr="0002750B">
          <w:rPr>
            <w:rFonts w:ascii="Calibri" w:eastAsia="MS Mincho" w:hAnsi="Calibri"/>
            <w:noProof/>
            <w:sz w:val="22"/>
            <w:szCs w:val="22"/>
            <w:lang w:val="en-CA" w:eastAsia="en-CA"/>
          </w:rPr>
          <w:tab/>
        </w:r>
        <w:r w:rsidRPr="00D6434B">
          <w:rPr>
            <w:rStyle w:val="Hyperlink"/>
            <w:noProof/>
            <w:lang w:val="en-CA"/>
          </w:rPr>
          <w:t>Package shortcuts</w:t>
        </w:r>
        <w:r>
          <w:rPr>
            <w:noProof/>
            <w:webHidden/>
          </w:rPr>
          <w:tab/>
        </w:r>
        <w:r>
          <w:rPr>
            <w:noProof/>
            <w:webHidden/>
          </w:rPr>
          <w:fldChar w:fldCharType="begin"/>
        </w:r>
        <w:r>
          <w:rPr>
            <w:noProof/>
            <w:webHidden/>
          </w:rPr>
          <w:instrText xml:space="preserve"> PAGEREF _Toc447367130 \h </w:instrText>
        </w:r>
      </w:ins>
      <w:r>
        <w:rPr>
          <w:noProof/>
          <w:webHidden/>
        </w:rPr>
      </w:r>
      <w:r>
        <w:rPr>
          <w:noProof/>
          <w:webHidden/>
        </w:rPr>
        <w:fldChar w:fldCharType="separate"/>
      </w:r>
      <w:ins w:id="107" w:author="Eric Boisvert" w:date="2016-04-02T13:28:00Z">
        <w:r>
          <w:rPr>
            <w:noProof/>
            <w:webHidden/>
          </w:rPr>
          <w:t>26</w:t>
        </w:r>
        <w:r>
          <w:rPr>
            <w:noProof/>
            <w:webHidden/>
          </w:rPr>
          <w:fldChar w:fldCharType="end"/>
        </w:r>
        <w:r w:rsidRPr="00D6434B">
          <w:rPr>
            <w:rStyle w:val="Hyperlink"/>
            <w:noProof/>
          </w:rPr>
          <w:fldChar w:fldCharType="end"/>
        </w:r>
      </w:ins>
    </w:p>
    <w:p w14:paraId="7E223DF6" w14:textId="77777777" w:rsidR="008168C1" w:rsidRPr="0002750B" w:rsidRDefault="008168C1">
      <w:pPr>
        <w:pStyle w:val="TOC2"/>
        <w:tabs>
          <w:tab w:val="left" w:pos="880"/>
          <w:tab w:val="right" w:leader="dot" w:pos="8630"/>
        </w:tabs>
        <w:rPr>
          <w:ins w:id="108" w:author="Eric Boisvert" w:date="2016-04-02T13:28:00Z"/>
          <w:rFonts w:ascii="Calibri" w:eastAsia="MS Mincho" w:hAnsi="Calibri"/>
          <w:noProof/>
          <w:sz w:val="22"/>
          <w:szCs w:val="22"/>
          <w:lang w:val="en-CA" w:eastAsia="en-CA"/>
        </w:rPr>
      </w:pPr>
      <w:ins w:id="10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7.2</w:t>
        </w:r>
        <w:r w:rsidRPr="0002750B">
          <w:rPr>
            <w:rFonts w:ascii="Calibri" w:eastAsia="MS Mincho" w:hAnsi="Calibri"/>
            <w:noProof/>
            <w:sz w:val="22"/>
            <w:szCs w:val="22"/>
            <w:lang w:val="en-CA" w:eastAsia="en-CA"/>
          </w:rPr>
          <w:tab/>
        </w:r>
        <w:r w:rsidRPr="00D6434B">
          <w:rPr>
            <w:rStyle w:val="Hyperlink"/>
            <w:noProof/>
            <w:lang w:val="en-CA"/>
          </w:rPr>
          <w:t>GeoSciML Core Abstract Requirements Class (Normative)</w:t>
        </w:r>
        <w:r>
          <w:rPr>
            <w:noProof/>
            <w:webHidden/>
          </w:rPr>
          <w:tab/>
        </w:r>
        <w:r>
          <w:rPr>
            <w:noProof/>
            <w:webHidden/>
          </w:rPr>
          <w:fldChar w:fldCharType="begin"/>
        </w:r>
        <w:r>
          <w:rPr>
            <w:noProof/>
            <w:webHidden/>
          </w:rPr>
          <w:instrText xml:space="preserve"> PAGEREF _Toc447367131 \h </w:instrText>
        </w:r>
      </w:ins>
      <w:r>
        <w:rPr>
          <w:noProof/>
          <w:webHidden/>
        </w:rPr>
      </w:r>
      <w:r>
        <w:rPr>
          <w:noProof/>
          <w:webHidden/>
        </w:rPr>
        <w:fldChar w:fldCharType="separate"/>
      </w:r>
      <w:ins w:id="110" w:author="Eric Boisvert" w:date="2016-04-02T13:28:00Z">
        <w:r>
          <w:rPr>
            <w:noProof/>
            <w:webHidden/>
          </w:rPr>
          <w:t>26</w:t>
        </w:r>
        <w:r>
          <w:rPr>
            <w:noProof/>
            <w:webHidden/>
          </w:rPr>
          <w:fldChar w:fldCharType="end"/>
        </w:r>
        <w:r w:rsidRPr="00D6434B">
          <w:rPr>
            <w:rStyle w:val="Hyperlink"/>
            <w:noProof/>
          </w:rPr>
          <w:fldChar w:fldCharType="end"/>
        </w:r>
      </w:ins>
    </w:p>
    <w:p w14:paraId="02B004ED" w14:textId="77777777" w:rsidR="008168C1" w:rsidRPr="0002750B" w:rsidRDefault="008168C1">
      <w:pPr>
        <w:pStyle w:val="TOC3"/>
        <w:tabs>
          <w:tab w:val="left" w:pos="1320"/>
          <w:tab w:val="right" w:leader="dot" w:pos="8630"/>
        </w:tabs>
        <w:rPr>
          <w:ins w:id="111" w:author="Eric Boisvert" w:date="2016-04-02T13:28:00Z"/>
          <w:rFonts w:ascii="Calibri" w:eastAsia="MS Mincho" w:hAnsi="Calibri"/>
          <w:noProof/>
          <w:sz w:val="22"/>
          <w:szCs w:val="22"/>
          <w:lang w:val="en-CA" w:eastAsia="en-CA"/>
        </w:rPr>
      </w:pPr>
      <w:ins w:id="11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7.2.1</w:t>
        </w:r>
        <w:r w:rsidRPr="0002750B">
          <w:rPr>
            <w:rFonts w:ascii="Calibri" w:eastAsia="MS Mincho" w:hAnsi="Calibri"/>
            <w:noProof/>
            <w:sz w:val="22"/>
            <w:szCs w:val="22"/>
            <w:lang w:val="en-CA" w:eastAsia="en-CA"/>
          </w:rPr>
          <w:tab/>
        </w:r>
        <w:r w:rsidRPr="00D6434B">
          <w:rPr>
            <w:rStyle w:val="Hyperlink"/>
            <w:noProof/>
            <w:lang w:val="en-CA"/>
          </w:rPr>
          <w:t>Naming of entities</w:t>
        </w:r>
        <w:r>
          <w:rPr>
            <w:noProof/>
            <w:webHidden/>
          </w:rPr>
          <w:tab/>
        </w:r>
        <w:r>
          <w:rPr>
            <w:noProof/>
            <w:webHidden/>
          </w:rPr>
          <w:fldChar w:fldCharType="begin"/>
        </w:r>
        <w:r>
          <w:rPr>
            <w:noProof/>
            <w:webHidden/>
          </w:rPr>
          <w:instrText xml:space="preserve"> PAGEREF _Toc447367132 \h </w:instrText>
        </w:r>
      </w:ins>
      <w:r>
        <w:rPr>
          <w:noProof/>
          <w:webHidden/>
        </w:rPr>
      </w:r>
      <w:r>
        <w:rPr>
          <w:noProof/>
          <w:webHidden/>
        </w:rPr>
        <w:fldChar w:fldCharType="separate"/>
      </w:r>
      <w:ins w:id="113" w:author="Eric Boisvert" w:date="2016-04-02T13:28:00Z">
        <w:r>
          <w:rPr>
            <w:noProof/>
            <w:webHidden/>
          </w:rPr>
          <w:t>27</w:t>
        </w:r>
        <w:r>
          <w:rPr>
            <w:noProof/>
            <w:webHidden/>
          </w:rPr>
          <w:fldChar w:fldCharType="end"/>
        </w:r>
        <w:r w:rsidRPr="00D6434B">
          <w:rPr>
            <w:rStyle w:val="Hyperlink"/>
            <w:noProof/>
          </w:rPr>
          <w:fldChar w:fldCharType="end"/>
        </w:r>
      </w:ins>
    </w:p>
    <w:p w14:paraId="35B9A3A2" w14:textId="77777777" w:rsidR="008168C1" w:rsidRPr="0002750B" w:rsidRDefault="008168C1">
      <w:pPr>
        <w:pStyle w:val="TOC3"/>
        <w:tabs>
          <w:tab w:val="left" w:pos="1320"/>
          <w:tab w:val="right" w:leader="dot" w:pos="8630"/>
        </w:tabs>
        <w:rPr>
          <w:ins w:id="114" w:author="Eric Boisvert" w:date="2016-04-02T13:28:00Z"/>
          <w:rFonts w:ascii="Calibri" w:eastAsia="MS Mincho" w:hAnsi="Calibri"/>
          <w:noProof/>
          <w:sz w:val="22"/>
          <w:szCs w:val="22"/>
          <w:lang w:val="en-CA" w:eastAsia="en-CA"/>
        </w:rPr>
      </w:pPr>
      <w:ins w:id="11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7.2.2</w:t>
        </w:r>
        <w:r w:rsidRPr="0002750B">
          <w:rPr>
            <w:rFonts w:ascii="Calibri" w:eastAsia="MS Mincho" w:hAnsi="Calibri"/>
            <w:noProof/>
            <w:sz w:val="22"/>
            <w:szCs w:val="22"/>
            <w:lang w:val="en-CA" w:eastAsia="en-CA"/>
          </w:rPr>
          <w:tab/>
        </w:r>
        <w:r w:rsidRPr="00D6434B">
          <w:rPr>
            <w:rStyle w:val="Hyperlink"/>
            <w:noProof/>
            <w:lang w:val="en-CA"/>
          </w:rPr>
          <w:t>Cardinality</w:t>
        </w:r>
        <w:r>
          <w:rPr>
            <w:noProof/>
            <w:webHidden/>
          </w:rPr>
          <w:tab/>
        </w:r>
        <w:r>
          <w:rPr>
            <w:noProof/>
            <w:webHidden/>
          </w:rPr>
          <w:fldChar w:fldCharType="begin"/>
        </w:r>
        <w:r>
          <w:rPr>
            <w:noProof/>
            <w:webHidden/>
          </w:rPr>
          <w:instrText xml:space="preserve"> PAGEREF _Toc447367133 \h </w:instrText>
        </w:r>
      </w:ins>
      <w:r>
        <w:rPr>
          <w:noProof/>
          <w:webHidden/>
        </w:rPr>
      </w:r>
      <w:r>
        <w:rPr>
          <w:noProof/>
          <w:webHidden/>
        </w:rPr>
        <w:fldChar w:fldCharType="separate"/>
      </w:r>
      <w:ins w:id="116" w:author="Eric Boisvert" w:date="2016-04-02T13:28:00Z">
        <w:r>
          <w:rPr>
            <w:noProof/>
            <w:webHidden/>
          </w:rPr>
          <w:t>28</w:t>
        </w:r>
        <w:r>
          <w:rPr>
            <w:noProof/>
            <w:webHidden/>
          </w:rPr>
          <w:fldChar w:fldCharType="end"/>
        </w:r>
        <w:r w:rsidRPr="00D6434B">
          <w:rPr>
            <w:rStyle w:val="Hyperlink"/>
            <w:noProof/>
          </w:rPr>
          <w:fldChar w:fldCharType="end"/>
        </w:r>
      </w:ins>
    </w:p>
    <w:p w14:paraId="2DC745C9" w14:textId="77777777" w:rsidR="008168C1" w:rsidRPr="0002750B" w:rsidRDefault="008168C1">
      <w:pPr>
        <w:pStyle w:val="TOC3"/>
        <w:tabs>
          <w:tab w:val="left" w:pos="1320"/>
          <w:tab w:val="right" w:leader="dot" w:pos="8630"/>
        </w:tabs>
        <w:rPr>
          <w:ins w:id="117" w:author="Eric Boisvert" w:date="2016-04-02T13:28:00Z"/>
          <w:rFonts w:ascii="Calibri" w:eastAsia="MS Mincho" w:hAnsi="Calibri"/>
          <w:noProof/>
          <w:sz w:val="22"/>
          <w:szCs w:val="22"/>
          <w:lang w:val="en-CA" w:eastAsia="en-CA"/>
        </w:rPr>
      </w:pPr>
      <w:ins w:id="11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7.2.3</w:t>
        </w:r>
        <w:r w:rsidRPr="0002750B">
          <w:rPr>
            <w:rFonts w:ascii="Calibri" w:eastAsia="MS Mincho" w:hAnsi="Calibri"/>
            <w:noProof/>
            <w:sz w:val="22"/>
            <w:szCs w:val="22"/>
            <w:lang w:val="en-CA" w:eastAsia="en-CA"/>
          </w:rPr>
          <w:tab/>
        </w:r>
        <w:r w:rsidRPr="00D6434B">
          <w:rPr>
            <w:rStyle w:val="Hyperlink"/>
            <w:noProof/>
            <w:lang w:val="en-CA"/>
          </w:rPr>
          <w:t>Abstract classes</w:t>
        </w:r>
        <w:r>
          <w:rPr>
            <w:noProof/>
            <w:webHidden/>
          </w:rPr>
          <w:tab/>
        </w:r>
        <w:r>
          <w:rPr>
            <w:noProof/>
            <w:webHidden/>
          </w:rPr>
          <w:fldChar w:fldCharType="begin"/>
        </w:r>
        <w:r>
          <w:rPr>
            <w:noProof/>
            <w:webHidden/>
          </w:rPr>
          <w:instrText xml:space="preserve"> PAGEREF _Toc447367134 \h </w:instrText>
        </w:r>
      </w:ins>
      <w:r>
        <w:rPr>
          <w:noProof/>
          <w:webHidden/>
        </w:rPr>
      </w:r>
      <w:r>
        <w:rPr>
          <w:noProof/>
          <w:webHidden/>
        </w:rPr>
        <w:fldChar w:fldCharType="separate"/>
      </w:r>
      <w:ins w:id="119" w:author="Eric Boisvert" w:date="2016-04-02T13:28:00Z">
        <w:r>
          <w:rPr>
            <w:noProof/>
            <w:webHidden/>
          </w:rPr>
          <w:t>28</w:t>
        </w:r>
        <w:r>
          <w:rPr>
            <w:noProof/>
            <w:webHidden/>
          </w:rPr>
          <w:fldChar w:fldCharType="end"/>
        </w:r>
        <w:r w:rsidRPr="00D6434B">
          <w:rPr>
            <w:rStyle w:val="Hyperlink"/>
            <w:noProof/>
          </w:rPr>
          <w:fldChar w:fldCharType="end"/>
        </w:r>
      </w:ins>
    </w:p>
    <w:p w14:paraId="50CD08E2" w14:textId="77777777" w:rsidR="008168C1" w:rsidRPr="0002750B" w:rsidRDefault="008168C1">
      <w:pPr>
        <w:pStyle w:val="TOC3"/>
        <w:tabs>
          <w:tab w:val="left" w:pos="1320"/>
          <w:tab w:val="right" w:leader="dot" w:pos="8630"/>
        </w:tabs>
        <w:rPr>
          <w:ins w:id="120" w:author="Eric Boisvert" w:date="2016-04-02T13:28:00Z"/>
          <w:rFonts w:ascii="Calibri" w:eastAsia="MS Mincho" w:hAnsi="Calibri"/>
          <w:noProof/>
          <w:sz w:val="22"/>
          <w:szCs w:val="22"/>
          <w:lang w:val="en-CA" w:eastAsia="en-CA"/>
        </w:rPr>
      </w:pPr>
      <w:ins w:id="12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7.2.4</w:t>
        </w:r>
        <w:r w:rsidRPr="0002750B">
          <w:rPr>
            <w:rFonts w:ascii="Calibri" w:eastAsia="MS Mincho" w:hAnsi="Calibri"/>
            <w:noProof/>
            <w:sz w:val="22"/>
            <w:szCs w:val="22"/>
            <w:lang w:val="en-CA" w:eastAsia="en-CA"/>
          </w:rPr>
          <w:tab/>
        </w:r>
        <w:r w:rsidRPr="00D6434B">
          <w:rPr>
            <w:rStyle w:val="Hyperlink"/>
            <w:noProof/>
            <w:lang w:val="en-CA"/>
          </w:rPr>
          <w:t>Polymorphism</w:t>
        </w:r>
        <w:r>
          <w:rPr>
            <w:noProof/>
            <w:webHidden/>
          </w:rPr>
          <w:tab/>
        </w:r>
        <w:r>
          <w:rPr>
            <w:noProof/>
            <w:webHidden/>
          </w:rPr>
          <w:fldChar w:fldCharType="begin"/>
        </w:r>
        <w:r>
          <w:rPr>
            <w:noProof/>
            <w:webHidden/>
          </w:rPr>
          <w:instrText xml:space="preserve"> PAGEREF _Toc447367135 \h </w:instrText>
        </w:r>
      </w:ins>
      <w:r>
        <w:rPr>
          <w:noProof/>
          <w:webHidden/>
        </w:rPr>
      </w:r>
      <w:r>
        <w:rPr>
          <w:noProof/>
          <w:webHidden/>
        </w:rPr>
        <w:fldChar w:fldCharType="separate"/>
      </w:r>
      <w:ins w:id="122" w:author="Eric Boisvert" w:date="2016-04-02T13:28:00Z">
        <w:r>
          <w:rPr>
            <w:noProof/>
            <w:webHidden/>
          </w:rPr>
          <w:t>28</w:t>
        </w:r>
        <w:r>
          <w:rPr>
            <w:noProof/>
            <w:webHidden/>
          </w:rPr>
          <w:fldChar w:fldCharType="end"/>
        </w:r>
        <w:r w:rsidRPr="00D6434B">
          <w:rPr>
            <w:rStyle w:val="Hyperlink"/>
            <w:noProof/>
          </w:rPr>
          <w:fldChar w:fldCharType="end"/>
        </w:r>
      </w:ins>
    </w:p>
    <w:p w14:paraId="64DAB046" w14:textId="77777777" w:rsidR="008168C1" w:rsidRPr="0002750B" w:rsidRDefault="008168C1">
      <w:pPr>
        <w:pStyle w:val="TOC3"/>
        <w:tabs>
          <w:tab w:val="left" w:pos="1320"/>
          <w:tab w:val="right" w:leader="dot" w:pos="8630"/>
        </w:tabs>
        <w:rPr>
          <w:ins w:id="123" w:author="Eric Boisvert" w:date="2016-04-02T13:28:00Z"/>
          <w:rFonts w:ascii="Calibri" w:eastAsia="MS Mincho" w:hAnsi="Calibri"/>
          <w:noProof/>
          <w:sz w:val="22"/>
          <w:szCs w:val="22"/>
          <w:lang w:val="en-CA" w:eastAsia="en-CA"/>
        </w:rPr>
      </w:pPr>
      <w:ins w:id="12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7.2.5</w:t>
        </w:r>
        <w:r w:rsidRPr="0002750B">
          <w:rPr>
            <w:rFonts w:ascii="Calibri" w:eastAsia="MS Mincho" w:hAnsi="Calibri"/>
            <w:noProof/>
            <w:sz w:val="22"/>
            <w:szCs w:val="22"/>
            <w:lang w:val="en-CA" w:eastAsia="en-CA"/>
          </w:rPr>
          <w:tab/>
        </w:r>
        <w:r w:rsidRPr="00D6434B">
          <w:rPr>
            <w:rStyle w:val="Hyperlink"/>
            <w:noProof/>
            <w:lang w:val="en-CA"/>
          </w:rPr>
          <w:t>Quantities</w:t>
        </w:r>
        <w:r>
          <w:rPr>
            <w:noProof/>
            <w:webHidden/>
          </w:rPr>
          <w:tab/>
        </w:r>
        <w:r>
          <w:rPr>
            <w:noProof/>
            <w:webHidden/>
          </w:rPr>
          <w:fldChar w:fldCharType="begin"/>
        </w:r>
        <w:r>
          <w:rPr>
            <w:noProof/>
            <w:webHidden/>
          </w:rPr>
          <w:instrText xml:space="preserve"> PAGEREF _Toc447367136 \h </w:instrText>
        </w:r>
      </w:ins>
      <w:r>
        <w:rPr>
          <w:noProof/>
          <w:webHidden/>
        </w:rPr>
      </w:r>
      <w:r>
        <w:rPr>
          <w:noProof/>
          <w:webHidden/>
        </w:rPr>
        <w:fldChar w:fldCharType="separate"/>
      </w:r>
      <w:ins w:id="125" w:author="Eric Boisvert" w:date="2016-04-02T13:28:00Z">
        <w:r>
          <w:rPr>
            <w:noProof/>
            <w:webHidden/>
          </w:rPr>
          <w:t>28</w:t>
        </w:r>
        <w:r>
          <w:rPr>
            <w:noProof/>
            <w:webHidden/>
          </w:rPr>
          <w:fldChar w:fldCharType="end"/>
        </w:r>
        <w:r w:rsidRPr="00D6434B">
          <w:rPr>
            <w:rStyle w:val="Hyperlink"/>
            <w:noProof/>
          </w:rPr>
          <w:fldChar w:fldCharType="end"/>
        </w:r>
      </w:ins>
    </w:p>
    <w:p w14:paraId="34A95608" w14:textId="77777777" w:rsidR="008168C1" w:rsidRPr="0002750B" w:rsidRDefault="008168C1">
      <w:pPr>
        <w:pStyle w:val="TOC3"/>
        <w:tabs>
          <w:tab w:val="left" w:pos="1320"/>
          <w:tab w:val="right" w:leader="dot" w:pos="8630"/>
        </w:tabs>
        <w:rPr>
          <w:ins w:id="126" w:author="Eric Boisvert" w:date="2016-04-02T13:28:00Z"/>
          <w:rFonts w:ascii="Calibri" w:eastAsia="MS Mincho" w:hAnsi="Calibri"/>
          <w:noProof/>
          <w:sz w:val="22"/>
          <w:szCs w:val="22"/>
          <w:lang w:val="en-CA" w:eastAsia="en-CA"/>
        </w:rPr>
      </w:pPr>
      <w:ins w:id="12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7.2.6</w:t>
        </w:r>
        <w:r w:rsidRPr="0002750B">
          <w:rPr>
            <w:rFonts w:ascii="Calibri" w:eastAsia="MS Mincho" w:hAnsi="Calibri"/>
            <w:noProof/>
            <w:sz w:val="22"/>
            <w:szCs w:val="22"/>
            <w:lang w:val="en-CA" w:eastAsia="en-CA"/>
          </w:rPr>
          <w:tab/>
        </w:r>
        <w:r w:rsidRPr="00D6434B">
          <w:rPr>
            <w:rStyle w:val="Hyperlink"/>
            <w:noProof/>
            <w:lang w:val="en-CA"/>
          </w:rPr>
          <w:t>Code lists</w:t>
        </w:r>
        <w:r>
          <w:rPr>
            <w:noProof/>
            <w:webHidden/>
          </w:rPr>
          <w:tab/>
        </w:r>
        <w:r>
          <w:rPr>
            <w:noProof/>
            <w:webHidden/>
          </w:rPr>
          <w:fldChar w:fldCharType="begin"/>
        </w:r>
        <w:r>
          <w:rPr>
            <w:noProof/>
            <w:webHidden/>
          </w:rPr>
          <w:instrText xml:space="preserve"> PAGEREF _Toc447367137 \h </w:instrText>
        </w:r>
      </w:ins>
      <w:r>
        <w:rPr>
          <w:noProof/>
          <w:webHidden/>
        </w:rPr>
      </w:r>
      <w:r>
        <w:rPr>
          <w:noProof/>
          <w:webHidden/>
        </w:rPr>
        <w:fldChar w:fldCharType="separate"/>
      </w:r>
      <w:ins w:id="128" w:author="Eric Boisvert" w:date="2016-04-02T13:28:00Z">
        <w:r>
          <w:rPr>
            <w:noProof/>
            <w:webHidden/>
          </w:rPr>
          <w:t>29</w:t>
        </w:r>
        <w:r>
          <w:rPr>
            <w:noProof/>
            <w:webHidden/>
          </w:rPr>
          <w:fldChar w:fldCharType="end"/>
        </w:r>
        <w:r w:rsidRPr="00D6434B">
          <w:rPr>
            <w:rStyle w:val="Hyperlink"/>
            <w:noProof/>
          </w:rPr>
          <w:fldChar w:fldCharType="end"/>
        </w:r>
      </w:ins>
    </w:p>
    <w:p w14:paraId="5F563A42" w14:textId="77777777" w:rsidR="008168C1" w:rsidRPr="0002750B" w:rsidRDefault="008168C1">
      <w:pPr>
        <w:pStyle w:val="TOC3"/>
        <w:tabs>
          <w:tab w:val="left" w:pos="1320"/>
          <w:tab w:val="right" w:leader="dot" w:pos="8630"/>
        </w:tabs>
        <w:rPr>
          <w:ins w:id="129" w:author="Eric Boisvert" w:date="2016-04-02T13:28:00Z"/>
          <w:rFonts w:ascii="Calibri" w:eastAsia="MS Mincho" w:hAnsi="Calibri"/>
          <w:noProof/>
          <w:sz w:val="22"/>
          <w:szCs w:val="22"/>
          <w:lang w:val="en-CA" w:eastAsia="en-CA"/>
        </w:rPr>
      </w:pPr>
      <w:ins w:id="13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7.2.7</w:t>
        </w:r>
        <w:r w:rsidRPr="0002750B">
          <w:rPr>
            <w:rFonts w:ascii="Calibri" w:eastAsia="MS Mincho" w:hAnsi="Calibri"/>
            <w:noProof/>
            <w:sz w:val="22"/>
            <w:szCs w:val="22"/>
            <w:lang w:val="en-CA" w:eastAsia="en-CA"/>
          </w:rPr>
          <w:tab/>
        </w:r>
        <w:r w:rsidRPr="00D6434B">
          <w:rPr>
            <w:rStyle w:val="Hyperlink"/>
            <w:noProof/>
            <w:lang w:val="en-CA"/>
          </w:rPr>
          <w:t>Code lists URI</w:t>
        </w:r>
        <w:r>
          <w:rPr>
            <w:noProof/>
            <w:webHidden/>
          </w:rPr>
          <w:tab/>
        </w:r>
        <w:r>
          <w:rPr>
            <w:noProof/>
            <w:webHidden/>
          </w:rPr>
          <w:fldChar w:fldCharType="begin"/>
        </w:r>
        <w:r>
          <w:rPr>
            <w:noProof/>
            <w:webHidden/>
          </w:rPr>
          <w:instrText xml:space="preserve"> PAGEREF _Toc447367138 \h </w:instrText>
        </w:r>
      </w:ins>
      <w:r>
        <w:rPr>
          <w:noProof/>
          <w:webHidden/>
        </w:rPr>
      </w:r>
      <w:r>
        <w:rPr>
          <w:noProof/>
          <w:webHidden/>
        </w:rPr>
        <w:fldChar w:fldCharType="separate"/>
      </w:r>
      <w:ins w:id="131" w:author="Eric Boisvert" w:date="2016-04-02T13:28:00Z">
        <w:r>
          <w:rPr>
            <w:noProof/>
            <w:webHidden/>
          </w:rPr>
          <w:t>29</w:t>
        </w:r>
        <w:r>
          <w:rPr>
            <w:noProof/>
            <w:webHidden/>
          </w:rPr>
          <w:fldChar w:fldCharType="end"/>
        </w:r>
        <w:r w:rsidRPr="00D6434B">
          <w:rPr>
            <w:rStyle w:val="Hyperlink"/>
            <w:noProof/>
          </w:rPr>
          <w:fldChar w:fldCharType="end"/>
        </w:r>
      </w:ins>
    </w:p>
    <w:p w14:paraId="0A05EF84" w14:textId="77777777" w:rsidR="008168C1" w:rsidRPr="0002750B" w:rsidRDefault="008168C1">
      <w:pPr>
        <w:pStyle w:val="TOC3"/>
        <w:tabs>
          <w:tab w:val="left" w:pos="1320"/>
          <w:tab w:val="right" w:leader="dot" w:pos="8630"/>
        </w:tabs>
        <w:rPr>
          <w:ins w:id="132" w:author="Eric Boisvert" w:date="2016-04-02T13:28:00Z"/>
          <w:rFonts w:ascii="Calibri" w:eastAsia="MS Mincho" w:hAnsi="Calibri"/>
          <w:noProof/>
          <w:sz w:val="22"/>
          <w:szCs w:val="22"/>
          <w:lang w:val="en-CA" w:eastAsia="en-CA"/>
        </w:rPr>
      </w:pPr>
      <w:ins w:id="13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7.2.8</w:t>
        </w:r>
        <w:r w:rsidRPr="0002750B">
          <w:rPr>
            <w:rFonts w:ascii="Calibri" w:eastAsia="MS Mincho" w:hAnsi="Calibri"/>
            <w:noProof/>
            <w:sz w:val="22"/>
            <w:szCs w:val="22"/>
            <w:lang w:val="en-CA" w:eastAsia="en-CA"/>
          </w:rPr>
          <w:tab/>
        </w:r>
        <w:r w:rsidRPr="00D6434B">
          <w:rPr>
            <w:rStyle w:val="Hyperlink"/>
            <w:noProof/>
            <w:lang w:val="en-CA"/>
          </w:rPr>
          <w:t>Identifier</w:t>
        </w:r>
        <w:r>
          <w:rPr>
            <w:noProof/>
            <w:webHidden/>
          </w:rPr>
          <w:tab/>
        </w:r>
        <w:r>
          <w:rPr>
            <w:noProof/>
            <w:webHidden/>
          </w:rPr>
          <w:fldChar w:fldCharType="begin"/>
        </w:r>
        <w:r>
          <w:rPr>
            <w:noProof/>
            <w:webHidden/>
          </w:rPr>
          <w:instrText xml:space="preserve"> PAGEREF _Toc447367139 \h </w:instrText>
        </w:r>
      </w:ins>
      <w:r>
        <w:rPr>
          <w:noProof/>
          <w:webHidden/>
        </w:rPr>
      </w:r>
      <w:r>
        <w:rPr>
          <w:noProof/>
          <w:webHidden/>
        </w:rPr>
        <w:fldChar w:fldCharType="separate"/>
      </w:r>
      <w:ins w:id="134" w:author="Eric Boisvert" w:date="2016-04-02T13:28:00Z">
        <w:r>
          <w:rPr>
            <w:noProof/>
            <w:webHidden/>
          </w:rPr>
          <w:t>29</w:t>
        </w:r>
        <w:r>
          <w:rPr>
            <w:noProof/>
            <w:webHidden/>
          </w:rPr>
          <w:fldChar w:fldCharType="end"/>
        </w:r>
        <w:r w:rsidRPr="00D6434B">
          <w:rPr>
            <w:rStyle w:val="Hyperlink"/>
            <w:noProof/>
          </w:rPr>
          <w:fldChar w:fldCharType="end"/>
        </w:r>
      </w:ins>
    </w:p>
    <w:p w14:paraId="20C23FE5" w14:textId="77777777" w:rsidR="008168C1" w:rsidRPr="0002750B" w:rsidRDefault="008168C1">
      <w:pPr>
        <w:pStyle w:val="TOC2"/>
        <w:tabs>
          <w:tab w:val="left" w:pos="880"/>
          <w:tab w:val="right" w:leader="dot" w:pos="8630"/>
        </w:tabs>
        <w:rPr>
          <w:ins w:id="135" w:author="Eric Boisvert" w:date="2016-04-02T13:28:00Z"/>
          <w:rFonts w:ascii="Calibri" w:eastAsia="MS Mincho" w:hAnsi="Calibri"/>
          <w:noProof/>
          <w:sz w:val="22"/>
          <w:szCs w:val="22"/>
          <w:lang w:val="en-CA" w:eastAsia="en-CA"/>
        </w:rPr>
      </w:pPr>
      <w:ins w:id="13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7.3</w:t>
        </w:r>
        <w:r w:rsidRPr="0002750B">
          <w:rPr>
            <w:rFonts w:ascii="Calibri" w:eastAsia="MS Mincho" w:hAnsi="Calibri"/>
            <w:noProof/>
            <w:sz w:val="22"/>
            <w:szCs w:val="22"/>
            <w:lang w:val="en-CA" w:eastAsia="en-CA"/>
          </w:rPr>
          <w:tab/>
        </w:r>
        <w:r w:rsidRPr="00D6434B">
          <w:rPr>
            <w:rStyle w:val="Hyperlink"/>
            <w:noProof/>
            <w:lang w:val="en-CA"/>
          </w:rPr>
          <w:t>GeoSciML Portrayal Requirements Class</w:t>
        </w:r>
        <w:r>
          <w:rPr>
            <w:noProof/>
            <w:webHidden/>
          </w:rPr>
          <w:tab/>
        </w:r>
        <w:r>
          <w:rPr>
            <w:noProof/>
            <w:webHidden/>
          </w:rPr>
          <w:fldChar w:fldCharType="begin"/>
        </w:r>
        <w:r>
          <w:rPr>
            <w:noProof/>
            <w:webHidden/>
          </w:rPr>
          <w:instrText xml:space="preserve"> PAGEREF _Toc447367140 \h </w:instrText>
        </w:r>
      </w:ins>
      <w:r>
        <w:rPr>
          <w:noProof/>
          <w:webHidden/>
        </w:rPr>
      </w:r>
      <w:r>
        <w:rPr>
          <w:noProof/>
          <w:webHidden/>
        </w:rPr>
        <w:fldChar w:fldCharType="separate"/>
      </w:r>
      <w:ins w:id="137" w:author="Eric Boisvert" w:date="2016-04-02T13:28:00Z">
        <w:r>
          <w:rPr>
            <w:noProof/>
            <w:webHidden/>
          </w:rPr>
          <w:t>29</w:t>
        </w:r>
        <w:r>
          <w:rPr>
            <w:noProof/>
            <w:webHidden/>
          </w:rPr>
          <w:fldChar w:fldCharType="end"/>
        </w:r>
        <w:r w:rsidRPr="00D6434B">
          <w:rPr>
            <w:rStyle w:val="Hyperlink"/>
            <w:noProof/>
          </w:rPr>
          <w:fldChar w:fldCharType="end"/>
        </w:r>
      </w:ins>
    </w:p>
    <w:p w14:paraId="5719FCB9" w14:textId="77777777" w:rsidR="008168C1" w:rsidRPr="0002750B" w:rsidRDefault="008168C1">
      <w:pPr>
        <w:pStyle w:val="TOC3"/>
        <w:tabs>
          <w:tab w:val="left" w:pos="1320"/>
          <w:tab w:val="right" w:leader="dot" w:pos="8630"/>
        </w:tabs>
        <w:rPr>
          <w:ins w:id="138" w:author="Eric Boisvert" w:date="2016-04-02T13:28:00Z"/>
          <w:rFonts w:ascii="Calibri" w:eastAsia="MS Mincho" w:hAnsi="Calibri"/>
          <w:noProof/>
          <w:sz w:val="22"/>
          <w:szCs w:val="22"/>
          <w:lang w:val="en-CA" w:eastAsia="en-CA"/>
        </w:rPr>
      </w:pPr>
      <w:ins w:id="13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7.3.1</w:t>
        </w:r>
        <w:r w:rsidRPr="0002750B">
          <w:rPr>
            <w:rFonts w:ascii="Calibri" w:eastAsia="MS Mincho" w:hAnsi="Calibri"/>
            <w:noProof/>
            <w:sz w:val="22"/>
            <w:szCs w:val="22"/>
            <w:lang w:val="en-CA" w:eastAsia="en-CA"/>
          </w:rPr>
          <w:tab/>
        </w:r>
        <w:r w:rsidRPr="00D6434B">
          <w:rPr>
            <w:rStyle w:val="Hyperlink"/>
            <w:noProof/>
            <w:lang w:val="en-CA"/>
          </w:rPr>
          <w:t>Portrayal views</w:t>
        </w:r>
        <w:r>
          <w:rPr>
            <w:noProof/>
            <w:webHidden/>
          </w:rPr>
          <w:tab/>
        </w:r>
        <w:r>
          <w:rPr>
            <w:noProof/>
            <w:webHidden/>
          </w:rPr>
          <w:fldChar w:fldCharType="begin"/>
        </w:r>
        <w:r>
          <w:rPr>
            <w:noProof/>
            <w:webHidden/>
          </w:rPr>
          <w:instrText xml:space="preserve"> PAGEREF _Toc447367141 \h </w:instrText>
        </w:r>
      </w:ins>
      <w:r>
        <w:rPr>
          <w:noProof/>
          <w:webHidden/>
        </w:rPr>
      </w:r>
      <w:r>
        <w:rPr>
          <w:noProof/>
          <w:webHidden/>
        </w:rPr>
        <w:fldChar w:fldCharType="separate"/>
      </w:r>
      <w:ins w:id="140" w:author="Eric Boisvert" w:date="2016-04-02T13:28:00Z">
        <w:r>
          <w:rPr>
            <w:noProof/>
            <w:webHidden/>
          </w:rPr>
          <w:t>33</w:t>
        </w:r>
        <w:r>
          <w:rPr>
            <w:noProof/>
            <w:webHidden/>
          </w:rPr>
          <w:fldChar w:fldCharType="end"/>
        </w:r>
        <w:r w:rsidRPr="00D6434B">
          <w:rPr>
            <w:rStyle w:val="Hyperlink"/>
            <w:noProof/>
          </w:rPr>
          <w:fldChar w:fldCharType="end"/>
        </w:r>
      </w:ins>
    </w:p>
    <w:p w14:paraId="1B011874" w14:textId="77777777" w:rsidR="008168C1" w:rsidRPr="0002750B" w:rsidRDefault="008168C1">
      <w:pPr>
        <w:pStyle w:val="TOC3"/>
        <w:tabs>
          <w:tab w:val="left" w:pos="1320"/>
          <w:tab w:val="right" w:leader="dot" w:pos="8630"/>
        </w:tabs>
        <w:rPr>
          <w:ins w:id="141" w:author="Eric Boisvert" w:date="2016-04-02T13:28:00Z"/>
          <w:rFonts w:ascii="Calibri" w:eastAsia="MS Mincho" w:hAnsi="Calibri"/>
          <w:noProof/>
          <w:sz w:val="22"/>
          <w:szCs w:val="22"/>
          <w:lang w:val="en-CA" w:eastAsia="en-CA"/>
        </w:rPr>
      </w:pPr>
      <w:ins w:id="14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7.3.2</w:t>
        </w:r>
        <w:r w:rsidRPr="0002750B">
          <w:rPr>
            <w:rFonts w:ascii="Calibri" w:eastAsia="MS Mincho" w:hAnsi="Calibri"/>
            <w:noProof/>
            <w:sz w:val="22"/>
            <w:szCs w:val="22"/>
            <w:lang w:val="en-CA" w:eastAsia="en-CA"/>
          </w:rPr>
          <w:tab/>
        </w:r>
        <w:r w:rsidRPr="00D6434B">
          <w:rPr>
            <w:rStyle w:val="Hyperlink"/>
            <w:noProof/>
          </w:rPr>
          <w:t>GeologicUnitView</w:t>
        </w:r>
        <w:r>
          <w:rPr>
            <w:noProof/>
            <w:webHidden/>
          </w:rPr>
          <w:tab/>
        </w:r>
        <w:r>
          <w:rPr>
            <w:noProof/>
            <w:webHidden/>
          </w:rPr>
          <w:fldChar w:fldCharType="begin"/>
        </w:r>
        <w:r>
          <w:rPr>
            <w:noProof/>
            <w:webHidden/>
          </w:rPr>
          <w:instrText xml:space="preserve"> PAGEREF _Toc447367142 \h </w:instrText>
        </w:r>
      </w:ins>
      <w:r>
        <w:rPr>
          <w:noProof/>
          <w:webHidden/>
        </w:rPr>
      </w:r>
      <w:r>
        <w:rPr>
          <w:noProof/>
          <w:webHidden/>
        </w:rPr>
        <w:fldChar w:fldCharType="separate"/>
      </w:r>
      <w:ins w:id="143" w:author="Eric Boisvert" w:date="2016-04-02T13:28:00Z">
        <w:r>
          <w:rPr>
            <w:noProof/>
            <w:webHidden/>
          </w:rPr>
          <w:t>36</w:t>
        </w:r>
        <w:r>
          <w:rPr>
            <w:noProof/>
            <w:webHidden/>
          </w:rPr>
          <w:fldChar w:fldCharType="end"/>
        </w:r>
        <w:r w:rsidRPr="00D6434B">
          <w:rPr>
            <w:rStyle w:val="Hyperlink"/>
            <w:noProof/>
          </w:rPr>
          <w:fldChar w:fldCharType="end"/>
        </w:r>
      </w:ins>
    </w:p>
    <w:p w14:paraId="1413EC6A" w14:textId="77777777" w:rsidR="008168C1" w:rsidRPr="0002750B" w:rsidRDefault="008168C1">
      <w:pPr>
        <w:pStyle w:val="TOC3"/>
        <w:tabs>
          <w:tab w:val="left" w:pos="1320"/>
          <w:tab w:val="right" w:leader="dot" w:pos="8630"/>
        </w:tabs>
        <w:rPr>
          <w:ins w:id="144" w:author="Eric Boisvert" w:date="2016-04-02T13:28:00Z"/>
          <w:rFonts w:ascii="Calibri" w:eastAsia="MS Mincho" w:hAnsi="Calibri"/>
          <w:noProof/>
          <w:sz w:val="22"/>
          <w:szCs w:val="22"/>
          <w:lang w:val="en-CA" w:eastAsia="en-CA"/>
        </w:rPr>
      </w:pPr>
      <w:ins w:id="14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7.3.3</w:t>
        </w:r>
        <w:r w:rsidRPr="0002750B">
          <w:rPr>
            <w:rFonts w:ascii="Calibri" w:eastAsia="MS Mincho" w:hAnsi="Calibri"/>
            <w:noProof/>
            <w:sz w:val="22"/>
            <w:szCs w:val="22"/>
            <w:lang w:val="en-CA" w:eastAsia="en-CA"/>
          </w:rPr>
          <w:tab/>
        </w:r>
        <w:r w:rsidRPr="00D6434B">
          <w:rPr>
            <w:rStyle w:val="Hyperlink"/>
            <w:noProof/>
            <w:lang w:val="en-CA"/>
          </w:rPr>
          <w:t>BoreholeView</w:t>
        </w:r>
        <w:r>
          <w:rPr>
            <w:noProof/>
            <w:webHidden/>
          </w:rPr>
          <w:tab/>
        </w:r>
        <w:r>
          <w:rPr>
            <w:noProof/>
            <w:webHidden/>
          </w:rPr>
          <w:fldChar w:fldCharType="begin"/>
        </w:r>
        <w:r>
          <w:rPr>
            <w:noProof/>
            <w:webHidden/>
          </w:rPr>
          <w:instrText xml:space="preserve"> PAGEREF _Toc447367143 \h </w:instrText>
        </w:r>
      </w:ins>
      <w:r>
        <w:rPr>
          <w:noProof/>
          <w:webHidden/>
        </w:rPr>
      </w:r>
      <w:r>
        <w:rPr>
          <w:noProof/>
          <w:webHidden/>
        </w:rPr>
        <w:fldChar w:fldCharType="separate"/>
      </w:r>
      <w:ins w:id="146" w:author="Eric Boisvert" w:date="2016-04-02T13:28:00Z">
        <w:r>
          <w:rPr>
            <w:noProof/>
            <w:webHidden/>
          </w:rPr>
          <w:t>41</w:t>
        </w:r>
        <w:r>
          <w:rPr>
            <w:noProof/>
            <w:webHidden/>
          </w:rPr>
          <w:fldChar w:fldCharType="end"/>
        </w:r>
        <w:r w:rsidRPr="00D6434B">
          <w:rPr>
            <w:rStyle w:val="Hyperlink"/>
            <w:noProof/>
          </w:rPr>
          <w:fldChar w:fldCharType="end"/>
        </w:r>
      </w:ins>
    </w:p>
    <w:p w14:paraId="5B6162EA" w14:textId="77777777" w:rsidR="008168C1" w:rsidRPr="0002750B" w:rsidRDefault="008168C1">
      <w:pPr>
        <w:pStyle w:val="TOC3"/>
        <w:tabs>
          <w:tab w:val="left" w:pos="1320"/>
          <w:tab w:val="right" w:leader="dot" w:pos="8630"/>
        </w:tabs>
        <w:rPr>
          <w:ins w:id="147" w:author="Eric Boisvert" w:date="2016-04-02T13:28:00Z"/>
          <w:rFonts w:ascii="Calibri" w:eastAsia="MS Mincho" w:hAnsi="Calibri"/>
          <w:noProof/>
          <w:sz w:val="22"/>
          <w:szCs w:val="22"/>
          <w:lang w:val="en-CA" w:eastAsia="en-CA"/>
        </w:rPr>
      </w:pPr>
      <w:ins w:id="14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7.3.4</w:t>
        </w:r>
        <w:r w:rsidRPr="0002750B">
          <w:rPr>
            <w:rFonts w:ascii="Calibri" w:eastAsia="MS Mincho" w:hAnsi="Calibri"/>
            <w:noProof/>
            <w:sz w:val="22"/>
            <w:szCs w:val="22"/>
            <w:lang w:val="en-CA" w:eastAsia="en-CA"/>
          </w:rPr>
          <w:tab/>
        </w:r>
        <w:r w:rsidRPr="00D6434B">
          <w:rPr>
            <w:rStyle w:val="Hyperlink"/>
            <w:noProof/>
            <w:lang w:val="en-CA"/>
          </w:rPr>
          <w:t>ContactView</w:t>
        </w:r>
        <w:r>
          <w:rPr>
            <w:noProof/>
            <w:webHidden/>
          </w:rPr>
          <w:tab/>
        </w:r>
        <w:r>
          <w:rPr>
            <w:noProof/>
            <w:webHidden/>
          </w:rPr>
          <w:fldChar w:fldCharType="begin"/>
        </w:r>
        <w:r>
          <w:rPr>
            <w:noProof/>
            <w:webHidden/>
          </w:rPr>
          <w:instrText xml:space="preserve"> PAGEREF _Toc447367144 \h </w:instrText>
        </w:r>
      </w:ins>
      <w:r>
        <w:rPr>
          <w:noProof/>
          <w:webHidden/>
        </w:rPr>
      </w:r>
      <w:r>
        <w:rPr>
          <w:noProof/>
          <w:webHidden/>
        </w:rPr>
        <w:fldChar w:fldCharType="separate"/>
      </w:r>
      <w:ins w:id="149" w:author="Eric Boisvert" w:date="2016-04-02T13:28:00Z">
        <w:r>
          <w:rPr>
            <w:noProof/>
            <w:webHidden/>
          </w:rPr>
          <w:t>46</w:t>
        </w:r>
        <w:r>
          <w:rPr>
            <w:noProof/>
            <w:webHidden/>
          </w:rPr>
          <w:fldChar w:fldCharType="end"/>
        </w:r>
        <w:r w:rsidRPr="00D6434B">
          <w:rPr>
            <w:rStyle w:val="Hyperlink"/>
            <w:noProof/>
          </w:rPr>
          <w:fldChar w:fldCharType="end"/>
        </w:r>
      </w:ins>
    </w:p>
    <w:p w14:paraId="421CA4FE" w14:textId="77777777" w:rsidR="008168C1" w:rsidRPr="0002750B" w:rsidRDefault="008168C1">
      <w:pPr>
        <w:pStyle w:val="TOC3"/>
        <w:tabs>
          <w:tab w:val="left" w:pos="1320"/>
          <w:tab w:val="right" w:leader="dot" w:pos="8630"/>
        </w:tabs>
        <w:rPr>
          <w:ins w:id="150" w:author="Eric Boisvert" w:date="2016-04-02T13:28:00Z"/>
          <w:rFonts w:ascii="Calibri" w:eastAsia="MS Mincho" w:hAnsi="Calibri"/>
          <w:noProof/>
          <w:sz w:val="22"/>
          <w:szCs w:val="22"/>
          <w:lang w:val="en-CA" w:eastAsia="en-CA"/>
        </w:rPr>
      </w:pPr>
      <w:ins w:id="15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7.3.5</w:t>
        </w:r>
        <w:r w:rsidRPr="0002750B">
          <w:rPr>
            <w:rFonts w:ascii="Calibri" w:eastAsia="MS Mincho" w:hAnsi="Calibri"/>
            <w:noProof/>
            <w:sz w:val="22"/>
            <w:szCs w:val="22"/>
            <w:lang w:val="en-CA" w:eastAsia="en-CA"/>
          </w:rPr>
          <w:tab/>
        </w:r>
        <w:r w:rsidRPr="00D6434B">
          <w:rPr>
            <w:rStyle w:val="Hyperlink"/>
            <w:noProof/>
            <w:lang w:val="en-CA"/>
          </w:rPr>
          <w:t>GeologicSpecimenView</w:t>
        </w:r>
        <w:r>
          <w:rPr>
            <w:noProof/>
            <w:webHidden/>
          </w:rPr>
          <w:tab/>
        </w:r>
        <w:r>
          <w:rPr>
            <w:noProof/>
            <w:webHidden/>
          </w:rPr>
          <w:fldChar w:fldCharType="begin"/>
        </w:r>
        <w:r>
          <w:rPr>
            <w:noProof/>
            <w:webHidden/>
          </w:rPr>
          <w:instrText xml:space="preserve"> PAGEREF _Toc447367145 \h </w:instrText>
        </w:r>
      </w:ins>
      <w:r>
        <w:rPr>
          <w:noProof/>
          <w:webHidden/>
        </w:rPr>
      </w:r>
      <w:r>
        <w:rPr>
          <w:noProof/>
          <w:webHidden/>
        </w:rPr>
        <w:fldChar w:fldCharType="separate"/>
      </w:r>
      <w:ins w:id="152" w:author="Eric Boisvert" w:date="2016-04-02T13:28:00Z">
        <w:r>
          <w:rPr>
            <w:noProof/>
            <w:webHidden/>
          </w:rPr>
          <w:t>48</w:t>
        </w:r>
        <w:r>
          <w:rPr>
            <w:noProof/>
            <w:webHidden/>
          </w:rPr>
          <w:fldChar w:fldCharType="end"/>
        </w:r>
        <w:r w:rsidRPr="00D6434B">
          <w:rPr>
            <w:rStyle w:val="Hyperlink"/>
            <w:noProof/>
          </w:rPr>
          <w:fldChar w:fldCharType="end"/>
        </w:r>
      </w:ins>
    </w:p>
    <w:p w14:paraId="5FF27305" w14:textId="77777777" w:rsidR="008168C1" w:rsidRPr="0002750B" w:rsidRDefault="008168C1">
      <w:pPr>
        <w:pStyle w:val="TOC3"/>
        <w:tabs>
          <w:tab w:val="left" w:pos="1320"/>
          <w:tab w:val="right" w:leader="dot" w:pos="8630"/>
        </w:tabs>
        <w:rPr>
          <w:ins w:id="153" w:author="Eric Boisvert" w:date="2016-04-02T13:28:00Z"/>
          <w:rFonts w:ascii="Calibri" w:eastAsia="MS Mincho" w:hAnsi="Calibri"/>
          <w:noProof/>
          <w:sz w:val="22"/>
          <w:szCs w:val="22"/>
          <w:lang w:val="en-CA" w:eastAsia="en-CA"/>
        </w:rPr>
      </w:pPr>
      <w:ins w:id="154"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"_Toc447367146"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7.3.6</w:t>
        </w:r>
        <w:r w:rsidRPr="0002750B">
          <w:rPr>
            <w:rFonts w:ascii="Calibri" w:eastAsia="MS Mincho" w:hAnsi="Calibri"/>
            <w:noProof/>
            <w:sz w:val="22"/>
            <w:szCs w:val="22"/>
            <w:lang w:val="en-CA" w:eastAsia="en-CA"/>
          </w:rPr>
          <w:tab/>
        </w:r>
        <w:r w:rsidRPr="00D6434B">
          <w:rPr>
            <w:rStyle w:val="Hyperlink"/>
            <w:noProof/>
            <w:lang w:val="en-CA"/>
          </w:rPr>
          <w:t>GeomorphologicUnitView</w:t>
        </w:r>
        <w:r>
          <w:rPr>
            <w:noProof/>
            <w:webHidden/>
          </w:rPr>
          <w:tab/>
        </w:r>
        <w:r>
          <w:rPr>
            <w:noProof/>
            <w:webHidden/>
          </w:rPr>
          <w:fldChar w:fldCharType="begin"/>
        </w:r>
        <w:r>
          <w:rPr>
            <w:noProof/>
            <w:webHidden/>
          </w:rPr>
          <w:instrText xml:space="preserve"> PAGEREF _Toc447367146 \h </w:instrText>
        </w:r>
      </w:ins>
      <w:r>
        <w:rPr>
          <w:noProof/>
          <w:webHidden/>
        </w:rPr>
      </w:r>
      <w:r>
        <w:rPr>
          <w:noProof/>
          <w:webHidden/>
        </w:rPr>
        <w:fldChar w:fldCharType="separate"/>
      </w:r>
      <w:ins w:id="155" w:author="Eric Boisvert" w:date="2016-04-02T13:28:00Z">
        <w:r>
          <w:rPr>
            <w:noProof/>
            <w:webHidden/>
          </w:rPr>
          <w:t>52</w:t>
        </w:r>
        <w:r>
          <w:rPr>
            <w:noProof/>
            <w:webHidden/>
          </w:rPr>
          <w:fldChar w:fldCharType="end"/>
        </w:r>
        <w:r w:rsidRPr="00D6434B">
          <w:rPr>
            <w:rStyle w:val="Hyperlink"/>
            <w:noProof/>
          </w:rPr>
          <w:fldChar w:fldCharType="end"/>
        </w:r>
      </w:ins>
    </w:p>
    <w:p w14:paraId="73338358" w14:textId="77777777" w:rsidR="008168C1" w:rsidRPr="0002750B" w:rsidRDefault="008168C1">
      <w:pPr>
        <w:pStyle w:val="TOC3"/>
        <w:tabs>
          <w:tab w:val="left" w:pos="1320"/>
          <w:tab w:val="right" w:leader="dot" w:pos="8630"/>
        </w:tabs>
        <w:rPr>
          <w:ins w:id="156" w:author="Eric Boisvert" w:date="2016-04-02T13:28:00Z"/>
          <w:rFonts w:ascii="Calibri" w:eastAsia="MS Mincho" w:hAnsi="Calibri"/>
          <w:noProof/>
          <w:sz w:val="22"/>
          <w:szCs w:val="22"/>
          <w:lang w:val="en-CA" w:eastAsia="en-CA"/>
        </w:rPr>
      </w:pPr>
      <w:ins w:id="15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7.3.7</w:t>
        </w:r>
        <w:r w:rsidRPr="0002750B">
          <w:rPr>
            <w:rFonts w:ascii="Calibri" w:eastAsia="MS Mincho" w:hAnsi="Calibri"/>
            <w:noProof/>
            <w:sz w:val="22"/>
            <w:szCs w:val="22"/>
            <w:lang w:val="en-CA" w:eastAsia="en-CA"/>
          </w:rPr>
          <w:tab/>
        </w:r>
        <w:r w:rsidRPr="00D6434B">
          <w:rPr>
            <w:rStyle w:val="Hyperlink"/>
            <w:noProof/>
            <w:lang w:val="en-CA"/>
          </w:rPr>
          <w:t>ShearDisplacementStructureView</w:t>
        </w:r>
        <w:r>
          <w:rPr>
            <w:noProof/>
            <w:webHidden/>
          </w:rPr>
          <w:tab/>
        </w:r>
        <w:r>
          <w:rPr>
            <w:noProof/>
            <w:webHidden/>
          </w:rPr>
          <w:fldChar w:fldCharType="begin"/>
        </w:r>
        <w:r>
          <w:rPr>
            <w:noProof/>
            <w:webHidden/>
          </w:rPr>
          <w:instrText xml:space="preserve"> PAGEREF _Toc447367147 \h </w:instrText>
        </w:r>
      </w:ins>
      <w:r>
        <w:rPr>
          <w:noProof/>
          <w:webHidden/>
        </w:rPr>
      </w:r>
      <w:r>
        <w:rPr>
          <w:noProof/>
          <w:webHidden/>
        </w:rPr>
        <w:fldChar w:fldCharType="separate"/>
      </w:r>
      <w:ins w:id="158" w:author="Eric Boisvert" w:date="2016-04-02T13:28:00Z">
        <w:r>
          <w:rPr>
            <w:noProof/>
            <w:webHidden/>
          </w:rPr>
          <w:t>56</w:t>
        </w:r>
        <w:r>
          <w:rPr>
            <w:noProof/>
            <w:webHidden/>
          </w:rPr>
          <w:fldChar w:fldCharType="end"/>
        </w:r>
        <w:r w:rsidRPr="00D6434B">
          <w:rPr>
            <w:rStyle w:val="Hyperlink"/>
            <w:noProof/>
          </w:rPr>
          <w:fldChar w:fldCharType="end"/>
        </w:r>
      </w:ins>
    </w:p>
    <w:p w14:paraId="1A42C2D4" w14:textId="77777777" w:rsidR="008168C1" w:rsidRPr="0002750B" w:rsidRDefault="008168C1">
      <w:pPr>
        <w:pStyle w:val="TOC3"/>
        <w:tabs>
          <w:tab w:val="left" w:pos="1320"/>
          <w:tab w:val="right" w:leader="dot" w:pos="8630"/>
        </w:tabs>
        <w:rPr>
          <w:ins w:id="159" w:author="Eric Boisvert" w:date="2016-04-02T13:28:00Z"/>
          <w:rFonts w:ascii="Calibri" w:eastAsia="MS Mincho" w:hAnsi="Calibri"/>
          <w:noProof/>
          <w:sz w:val="22"/>
          <w:szCs w:val="22"/>
          <w:lang w:val="en-CA" w:eastAsia="en-CA"/>
        </w:rPr>
      </w:pPr>
      <w:ins w:id="16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7.3.8</w:t>
        </w:r>
        <w:r w:rsidRPr="0002750B">
          <w:rPr>
            <w:rFonts w:ascii="Calibri" w:eastAsia="MS Mincho" w:hAnsi="Calibri"/>
            <w:noProof/>
            <w:sz w:val="22"/>
            <w:szCs w:val="22"/>
            <w:lang w:val="en-CA" w:eastAsia="en-CA"/>
          </w:rPr>
          <w:tab/>
        </w:r>
        <w:r w:rsidRPr="00D6434B">
          <w:rPr>
            <w:rStyle w:val="Hyperlink"/>
            <w:noProof/>
            <w:lang w:val="en-CA"/>
          </w:rPr>
          <w:t>SiteObservationView</w:t>
        </w:r>
        <w:r>
          <w:rPr>
            <w:noProof/>
            <w:webHidden/>
          </w:rPr>
          <w:tab/>
        </w:r>
        <w:r>
          <w:rPr>
            <w:noProof/>
            <w:webHidden/>
          </w:rPr>
          <w:fldChar w:fldCharType="begin"/>
        </w:r>
        <w:r>
          <w:rPr>
            <w:noProof/>
            <w:webHidden/>
          </w:rPr>
          <w:instrText xml:space="preserve"> PAGEREF _Toc447367148 \h </w:instrText>
        </w:r>
      </w:ins>
      <w:r>
        <w:rPr>
          <w:noProof/>
          <w:webHidden/>
        </w:rPr>
      </w:r>
      <w:r>
        <w:rPr>
          <w:noProof/>
          <w:webHidden/>
        </w:rPr>
        <w:fldChar w:fldCharType="separate"/>
      </w:r>
      <w:ins w:id="161" w:author="Eric Boisvert" w:date="2016-04-02T13:28:00Z">
        <w:r>
          <w:rPr>
            <w:noProof/>
            <w:webHidden/>
          </w:rPr>
          <w:t>61</w:t>
        </w:r>
        <w:r>
          <w:rPr>
            <w:noProof/>
            <w:webHidden/>
          </w:rPr>
          <w:fldChar w:fldCharType="end"/>
        </w:r>
        <w:r w:rsidRPr="00D6434B">
          <w:rPr>
            <w:rStyle w:val="Hyperlink"/>
            <w:noProof/>
          </w:rPr>
          <w:fldChar w:fldCharType="end"/>
        </w:r>
      </w:ins>
    </w:p>
    <w:p w14:paraId="0E38FC3C" w14:textId="77777777" w:rsidR="008168C1" w:rsidRPr="0002750B" w:rsidRDefault="008168C1">
      <w:pPr>
        <w:pStyle w:val="TOC2"/>
        <w:tabs>
          <w:tab w:val="left" w:pos="880"/>
          <w:tab w:val="right" w:leader="dot" w:pos="8630"/>
        </w:tabs>
        <w:rPr>
          <w:ins w:id="162" w:author="Eric Boisvert" w:date="2016-04-02T13:28:00Z"/>
          <w:rFonts w:ascii="Calibri" w:eastAsia="MS Mincho" w:hAnsi="Calibri"/>
          <w:noProof/>
          <w:sz w:val="22"/>
          <w:szCs w:val="22"/>
          <w:lang w:val="en-CA" w:eastAsia="en-CA"/>
        </w:rPr>
      </w:pPr>
      <w:ins w:id="16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7.4</w:t>
        </w:r>
        <w:r w:rsidRPr="0002750B">
          <w:rPr>
            <w:rFonts w:ascii="Calibri" w:eastAsia="MS Mincho" w:hAnsi="Calibri"/>
            <w:noProof/>
            <w:sz w:val="22"/>
            <w:szCs w:val="22"/>
            <w:lang w:val="en-CA" w:eastAsia="en-CA"/>
          </w:rPr>
          <w:tab/>
        </w:r>
        <w:r w:rsidRPr="00D6434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_Toc447367149 \h </w:instrText>
        </w:r>
      </w:ins>
      <w:r>
        <w:rPr>
          <w:noProof/>
          <w:webHidden/>
        </w:rPr>
      </w:r>
      <w:r>
        <w:rPr>
          <w:noProof/>
          <w:webHidden/>
        </w:rPr>
        <w:fldChar w:fldCharType="separate"/>
      </w:r>
      <w:ins w:id="164" w:author="Eric Boisvert" w:date="2016-04-02T13:28:00Z">
        <w:r>
          <w:rPr>
            <w:noProof/>
            <w:webHidden/>
          </w:rPr>
          <w:t>66</w:t>
        </w:r>
        <w:r>
          <w:rPr>
            <w:noProof/>
            <w:webHidden/>
          </w:rPr>
          <w:fldChar w:fldCharType="end"/>
        </w:r>
        <w:r w:rsidRPr="00D6434B">
          <w:rPr>
            <w:rStyle w:val="Hyperlink"/>
            <w:noProof/>
          </w:rPr>
          <w:fldChar w:fldCharType="end"/>
        </w:r>
      </w:ins>
    </w:p>
    <w:p w14:paraId="3B314CA2" w14:textId="77777777" w:rsidR="008168C1" w:rsidRPr="0002750B" w:rsidRDefault="008168C1">
      <w:pPr>
        <w:pStyle w:val="TOC3"/>
        <w:tabs>
          <w:tab w:val="left" w:pos="1320"/>
          <w:tab w:val="right" w:leader="dot" w:pos="8630"/>
        </w:tabs>
        <w:rPr>
          <w:ins w:id="165" w:author="Eric Boisvert" w:date="2016-04-02T13:28:00Z"/>
          <w:rFonts w:ascii="Calibri" w:eastAsia="MS Mincho" w:hAnsi="Calibri"/>
          <w:noProof/>
          <w:sz w:val="22"/>
          <w:szCs w:val="22"/>
          <w:lang w:val="en-CA" w:eastAsia="en-CA"/>
        </w:rPr>
      </w:pPr>
      <w:ins w:id="16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7.4.1</w:t>
        </w:r>
        <w:r w:rsidRPr="0002750B">
          <w:rPr>
            <w:rFonts w:ascii="Calibri" w:eastAsia="MS Mincho" w:hAnsi="Calibri"/>
            <w:noProof/>
            <w:sz w:val="22"/>
            <w:szCs w:val="22"/>
            <w:lang w:val="en-CA" w:eastAsia="en-CA"/>
          </w:rPr>
          <w:tab/>
        </w:r>
        <w:r w:rsidRPr="00D6434B">
          <w:rPr>
            <w:rStyle w:val="Hyperlink"/>
            <w:noProof/>
            <w:lang w:val="en-CA"/>
          </w:rPr>
          <w:t>Geology Basic</w:t>
        </w:r>
        <w:r>
          <w:rPr>
            <w:noProof/>
            <w:webHidden/>
          </w:rPr>
          <w:tab/>
        </w:r>
        <w:r>
          <w:rPr>
            <w:noProof/>
            <w:webHidden/>
          </w:rPr>
          <w:fldChar w:fldCharType="begin"/>
        </w:r>
        <w:r>
          <w:rPr>
            <w:noProof/>
            <w:webHidden/>
          </w:rPr>
          <w:instrText xml:space="preserve"> PAGEREF _Toc447367150 \h </w:instrText>
        </w:r>
      </w:ins>
      <w:r>
        <w:rPr>
          <w:noProof/>
          <w:webHidden/>
        </w:rPr>
      </w:r>
      <w:r>
        <w:rPr>
          <w:noProof/>
          <w:webHidden/>
        </w:rPr>
        <w:fldChar w:fldCharType="separate"/>
      </w:r>
      <w:ins w:id="167" w:author="Eric Boisvert" w:date="2016-04-02T13:28:00Z">
        <w:r>
          <w:rPr>
            <w:noProof/>
            <w:webHidden/>
          </w:rPr>
          <w:t>68</w:t>
        </w:r>
        <w:r>
          <w:rPr>
            <w:noProof/>
            <w:webHidden/>
          </w:rPr>
          <w:fldChar w:fldCharType="end"/>
        </w:r>
        <w:r w:rsidRPr="00D6434B">
          <w:rPr>
            <w:rStyle w:val="Hyperlink"/>
            <w:noProof/>
          </w:rPr>
          <w:fldChar w:fldCharType="end"/>
        </w:r>
      </w:ins>
    </w:p>
    <w:p w14:paraId="6D55BD96" w14:textId="77777777" w:rsidR="008168C1" w:rsidRPr="0002750B" w:rsidRDefault="008168C1">
      <w:pPr>
        <w:pStyle w:val="TOC3"/>
        <w:tabs>
          <w:tab w:val="left" w:pos="1320"/>
          <w:tab w:val="right" w:leader="dot" w:pos="8630"/>
        </w:tabs>
        <w:rPr>
          <w:ins w:id="168" w:author="Eric Boisvert" w:date="2016-04-02T13:28:00Z"/>
          <w:rFonts w:ascii="Calibri" w:eastAsia="MS Mincho" w:hAnsi="Calibri"/>
          <w:noProof/>
          <w:sz w:val="22"/>
          <w:szCs w:val="22"/>
          <w:lang w:val="en-CA" w:eastAsia="en-CA"/>
        </w:rPr>
      </w:pPr>
      <w:ins w:id="16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"_Toc447367151"</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7.4.2</w:t>
        </w:r>
        <w:r w:rsidRPr="0002750B">
          <w:rPr>
            <w:rFonts w:ascii="Calibri" w:eastAsia="MS Mincho" w:hAnsi="Calibri"/>
            <w:noProof/>
            <w:sz w:val="22"/>
            <w:szCs w:val="22"/>
            <w:lang w:val="en-CA" w:eastAsia="en-CA"/>
          </w:rPr>
          <w:tab/>
        </w:r>
        <w:r w:rsidRPr="00D6434B">
          <w:rPr>
            <w:rStyle w:val="Hyperlink"/>
            <w:noProof/>
          </w:rPr>
          <w:t>Geologic Event</w:t>
        </w:r>
        <w:r>
          <w:rPr>
            <w:noProof/>
            <w:webHidden/>
          </w:rPr>
          <w:tab/>
        </w:r>
        <w:r>
          <w:rPr>
            <w:noProof/>
            <w:webHidden/>
          </w:rPr>
          <w:fldChar w:fldCharType="begin"/>
        </w:r>
        <w:r>
          <w:rPr>
            <w:noProof/>
            <w:webHidden/>
          </w:rPr>
          <w:instrText xml:space="preserve"> PAGEREF _Toc447367151 \h </w:instrText>
        </w:r>
      </w:ins>
      <w:r>
        <w:rPr>
          <w:noProof/>
          <w:webHidden/>
        </w:rPr>
      </w:r>
      <w:r>
        <w:rPr>
          <w:noProof/>
          <w:webHidden/>
        </w:rPr>
        <w:fldChar w:fldCharType="separate"/>
      </w:r>
      <w:ins w:id="170" w:author="Eric Boisvert" w:date="2016-04-02T13:28:00Z">
        <w:r>
          <w:rPr>
            <w:noProof/>
            <w:webHidden/>
          </w:rPr>
          <w:t>79</w:t>
        </w:r>
        <w:r>
          <w:rPr>
            <w:noProof/>
            <w:webHidden/>
          </w:rPr>
          <w:fldChar w:fldCharType="end"/>
        </w:r>
        <w:r w:rsidRPr="00D6434B">
          <w:rPr>
            <w:rStyle w:val="Hyperlink"/>
            <w:noProof/>
          </w:rPr>
          <w:fldChar w:fldCharType="end"/>
        </w:r>
      </w:ins>
    </w:p>
    <w:p w14:paraId="0D57226D" w14:textId="77777777" w:rsidR="008168C1" w:rsidRPr="0002750B" w:rsidRDefault="008168C1">
      <w:pPr>
        <w:pStyle w:val="TOC3"/>
        <w:tabs>
          <w:tab w:val="left" w:pos="1320"/>
          <w:tab w:val="right" w:leader="dot" w:pos="8630"/>
        </w:tabs>
        <w:rPr>
          <w:ins w:id="171" w:author="Eric Boisvert" w:date="2016-04-02T13:28:00Z"/>
          <w:rFonts w:ascii="Calibri" w:eastAsia="MS Mincho" w:hAnsi="Calibri"/>
          <w:noProof/>
          <w:sz w:val="22"/>
          <w:szCs w:val="22"/>
          <w:lang w:val="en-CA" w:eastAsia="en-CA"/>
        </w:rPr>
      </w:pPr>
      <w:ins w:id="17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7.4.3</w:t>
        </w:r>
        <w:r w:rsidRPr="0002750B">
          <w:rPr>
            <w:rFonts w:ascii="Calibri" w:eastAsia="MS Mincho" w:hAnsi="Calibri"/>
            <w:noProof/>
            <w:sz w:val="22"/>
            <w:szCs w:val="22"/>
            <w:lang w:val="en-CA" w:eastAsia="en-CA"/>
          </w:rPr>
          <w:tab/>
        </w:r>
        <w:r w:rsidRPr="00D6434B">
          <w:rPr>
            <w:rStyle w:val="Hyperlink"/>
            <w:noProof/>
          </w:rPr>
          <w:t>Geologic Structure</w:t>
        </w:r>
        <w:r>
          <w:rPr>
            <w:noProof/>
            <w:webHidden/>
          </w:rPr>
          <w:tab/>
        </w:r>
        <w:r>
          <w:rPr>
            <w:noProof/>
            <w:webHidden/>
          </w:rPr>
          <w:fldChar w:fldCharType="begin"/>
        </w:r>
        <w:r>
          <w:rPr>
            <w:noProof/>
            <w:webHidden/>
          </w:rPr>
          <w:instrText xml:space="preserve"> PAGEREF _Toc447367152 \h </w:instrText>
        </w:r>
      </w:ins>
      <w:r>
        <w:rPr>
          <w:noProof/>
          <w:webHidden/>
        </w:rPr>
      </w:r>
      <w:r>
        <w:rPr>
          <w:noProof/>
          <w:webHidden/>
        </w:rPr>
        <w:fldChar w:fldCharType="separate"/>
      </w:r>
      <w:ins w:id="173" w:author="Eric Boisvert" w:date="2016-04-02T13:28:00Z">
        <w:r>
          <w:rPr>
            <w:noProof/>
            <w:webHidden/>
          </w:rPr>
          <w:t>82</w:t>
        </w:r>
        <w:r>
          <w:rPr>
            <w:noProof/>
            <w:webHidden/>
          </w:rPr>
          <w:fldChar w:fldCharType="end"/>
        </w:r>
        <w:r w:rsidRPr="00D6434B">
          <w:rPr>
            <w:rStyle w:val="Hyperlink"/>
            <w:noProof/>
          </w:rPr>
          <w:fldChar w:fldCharType="end"/>
        </w:r>
      </w:ins>
    </w:p>
    <w:p w14:paraId="62D057AF" w14:textId="77777777" w:rsidR="008168C1" w:rsidRPr="0002750B" w:rsidRDefault="008168C1">
      <w:pPr>
        <w:pStyle w:val="TOC3"/>
        <w:tabs>
          <w:tab w:val="left" w:pos="1320"/>
          <w:tab w:val="right" w:leader="dot" w:pos="8630"/>
        </w:tabs>
        <w:rPr>
          <w:ins w:id="174" w:author="Eric Boisvert" w:date="2016-04-02T13:28:00Z"/>
          <w:rFonts w:ascii="Calibri" w:eastAsia="MS Mincho" w:hAnsi="Calibri"/>
          <w:noProof/>
          <w:sz w:val="22"/>
          <w:szCs w:val="22"/>
          <w:lang w:val="en-CA" w:eastAsia="en-CA"/>
        </w:rPr>
      </w:pPr>
      <w:ins w:id="17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"_Toc447367153"</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7.4.4</w:t>
        </w:r>
        <w:r w:rsidRPr="0002750B">
          <w:rPr>
            <w:rFonts w:ascii="Calibri" w:eastAsia="MS Mincho" w:hAnsi="Calibri"/>
            <w:noProof/>
            <w:sz w:val="22"/>
            <w:szCs w:val="22"/>
            <w:lang w:val="en-CA" w:eastAsia="en-CA"/>
          </w:rPr>
          <w:tab/>
        </w:r>
        <w:r w:rsidRPr="00D6434B">
          <w:rPr>
            <w:rStyle w:val="Hyperlink"/>
            <w:noProof/>
          </w:rPr>
          <w:t>Geomorphology</w:t>
        </w:r>
        <w:r>
          <w:rPr>
            <w:noProof/>
            <w:webHidden/>
          </w:rPr>
          <w:tab/>
        </w:r>
        <w:r>
          <w:rPr>
            <w:noProof/>
            <w:webHidden/>
          </w:rPr>
          <w:fldChar w:fldCharType="begin"/>
        </w:r>
        <w:r>
          <w:rPr>
            <w:noProof/>
            <w:webHidden/>
          </w:rPr>
          <w:instrText xml:space="preserve"> PAGEREF _Toc447367153 \h </w:instrText>
        </w:r>
      </w:ins>
      <w:r>
        <w:rPr>
          <w:noProof/>
          <w:webHidden/>
        </w:rPr>
      </w:r>
      <w:r>
        <w:rPr>
          <w:noProof/>
          <w:webHidden/>
        </w:rPr>
        <w:fldChar w:fldCharType="separate"/>
      </w:r>
      <w:ins w:id="176" w:author="Eric Boisvert" w:date="2016-04-02T13:28:00Z">
        <w:r>
          <w:rPr>
            <w:noProof/>
            <w:webHidden/>
          </w:rPr>
          <w:t>89</w:t>
        </w:r>
        <w:r>
          <w:rPr>
            <w:noProof/>
            <w:webHidden/>
          </w:rPr>
          <w:fldChar w:fldCharType="end"/>
        </w:r>
        <w:r w:rsidRPr="00D6434B">
          <w:rPr>
            <w:rStyle w:val="Hyperlink"/>
            <w:noProof/>
          </w:rPr>
          <w:fldChar w:fldCharType="end"/>
        </w:r>
      </w:ins>
    </w:p>
    <w:p w14:paraId="6DC0B53B" w14:textId="77777777" w:rsidR="008168C1" w:rsidRPr="0002750B" w:rsidRDefault="008168C1">
      <w:pPr>
        <w:pStyle w:val="TOC3"/>
        <w:tabs>
          <w:tab w:val="left" w:pos="1320"/>
          <w:tab w:val="right" w:leader="dot" w:pos="8630"/>
        </w:tabs>
        <w:rPr>
          <w:ins w:id="177" w:author="Eric Boisvert" w:date="2016-04-02T13:28:00Z"/>
          <w:rFonts w:ascii="Calibri" w:eastAsia="MS Mincho" w:hAnsi="Calibri"/>
          <w:noProof/>
          <w:sz w:val="22"/>
          <w:szCs w:val="22"/>
          <w:lang w:val="en-CA" w:eastAsia="en-CA"/>
        </w:rPr>
      </w:pPr>
      <w:ins w:id="17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7.4.5</w:t>
        </w:r>
        <w:r w:rsidRPr="0002750B">
          <w:rPr>
            <w:rFonts w:ascii="Calibri" w:eastAsia="MS Mincho" w:hAnsi="Calibri"/>
            <w:noProof/>
            <w:sz w:val="22"/>
            <w:szCs w:val="22"/>
            <w:lang w:val="en-CA" w:eastAsia="en-CA"/>
          </w:rPr>
          <w:tab/>
        </w:r>
        <w:r w:rsidRPr="00D6434B">
          <w:rPr>
            <w:rStyle w:val="Hyperlink"/>
            <w:noProof/>
            <w:lang w:val="en-CA"/>
          </w:rPr>
          <w:t>Collection</w:t>
        </w:r>
        <w:r>
          <w:rPr>
            <w:noProof/>
            <w:webHidden/>
          </w:rPr>
          <w:tab/>
        </w:r>
        <w:r>
          <w:rPr>
            <w:noProof/>
            <w:webHidden/>
          </w:rPr>
          <w:fldChar w:fldCharType="begin"/>
        </w:r>
        <w:r>
          <w:rPr>
            <w:noProof/>
            <w:webHidden/>
          </w:rPr>
          <w:instrText xml:space="preserve"> PAGEREF _Toc447367154 \h </w:instrText>
        </w:r>
      </w:ins>
      <w:r>
        <w:rPr>
          <w:noProof/>
          <w:webHidden/>
        </w:rPr>
      </w:r>
      <w:r>
        <w:rPr>
          <w:noProof/>
          <w:webHidden/>
        </w:rPr>
        <w:fldChar w:fldCharType="separate"/>
      </w:r>
      <w:ins w:id="179" w:author="Eric Boisvert" w:date="2016-04-02T13:28:00Z">
        <w:r>
          <w:rPr>
            <w:noProof/>
            <w:webHidden/>
          </w:rPr>
          <w:t>91</w:t>
        </w:r>
        <w:r>
          <w:rPr>
            <w:noProof/>
            <w:webHidden/>
          </w:rPr>
          <w:fldChar w:fldCharType="end"/>
        </w:r>
        <w:r w:rsidRPr="00D6434B">
          <w:rPr>
            <w:rStyle w:val="Hyperlink"/>
            <w:noProof/>
          </w:rPr>
          <w:fldChar w:fldCharType="end"/>
        </w:r>
      </w:ins>
    </w:p>
    <w:p w14:paraId="14F57E6A" w14:textId="77777777" w:rsidR="008168C1" w:rsidRPr="0002750B" w:rsidRDefault="008168C1">
      <w:pPr>
        <w:pStyle w:val="TOC3"/>
        <w:tabs>
          <w:tab w:val="left" w:pos="1320"/>
          <w:tab w:val="right" w:leader="dot" w:pos="8630"/>
        </w:tabs>
        <w:rPr>
          <w:ins w:id="180" w:author="Eric Boisvert" w:date="2016-04-02T13:28:00Z"/>
          <w:rFonts w:ascii="Calibri" w:eastAsia="MS Mincho" w:hAnsi="Calibri"/>
          <w:noProof/>
          <w:sz w:val="22"/>
          <w:szCs w:val="22"/>
          <w:lang w:val="en-CA" w:eastAsia="en-CA"/>
        </w:rPr>
      </w:pPr>
      <w:ins w:id="18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7.4.6</w:t>
        </w:r>
        <w:r w:rsidRPr="0002750B">
          <w:rPr>
            <w:rFonts w:ascii="Calibri" w:eastAsia="MS Mincho" w:hAnsi="Calibri"/>
            <w:noProof/>
            <w:sz w:val="22"/>
            <w:szCs w:val="22"/>
            <w:lang w:val="en-CA" w:eastAsia="en-CA"/>
          </w:rPr>
          <w:tab/>
        </w:r>
        <w:r w:rsidRPr="00D6434B">
          <w:rPr>
            <w:rStyle w:val="Hyperlink"/>
            <w:noProof/>
            <w:lang w:val="en-CA"/>
          </w:rPr>
          <w:t>GeoSciML Data Types</w:t>
        </w:r>
        <w:r>
          <w:rPr>
            <w:noProof/>
            <w:webHidden/>
          </w:rPr>
          <w:tab/>
        </w:r>
        <w:r>
          <w:rPr>
            <w:noProof/>
            <w:webHidden/>
          </w:rPr>
          <w:fldChar w:fldCharType="begin"/>
        </w:r>
        <w:r>
          <w:rPr>
            <w:noProof/>
            <w:webHidden/>
          </w:rPr>
          <w:instrText xml:space="preserve"> PAGEREF _Toc447367155 \h </w:instrText>
        </w:r>
      </w:ins>
      <w:r>
        <w:rPr>
          <w:noProof/>
          <w:webHidden/>
        </w:rPr>
      </w:r>
      <w:r>
        <w:rPr>
          <w:noProof/>
          <w:webHidden/>
        </w:rPr>
        <w:fldChar w:fldCharType="separate"/>
      </w:r>
      <w:ins w:id="182" w:author="Eric Boisvert" w:date="2016-04-02T13:28:00Z">
        <w:r>
          <w:rPr>
            <w:noProof/>
            <w:webHidden/>
          </w:rPr>
          <w:t>94</w:t>
        </w:r>
        <w:r>
          <w:rPr>
            <w:noProof/>
            <w:webHidden/>
          </w:rPr>
          <w:fldChar w:fldCharType="end"/>
        </w:r>
        <w:r w:rsidRPr="00D6434B">
          <w:rPr>
            <w:rStyle w:val="Hyperlink"/>
            <w:noProof/>
          </w:rPr>
          <w:fldChar w:fldCharType="end"/>
        </w:r>
      </w:ins>
    </w:p>
    <w:p w14:paraId="28FF643A" w14:textId="77777777" w:rsidR="008168C1" w:rsidRPr="0002750B" w:rsidRDefault="008168C1">
      <w:pPr>
        <w:pStyle w:val="TOC3"/>
        <w:tabs>
          <w:tab w:val="left" w:pos="1320"/>
          <w:tab w:val="right" w:leader="dot" w:pos="8630"/>
        </w:tabs>
        <w:rPr>
          <w:ins w:id="183" w:author="Eric Boisvert" w:date="2016-04-02T13:28:00Z"/>
          <w:rFonts w:ascii="Calibri" w:eastAsia="MS Mincho" w:hAnsi="Calibri"/>
          <w:noProof/>
          <w:sz w:val="22"/>
          <w:szCs w:val="22"/>
          <w:lang w:val="en-CA" w:eastAsia="en-CA"/>
        </w:rPr>
      </w:pPr>
      <w:ins w:id="18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7.4.7</w:t>
        </w:r>
        <w:r w:rsidRPr="0002750B">
          <w:rPr>
            <w:rFonts w:ascii="Calibri" w:eastAsia="MS Mincho" w:hAnsi="Calibri"/>
            <w:noProof/>
            <w:sz w:val="22"/>
            <w:szCs w:val="22"/>
            <w:lang w:val="en-CA" w:eastAsia="en-CA"/>
          </w:rPr>
          <w:tab/>
        </w:r>
        <w:r w:rsidRPr="00D6434B">
          <w:rPr>
            <w:rStyle w:val="Hyperlink"/>
            <w:noProof/>
            <w:lang w:val="en-CA"/>
          </w:rPr>
          <w:t>GeoSciML basic vocabularies</w:t>
        </w:r>
        <w:r>
          <w:rPr>
            <w:noProof/>
            <w:webHidden/>
          </w:rPr>
          <w:tab/>
        </w:r>
        <w:r>
          <w:rPr>
            <w:noProof/>
            <w:webHidden/>
          </w:rPr>
          <w:fldChar w:fldCharType="begin"/>
        </w:r>
        <w:r>
          <w:rPr>
            <w:noProof/>
            <w:webHidden/>
          </w:rPr>
          <w:instrText xml:space="preserve"> PAGEREF _Toc447367156 \h </w:instrText>
        </w:r>
      </w:ins>
      <w:r>
        <w:rPr>
          <w:noProof/>
          <w:webHidden/>
        </w:rPr>
      </w:r>
      <w:r>
        <w:rPr>
          <w:noProof/>
          <w:webHidden/>
        </w:rPr>
        <w:fldChar w:fldCharType="separate"/>
      </w:r>
      <w:ins w:id="185" w:author="Eric Boisvert" w:date="2016-04-02T13:28:00Z">
        <w:r>
          <w:rPr>
            <w:noProof/>
            <w:webHidden/>
          </w:rPr>
          <w:t>100</w:t>
        </w:r>
        <w:r>
          <w:rPr>
            <w:noProof/>
            <w:webHidden/>
          </w:rPr>
          <w:fldChar w:fldCharType="end"/>
        </w:r>
        <w:r w:rsidRPr="00D6434B">
          <w:rPr>
            <w:rStyle w:val="Hyperlink"/>
            <w:noProof/>
          </w:rPr>
          <w:fldChar w:fldCharType="end"/>
        </w:r>
      </w:ins>
    </w:p>
    <w:p w14:paraId="68B4D5FE" w14:textId="77777777" w:rsidR="008168C1" w:rsidRPr="0002750B" w:rsidRDefault="008168C1">
      <w:pPr>
        <w:pStyle w:val="TOC3"/>
        <w:tabs>
          <w:tab w:val="left" w:pos="1320"/>
          <w:tab w:val="right" w:leader="dot" w:pos="8630"/>
        </w:tabs>
        <w:rPr>
          <w:ins w:id="186" w:author="Eric Boisvert" w:date="2016-04-02T13:28:00Z"/>
          <w:rFonts w:ascii="Calibri" w:eastAsia="MS Mincho" w:hAnsi="Calibri"/>
          <w:noProof/>
          <w:sz w:val="22"/>
          <w:szCs w:val="22"/>
          <w:lang w:val="en-CA" w:eastAsia="en-CA"/>
        </w:rPr>
      </w:pPr>
      <w:ins w:id="18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7.4.8</w:t>
        </w:r>
        <w:r w:rsidRPr="0002750B">
          <w:rPr>
            <w:rFonts w:ascii="Calibri" w:eastAsia="MS Mincho" w:hAnsi="Calibri"/>
            <w:noProof/>
            <w:sz w:val="22"/>
            <w:szCs w:val="22"/>
            <w:lang w:val="en-CA" w:eastAsia="en-CA"/>
          </w:rPr>
          <w:tab/>
        </w:r>
        <w:r w:rsidRPr="00D6434B">
          <w:rPr>
            <w:rStyle w:val="Hyperlink"/>
            <w:noProof/>
            <w:lang w:val="en-CA"/>
          </w:rPr>
          <w:t>Instance example</w:t>
        </w:r>
        <w:r>
          <w:rPr>
            <w:noProof/>
            <w:webHidden/>
          </w:rPr>
          <w:tab/>
        </w:r>
        <w:r>
          <w:rPr>
            <w:noProof/>
            <w:webHidden/>
          </w:rPr>
          <w:fldChar w:fldCharType="begin"/>
        </w:r>
        <w:r>
          <w:rPr>
            <w:noProof/>
            <w:webHidden/>
          </w:rPr>
          <w:instrText xml:space="preserve"> PAGEREF _Toc447367157 \h </w:instrText>
        </w:r>
      </w:ins>
      <w:r>
        <w:rPr>
          <w:noProof/>
          <w:webHidden/>
        </w:rPr>
      </w:r>
      <w:r>
        <w:rPr>
          <w:noProof/>
          <w:webHidden/>
        </w:rPr>
        <w:fldChar w:fldCharType="separate"/>
      </w:r>
      <w:ins w:id="188" w:author="Eric Boisvert" w:date="2016-04-02T13:28:00Z">
        <w:r>
          <w:rPr>
            <w:noProof/>
            <w:webHidden/>
          </w:rPr>
          <w:t>102</w:t>
        </w:r>
        <w:r>
          <w:rPr>
            <w:noProof/>
            <w:webHidden/>
          </w:rPr>
          <w:fldChar w:fldCharType="end"/>
        </w:r>
        <w:r w:rsidRPr="00D6434B">
          <w:rPr>
            <w:rStyle w:val="Hyperlink"/>
            <w:noProof/>
          </w:rPr>
          <w:fldChar w:fldCharType="end"/>
        </w:r>
      </w:ins>
    </w:p>
    <w:p w14:paraId="7C8251B4" w14:textId="77777777" w:rsidR="008168C1" w:rsidRPr="0002750B" w:rsidRDefault="008168C1">
      <w:pPr>
        <w:pStyle w:val="TOC2"/>
        <w:tabs>
          <w:tab w:val="left" w:pos="880"/>
          <w:tab w:val="right" w:leader="dot" w:pos="8630"/>
        </w:tabs>
        <w:rPr>
          <w:ins w:id="189" w:author="Eric Boisvert" w:date="2016-04-02T13:28:00Z"/>
          <w:rFonts w:ascii="Calibri" w:eastAsia="MS Mincho" w:hAnsi="Calibri"/>
          <w:noProof/>
          <w:sz w:val="22"/>
          <w:szCs w:val="22"/>
          <w:lang w:val="en-CA" w:eastAsia="en-CA"/>
        </w:rPr>
      </w:pPr>
      <w:ins w:id="19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7.5</w:t>
        </w:r>
        <w:r w:rsidRPr="0002750B">
          <w:rPr>
            <w:rFonts w:ascii="Calibri" w:eastAsia="MS Mincho" w:hAnsi="Calibri"/>
            <w:noProof/>
            <w:sz w:val="22"/>
            <w:szCs w:val="22"/>
            <w:lang w:val="en-CA" w:eastAsia="en-CA"/>
          </w:rPr>
          <w:tab/>
        </w:r>
        <w:r w:rsidRPr="00D6434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_Toc447367158 \h </w:instrText>
        </w:r>
      </w:ins>
      <w:r>
        <w:rPr>
          <w:noProof/>
          <w:webHidden/>
        </w:rPr>
      </w:r>
      <w:r>
        <w:rPr>
          <w:noProof/>
          <w:webHidden/>
        </w:rPr>
        <w:fldChar w:fldCharType="separate"/>
      </w:r>
      <w:ins w:id="191" w:author="Eric Boisvert" w:date="2016-04-02T13:28:00Z">
        <w:r>
          <w:rPr>
            <w:noProof/>
            <w:webHidden/>
          </w:rPr>
          <w:t>105</w:t>
        </w:r>
        <w:r>
          <w:rPr>
            <w:noProof/>
            <w:webHidden/>
          </w:rPr>
          <w:fldChar w:fldCharType="end"/>
        </w:r>
        <w:r w:rsidRPr="00D6434B">
          <w:rPr>
            <w:rStyle w:val="Hyperlink"/>
            <w:noProof/>
          </w:rPr>
          <w:fldChar w:fldCharType="end"/>
        </w:r>
      </w:ins>
    </w:p>
    <w:p w14:paraId="2E855DD4" w14:textId="77777777" w:rsidR="008168C1" w:rsidRPr="0002750B" w:rsidRDefault="008168C1">
      <w:pPr>
        <w:pStyle w:val="TOC3"/>
        <w:tabs>
          <w:tab w:val="left" w:pos="1320"/>
          <w:tab w:val="right" w:leader="dot" w:pos="8630"/>
        </w:tabs>
        <w:rPr>
          <w:ins w:id="192" w:author="Eric Boisvert" w:date="2016-04-02T13:28:00Z"/>
          <w:rFonts w:ascii="Calibri" w:eastAsia="MS Mincho" w:hAnsi="Calibri"/>
          <w:noProof/>
          <w:sz w:val="22"/>
          <w:szCs w:val="22"/>
          <w:lang w:val="en-CA" w:eastAsia="en-CA"/>
        </w:rPr>
      </w:pPr>
      <w:ins w:id="19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7.5.1</w:t>
        </w:r>
        <w:r w:rsidRPr="0002750B">
          <w:rPr>
            <w:rFonts w:ascii="Calibri" w:eastAsia="MS Mincho" w:hAnsi="Calibri"/>
            <w:noProof/>
            <w:sz w:val="22"/>
            <w:szCs w:val="22"/>
            <w:lang w:val="en-CA" w:eastAsia="en-CA"/>
          </w:rPr>
          <w:tab/>
        </w:r>
        <w:r w:rsidRPr="00D6434B">
          <w:rPr>
            <w:rStyle w:val="Hyperlink"/>
            <w:noProof/>
            <w:lang w:val="en-CA"/>
          </w:rPr>
          <w:t>Geologic Relations</w:t>
        </w:r>
        <w:r>
          <w:rPr>
            <w:noProof/>
            <w:webHidden/>
          </w:rPr>
          <w:tab/>
        </w:r>
        <w:r>
          <w:rPr>
            <w:noProof/>
            <w:webHidden/>
          </w:rPr>
          <w:fldChar w:fldCharType="begin"/>
        </w:r>
        <w:r>
          <w:rPr>
            <w:noProof/>
            <w:webHidden/>
          </w:rPr>
          <w:instrText xml:space="preserve"> PAGEREF _Toc447367159 \h </w:instrText>
        </w:r>
      </w:ins>
      <w:r>
        <w:rPr>
          <w:noProof/>
          <w:webHidden/>
        </w:rPr>
      </w:r>
      <w:r>
        <w:rPr>
          <w:noProof/>
          <w:webHidden/>
        </w:rPr>
        <w:fldChar w:fldCharType="separate"/>
      </w:r>
      <w:ins w:id="194" w:author="Eric Boisvert" w:date="2016-04-02T13:28:00Z">
        <w:r>
          <w:rPr>
            <w:noProof/>
            <w:webHidden/>
          </w:rPr>
          <w:t>106</w:t>
        </w:r>
        <w:r>
          <w:rPr>
            <w:noProof/>
            <w:webHidden/>
          </w:rPr>
          <w:fldChar w:fldCharType="end"/>
        </w:r>
        <w:r w:rsidRPr="00D6434B">
          <w:rPr>
            <w:rStyle w:val="Hyperlink"/>
            <w:noProof/>
          </w:rPr>
          <w:fldChar w:fldCharType="end"/>
        </w:r>
      </w:ins>
    </w:p>
    <w:p w14:paraId="4D6D562C" w14:textId="77777777" w:rsidR="008168C1" w:rsidRPr="0002750B" w:rsidRDefault="008168C1">
      <w:pPr>
        <w:pStyle w:val="TOC3"/>
        <w:tabs>
          <w:tab w:val="left" w:pos="1320"/>
          <w:tab w:val="right" w:leader="dot" w:pos="8630"/>
        </w:tabs>
        <w:rPr>
          <w:ins w:id="195" w:author="Eric Boisvert" w:date="2016-04-02T13:28:00Z"/>
          <w:rFonts w:ascii="Calibri" w:eastAsia="MS Mincho" w:hAnsi="Calibri"/>
          <w:noProof/>
          <w:sz w:val="22"/>
          <w:szCs w:val="22"/>
          <w:lang w:val="en-CA" w:eastAsia="en-CA"/>
        </w:rPr>
      </w:pPr>
      <w:ins w:id="19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7.5.2</w:t>
        </w:r>
        <w:r w:rsidRPr="0002750B">
          <w:rPr>
            <w:rFonts w:ascii="Calibri" w:eastAsia="MS Mincho" w:hAnsi="Calibri"/>
            <w:noProof/>
            <w:sz w:val="22"/>
            <w:szCs w:val="22"/>
            <w:lang w:val="en-CA" w:eastAsia="en-CA"/>
          </w:rPr>
          <w:tab/>
        </w:r>
        <w:r w:rsidRPr="00D6434B">
          <w:rPr>
            <w:rStyle w:val="Hyperlink"/>
            <w:noProof/>
            <w:lang w:val="en-CA"/>
          </w:rPr>
          <w:t>Earth material details</w:t>
        </w:r>
        <w:r>
          <w:rPr>
            <w:noProof/>
            <w:webHidden/>
          </w:rPr>
          <w:tab/>
        </w:r>
        <w:r>
          <w:rPr>
            <w:noProof/>
            <w:webHidden/>
          </w:rPr>
          <w:fldChar w:fldCharType="begin"/>
        </w:r>
        <w:r>
          <w:rPr>
            <w:noProof/>
            <w:webHidden/>
          </w:rPr>
          <w:instrText xml:space="preserve"> PAGEREF _Toc447367160 \h </w:instrText>
        </w:r>
      </w:ins>
      <w:r>
        <w:rPr>
          <w:noProof/>
          <w:webHidden/>
        </w:rPr>
      </w:r>
      <w:r>
        <w:rPr>
          <w:noProof/>
          <w:webHidden/>
        </w:rPr>
        <w:fldChar w:fldCharType="separate"/>
      </w:r>
      <w:ins w:id="197" w:author="Eric Boisvert" w:date="2016-04-02T13:28:00Z">
        <w:r>
          <w:rPr>
            <w:noProof/>
            <w:webHidden/>
          </w:rPr>
          <w:t>111</w:t>
        </w:r>
        <w:r>
          <w:rPr>
            <w:noProof/>
            <w:webHidden/>
          </w:rPr>
          <w:fldChar w:fldCharType="end"/>
        </w:r>
        <w:r w:rsidRPr="00D6434B">
          <w:rPr>
            <w:rStyle w:val="Hyperlink"/>
            <w:noProof/>
          </w:rPr>
          <w:fldChar w:fldCharType="end"/>
        </w:r>
      </w:ins>
    </w:p>
    <w:p w14:paraId="768FACC0" w14:textId="77777777" w:rsidR="008168C1" w:rsidRPr="0002750B" w:rsidRDefault="008168C1">
      <w:pPr>
        <w:pStyle w:val="TOC3"/>
        <w:tabs>
          <w:tab w:val="left" w:pos="1320"/>
          <w:tab w:val="right" w:leader="dot" w:pos="8630"/>
        </w:tabs>
        <w:rPr>
          <w:ins w:id="198" w:author="Eric Boisvert" w:date="2016-04-02T13:28:00Z"/>
          <w:rFonts w:ascii="Calibri" w:eastAsia="MS Mincho" w:hAnsi="Calibri"/>
          <w:noProof/>
          <w:sz w:val="22"/>
          <w:szCs w:val="22"/>
          <w:lang w:val="en-CA" w:eastAsia="en-CA"/>
        </w:rPr>
      </w:pPr>
      <w:ins w:id="19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"_Toc447367161"</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7.5.3</w:t>
        </w:r>
        <w:r w:rsidRPr="0002750B">
          <w:rPr>
            <w:rFonts w:ascii="Calibri" w:eastAsia="MS Mincho" w:hAnsi="Calibri"/>
            <w:noProof/>
            <w:sz w:val="22"/>
            <w:szCs w:val="22"/>
            <w:lang w:val="en-CA" w:eastAsia="en-CA"/>
          </w:rPr>
          <w:tab/>
        </w:r>
        <w:r w:rsidRPr="00D6434B">
          <w:rPr>
            <w:rStyle w:val="Hyperlink"/>
            <w:noProof/>
          </w:rPr>
          <w:t>GeologicAgeDetails</w:t>
        </w:r>
        <w:r>
          <w:rPr>
            <w:noProof/>
            <w:webHidden/>
          </w:rPr>
          <w:tab/>
        </w:r>
        <w:r>
          <w:rPr>
            <w:noProof/>
            <w:webHidden/>
          </w:rPr>
          <w:fldChar w:fldCharType="begin"/>
        </w:r>
        <w:r>
          <w:rPr>
            <w:noProof/>
            <w:webHidden/>
          </w:rPr>
          <w:instrText xml:space="preserve"> PAGEREF _Toc447367161 \h </w:instrText>
        </w:r>
      </w:ins>
      <w:r>
        <w:rPr>
          <w:noProof/>
          <w:webHidden/>
        </w:rPr>
      </w:r>
      <w:r>
        <w:rPr>
          <w:noProof/>
          <w:webHidden/>
        </w:rPr>
        <w:fldChar w:fldCharType="separate"/>
      </w:r>
      <w:ins w:id="200" w:author="Eric Boisvert" w:date="2016-04-02T13:28:00Z">
        <w:r>
          <w:rPr>
            <w:noProof/>
            <w:webHidden/>
          </w:rPr>
          <w:t>129</w:t>
        </w:r>
        <w:r>
          <w:rPr>
            <w:noProof/>
            <w:webHidden/>
          </w:rPr>
          <w:fldChar w:fldCharType="end"/>
        </w:r>
        <w:r w:rsidRPr="00D6434B">
          <w:rPr>
            <w:rStyle w:val="Hyperlink"/>
            <w:noProof/>
          </w:rPr>
          <w:fldChar w:fldCharType="end"/>
        </w:r>
      </w:ins>
    </w:p>
    <w:p w14:paraId="00E328A1" w14:textId="77777777" w:rsidR="008168C1" w:rsidRPr="0002750B" w:rsidRDefault="008168C1">
      <w:pPr>
        <w:pStyle w:val="TOC3"/>
        <w:tabs>
          <w:tab w:val="left" w:pos="1320"/>
          <w:tab w:val="right" w:leader="dot" w:pos="8630"/>
        </w:tabs>
        <w:rPr>
          <w:ins w:id="201" w:author="Eric Boisvert" w:date="2016-04-02T13:28:00Z"/>
          <w:rFonts w:ascii="Calibri" w:eastAsia="MS Mincho" w:hAnsi="Calibri"/>
          <w:noProof/>
          <w:sz w:val="22"/>
          <w:szCs w:val="22"/>
          <w:lang w:val="en-CA" w:eastAsia="en-CA"/>
        </w:rPr>
      </w:pPr>
      <w:ins w:id="20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7.5.4</w:t>
        </w:r>
        <w:r w:rsidRPr="0002750B">
          <w:rPr>
            <w:rFonts w:ascii="Calibri" w:eastAsia="MS Mincho" w:hAnsi="Calibri"/>
            <w:noProof/>
            <w:sz w:val="22"/>
            <w:szCs w:val="22"/>
            <w:lang w:val="en-CA" w:eastAsia="en-CA"/>
          </w:rPr>
          <w:tab/>
        </w:r>
        <w:r w:rsidRPr="00D6434B">
          <w:rPr>
            <w:rStyle w:val="Hyperlink"/>
            <w:noProof/>
          </w:rPr>
          <w:t>Geologic Structure Details</w:t>
        </w:r>
        <w:r>
          <w:rPr>
            <w:noProof/>
            <w:webHidden/>
          </w:rPr>
          <w:tab/>
        </w:r>
        <w:r>
          <w:rPr>
            <w:noProof/>
            <w:webHidden/>
          </w:rPr>
          <w:fldChar w:fldCharType="begin"/>
        </w:r>
        <w:r>
          <w:rPr>
            <w:noProof/>
            <w:webHidden/>
          </w:rPr>
          <w:instrText xml:space="preserve"> PAGEREF _Toc447367162 \h </w:instrText>
        </w:r>
      </w:ins>
      <w:r>
        <w:rPr>
          <w:noProof/>
          <w:webHidden/>
        </w:rPr>
      </w:r>
      <w:r>
        <w:rPr>
          <w:noProof/>
          <w:webHidden/>
        </w:rPr>
        <w:fldChar w:fldCharType="separate"/>
      </w:r>
      <w:ins w:id="203" w:author="Eric Boisvert" w:date="2016-04-02T13:28:00Z">
        <w:r>
          <w:rPr>
            <w:noProof/>
            <w:webHidden/>
          </w:rPr>
          <w:t>131</w:t>
        </w:r>
        <w:r>
          <w:rPr>
            <w:noProof/>
            <w:webHidden/>
          </w:rPr>
          <w:fldChar w:fldCharType="end"/>
        </w:r>
        <w:r w:rsidRPr="00D6434B">
          <w:rPr>
            <w:rStyle w:val="Hyperlink"/>
            <w:noProof/>
          </w:rPr>
          <w:fldChar w:fldCharType="end"/>
        </w:r>
      </w:ins>
    </w:p>
    <w:p w14:paraId="259A6B1A" w14:textId="77777777" w:rsidR="008168C1" w:rsidRPr="0002750B" w:rsidRDefault="008168C1">
      <w:pPr>
        <w:pStyle w:val="TOC3"/>
        <w:tabs>
          <w:tab w:val="left" w:pos="1320"/>
          <w:tab w:val="right" w:leader="dot" w:pos="8630"/>
        </w:tabs>
        <w:rPr>
          <w:ins w:id="204" w:author="Eric Boisvert" w:date="2016-04-02T13:28:00Z"/>
          <w:rFonts w:ascii="Calibri" w:eastAsia="MS Mincho" w:hAnsi="Calibri"/>
          <w:noProof/>
          <w:sz w:val="22"/>
          <w:szCs w:val="22"/>
          <w:lang w:val="en-CA" w:eastAsia="en-CA"/>
        </w:rPr>
      </w:pPr>
      <w:ins w:id="20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"_Toc447367163"</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7.5.5</w:t>
        </w:r>
        <w:r w:rsidRPr="0002750B">
          <w:rPr>
            <w:rFonts w:ascii="Calibri" w:eastAsia="MS Mincho" w:hAnsi="Calibri"/>
            <w:noProof/>
            <w:sz w:val="22"/>
            <w:szCs w:val="22"/>
            <w:lang w:val="en-CA" w:eastAsia="en-CA"/>
          </w:rPr>
          <w:tab/>
        </w:r>
        <w:r w:rsidRPr="00D6434B">
          <w:rPr>
            <w:rStyle w:val="Hyperlink"/>
            <w:noProof/>
          </w:rPr>
          <w:t>Geologic Unit Details</w:t>
        </w:r>
        <w:r>
          <w:rPr>
            <w:noProof/>
            <w:webHidden/>
          </w:rPr>
          <w:tab/>
        </w:r>
        <w:r>
          <w:rPr>
            <w:noProof/>
            <w:webHidden/>
          </w:rPr>
          <w:fldChar w:fldCharType="begin"/>
        </w:r>
        <w:r>
          <w:rPr>
            <w:noProof/>
            <w:webHidden/>
          </w:rPr>
          <w:instrText xml:space="preserve"> PAGEREF _Toc447367163 \h </w:instrText>
        </w:r>
      </w:ins>
      <w:r>
        <w:rPr>
          <w:noProof/>
          <w:webHidden/>
        </w:rPr>
      </w:r>
      <w:r>
        <w:rPr>
          <w:noProof/>
          <w:webHidden/>
        </w:rPr>
        <w:fldChar w:fldCharType="separate"/>
      </w:r>
      <w:ins w:id="206" w:author="Eric Boisvert" w:date="2016-04-02T13:28:00Z">
        <w:r>
          <w:rPr>
            <w:noProof/>
            <w:webHidden/>
          </w:rPr>
          <w:t>146</w:t>
        </w:r>
        <w:r>
          <w:rPr>
            <w:noProof/>
            <w:webHidden/>
          </w:rPr>
          <w:fldChar w:fldCharType="end"/>
        </w:r>
        <w:r w:rsidRPr="00D6434B">
          <w:rPr>
            <w:rStyle w:val="Hyperlink"/>
            <w:noProof/>
          </w:rPr>
          <w:fldChar w:fldCharType="end"/>
        </w:r>
      </w:ins>
    </w:p>
    <w:p w14:paraId="300B8A48" w14:textId="77777777" w:rsidR="008168C1" w:rsidRPr="0002750B" w:rsidRDefault="008168C1">
      <w:pPr>
        <w:pStyle w:val="TOC3"/>
        <w:tabs>
          <w:tab w:val="left" w:pos="1320"/>
          <w:tab w:val="right" w:leader="dot" w:pos="8630"/>
        </w:tabs>
        <w:rPr>
          <w:ins w:id="207" w:author="Eric Boisvert" w:date="2016-04-02T13:28:00Z"/>
          <w:rFonts w:ascii="Calibri" w:eastAsia="MS Mincho" w:hAnsi="Calibri"/>
          <w:noProof/>
          <w:sz w:val="22"/>
          <w:szCs w:val="22"/>
          <w:lang w:val="en-CA" w:eastAsia="en-CA"/>
        </w:rPr>
      </w:pPr>
      <w:ins w:id="20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"_Toc447367164"</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7.5.6</w:t>
        </w:r>
        <w:r w:rsidRPr="0002750B">
          <w:rPr>
            <w:rFonts w:ascii="Calibri" w:eastAsia="MS Mincho" w:hAnsi="Calibri"/>
            <w:noProof/>
            <w:sz w:val="22"/>
            <w:szCs w:val="22"/>
            <w:lang w:val="en-CA" w:eastAsia="en-CA"/>
          </w:rPr>
          <w:tab/>
        </w:r>
        <w:r w:rsidRPr="00D6434B">
          <w:rPr>
            <w:rStyle w:val="Hyperlink"/>
            <w:noProof/>
          </w:rPr>
          <w:t>GeoSciML extension vocabularies</w:t>
        </w:r>
        <w:r>
          <w:rPr>
            <w:noProof/>
            <w:webHidden/>
          </w:rPr>
          <w:tab/>
        </w:r>
        <w:r>
          <w:rPr>
            <w:noProof/>
            <w:webHidden/>
          </w:rPr>
          <w:fldChar w:fldCharType="begin"/>
        </w:r>
        <w:r>
          <w:rPr>
            <w:noProof/>
            <w:webHidden/>
          </w:rPr>
          <w:instrText xml:space="preserve"> PAGEREF _Toc447367164 \h </w:instrText>
        </w:r>
      </w:ins>
      <w:r>
        <w:rPr>
          <w:noProof/>
          <w:webHidden/>
        </w:rPr>
      </w:r>
      <w:r>
        <w:rPr>
          <w:noProof/>
          <w:webHidden/>
        </w:rPr>
        <w:fldChar w:fldCharType="separate"/>
      </w:r>
      <w:ins w:id="209" w:author="Eric Boisvert" w:date="2016-04-02T13:28:00Z">
        <w:r>
          <w:rPr>
            <w:noProof/>
            <w:webHidden/>
          </w:rPr>
          <w:t>149</w:t>
        </w:r>
        <w:r>
          <w:rPr>
            <w:noProof/>
            <w:webHidden/>
          </w:rPr>
          <w:fldChar w:fldCharType="end"/>
        </w:r>
        <w:r w:rsidRPr="00D6434B">
          <w:rPr>
            <w:rStyle w:val="Hyperlink"/>
            <w:noProof/>
          </w:rPr>
          <w:fldChar w:fldCharType="end"/>
        </w:r>
      </w:ins>
    </w:p>
    <w:p w14:paraId="45C4B639" w14:textId="77777777" w:rsidR="008168C1" w:rsidRPr="0002750B" w:rsidRDefault="008168C1">
      <w:pPr>
        <w:pStyle w:val="TOC2"/>
        <w:tabs>
          <w:tab w:val="left" w:pos="880"/>
          <w:tab w:val="right" w:leader="dot" w:pos="8630"/>
        </w:tabs>
        <w:rPr>
          <w:ins w:id="210" w:author="Eric Boisvert" w:date="2016-04-02T13:28:00Z"/>
          <w:rFonts w:ascii="Calibri" w:eastAsia="MS Mincho" w:hAnsi="Calibri"/>
          <w:noProof/>
          <w:sz w:val="22"/>
          <w:szCs w:val="22"/>
          <w:lang w:val="en-CA" w:eastAsia="en-CA"/>
        </w:rPr>
      </w:pPr>
      <w:ins w:id="21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7.6</w:t>
        </w:r>
        <w:r w:rsidRPr="0002750B">
          <w:rPr>
            <w:rFonts w:ascii="Calibri" w:eastAsia="MS Mincho" w:hAnsi="Calibri"/>
            <w:noProof/>
            <w:sz w:val="22"/>
            <w:szCs w:val="22"/>
            <w:lang w:val="en-CA" w:eastAsia="en-CA"/>
          </w:rPr>
          <w:tab/>
        </w:r>
        <w:r w:rsidRPr="00D6434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_Toc447367165 \h </w:instrText>
        </w:r>
      </w:ins>
      <w:r>
        <w:rPr>
          <w:noProof/>
          <w:webHidden/>
        </w:rPr>
      </w:r>
      <w:r>
        <w:rPr>
          <w:noProof/>
          <w:webHidden/>
        </w:rPr>
        <w:fldChar w:fldCharType="separate"/>
      </w:r>
      <w:ins w:id="212" w:author="Eric Boisvert" w:date="2016-04-02T13:28:00Z">
        <w:r>
          <w:rPr>
            <w:noProof/>
            <w:webHidden/>
          </w:rPr>
          <w:t>151</w:t>
        </w:r>
        <w:r>
          <w:rPr>
            <w:noProof/>
            <w:webHidden/>
          </w:rPr>
          <w:fldChar w:fldCharType="end"/>
        </w:r>
        <w:r w:rsidRPr="00D6434B">
          <w:rPr>
            <w:rStyle w:val="Hyperlink"/>
            <w:noProof/>
          </w:rPr>
          <w:fldChar w:fldCharType="end"/>
        </w:r>
      </w:ins>
    </w:p>
    <w:p w14:paraId="268F8489" w14:textId="77777777" w:rsidR="008168C1" w:rsidRPr="0002750B" w:rsidRDefault="008168C1">
      <w:pPr>
        <w:pStyle w:val="TOC3"/>
        <w:tabs>
          <w:tab w:val="left" w:pos="1320"/>
          <w:tab w:val="right" w:leader="dot" w:pos="8630"/>
        </w:tabs>
        <w:rPr>
          <w:ins w:id="213" w:author="Eric Boisvert" w:date="2016-04-02T13:28:00Z"/>
          <w:rFonts w:ascii="Calibri" w:eastAsia="MS Mincho" w:hAnsi="Calibri"/>
          <w:noProof/>
          <w:sz w:val="22"/>
          <w:szCs w:val="22"/>
          <w:lang w:val="en-CA" w:eastAsia="en-CA"/>
        </w:rPr>
      </w:pPr>
      <w:ins w:id="21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"_Toc447367166"</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7.6.1</w:t>
        </w:r>
        <w:r w:rsidRPr="0002750B">
          <w:rPr>
            <w:rFonts w:ascii="Calibri" w:eastAsia="MS Mincho" w:hAnsi="Calibri"/>
            <w:noProof/>
            <w:sz w:val="22"/>
            <w:szCs w:val="22"/>
            <w:lang w:val="en-CA" w:eastAsia="en-CA"/>
          </w:rPr>
          <w:tab/>
        </w:r>
        <w:r w:rsidRPr="00D6434B">
          <w:rPr>
            <w:rStyle w:val="Hyperlink"/>
            <w:noProof/>
          </w:rPr>
          <w:t>Global Boundary Stratotype Sections and Points</w:t>
        </w:r>
        <w:r>
          <w:rPr>
            <w:noProof/>
            <w:webHidden/>
          </w:rPr>
          <w:tab/>
        </w:r>
        <w:r>
          <w:rPr>
            <w:noProof/>
            <w:webHidden/>
          </w:rPr>
          <w:fldChar w:fldCharType="begin"/>
        </w:r>
        <w:r>
          <w:rPr>
            <w:noProof/>
            <w:webHidden/>
          </w:rPr>
          <w:instrText xml:space="preserve"> PAGEREF _Toc447367166 \h </w:instrText>
        </w:r>
      </w:ins>
      <w:r>
        <w:rPr>
          <w:noProof/>
          <w:webHidden/>
        </w:rPr>
      </w:r>
      <w:r>
        <w:rPr>
          <w:noProof/>
          <w:webHidden/>
        </w:rPr>
        <w:fldChar w:fldCharType="separate"/>
      </w:r>
      <w:ins w:id="215" w:author="Eric Boisvert" w:date="2016-04-02T13:28:00Z">
        <w:r>
          <w:rPr>
            <w:noProof/>
            <w:webHidden/>
          </w:rPr>
          <w:t>153</w:t>
        </w:r>
        <w:r>
          <w:rPr>
            <w:noProof/>
            <w:webHidden/>
          </w:rPr>
          <w:fldChar w:fldCharType="end"/>
        </w:r>
        <w:r w:rsidRPr="00D6434B">
          <w:rPr>
            <w:rStyle w:val="Hyperlink"/>
            <w:noProof/>
          </w:rPr>
          <w:fldChar w:fldCharType="end"/>
        </w:r>
      </w:ins>
    </w:p>
    <w:p w14:paraId="6ADC3310" w14:textId="77777777" w:rsidR="008168C1" w:rsidRPr="0002750B" w:rsidRDefault="008168C1">
      <w:pPr>
        <w:pStyle w:val="TOC3"/>
        <w:tabs>
          <w:tab w:val="left" w:pos="1320"/>
          <w:tab w:val="right" w:leader="dot" w:pos="8630"/>
        </w:tabs>
        <w:rPr>
          <w:ins w:id="216" w:author="Eric Boisvert" w:date="2016-04-02T13:28:00Z"/>
          <w:rFonts w:ascii="Calibri" w:eastAsia="MS Mincho" w:hAnsi="Calibri"/>
          <w:noProof/>
          <w:sz w:val="22"/>
          <w:szCs w:val="22"/>
          <w:lang w:val="en-CA" w:eastAsia="en-CA"/>
        </w:rPr>
      </w:pPr>
      <w:ins w:id="21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"_Toc447367167"</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7.6.2</w:t>
        </w:r>
        <w:r w:rsidRPr="0002750B">
          <w:rPr>
            <w:rFonts w:ascii="Calibri" w:eastAsia="MS Mincho" w:hAnsi="Calibri"/>
            <w:noProof/>
            <w:sz w:val="22"/>
            <w:szCs w:val="22"/>
            <w:lang w:val="en-CA" w:eastAsia="en-CA"/>
          </w:rPr>
          <w:tab/>
        </w:r>
        <w:r w:rsidRPr="00D6434B">
          <w:rPr>
            <w:rStyle w:val="Hyperlink"/>
            <w:noProof/>
          </w:rPr>
          <w:t>Temporal Reference System</w:t>
        </w:r>
        <w:r>
          <w:rPr>
            <w:noProof/>
            <w:webHidden/>
          </w:rPr>
          <w:tab/>
        </w:r>
        <w:r>
          <w:rPr>
            <w:noProof/>
            <w:webHidden/>
          </w:rPr>
          <w:fldChar w:fldCharType="begin"/>
        </w:r>
        <w:r>
          <w:rPr>
            <w:noProof/>
            <w:webHidden/>
          </w:rPr>
          <w:instrText xml:space="preserve"> PAGEREF _Toc447367167 \h </w:instrText>
        </w:r>
      </w:ins>
      <w:r>
        <w:rPr>
          <w:noProof/>
          <w:webHidden/>
        </w:rPr>
      </w:r>
      <w:r>
        <w:rPr>
          <w:noProof/>
          <w:webHidden/>
        </w:rPr>
        <w:fldChar w:fldCharType="separate"/>
      </w:r>
      <w:ins w:id="218" w:author="Eric Boisvert" w:date="2016-04-02T13:28:00Z">
        <w:r>
          <w:rPr>
            <w:noProof/>
            <w:webHidden/>
          </w:rPr>
          <w:t>157</w:t>
        </w:r>
        <w:r>
          <w:rPr>
            <w:noProof/>
            <w:webHidden/>
          </w:rPr>
          <w:fldChar w:fldCharType="end"/>
        </w:r>
        <w:r w:rsidRPr="00D6434B">
          <w:rPr>
            <w:rStyle w:val="Hyperlink"/>
            <w:noProof/>
          </w:rPr>
          <w:fldChar w:fldCharType="end"/>
        </w:r>
      </w:ins>
    </w:p>
    <w:p w14:paraId="1C9FEEF7" w14:textId="77777777" w:rsidR="008168C1" w:rsidRPr="0002750B" w:rsidRDefault="008168C1">
      <w:pPr>
        <w:pStyle w:val="TOC3"/>
        <w:tabs>
          <w:tab w:val="left" w:pos="1320"/>
          <w:tab w:val="right" w:leader="dot" w:pos="8630"/>
        </w:tabs>
        <w:rPr>
          <w:ins w:id="219" w:author="Eric Boisvert" w:date="2016-04-02T13:28:00Z"/>
          <w:rFonts w:ascii="Calibri" w:eastAsia="MS Mincho" w:hAnsi="Calibri"/>
          <w:noProof/>
          <w:sz w:val="22"/>
          <w:szCs w:val="22"/>
          <w:lang w:val="en-CA" w:eastAsia="en-CA"/>
        </w:rPr>
      </w:pPr>
      <w:ins w:id="22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"_Toc447367168"</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7.6.3</w:t>
        </w:r>
        <w:r w:rsidRPr="0002750B">
          <w:rPr>
            <w:rFonts w:ascii="Calibri" w:eastAsia="MS Mincho" w:hAnsi="Calibri"/>
            <w:noProof/>
            <w:sz w:val="22"/>
            <w:szCs w:val="22"/>
            <w:lang w:val="en-CA" w:eastAsia="en-CA"/>
          </w:rPr>
          <w:tab/>
        </w:r>
        <w:r w:rsidRPr="00D6434B">
          <w:rPr>
            <w:rStyle w:val="Hyperlink"/>
            <w:noProof/>
          </w:rPr>
          <w:t>Time scale</w:t>
        </w:r>
        <w:r>
          <w:rPr>
            <w:noProof/>
            <w:webHidden/>
          </w:rPr>
          <w:tab/>
        </w:r>
        <w:r>
          <w:rPr>
            <w:noProof/>
            <w:webHidden/>
          </w:rPr>
          <w:fldChar w:fldCharType="begin"/>
        </w:r>
        <w:r>
          <w:rPr>
            <w:noProof/>
            <w:webHidden/>
          </w:rPr>
          <w:instrText xml:space="preserve"> PAGEREF _Toc447367168 \h </w:instrText>
        </w:r>
      </w:ins>
      <w:r>
        <w:rPr>
          <w:noProof/>
          <w:webHidden/>
        </w:rPr>
      </w:r>
      <w:r>
        <w:rPr>
          <w:noProof/>
          <w:webHidden/>
        </w:rPr>
        <w:fldChar w:fldCharType="separate"/>
      </w:r>
      <w:ins w:id="221" w:author="Eric Boisvert" w:date="2016-04-02T13:28:00Z">
        <w:r>
          <w:rPr>
            <w:noProof/>
            <w:webHidden/>
          </w:rPr>
          <w:t>161</w:t>
        </w:r>
        <w:r>
          <w:rPr>
            <w:noProof/>
            <w:webHidden/>
          </w:rPr>
          <w:fldChar w:fldCharType="end"/>
        </w:r>
        <w:r w:rsidRPr="00D6434B">
          <w:rPr>
            <w:rStyle w:val="Hyperlink"/>
            <w:noProof/>
          </w:rPr>
          <w:fldChar w:fldCharType="end"/>
        </w:r>
      </w:ins>
    </w:p>
    <w:p w14:paraId="3E9F40D6" w14:textId="77777777" w:rsidR="008168C1" w:rsidRPr="0002750B" w:rsidRDefault="008168C1">
      <w:pPr>
        <w:pStyle w:val="TOC3"/>
        <w:tabs>
          <w:tab w:val="left" w:pos="1320"/>
          <w:tab w:val="right" w:leader="dot" w:pos="8630"/>
        </w:tabs>
        <w:rPr>
          <w:ins w:id="222" w:author="Eric Boisvert" w:date="2016-04-02T13:28:00Z"/>
          <w:rFonts w:ascii="Calibri" w:eastAsia="MS Mincho" w:hAnsi="Calibri"/>
          <w:noProof/>
          <w:sz w:val="22"/>
          <w:szCs w:val="22"/>
          <w:lang w:val="en-CA" w:eastAsia="en-CA"/>
        </w:rPr>
      </w:pPr>
      <w:ins w:id="22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"_Toc447367169"</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7.6.4</w:t>
        </w:r>
        <w:r w:rsidRPr="0002750B">
          <w:rPr>
            <w:rFonts w:ascii="Calibri" w:eastAsia="MS Mincho" w:hAnsi="Calibri"/>
            <w:noProof/>
            <w:sz w:val="22"/>
            <w:szCs w:val="22"/>
            <w:lang w:val="en-CA" w:eastAsia="en-CA"/>
          </w:rPr>
          <w:tab/>
        </w:r>
        <w:r w:rsidRPr="00D6434B">
          <w:rPr>
            <w:rStyle w:val="Hyperlink"/>
            <w:noProof/>
          </w:rPr>
          <w:t>Geologic time vocabularies</w:t>
        </w:r>
        <w:r>
          <w:rPr>
            <w:noProof/>
            <w:webHidden/>
          </w:rPr>
          <w:tab/>
        </w:r>
        <w:r>
          <w:rPr>
            <w:noProof/>
            <w:webHidden/>
          </w:rPr>
          <w:fldChar w:fldCharType="begin"/>
        </w:r>
        <w:r>
          <w:rPr>
            <w:noProof/>
            <w:webHidden/>
          </w:rPr>
          <w:instrText xml:space="preserve"> PAGEREF _Toc447367169 \h </w:instrText>
        </w:r>
      </w:ins>
      <w:r>
        <w:rPr>
          <w:noProof/>
          <w:webHidden/>
        </w:rPr>
      </w:r>
      <w:r>
        <w:rPr>
          <w:noProof/>
          <w:webHidden/>
        </w:rPr>
        <w:fldChar w:fldCharType="separate"/>
      </w:r>
      <w:ins w:id="224" w:author="Eric Boisvert" w:date="2016-04-02T13:28:00Z">
        <w:r>
          <w:rPr>
            <w:noProof/>
            <w:webHidden/>
          </w:rPr>
          <w:t>167</w:t>
        </w:r>
        <w:r>
          <w:rPr>
            <w:noProof/>
            <w:webHidden/>
          </w:rPr>
          <w:fldChar w:fldCharType="end"/>
        </w:r>
        <w:r w:rsidRPr="00D6434B">
          <w:rPr>
            <w:rStyle w:val="Hyperlink"/>
            <w:noProof/>
          </w:rPr>
          <w:fldChar w:fldCharType="end"/>
        </w:r>
      </w:ins>
    </w:p>
    <w:p w14:paraId="7E873A0A" w14:textId="77777777" w:rsidR="008168C1" w:rsidRPr="0002750B" w:rsidRDefault="008168C1">
      <w:pPr>
        <w:pStyle w:val="TOC2"/>
        <w:tabs>
          <w:tab w:val="left" w:pos="880"/>
          <w:tab w:val="right" w:leader="dot" w:pos="8630"/>
        </w:tabs>
        <w:rPr>
          <w:ins w:id="225" w:author="Eric Boisvert" w:date="2016-04-02T13:28:00Z"/>
          <w:rFonts w:ascii="Calibri" w:eastAsia="MS Mincho" w:hAnsi="Calibri"/>
          <w:noProof/>
          <w:sz w:val="22"/>
          <w:szCs w:val="22"/>
          <w:lang w:val="en-CA" w:eastAsia="en-CA"/>
        </w:rPr>
      </w:pPr>
      <w:ins w:id="22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7.7</w:t>
        </w:r>
        <w:r w:rsidRPr="0002750B">
          <w:rPr>
            <w:rFonts w:ascii="Calibri" w:eastAsia="MS Mincho" w:hAnsi="Calibri"/>
            <w:noProof/>
            <w:sz w:val="22"/>
            <w:szCs w:val="22"/>
            <w:lang w:val="en-CA" w:eastAsia="en-CA"/>
          </w:rPr>
          <w:tab/>
        </w:r>
        <w:r w:rsidRPr="00D6434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_Toc447367170 \h </w:instrText>
        </w:r>
      </w:ins>
      <w:r>
        <w:rPr>
          <w:noProof/>
          <w:webHidden/>
        </w:rPr>
      </w:r>
      <w:r>
        <w:rPr>
          <w:noProof/>
          <w:webHidden/>
        </w:rPr>
        <w:fldChar w:fldCharType="separate"/>
      </w:r>
      <w:ins w:id="227" w:author="Eric Boisvert" w:date="2016-04-02T13:28:00Z">
        <w:r>
          <w:rPr>
            <w:noProof/>
            <w:webHidden/>
          </w:rPr>
          <w:t>169</w:t>
        </w:r>
        <w:r>
          <w:rPr>
            <w:noProof/>
            <w:webHidden/>
          </w:rPr>
          <w:fldChar w:fldCharType="end"/>
        </w:r>
        <w:r w:rsidRPr="00D6434B">
          <w:rPr>
            <w:rStyle w:val="Hyperlink"/>
            <w:noProof/>
          </w:rPr>
          <w:fldChar w:fldCharType="end"/>
        </w:r>
      </w:ins>
    </w:p>
    <w:p w14:paraId="24CA8BD8" w14:textId="77777777" w:rsidR="008168C1" w:rsidRPr="0002750B" w:rsidRDefault="008168C1">
      <w:pPr>
        <w:pStyle w:val="TOC3"/>
        <w:tabs>
          <w:tab w:val="left" w:pos="1320"/>
          <w:tab w:val="right" w:leader="dot" w:pos="8630"/>
        </w:tabs>
        <w:rPr>
          <w:ins w:id="228" w:author="Eric Boisvert" w:date="2016-04-02T13:28:00Z"/>
          <w:rFonts w:ascii="Calibri" w:eastAsia="MS Mincho" w:hAnsi="Calibri"/>
          <w:noProof/>
          <w:sz w:val="22"/>
          <w:szCs w:val="22"/>
          <w:lang w:val="en-CA" w:eastAsia="en-CA"/>
        </w:rPr>
      </w:pPr>
      <w:ins w:id="229"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"_Toc447367171"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7.7.1</w:t>
        </w:r>
        <w:r w:rsidRPr="0002750B">
          <w:rPr>
            <w:rFonts w:ascii="Calibri" w:eastAsia="MS Mincho" w:hAnsi="Calibri"/>
            <w:noProof/>
            <w:sz w:val="22"/>
            <w:szCs w:val="22"/>
            <w:lang w:val="en-CA" w:eastAsia="en-CA"/>
          </w:rPr>
          <w:tab/>
        </w:r>
        <w:r w:rsidRPr="00D6434B">
          <w:rPr>
            <w:rStyle w:val="Hyperlink"/>
            <w:noProof/>
            <w:lang w:val="en-CA"/>
          </w:rPr>
          <w:t>Borehole</w:t>
        </w:r>
        <w:r>
          <w:rPr>
            <w:noProof/>
            <w:webHidden/>
          </w:rPr>
          <w:tab/>
        </w:r>
        <w:r>
          <w:rPr>
            <w:noProof/>
            <w:webHidden/>
          </w:rPr>
          <w:fldChar w:fldCharType="begin"/>
        </w:r>
        <w:r>
          <w:rPr>
            <w:noProof/>
            <w:webHidden/>
          </w:rPr>
          <w:instrText xml:space="preserve"> PAGEREF _Toc447367171 \h </w:instrText>
        </w:r>
      </w:ins>
      <w:r>
        <w:rPr>
          <w:noProof/>
          <w:webHidden/>
        </w:rPr>
      </w:r>
      <w:r>
        <w:rPr>
          <w:noProof/>
          <w:webHidden/>
        </w:rPr>
        <w:fldChar w:fldCharType="separate"/>
      </w:r>
      <w:ins w:id="230" w:author="Eric Boisvert" w:date="2016-04-02T13:28:00Z">
        <w:r>
          <w:rPr>
            <w:noProof/>
            <w:webHidden/>
          </w:rPr>
          <w:t>172</w:t>
        </w:r>
        <w:r>
          <w:rPr>
            <w:noProof/>
            <w:webHidden/>
          </w:rPr>
          <w:fldChar w:fldCharType="end"/>
        </w:r>
        <w:r w:rsidRPr="00D6434B">
          <w:rPr>
            <w:rStyle w:val="Hyperlink"/>
            <w:noProof/>
          </w:rPr>
          <w:fldChar w:fldCharType="end"/>
        </w:r>
      </w:ins>
    </w:p>
    <w:p w14:paraId="09639AD7" w14:textId="77777777" w:rsidR="008168C1" w:rsidRPr="0002750B" w:rsidRDefault="008168C1">
      <w:pPr>
        <w:pStyle w:val="TOC3"/>
        <w:tabs>
          <w:tab w:val="left" w:pos="1320"/>
          <w:tab w:val="right" w:leader="dot" w:pos="8630"/>
        </w:tabs>
        <w:rPr>
          <w:ins w:id="231" w:author="Eric Boisvert" w:date="2016-04-02T13:28:00Z"/>
          <w:rFonts w:ascii="Calibri" w:eastAsia="MS Mincho" w:hAnsi="Calibri"/>
          <w:noProof/>
          <w:sz w:val="22"/>
          <w:szCs w:val="22"/>
          <w:lang w:val="en-CA" w:eastAsia="en-CA"/>
        </w:rPr>
      </w:pPr>
      <w:ins w:id="23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7.7.2</w:t>
        </w:r>
        <w:r w:rsidRPr="0002750B">
          <w:rPr>
            <w:rFonts w:ascii="Calibri" w:eastAsia="MS Mincho" w:hAnsi="Calibri"/>
            <w:noProof/>
            <w:sz w:val="22"/>
            <w:szCs w:val="22"/>
            <w:lang w:val="en-CA" w:eastAsia="en-CA"/>
          </w:rPr>
          <w:tab/>
        </w:r>
        <w:r w:rsidRPr="00D6434B">
          <w:rPr>
            <w:rStyle w:val="Hyperlink"/>
            <w:noProof/>
          </w:rPr>
          <w:t>Positioning sampling features and observations in context of boreholes.</w:t>
        </w:r>
        <w:r>
          <w:rPr>
            <w:noProof/>
            <w:webHidden/>
          </w:rPr>
          <w:tab/>
        </w:r>
        <w:r>
          <w:rPr>
            <w:noProof/>
            <w:webHidden/>
          </w:rPr>
          <w:fldChar w:fldCharType="begin"/>
        </w:r>
        <w:r>
          <w:rPr>
            <w:noProof/>
            <w:webHidden/>
          </w:rPr>
          <w:instrText xml:space="preserve"> PAGEREF _Toc447367172 \h </w:instrText>
        </w:r>
      </w:ins>
      <w:r>
        <w:rPr>
          <w:noProof/>
          <w:webHidden/>
        </w:rPr>
      </w:r>
      <w:r>
        <w:rPr>
          <w:noProof/>
          <w:webHidden/>
        </w:rPr>
        <w:fldChar w:fldCharType="separate"/>
      </w:r>
      <w:ins w:id="233" w:author="Eric Boisvert" w:date="2016-04-02T13:28:00Z">
        <w:r>
          <w:rPr>
            <w:noProof/>
            <w:webHidden/>
          </w:rPr>
          <w:t>186</w:t>
        </w:r>
        <w:r>
          <w:rPr>
            <w:noProof/>
            <w:webHidden/>
          </w:rPr>
          <w:fldChar w:fldCharType="end"/>
        </w:r>
        <w:r w:rsidRPr="00D6434B">
          <w:rPr>
            <w:rStyle w:val="Hyperlink"/>
            <w:noProof/>
          </w:rPr>
          <w:fldChar w:fldCharType="end"/>
        </w:r>
      </w:ins>
    </w:p>
    <w:p w14:paraId="4D37D484" w14:textId="77777777" w:rsidR="008168C1" w:rsidRPr="0002750B" w:rsidRDefault="008168C1">
      <w:pPr>
        <w:pStyle w:val="TOC2"/>
        <w:tabs>
          <w:tab w:val="left" w:pos="880"/>
          <w:tab w:val="right" w:leader="dot" w:pos="8630"/>
        </w:tabs>
        <w:rPr>
          <w:ins w:id="234" w:author="Eric Boisvert" w:date="2016-04-02T13:28:00Z"/>
          <w:rFonts w:ascii="Calibri" w:eastAsia="MS Mincho" w:hAnsi="Calibri"/>
          <w:noProof/>
          <w:sz w:val="22"/>
          <w:szCs w:val="22"/>
          <w:lang w:val="en-CA" w:eastAsia="en-CA"/>
        </w:rPr>
      </w:pPr>
      <w:ins w:id="23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7.8</w:t>
        </w:r>
        <w:r w:rsidRPr="0002750B">
          <w:rPr>
            <w:rFonts w:ascii="Calibri" w:eastAsia="MS Mincho" w:hAnsi="Calibri"/>
            <w:noProof/>
            <w:sz w:val="22"/>
            <w:szCs w:val="22"/>
            <w:lang w:val="en-CA" w:eastAsia="en-CA"/>
          </w:rPr>
          <w:tab/>
        </w:r>
        <w:r w:rsidRPr="00D6434B">
          <w:rPr>
            <w:rStyle w:val="Hyperlink"/>
            <w:noProof/>
            <w:lang w:val="en-CA"/>
          </w:rPr>
          <w:t>GeoSciML Laboratory Analysis Requirements Class</w:t>
        </w:r>
        <w:r>
          <w:rPr>
            <w:noProof/>
            <w:webHidden/>
          </w:rPr>
          <w:tab/>
        </w:r>
        <w:r>
          <w:rPr>
            <w:noProof/>
            <w:webHidden/>
          </w:rPr>
          <w:fldChar w:fldCharType="begin"/>
        </w:r>
        <w:r>
          <w:rPr>
            <w:noProof/>
            <w:webHidden/>
          </w:rPr>
          <w:instrText xml:space="preserve"> PAGEREF _Toc447367173 \h </w:instrText>
        </w:r>
      </w:ins>
      <w:r>
        <w:rPr>
          <w:noProof/>
          <w:webHidden/>
        </w:rPr>
      </w:r>
      <w:r>
        <w:rPr>
          <w:noProof/>
          <w:webHidden/>
        </w:rPr>
        <w:fldChar w:fldCharType="separate"/>
      </w:r>
      <w:ins w:id="236" w:author="Eric Boisvert" w:date="2016-04-02T13:28:00Z">
        <w:r>
          <w:rPr>
            <w:noProof/>
            <w:webHidden/>
          </w:rPr>
          <w:t>188</w:t>
        </w:r>
        <w:r>
          <w:rPr>
            <w:noProof/>
            <w:webHidden/>
          </w:rPr>
          <w:fldChar w:fldCharType="end"/>
        </w:r>
        <w:r w:rsidRPr="00D6434B">
          <w:rPr>
            <w:rStyle w:val="Hyperlink"/>
            <w:noProof/>
          </w:rPr>
          <w:fldChar w:fldCharType="end"/>
        </w:r>
      </w:ins>
    </w:p>
    <w:p w14:paraId="71E09E72" w14:textId="77777777" w:rsidR="008168C1" w:rsidRPr="0002750B" w:rsidRDefault="008168C1">
      <w:pPr>
        <w:pStyle w:val="TOC3"/>
        <w:tabs>
          <w:tab w:val="left" w:pos="1320"/>
          <w:tab w:val="right" w:leader="dot" w:pos="8630"/>
        </w:tabs>
        <w:rPr>
          <w:ins w:id="237" w:author="Eric Boisvert" w:date="2016-04-02T13:28:00Z"/>
          <w:rFonts w:ascii="Calibri" w:eastAsia="MS Mincho" w:hAnsi="Calibri"/>
          <w:noProof/>
          <w:sz w:val="22"/>
          <w:szCs w:val="22"/>
          <w:lang w:val="en-CA" w:eastAsia="en-CA"/>
        </w:rPr>
      </w:pPr>
      <w:ins w:id="23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7.8.1</w:t>
        </w:r>
        <w:r w:rsidRPr="0002750B">
          <w:rPr>
            <w:rFonts w:ascii="Calibri" w:eastAsia="MS Mincho" w:hAnsi="Calibri"/>
            <w:noProof/>
            <w:sz w:val="22"/>
            <w:szCs w:val="22"/>
            <w:lang w:val="en-CA" w:eastAsia="en-CA"/>
          </w:rPr>
          <w:tab/>
        </w:r>
        <w:r w:rsidRPr="00D6434B">
          <w:rPr>
            <w:rStyle w:val="Hyperlink"/>
            <w:noProof/>
            <w:lang w:val="en-CA"/>
          </w:rPr>
          <w:t>Laboratory Analysis</w:t>
        </w:r>
        <w:r>
          <w:rPr>
            <w:noProof/>
            <w:webHidden/>
          </w:rPr>
          <w:tab/>
        </w:r>
        <w:r>
          <w:rPr>
            <w:noProof/>
            <w:webHidden/>
          </w:rPr>
          <w:fldChar w:fldCharType="begin"/>
        </w:r>
        <w:r>
          <w:rPr>
            <w:noProof/>
            <w:webHidden/>
          </w:rPr>
          <w:instrText xml:space="preserve"> PAGEREF _Toc447367174 \h </w:instrText>
        </w:r>
      </w:ins>
      <w:r>
        <w:rPr>
          <w:noProof/>
          <w:webHidden/>
        </w:rPr>
      </w:r>
      <w:r>
        <w:rPr>
          <w:noProof/>
          <w:webHidden/>
        </w:rPr>
        <w:fldChar w:fldCharType="separate"/>
      </w:r>
      <w:ins w:id="239" w:author="Eric Boisvert" w:date="2016-04-02T13:28:00Z">
        <w:r>
          <w:rPr>
            <w:noProof/>
            <w:webHidden/>
          </w:rPr>
          <w:t>190</w:t>
        </w:r>
        <w:r>
          <w:rPr>
            <w:noProof/>
            <w:webHidden/>
          </w:rPr>
          <w:fldChar w:fldCharType="end"/>
        </w:r>
        <w:r w:rsidRPr="00D6434B">
          <w:rPr>
            <w:rStyle w:val="Hyperlink"/>
            <w:noProof/>
          </w:rPr>
          <w:fldChar w:fldCharType="end"/>
        </w:r>
      </w:ins>
    </w:p>
    <w:p w14:paraId="512B7B17" w14:textId="77777777" w:rsidR="008168C1" w:rsidRPr="0002750B" w:rsidRDefault="008168C1">
      <w:pPr>
        <w:pStyle w:val="TOC3"/>
        <w:tabs>
          <w:tab w:val="left" w:pos="1320"/>
          <w:tab w:val="right" w:leader="dot" w:pos="8630"/>
        </w:tabs>
        <w:rPr>
          <w:ins w:id="240" w:author="Eric Boisvert" w:date="2016-04-02T13:28:00Z"/>
          <w:rFonts w:ascii="Calibri" w:eastAsia="MS Mincho" w:hAnsi="Calibri"/>
          <w:noProof/>
          <w:sz w:val="22"/>
          <w:szCs w:val="22"/>
          <w:lang w:val="en-CA" w:eastAsia="en-CA"/>
        </w:rPr>
      </w:pPr>
      <w:ins w:id="24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"_Toc447367175"</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7.8.2</w:t>
        </w:r>
        <w:r w:rsidRPr="0002750B">
          <w:rPr>
            <w:rFonts w:ascii="Calibri" w:eastAsia="MS Mincho" w:hAnsi="Calibri"/>
            <w:noProof/>
            <w:sz w:val="22"/>
            <w:szCs w:val="22"/>
            <w:lang w:val="en-CA" w:eastAsia="en-CA"/>
          </w:rPr>
          <w:tab/>
        </w:r>
        <w:r w:rsidRPr="00D6434B">
          <w:rPr>
            <w:rStyle w:val="Hyperlink"/>
            <w:noProof/>
          </w:rPr>
          <w:t>Geochronology</w:t>
        </w:r>
        <w:r>
          <w:rPr>
            <w:noProof/>
            <w:webHidden/>
          </w:rPr>
          <w:tab/>
        </w:r>
        <w:r>
          <w:rPr>
            <w:noProof/>
            <w:webHidden/>
          </w:rPr>
          <w:fldChar w:fldCharType="begin"/>
        </w:r>
        <w:r>
          <w:rPr>
            <w:noProof/>
            <w:webHidden/>
          </w:rPr>
          <w:instrText xml:space="preserve"> PAGEREF _Toc447367175 \h </w:instrText>
        </w:r>
      </w:ins>
      <w:r>
        <w:rPr>
          <w:noProof/>
          <w:webHidden/>
        </w:rPr>
      </w:r>
      <w:r>
        <w:rPr>
          <w:noProof/>
          <w:webHidden/>
        </w:rPr>
        <w:fldChar w:fldCharType="separate"/>
      </w:r>
      <w:ins w:id="242" w:author="Eric Boisvert" w:date="2016-04-02T13:28:00Z">
        <w:r>
          <w:rPr>
            <w:noProof/>
            <w:webHidden/>
          </w:rPr>
          <w:t>198</w:t>
        </w:r>
        <w:r>
          <w:rPr>
            <w:noProof/>
            <w:webHidden/>
          </w:rPr>
          <w:fldChar w:fldCharType="end"/>
        </w:r>
        <w:r w:rsidRPr="00D6434B">
          <w:rPr>
            <w:rStyle w:val="Hyperlink"/>
            <w:noProof/>
          </w:rPr>
          <w:fldChar w:fldCharType="end"/>
        </w:r>
      </w:ins>
    </w:p>
    <w:p w14:paraId="0C1E0EFB" w14:textId="77777777" w:rsidR="008168C1" w:rsidRPr="0002750B" w:rsidRDefault="008168C1">
      <w:pPr>
        <w:pStyle w:val="TOC3"/>
        <w:tabs>
          <w:tab w:val="left" w:pos="1320"/>
          <w:tab w:val="right" w:leader="dot" w:pos="8630"/>
        </w:tabs>
        <w:rPr>
          <w:ins w:id="243" w:author="Eric Boisvert" w:date="2016-04-02T13:28:00Z"/>
          <w:rFonts w:ascii="Calibri" w:eastAsia="MS Mincho" w:hAnsi="Calibri"/>
          <w:noProof/>
          <w:sz w:val="22"/>
          <w:szCs w:val="22"/>
          <w:lang w:val="en-CA" w:eastAsia="en-CA"/>
        </w:rPr>
      </w:pPr>
      <w:ins w:id="24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7.8.3</w:t>
        </w:r>
        <w:r w:rsidRPr="0002750B">
          <w:rPr>
            <w:rFonts w:ascii="Calibri" w:eastAsia="MS Mincho" w:hAnsi="Calibri"/>
            <w:noProof/>
            <w:sz w:val="22"/>
            <w:szCs w:val="22"/>
            <w:lang w:val="en-CA" w:eastAsia="en-CA"/>
          </w:rPr>
          <w:tab/>
        </w:r>
        <w:r w:rsidRPr="00D6434B">
          <w:rPr>
            <w:rStyle w:val="Hyperlink"/>
            <w:noProof/>
            <w:lang w:val="en-CA"/>
          </w:rPr>
          <w:t>Geologic Specimen</w:t>
        </w:r>
        <w:r>
          <w:rPr>
            <w:noProof/>
            <w:webHidden/>
          </w:rPr>
          <w:tab/>
        </w:r>
        <w:r>
          <w:rPr>
            <w:noProof/>
            <w:webHidden/>
          </w:rPr>
          <w:fldChar w:fldCharType="begin"/>
        </w:r>
        <w:r>
          <w:rPr>
            <w:noProof/>
            <w:webHidden/>
          </w:rPr>
          <w:instrText xml:space="preserve"> PAGEREF _Toc447367176 \h </w:instrText>
        </w:r>
      </w:ins>
      <w:r>
        <w:rPr>
          <w:noProof/>
          <w:webHidden/>
        </w:rPr>
      </w:r>
      <w:r>
        <w:rPr>
          <w:noProof/>
          <w:webHidden/>
        </w:rPr>
        <w:fldChar w:fldCharType="separate"/>
      </w:r>
      <w:ins w:id="245" w:author="Eric Boisvert" w:date="2016-04-02T13:28:00Z">
        <w:r>
          <w:rPr>
            <w:noProof/>
            <w:webHidden/>
          </w:rPr>
          <w:t>201</w:t>
        </w:r>
        <w:r>
          <w:rPr>
            <w:noProof/>
            <w:webHidden/>
          </w:rPr>
          <w:fldChar w:fldCharType="end"/>
        </w:r>
        <w:r w:rsidRPr="00D6434B">
          <w:rPr>
            <w:rStyle w:val="Hyperlink"/>
            <w:noProof/>
          </w:rPr>
          <w:fldChar w:fldCharType="end"/>
        </w:r>
      </w:ins>
    </w:p>
    <w:p w14:paraId="78315CB1" w14:textId="77777777" w:rsidR="008168C1" w:rsidRPr="0002750B" w:rsidRDefault="008168C1">
      <w:pPr>
        <w:pStyle w:val="TOC3"/>
        <w:tabs>
          <w:tab w:val="left" w:pos="1320"/>
          <w:tab w:val="right" w:leader="dot" w:pos="8630"/>
        </w:tabs>
        <w:rPr>
          <w:ins w:id="246" w:author="Eric Boisvert" w:date="2016-04-02T13:28:00Z"/>
          <w:rFonts w:ascii="Calibri" w:eastAsia="MS Mincho" w:hAnsi="Calibri"/>
          <w:noProof/>
          <w:sz w:val="22"/>
          <w:szCs w:val="22"/>
          <w:lang w:val="en-CA" w:eastAsia="en-CA"/>
        </w:rPr>
      </w:pPr>
      <w:ins w:id="24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7.8.4</w:t>
        </w:r>
        <w:r w:rsidRPr="0002750B">
          <w:rPr>
            <w:rFonts w:ascii="Calibri" w:eastAsia="MS Mincho" w:hAnsi="Calibri"/>
            <w:noProof/>
            <w:sz w:val="22"/>
            <w:szCs w:val="22"/>
            <w:lang w:val="en-CA" w:eastAsia="en-CA"/>
          </w:rPr>
          <w:tab/>
        </w:r>
        <w:r w:rsidRPr="00D6434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_Toc447367177 \h </w:instrText>
        </w:r>
      </w:ins>
      <w:r>
        <w:rPr>
          <w:noProof/>
          <w:webHidden/>
        </w:rPr>
      </w:r>
      <w:r>
        <w:rPr>
          <w:noProof/>
          <w:webHidden/>
        </w:rPr>
        <w:fldChar w:fldCharType="separate"/>
      </w:r>
      <w:ins w:id="248" w:author="Eric Boisvert" w:date="2016-04-02T13:28:00Z">
        <w:r>
          <w:rPr>
            <w:noProof/>
            <w:webHidden/>
          </w:rPr>
          <w:t>206</w:t>
        </w:r>
        <w:r>
          <w:rPr>
            <w:noProof/>
            <w:webHidden/>
          </w:rPr>
          <w:fldChar w:fldCharType="end"/>
        </w:r>
        <w:r w:rsidRPr="00D6434B">
          <w:rPr>
            <w:rStyle w:val="Hyperlink"/>
            <w:noProof/>
          </w:rPr>
          <w:fldChar w:fldCharType="end"/>
        </w:r>
      </w:ins>
    </w:p>
    <w:p w14:paraId="18BDE445" w14:textId="77777777" w:rsidR="008168C1" w:rsidRPr="0002750B" w:rsidRDefault="008168C1">
      <w:pPr>
        <w:pStyle w:val="TOC3"/>
        <w:tabs>
          <w:tab w:val="left" w:pos="1320"/>
          <w:tab w:val="right" w:leader="dot" w:pos="8630"/>
        </w:tabs>
        <w:rPr>
          <w:ins w:id="249" w:author="Eric Boisvert" w:date="2016-04-02T13:28:00Z"/>
          <w:rFonts w:ascii="Calibri" w:eastAsia="MS Mincho" w:hAnsi="Calibri"/>
          <w:noProof/>
          <w:sz w:val="22"/>
          <w:szCs w:val="22"/>
          <w:lang w:val="en-CA" w:eastAsia="en-CA"/>
        </w:rPr>
      </w:pPr>
      <w:ins w:id="25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7.8.5</w:t>
        </w:r>
        <w:r w:rsidRPr="0002750B">
          <w:rPr>
            <w:rFonts w:ascii="Calibri" w:eastAsia="MS Mincho" w:hAnsi="Calibri"/>
            <w:noProof/>
            <w:sz w:val="22"/>
            <w:szCs w:val="22"/>
            <w:lang w:val="en-CA" w:eastAsia="en-CA"/>
          </w:rPr>
          <w:tab/>
        </w:r>
        <w:r w:rsidRPr="00D6434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_Toc447367178 \h </w:instrText>
        </w:r>
      </w:ins>
      <w:r>
        <w:rPr>
          <w:noProof/>
          <w:webHidden/>
        </w:rPr>
      </w:r>
      <w:r>
        <w:rPr>
          <w:noProof/>
          <w:webHidden/>
        </w:rPr>
        <w:fldChar w:fldCharType="separate"/>
      </w:r>
      <w:ins w:id="251" w:author="Eric Boisvert" w:date="2016-04-02T13:28:00Z">
        <w:r>
          <w:rPr>
            <w:noProof/>
            <w:webHidden/>
          </w:rPr>
          <w:t>207</w:t>
        </w:r>
        <w:r>
          <w:rPr>
            <w:noProof/>
            <w:webHidden/>
          </w:rPr>
          <w:fldChar w:fldCharType="end"/>
        </w:r>
        <w:r w:rsidRPr="00D6434B">
          <w:rPr>
            <w:rStyle w:val="Hyperlink"/>
            <w:noProof/>
          </w:rPr>
          <w:fldChar w:fldCharType="end"/>
        </w:r>
      </w:ins>
    </w:p>
    <w:p w14:paraId="47EAE92F" w14:textId="77777777" w:rsidR="008168C1" w:rsidRPr="0002750B" w:rsidRDefault="008168C1">
      <w:pPr>
        <w:pStyle w:val="TOC1"/>
        <w:tabs>
          <w:tab w:val="left" w:pos="480"/>
          <w:tab w:val="right" w:leader="dot" w:pos="8630"/>
        </w:tabs>
        <w:rPr>
          <w:ins w:id="252" w:author="Eric Boisvert" w:date="2016-04-02T13:28:00Z"/>
          <w:rFonts w:ascii="Calibri" w:eastAsia="MS Mincho" w:hAnsi="Calibri"/>
          <w:noProof/>
          <w:sz w:val="22"/>
          <w:szCs w:val="22"/>
          <w:lang w:val="en-CA" w:eastAsia="en-CA"/>
        </w:rPr>
      </w:pPr>
      <w:ins w:id="25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w:t>
        </w:r>
        <w:r w:rsidRPr="0002750B">
          <w:rPr>
            <w:rFonts w:ascii="Calibri" w:eastAsia="MS Mincho" w:hAnsi="Calibri"/>
            <w:noProof/>
            <w:sz w:val="22"/>
            <w:szCs w:val="22"/>
            <w:lang w:val="en-CA" w:eastAsia="en-CA"/>
          </w:rPr>
          <w:tab/>
        </w:r>
        <w:r w:rsidRPr="00D6434B">
          <w:rPr>
            <w:rStyle w:val="Hyperlink"/>
            <w:noProof/>
            <w:lang w:val="en-CA"/>
          </w:rPr>
          <w:t>GML Encoding Requirements classes (Normative)</w:t>
        </w:r>
        <w:r>
          <w:rPr>
            <w:noProof/>
            <w:webHidden/>
          </w:rPr>
          <w:tab/>
        </w:r>
        <w:r>
          <w:rPr>
            <w:noProof/>
            <w:webHidden/>
          </w:rPr>
          <w:fldChar w:fldCharType="begin"/>
        </w:r>
        <w:r>
          <w:rPr>
            <w:noProof/>
            <w:webHidden/>
          </w:rPr>
          <w:instrText xml:space="preserve"> PAGEREF _Toc447367179 \h </w:instrText>
        </w:r>
      </w:ins>
      <w:r>
        <w:rPr>
          <w:noProof/>
          <w:webHidden/>
        </w:rPr>
      </w:r>
      <w:r>
        <w:rPr>
          <w:noProof/>
          <w:webHidden/>
        </w:rPr>
        <w:fldChar w:fldCharType="separate"/>
      </w:r>
      <w:ins w:id="254" w:author="Eric Boisvert" w:date="2016-04-02T13:28:00Z">
        <w:r>
          <w:rPr>
            <w:noProof/>
            <w:webHidden/>
          </w:rPr>
          <w:t>208</w:t>
        </w:r>
        <w:r>
          <w:rPr>
            <w:noProof/>
            <w:webHidden/>
          </w:rPr>
          <w:fldChar w:fldCharType="end"/>
        </w:r>
        <w:r w:rsidRPr="00D6434B">
          <w:rPr>
            <w:rStyle w:val="Hyperlink"/>
            <w:noProof/>
          </w:rPr>
          <w:fldChar w:fldCharType="end"/>
        </w:r>
      </w:ins>
    </w:p>
    <w:p w14:paraId="1A0079CE" w14:textId="77777777" w:rsidR="008168C1" w:rsidRPr="0002750B" w:rsidRDefault="008168C1">
      <w:pPr>
        <w:pStyle w:val="TOC2"/>
        <w:tabs>
          <w:tab w:val="left" w:pos="880"/>
          <w:tab w:val="right" w:leader="dot" w:pos="8630"/>
        </w:tabs>
        <w:rPr>
          <w:ins w:id="255" w:author="Eric Boisvert" w:date="2016-04-02T13:28:00Z"/>
          <w:rFonts w:ascii="Calibri" w:eastAsia="MS Mincho" w:hAnsi="Calibri"/>
          <w:noProof/>
          <w:sz w:val="22"/>
          <w:szCs w:val="22"/>
          <w:lang w:val="en-CA" w:eastAsia="en-CA"/>
        </w:rPr>
      </w:pPr>
      <w:ins w:id="25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"_Toc447367180"</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8.1</w:t>
        </w:r>
        <w:r w:rsidRPr="0002750B">
          <w:rPr>
            <w:rFonts w:ascii="Calibri" w:eastAsia="MS Mincho" w:hAnsi="Calibri"/>
            <w:noProof/>
            <w:sz w:val="22"/>
            <w:szCs w:val="22"/>
            <w:lang w:val="en-CA" w:eastAsia="en-CA"/>
          </w:rPr>
          <w:tab/>
        </w:r>
        <w:r w:rsidRPr="00D6434B">
          <w:rPr>
            <w:rStyle w:val="Hyperlink"/>
            <w:noProof/>
            <w:lang w:val="en-CA"/>
          </w:rPr>
          <w:t>Prefixes used in examples</w:t>
        </w:r>
        <w:r>
          <w:rPr>
            <w:noProof/>
            <w:webHidden/>
          </w:rPr>
          <w:tab/>
        </w:r>
        <w:r>
          <w:rPr>
            <w:noProof/>
            <w:webHidden/>
          </w:rPr>
          <w:fldChar w:fldCharType="begin"/>
        </w:r>
        <w:r>
          <w:rPr>
            <w:noProof/>
            <w:webHidden/>
          </w:rPr>
          <w:instrText xml:space="preserve"> PAGEREF _Toc447367180 \h </w:instrText>
        </w:r>
      </w:ins>
      <w:r>
        <w:rPr>
          <w:noProof/>
          <w:webHidden/>
        </w:rPr>
      </w:r>
      <w:r>
        <w:rPr>
          <w:noProof/>
          <w:webHidden/>
        </w:rPr>
        <w:fldChar w:fldCharType="separate"/>
      </w:r>
      <w:ins w:id="257" w:author="Eric Boisvert" w:date="2016-04-02T13:28:00Z">
        <w:r>
          <w:rPr>
            <w:noProof/>
            <w:webHidden/>
          </w:rPr>
          <w:t>208</w:t>
        </w:r>
        <w:r>
          <w:rPr>
            <w:noProof/>
            <w:webHidden/>
          </w:rPr>
          <w:fldChar w:fldCharType="end"/>
        </w:r>
        <w:r w:rsidRPr="00D6434B">
          <w:rPr>
            <w:rStyle w:val="Hyperlink"/>
            <w:noProof/>
          </w:rPr>
          <w:fldChar w:fldCharType="end"/>
        </w:r>
      </w:ins>
    </w:p>
    <w:p w14:paraId="1F4DA37D" w14:textId="77777777" w:rsidR="008168C1" w:rsidRPr="0002750B" w:rsidRDefault="008168C1">
      <w:pPr>
        <w:pStyle w:val="TOC2"/>
        <w:tabs>
          <w:tab w:val="left" w:pos="880"/>
          <w:tab w:val="right" w:leader="dot" w:pos="8630"/>
        </w:tabs>
        <w:rPr>
          <w:ins w:id="258" w:author="Eric Boisvert" w:date="2016-04-02T13:28:00Z"/>
          <w:rFonts w:ascii="Calibri" w:eastAsia="MS Mincho" w:hAnsi="Calibri"/>
          <w:noProof/>
          <w:sz w:val="22"/>
          <w:szCs w:val="22"/>
          <w:lang w:val="en-CA" w:eastAsia="en-CA"/>
        </w:rPr>
      </w:pPr>
      <w:ins w:id="25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8.2</w:t>
        </w:r>
        <w:r w:rsidRPr="0002750B">
          <w:rPr>
            <w:rFonts w:ascii="Calibri" w:eastAsia="MS Mincho" w:hAnsi="Calibri"/>
            <w:noProof/>
            <w:sz w:val="22"/>
            <w:szCs w:val="22"/>
            <w:lang w:val="en-CA" w:eastAsia="en-CA"/>
          </w:rPr>
          <w:tab/>
        </w:r>
        <w:r w:rsidRPr="00D6434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_Toc447367181 \h </w:instrText>
        </w:r>
      </w:ins>
      <w:r>
        <w:rPr>
          <w:noProof/>
          <w:webHidden/>
        </w:rPr>
      </w:r>
      <w:r>
        <w:rPr>
          <w:noProof/>
          <w:webHidden/>
        </w:rPr>
        <w:fldChar w:fldCharType="separate"/>
      </w:r>
      <w:ins w:id="260" w:author="Eric Boisvert" w:date="2016-04-02T13:28:00Z">
        <w:r>
          <w:rPr>
            <w:noProof/>
            <w:webHidden/>
          </w:rPr>
          <w:t>209</w:t>
        </w:r>
        <w:r>
          <w:rPr>
            <w:noProof/>
            <w:webHidden/>
          </w:rPr>
          <w:fldChar w:fldCharType="end"/>
        </w:r>
        <w:r w:rsidRPr="00D6434B">
          <w:rPr>
            <w:rStyle w:val="Hyperlink"/>
            <w:noProof/>
          </w:rPr>
          <w:fldChar w:fldCharType="end"/>
        </w:r>
      </w:ins>
    </w:p>
    <w:p w14:paraId="0085A91D" w14:textId="77777777" w:rsidR="008168C1" w:rsidRPr="0002750B" w:rsidRDefault="008168C1">
      <w:pPr>
        <w:pStyle w:val="TOC3"/>
        <w:tabs>
          <w:tab w:val="left" w:pos="1320"/>
          <w:tab w:val="right" w:leader="dot" w:pos="8630"/>
        </w:tabs>
        <w:rPr>
          <w:ins w:id="261" w:author="Eric Boisvert" w:date="2016-04-02T13:28:00Z"/>
          <w:rFonts w:ascii="Calibri" w:eastAsia="MS Mincho" w:hAnsi="Calibri"/>
          <w:noProof/>
          <w:sz w:val="22"/>
          <w:szCs w:val="22"/>
          <w:lang w:val="en-CA" w:eastAsia="en-CA"/>
        </w:rPr>
      </w:pPr>
      <w:ins w:id="26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8.2.1</w:t>
        </w:r>
        <w:r w:rsidRPr="0002750B">
          <w:rPr>
            <w:rFonts w:ascii="Calibri" w:eastAsia="MS Mincho" w:hAnsi="Calibri"/>
            <w:noProof/>
            <w:sz w:val="22"/>
            <w:szCs w:val="22"/>
            <w:lang w:val="en-CA" w:eastAsia="en-CA"/>
          </w:rPr>
          <w:tab/>
        </w:r>
        <w:r w:rsidRPr="00D6434B">
          <w:rPr>
            <w:rStyle w:val="Hyperlink"/>
            <w:noProof/>
            <w:lang w:val="en-CA"/>
          </w:rPr>
          <w:t>XML document validation</w:t>
        </w:r>
        <w:r>
          <w:rPr>
            <w:noProof/>
            <w:webHidden/>
          </w:rPr>
          <w:tab/>
        </w:r>
        <w:r>
          <w:rPr>
            <w:noProof/>
            <w:webHidden/>
          </w:rPr>
          <w:fldChar w:fldCharType="begin"/>
        </w:r>
        <w:r>
          <w:rPr>
            <w:noProof/>
            <w:webHidden/>
          </w:rPr>
          <w:instrText xml:space="preserve"> PAGEREF _Toc447367182 \h </w:instrText>
        </w:r>
      </w:ins>
      <w:r>
        <w:rPr>
          <w:noProof/>
          <w:webHidden/>
        </w:rPr>
      </w:r>
      <w:r>
        <w:rPr>
          <w:noProof/>
          <w:webHidden/>
        </w:rPr>
        <w:fldChar w:fldCharType="separate"/>
      </w:r>
      <w:ins w:id="263" w:author="Eric Boisvert" w:date="2016-04-02T13:28:00Z">
        <w:r>
          <w:rPr>
            <w:noProof/>
            <w:webHidden/>
          </w:rPr>
          <w:t>210</w:t>
        </w:r>
        <w:r>
          <w:rPr>
            <w:noProof/>
            <w:webHidden/>
          </w:rPr>
          <w:fldChar w:fldCharType="end"/>
        </w:r>
        <w:r w:rsidRPr="00D6434B">
          <w:rPr>
            <w:rStyle w:val="Hyperlink"/>
            <w:noProof/>
          </w:rPr>
          <w:fldChar w:fldCharType="end"/>
        </w:r>
      </w:ins>
    </w:p>
    <w:p w14:paraId="22B56194" w14:textId="77777777" w:rsidR="008168C1" w:rsidRPr="0002750B" w:rsidRDefault="008168C1">
      <w:pPr>
        <w:pStyle w:val="TOC3"/>
        <w:tabs>
          <w:tab w:val="left" w:pos="1320"/>
          <w:tab w:val="right" w:leader="dot" w:pos="8630"/>
        </w:tabs>
        <w:rPr>
          <w:ins w:id="264" w:author="Eric Boisvert" w:date="2016-04-02T13:28:00Z"/>
          <w:rFonts w:ascii="Calibri" w:eastAsia="MS Mincho" w:hAnsi="Calibri"/>
          <w:noProof/>
          <w:sz w:val="22"/>
          <w:szCs w:val="22"/>
          <w:lang w:val="en-CA" w:eastAsia="en-CA"/>
        </w:rPr>
      </w:pPr>
      <w:ins w:id="26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8.2.2</w:t>
        </w:r>
        <w:r w:rsidRPr="0002750B">
          <w:rPr>
            <w:rFonts w:ascii="Calibri" w:eastAsia="MS Mincho" w:hAnsi="Calibri"/>
            <w:noProof/>
            <w:sz w:val="22"/>
            <w:szCs w:val="22"/>
            <w:lang w:val="en-CA" w:eastAsia="en-CA"/>
          </w:rPr>
          <w:tab/>
        </w:r>
        <w:r w:rsidRPr="00D6434B">
          <w:rPr>
            <w:rStyle w:val="Hyperlink"/>
            <w:noProof/>
            <w:lang w:val="en-CA"/>
          </w:rPr>
          <w:t>Reference</w:t>
        </w:r>
        <w:r>
          <w:rPr>
            <w:noProof/>
            <w:webHidden/>
          </w:rPr>
          <w:tab/>
        </w:r>
        <w:r>
          <w:rPr>
            <w:noProof/>
            <w:webHidden/>
          </w:rPr>
          <w:fldChar w:fldCharType="begin"/>
        </w:r>
        <w:r>
          <w:rPr>
            <w:noProof/>
            <w:webHidden/>
          </w:rPr>
          <w:instrText xml:space="preserve"> PAGEREF _Toc447367183 \h </w:instrText>
        </w:r>
      </w:ins>
      <w:r>
        <w:rPr>
          <w:noProof/>
          <w:webHidden/>
        </w:rPr>
      </w:r>
      <w:r>
        <w:rPr>
          <w:noProof/>
          <w:webHidden/>
        </w:rPr>
        <w:fldChar w:fldCharType="separate"/>
      </w:r>
      <w:ins w:id="266" w:author="Eric Boisvert" w:date="2016-04-02T13:28:00Z">
        <w:r>
          <w:rPr>
            <w:noProof/>
            <w:webHidden/>
          </w:rPr>
          <w:t>210</w:t>
        </w:r>
        <w:r>
          <w:rPr>
            <w:noProof/>
            <w:webHidden/>
          </w:rPr>
          <w:fldChar w:fldCharType="end"/>
        </w:r>
        <w:r w:rsidRPr="00D6434B">
          <w:rPr>
            <w:rStyle w:val="Hyperlink"/>
            <w:noProof/>
          </w:rPr>
          <w:fldChar w:fldCharType="end"/>
        </w:r>
      </w:ins>
    </w:p>
    <w:p w14:paraId="236D2C68" w14:textId="77777777" w:rsidR="008168C1" w:rsidRPr="0002750B" w:rsidRDefault="008168C1">
      <w:pPr>
        <w:pStyle w:val="TOC3"/>
        <w:tabs>
          <w:tab w:val="left" w:pos="1320"/>
          <w:tab w:val="right" w:leader="dot" w:pos="8630"/>
        </w:tabs>
        <w:rPr>
          <w:ins w:id="267" w:author="Eric Boisvert" w:date="2016-04-02T13:28:00Z"/>
          <w:rFonts w:ascii="Calibri" w:eastAsia="MS Mincho" w:hAnsi="Calibri"/>
          <w:noProof/>
          <w:sz w:val="22"/>
          <w:szCs w:val="22"/>
          <w:lang w:val="en-CA" w:eastAsia="en-CA"/>
        </w:rPr>
      </w:pPr>
      <w:ins w:id="26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8.2.3</w:t>
        </w:r>
        <w:r w:rsidRPr="0002750B">
          <w:rPr>
            <w:rFonts w:ascii="Calibri" w:eastAsia="MS Mincho" w:hAnsi="Calibri"/>
            <w:noProof/>
            <w:sz w:val="22"/>
            <w:szCs w:val="22"/>
            <w:lang w:val="en-CA" w:eastAsia="en-CA"/>
          </w:rPr>
          <w:tab/>
        </w:r>
        <w:r w:rsidRPr="00D6434B">
          <w:rPr>
            <w:rStyle w:val="Hyperlink"/>
            <w:noProof/>
            <w:lang w:val="en-CA"/>
          </w:rPr>
          <w:t>CodeList</w:t>
        </w:r>
        <w:r>
          <w:rPr>
            <w:noProof/>
            <w:webHidden/>
          </w:rPr>
          <w:tab/>
        </w:r>
        <w:r>
          <w:rPr>
            <w:noProof/>
            <w:webHidden/>
          </w:rPr>
          <w:fldChar w:fldCharType="begin"/>
        </w:r>
        <w:r>
          <w:rPr>
            <w:noProof/>
            <w:webHidden/>
          </w:rPr>
          <w:instrText xml:space="preserve"> PAGEREF _Toc447367184 \h </w:instrText>
        </w:r>
      </w:ins>
      <w:r>
        <w:rPr>
          <w:noProof/>
          <w:webHidden/>
        </w:rPr>
      </w:r>
      <w:r>
        <w:rPr>
          <w:noProof/>
          <w:webHidden/>
        </w:rPr>
        <w:fldChar w:fldCharType="separate"/>
      </w:r>
      <w:ins w:id="269" w:author="Eric Boisvert" w:date="2016-04-02T13:28:00Z">
        <w:r>
          <w:rPr>
            <w:noProof/>
            <w:webHidden/>
          </w:rPr>
          <w:t>212</w:t>
        </w:r>
        <w:r>
          <w:rPr>
            <w:noProof/>
            <w:webHidden/>
          </w:rPr>
          <w:fldChar w:fldCharType="end"/>
        </w:r>
        <w:r w:rsidRPr="00D6434B">
          <w:rPr>
            <w:rStyle w:val="Hyperlink"/>
            <w:noProof/>
          </w:rPr>
          <w:fldChar w:fldCharType="end"/>
        </w:r>
      </w:ins>
    </w:p>
    <w:p w14:paraId="2E4D5541" w14:textId="77777777" w:rsidR="008168C1" w:rsidRPr="0002750B" w:rsidRDefault="008168C1">
      <w:pPr>
        <w:pStyle w:val="TOC3"/>
        <w:tabs>
          <w:tab w:val="left" w:pos="1320"/>
          <w:tab w:val="right" w:leader="dot" w:pos="8630"/>
        </w:tabs>
        <w:rPr>
          <w:ins w:id="270" w:author="Eric Boisvert" w:date="2016-04-02T13:28:00Z"/>
          <w:rFonts w:ascii="Calibri" w:eastAsia="MS Mincho" w:hAnsi="Calibri"/>
          <w:noProof/>
          <w:sz w:val="22"/>
          <w:szCs w:val="22"/>
          <w:lang w:val="en-CA" w:eastAsia="en-CA"/>
        </w:rPr>
      </w:pPr>
      <w:ins w:id="27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8.2.4</w:t>
        </w:r>
        <w:r w:rsidRPr="0002750B">
          <w:rPr>
            <w:rFonts w:ascii="Calibri" w:eastAsia="MS Mincho" w:hAnsi="Calibri"/>
            <w:noProof/>
            <w:sz w:val="22"/>
            <w:szCs w:val="22"/>
            <w:lang w:val="en-CA" w:eastAsia="en-CA"/>
          </w:rPr>
          <w:tab/>
        </w:r>
        <w:r w:rsidRPr="00D6434B">
          <w:rPr>
            <w:rStyle w:val="Hyperlink"/>
            <w:noProof/>
            <w:lang w:val="en-CA"/>
          </w:rPr>
          <w:t>Identifiers</w:t>
        </w:r>
        <w:r>
          <w:rPr>
            <w:noProof/>
            <w:webHidden/>
          </w:rPr>
          <w:tab/>
        </w:r>
        <w:r>
          <w:rPr>
            <w:noProof/>
            <w:webHidden/>
          </w:rPr>
          <w:fldChar w:fldCharType="begin"/>
        </w:r>
        <w:r>
          <w:rPr>
            <w:noProof/>
            <w:webHidden/>
          </w:rPr>
          <w:instrText xml:space="preserve"> PAGEREF _Toc447367185 \h </w:instrText>
        </w:r>
      </w:ins>
      <w:r>
        <w:rPr>
          <w:noProof/>
          <w:webHidden/>
        </w:rPr>
      </w:r>
      <w:r>
        <w:rPr>
          <w:noProof/>
          <w:webHidden/>
        </w:rPr>
        <w:fldChar w:fldCharType="separate"/>
      </w:r>
      <w:ins w:id="272" w:author="Eric Boisvert" w:date="2016-04-02T13:28:00Z">
        <w:r>
          <w:rPr>
            <w:noProof/>
            <w:webHidden/>
          </w:rPr>
          <w:t>212</w:t>
        </w:r>
        <w:r>
          <w:rPr>
            <w:noProof/>
            <w:webHidden/>
          </w:rPr>
          <w:fldChar w:fldCharType="end"/>
        </w:r>
        <w:r w:rsidRPr="00D6434B">
          <w:rPr>
            <w:rStyle w:val="Hyperlink"/>
            <w:noProof/>
          </w:rPr>
          <w:fldChar w:fldCharType="end"/>
        </w:r>
      </w:ins>
    </w:p>
    <w:p w14:paraId="67CC7B09" w14:textId="77777777" w:rsidR="008168C1" w:rsidRPr="0002750B" w:rsidRDefault="008168C1">
      <w:pPr>
        <w:pStyle w:val="TOC3"/>
        <w:tabs>
          <w:tab w:val="left" w:pos="1320"/>
          <w:tab w:val="right" w:leader="dot" w:pos="8630"/>
        </w:tabs>
        <w:rPr>
          <w:ins w:id="273" w:author="Eric Boisvert" w:date="2016-04-02T13:28:00Z"/>
          <w:rFonts w:ascii="Calibri" w:eastAsia="MS Mincho" w:hAnsi="Calibri"/>
          <w:noProof/>
          <w:sz w:val="22"/>
          <w:szCs w:val="22"/>
          <w:lang w:val="en-CA" w:eastAsia="en-CA"/>
        </w:rPr>
      </w:pPr>
      <w:ins w:id="27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8.2.5</w:t>
        </w:r>
        <w:r w:rsidRPr="0002750B">
          <w:rPr>
            <w:rFonts w:ascii="Calibri" w:eastAsia="MS Mincho" w:hAnsi="Calibri"/>
            <w:noProof/>
            <w:sz w:val="22"/>
            <w:szCs w:val="22"/>
            <w:lang w:val="en-CA" w:eastAsia="en-CA"/>
          </w:rPr>
          <w:tab/>
        </w:r>
        <w:r w:rsidRPr="00D6434B">
          <w:rPr>
            <w:rStyle w:val="Hyperlink"/>
            <w:noProof/>
            <w:lang w:val="en-CA"/>
          </w:rPr>
          <w:t>Nillables or Voidables</w:t>
        </w:r>
        <w:r>
          <w:rPr>
            <w:noProof/>
            <w:webHidden/>
          </w:rPr>
          <w:tab/>
        </w:r>
        <w:r>
          <w:rPr>
            <w:noProof/>
            <w:webHidden/>
          </w:rPr>
          <w:fldChar w:fldCharType="begin"/>
        </w:r>
        <w:r>
          <w:rPr>
            <w:noProof/>
            <w:webHidden/>
          </w:rPr>
          <w:instrText xml:space="preserve"> PAGEREF _Toc447367186 \h </w:instrText>
        </w:r>
      </w:ins>
      <w:r>
        <w:rPr>
          <w:noProof/>
          <w:webHidden/>
        </w:rPr>
      </w:r>
      <w:r>
        <w:rPr>
          <w:noProof/>
          <w:webHidden/>
        </w:rPr>
        <w:fldChar w:fldCharType="separate"/>
      </w:r>
      <w:ins w:id="275" w:author="Eric Boisvert" w:date="2016-04-02T13:28:00Z">
        <w:r>
          <w:rPr>
            <w:noProof/>
            <w:webHidden/>
          </w:rPr>
          <w:t>213</w:t>
        </w:r>
        <w:r>
          <w:rPr>
            <w:noProof/>
            <w:webHidden/>
          </w:rPr>
          <w:fldChar w:fldCharType="end"/>
        </w:r>
        <w:r w:rsidRPr="00D6434B">
          <w:rPr>
            <w:rStyle w:val="Hyperlink"/>
            <w:noProof/>
          </w:rPr>
          <w:fldChar w:fldCharType="end"/>
        </w:r>
      </w:ins>
    </w:p>
    <w:p w14:paraId="2A98F75A" w14:textId="77777777" w:rsidR="008168C1" w:rsidRPr="0002750B" w:rsidRDefault="008168C1">
      <w:pPr>
        <w:pStyle w:val="TOC3"/>
        <w:tabs>
          <w:tab w:val="left" w:pos="1320"/>
          <w:tab w:val="right" w:leader="dot" w:pos="8630"/>
        </w:tabs>
        <w:rPr>
          <w:ins w:id="276" w:author="Eric Boisvert" w:date="2016-04-02T13:28:00Z"/>
          <w:rFonts w:ascii="Calibri" w:eastAsia="MS Mincho" w:hAnsi="Calibri"/>
          <w:noProof/>
          <w:sz w:val="22"/>
          <w:szCs w:val="22"/>
          <w:lang w:val="en-CA" w:eastAsia="en-CA"/>
        </w:rPr>
      </w:pPr>
      <w:ins w:id="27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bidi="x-none"/>
          </w:rPr>
          <w:t>8.2.6</w:t>
        </w:r>
        <w:r w:rsidRPr="0002750B">
          <w:rPr>
            <w:rFonts w:ascii="Calibri" w:eastAsia="MS Mincho" w:hAnsi="Calibri"/>
            <w:noProof/>
            <w:sz w:val="22"/>
            <w:szCs w:val="22"/>
            <w:lang w:val="en-CA" w:eastAsia="en-CA"/>
          </w:rPr>
          <w:tab/>
        </w:r>
        <w:r w:rsidRPr="00D6434B">
          <w:rPr>
            <w:rStyle w:val="Hyperlink"/>
            <w:noProof/>
            <w:lang w:val="en-CA"/>
          </w:rPr>
          <w:t>Date encoding</w:t>
        </w:r>
        <w:r>
          <w:rPr>
            <w:noProof/>
            <w:webHidden/>
          </w:rPr>
          <w:tab/>
        </w:r>
        <w:r>
          <w:rPr>
            <w:noProof/>
            <w:webHidden/>
          </w:rPr>
          <w:fldChar w:fldCharType="begin"/>
        </w:r>
        <w:r>
          <w:rPr>
            <w:noProof/>
            <w:webHidden/>
          </w:rPr>
          <w:instrText xml:space="preserve"> PAGEREF _Toc447367187 \h </w:instrText>
        </w:r>
      </w:ins>
      <w:r>
        <w:rPr>
          <w:noProof/>
          <w:webHidden/>
        </w:rPr>
      </w:r>
      <w:r>
        <w:rPr>
          <w:noProof/>
          <w:webHidden/>
        </w:rPr>
        <w:fldChar w:fldCharType="separate"/>
      </w:r>
      <w:ins w:id="278" w:author="Eric Boisvert" w:date="2016-04-02T13:28:00Z">
        <w:r>
          <w:rPr>
            <w:noProof/>
            <w:webHidden/>
          </w:rPr>
          <w:t>213</w:t>
        </w:r>
        <w:r>
          <w:rPr>
            <w:noProof/>
            <w:webHidden/>
          </w:rPr>
          <w:fldChar w:fldCharType="end"/>
        </w:r>
        <w:r w:rsidRPr="00D6434B">
          <w:rPr>
            <w:rStyle w:val="Hyperlink"/>
            <w:noProof/>
          </w:rPr>
          <w:fldChar w:fldCharType="end"/>
        </w:r>
      </w:ins>
    </w:p>
    <w:p w14:paraId="49560938" w14:textId="77777777" w:rsidR="008168C1" w:rsidRPr="0002750B" w:rsidRDefault="008168C1">
      <w:pPr>
        <w:pStyle w:val="TOC3"/>
        <w:tabs>
          <w:tab w:val="left" w:pos="1320"/>
          <w:tab w:val="right" w:leader="dot" w:pos="8630"/>
        </w:tabs>
        <w:rPr>
          <w:ins w:id="279" w:author="Eric Boisvert" w:date="2016-04-02T13:28:00Z"/>
          <w:rFonts w:ascii="Calibri" w:eastAsia="MS Mincho" w:hAnsi="Calibri"/>
          <w:noProof/>
          <w:sz w:val="22"/>
          <w:szCs w:val="22"/>
          <w:lang w:val="en-CA" w:eastAsia="en-CA"/>
        </w:rPr>
      </w:pPr>
      <w:ins w:id="28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"_Toc447367188"</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8.2.7</w:t>
        </w:r>
        <w:r w:rsidRPr="0002750B">
          <w:rPr>
            <w:rFonts w:ascii="Calibri" w:eastAsia="MS Mincho" w:hAnsi="Calibri"/>
            <w:noProof/>
            <w:sz w:val="22"/>
            <w:szCs w:val="22"/>
            <w:lang w:val="en-CA" w:eastAsia="en-CA"/>
          </w:rPr>
          <w:tab/>
        </w:r>
        <w:r w:rsidRPr="00D6434B">
          <w:rPr>
            <w:rStyle w:val="Hyperlink"/>
            <w:noProof/>
          </w:rPr>
          <w:t>Units of Measure</w:t>
        </w:r>
        <w:r>
          <w:rPr>
            <w:noProof/>
            <w:webHidden/>
          </w:rPr>
          <w:tab/>
        </w:r>
        <w:r>
          <w:rPr>
            <w:noProof/>
            <w:webHidden/>
          </w:rPr>
          <w:fldChar w:fldCharType="begin"/>
        </w:r>
        <w:r>
          <w:rPr>
            <w:noProof/>
            <w:webHidden/>
          </w:rPr>
          <w:instrText xml:space="preserve"> PAGEREF _Toc447367188 \h </w:instrText>
        </w:r>
      </w:ins>
      <w:r>
        <w:rPr>
          <w:noProof/>
          <w:webHidden/>
        </w:rPr>
      </w:r>
      <w:r>
        <w:rPr>
          <w:noProof/>
          <w:webHidden/>
        </w:rPr>
        <w:fldChar w:fldCharType="separate"/>
      </w:r>
      <w:ins w:id="281" w:author="Eric Boisvert" w:date="2016-04-02T13:28:00Z">
        <w:r>
          <w:rPr>
            <w:noProof/>
            <w:webHidden/>
          </w:rPr>
          <w:t>214</w:t>
        </w:r>
        <w:r>
          <w:rPr>
            <w:noProof/>
            <w:webHidden/>
          </w:rPr>
          <w:fldChar w:fldCharType="end"/>
        </w:r>
        <w:r w:rsidRPr="00D6434B">
          <w:rPr>
            <w:rStyle w:val="Hyperlink"/>
            <w:noProof/>
          </w:rPr>
          <w:fldChar w:fldCharType="end"/>
        </w:r>
      </w:ins>
    </w:p>
    <w:p w14:paraId="04AC74CD" w14:textId="77777777" w:rsidR="008168C1" w:rsidRPr="0002750B" w:rsidRDefault="008168C1">
      <w:pPr>
        <w:pStyle w:val="TOC2"/>
        <w:tabs>
          <w:tab w:val="left" w:pos="880"/>
          <w:tab w:val="right" w:leader="dot" w:pos="8630"/>
        </w:tabs>
        <w:rPr>
          <w:ins w:id="282" w:author="Eric Boisvert" w:date="2016-04-02T13:28:00Z"/>
          <w:rFonts w:ascii="Calibri" w:eastAsia="MS Mincho" w:hAnsi="Calibri"/>
          <w:noProof/>
          <w:sz w:val="22"/>
          <w:szCs w:val="22"/>
          <w:lang w:val="en-CA" w:eastAsia="en-CA"/>
        </w:rPr>
      </w:pPr>
      <w:ins w:id="28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"_Toc447367189"</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8.3</w:t>
        </w:r>
        <w:r w:rsidRPr="0002750B">
          <w:rPr>
            <w:rFonts w:ascii="Calibri" w:eastAsia="MS Mincho" w:hAnsi="Calibri"/>
            <w:noProof/>
            <w:sz w:val="22"/>
            <w:szCs w:val="22"/>
            <w:lang w:val="en-CA" w:eastAsia="en-CA"/>
          </w:rPr>
          <w:tab/>
        </w:r>
        <w:r w:rsidRPr="00D6434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_Toc447367189 \h </w:instrText>
        </w:r>
      </w:ins>
      <w:r>
        <w:rPr>
          <w:noProof/>
          <w:webHidden/>
        </w:rPr>
      </w:r>
      <w:r>
        <w:rPr>
          <w:noProof/>
          <w:webHidden/>
        </w:rPr>
        <w:fldChar w:fldCharType="separate"/>
      </w:r>
      <w:ins w:id="284" w:author="Eric Boisvert" w:date="2016-04-02T13:28:00Z">
        <w:r>
          <w:rPr>
            <w:noProof/>
            <w:webHidden/>
          </w:rPr>
          <w:t>214</w:t>
        </w:r>
        <w:r>
          <w:rPr>
            <w:noProof/>
            <w:webHidden/>
          </w:rPr>
          <w:fldChar w:fldCharType="end"/>
        </w:r>
        <w:r w:rsidRPr="00D6434B">
          <w:rPr>
            <w:rStyle w:val="Hyperlink"/>
            <w:noProof/>
          </w:rPr>
          <w:fldChar w:fldCharType="end"/>
        </w:r>
      </w:ins>
    </w:p>
    <w:p w14:paraId="67098C93" w14:textId="77777777" w:rsidR="008168C1" w:rsidRPr="0002750B" w:rsidRDefault="008168C1">
      <w:pPr>
        <w:pStyle w:val="TOC2"/>
        <w:tabs>
          <w:tab w:val="left" w:pos="880"/>
          <w:tab w:val="right" w:leader="dot" w:pos="8630"/>
        </w:tabs>
        <w:rPr>
          <w:ins w:id="285" w:author="Eric Boisvert" w:date="2016-04-02T13:28:00Z"/>
          <w:rFonts w:ascii="Calibri" w:eastAsia="MS Mincho" w:hAnsi="Calibri"/>
          <w:noProof/>
          <w:sz w:val="22"/>
          <w:szCs w:val="22"/>
          <w:lang w:val="en-CA" w:eastAsia="en-CA"/>
        </w:rPr>
      </w:pPr>
      <w:ins w:id="28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"_Toc447367190"</w:instrText>
        </w:r>
        <w:r w:rsidRPr="00D6434B">
          <w:rPr>
            <w:rStyle w:val="Hyperlink"/>
            <w:noProof/>
          </w:rPr>
          <w:instrText xml:space="preserve"> </w:instrText>
        </w:r>
        <w:r w:rsidRPr="00D6434B">
          <w:rPr>
            <w:rStyle w:val="Hyperlink"/>
            <w:noProof/>
          </w:rPr>
          <w:fldChar w:fldCharType="separate"/>
        </w:r>
        <w:r w:rsidRPr="00D6434B">
          <w:rPr>
            <w:rStyle w:val="Hyperlink"/>
            <w:noProof/>
          </w:rPr>
          <w:t>8.4</w:t>
        </w:r>
        <w:r w:rsidRPr="0002750B">
          <w:rPr>
            <w:rFonts w:ascii="Calibri" w:eastAsia="MS Mincho" w:hAnsi="Calibri"/>
            <w:noProof/>
            <w:sz w:val="22"/>
            <w:szCs w:val="22"/>
            <w:lang w:val="en-CA" w:eastAsia="en-CA"/>
          </w:rPr>
          <w:tab/>
        </w:r>
        <w:r w:rsidRPr="00D6434B">
          <w:rPr>
            <w:rStyle w:val="Hyperlink"/>
            <w:noProof/>
          </w:rPr>
          <w:t>GeoSciML Portrayal GML 3.1 profile</w:t>
        </w:r>
        <w:r>
          <w:rPr>
            <w:noProof/>
            <w:webHidden/>
          </w:rPr>
          <w:tab/>
        </w:r>
        <w:r>
          <w:rPr>
            <w:noProof/>
            <w:webHidden/>
          </w:rPr>
          <w:fldChar w:fldCharType="begin"/>
        </w:r>
        <w:r>
          <w:rPr>
            <w:noProof/>
            <w:webHidden/>
          </w:rPr>
          <w:instrText xml:space="preserve"> PAGEREF _Toc447367190 \h </w:instrText>
        </w:r>
      </w:ins>
      <w:r>
        <w:rPr>
          <w:noProof/>
          <w:webHidden/>
        </w:rPr>
      </w:r>
      <w:r>
        <w:rPr>
          <w:noProof/>
          <w:webHidden/>
        </w:rPr>
        <w:fldChar w:fldCharType="separate"/>
      </w:r>
      <w:ins w:id="287" w:author="Eric Boisvert" w:date="2016-04-02T13:28:00Z">
        <w:r>
          <w:rPr>
            <w:noProof/>
            <w:webHidden/>
          </w:rPr>
          <w:t>216</w:t>
        </w:r>
        <w:r>
          <w:rPr>
            <w:noProof/>
            <w:webHidden/>
          </w:rPr>
          <w:fldChar w:fldCharType="end"/>
        </w:r>
        <w:r w:rsidRPr="00D6434B">
          <w:rPr>
            <w:rStyle w:val="Hyperlink"/>
            <w:noProof/>
          </w:rPr>
          <w:fldChar w:fldCharType="end"/>
        </w:r>
      </w:ins>
    </w:p>
    <w:p w14:paraId="7462D4C4" w14:textId="77777777" w:rsidR="008168C1" w:rsidRPr="0002750B" w:rsidRDefault="008168C1">
      <w:pPr>
        <w:pStyle w:val="TOC2"/>
        <w:tabs>
          <w:tab w:val="left" w:pos="880"/>
          <w:tab w:val="right" w:leader="dot" w:pos="8630"/>
        </w:tabs>
        <w:rPr>
          <w:ins w:id="288" w:author="Eric Boisvert" w:date="2016-04-02T13:28:00Z"/>
          <w:rFonts w:ascii="Calibri" w:eastAsia="MS Mincho" w:hAnsi="Calibri"/>
          <w:noProof/>
          <w:sz w:val="22"/>
          <w:szCs w:val="22"/>
          <w:lang w:val="en-CA" w:eastAsia="en-CA"/>
        </w:rPr>
      </w:pPr>
      <w:ins w:id="28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"_Toc447367191"</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8.5</w:t>
        </w:r>
        <w:r w:rsidRPr="0002750B">
          <w:rPr>
            <w:rFonts w:ascii="Calibri" w:eastAsia="MS Mincho" w:hAnsi="Calibri"/>
            <w:noProof/>
            <w:sz w:val="22"/>
            <w:szCs w:val="22"/>
            <w:lang w:val="en-CA" w:eastAsia="en-CA"/>
          </w:rPr>
          <w:tab/>
        </w:r>
        <w:r w:rsidRPr="00D6434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_Toc447367191 \h </w:instrText>
        </w:r>
      </w:ins>
      <w:r>
        <w:rPr>
          <w:noProof/>
          <w:webHidden/>
        </w:rPr>
      </w:r>
      <w:r>
        <w:rPr>
          <w:noProof/>
          <w:webHidden/>
        </w:rPr>
        <w:fldChar w:fldCharType="separate"/>
      </w:r>
      <w:ins w:id="290" w:author="Eric Boisvert" w:date="2016-04-02T13:28:00Z">
        <w:r>
          <w:rPr>
            <w:noProof/>
            <w:webHidden/>
          </w:rPr>
          <w:t>217</w:t>
        </w:r>
        <w:r>
          <w:rPr>
            <w:noProof/>
            <w:webHidden/>
          </w:rPr>
          <w:fldChar w:fldCharType="end"/>
        </w:r>
        <w:r w:rsidRPr="00D6434B">
          <w:rPr>
            <w:rStyle w:val="Hyperlink"/>
            <w:noProof/>
          </w:rPr>
          <w:fldChar w:fldCharType="end"/>
        </w:r>
      </w:ins>
    </w:p>
    <w:p w14:paraId="0E895C97" w14:textId="77777777" w:rsidR="008168C1" w:rsidRPr="0002750B" w:rsidRDefault="008168C1">
      <w:pPr>
        <w:pStyle w:val="TOC3"/>
        <w:tabs>
          <w:tab w:val="left" w:pos="1320"/>
          <w:tab w:val="right" w:leader="dot" w:pos="8630"/>
        </w:tabs>
        <w:rPr>
          <w:ins w:id="291" w:author="Eric Boisvert" w:date="2016-04-02T13:28:00Z"/>
          <w:rFonts w:ascii="Calibri" w:eastAsia="MS Mincho" w:hAnsi="Calibri"/>
          <w:noProof/>
          <w:sz w:val="22"/>
          <w:szCs w:val="22"/>
          <w:lang w:val="en-CA" w:eastAsia="en-CA"/>
        </w:rPr>
      </w:pPr>
      <w:ins w:id="29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"_Toc447367192"</w:instrText>
        </w:r>
        <w:r w:rsidRPr="00D6434B">
          <w:rPr>
            <w:rStyle w:val="Hyperlink"/>
            <w:noProof/>
          </w:rPr>
          <w:instrText xml:space="preserve"> </w:instrText>
        </w:r>
        <w:r w:rsidRPr="00D6434B">
          <w:rPr>
            <w:rStyle w:val="Hyperlink"/>
            <w:noProof/>
          </w:rPr>
          <w:fldChar w:fldCharType="separate"/>
        </w:r>
        <w:r w:rsidRPr="00D6434B">
          <w:rPr>
            <w:rStyle w:val="Hyperlink"/>
            <w:noProof/>
            <w:lang w:bidi="x-none"/>
          </w:rPr>
          <w:t>8.5.1</w:t>
        </w:r>
        <w:r w:rsidRPr="0002750B">
          <w:rPr>
            <w:rFonts w:ascii="Calibri" w:eastAsia="MS Mincho" w:hAnsi="Calibri"/>
            <w:noProof/>
            <w:sz w:val="22"/>
            <w:szCs w:val="22"/>
            <w:lang w:val="en-CA" w:eastAsia="en-CA"/>
          </w:rPr>
          <w:tab/>
        </w:r>
        <w:r w:rsidRPr="00D6434B">
          <w:rPr>
            <w:rStyle w:val="Hyperlink"/>
            <w:noProof/>
          </w:rPr>
          <w:t>relatedFeature</w:t>
        </w:r>
        <w:r>
          <w:rPr>
            <w:noProof/>
            <w:webHidden/>
          </w:rPr>
          <w:tab/>
        </w:r>
        <w:r>
          <w:rPr>
            <w:noProof/>
            <w:webHidden/>
          </w:rPr>
          <w:fldChar w:fldCharType="begin"/>
        </w:r>
        <w:r>
          <w:rPr>
            <w:noProof/>
            <w:webHidden/>
          </w:rPr>
          <w:instrText xml:space="preserve"> PAGEREF _Toc447367192 \h </w:instrText>
        </w:r>
      </w:ins>
      <w:r>
        <w:rPr>
          <w:noProof/>
          <w:webHidden/>
        </w:rPr>
      </w:r>
      <w:r>
        <w:rPr>
          <w:noProof/>
          <w:webHidden/>
        </w:rPr>
        <w:fldChar w:fldCharType="separate"/>
      </w:r>
      <w:ins w:id="293" w:author="Eric Boisvert" w:date="2016-04-02T13:28:00Z">
        <w:r>
          <w:rPr>
            <w:noProof/>
            <w:webHidden/>
          </w:rPr>
          <w:t>218</w:t>
        </w:r>
        <w:r>
          <w:rPr>
            <w:noProof/>
            <w:webHidden/>
          </w:rPr>
          <w:fldChar w:fldCharType="end"/>
        </w:r>
        <w:r w:rsidRPr="00D6434B">
          <w:rPr>
            <w:rStyle w:val="Hyperlink"/>
            <w:noProof/>
          </w:rPr>
          <w:fldChar w:fldCharType="end"/>
        </w:r>
      </w:ins>
    </w:p>
    <w:p w14:paraId="46B1CA39" w14:textId="77777777" w:rsidR="008168C1" w:rsidRPr="0002750B" w:rsidRDefault="008168C1">
      <w:pPr>
        <w:pStyle w:val="TOC2"/>
        <w:tabs>
          <w:tab w:val="left" w:pos="880"/>
          <w:tab w:val="right" w:leader="dot" w:pos="8630"/>
        </w:tabs>
        <w:rPr>
          <w:ins w:id="294" w:author="Eric Boisvert" w:date="2016-04-02T13:28:00Z"/>
          <w:rFonts w:ascii="Calibri" w:eastAsia="MS Mincho" w:hAnsi="Calibri"/>
          <w:noProof/>
          <w:sz w:val="22"/>
          <w:szCs w:val="22"/>
          <w:lang w:val="en-CA" w:eastAsia="en-CA"/>
        </w:rPr>
      </w:pPr>
      <w:ins w:id="29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8.6</w:t>
        </w:r>
        <w:r w:rsidRPr="0002750B">
          <w:rPr>
            <w:rFonts w:ascii="Calibri" w:eastAsia="MS Mincho" w:hAnsi="Calibri"/>
            <w:noProof/>
            <w:sz w:val="22"/>
            <w:szCs w:val="22"/>
            <w:lang w:val="en-CA" w:eastAsia="en-CA"/>
          </w:rPr>
          <w:tab/>
        </w:r>
        <w:r w:rsidRPr="00D6434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_Toc447367193 \h </w:instrText>
        </w:r>
      </w:ins>
      <w:r>
        <w:rPr>
          <w:noProof/>
          <w:webHidden/>
        </w:rPr>
      </w:r>
      <w:r>
        <w:rPr>
          <w:noProof/>
          <w:webHidden/>
        </w:rPr>
        <w:fldChar w:fldCharType="separate"/>
      </w:r>
      <w:ins w:id="296" w:author="Eric Boisvert" w:date="2016-04-02T13:28:00Z">
        <w:r>
          <w:rPr>
            <w:noProof/>
            <w:webHidden/>
          </w:rPr>
          <w:t>219</w:t>
        </w:r>
        <w:r>
          <w:rPr>
            <w:noProof/>
            <w:webHidden/>
          </w:rPr>
          <w:fldChar w:fldCharType="end"/>
        </w:r>
        <w:r w:rsidRPr="00D6434B">
          <w:rPr>
            <w:rStyle w:val="Hyperlink"/>
            <w:noProof/>
          </w:rPr>
          <w:fldChar w:fldCharType="end"/>
        </w:r>
      </w:ins>
    </w:p>
    <w:p w14:paraId="2DA7BD7B" w14:textId="77777777" w:rsidR="008168C1" w:rsidRPr="0002750B" w:rsidRDefault="008168C1">
      <w:pPr>
        <w:pStyle w:val="TOC2"/>
        <w:tabs>
          <w:tab w:val="left" w:pos="880"/>
          <w:tab w:val="right" w:leader="dot" w:pos="8630"/>
        </w:tabs>
        <w:rPr>
          <w:ins w:id="297" w:author="Eric Boisvert" w:date="2016-04-02T13:28:00Z"/>
          <w:rFonts w:ascii="Calibri" w:eastAsia="MS Mincho" w:hAnsi="Calibri"/>
          <w:noProof/>
          <w:sz w:val="22"/>
          <w:szCs w:val="22"/>
          <w:lang w:val="en-CA" w:eastAsia="en-CA"/>
        </w:rPr>
      </w:pPr>
      <w:ins w:id="29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8.7</w:t>
        </w:r>
        <w:r w:rsidRPr="0002750B">
          <w:rPr>
            <w:rFonts w:ascii="Calibri" w:eastAsia="MS Mincho" w:hAnsi="Calibri"/>
            <w:noProof/>
            <w:sz w:val="22"/>
            <w:szCs w:val="22"/>
            <w:lang w:val="en-CA" w:eastAsia="en-CA"/>
          </w:rPr>
          <w:tab/>
        </w:r>
        <w:r w:rsidRPr="00D6434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_Toc447367194 \h </w:instrText>
        </w:r>
      </w:ins>
      <w:r>
        <w:rPr>
          <w:noProof/>
          <w:webHidden/>
        </w:rPr>
      </w:r>
      <w:r>
        <w:rPr>
          <w:noProof/>
          <w:webHidden/>
        </w:rPr>
        <w:fldChar w:fldCharType="separate"/>
      </w:r>
      <w:ins w:id="299" w:author="Eric Boisvert" w:date="2016-04-02T13:28:00Z">
        <w:r>
          <w:rPr>
            <w:noProof/>
            <w:webHidden/>
          </w:rPr>
          <w:t>219</w:t>
        </w:r>
        <w:r>
          <w:rPr>
            <w:noProof/>
            <w:webHidden/>
          </w:rPr>
          <w:fldChar w:fldCharType="end"/>
        </w:r>
        <w:r w:rsidRPr="00D6434B">
          <w:rPr>
            <w:rStyle w:val="Hyperlink"/>
            <w:noProof/>
          </w:rPr>
          <w:fldChar w:fldCharType="end"/>
        </w:r>
      </w:ins>
    </w:p>
    <w:p w14:paraId="171CEA2F" w14:textId="77777777" w:rsidR="008168C1" w:rsidRPr="0002750B" w:rsidRDefault="008168C1">
      <w:pPr>
        <w:pStyle w:val="TOC2"/>
        <w:tabs>
          <w:tab w:val="left" w:pos="880"/>
          <w:tab w:val="right" w:leader="dot" w:pos="8630"/>
        </w:tabs>
        <w:rPr>
          <w:ins w:id="300" w:author="Eric Boisvert" w:date="2016-04-02T13:28:00Z"/>
          <w:rFonts w:ascii="Calibri" w:eastAsia="MS Mincho" w:hAnsi="Calibri"/>
          <w:noProof/>
          <w:sz w:val="22"/>
          <w:szCs w:val="22"/>
          <w:lang w:val="en-CA" w:eastAsia="en-CA"/>
        </w:rPr>
      </w:pPr>
      <w:ins w:id="30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8.8</w:t>
        </w:r>
        <w:r w:rsidRPr="0002750B">
          <w:rPr>
            <w:rFonts w:ascii="Calibri" w:eastAsia="MS Mincho" w:hAnsi="Calibri"/>
            <w:noProof/>
            <w:sz w:val="22"/>
            <w:szCs w:val="22"/>
            <w:lang w:val="en-CA" w:eastAsia="en-CA"/>
          </w:rPr>
          <w:tab/>
        </w:r>
        <w:r w:rsidRPr="00D6434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_Toc447367195 \h </w:instrText>
        </w:r>
      </w:ins>
      <w:r>
        <w:rPr>
          <w:noProof/>
          <w:webHidden/>
        </w:rPr>
      </w:r>
      <w:r>
        <w:rPr>
          <w:noProof/>
          <w:webHidden/>
        </w:rPr>
        <w:fldChar w:fldCharType="separate"/>
      </w:r>
      <w:ins w:id="302" w:author="Eric Boisvert" w:date="2016-04-02T13:28:00Z">
        <w:r>
          <w:rPr>
            <w:noProof/>
            <w:webHidden/>
          </w:rPr>
          <w:t>220</w:t>
        </w:r>
        <w:r>
          <w:rPr>
            <w:noProof/>
            <w:webHidden/>
          </w:rPr>
          <w:fldChar w:fldCharType="end"/>
        </w:r>
        <w:r w:rsidRPr="00D6434B">
          <w:rPr>
            <w:rStyle w:val="Hyperlink"/>
            <w:noProof/>
          </w:rPr>
          <w:fldChar w:fldCharType="end"/>
        </w:r>
      </w:ins>
    </w:p>
    <w:p w14:paraId="4B50C006" w14:textId="77777777" w:rsidR="008168C1" w:rsidRPr="0002750B" w:rsidRDefault="008168C1">
      <w:pPr>
        <w:pStyle w:val="TOC2"/>
        <w:tabs>
          <w:tab w:val="left" w:pos="880"/>
          <w:tab w:val="right" w:leader="dot" w:pos="8630"/>
        </w:tabs>
        <w:rPr>
          <w:ins w:id="303" w:author="Eric Boisvert" w:date="2016-04-02T13:28:00Z"/>
          <w:rFonts w:ascii="Calibri" w:eastAsia="MS Mincho" w:hAnsi="Calibri"/>
          <w:noProof/>
          <w:sz w:val="22"/>
          <w:szCs w:val="22"/>
          <w:lang w:val="en-CA" w:eastAsia="en-CA"/>
        </w:rPr>
      </w:pPr>
      <w:ins w:id="304"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"_Toc447367196"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8.9</w:t>
        </w:r>
        <w:r w:rsidRPr="0002750B">
          <w:rPr>
            <w:rFonts w:ascii="Calibri" w:eastAsia="MS Mincho" w:hAnsi="Calibri"/>
            <w:noProof/>
            <w:sz w:val="22"/>
            <w:szCs w:val="22"/>
            <w:lang w:val="en-CA" w:eastAsia="en-CA"/>
          </w:rPr>
          <w:tab/>
        </w:r>
        <w:r w:rsidRPr="00D6434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_Toc447367196 \h </w:instrText>
        </w:r>
      </w:ins>
      <w:r>
        <w:rPr>
          <w:noProof/>
          <w:webHidden/>
        </w:rPr>
      </w:r>
      <w:r>
        <w:rPr>
          <w:noProof/>
          <w:webHidden/>
        </w:rPr>
        <w:fldChar w:fldCharType="separate"/>
      </w:r>
      <w:ins w:id="305" w:author="Eric Boisvert" w:date="2016-04-02T13:28:00Z">
        <w:r>
          <w:rPr>
            <w:noProof/>
            <w:webHidden/>
          </w:rPr>
          <w:t>221</w:t>
        </w:r>
        <w:r>
          <w:rPr>
            <w:noProof/>
            <w:webHidden/>
          </w:rPr>
          <w:fldChar w:fldCharType="end"/>
        </w:r>
        <w:r w:rsidRPr="00D6434B">
          <w:rPr>
            <w:rStyle w:val="Hyperlink"/>
            <w:noProof/>
          </w:rPr>
          <w:fldChar w:fldCharType="end"/>
        </w:r>
      </w:ins>
    </w:p>
    <w:p w14:paraId="73E393CC" w14:textId="77777777" w:rsidR="008168C1" w:rsidRPr="0002750B" w:rsidRDefault="008168C1">
      <w:pPr>
        <w:pStyle w:val="TOC1"/>
        <w:tabs>
          <w:tab w:val="left" w:pos="480"/>
          <w:tab w:val="right" w:leader="dot" w:pos="8630"/>
        </w:tabs>
        <w:rPr>
          <w:ins w:id="306" w:author="Eric Boisvert" w:date="2016-04-02T13:28:00Z"/>
          <w:rFonts w:ascii="Calibri" w:eastAsia="MS Mincho" w:hAnsi="Calibri"/>
          <w:noProof/>
          <w:sz w:val="22"/>
          <w:szCs w:val="22"/>
          <w:lang w:val="en-CA" w:eastAsia="en-CA"/>
        </w:rPr>
      </w:pPr>
      <w:ins w:id="30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"_Toc447367197"</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9.</w:t>
        </w:r>
        <w:r w:rsidRPr="0002750B">
          <w:rPr>
            <w:rFonts w:ascii="Calibri" w:eastAsia="MS Mincho" w:hAnsi="Calibri"/>
            <w:noProof/>
            <w:sz w:val="22"/>
            <w:szCs w:val="22"/>
            <w:lang w:val="en-CA" w:eastAsia="en-CA"/>
          </w:rPr>
          <w:tab/>
        </w:r>
        <w:r w:rsidRPr="00D6434B">
          <w:rPr>
            <w:rStyle w:val="Hyperlink"/>
            <w:noProof/>
            <w:lang w:val="en-CA"/>
          </w:rPr>
          <w:t>Media Types for any data encoding(s)</w:t>
        </w:r>
        <w:r>
          <w:rPr>
            <w:noProof/>
            <w:webHidden/>
          </w:rPr>
          <w:tab/>
        </w:r>
        <w:r>
          <w:rPr>
            <w:noProof/>
            <w:webHidden/>
          </w:rPr>
          <w:fldChar w:fldCharType="begin"/>
        </w:r>
        <w:r>
          <w:rPr>
            <w:noProof/>
            <w:webHidden/>
          </w:rPr>
          <w:instrText xml:space="preserve"> PAGEREF _Toc447367197 \h </w:instrText>
        </w:r>
      </w:ins>
      <w:r>
        <w:rPr>
          <w:noProof/>
          <w:webHidden/>
        </w:rPr>
      </w:r>
      <w:r>
        <w:rPr>
          <w:noProof/>
          <w:webHidden/>
        </w:rPr>
        <w:fldChar w:fldCharType="separate"/>
      </w:r>
      <w:ins w:id="308" w:author="Eric Boisvert" w:date="2016-04-02T13:28:00Z">
        <w:r>
          <w:rPr>
            <w:noProof/>
            <w:webHidden/>
          </w:rPr>
          <w:t>223</w:t>
        </w:r>
        <w:r>
          <w:rPr>
            <w:noProof/>
            <w:webHidden/>
          </w:rPr>
          <w:fldChar w:fldCharType="end"/>
        </w:r>
        <w:r w:rsidRPr="00D6434B">
          <w:rPr>
            <w:rStyle w:val="Hyperlink"/>
            <w:noProof/>
          </w:rPr>
          <w:fldChar w:fldCharType="end"/>
        </w:r>
      </w:ins>
    </w:p>
    <w:p w14:paraId="7CA9EF58" w14:textId="77777777" w:rsidR="008168C1" w:rsidRPr="0002750B" w:rsidRDefault="008168C1">
      <w:pPr>
        <w:pStyle w:val="TOC1"/>
        <w:tabs>
          <w:tab w:val="left" w:pos="660"/>
          <w:tab w:val="right" w:leader="dot" w:pos="8630"/>
        </w:tabs>
        <w:rPr>
          <w:ins w:id="309" w:author="Eric Boisvert" w:date="2016-04-02T13:28:00Z"/>
          <w:rFonts w:ascii="Calibri" w:eastAsia="MS Mincho" w:hAnsi="Calibri"/>
          <w:noProof/>
          <w:sz w:val="22"/>
          <w:szCs w:val="22"/>
          <w:lang w:val="en-CA" w:eastAsia="en-CA"/>
        </w:rPr>
      </w:pPr>
      <w:ins w:id="31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"_Toc447367198"</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10.</w:t>
        </w:r>
        <w:r w:rsidRPr="0002750B">
          <w:rPr>
            <w:rFonts w:ascii="Calibri" w:eastAsia="MS Mincho" w:hAnsi="Calibri"/>
            <w:noProof/>
            <w:sz w:val="22"/>
            <w:szCs w:val="22"/>
            <w:lang w:val="en-CA" w:eastAsia="en-CA"/>
          </w:rPr>
          <w:tab/>
        </w:r>
        <w:r w:rsidRPr="00D6434B">
          <w:rPr>
            <w:rStyle w:val="Hyperlink"/>
            <w:noProof/>
            <w:lang w:val="en-CA"/>
          </w:rPr>
          <w:t>Abbreviations and Acronyms</w:t>
        </w:r>
        <w:r>
          <w:rPr>
            <w:noProof/>
            <w:webHidden/>
          </w:rPr>
          <w:tab/>
        </w:r>
        <w:r>
          <w:rPr>
            <w:noProof/>
            <w:webHidden/>
          </w:rPr>
          <w:fldChar w:fldCharType="begin"/>
        </w:r>
        <w:r>
          <w:rPr>
            <w:noProof/>
            <w:webHidden/>
          </w:rPr>
          <w:instrText xml:space="preserve"> PAGEREF _Toc447367198 \h </w:instrText>
        </w:r>
      </w:ins>
      <w:r>
        <w:rPr>
          <w:noProof/>
          <w:webHidden/>
        </w:rPr>
      </w:r>
      <w:r>
        <w:rPr>
          <w:noProof/>
          <w:webHidden/>
        </w:rPr>
        <w:fldChar w:fldCharType="separate"/>
      </w:r>
      <w:ins w:id="311" w:author="Eric Boisvert" w:date="2016-04-02T13:28:00Z">
        <w:r>
          <w:rPr>
            <w:noProof/>
            <w:webHidden/>
          </w:rPr>
          <w:t>224</w:t>
        </w:r>
        <w:r>
          <w:rPr>
            <w:noProof/>
            <w:webHidden/>
          </w:rPr>
          <w:fldChar w:fldCharType="end"/>
        </w:r>
        <w:r w:rsidRPr="00D6434B">
          <w:rPr>
            <w:rStyle w:val="Hyperlink"/>
            <w:noProof/>
          </w:rPr>
          <w:fldChar w:fldCharType="end"/>
        </w:r>
      </w:ins>
    </w:p>
    <w:p w14:paraId="1E4FF516" w14:textId="77777777" w:rsidR="008168C1" w:rsidRPr="0002750B" w:rsidRDefault="008168C1">
      <w:pPr>
        <w:pStyle w:val="TOC2"/>
        <w:tabs>
          <w:tab w:val="left" w:pos="1540"/>
          <w:tab w:val="right" w:leader="dot" w:pos="8630"/>
        </w:tabs>
        <w:rPr>
          <w:ins w:id="312" w:author="Eric Boisvert" w:date="2016-04-02T13:28:00Z"/>
          <w:rFonts w:ascii="Calibri" w:eastAsia="MS Mincho" w:hAnsi="Calibri"/>
          <w:noProof/>
          <w:sz w:val="22"/>
          <w:szCs w:val="22"/>
          <w:lang w:val="en-CA" w:eastAsia="en-CA"/>
        </w:rPr>
      </w:pPr>
      <w:ins w:id="31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"_Toc447367199"</w:instrText>
        </w:r>
        <w:r w:rsidRPr="00D6434B">
          <w:rPr>
            <w:rStyle w:val="Hyperlink"/>
            <w:noProof/>
          </w:rPr>
          <w:instrText xml:space="preserve"> </w:instrText>
        </w:r>
        <w:r w:rsidRPr="00D6434B">
          <w:rPr>
            <w:rStyle w:val="Hyperlink"/>
            <w:noProof/>
          </w:rPr>
          <w:fldChar w:fldCharType="separate"/>
        </w:r>
        <w:r w:rsidRPr="00D6434B">
          <w:rPr>
            <w:rStyle w:val="Hyperlink"/>
            <w:noProof/>
          </w:rPr>
          <w:t>Annex A.</w:t>
        </w:r>
        <w:r w:rsidRPr="0002750B">
          <w:rPr>
            <w:rFonts w:ascii="Calibri" w:eastAsia="MS Mincho" w:hAnsi="Calibri"/>
            <w:noProof/>
            <w:sz w:val="22"/>
            <w:szCs w:val="22"/>
            <w:lang w:val="en-CA" w:eastAsia="en-CA"/>
          </w:rPr>
          <w:tab/>
        </w:r>
        <w:r w:rsidRPr="00D6434B">
          <w:rPr>
            <w:rStyle w:val="Hyperlink"/>
            <w:noProof/>
          </w:rPr>
          <w:t>Conformance classes</w:t>
        </w:r>
        <w:r>
          <w:rPr>
            <w:noProof/>
            <w:webHidden/>
          </w:rPr>
          <w:tab/>
        </w:r>
        <w:r>
          <w:rPr>
            <w:noProof/>
            <w:webHidden/>
          </w:rPr>
          <w:fldChar w:fldCharType="begin"/>
        </w:r>
        <w:r>
          <w:rPr>
            <w:noProof/>
            <w:webHidden/>
          </w:rPr>
          <w:instrText xml:space="preserve"> PAGEREF _Toc447367199 \h </w:instrText>
        </w:r>
      </w:ins>
      <w:r>
        <w:rPr>
          <w:noProof/>
          <w:webHidden/>
        </w:rPr>
      </w:r>
      <w:r>
        <w:rPr>
          <w:noProof/>
          <w:webHidden/>
        </w:rPr>
        <w:fldChar w:fldCharType="separate"/>
      </w:r>
      <w:ins w:id="314" w:author="Eric Boisvert" w:date="2016-04-02T13:28:00Z">
        <w:r>
          <w:rPr>
            <w:noProof/>
            <w:webHidden/>
          </w:rPr>
          <w:t>225</w:t>
        </w:r>
        <w:r>
          <w:rPr>
            <w:noProof/>
            <w:webHidden/>
          </w:rPr>
          <w:fldChar w:fldCharType="end"/>
        </w:r>
        <w:r w:rsidRPr="00D6434B">
          <w:rPr>
            <w:rStyle w:val="Hyperlink"/>
            <w:noProof/>
          </w:rPr>
          <w:fldChar w:fldCharType="end"/>
        </w:r>
      </w:ins>
    </w:p>
    <w:p w14:paraId="7C7A190B" w14:textId="77777777" w:rsidR="008168C1" w:rsidRPr="0002750B" w:rsidRDefault="008168C1">
      <w:pPr>
        <w:pStyle w:val="TOC2"/>
        <w:tabs>
          <w:tab w:val="left" w:pos="880"/>
          <w:tab w:val="right" w:leader="dot" w:pos="8630"/>
        </w:tabs>
        <w:rPr>
          <w:ins w:id="315" w:author="Eric Boisvert" w:date="2016-04-02T13:28:00Z"/>
          <w:rFonts w:ascii="Calibri" w:eastAsia="MS Mincho" w:hAnsi="Calibri"/>
          <w:noProof/>
          <w:sz w:val="22"/>
          <w:szCs w:val="22"/>
          <w:lang w:val="en-CA" w:eastAsia="en-CA"/>
        </w:rPr>
      </w:pPr>
      <w:ins w:id="31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"_Toc447367200"</w:instrText>
        </w:r>
        <w:r w:rsidRPr="00D6434B">
          <w:rPr>
            <w:rStyle w:val="Hyperlink"/>
            <w:noProof/>
          </w:rPr>
          <w:instrText xml:space="preserve"> </w:instrText>
        </w:r>
        <w:r w:rsidRPr="00D6434B">
          <w:rPr>
            <w:rStyle w:val="Hyperlink"/>
            <w:noProof/>
          </w:rPr>
          <w:fldChar w:fldCharType="separate"/>
        </w:r>
        <w:r w:rsidRPr="00D6434B">
          <w:rPr>
            <w:rStyle w:val="Hyperlink"/>
            <w:noProof/>
          </w:rPr>
          <w:t>A.1.</w:t>
        </w:r>
        <w:r w:rsidRPr="0002750B">
          <w:rPr>
            <w:rFonts w:ascii="Calibri" w:eastAsia="MS Mincho" w:hAnsi="Calibri"/>
            <w:noProof/>
            <w:sz w:val="22"/>
            <w:szCs w:val="22"/>
            <w:lang w:val="en-CA" w:eastAsia="en-CA"/>
          </w:rPr>
          <w:tab/>
        </w:r>
        <w:r w:rsidRPr="00D6434B">
          <w:rPr>
            <w:rStyle w:val="Hyperlink"/>
            <w:noProof/>
          </w:rPr>
          <w:t>Conformance class: GeoSciML Core Abstract</w:t>
        </w:r>
        <w:r>
          <w:rPr>
            <w:noProof/>
            <w:webHidden/>
          </w:rPr>
          <w:tab/>
        </w:r>
        <w:r>
          <w:rPr>
            <w:noProof/>
            <w:webHidden/>
          </w:rPr>
          <w:fldChar w:fldCharType="begin"/>
        </w:r>
        <w:r>
          <w:rPr>
            <w:noProof/>
            <w:webHidden/>
          </w:rPr>
          <w:instrText xml:space="preserve"> PAGEREF _Toc447367200 \h </w:instrText>
        </w:r>
      </w:ins>
      <w:r>
        <w:rPr>
          <w:noProof/>
          <w:webHidden/>
        </w:rPr>
      </w:r>
      <w:r>
        <w:rPr>
          <w:noProof/>
          <w:webHidden/>
        </w:rPr>
        <w:fldChar w:fldCharType="separate"/>
      </w:r>
      <w:ins w:id="317" w:author="Eric Boisvert" w:date="2016-04-02T13:28:00Z">
        <w:r>
          <w:rPr>
            <w:noProof/>
            <w:webHidden/>
          </w:rPr>
          <w:t>225</w:t>
        </w:r>
        <w:r>
          <w:rPr>
            <w:noProof/>
            <w:webHidden/>
          </w:rPr>
          <w:fldChar w:fldCharType="end"/>
        </w:r>
        <w:r w:rsidRPr="00D6434B">
          <w:rPr>
            <w:rStyle w:val="Hyperlink"/>
            <w:noProof/>
          </w:rPr>
          <w:fldChar w:fldCharType="end"/>
        </w:r>
      </w:ins>
    </w:p>
    <w:p w14:paraId="731FA2D8" w14:textId="77777777" w:rsidR="008168C1" w:rsidRPr="0002750B" w:rsidRDefault="008168C1">
      <w:pPr>
        <w:pStyle w:val="TOC2"/>
        <w:tabs>
          <w:tab w:val="left" w:pos="880"/>
          <w:tab w:val="right" w:leader="dot" w:pos="8630"/>
        </w:tabs>
        <w:rPr>
          <w:ins w:id="318" w:author="Eric Boisvert" w:date="2016-04-02T13:28:00Z"/>
          <w:rFonts w:ascii="Calibri" w:eastAsia="MS Mincho" w:hAnsi="Calibri"/>
          <w:noProof/>
          <w:sz w:val="22"/>
          <w:szCs w:val="22"/>
          <w:lang w:val="en-CA" w:eastAsia="en-CA"/>
        </w:rPr>
      </w:pPr>
      <w:ins w:id="31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"_Toc447367201"</w:instrText>
        </w:r>
        <w:r w:rsidRPr="00D6434B">
          <w:rPr>
            <w:rStyle w:val="Hyperlink"/>
            <w:noProof/>
          </w:rPr>
          <w:instrText xml:space="preserve"> </w:instrText>
        </w:r>
        <w:r w:rsidRPr="00D6434B">
          <w:rPr>
            <w:rStyle w:val="Hyperlink"/>
            <w:noProof/>
          </w:rPr>
          <w:fldChar w:fldCharType="separate"/>
        </w:r>
        <w:r w:rsidRPr="00D6434B">
          <w:rPr>
            <w:rStyle w:val="Hyperlink"/>
            <w:noProof/>
          </w:rPr>
          <w:t>A.2.</w:t>
        </w:r>
        <w:r w:rsidRPr="0002750B">
          <w:rPr>
            <w:rFonts w:ascii="Calibri" w:eastAsia="MS Mincho" w:hAnsi="Calibri"/>
            <w:noProof/>
            <w:sz w:val="22"/>
            <w:szCs w:val="22"/>
            <w:lang w:val="en-CA" w:eastAsia="en-CA"/>
          </w:rPr>
          <w:tab/>
        </w:r>
        <w:r w:rsidRPr="00D6434B">
          <w:rPr>
            <w:rStyle w:val="Hyperlink"/>
            <w:noProof/>
          </w:rPr>
          <w:t>Conformance class: Portrayal  Logical</w:t>
        </w:r>
        <w:r>
          <w:rPr>
            <w:noProof/>
            <w:webHidden/>
          </w:rPr>
          <w:tab/>
        </w:r>
        <w:r>
          <w:rPr>
            <w:noProof/>
            <w:webHidden/>
          </w:rPr>
          <w:fldChar w:fldCharType="begin"/>
        </w:r>
        <w:r>
          <w:rPr>
            <w:noProof/>
            <w:webHidden/>
          </w:rPr>
          <w:instrText xml:space="preserve"> PAGEREF _Toc447367201 \h </w:instrText>
        </w:r>
      </w:ins>
      <w:r>
        <w:rPr>
          <w:noProof/>
          <w:webHidden/>
        </w:rPr>
      </w:r>
      <w:r>
        <w:rPr>
          <w:noProof/>
          <w:webHidden/>
        </w:rPr>
        <w:fldChar w:fldCharType="separate"/>
      </w:r>
      <w:ins w:id="320" w:author="Eric Boisvert" w:date="2016-04-02T13:28:00Z">
        <w:r>
          <w:rPr>
            <w:noProof/>
            <w:webHidden/>
          </w:rPr>
          <w:t>227</w:t>
        </w:r>
        <w:r>
          <w:rPr>
            <w:noProof/>
            <w:webHidden/>
          </w:rPr>
          <w:fldChar w:fldCharType="end"/>
        </w:r>
        <w:r w:rsidRPr="00D6434B">
          <w:rPr>
            <w:rStyle w:val="Hyperlink"/>
            <w:noProof/>
          </w:rPr>
          <w:fldChar w:fldCharType="end"/>
        </w:r>
      </w:ins>
    </w:p>
    <w:p w14:paraId="1FB72F62" w14:textId="77777777" w:rsidR="008168C1" w:rsidRPr="0002750B" w:rsidRDefault="008168C1">
      <w:pPr>
        <w:pStyle w:val="TOC2"/>
        <w:tabs>
          <w:tab w:val="left" w:pos="880"/>
          <w:tab w:val="right" w:leader="dot" w:pos="8630"/>
        </w:tabs>
        <w:rPr>
          <w:ins w:id="321" w:author="Eric Boisvert" w:date="2016-04-02T13:28:00Z"/>
          <w:rFonts w:ascii="Calibri" w:eastAsia="MS Mincho" w:hAnsi="Calibri"/>
          <w:noProof/>
          <w:sz w:val="22"/>
          <w:szCs w:val="22"/>
          <w:lang w:val="en-CA" w:eastAsia="en-CA"/>
        </w:rPr>
      </w:pPr>
      <w:ins w:id="32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"_Toc447367202"</w:instrText>
        </w:r>
        <w:r w:rsidRPr="00D6434B">
          <w:rPr>
            <w:rStyle w:val="Hyperlink"/>
            <w:noProof/>
          </w:rPr>
          <w:instrText xml:space="preserve"> </w:instrText>
        </w:r>
        <w:r w:rsidRPr="00D6434B">
          <w:rPr>
            <w:rStyle w:val="Hyperlink"/>
            <w:noProof/>
          </w:rPr>
          <w:fldChar w:fldCharType="separate"/>
        </w:r>
        <w:r w:rsidRPr="00D6434B">
          <w:rPr>
            <w:rStyle w:val="Hyperlink"/>
            <w:noProof/>
          </w:rPr>
          <w:t>A.3.</w:t>
        </w:r>
        <w:r w:rsidRPr="0002750B">
          <w:rPr>
            <w:rFonts w:ascii="Calibri" w:eastAsia="MS Mincho" w:hAnsi="Calibri"/>
            <w:noProof/>
            <w:sz w:val="22"/>
            <w:szCs w:val="22"/>
            <w:lang w:val="en-CA" w:eastAsia="en-CA"/>
          </w:rPr>
          <w:tab/>
        </w:r>
        <w:r w:rsidRPr="00D6434B">
          <w:rPr>
            <w:rStyle w:val="Hyperlink"/>
            <w:noProof/>
          </w:rPr>
          <w:t>Conformance class: GeoSciML Basic Logical Model</w:t>
        </w:r>
        <w:r>
          <w:rPr>
            <w:noProof/>
            <w:webHidden/>
          </w:rPr>
          <w:tab/>
        </w:r>
        <w:r>
          <w:rPr>
            <w:noProof/>
            <w:webHidden/>
          </w:rPr>
          <w:fldChar w:fldCharType="begin"/>
        </w:r>
        <w:r>
          <w:rPr>
            <w:noProof/>
            <w:webHidden/>
          </w:rPr>
          <w:instrText xml:space="preserve"> PAGEREF _Toc447367202 \h </w:instrText>
        </w:r>
      </w:ins>
      <w:r>
        <w:rPr>
          <w:noProof/>
          <w:webHidden/>
        </w:rPr>
      </w:r>
      <w:r>
        <w:rPr>
          <w:noProof/>
          <w:webHidden/>
        </w:rPr>
        <w:fldChar w:fldCharType="separate"/>
      </w:r>
      <w:ins w:id="323" w:author="Eric Boisvert" w:date="2016-04-02T13:28:00Z">
        <w:r>
          <w:rPr>
            <w:noProof/>
            <w:webHidden/>
          </w:rPr>
          <w:t>231</w:t>
        </w:r>
        <w:r>
          <w:rPr>
            <w:noProof/>
            <w:webHidden/>
          </w:rPr>
          <w:fldChar w:fldCharType="end"/>
        </w:r>
        <w:r w:rsidRPr="00D6434B">
          <w:rPr>
            <w:rStyle w:val="Hyperlink"/>
            <w:noProof/>
          </w:rPr>
          <w:fldChar w:fldCharType="end"/>
        </w:r>
      </w:ins>
    </w:p>
    <w:p w14:paraId="51A18044" w14:textId="77777777" w:rsidR="008168C1" w:rsidRPr="0002750B" w:rsidRDefault="008168C1">
      <w:pPr>
        <w:pStyle w:val="TOC2"/>
        <w:tabs>
          <w:tab w:val="left" w:pos="880"/>
          <w:tab w:val="right" w:leader="dot" w:pos="8630"/>
        </w:tabs>
        <w:rPr>
          <w:ins w:id="324" w:author="Eric Boisvert" w:date="2016-04-02T13:28:00Z"/>
          <w:rFonts w:ascii="Calibri" w:eastAsia="MS Mincho" w:hAnsi="Calibri"/>
          <w:noProof/>
          <w:sz w:val="22"/>
          <w:szCs w:val="22"/>
          <w:lang w:val="en-CA" w:eastAsia="en-CA"/>
        </w:rPr>
      </w:pPr>
      <w:ins w:id="32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"_Toc447367203"</w:instrText>
        </w:r>
        <w:r w:rsidRPr="00D6434B">
          <w:rPr>
            <w:rStyle w:val="Hyperlink"/>
            <w:noProof/>
          </w:rPr>
          <w:instrText xml:space="preserve"> </w:instrText>
        </w:r>
        <w:r w:rsidRPr="00D6434B">
          <w:rPr>
            <w:rStyle w:val="Hyperlink"/>
            <w:noProof/>
          </w:rPr>
          <w:fldChar w:fldCharType="separate"/>
        </w:r>
        <w:r w:rsidRPr="00D6434B">
          <w:rPr>
            <w:rStyle w:val="Hyperlink"/>
            <w:noProof/>
          </w:rPr>
          <w:t>A.4.</w:t>
        </w:r>
        <w:r w:rsidRPr="0002750B">
          <w:rPr>
            <w:rFonts w:ascii="Calibri" w:eastAsia="MS Mincho" w:hAnsi="Calibri"/>
            <w:noProof/>
            <w:sz w:val="22"/>
            <w:szCs w:val="22"/>
            <w:lang w:val="en-CA" w:eastAsia="en-CA"/>
          </w:rPr>
          <w:tab/>
        </w:r>
        <w:r w:rsidRPr="00D6434B">
          <w:rPr>
            <w:rStyle w:val="Hyperlink"/>
            <w:noProof/>
          </w:rPr>
          <w:t>Conformance class: GeoSciML Extension Logical Model</w:t>
        </w:r>
        <w:r>
          <w:rPr>
            <w:noProof/>
            <w:webHidden/>
          </w:rPr>
          <w:tab/>
        </w:r>
        <w:r>
          <w:rPr>
            <w:noProof/>
            <w:webHidden/>
          </w:rPr>
          <w:fldChar w:fldCharType="begin"/>
        </w:r>
        <w:r>
          <w:rPr>
            <w:noProof/>
            <w:webHidden/>
          </w:rPr>
          <w:instrText xml:space="preserve"> PAGEREF _Toc447367203 \h </w:instrText>
        </w:r>
      </w:ins>
      <w:r>
        <w:rPr>
          <w:noProof/>
          <w:webHidden/>
        </w:rPr>
      </w:r>
      <w:r>
        <w:rPr>
          <w:noProof/>
          <w:webHidden/>
        </w:rPr>
        <w:fldChar w:fldCharType="separate"/>
      </w:r>
      <w:ins w:id="326" w:author="Eric Boisvert" w:date="2016-04-02T13:28:00Z">
        <w:r>
          <w:rPr>
            <w:noProof/>
            <w:webHidden/>
          </w:rPr>
          <w:t>235</w:t>
        </w:r>
        <w:r>
          <w:rPr>
            <w:noProof/>
            <w:webHidden/>
          </w:rPr>
          <w:fldChar w:fldCharType="end"/>
        </w:r>
        <w:r w:rsidRPr="00D6434B">
          <w:rPr>
            <w:rStyle w:val="Hyperlink"/>
            <w:noProof/>
          </w:rPr>
          <w:fldChar w:fldCharType="end"/>
        </w:r>
      </w:ins>
    </w:p>
    <w:p w14:paraId="3BC29D5A" w14:textId="77777777" w:rsidR="008168C1" w:rsidRPr="0002750B" w:rsidRDefault="008168C1">
      <w:pPr>
        <w:pStyle w:val="TOC2"/>
        <w:tabs>
          <w:tab w:val="left" w:pos="880"/>
          <w:tab w:val="right" w:leader="dot" w:pos="8630"/>
        </w:tabs>
        <w:rPr>
          <w:ins w:id="327" w:author="Eric Boisvert" w:date="2016-04-02T13:28:00Z"/>
          <w:rFonts w:ascii="Calibri" w:eastAsia="MS Mincho" w:hAnsi="Calibri"/>
          <w:noProof/>
          <w:sz w:val="22"/>
          <w:szCs w:val="22"/>
          <w:lang w:val="en-CA" w:eastAsia="en-CA"/>
        </w:rPr>
      </w:pPr>
      <w:ins w:id="32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"_Toc447367204"</w:instrText>
        </w:r>
        <w:r w:rsidRPr="00D6434B">
          <w:rPr>
            <w:rStyle w:val="Hyperlink"/>
            <w:noProof/>
          </w:rPr>
          <w:instrText xml:space="preserve"> </w:instrText>
        </w:r>
        <w:r w:rsidRPr="00D6434B">
          <w:rPr>
            <w:rStyle w:val="Hyperlink"/>
            <w:noProof/>
          </w:rPr>
          <w:fldChar w:fldCharType="separate"/>
        </w:r>
        <w:r w:rsidRPr="00D6434B">
          <w:rPr>
            <w:rStyle w:val="Hyperlink"/>
            <w:noProof/>
          </w:rPr>
          <w:t>A.5.</w:t>
        </w:r>
        <w:r w:rsidRPr="0002750B">
          <w:rPr>
            <w:rFonts w:ascii="Calibri" w:eastAsia="MS Mincho" w:hAnsi="Calibri"/>
            <w:noProof/>
            <w:sz w:val="22"/>
            <w:szCs w:val="22"/>
            <w:lang w:val="en-CA" w:eastAsia="en-CA"/>
          </w:rPr>
          <w:tab/>
        </w:r>
        <w:r w:rsidRPr="00D6434B">
          <w:rPr>
            <w:rStyle w:val="Hyperlink"/>
            <w:noProof/>
          </w:rPr>
          <w:t>Conformance class: GeoSciML Time-Scale Logical Model</w:t>
        </w:r>
        <w:r>
          <w:rPr>
            <w:noProof/>
            <w:webHidden/>
          </w:rPr>
          <w:tab/>
        </w:r>
        <w:r>
          <w:rPr>
            <w:noProof/>
            <w:webHidden/>
          </w:rPr>
          <w:fldChar w:fldCharType="begin"/>
        </w:r>
        <w:r>
          <w:rPr>
            <w:noProof/>
            <w:webHidden/>
          </w:rPr>
          <w:instrText xml:space="preserve"> PAGEREF _Toc447367204 \h </w:instrText>
        </w:r>
      </w:ins>
      <w:r>
        <w:rPr>
          <w:noProof/>
          <w:webHidden/>
        </w:rPr>
      </w:r>
      <w:r>
        <w:rPr>
          <w:noProof/>
          <w:webHidden/>
        </w:rPr>
        <w:fldChar w:fldCharType="separate"/>
      </w:r>
      <w:ins w:id="329" w:author="Eric Boisvert" w:date="2016-04-02T13:28:00Z">
        <w:r>
          <w:rPr>
            <w:noProof/>
            <w:webHidden/>
          </w:rPr>
          <w:t>237</w:t>
        </w:r>
        <w:r>
          <w:rPr>
            <w:noProof/>
            <w:webHidden/>
          </w:rPr>
          <w:fldChar w:fldCharType="end"/>
        </w:r>
        <w:r w:rsidRPr="00D6434B">
          <w:rPr>
            <w:rStyle w:val="Hyperlink"/>
            <w:noProof/>
          </w:rPr>
          <w:fldChar w:fldCharType="end"/>
        </w:r>
      </w:ins>
    </w:p>
    <w:p w14:paraId="341B47B5" w14:textId="77777777" w:rsidR="008168C1" w:rsidRPr="0002750B" w:rsidRDefault="008168C1">
      <w:pPr>
        <w:pStyle w:val="TOC2"/>
        <w:tabs>
          <w:tab w:val="left" w:pos="880"/>
          <w:tab w:val="right" w:leader="dot" w:pos="8630"/>
        </w:tabs>
        <w:rPr>
          <w:ins w:id="330" w:author="Eric Boisvert" w:date="2016-04-02T13:28:00Z"/>
          <w:rFonts w:ascii="Calibri" w:eastAsia="MS Mincho" w:hAnsi="Calibri"/>
          <w:noProof/>
          <w:sz w:val="22"/>
          <w:szCs w:val="22"/>
          <w:lang w:val="en-CA" w:eastAsia="en-CA"/>
        </w:rPr>
      </w:pPr>
      <w:ins w:id="33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"_Toc447367205"</w:instrText>
        </w:r>
        <w:r w:rsidRPr="00D6434B">
          <w:rPr>
            <w:rStyle w:val="Hyperlink"/>
            <w:noProof/>
          </w:rPr>
          <w:instrText xml:space="preserve"> </w:instrText>
        </w:r>
        <w:r w:rsidRPr="00D6434B">
          <w:rPr>
            <w:rStyle w:val="Hyperlink"/>
            <w:noProof/>
          </w:rPr>
          <w:fldChar w:fldCharType="separate"/>
        </w:r>
        <w:r w:rsidRPr="00D6434B">
          <w:rPr>
            <w:rStyle w:val="Hyperlink"/>
            <w:noProof/>
          </w:rPr>
          <w:t>A.6.</w:t>
        </w:r>
        <w:r w:rsidRPr="0002750B">
          <w:rPr>
            <w:rFonts w:ascii="Calibri" w:eastAsia="MS Mincho" w:hAnsi="Calibri"/>
            <w:noProof/>
            <w:sz w:val="22"/>
            <w:szCs w:val="22"/>
            <w:lang w:val="en-CA" w:eastAsia="en-CA"/>
          </w:rPr>
          <w:tab/>
        </w:r>
        <w:r w:rsidRPr="00D6434B">
          <w:rPr>
            <w:rStyle w:val="Hyperlink"/>
            <w:noProof/>
          </w:rPr>
          <w:t>Conformance class: GeoSciML Borehole Logical Model</w:t>
        </w:r>
        <w:r>
          <w:rPr>
            <w:noProof/>
            <w:webHidden/>
          </w:rPr>
          <w:tab/>
        </w:r>
        <w:r>
          <w:rPr>
            <w:noProof/>
            <w:webHidden/>
          </w:rPr>
          <w:fldChar w:fldCharType="begin"/>
        </w:r>
        <w:r>
          <w:rPr>
            <w:noProof/>
            <w:webHidden/>
          </w:rPr>
          <w:instrText xml:space="preserve"> PAGEREF _Toc447367205 \h </w:instrText>
        </w:r>
      </w:ins>
      <w:r>
        <w:rPr>
          <w:noProof/>
          <w:webHidden/>
        </w:rPr>
      </w:r>
      <w:r>
        <w:rPr>
          <w:noProof/>
          <w:webHidden/>
        </w:rPr>
        <w:fldChar w:fldCharType="separate"/>
      </w:r>
      <w:ins w:id="332" w:author="Eric Boisvert" w:date="2016-04-02T13:28:00Z">
        <w:r>
          <w:rPr>
            <w:noProof/>
            <w:webHidden/>
          </w:rPr>
          <w:t>238</w:t>
        </w:r>
        <w:r>
          <w:rPr>
            <w:noProof/>
            <w:webHidden/>
          </w:rPr>
          <w:fldChar w:fldCharType="end"/>
        </w:r>
        <w:r w:rsidRPr="00D6434B">
          <w:rPr>
            <w:rStyle w:val="Hyperlink"/>
            <w:noProof/>
          </w:rPr>
          <w:fldChar w:fldCharType="end"/>
        </w:r>
      </w:ins>
    </w:p>
    <w:p w14:paraId="159AC592" w14:textId="77777777" w:rsidR="008168C1" w:rsidRPr="0002750B" w:rsidRDefault="008168C1">
      <w:pPr>
        <w:pStyle w:val="TOC2"/>
        <w:tabs>
          <w:tab w:val="left" w:pos="880"/>
          <w:tab w:val="right" w:leader="dot" w:pos="8630"/>
        </w:tabs>
        <w:rPr>
          <w:ins w:id="333" w:author="Eric Boisvert" w:date="2016-04-02T13:28:00Z"/>
          <w:rFonts w:ascii="Calibri" w:eastAsia="MS Mincho" w:hAnsi="Calibri"/>
          <w:noProof/>
          <w:sz w:val="22"/>
          <w:szCs w:val="22"/>
          <w:lang w:val="en-CA" w:eastAsia="en-CA"/>
        </w:rPr>
      </w:pPr>
      <w:ins w:id="33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"_Toc447367206"</w:instrText>
        </w:r>
        <w:r w:rsidRPr="00D6434B">
          <w:rPr>
            <w:rStyle w:val="Hyperlink"/>
            <w:noProof/>
          </w:rPr>
          <w:instrText xml:space="preserve"> </w:instrText>
        </w:r>
        <w:r w:rsidRPr="00D6434B">
          <w:rPr>
            <w:rStyle w:val="Hyperlink"/>
            <w:noProof/>
          </w:rPr>
          <w:fldChar w:fldCharType="separate"/>
        </w:r>
        <w:r w:rsidRPr="00D6434B">
          <w:rPr>
            <w:rStyle w:val="Hyperlink"/>
            <w:noProof/>
          </w:rPr>
          <w:t>A.7.</w:t>
        </w:r>
        <w:r w:rsidRPr="0002750B">
          <w:rPr>
            <w:rFonts w:ascii="Calibri" w:eastAsia="MS Mincho" w:hAnsi="Calibri"/>
            <w:noProof/>
            <w:sz w:val="22"/>
            <w:szCs w:val="22"/>
            <w:lang w:val="en-CA" w:eastAsia="en-CA"/>
          </w:rPr>
          <w:tab/>
        </w:r>
        <w:r w:rsidRPr="00D6434B">
          <w:rPr>
            <w:rStyle w:val="Hyperlink"/>
            <w:noProof/>
          </w:rPr>
          <w:t>Conformance class: GeoSciML Lab Analysis Logical Model</w:t>
        </w:r>
        <w:r>
          <w:rPr>
            <w:noProof/>
            <w:webHidden/>
          </w:rPr>
          <w:tab/>
        </w:r>
        <w:r>
          <w:rPr>
            <w:noProof/>
            <w:webHidden/>
          </w:rPr>
          <w:fldChar w:fldCharType="begin"/>
        </w:r>
        <w:r>
          <w:rPr>
            <w:noProof/>
            <w:webHidden/>
          </w:rPr>
          <w:instrText xml:space="preserve"> PAGEREF _Toc447367206 \h </w:instrText>
        </w:r>
      </w:ins>
      <w:r>
        <w:rPr>
          <w:noProof/>
          <w:webHidden/>
        </w:rPr>
      </w:r>
      <w:r>
        <w:rPr>
          <w:noProof/>
          <w:webHidden/>
        </w:rPr>
        <w:fldChar w:fldCharType="separate"/>
      </w:r>
      <w:ins w:id="335" w:author="Eric Boisvert" w:date="2016-04-02T13:28:00Z">
        <w:r>
          <w:rPr>
            <w:noProof/>
            <w:webHidden/>
          </w:rPr>
          <w:t>242</w:t>
        </w:r>
        <w:r>
          <w:rPr>
            <w:noProof/>
            <w:webHidden/>
          </w:rPr>
          <w:fldChar w:fldCharType="end"/>
        </w:r>
        <w:r w:rsidRPr="00D6434B">
          <w:rPr>
            <w:rStyle w:val="Hyperlink"/>
            <w:noProof/>
          </w:rPr>
          <w:fldChar w:fldCharType="end"/>
        </w:r>
      </w:ins>
    </w:p>
    <w:p w14:paraId="6D9A2B35" w14:textId="77777777" w:rsidR="008168C1" w:rsidRPr="0002750B" w:rsidRDefault="008168C1">
      <w:pPr>
        <w:pStyle w:val="TOC2"/>
        <w:tabs>
          <w:tab w:val="left" w:pos="880"/>
          <w:tab w:val="right" w:leader="dot" w:pos="8630"/>
        </w:tabs>
        <w:rPr>
          <w:ins w:id="336" w:author="Eric Boisvert" w:date="2016-04-02T13:28:00Z"/>
          <w:rFonts w:ascii="Calibri" w:eastAsia="MS Mincho" w:hAnsi="Calibri"/>
          <w:noProof/>
          <w:sz w:val="22"/>
          <w:szCs w:val="22"/>
          <w:lang w:val="en-CA" w:eastAsia="en-CA"/>
        </w:rPr>
      </w:pPr>
      <w:ins w:id="33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"_Toc447367207"</w:instrText>
        </w:r>
        <w:r w:rsidRPr="00D6434B">
          <w:rPr>
            <w:rStyle w:val="Hyperlink"/>
            <w:noProof/>
          </w:rPr>
          <w:instrText xml:space="preserve"> </w:instrText>
        </w:r>
        <w:r w:rsidRPr="00D6434B">
          <w:rPr>
            <w:rStyle w:val="Hyperlink"/>
            <w:noProof/>
          </w:rPr>
          <w:fldChar w:fldCharType="separate"/>
        </w:r>
        <w:r w:rsidRPr="00D6434B">
          <w:rPr>
            <w:rStyle w:val="Hyperlink"/>
            <w:noProof/>
          </w:rPr>
          <w:t>A.8.</w:t>
        </w:r>
        <w:r w:rsidRPr="0002750B">
          <w:rPr>
            <w:rFonts w:ascii="Calibri" w:eastAsia="MS Mincho" w:hAnsi="Calibri"/>
            <w:noProof/>
            <w:sz w:val="22"/>
            <w:szCs w:val="22"/>
            <w:lang w:val="en-CA" w:eastAsia="en-CA"/>
          </w:rPr>
          <w:tab/>
        </w:r>
        <w:r w:rsidRPr="00D6434B">
          <w:rPr>
            <w:rStyle w:val="Hyperlink"/>
            <w:noProof/>
          </w:rPr>
          <w:t>Conformance class: GeoSciML XML Encoding Abstract Core</w:t>
        </w:r>
        <w:r>
          <w:rPr>
            <w:noProof/>
            <w:webHidden/>
          </w:rPr>
          <w:tab/>
        </w:r>
        <w:r>
          <w:rPr>
            <w:noProof/>
            <w:webHidden/>
          </w:rPr>
          <w:fldChar w:fldCharType="begin"/>
        </w:r>
        <w:r>
          <w:rPr>
            <w:noProof/>
            <w:webHidden/>
          </w:rPr>
          <w:instrText xml:space="preserve"> PAGEREF _Toc447367207 \h </w:instrText>
        </w:r>
      </w:ins>
      <w:r>
        <w:rPr>
          <w:noProof/>
          <w:webHidden/>
        </w:rPr>
      </w:r>
      <w:r>
        <w:rPr>
          <w:noProof/>
          <w:webHidden/>
        </w:rPr>
        <w:fldChar w:fldCharType="separate"/>
      </w:r>
      <w:ins w:id="338" w:author="Eric Boisvert" w:date="2016-04-02T13:28:00Z">
        <w:r>
          <w:rPr>
            <w:noProof/>
            <w:webHidden/>
          </w:rPr>
          <w:t>244</w:t>
        </w:r>
        <w:r>
          <w:rPr>
            <w:noProof/>
            <w:webHidden/>
          </w:rPr>
          <w:fldChar w:fldCharType="end"/>
        </w:r>
        <w:r w:rsidRPr="00D6434B">
          <w:rPr>
            <w:rStyle w:val="Hyperlink"/>
            <w:noProof/>
          </w:rPr>
          <w:fldChar w:fldCharType="end"/>
        </w:r>
      </w:ins>
    </w:p>
    <w:p w14:paraId="4E7880CC" w14:textId="77777777" w:rsidR="008168C1" w:rsidRPr="0002750B" w:rsidRDefault="008168C1">
      <w:pPr>
        <w:pStyle w:val="TOC2"/>
        <w:tabs>
          <w:tab w:val="left" w:pos="880"/>
          <w:tab w:val="right" w:leader="dot" w:pos="8630"/>
        </w:tabs>
        <w:rPr>
          <w:ins w:id="339" w:author="Eric Boisvert" w:date="2016-04-02T13:28:00Z"/>
          <w:rFonts w:ascii="Calibri" w:eastAsia="MS Mincho" w:hAnsi="Calibri"/>
          <w:noProof/>
          <w:sz w:val="22"/>
          <w:szCs w:val="22"/>
          <w:lang w:val="en-CA" w:eastAsia="en-CA"/>
        </w:rPr>
      </w:pPr>
      <w:ins w:id="34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"_Toc447367208"</w:instrText>
        </w:r>
        <w:r w:rsidRPr="00D6434B">
          <w:rPr>
            <w:rStyle w:val="Hyperlink"/>
            <w:noProof/>
          </w:rPr>
          <w:instrText xml:space="preserve"> </w:instrText>
        </w:r>
        <w:r w:rsidRPr="00D6434B">
          <w:rPr>
            <w:rStyle w:val="Hyperlink"/>
            <w:noProof/>
          </w:rPr>
          <w:fldChar w:fldCharType="separate"/>
        </w:r>
        <w:r w:rsidRPr="00D6434B">
          <w:rPr>
            <w:rStyle w:val="Hyperlink"/>
            <w:noProof/>
          </w:rPr>
          <w:t>A.9.</w:t>
        </w:r>
        <w:r w:rsidRPr="0002750B">
          <w:rPr>
            <w:rFonts w:ascii="Calibri" w:eastAsia="MS Mincho" w:hAnsi="Calibri"/>
            <w:noProof/>
            <w:sz w:val="22"/>
            <w:szCs w:val="22"/>
            <w:lang w:val="en-CA" w:eastAsia="en-CA"/>
          </w:rPr>
          <w:tab/>
        </w:r>
        <w:r w:rsidRPr="00D6434B">
          <w:rPr>
            <w:rStyle w:val="Hyperlink"/>
            <w:noProof/>
          </w:rPr>
          <w:t>Conformance class: GeoSciML Portrayal XML Abstract Encoding</w:t>
        </w:r>
        <w:r>
          <w:rPr>
            <w:noProof/>
            <w:webHidden/>
          </w:rPr>
          <w:tab/>
        </w:r>
        <w:r>
          <w:rPr>
            <w:noProof/>
            <w:webHidden/>
          </w:rPr>
          <w:fldChar w:fldCharType="begin"/>
        </w:r>
        <w:r>
          <w:rPr>
            <w:noProof/>
            <w:webHidden/>
          </w:rPr>
          <w:instrText xml:space="preserve"> PAGEREF _Toc447367208 \h </w:instrText>
        </w:r>
      </w:ins>
      <w:r>
        <w:rPr>
          <w:noProof/>
          <w:webHidden/>
        </w:rPr>
      </w:r>
      <w:r>
        <w:rPr>
          <w:noProof/>
          <w:webHidden/>
        </w:rPr>
        <w:fldChar w:fldCharType="separate"/>
      </w:r>
      <w:ins w:id="341" w:author="Eric Boisvert" w:date="2016-04-02T13:28:00Z">
        <w:r>
          <w:rPr>
            <w:noProof/>
            <w:webHidden/>
          </w:rPr>
          <w:t>246</w:t>
        </w:r>
        <w:r>
          <w:rPr>
            <w:noProof/>
            <w:webHidden/>
          </w:rPr>
          <w:fldChar w:fldCharType="end"/>
        </w:r>
        <w:r w:rsidRPr="00D6434B">
          <w:rPr>
            <w:rStyle w:val="Hyperlink"/>
            <w:noProof/>
          </w:rPr>
          <w:fldChar w:fldCharType="end"/>
        </w:r>
      </w:ins>
    </w:p>
    <w:p w14:paraId="7FF1E55A" w14:textId="77777777" w:rsidR="008168C1" w:rsidRPr="0002750B" w:rsidRDefault="008168C1">
      <w:pPr>
        <w:pStyle w:val="TOC2"/>
        <w:tabs>
          <w:tab w:val="left" w:pos="1100"/>
          <w:tab w:val="right" w:leader="dot" w:pos="8630"/>
        </w:tabs>
        <w:rPr>
          <w:ins w:id="342" w:author="Eric Boisvert" w:date="2016-04-02T13:28:00Z"/>
          <w:rFonts w:ascii="Calibri" w:eastAsia="MS Mincho" w:hAnsi="Calibri"/>
          <w:noProof/>
          <w:sz w:val="22"/>
          <w:szCs w:val="22"/>
          <w:lang w:val="en-CA" w:eastAsia="en-CA"/>
        </w:rPr>
      </w:pPr>
      <w:ins w:id="34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"_Toc447367209"</w:instrText>
        </w:r>
        <w:r w:rsidRPr="00D6434B">
          <w:rPr>
            <w:rStyle w:val="Hyperlink"/>
            <w:noProof/>
          </w:rPr>
          <w:instrText xml:space="preserve"> </w:instrText>
        </w:r>
        <w:r w:rsidRPr="00D6434B">
          <w:rPr>
            <w:rStyle w:val="Hyperlink"/>
            <w:noProof/>
          </w:rPr>
          <w:fldChar w:fldCharType="separate"/>
        </w:r>
        <w:r w:rsidRPr="00D6434B">
          <w:rPr>
            <w:rStyle w:val="Hyperlink"/>
            <w:noProof/>
          </w:rPr>
          <w:t>A.10.</w:t>
        </w:r>
        <w:r w:rsidRPr="0002750B">
          <w:rPr>
            <w:rFonts w:ascii="Calibri" w:eastAsia="MS Mincho" w:hAnsi="Calibri"/>
            <w:noProof/>
            <w:sz w:val="22"/>
            <w:szCs w:val="22"/>
            <w:lang w:val="en-CA" w:eastAsia="en-CA"/>
          </w:rPr>
          <w:tab/>
        </w:r>
        <w:r w:rsidRPr="00D6434B">
          <w:rPr>
            <w:rStyle w:val="Hyperlink"/>
            <w:noProof/>
          </w:rPr>
          <w:t>Conformance class: GeoSciML Portrayal XML Encoding for GML 3.1</w:t>
        </w:r>
        <w:r>
          <w:rPr>
            <w:noProof/>
            <w:webHidden/>
          </w:rPr>
          <w:tab/>
        </w:r>
        <w:r>
          <w:rPr>
            <w:noProof/>
            <w:webHidden/>
          </w:rPr>
          <w:fldChar w:fldCharType="begin"/>
        </w:r>
        <w:r>
          <w:rPr>
            <w:noProof/>
            <w:webHidden/>
          </w:rPr>
          <w:instrText xml:space="preserve"> PAGEREF _Toc447367209 \h </w:instrText>
        </w:r>
      </w:ins>
      <w:r>
        <w:rPr>
          <w:noProof/>
          <w:webHidden/>
        </w:rPr>
      </w:r>
      <w:r>
        <w:rPr>
          <w:noProof/>
          <w:webHidden/>
        </w:rPr>
        <w:fldChar w:fldCharType="separate"/>
      </w:r>
      <w:ins w:id="344" w:author="Eric Boisvert" w:date="2016-04-02T13:28:00Z">
        <w:r>
          <w:rPr>
            <w:noProof/>
            <w:webHidden/>
          </w:rPr>
          <w:t>246</w:t>
        </w:r>
        <w:r>
          <w:rPr>
            <w:noProof/>
            <w:webHidden/>
          </w:rPr>
          <w:fldChar w:fldCharType="end"/>
        </w:r>
        <w:r w:rsidRPr="00D6434B">
          <w:rPr>
            <w:rStyle w:val="Hyperlink"/>
            <w:noProof/>
          </w:rPr>
          <w:fldChar w:fldCharType="end"/>
        </w:r>
      </w:ins>
    </w:p>
    <w:p w14:paraId="7DF8A654" w14:textId="77777777" w:rsidR="008168C1" w:rsidRPr="0002750B" w:rsidRDefault="008168C1">
      <w:pPr>
        <w:pStyle w:val="TOC2"/>
        <w:tabs>
          <w:tab w:val="left" w:pos="1100"/>
          <w:tab w:val="right" w:leader="dot" w:pos="8630"/>
        </w:tabs>
        <w:rPr>
          <w:ins w:id="345" w:author="Eric Boisvert" w:date="2016-04-02T13:28:00Z"/>
          <w:rFonts w:ascii="Calibri" w:eastAsia="MS Mincho" w:hAnsi="Calibri"/>
          <w:noProof/>
          <w:sz w:val="22"/>
          <w:szCs w:val="22"/>
          <w:lang w:val="en-CA" w:eastAsia="en-CA"/>
        </w:rPr>
      </w:pPr>
      <w:ins w:id="34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"_Toc447367210"</w:instrText>
        </w:r>
        <w:r w:rsidRPr="00D6434B">
          <w:rPr>
            <w:rStyle w:val="Hyperlink"/>
            <w:noProof/>
          </w:rPr>
          <w:instrText xml:space="preserve"> </w:instrText>
        </w:r>
        <w:r w:rsidRPr="00D6434B">
          <w:rPr>
            <w:rStyle w:val="Hyperlink"/>
            <w:noProof/>
          </w:rPr>
          <w:fldChar w:fldCharType="separate"/>
        </w:r>
        <w:r w:rsidRPr="00D6434B">
          <w:rPr>
            <w:rStyle w:val="Hyperlink"/>
            <w:noProof/>
          </w:rPr>
          <w:t>A.11.</w:t>
        </w:r>
        <w:r w:rsidRPr="0002750B">
          <w:rPr>
            <w:rFonts w:ascii="Calibri" w:eastAsia="MS Mincho" w:hAnsi="Calibri"/>
            <w:noProof/>
            <w:sz w:val="22"/>
            <w:szCs w:val="22"/>
            <w:lang w:val="en-CA" w:eastAsia="en-CA"/>
          </w:rPr>
          <w:tab/>
        </w:r>
        <w:r w:rsidRPr="00D6434B">
          <w:rPr>
            <w:rStyle w:val="Hyperlink"/>
            <w:noProof/>
          </w:rPr>
          <w:t>Conformance class: GeoSciML Basic XML Encoding</w:t>
        </w:r>
        <w:r>
          <w:rPr>
            <w:noProof/>
            <w:webHidden/>
          </w:rPr>
          <w:tab/>
        </w:r>
        <w:r>
          <w:rPr>
            <w:noProof/>
            <w:webHidden/>
          </w:rPr>
          <w:fldChar w:fldCharType="begin"/>
        </w:r>
        <w:r>
          <w:rPr>
            <w:noProof/>
            <w:webHidden/>
          </w:rPr>
          <w:instrText xml:space="preserve"> PAGEREF _Toc447367210 \h </w:instrText>
        </w:r>
      </w:ins>
      <w:r>
        <w:rPr>
          <w:noProof/>
          <w:webHidden/>
        </w:rPr>
      </w:r>
      <w:r>
        <w:rPr>
          <w:noProof/>
          <w:webHidden/>
        </w:rPr>
        <w:fldChar w:fldCharType="separate"/>
      </w:r>
      <w:ins w:id="347" w:author="Eric Boisvert" w:date="2016-04-02T13:28:00Z">
        <w:r>
          <w:rPr>
            <w:noProof/>
            <w:webHidden/>
          </w:rPr>
          <w:t>248</w:t>
        </w:r>
        <w:r>
          <w:rPr>
            <w:noProof/>
            <w:webHidden/>
          </w:rPr>
          <w:fldChar w:fldCharType="end"/>
        </w:r>
        <w:r w:rsidRPr="00D6434B">
          <w:rPr>
            <w:rStyle w:val="Hyperlink"/>
            <w:noProof/>
          </w:rPr>
          <w:fldChar w:fldCharType="end"/>
        </w:r>
      </w:ins>
    </w:p>
    <w:p w14:paraId="4711CF70" w14:textId="77777777" w:rsidR="008168C1" w:rsidRPr="0002750B" w:rsidRDefault="008168C1">
      <w:pPr>
        <w:pStyle w:val="TOC2"/>
        <w:tabs>
          <w:tab w:val="left" w:pos="1100"/>
          <w:tab w:val="right" w:leader="dot" w:pos="8630"/>
        </w:tabs>
        <w:rPr>
          <w:ins w:id="348" w:author="Eric Boisvert" w:date="2016-04-02T13:28:00Z"/>
          <w:rFonts w:ascii="Calibri" w:eastAsia="MS Mincho" w:hAnsi="Calibri"/>
          <w:noProof/>
          <w:sz w:val="22"/>
          <w:szCs w:val="22"/>
          <w:lang w:val="en-CA" w:eastAsia="en-CA"/>
        </w:rPr>
      </w:pPr>
      <w:ins w:id="34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"_Toc447367211"</w:instrText>
        </w:r>
        <w:r w:rsidRPr="00D6434B">
          <w:rPr>
            <w:rStyle w:val="Hyperlink"/>
            <w:noProof/>
          </w:rPr>
          <w:instrText xml:space="preserve"> </w:instrText>
        </w:r>
        <w:r w:rsidRPr="00D6434B">
          <w:rPr>
            <w:rStyle w:val="Hyperlink"/>
            <w:noProof/>
          </w:rPr>
          <w:fldChar w:fldCharType="separate"/>
        </w:r>
        <w:r w:rsidRPr="00D6434B">
          <w:rPr>
            <w:rStyle w:val="Hyperlink"/>
            <w:noProof/>
          </w:rPr>
          <w:t>A.12.</w:t>
        </w:r>
        <w:r w:rsidRPr="0002750B">
          <w:rPr>
            <w:rFonts w:ascii="Calibri" w:eastAsia="MS Mincho" w:hAnsi="Calibri"/>
            <w:noProof/>
            <w:sz w:val="22"/>
            <w:szCs w:val="22"/>
            <w:lang w:val="en-CA" w:eastAsia="en-CA"/>
          </w:rPr>
          <w:tab/>
        </w:r>
        <w:r w:rsidRPr="00D6434B">
          <w:rPr>
            <w:rStyle w:val="Hyperlink"/>
            <w:noProof/>
          </w:rPr>
          <w:t>Conformance class: GeoSciML Extension XML Encoding</w:t>
        </w:r>
        <w:r>
          <w:rPr>
            <w:noProof/>
            <w:webHidden/>
          </w:rPr>
          <w:tab/>
        </w:r>
        <w:r>
          <w:rPr>
            <w:noProof/>
            <w:webHidden/>
          </w:rPr>
          <w:fldChar w:fldCharType="begin"/>
        </w:r>
        <w:r>
          <w:rPr>
            <w:noProof/>
            <w:webHidden/>
          </w:rPr>
          <w:instrText xml:space="preserve"> PAGEREF _Toc447367211 \h </w:instrText>
        </w:r>
      </w:ins>
      <w:r>
        <w:rPr>
          <w:noProof/>
          <w:webHidden/>
        </w:rPr>
      </w:r>
      <w:r>
        <w:rPr>
          <w:noProof/>
          <w:webHidden/>
        </w:rPr>
        <w:fldChar w:fldCharType="separate"/>
      </w:r>
      <w:ins w:id="350" w:author="Eric Boisvert" w:date="2016-04-02T13:28:00Z">
        <w:r>
          <w:rPr>
            <w:noProof/>
            <w:webHidden/>
          </w:rPr>
          <w:t>249</w:t>
        </w:r>
        <w:r>
          <w:rPr>
            <w:noProof/>
            <w:webHidden/>
          </w:rPr>
          <w:fldChar w:fldCharType="end"/>
        </w:r>
        <w:r w:rsidRPr="00D6434B">
          <w:rPr>
            <w:rStyle w:val="Hyperlink"/>
            <w:noProof/>
          </w:rPr>
          <w:fldChar w:fldCharType="end"/>
        </w:r>
      </w:ins>
    </w:p>
    <w:p w14:paraId="114FDD52" w14:textId="77777777" w:rsidR="008168C1" w:rsidRPr="0002750B" w:rsidRDefault="008168C1">
      <w:pPr>
        <w:pStyle w:val="TOC2"/>
        <w:tabs>
          <w:tab w:val="left" w:pos="1100"/>
          <w:tab w:val="right" w:leader="dot" w:pos="8630"/>
        </w:tabs>
        <w:rPr>
          <w:ins w:id="351" w:author="Eric Boisvert" w:date="2016-04-02T13:28:00Z"/>
          <w:rFonts w:ascii="Calibri" w:eastAsia="MS Mincho" w:hAnsi="Calibri"/>
          <w:noProof/>
          <w:sz w:val="22"/>
          <w:szCs w:val="22"/>
          <w:lang w:val="en-CA" w:eastAsia="en-CA"/>
        </w:rPr>
      </w:pPr>
      <w:ins w:id="35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"_Toc447367212"</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A.13.</w:t>
        </w:r>
        <w:r w:rsidRPr="0002750B">
          <w:rPr>
            <w:rFonts w:ascii="Calibri" w:eastAsia="MS Mincho" w:hAnsi="Calibri"/>
            <w:noProof/>
            <w:sz w:val="22"/>
            <w:szCs w:val="22"/>
            <w:lang w:val="en-CA" w:eastAsia="en-CA"/>
          </w:rPr>
          <w:tab/>
        </w:r>
        <w:r w:rsidRPr="00D6434B">
          <w:rPr>
            <w:rStyle w:val="Hyperlink"/>
            <w:noProof/>
            <w:lang w:val="en-CA"/>
          </w:rPr>
          <w:t>Conformance class: GeoSciML Geologic Time XML Encoding</w:t>
        </w:r>
        <w:r>
          <w:rPr>
            <w:noProof/>
            <w:webHidden/>
          </w:rPr>
          <w:tab/>
        </w:r>
        <w:r>
          <w:rPr>
            <w:noProof/>
            <w:webHidden/>
          </w:rPr>
          <w:fldChar w:fldCharType="begin"/>
        </w:r>
        <w:r>
          <w:rPr>
            <w:noProof/>
            <w:webHidden/>
          </w:rPr>
          <w:instrText xml:space="preserve"> PAGEREF _Toc447367212 \h </w:instrText>
        </w:r>
      </w:ins>
      <w:r>
        <w:rPr>
          <w:noProof/>
          <w:webHidden/>
        </w:rPr>
      </w:r>
      <w:r>
        <w:rPr>
          <w:noProof/>
          <w:webHidden/>
        </w:rPr>
        <w:fldChar w:fldCharType="separate"/>
      </w:r>
      <w:ins w:id="353" w:author="Eric Boisvert" w:date="2016-04-02T13:28:00Z">
        <w:r>
          <w:rPr>
            <w:noProof/>
            <w:webHidden/>
          </w:rPr>
          <w:t>250</w:t>
        </w:r>
        <w:r>
          <w:rPr>
            <w:noProof/>
            <w:webHidden/>
          </w:rPr>
          <w:fldChar w:fldCharType="end"/>
        </w:r>
        <w:r w:rsidRPr="00D6434B">
          <w:rPr>
            <w:rStyle w:val="Hyperlink"/>
            <w:noProof/>
          </w:rPr>
          <w:fldChar w:fldCharType="end"/>
        </w:r>
      </w:ins>
    </w:p>
    <w:p w14:paraId="3FEA6044" w14:textId="77777777" w:rsidR="008168C1" w:rsidRPr="0002750B" w:rsidRDefault="008168C1">
      <w:pPr>
        <w:pStyle w:val="TOC2"/>
        <w:tabs>
          <w:tab w:val="left" w:pos="1100"/>
          <w:tab w:val="right" w:leader="dot" w:pos="8630"/>
        </w:tabs>
        <w:rPr>
          <w:ins w:id="354" w:author="Eric Boisvert" w:date="2016-04-02T13:28:00Z"/>
          <w:rFonts w:ascii="Calibri" w:eastAsia="MS Mincho" w:hAnsi="Calibri"/>
          <w:noProof/>
          <w:sz w:val="22"/>
          <w:szCs w:val="22"/>
          <w:lang w:val="en-CA" w:eastAsia="en-CA"/>
        </w:rPr>
      </w:pPr>
      <w:ins w:id="35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"_Toc447367213"</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A.14.</w:t>
        </w:r>
        <w:r w:rsidRPr="0002750B">
          <w:rPr>
            <w:rFonts w:ascii="Calibri" w:eastAsia="MS Mincho" w:hAnsi="Calibri"/>
            <w:noProof/>
            <w:sz w:val="22"/>
            <w:szCs w:val="22"/>
            <w:lang w:val="en-CA" w:eastAsia="en-CA"/>
          </w:rPr>
          <w:tab/>
        </w:r>
        <w:r w:rsidRPr="00D6434B">
          <w:rPr>
            <w:rStyle w:val="Hyperlink"/>
            <w:noProof/>
            <w:lang w:val="en-CA"/>
          </w:rPr>
          <w:t>Conformance class: GeoSciML Borehole XML Encoding</w:t>
        </w:r>
        <w:r>
          <w:rPr>
            <w:noProof/>
            <w:webHidden/>
          </w:rPr>
          <w:tab/>
        </w:r>
        <w:r>
          <w:rPr>
            <w:noProof/>
            <w:webHidden/>
          </w:rPr>
          <w:fldChar w:fldCharType="begin"/>
        </w:r>
        <w:r>
          <w:rPr>
            <w:noProof/>
            <w:webHidden/>
          </w:rPr>
          <w:instrText xml:space="preserve"> PAGEREF _Toc447367213 \h </w:instrText>
        </w:r>
      </w:ins>
      <w:r>
        <w:rPr>
          <w:noProof/>
          <w:webHidden/>
        </w:rPr>
      </w:r>
      <w:r>
        <w:rPr>
          <w:noProof/>
          <w:webHidden/>
        </w:rPr>
        <w:fldChar w:fldCharType="separate"/>
      </w:r>
      <w:ins w:id="356" w:author="Eric Boisvert" w:date="2016-04-02T13:28:00Z">
        <w:r>
          <w:rPr>
            <w:noProof/>
            <w:webHidden/>
          </w:rPr>
          <w:t>251</w:t>
        </w:r>
        <w:r>
          <w:rPr>
            <w:noProof/>
            <w:webHidden/>
          </w:rPr>
          <w:fldChar w:fldCharType="end"/>
        </w:r>
        <w:r w:rsidRPr="00D6434B">
          <w:rPr>
            <w:rStyle w:val="Hyperlink"/>
            <w:noProof/>
          </w:rPr>
          <w:fldChar w:fldCharType="end"/>
        </w:r>
      </w:ins>
    </w:p>
    <w:p w14:paraId="1D7BE380" w14:textId="77777777" w:rsidR="008168C1" w:rsidRPr="0002750B" w:rsidRDefault="008168C1">
      <w:pPr>
        <w:pStyle w:val="TOC2"/>
        <w:tabs>
          <w:tab w:val="left" w:pos="1100"/>
          <w:tab w:val="right" w:leader="dot" w:pos="8630"/>
        </w:tabs>
        <w:rPr>
          <w:ins w:id="357" w:author="Eric Boisvert" w:date="2016-04-02T13:28:00Z"/>
          <w:rFonts w:ascii="Calibri" w:eastAsia="MS Mincho" w:hAnsi="Calibri"/>
          <w:noProof/>
          <w:sz w:val="22"/>
          <w:szCs w:val="22"/>
          <w:lang w:val="en-CA" w:eastAsia="en-CA"/>
        </w:rPr>
      </w:pPr>
      <w:ins w:id="35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"_Toc447367214"</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A.15.</w:t>
        </w:r>
        <w:r w:rsidRPr="0002750B">
          <w:rPr>
            <w:rFonts w:ascii="Calibri" w:eastAsia="MS Mincho" w:hAnsi="Calibri"/>
            <w:noProof/>
            <w:sz w:val="22"/>
            <w:szCs w:val="22"/>
            <w:lang w:val="en-CA" w:eastAsia="en-CA"/>
          </w:rPr>
          <w:tab/>
        </w:r>
        <w:r w:rsidRPr="00D6434B">
          <w:rPr>
            <w:rStyle w:val="Hyperlink"/>
            <w:noProof/>
            <w:lang w:val="en-CA"/>
          </w:rPr>
          <w:t>Conformance class: GeoSciML Laboratory and Analysis XML Encoding</w:t>
        </w:r>
        <w:r>
          <w:rPr>
            <w:noProof/>
            <w:webHidden/>
          </w:rPr>
          <w:tab/>
        </w:r>
        <w:r>
          <w:rPr>
            <w:noProof/>
            <w:webHidden/>
          </w:rPr>
          <w:fldChar w:fldCharType="begin"/>
        </w:r>
        <w:r>
          <w:rPr>
            <w:noProof/>
            <w:webHidden/>
          </w:rPr>
          <w:instrText xml:space="preserve"> PAGEREF _Toc447367214 \h </w:instrText>
        </w:r>
      </w:ins>
      <w:r>
        <w:rPr>
          <w:noProof/>
          <w:webHidden/>
        </w:rPr>
      </w:r>
      <w:r>
        <w:rPr>
          <w:noProof/>
          <w:webHidden/>
        </w:rPr>
        <w:fldChar w:fldCharType="separate"/>
      </w:r>
      <w:ins w:id="359" w:author="Eric Boisvert" w:date="2016-04-02T13:28:00Z">
        <w:r>
          <w:rPr>
            <w:noProof/>
            <w:webHidden/>
          </w:rPr>
          <w:t>252</w:t>
        </w:r>
        <w:r>
          <w:rPr>
            <w:noProof/>
            <w:webHidden/>
          </w:rPr>
          <w:fldChar w:fldCharType="end"/>
        </w:r>
        <w:r w:rsidRPr="00D6434B">
          <w:rPr>
            <w:rStyle w:val="Hyperlink"/>
            <w:noProof/>
          </w:rPr>
          <w:fldChar w:fldCharType="end"/>
        </w:r>
      </w:ins>
    </w:p>
    <w:p w14:paraId="34D37453" w14:textId="77777777" w:rsidR="008168C1" w:rsidRPr="0002750B" w:rsidRDefault="008168C1">
      <w:pPr>
        <w:pStyle w:val="TOC2"/>
        <w:tabs>
          <w:tab w:val="left" w:pos="1540"/>
          <w:tab w:val="right" w:leader="dot" w:pos="8630"/>
        </w:tabs>
        <w:rPr>
          <w:ins w:id="360" w:author="Eric Boisvert" w:date="2016-04-02T13:28:00Z"/>
          <w:rFonts w:ascii="Calibri" w:eastAsia="MS Mincho" w:hAnsi="Calibri"/>
          <w:noProof/>
          <w:sz w:val="22"/>
          <w:szCs w:val="22"/>
          <w:lang w:val="en-CA" w:eastAsia="en-CA"/>
        </w:rPr>
      </w:pPr>
      <w:ins w:id="36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"_Toc447367215"</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Annex B.</w:t>
        </w:r>
        <w:r w:rsidRPr="0002750B">
          <w:rPr>
            <w:rFonts w:ascii="Calibri" w:eastAsia="MS Mincho" w:hAnsi="Calibri"/>
            <w:noProof/>
            <w:sz w:val="22"/>
            <w:szCs w:val="22"/>
            <w:lang w:val="en-CA" w:eastAsia="en-CA"/>
          </w:rPr>
          <w:tab/>
        </w:r>
        <w:r w:rsidRPr="00D6434B">
          <w:rPr>
            <w:rStyle w:val="Hyperlink"/>
            <w:noProof/>
            <w:lang w:val="en-CA"/>
          </w:rPr>
          <w:t>Revision history</w:t>
        </w:r>
        <w:r>
          <w:rPr>
            <w:noProof/>
            <w:webHidden/>
          </w:rPr>
          <w:tab/>
        </w:r>
        <w:r>
          <w:rPr>
            <w:noProof/>
            <w:webHidden/>
          </w:rPr>
          <w:fldChar w:fldCharType="begin"/>
        </w:r>
        <w:r>
          <w:rPr>
            <w:noProof/>
            <w:webHidden/>
          </w:rPr>
          <w:instrText xml:space="preserve"> PAGEREF _Toc447367215 \h </w:instrText>
        </w:r>
      </w:ins>
      <w:r>
        <w:rPr>
          <w:noProof/>
          <w:webHidden/>
        </w:rPr>
      </w:r>
      <w:r>
        <w:rPr>
          <w:noProof/>
          <w:webHidden/>
        </w:rPr>
        <w:fldChar w:fldCharType="separate"/>
      </w:r>
      <w:ins w:id="362" w:author="Eric Boisvert" w:date="2016-04-02T13:28:00Z">
        <w:r>
          <w:rPr>
            <w:noProof/>
            <w:webHidden/>
          </w:rPr>
          <w:t>253</w:t>
        </w:r>
        <w:r>
          <w:rPr>
            <w:noProof/>
            <w:webHidden/>
          </w:rPr>
          <w:fldChar w:fldCharType="end"/>
        </w:r>
        <w:r w:rsidRPr="00D6434B">
          <w:rPr>
            <w:rStyle w:val="Hyperlink"/>
            <w:noProof/>
          </w:rPr>
          <w:fldChar w:fldCharType="end"/>
        </w:r>
      </w:ins>
    </w:p>
    <w:p w14:paraId="2F22714A" w14:textId="77777777" w:rsidR="008168C1" w:rsidRPr="0002750B" w:rsidRDefault="008168C1">
      <w:pPr>
        <w:pStyle w:val="TOC2"/>
        <w:tabs>
          <w:tab w:val="left" w:pos="1540"/>
          <w:tab w:val="right" w:leader="dot" w:pos="8630"/>
        </w:tabs>
        <w:rPr>
          <w:ins w:id="363" w:author="Eric Boisvert" w:date="2016-04-02T13:28:00Z"/>
          <w:rFonts w:ascii="Calibri" w:eastAsia="MS Mincho" w:hAnsi="Calibri"/>
          <w:noProof/>
          <w:sz w:val="22"/>
          <w:szCs w:val="22"/>
          <w:lang w:val="en-CA" w:eastAsia="en-CA"/>
        </w:rPr>
      </w:pPr>
      <w:ins w:id="36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"_Toc447367216"</w:instrText>
        </w:r>
        <w:r w:rsidRPr="00D6434B">
          <w:rPr>
            <w:rStyle w:val="Hyperlink"/>
            <w:noProof/>
          </w:rPr>
          <w:instrText xml:space="preserve"> </w:instrText>
        </w:r>
        <w:r w:rsidRPr="00D6434B">
          <w:rPr>
            <w:rStyle w:val="Hyperlink"/>
            <w:noProof/>
          </w:rPr>
          <w:fldChar w:fldCharType="separate"/>
        </w:r>
        <w:r w:rsidRPr="00D6434B">
          <w:rPr>
            <w:rStyle w:val="Hyperlink"/>
            <w:noProof/>
            <w:lang w:val="en-CA"/>
          </w:rPr>
          <w:t>Annex C.</w:t>
        </w:r>
        <w:r w:rsidRPr="0002750B">
          <w:rPr>
            <w:rFonts w:ascii="Calibri" w:eastAsia="MS Mincho" w:hAnsi="Calibri"/>
            <w:noProof/>
            <w:sz w:val="22"/>
            <w:szCs w:val="22"/>
            <w:lang w:val="en-CA" w:eastAsia="en-CA"/>
          </w:rPr>
          <w:tab/>
        </w:r>
        <w:r w:rsidRPr="00D6434B">
          <w:rPr>
            <w:rStyle w:val="Hyperlink"/>
            <w:noProof/>
            <w:lang w:val="en-CA"/>
          </w:rPr>
          <w:t>Bibliography</w:t>
        </w:r>
        <w:r>
          <w:rPr>
            <w:noProof/>
            <w:webHidden/>
          </w:rPr>
          <w:tab/>
        </w:r>
        <w:r>
          <w:rPr>
            <w:noProof/>
            <w:webHidden/>
          </w:rPr>
          <w:fldChar w:fldCharType="begin"/>
        </w:r>
        <w:r>
          <w:rPr>
            <w:noProof/>
            <w:webHidden/>
          </w:rPr>
          <w:instrText xml:space="preserve"> PAGEREF _Toc447367216 \h </w:instrText>
        </w:r>
      </w:ins>
      <w:r>
        <w:rPr>
          <w:noProof/>
          <w:webHidden/>
        </w:rPr>
      </w:r>
      <w:r>
        <w:rPr>
          <w:noProof/>
          <w:webHidden/>
        </w:rPr>
        <w:fldChar w:fldCharType="separate"/>
      </w:r>
      <w:ins w:id="365" w:author="Eric Boisvert" w:date="2016-04-02T13:28:00Z">
        <w:r>
          <w:rPr>
            <w:noProof/>
            <w:webHidden/>
          </w:rPr>
          <w:t>254</w:t>
        </w:r>
        <w:r>
          <w:rPr>
            <w:noProof/>
            <w:webHidden/>
          </w:rPr>
          <w:fldChar w:fldCharType="end"/>
        </w:r>
        <w:r w:rsidRPr="00D6434B">
          <w:rPr>
            <w:rStyle w:val="Hyperlink"/>
            <w:noProof/>
          </w:rPr>
          <w:fldChar w:fldCharType="end"/>
        </w:r>
      </w:ins>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366" w:author="Eric Boisvert" w:date="2015-12-25T17:41:00Z"/>
          <w:lang w:val="en-CA"/>
        </w:rPr>
      </w:pPr>
      <w:ins w:id="367" w:author="Eric Boisvert" w:date="2015-12-25T17:30:00Z">
        <w:r>
          <w:rPr>
            <w:lang w:val="en-CA"/>
          </w:rPr>
          <w:t xml:space="preserve">GeoSciML (Geoscience Markup Language or Geoscience ModeL) is a model of geological features </w:t>
        </w:r>
      </w:ins>
      <w:ins w:id="368" w:author="Eric Boisvert" w:date="2015-12-25T17:38:00Z">
        <w:r>
          <w:rPr>
            <w:lang w:val="en-CA"/>
          </w:rPr>
          <w:t xml:space="preserve">commonly </w:t>
        </w:r>
      </w:ins>
      <w:ins w:id="369" w:author="Eric Boisvert" w:date="2015-12-25T17:43:00Z">
        <w:del w:id="370" w:author="Ollie Raymond" w:date="2016-02-03T09:47:00Z">
          <w:r w:rsidR="008B4BF7" w:rsidDel="008765D9">
            <w:rPr>
              <w:lang w:val="en-CA"/>
            </w:rPr>
            <w:delText>depicted</w:delText>
          </w:r>
        </w:del>
      </w:ins>
      <w:ins w:id="371" w:author="Eric Boisvert" w:date="2015-12-25T17:38:00Z">
        <w:del w:id="372" w:author="Ollie Raymond" w:date="2016-02-03T09:47:00Z">
          <w:r w:rsidDel="008765D9">
            <w:rPr>
              <w:lang w:val="en-CA"/>
            </w:rPr>
            <w:delText xml:space="preserve"> on</w:delText>
          </w:r>
        </w:del>
      </w:ins>
      <w:ins w:id="373" w:author="Ollie Raymond" w:date="2016-02-03T09:47:00Z">
        <w:r w:rsidR="008765D9">
          <w:rPr>
            <w:lang w:val="en-CA"/>
          </w:rPr>
          <w:t>described and portrayed in</w:t>
        </w:r>
      </w:ins>
      <w:ins w:id="374" w:author="Eric Boisvert" w:date="2015-12-25T17:38:00Z">
        <w:r>
          <w:rPr>
            <w:lang w:val="en-CA"/>
          </w:rPr>
          <w:t xml:space="preserve"> </w:t>
        </w:r>
        <w:r w:rsidR="008B4BF7">
          <w:rPr>
            <w:lang w:val="en-CA"/>
          </w:rPr>
          <w:t>geological maps, cross sections</w:t>
        </w:r>
      </w:ins>
      <w:ins w:id="375" w:author="Eric Boisvert" w:date="2015-12-25T17:44:00Z">
        <w:r w:rsidR="008B4BF7">
          <w:rPr>
            <w:lang w:val="en-CA"/>
          </w:rPr>
          <w:t xml:space="preserve">, </w:t>
        </w:r>
      </w:ins>
      <w:ins w:id="376" w:author="Eric Boisvert" w:date="2015-12-25T17:38:00Z">
        <w:r w:rsidR="008B4BF7">
          <w:rPr>
            <w:lang w:val="en-CA"/>
          </w:rPr>
          <w:t>geological reports</w:t>
        </w:r>
      </w:ins>
      <w:ins w:id="377" w:author="Eric Boisvert" w:date="2015-12-25T17:44:00Z">
        <w:r w:rsidR="008B4BF7">
          <w:rPr>
            <w:lang w:val="en-CA"/>
          </w:rPr>
          <w:t xml:space="preserve"> and databases.</w:t>
        </w:r>
      </w:ins>
      <w:ins w:id="378" w:author="Eric Boisvert" w:date="2015-12-25T17:38:00Z">
        <w:r>
          <w:rPr>
            <w:lang w:val="en-CA"/>
          </w:rPr>
          <w:t xml:space="preserve">  The model </w:t>
        </w:r>
      </w:ins>
      <w:ins w:id="379" w:author="Eric Boisvert" w:date="2015-12-25T17:39:00Z">
        <w:r>
          <w:rPr>
            <w:lang w:val="en-CA"/>
          </w:rPr>
          <w:t xml:space="preserve">was </w:t>
        </w:r>
        <w:r w:rsidRPr="00F25F3B">
          <w:rPr>
            <w:lang w:val="en-CA"/>
          </w:rPr>
          <w:t>developed by the</w:t>
        </w:r>
      </w:ins>
      <w:ins w:id="380" w:author="Ollie Raymond" w:date="2016-02-03T09:47:00Z">
        <w:r w:rsidR="008765D9">
          <w:rPr>
            <w:lang w:val="en-CA"/>
          </w:rPr>
          <w:t xml:space="preserve"> IUGS</w:t>
        </w:r>
      </w:ins>
      <w:ins w:id="381"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382" w:author="Eric Boisvert" w:date="2015-12-25T17:41:00Z">
        <w:r w:rsidR="008B4BF7">
          <w:rPr>
            <w:lang w:val="en-CA"/>
          </w:rPr>
          <w:t>.</w:t>
        </w:r>
      </w:ins>
      <w:ins w:id="383" w:author="Eric Boisvert" w:date="2015-12-25T17:39:00Z">
        <w:r w:rsidRPr="00F25F3B">
          <w:rPr>
            <w:lang w:val="en-CA"/>
          </w:rPr>
          <w:t xml:space="preserve"> </w:t>
        </w:r>
      </w:ins>
      <w:ins w:id="384" w:author="Eric Boisvert" w:date="2015-12-25T17:41:00Z">
        <w:r w:rsidR="008B4BF7">
          <w:rPr>
            <w:lang w:val="en-CA"/>
          </w:rPr>
          <w:t xml:space="preserve"> </w:t>
        </w:r>
      </w:ins>
      <w:r w:rsidR="001133B5" w:rsidRPr="00D12552">
        <w:rPr>
          <w:lang w:val="en-CA"/>
        </w:rPr>
        <w:t xml:space="preserve">This specification describes a </w:t>
      </w:r>
      <w:ins w:id="385" w:author="Eric Boisvert" w:date="2015-10-27T17:08:00Z">
        <w:r w:rsidR="00773E1B">
          <w:rPr>
            <w:lang w:val="en-CA"/>
          </w:rPr>
          <w:t>logical</w:t>
        </w:r>
      </w:ins>
      <w:ins w:id="386" w:author="Eric Boisvert" w:date="2015-12-25T17:26:00Z">
        <w:r w:rsidR="009E76CF">
          <w:rPr>
            <w:lang w:val="en-CA"/>
          </w:rPr>
          <w:t xml:space="preserve"> </w:t>
        </w:r>
      </w:ins>
      <w:r w:rsidR="001133B5" w:rsidRPr="00D12552">
        <w:rPr>
          <w:lang w:val="en-CA"/>
        </w:rPr>
        <w:t>model</w:t>
      </w:r>
      <w:ins w:id="387" w:author="Eric Boisvert" w:date="2015-10-28T08:33:00Z">
        <w:r w:rsidR="000E58BB">
          <w:rPr>
            <w:lang w:val="en-CA"/>
          </w:rPr>
          <w:t xml:space="preserve"> </w:t>
        </w:r>
      </w:ins>
      <w:r w:rsidR="001133B5" w:rsidRPr="00D12552">
        <w:rPr>
          <w:lang w:val="en-CA"/>
        </w:rPr>
        <w:t>and GML/XML encoding rules for the exchange of geological map data</w:t>
      </w:r>
      <w:ins w:id="388" w:author="Eric Boisvert" w:date="2015-12-25T16:36:00Z">
        <w:r w:rsidR="00C822F3">
          <w:rPr>
            <w:lang w:val="en-CA"/>
          </w:rPr>
          <w:t xml:space="preserve">, </w:t>
        </w:r>
      </w:ins>
      <w:ins w:id="389" w:author="Eric Boisvert" w:date="2015-12-25T16:41:00Z">
        <w:r w:rsidR="00C822F3">
          <w:rPr>
            <w:lang w:val="en-CA"/>
          </w:rPr>
          <w:t xml:space="preserve">geological time scales, </w:t>
        </w:r>
      </w:ins>
      <w:ins w:id="390" w:author="Eric Boisvert" w:date="2015-12-25T16:36:00Z">
        <w:r w:rsidR="00C822F3">
          <w:rPr>
            <w:lang w:val="en-CA"/>
          </w:rPr>
          <w:t>borehole</w:t>
        </w:r>
      </w:ins>
      <w:ins w:id="391" w:author="Ollie Raymond" w:date="2016-02-03T09:48:00Z">
        <w:r w:rsidR="00301315">
          <w:rPr>
            <w:lang w:val="en-CA"/>
          </w:rPr>
          <w:t>s,</w:t>
        </w:r>
      </w:ins>
      <w:ins w:id="392" w:author="Eric Boisvert" w:date="2015-12-25T16:41:00Z">
        <w:r w:rsidR="00C822F3">
          <w:rPr>
            <w:lang w:val="en-CA"/>
          </w:rPr>
          <w:t xml:space="preserve"> </w:t>
        </w:r>
        <w:del w:id="393" w:author="Ollie Raymond" w:date="2016-02-03T09:48:00Z">
          <w:r w:rsidR="00C822F3" w:rsidDel="00301315">
            <w:rPr>
              <w:lang w:val="en-CA"/>
            </w:rPr>
            <w:delText xml:space="preserve">data </w:delText>
          </w:r>
        </w:del>
      </w:ins>
      <w:ins w:id="394" w:author="Eric Boisvert" w:date="2015-12-25T16:36:00Z">
        <w:r w:rsidR="00C822F3">
          <w:rPr>
            <w:lang w:val="en-CA"/>
          </w:rPr>
          <w:t xml:space="preserve">and </w:t>
        </w:r>
      </w:ins>
      <w:ins w:id="395" w:author="Ollie Raymond" w:date="2016-02-03T09:49:00Z">
        <w:r w:rsidR="00301315">
          <w:rPr>
            <w:lang w:val="en-CA"/>
          </w:rPr>
          <w:t xml:space="preserve">metadata for </w:t>
        </w:r>
      </w:ins>
      <w:ins w:id="396" w:author="Eric Boisvert" w:date="2015-12-25T16:37:00Z">
        <w:r w:rsidR="00C822F3">
          <w:rPr>
            <w:lang w:val="en-CA"/>
          </w:rPr>
          <w:t>laboratory analys</w:t>
        </w:r>
      </w:ins>
      <w:ins w:id="397" w:author="Ollie Raymond" w:date="2016-02-03T09:49:00Z">
        <w:r w:rsidR="00301315">
          <w:rPr>
            <w:lang w:val="en-CA"/>
          </w:rPr>
          <w:t>e</w:t>
        </w:r>
      </w:ins>
      <w:ins w:id="398" w:author="Eric Boisvert" w:date="2015-12-25T16:37:00Z">
        <w:del w:id="399" w:author="Ollie Raymond" w:date="2016-02-03T09:49:00Z">
          <w:r w:rsidR="00C822F3" w:rsidDel="00301315">
            <w:rPr>
              <w:lang w:val="en-CA"/>
            </w:rPr>
            <w:delText>i</w:delText>
          </w:r>
        </w:del>
        <w:r w:rsidR="00C822F3">
          <w:rPr>
            <w:lang w:val="en-CA"/>
          </w:rPr>
          <w:t>s</w:t>
        </w:r>
      </w:ins>
      <w:r w:rsidR="001133B5" w:rsidRPr="00D12552">
        <w:rPr>
          <w:lang w:val="en-CA"/>
        </w:rPr>
        <w:t>.</w:t>
      </w:r>
      <w:ins w:id="400" w:author="Eric Boisvert" w:date="2015-12-25T16:37:00Z">
        <w:r w:rsidR="00C822F3">
          <w:rPr>
            <w:lang w:val="en-CA"/>
          </w:rPr>
          <w:t xml:space="preserve">  It provides</w:t>
        </w:r>
      </w:ins>
      <w:ins w:id="401" w:author="Eric Boisvert" w:date="2015-12-25T16:39:00Z">
        <w:r w:rsidR="00C822F3">
          <w:rPr>
            <w:lang w:val="en-CA"/>
          </w:rPr>
          <w:t xml:space="preserve"> a portrayal model, used for</w:t>
        </w:r>
        <w:r w:rsidR="009E76CF">
          <w:rPr>
            <w:lang w:val="en-CA"/>
          </w:rPr>
          <w:t xml:space="preserve"> simple map based application</w:t>
        </w:r>
      </w:ins>
      <w:ins w:id="402" w:author="Ollie Raymond" w:date="2016-02-03T09:53:00Z">
        <w:r w:rsidR="00384CB6">
          <w:rPr>
            <w:lang w:val="en-CA"/>
          </w:rPr>
          <w:t>s</w:t>
        </w:r>
      </w:ins>
      <w:ins w:id="403" w:author="Ollie Raymond" w:date="2016-02-03T09:54:00Z">
        <w:r w:rsidR="00384CB6">
          <w:rPr>
            <w:lang w:val="en-CA"/>
          </w:rPr>
          <w:t>;</w:t>
        </w:r>
      </w:ins>
      <w:ins w:id="404" w:author="Eric Boisvert" w:date="2015-12-25T16:39:00Z">
        <w:del w:id="405"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406" w:author="Eric Boisvert" w:date="2015-12-25T16:40:00Z">
        <w:r w:rsidR="00C822F3">
          <w:rPr>
            <w:lang w:val="en-CA"/>
          </w:rPr>
          <w:t>basic</w:t>
        </w:r>
      </w:ins>
      <w:ins w:id="407" w:author="Eric Boisvert" w:date="2015-12-25T16:39:00Z">
        <w:r w:rsidR="00C822F3">
          <w:rPr>
            <w:lang w:val="en-CA"/>
          </w:rPr>
          <w:t xml:space="preserve"> </w:t>
        </w:r>
      </w:ins>
      <w:ins w:id="408" w:author="Eric Boisvert" w:date="2015-12-25T16:40:00Z">
        <w:r w:rsidR="00C822F3">
          <w:rPr>
            <w:lang w:val="en-CA"/>
          </w:rPr>
          <w:t>data exchange</w:t>
        </w:r>
      </w:ins>
      <w:ins w:id="409" w:author="Ollie Raymond" w:date="2016-02-03T09:54:00Z">
        <w:r w:rsidR="00384CB6">
          <w:rPr>
            <w:lang w:val="en-CA"/>
          </w:rPr>
          <w:t>;</w:t>
        </w:r>
      </w:ins>
      <w:ins w:id="410" w:author="Eric Boisvert" w:date="2015-12-25T16:40:00Z">
        <w:r w:rsidR="00C822F3">
          <w:rPr>
            <w:lang w:val="en-CA"/>
          </w:rPr>
          <w:t xml:space="preserve"> and and extended model to address </w:t>
        </w:r>
        <w:del w:id="411" w:author="Ollie Raymond" w:date="2016-02-03T09:54:00Z">
          <w:r w:rsidR="00C822F3" w:rsidDel="00384CB6">
            <w:rPr>
              <w:lang w:val="en-CA"/>
            </w:rPr>
            <w:delText xml:space="preserve">more complex </w:delText>
          </w:r>
        </w:del>
        <w:r w:rsidR="00C822F3">
          <w:rPr>
            <w:lang w:val="en-CA"/>
          </w:rPr>
          <w:t>scenarios</w:t>
        </w:r>
      </w:ins>
      <w:ins w:id="412" w:author="Ollie Raymond" w:date="2016-02-03T09:54:00Z">
        <w:r w:rsidR="00384CB6">
          <w:rPr>
            <w:lang w:val="en-CA"/>
          </w:rPr>
          <w:t xml:space="preserve"> of more complex geological data</w:t>
        </w:r>
      </w:ins>
      <w:ins w:id="413"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414" w:author="Eric Boisvert" w:date="2015-12-25T17:26:00Z"/>
          <w:lang w:val="en-CA"/>
        </w:rPr>
      </w:pPr>
      <w:ins w:id="415" w:author="Eric Boisvert" w:date="2015-12-25T17:26:00Z">
        <w:r>
          <w:rPr>
            <w:lang w:val="en-CA"/>
          </w:rPr>
          <w:t>The speci</w:t>
        </w:r>
        <w:r w:rsidR="008B4BF7">
          <w:rPr>
            <w:lang w:val="en-CA"/>
          </w:rPr>
          <w:t>fication also provides patterns</w:t>
        </w:r>
      </w:ins>
      <w:ins w:id="416" w:author="Eric Boisvert" w:date="2015-12-25T17:43:00Z">
        <w:r w:rsidR="008B4BF7">
          <w:rPr>
            <w:lang w:val="en-CA"/>
          </w:rPr>
          <w:t xml:space="preserve">, </w:t>
        </w:r>
      </w:ins>
      <w:ins w:id="417" w:author="Eric Boisvert" w:date="2015-12-25T17:28:00Z">
        <w:r>
          <w:rPr>
            <w:lang w:val="en-CA"/>
          </w:rPr>
          <w:t>profiles</w:t>
        </w:r>
      </w:ins>
      <w:ins w:id="418" w:author="Ollie Raymond" w:date="2016-02-03T09:55:00Z">
        <w:r w:rsidR="00384CB6">
          <w:rPr>
            <w:lang w:val="en-CA"/>
          </w:rPr>
          <w:t xml:space="preserve"> (</w:t>
        </w:r>
      </w:ins>
      <w:ins w:id="419" w:author="Eric Boisvert" w:date="2015-12-25T17:41:00Z">
        <w:del w:id="420" w:author="Ollie Raymond" w:date="2016-02-03T09:55:00Z">
          <w:r w:rsidR="008B4BF7" w:rsidDel="00384CB6">
            <w:rPr>
              <w:lang w:val="en-CA"/>
            </w:rPr>
            <w:delText xml:space="preserve">, </w:delText>
          </w:r>
        </w:del>
        <w:r w:rsidR="008B4BF7">
          <w:rPr>
            <w:lang w:val="en-CA"/>
          </w:rPr>
          <w:t>most notably of Observations and Measurements</w:t>
        </w:r>
      </w:ins>
      <w:ins w:id="421" w:author="Ollie Raymond" w:date="2016-02-03T09:55:00Z">
        <w:r w:rsidR="00384CB6">
          <w:rPr>
            <w:lang w:val="en-CA"/>
          </w:rPr>
          <w:t xml:space="preserve"> -</w:t>
        </w:r>
      </w:ins>
      <w:ins w:id="422" w:author="Eric Boisvert" w:date="2015-12-25T17:41:00Z">
        <w:r w:rsidR="008B4BF7">
          <w:rPr>
            <w:lang w:val="en-CA"/>
          </w:rPr>
          <w:t xml:space="preserve"> </w:t>
        </w:r>
        <w:del w:id="423" w:author="Ollie Raymond" w:date="2016-02-03T09:55:00Z">
          <w:r w:rsidR="008B4BF7" w:rsidDel="00384CB6">
            <w:rPr>
              <w:lang w:val="en-CA"/>
            </w:rPr>
            <w:delText>(</w:delText>
          </w:r>
        </w:del>
        <w:r w:rsidR="008B4BF7">
          <w:rPr>
            <w:lang w:val="en-CA"/>
          </w:rPr>
          <w:t>ISO19156)</w:t>
        </w:r>
      </w:ins>
      <w:ins w:id="424"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425"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426"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4"/>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427" w:author="Ollie Raymond" w:date="2016-02-03T09:57:00Z">
        <w:r w:rsidRPr="00D12552" w:rsidDel="002A2EF0">
          <w:rPr>
            <w:lang w:val="en-CA"/>
          </w:rPr>
          <w:delText xml:space="preserve">present </w:delText>
        </w:r>
      </w:del>
      <w:ins w:id="428" w:author="Ollie Raymond" w:date="2016-02-03T09:57:00Z">
        <w:r w:rsidR="002A2EF0">
          <w:rPr>
            <w:lang w:val="en-CA"/>
          </w:rPr>
          <w:t>described and portrayed</w:t>
        </w:r>
        <w:r w:rsidR="002A2EF0" w:rsidRPr="00D12552">
          <w:rPr>
            <w:lang w:val="en-CA"/>
          </w:rPr>
          <w:t xml:space="preserve"> </w:t>
        </w:r>
      </w:ins>
      <w:del w:id="429" w:author="Ollie Raymond" w:date="2016-02-03T09:57:00Z">
        <w:r w:rsidRPr="00D12552" w:rsidDel="002A2EF0">
          <w:rPr>
            <w:lang w:val="en-CA"/>
          </w:rPr>
          <w:delText xml:space="preserve">on </w:delText>
        </w:r>
      </w:del>
      <w:ins w:id="430"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31" w:name="_Toc165888229"/>
      <w:commentRangeStart w:id="432"/>
      <w:r w:rsidRPr="00D12552">
        <w:rPr>
          <w:lang w:val="en-CA"/>
        </w:rPr>
        <w:t>Submitting organizations</w:t>
      </w:r>
      <w:bookmarkEnd w:id="431"/>
      <w:commentRangeEnd w:id="432"/>
      <w:r w:rsidR="00AD3B07" w:rsidRPr="00D12552">
        <w:rPr>
          <w:rStyle w:val="CommentReference"/>
          <w:b w:val="0"/>
          <w:lang w:val="en-CA"/>
        </w:rPr>
        <w:commentReference w:id="43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3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3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434"/>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513A7E"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513A7E"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434"/>
            <w:r>
              <w:rPr>
                <w:rStyle w:val="CommentReference"/>
              </w:rPr>
              <w:commentReference w:id="434"/>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435" w:name="_Toc447367097"/>
      <w:r w:rsidRPr="00D12552">
        <w:rPr>
          <w:lang w:val="en-CA"/>
        </w:rPr>
        <w:t>Scope</w:t>
      </w:r>
      <w:bookmarkEnd w:id="435"/>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436" w:author="Ollie Raymond" w:date="2016-02-03T10:07:00Z">
        <w:r w:rsidR="00227147">
          <w:rPr>
            <w:lang w:val="en-CA"/>
          </w:rPr>
          <w:t>s</w:t>
        </w:r>
      </w:ins>
      <w:r w:rsidRPr="00761F44">
        <w:rPr>
          <w:lang w:val="en-CA"/>
        </w:rPr>
        <w:t>, geological units</w:t>
      </w:r>
      <w:ins w:id="437" w:author="Ollie Raymond" w:date="2016-02-03T10:06:00Z">
        <w:r w:rsidR="00227147">
          <w:rPr>
            <w:lang w:val="en-CA"/>
          </w:rPr>
          <w:t xml:space="preserve"> and stratigraphy</w:t>
        </w:r>
      </w:ins>
      <w:r w:rsidRPr="00761F44">
        <w:rPr>
          <w:lang w:val="en-CA"/>
        </w:rPr>
        <w:t xml:space="preserve">, </w:t>
      </w:r>
      <w:ins w:id="438" w:author="Ollie Raymond" w:date="2016-02-03T10:06:00Z">
        <w:r w:rsidR="00227147">
          <w:rPr>
            <w:lang w:val="en-CA"/>
          </w:rPr>
          <w:t xml:space="preserve">geological time, </w:t>
        </w:r>
      </w:ins>
      <w:del w:id="439" w:author="Ollie Raymond" w:date="2016-02-03T10:06:00Z">
        <w:r w:rsidR="002404CF" w:rsidRPr="00761F44" w:rsidDel="00227147">
          <w:rPr>
            <w:lang w:val="en-CA"/>
          </w:rPr>
          <w:delText>geochronology</w:delText>
        </w:r>
      </w:del>
      <w:r w:rsidR="005424AC">
        <w:rPr>
          <w:lang w:val="en-CA"/>
        </w:rPr>
        <w:t xml:space="preserve">, </w:t>
      </w:r>
      <w:del w:id="440"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441" w:author="Ollie Raymond" w:date="2016-02-03T10:07:00Z">
        <w:r w:rsidR="00227147">
          <w:rPr>
            <w:lang w:val="en-CA"/>
          </w:rPr>
          <w:t>, geochemistry</w:t>
        </w:r>
      </w:ins>
      <w:del w:id="442"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443" w:author="Eric Boisvert" w:date="2015-12-25T17:45:00Z">
        <w:r w:rsidR="003C0FEA">
          <w:rPr>
            <w:lang w:val="en-CA"/>
          </w:rPr>
          <w:t>s</w:t>
        </w:r>
      </w:ins>
      <w:r w:rsidR="002404CF" w:rsidRPr="00761F44">
        <w:rPr>
          <w:lang w:val="en-CA"/>
        </w:rPr>
        <w:t xml:space="preserve"> and geologic</w:t>
      </w:r>
      <w:ins w:id="444" w:author="Ollie Raymond" w:date="2016-02-03T10:08:00Z">
        <w:r w:rsidR="00227147">
          <w:rPr>
            <w:lang w:val="en-CA"/>
          </w:rPr>
          <w:t>al</w:t>
        </w:r>
      </w:ins>
      <w:r w:rsidR="002404CF" w:rsidRPr="00761F44">
        <w:rPr>
          <w:lang w:val="en-CA"/>
        </w:rPr>
        <w:t xml:space="preserve"> specimen</w:t>
      </w:r>
      <w:ins w:id="445" w:author="Eric Boisvert" w:date="2015-12-25T17:45:00Z">
        <w:r w:rsidR="003C0FEA">
          <w:rPr>
            <w:lang w:val="en-CA"/>
          </w:rPr>
          <w:t>s</w:t>
        </w:r>
      </w:ins>
      <w:r w:rsidR="002404CF" w:rsidRPr="00761F44">
        <w:rPr>
          <w:lang w:val="en-CA"/>
        </w:rPr>
        <w:t xml:space="preserve">.  The </w:t>
      </w:r>
      <w:del w:id="446" w:author="Eric Boisvert" w:date="2016-01-04T09:06:00Z">
        <w:r w:rsidR="002404CF" w:rsidRPr="00761F44" w:rsidDel="00122E1A">
          <w:rPr>
            <w:lang w:val="en-CA"/>
          </w:rPr>
          <w:delText>mode</w:delText>
        </w:r>
      </w:del>
      <w:ins w:id="447" w:author="Eric Boisvert" w:date="2016-01-04T09:06:00Z">
        <w:r w:rsidR="00122E1A">
          <w:rPr>
            <w:lang w:val="en-CA"/>
          </w:rPr>
          <w:t>specification</w:t>
        </w:r>
      </w:ins>
      <w:del w:id="448"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449" w:author="Ollie Raymond" w:date="2016-02-03T10:09:00Z">
        <w:r w:rsidR="002404CF" w:rsidRPr="00761F44" w:rsidDel="00047986">
          <w:rPr>
            <w:lang w:val="en-CA"/>
          </w:rPr>
          <w:delText xml:space="preserve">map </w:delText>
        </w:r>
      </w:del>
      <w:r w:rsidR="002404CF" w:rsidRPr="00761F44">
        <w:rPr>
          <w:lang w:val="en-CA"/>
        </w:rPr>
        <w:t>portrayal</w:t>
      </w:r>
      <w:ins w:id="450"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451"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452"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453" w:name="_Toc447367098"/>
      <w:r w:rsidRPr="00D12552">
        <w:rPr>
          <w:lang w:val="en-CA"/>
        </w:rPr>
        <w:lastRenderedPageBreak/>
        <w:t>Conformance</w:t>
      </w:r>
      <w:bookmarkEnd w:id="453"/>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454" w:author="Eric Boisvert" w:date="2015-12-25T17:48:00Z">
        <w:r w:rsidR="00A17543" w:rsidRPr="00D12552" w:rsidDel="003C0FEA">
          <w:rPr>
            <w:color w:val="FF0000"/>
            <w:lang w:val="en-CA"/>
          </w:rPr>
          <w:delText>following ISO 19136 (2007) specification</w:delText>
        </w:r>
      </w:del>
      <w:del w:id="455" w:author="Eric Boisvert" w:date="2015-10-28T18:27:00Z">
        <w:r w:rsidR="005424AC" w:rsidDel="00AE3B9C">
          <w:rPr>
            <w:color w:val="FF0000"/>
            <w:lang w:val="en-CA"/>
          </w:rPr>
          <w:delText xml:space="preserve">, with some exceptions, </w:delText>
        </w:r>
      </w:del>
      <w:del w:id="456" w:author="Eric Boisvert" w:date="2015-10-27T17:05:00Z">
        <w:r w:rsidR="00A17543" w:rsidRPr="00D12552" w:rsidDel="00773E1B">
          <w:rPr>
            <w:color w:val="FF0000"/>
            <w:lang w:val="en-CA"/>
          </w:rPr>
          <w:delText xml:space="preserve"> </w:delText>
        </w:r>
      </w:del>
      <w:del w:id="457" w:author="Eric Boisvert" w:date="2015-12-25T17:48:00Z">
        <w:r w:rsidR="00A17543" w:rsidRPr="00D12552" w:rsidDel="003C0FEA">
          <w:rPr>
            <w:color w:val="FF0000"/>
            <w:lang w:val="en-CA"/>
          </w:rPr>
          <w:delText>for GML applications</w:delText>
        </w:r>
      </w:del>
      <w:ins w:id="458" w:author="Eric Boisvert" w:date="2015-12-25T17:48:00Z">
        <w:r w:rsidR="003C0FEA">
          <w:rPr>
            <w:color w:val="FF0000"/>
            <w:lang w:val="en-CA"/>
          </w:rPr>
          <w:t xml:space="preserve"> </w:t>
        </w:r>
      </w:ins>
      <w:ins w:id="459" w:author="Ollie Raymond" w:date="2016-02-03T10:12:00Z">
        <w:r w:rsidR="00C6419D">
          <w:rPr>
            <w:color w:val="FF0000"/>
            <w:lang w:val="en-CA"/>
          </w:rPr>
          <w:t xml:space="preserve">which </w:t>
        </w:r>
      </w:ins>
      <w:ins w:id="460" w:author="Eric Boisvert" w:date="2015-12-25T17:48:00Z">
        <w:r w:rsidR="003C0FEA">
          <w:rPr>
            <w:color w:val="FF0000"/>
            <w:lang w:val="en-CA"/>
          </w:rPr>
          <w:t>conform to OGC GML 3.3 encoding rules</w:t>
        </w:r>
      </w:ins>
      <w:ins w:id="461" w:author="Eric Boisvert" w:date="2015-12-25T17:49:00Z">
        <w:r w:rsidR="003C0FEA">
          <w:rPr>
            <w:color w:val="FF0000"/>
            <w:lang w:val="en-CA"/>
          </w:rPr>
          <w:t xml:space="preserve">, </w:t>
        </w:r>
      </w:ins>
      <w:ins w:id="462" w:author="Eric Boisvert" w:date="2015-12-25T17:48:00Z">
        <w:r w:rsidR="003C0FEA">
          <w:rPr>
            <w:color w:val="FF0000"/>
            <w:lang w:val="en-CA"/>
          </w:rPr>
          <w:t xml:space="preserve">itself, an </w:t>
        </w:r>
      </w:ins>
      <w:ins w:id="463" w:author="Eric Boisvert" w:date="2015-12-25T17:49:00Z">
        <w:r w:rsidR="00122E1A">
          <w:rPr>
            <w:color w:val="FF0000"/>
            <w:lang w:val="en-CA"/>
          </w:rPr>
          <w:t xml:space="preserve">iteration </w:t>
        </w:r>
      </w:ins>
      <w:ins w:id="464" w:author="Eric Boisvert" w:date="2016-01-04T09:07:00Z">
        <w:r w:rsidR="00122E1A">
          <w:rPr>
            <w:color w:val="FF0000"/>
            <w:lang w:val="en-CA"/>
          </w:rPr>
          <w:t>over</w:t>
        </w:r>
      </w:ins>
      <w:ins w:id="465" w:author="Eric Boisvert" w:date="2015-12-25T17:49:00Z">
        <w:r w:rsidR="003C0FEA">
          <w:rPr>
            <w:color w:val="FF0000"/>
            <w:lang w:val="en-CA"/>
          </w:rPr>
          <w:t xml:space="preserve"> ISO 19136 (2007).</w:t>
        </w:r>
      </w:ins>
      <w:del w:id="466" w:author="Eric Boisvert" w:date="2015-12-25T17:48:00Z">
        <w:r w:rsidR="009A7B37" w:rsidRPr="00D12552" w:rsidDel="003C0FEA">
          <w:rPr>
            <w:lang w:val="en-CA"/>
          </w:rPr>
          <w:delText xml:space="preserve">. </w:delText>
        </w:r>
      </w:del>
      <w:ins w:id="46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468"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469"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470"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471" w:author="Eric Boisvert" w:date="2015-10-28T18:28:00Z"/>
          <w:color w:val="000000"/>
          <w:lang w:val="en-CA"/>
        </w:rPr>
      </w:pPr>
      <w:del w:id="47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473"/>
        <w:r w:rsidRPr="00D12552" w:rsidDel="00AE3B9C">
          <w:rPr>
            <w:color w:val="000000"/>
            <w:lang w:val="en-CA"/>
          </w:rPr>
          <w:delText>interface standard,</w:delText>
        </w:r>
      </w:del>
      <w:commentRangeEnd w:id="473"/>
      <w:r w:rsidR="00483791">
        <w:rPr>
          <w:rStyle w:val="CommentReference"/>
        </w:rPr>
        <w:commentReference w:id="473"/>
      </w:r>
      <w:del w:id="474"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475" w:author="Eric Boisvert" w:date="2016-03-06T13:55:00Z"/>
          <w:lang w:val="en-CA"/>
        </w:rPr>
      </w:pPr>
      <w:del w:id="476" w:author="Eric Boisvert" w:date="2016-03-06T13:55:00Z">
        <w:r w:rsidRPr="00D12552" w:rsidDel="00483791">
          <w:rPr>
            <w:lang w:val="en-CA"/>
          </w:rPr>
          <w:delText xml:space="preserve">Any one of the conformance levels specified in </w:delText>
        </w:r>
        <w:commentRangeStart w:id="477"/>
        <w:r w:rsidRPr="00D12552" w:rsidDel="00483791">
          <w:rPr>
            <w:lang w:val="en-CA"/>
          </w:rPr>
          <w:delText xml:space="preserve">Annex </w:delText>
        </w:r>
      </w:del>
      <w:del w:id="478" w:author="Eric Boisvert" w:date="2016-03-06T13:53:00Z">
        <w:r w:rsidRPr="00D12552" w:rsidDel="00483791">
          <w:rPr>
            <w:lang w:val="en-CA"/>
          </w:rPr>
          <w:delText>B</w:delText>
        </w:r>
      </w:del>
      <w:del w:id="479" w:author="Eric Boisvert" w:date="2016-03-06T13:55:00Z">
        <w:r w:rsidRPr="00D12552" w:rsidDel="00483791">
          <w:rPr>
            <w:lang w:val="en-CA"/>
          </w:rPr>
          <w:delText xml:space="preserve"> </w:delText>
        </w:r>
        <w:commentRangeEnd w:id="477"/>
        <w:r w:rsidR="0057403B" w:rsidDel="00483791">
          <w:rPr>
            <w:rStyle w:val="CommentReference"/>
            <w:lang w:val="en-US"/>
          </w:rPr>
          <w:commentReference w:id="477"/>
        </w:r>
        <w:r w:rsidRPr="00D12552" w:rsidDel="00483791">
          <w:rPr>
            <w:lang w:val="en-CA"/>
          </w:rPr>
          <w:delText>(normative).</w:delText>
        </w:r>
      </w:del>
    </w:p>
    <w:p w14:paraId="137C54AC" w14:textId="14AB7ACE" w:rsidR="009A7B37" w:rsidRPr="00D12552" w:rsidDel="00483791" w:rsidRDefault="009A7B37">
      <w:pPr>
        <w:pStyle w:val="List1OGCletters"/>
        <w:rPr>
          <w:del w:id="480" w:author="Eric Boisvert" w:date="2016-03-06T13:55:00Z"/>
          <w:lang w:val="en-CA"/>
        </w:rPr>
      </w:pPr>
      <w:del w:id="481" w:author="Eric Boisvert" w:date="2016-03-06T13:55:00Z">
        <w:r w:rsidRPr="00D12552" w:rsidDel="00483791">
          <w:rPr>
            <w:lang w:val="en-CA"/>
          </w:rPr>
          <w:delText xml:space="preserve">Any one of the Distributed Computing Platform profiles specified in </w:delText>
        </w:r>
        <w:commentRangeStart w:id="482"/>
        <w:r w:rsidRPr="00D12552" w:rsidDel="00483791">
          <w:rPr>
            <w:lang w:val="en-CA"/>
          </w:rPr>
          <w:delText xml:space="preserve">Annexes TBD through TBD </w:delText>
        </w:r>
        <w:commentRangeEnd w:id="482"/>
        <w:r w:rsidR="0057403B" w:rsidDel="00483791">
          <w:rPr>
            <w:rStyle w:val="CommentReference"/>
            <w:lang w:val="en-US"/>
          </w:rPr>
          <w:commentReference w:id="482"/>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483" w:name="_Toc447367099"/>
      <w:r w:rsidRPr="00D12552">
        <w:rPr>
          <w:lang w:val="en-CA"/>
        </w:rPr>
        <w:t>References</w:t>
      </w:r>
      <w:bookmarkEnd w:id="48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484"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485" w:author="Ollie Raymond" w:date="2016-02-08T14:12:00Z"/>
          <w:lang w:val="en-CA"/>
        </w:rPr>
      </w:pPr>
      <w:ins w:id="486"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487" w:author="Ollie Raymond" w:date="2016-02-08T14:12:00Z">
        <w:r>
          <w:rPr>
            <w:lang w:val="en-CA"/>
          </w:rPr>
          <w:t xml:space="preserve">ISO 19108:2006 </w:t>
        </w:r>
      </w:ins>
      <w:ins w:id="488" w:author="Ollie Raymond" w:date="2016-02-08T14:14:00Z">
        <w:r>
          <w:rPr>
            <w:lang w:val="en-CA"/>
          </w:rPr>
          <w:t xml:space="preserve">- </w:t>
        </w:r>
      </w:ins>
      <w:ins w:id="489"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490" w:author="Eric Boisvert" w:date="2016-02-27T12:01:00Z"/>
          <w:lang w:val="en-CA"/>
        </w:rPr>
      </w:pPr>
      <w:del w:id="491"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492"/>
        <w:r w:rsidRPr="00BD7B2A" w:rsidDel="004725FE">
          <w:rPr>
            <w:lang w:val="en-CA"/>
          </w:rPr>
          <w:delText>ISO 19123:2005</w:delText>
        </w:r>
        <w:commentRangeEnd w:id="492"/>
        <w:r w:rsidR="0057403B" w:rsidDel="004725FE">
          <w:rPr>
            <w:rStyle w:val="CommentReference"/>
          </w:rPr>
          <w:commentReference w:id="492"/>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493" w:author="Ollie Raymond" w:date="2016-02-08T14:08:00Z">
        <w:r w:rsidR="007F26AE">
          <w:rPr>
            <w:lang w:val="en-CA"/>
          </w:rPr>
          <w:t>2.0.1</w:t>
        </w:r>
      </w:ins>
      <w:del w:id="494" w:author="Ollie Raymond" w:date="2016-02-08T14:08:00Z">
        <w:r w:rsidRPr="00BD7B2A" w:rsidDel="007F26AE">
          <w:rPr>
            <w:lang w:val="en-CA"/>
          </w:rPr>
          <w:delText>1.8</w:delText>
        </w:r>
      </w:del>
      <w:r w:rsidRPr="00BD7B2A">
        <w:rPr>
          <w:lang w:val="en-CA"/>
        </w:rPr>
        <w:t xml:space="preserve">, </w:t>
      </w:r>
      <w:del w:id="495" w:author="Ollie Raymond" w:date="2016-02-08T14:08:00Z">
        <w:r w:rsidRPr="00BD7B2A" w:rsidDel="007F26AE">
          <w:rPr>
            <w:lang w:val="en-CA"/>
          </w:rPr>
          <w:delText>July 2009</w:delText>
        </w:r>
      </w:del>
      <w:ins w:id="496"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ins w:id="497"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ins w:id="498" w:author="Eric Boisvert" w:date="2016-03-28T16:54:00Z"/>
          <w:lang w:val="en-CA"/>
        </w:rPr>
      </w:pPr>
      <w:ins w:id="499"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ListParagraph"/>
        <w:numPr>
          <w:ilvl w:val="0"/>
          <w:numId w:val="13"/>
        </w:numPr>
        <w:spacing w:after="0" w:line="276" w:lineRule="auto"/>
        <w:rPr>
          <w:lang w:val="en-CA"/>
        </w:rPr>
      </w:pPr>
      <w:ins w:id="500" w:author="Eric Boisvert" w:date="2016-03-28T16:54:00Z">
        <w:r>
          <w:rPr>
            <w:lang w:val="en-CA"/>
          </w:rPr>
          <w:t xml:space="preserve">North American Data Model </w:t>
        </w:r>
      </w:ins>
      <w:ins w:id="501"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Heading1"/>
        <w:rPr>
          <w:lang w:val="en-CA"/>
        </w:rPr>
      </w:pPr>
      <w:bookmarkStart w:id="502" w:name="_Toc447367100"/>
      <w:r w:rsidRPr="00D12552">
        <w:rPr>
          <w:lang w:val="en-CA"/>
        </w:rPr>
        <w:t>Terms and Definitions</w:t>
      </w:r>
      <w:bookmarkEnd w:id="50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651FD5" w:rsidRDefault="00D27E3C" w:rsidP="00D27E3C">
      <w:pPr>
        <w:pStyle w:val="Heading2"/>
        <w:rPr>
          <w:ins w:id="503" w:author="Eric Boisvert" w:date="2016-04-02T13:27:00Z"/>
          <w:rPrChange w:id="504" w:author="Eric Boisvert" w:date="2016-04-02T13:27:00Z">
            <w:rPr>
              <w:ins w:id="505" w:author="Eric Boisvert" w:date="2016-04-02T13:27:00Z"/>
              <w:b w:val="0"/>
            </w:rPr>
          </w:rPrChange>
        </w:rPr>
      </w:pPr>
      <w:bookmarkStart w:id="506" w:name="_Toc447367101"/>
      <w:bookmarkStart w:id="507" w:name="_Toc428885175"/>
      <w:bookmarkStart w:id="508" w:name="Glossary_Feature"/>
      <w:r>
        <w:rPr>
          <w:lang w:val="en-CA"/>
        </w:rPr>
        <w:t>classifier</w:t>
      </w:r>
      <w:bookmarkEnd w:id="506"/>
      <w:r w:rsidRPr="00D27E3C">
        <w:rPr>
          <w:lang w:val="en-CA"/>
        </w:rPr>
        <w:br/>
      </w:r>
    </w:p>
    <w:p w14:paraId="454A5AC3" w14:textId="313FAED5" w:rsidR="00D27E3C" w:rsidRPr="00D27E3C" w:rsidRDefault="00D27E3C">
      <w:pPr>
        <w:rPr>
          <w:rPrChange w:id="509" w:author="Eric Boisvert" w:date="2016-01-23T12:53:00Z">
            <w:rPr>
              <w:lang w:val="en-CA"/>
            </w:rPr>
          </w:rPrChange>
        </w:rPr>
        <w:pPrChange w:id="510" w:author="Eric Boisvert" w:date="2016-04-02T13:28:00Z">
          <w:pPr>
            <w:pStyle w:val="Heading2"/>
          </w:pPr>
        </w:pPrChange>
      </w:pPr>
      <w:r w:rsidRPr="00651FD5">
        <w:t xml:space="preserve">A classifier is an abstract UML metaclass which describes (classifies) </w:t>
      </w:r>
      <w:ins w:id="511" w:author="Ollie Raymond" w:date="2016-02-08T14:16:00Z">
        <w:r w:rsidR="007F26AE">
          <w:t xml:space="preserve">a </w:t>
        </w:r>
      </w:ins>
      <w:r w:rsidRPr="00651FD5">
        <w:t xml:space="preserve">set of instances having common features (not to </w:t>
      </w:r>
      <w:ins w:id="512" w:author="Ollie Raymond" w:date="2016-02-08T14:16:00Z">
        <w:r w:rsidR="007F26AE">
          <w:t xml:space="preserve">be </w:t>
        </w:r>
      </w:ins>
      <w:r w:rsidRPr="00651FD5">
        <w:t>confuse</w:t>
      </w:r>
      <w:ins w:id="513" w:author="Ollie Raymond" w:date="2016-02-08T14:16:00Z">
        <w:r w:rsidR="007F26AE">
          <w:t>d</w:t>
        </w:r>
      </w:ins>
      <w:r w:rsidRPr="00651FD5">
        <w:t xml:space="preserve"> with </w:t>
      </w:r>
      <w:ins w:id="514" w:author="Ollie Raymond" w:date="2016-02-08T14:16:00Z">
        <w:r w:rsidR="007F26AE">
          <w:t>the “</w:t>
        </w:r>
      </w:ins>
      <w:r w:rsidRPr="00651FD5">
        <w:t>Feature</w:t>
      </w:r>
      <w:ins w:id="515" w:author="Ollie Raymond" w:date="2016-02-08T14:16:00Z">
        <w:r w:rsidR="007F26AE">
          <w:t>”</w:t>
        </w:r>
      </w:ins>
      <w:r w:rsidRPr="00651FD5">
        <w:t xml:space="preserve"> stereotype from </w:t>
      </w:r>
      <w:ins w:id="516" w:author="Ollie Raymond" w:date="2016-02-08T14:16:00Z">
        <w:r w:rsidR="007F26AE">
          <w:t xml:space="preserve">the </w:t>
        </w:r>
      </w:ins>
      <w:r w:rsidRPr="00651FD5">
        <w:t>OGC Feature Model). A feature declares a structural or behavioral characteristic of instances of classifiers. (http://www.uml-diagrams.org/classifier.html).  Classes, Interfaces, Association, Types are kinds of classifiers.</w:t>
      </w:r>
    </w:p>
    <w:p w14:paraId="22C03DF2" w14:textId="7F807941" w:rsidR="00FA3D28" w:rsidRPr="00D12552" w:rsidDel="004725FE" w:rsidRDefault="00FA3D28" w:rsidP="00FA3D28">
      <w:pPr>
        <w:pStyle w:val="Heading2"/>
        <w:rPr>
          <w:del w:id="517" w:author="Eric Boisvert" w:date="2016-02-27T12:01:00Z"/>
          <w:lang w:val="en-CA"/>
        </w:rPr>
      </w:pPr>
      <w:bookmarkStart w:id="518" w:name="_Toc445034156"/>
      <w:bookmarkStart w:id="519" w:name="_Toc446944543"/>
      <w:bookmarkStart w:id="520" w:name="_Toc447366982"/>
      <w:bookmarkStart w:id="521" w:name="_Toc447367102"/>
      <w:commentRangeStart w:id="522"/>
      <w:del w:id="523" w:author="Eric Boisvert" w:date="2016-02-27T12:01:00Z">
        <w:r w:rsidRPr="00D12552" w:rsidDel="004725FE">
          <w:rPr>
            <w:lang w:val="en-CA"/>
          </w:rPr>
          <w:delText>coverage</w:delText>
        </w:r>
        <w:bookmarkEnd w:id="507"/>
        <w:bookmarkEnd w:id="518"/>
        <w:bookmarkEnd w:id="519"/>
        <w:bookmarkEnd w:id="520"/>
        <w:bookmarkEnd w:id="521"/>
      </w:del>
    </w:p>
    <w:p w14:paraId="44153C30" w14:textId="6EBBB865" w:rsidR="00FA3D28" w:rsidRPr="00D12552" w:rsidDel="004725FE" w:rsidRDefault="00FA3D28" w:rsidP="00FA3D28">
      <w:pPr>
        <w:rPr>
          <w:del w:id="524" w:author="Eric Boisvert" w:date="2016-02-27T12:01:00Z"/>
          <w:bCs/>
          <w:lang w:val="en-CA"/>
        </w:rPr>
      </w:pPr>
      <w:del w:id="52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526" w:author="Eric Boisvert" w:date="2016-02-27T12:01:00Z"/>
          <w:bCs/>
          <w:lang w:val="en-CA"/>
        </w:rPr>
      </w:pPr>
      <w:del w:id="527" w:author="Eric Boisvert" w:date="2016-02-27T12:01:00Z">
        <w:r w:rsidRPr="00D12552" w:rsidDel="004725FE">
          <w:rPr>
            <w:bCs/>
            <w:lang w:val="en-CA"/>
          </w:rPr>
          <w:delText>[ISO 19123:2005, definition 4.17]</w:delText>
        </w:r>
        <w:commentRangeEnd w:id="522"/>
        <w:r w:rsidR="0057403B" w:rsidDel="004725FE">
          <w:rPr>
            <w:rStyle w:val="CommentReference"/>
          </w:rPr>
          <w:commentReference w:id="522"/>
        </w:r>
      </w:del>
    </w:p>
    <w:p w14:paraId="51FC44D3" w14:textId="77777777" w:rsidR="00FA3D28" w:rsidRPr="00D12552" w:rsidRDefault="00FA3D28" w:rsidP="00FA3D28">
      <w:pPr>
        <w:pStyle w:val="Heading2"/>
        <w:rPr>
          <w:lang w:val="en-CA"/>
        </w:rPr>
      </w:pPr>
      <w:bookmarkStart w:id="528" w:name="_Toc428885176"/>
      <w:bookmarkStart w:id="529" w:name="_Toc447367103"/>
      <w:r w:rsidRPr="00D12552">
        <w:rPr>
          <w:lang w:val="en-CA"/>
        </w:rPr>
        <w:t>domain feature</w:t>
      </w:r>
      <w:bookmarkEnd w:id="528"/>
      <w:bookmarkEnd w:id="52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0" w:name="_Toc428885177"/>
      <w:bookmarkStart w:id="531" w:name="_Toc447367104"/>
      <w:r w:rsidRPr="00D12552">
        <w:rPr>
          <w:lang w:val="en-CA"/>
        </w:rPr>
        <w:t>element &lt;XML&gt;</w:t>
      </w:r>
      <w:bookmarkEnd w:id="530"/>
      <w:bookmarkEnd w:id="531"/>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2" w:name="_Toc428885178"/>
      <w:bookmarkStart w:id="533" w:name="_Toc447367105"/>
      <w:r w:rsidRPr="00D12552">
        <w:rPr>
          <w:lang w:val="en-CA"/>
        </w:rPr>
        <w:t>feature</w:t>
      </w:r>
      <w:bookmarkEnd w:id="532"/>
      <w:bookmarkEnd w:id="533"/>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534" w:author="Eric Boisvert" w:date="2015-10-28T11:59:00Z">
          <w:pPr/>
        </w:pPrChange>
      </w:pPr>
      <w:bookmarkStart w:id="535" w:name="_Toc428885179"/>
      <w:bookmarkStart w:id="536" w:name="_Toc447367106"/>
      <w:r w:rsidRPr="00670D2F">
        <w:rPr>
          <w:lang w:val="en-CA"/>
          <w:rPrChange w:id="537" w:author="Ollie Raymond" w:date="2016-02-08T14:20:00Z">
            <w:rPr>
              <w:b/>
              <w:bCs/>
              <w:iCs/>
              <w:highlight w:val="yellow"/>
              <w:lang w:val="en-CA"/>
            </w:rPr>
          </w:rPrChange>
        </w:rPr>
        <w:t>GML application schema</w:t>
      </w:r>
      <w:bookmarkEnd w:id="535"/>
      <w:bookmarkEnd w:id="53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540" w:name="_Toc428885180"/>
      <w:bookmarkStart w:id="541" w:name="_Toc447367107"/>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47367108"/>
      <w:r w:rsidRPr="00D12552">
        <w:rPr>
          <w:lang w:val="en-CA"/>
        </w:rPr>
        <w:t>GML schema</w:t>
      </w:r>
      <w:bookmarkEnd w:id="542"/>
      <w:bookmarkEnd w:id="54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del w:id="545" w:author="Ollie Raymond" w:date="2016-02-08T14:22:00Z">
        <w:r w:rsidRPr="00D12552" w:rsidDel="00670D2F">
          <w:rPr>
            <w:lang w:val="en-CA"/>
          </w:rPr>
          <w:delText>‖</w:delText>
        </w:r>
      </w:del>
      <w:r w:rsidRPr="00D12552">
        <w:rPr>
          <w:lang w:val="en-CA"/>
        </w:rPr>
        <w:t xml:space="preserve"> as specified in </w:t>
      </w:r>
      <w:del w:id="546" w:author="Eric Boisvert" w:date="2015-12-25T17:50:00Z">
        <w:r w:rsidRPr="00D12552" w:rsidDel="00370D0D">
          <w:rPr>
            <w:lang w:val="en-CA"/>
          </w:rPr>
          <w:delText>ISO 19136:2007.</w:delText>
        </w:r>
      </w:del>
      <w:ins w:id="54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548" w:name="_Toc428885182"/>
      <w:bookmarkStart w:id="549" w:name="_Toc447367109"/>
      <w:r w:rsidRPr="00D12552">
        <w:rPr>
          <w:lang w:val="en-CA"/>
        </w:rPr>
        <w:t>measurement</w:t>
      </w:r>
      <w:bookmarkEnd w:id="548"/>
      <w:bookmarkEnd w:id="549"/>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50" w:name="_Toc428885183"/>
      <w:bookmarkStart w:id="551" w:name="_Toc447367110"/>
      <w:r w:rsidRPr="00D12552">
        <w:rPr>
          <w:lang w:val="en-CA"/>
        </w:rPr>
        <w:t>observation</w:t>
      </w:r>
      <w:bookmarkEnd w:id="550"/>
      <w:bookmarkEnd w:id="551"/>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2" w:name="_Toc428885184"/>
      <w:bookmarkStart w:id="553" w:name="_Toc447367111"/>
      <w:r w:rsidRPr="00D12552">
        <w:rPr>
          <w:lang w:val="en-CA"/>
        </w:rPr>
        <w:t>observation procedure</w:t>
      </w:r>
      <w:bookmarkEnd w:id="552"/>
      <w:bookmarkEnd w:id="553"/>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4" w:name="_Toc428885185"/>
      <w:bookmarkStart w:id="555" w:name="_Toc447367112"/>
      <w:r w:rsidRPr="00D12552">
        <w:rPr>
          <w:lang w:val="en-CA"/>
        </w:rPr>
        <w:t>observation result</w:t>
      </w:r>
      <w:bookmarkEnd w:id="554"/>
      <w:bookmarkEnd w:id="55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6" w:name="_Toc428885186"/>
      <w:bookmarkStart w:id="557" w:name="_Toc447367113"/>
      <w:r w:rsidRPr="00D12552">
        <w:rPr>
          <w:lang w:val="en-CA"/>
        </w:rPr>
        <w:t>property &lt;General Feature Model&gt;</w:t>
      </w:r>
      <w:bookmarkEnd w:id="556"/>
      <w:bookmarkEnd w:id="557"/>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8" w:name="_Toc428885187"/>
      <w:bookmarkStart w:id="559" w:name="_Toc447367114"/>
      <w:r w:rsidRPr="00D12552">
        <w:rPr>
          <w:lang w:val="en-CA"/>
        </w:rPr>
        <w:lastRenderedPageBreak/>
        <w:t>sampled feature</w:t>
      </w:r>
      <w:bookmarkEnd w:id="558"/>
      <w:bookmarkEnd w:id="559"/>
    </w:p>
    <w:p w14:paraId="25874CEE" w14:textId="43D26BDA" w:rsidR="00FA3D28" w:rsidRPr="00D12552" w:rsidRDefault="00FA3D28" w:rsidP="00FA3D28">
      <w:pPr>
        <w:rPr>
          <w:lang w:val="en-CA"/>
        </w:rPr>
      </w:pPr>
      <w:r w:rsidRPr="00D12552">
        <w:rPr>
          <w:lang w:val="en-CA"/>
        </w:rPr>
        <w:t xml:space="preserve">The real-world domain feature of interest, such as a </w:t>
      </w:r>
      <w:del w:id="560" w:author="Ollie Raymond" w:date="2016-02-08T14:23:00Z">
        <w:r w:rsidRPr="00D12552" w:rsidDel="00670D2F">
          <w:rPr>
            <w:lang w:val="en-CA"/>
          </w:rPr>
          <w:delText>groundwater body</w:delText>
        </w:r>
      </w:del>
      <w:ins w:id="561" w:author="Ollie Raymond" w:date="2016-02-08T14:23:00Z">
        <w:r w:rsidR="00670D2F">
          <w:rPr>
            <w:lang w:val="en-CA"/>
          </w:rPr>
          <w:t>geological unit</w:t>
        </w:r>
      </w:ins>
      <w:ins w:id="562" w:author="Ollie Raymond" w:date="2016-02-08T14:25:00Z">
        <w:r w:rsidR="00670D2F">
          <w:rPr>
            <w:lang w:val="en-CA"/>
          </w:rPr>
          <w:t xml:space="preserve"> or</w:t>
        </w:r>
      </w:ins>
      <w:del w:id="563" w:author="Ollie Raymond" w:date="2016-02-08T14:25:00Z">
        <w:r w:rsidRPr="00D12552" w:rsidDel="00670D2F">
          <w:rPr>
            <w:lang w:val="en-CA"/>
          </w:rPr>
          <w:delText>,</w:delText>
        </w:r>
      </w:del>
      <w:ins w:id="564" w:author="Ollie Raymond" w:date="2016-02-08T14:23:00Z">
        <w:r w:rsidR="00670D2F">
          <w:rPr>
            <w:lang w:val="en-CA"/>
          </w:rPr>
          <w:t xml:space="preserve"> </w:t>
        </w:r>
      </w:ins>
      <w:ins w:id="565" w:author="Ollie Raymond" w:date="2016-02-08T14:24:00Z">
        <w:r w:rsidR="00670D2F">
          <w:rPr>
            <w:lang w:val="en-CA"/>
          </w:rPr>
          <w:t xml:space="preserve">structure </w:t>
        </w:r>
      </w:ins>
      <w:del w:id="566"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67" w:name="_Toc428885188"/>
      <w:bookmarkStart w:id="568" w:name="_Toc447367115"/>
      <w:r w:rsidRPr="00D12552">
        <w:rPr>
          <w:lang w:val="en-CA"/>
        </w:rPr>
        <w:t>sampling feature</w:t>
      </w:r>
      <w:bookmarkEnd w:id="567"/>
      <w:bookmarkEnd w:id="568"/>
    </w:p>
    <w:p w14:paraId="4E5AFEE3" w14:textId="2AA73DA6" w:rsidR="00FA3D28" w:rsidRPr="00D12552" w:rsidRDefault="00FA3D28" w:rsidP="00FA3D28">
      <w:pPr>
        <w:rPr>
          <w:lang w:val="en-CA"/>
        </w:rPr>
      </w:pPr>
      <w:r w:rsidRPr="00D12552">
        <w:rPr>
          <w:lang w:val="en-CA"/>
        </w:rPr>
        <w:t>Feature, such as a station,</w:t>
      </w:r>
      <w:ins w:id="569" w:author="Ollie Raymond" w:date="2016-02-08T14:25:00Z">
        <w:r w:rsidR="00670D2F">
          <w:rPr>
            <w:lang w:val="en-CA"/>
          </w:rPr>
          <w:t xml:space="preserve"> borehole,</w:t>
        </w:r>
      </w:ins>
      <w:r w:rsidRPr="00D12552">
        <w:rPr>
          <w:lang w:val="en-CA"/>
        </w:rPr>
        <w:t xml:space="preserve"> </w:t>
      </w:r>
      <w:del w:id="57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71" w:name="_Toc428885189"/>
      <w:bookmarkStart w:id="572" w:name="_Toc447367116"/>
      <w:r w:rsidRPr="00D12552">
        <w:rPr>
          <w:lang w:val="en-CA"/>
        </w:rPr>
        <w:t>schema &lt;XML Schema&gt;</w:t>
      </w:r>
      <w:bookmarkEnd w:id="571"/>
      <w:bookmarkEnd w:id="572"/>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73" w:name="_Toc447367117"/>
      <w:bookmarkEnd w:id="508"/>
      <w:del w:id="574" w:author="Eric Boisvert" w:date="2015-10-27T17:08:00Z">
        <w:r w:rsidDel="00773E1B">
          <w:rPr>
            <w:lang w:val="en-CA"/>
          </w:rPr>
          <w:delText xml:space="preserve">Conceptual </w:delText>
        </w:r>
      </w:del>
      <w:ins w:id="575" w:author="Eric Boisvert" w:date="2015-10-27T17:08:00Z">
        <w:r w:rsidR="00773E1B">
          <w:rPr>
            <w:lang w:val="en-CA"/>
          </w:rPr>
          <w:t xml:space="preserve">Logical </w:t>
        </w:r>
      </w:ins>
      <w:r>
        <w:rPr>
          <w:lang w:val="en-CA"/>
        </w:rPr>
        <w:t>Model</w:t>
      </w:r>
      <w:bookmarkEnd w:id="573"/>
    </w:p>
    <w:p w14:paraId="4CC8104C" w14:textId="77777777" w:rsidR="008D755A" w:rsidRDefault="000F075C" w:rsidP="000D2F14">
      <w:pPr>
        <w:rPr>
          <w:ins w:id="576" w:author="Boisvert, Eric" w:date="2016-04-01T13:12:00Z"/>
          <w:lang w:val="en-CA"/>
        </w:rPr>
      </w:pPr>
      <w:ins w:id="577" w:author="Ollie Raymond" w:date="2016-02-03T09:32:00Z">
        <w:r>
          <w:rPr>
            <w:lang w:val="en-CA"/>
          </w:rPr>
          <w:t xml:space="preserve">The </w:t>
        </w:r>
      </w:ins>
      <w:ins w:id="578" w:author="Eric Boisvert" w:date="2015-10-30T04:04:00Z">
        <w:r w:rsidR="0068258B">
          <w:rPr>
            <w:lang w:val="en-CA"/>
          </w:rPr>
          <w:t xml:space="preserve">GeoSciML 4.0 </w:t>
        </w:r>
      </w:ins>
      <w:ins w:id="579" w:author="Ollie Raymond" w:date="2016-02-03T09:32:00Z">
        <w:r>
          <w:rPr>
            <w:lang w:val="en-CA"/>
          </w:rPr>
          <w:t>l</w:t>
        </w:r>
      </w:ins>
      <w:ins w:id="580" w:author="Eric Boisvert" w:date="2015-10-30T04:04:00Z">
        <w:del w:id="581" w:author="Ollie Raymond" w:date="2016-02-03T09:32:00Z">
          <w:r w:rsidR="0068258B" w:rsidDel="000F075C">
            <w:rPr>
              <w:lang w:val="en-CA"/>
            </w:rPr>
            <w:delText>L</w:delText>
          </w:r>
        </w:del>
        <w:r w:rsidR="0068258B">
          <w:rPr>
            <w:lang w:val="en-CA"/>
          </w:rPr>
          <w:t xml:space="preserve">ogical model is an interpretation and repackaging of </w:t>
        </w:r>
      </w:ins>
      <w:ins w:id="582" w:author="Eric Boisvert" w:date="2015-10-30T04:07:00Z">
        <w:r w:rsidR="0068258B">
          <w:rPr>
            <w:lang w:val="en-CA"/>
          </w:rPr>
          <w:t xml:space="preserve">version 3.2 of </w:t>
        </w:r>
      </w:ins>
      <w:ins w:id="583" w:author="Eric Boisvert" w:date="2015-10-30T04:04:00Z">
        <w:r w:rsidR="0068258B">
          <w:rPr>
            <w:lang w:val="en-CA"/>
          </w:rPr>
          <w:t xml:space="preserve">the conceptual model published by </w:t>
        </w:r>
        <w:del w:id="584" w:author="Ollie Raymond" w:date="2016-02-03T09:33:00Z">
          <w:r w:rsidR="0068258B" w:rsidDel="000F075C">
            <w:rPr>
              <w:lang w:val="en-CA"/>
            </w:rPr>
            <w:delText>IUSG</w:delText>
          </w:r>
        </w:del>
      </w:ins>
      <w:ins w:id="585" w:author="Ollie Raymond" w:date="2016-02-03T09:33:00Z">
        <w:r>
          <w:rPr>
            <w:lang w:val="en-CA"/>
          </w:rPr>
          <w:t>IUGS</w:t>
        </w:r>
      </w:ins>
      <w:ins w:id="586" w:author="Eric Boisvert" w:date="2015-10-30T04:04:00Z">
        <w:r w:rsidR="0068258B">
          <w:rPr>
            <w:lang w:val="en-CA"/>
          </w:rPr>
          <w:t xml:space="preserve"> (</w:t>
        </w:r>
      </w:ins>
      <w:ins w:id="587"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588" w:author="Ollie Raymond" w:date="2016-02-08T10:41:00Z">
        <w:r w:rsidR="00B14110" w:rsidRPr="00B14110">
          <w:rPr>
            <w:lang w:val="en-CA"/>
          </w:rPr>
          <w:t>geosciml/3.2/documentation/html/</w:t>
        </w:r>
      </w:ins>
      <w:ins w:id="589" w:author="Eric Boisvert" w:date="2015-10-30T04:08:00Z">
        <w:r w:rsidR="0068258B">
          <w:rPr>
            <w:lang w:val="en-CA"/>
          </w:rPr>
          <w:t xml:space="preserve">). </w:t>
        </w:r>
      </w:ins>
      <w:ins w:id="590" w:author="Boisvert, Eric" w:date="2016-04-01T12:30:00Z">
        <w:r w:rsidR="0044487B">
          <w:rPr>
            <w:lang w:val="en-CA"/>
          </w:rPr>
          <w:t xml:space="preserve"> Version 3.2 </w:t>
        </w:r>
      </w:ins>
      <w:ins w:id="591" w:author="Boisvert, Eric" w:date="2016-04-01T12:31:00Z">
        <w:r w:rsidR="0044487B">
          <w:rPr>
            <w:lang w:val="en-CA"/>
          </w:rPr>
          <w:t>is technically a logical model</w:t>
        </w:r>
      </w:ins>
      <w:ins w:id="592" w:author="Boisvert, Eric" w:date="2016-04-01T12:34:00Z">
        <w:r w:rsidR="0044487B">
          <w:rPr>
            <w:lang w:val="en-CA"/>
          </w:rPr>
          <w:t>.  T</w:t>
        </w:r>
      </w:ins>
      <w:ins w:id="593" w:author="Boisvert, Eric" w:date="2016-04-01T12:31:00Z">
        <w:r w:rsidR="0044487B">
          <w:rPr>
            <w:lang w:val="en-CA"/>
          </w:rPr>
          <w:t xml:space="preserve">here are no formal </w:t>
        </w:r>
      </w:ins>
      <w:ins w:id="594" w:author="Boisvert, Eric" w:date="2016-04-01T12:32:00Z">
        <w:r w:rsidR="0044487B">
          <w:rPr>
            <w:lang w:val="en-CA"/>
          </w:rPr>
          <w:t>conceptual</w:t>
        </w:r>
      </w:ins>
      <w:ins w:id="595" w:author="Boisvert, Eric" w:date="2016-04-01T12:31:00Z">
        <w:r w:rsidR="0044487B">
          <w:rPr>
            <w:lang w:val="en-CA"/>
          </w:rPr>
          <w:t xml:space="preserve"> </w:t>
        </w:r>
      </w:ins>
      <w:ins w:id="596" w:author="Boisvert, Eric" w:date="2016-04-01T12:32:00Z">
        <w:r w:rsidR="0044487B">
          <w:rPr>
            <w:lang w:val="en-CA"/>
          </w:rPr>
          <w:t xml:space="preserve">representation of 3.2.  The SWG considers that GeoSciML 4.0 </w:t>
        </w:r>
      </w:ins>
      <w:ins w:id="597" w:author="Boisvert, Eric" w:date="2016-04-01T12:34:00Z">
        <w:r w:rsidR="0044487B">
          <w:rPr>
            <w:lang w:val="en-CA"/>
          </w:rPr>
          <w:t>is based on the same conceptual model that underpins version 3.2</w:t>
        </w:r>
      </w:ins>
      <w:ins w:id="598" w:author="Boisvert, Eric" w:date="2016-04-01T12:31:00Z">
        <w:r w:rsidR="0044487B">
          <w:rPr>
            <w:lang w:val="en-CA"/>
          </w:rPr>
          <w:t xml:space="preserve">.  </w:t>
        </w:r>
      </w:ins>
      <w:ins w:id="599" w:author="Eric Boisvert" w:date="2015-10-30T04:08:00Z">
        <w:del w:id="600" w:author="Boisvert, Eric" w:date="2016-04-01T12:30:00Z">
          <w:r w:rsidR="0068258B" w:rsidDel="0044487B">
            <w:rPr>
              <w:lang w:val="en-CA"/>
            </w:rPr>
            <w:delText xml:space="preserve"> </w:delText>
          </w:r>
        </w:del>
        <w:del w:id="601" w:author="Boisvert, Eric" w:date="2016-04-01T12:33:00Z">
          <w:r w:rsidR="0068258B" w:rsidDel="0044487B">
            <w:rPr>
              <w:lang w:val="en-CA"/>
            </w:rPr>
            <w:delText>The conceptual</w:delText>
          </w:r>
          <w:r w:rsidR="007D2867" w:rsidDel="0044487B">
            <w:rPr>
              <w:lang w:val="en-CA"/>
            </w:rPr>
            <w:delText xml:space="preserve"> model </w:delText>
          </w:r>
        </w:del>
      </w:ins>
    </w:p>
    <w:p w14:paraId="48C54186" w14:textId="77777777" w:rsidR="008D755A" w:rsidRDefault="001A7658">
      <w:pPr>
        <w:keepNext/>
        <w:rPr>
          <w:ins w:id="602" w:author="Boisvert, Eric" w:date="2016-04-01T13:15:00Z"/>
        </w:rPr>
        <w:pPrChange w:id="603" w:author="Boisvert, Eric" w:date="2016-04-01T13:15:00Z">
          <w:pPr/>
        </w:pPrChange>
      </w:pPr>
      <w:ins w:id="604" w:author="Boisvert, Eric" w:date="2016-04-01T13:14:00Z">
        <w:r>
          <w:rPr>
            <w:lang w:val="en-CA"/>
          </w:rPr>
          <w:lastRenderedPageBreak/>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pt;height:192.25pt">
              <v:imagedata r:id="rId15" o:title=""/>
            </v:shape>
          </w:pict>
        </w:r>
      </w:ins>
    </w:p>
    <w:p w14:paraId="779CD4EE" w14:textId="1B6BE1D7" w:rsidR="008D755A" w:rsidRDefault="008D755A">
      <w:pPr>
        <w:pStyle w:val="Caption"/>
        <w:rPr>
          <w:ins w:id="605" w:author="Boisvert, Eric" w:date="2016-04-01T13:12:00Z"/>
          <w:lang w:val="en-CA"/>
        </w:rPr>
        <w:pPrChange w:id="606" w:author="Boisvert, Eric" w:date="2016-04-01T13:15:00Z">
          <w:pPr/>
        </w:pPrChange>
      </w:pPr>
      <w:ins w:id="607" w:author="Boisvert, Eric" w:date="2016-04-01T13:15:00Z">
        <w:r>
          <w:t xml:space="preserve">Figure </w:t>
        </w:r>
        <w:r>
          <w:fldChar w:fldCharType="begin"/>
        </w:r>
        <w:r>
          <w:instrText xml:space="preserve"> SEQ Figure \* ARABIC </w:instrText>
        </w:r>
      </w:ins>
      <w:r>
        <w:fldChar w:fldCharType="separate"/>
      </w:r>
      <w:ins w:id="608" w:author="Eric Boisvert" w:date="2016-04-03T12:16:00Z">
        <w:r w:rsidR="00652185">
          <w:rPr>
            <w:noProof/>
          </w:rPr>
          <w:t>1</w:t>
        </w:r>
      </w:ins>
      <w:ins w:id="609" w:author="Boisvert, Eric" w:date="2016-04-01T13:15:00Z">
        <w:r>
          <w:fldChar w:fldCharType="end"/>
        </w:r>
        <w:r>
          <w:t xml:space="preserve"> : Model lineage. Both Portrayal, version 3.2 and version 4.0 are based on the same conceptual model.</w:t>
        </w:r>
      </w:ins>
    </w:p>
    <w:p w14:paraId="78DE2759" w14:textId="3226050F" w:rsidR="0068258B" w:rsidRDefault="0044487B" w:rsidP="000D2F14">
      <w:pPr>
        <w:rPr>
          <w:ins w:id="610" w:author="Boisvert, Eric" w:date="2016-04-01T12:55:00Z"/>
          <w:lang w:val="en-CA"/>
        </w:rPr>
      </w:pPr>
      <w:ins w:id="611" w:author="Boisvert, Eric" w:date="2016-04-01T12:33:00Z">
        <w:r>
          <w:rPr>
            <w:lang w:val="en-CA"/>
          </w:rPr>
          <w:t xml:space="preserve">Version 3.2 </w:t>
        </w:r>
      </w:ins>
      <w:ins w:id="612" w:author="Eric Boisvert" w:date="2015-10-30T04:08:00Z">
        <w:r w:rsidR="007D2867">
          <w:rPr>
            <w:lang w:val="en-CA"/>
          </w:rPr>
          <w:t>is organised into 13 thematic packages</w:t>
        </w:r>
      </w:ins>
      <w:ins w:id="613" w:author="Eric Boisvert" w:date="2015-10-30T04:16:00Z">
        <w:r w:rsidR="007D2867">
          <w:rPr>
            <w:lang w:val="en-CA"/>
          </w:rPr>
          <w:t xml:space="preserve"> while </w:t>
        </w:r>
        <w:del w:id="614" w:author="Boisvert, Eric" w:date="2016-04-01T12:33:00Z">
          <w:r w:rsidR="007D2867" w:rsidDel="0044487B">
            <w:rPr>
              <w:lang w:val="en-CA"/>
            </w:rPr>
            <w:delText>the</w:delText>
          </w:r>
        </w:del>
      </w:ins>
      <w:ins w:id="615" w:author="Boisvert, Eric" w:date="2016-04-01T12:33:00Z">
        <w:r>
          <w:rPr>
            <w:lang w:val="en-CA"/>
          </w:rPr>
          <w:t>this</w:t>
        </w:r>
      </w:ins>
      <w:ins w:id="616" w:author="Eric Boisvert" w:date="2015-10-30T04:16:00Z">
        <w:r w:rsidR="007D2867">
          <w:rPr>
            <w:lang w:val="en-CA"/>
          </w:rPr>
          <w:t xml:space="preserve"> </w:t>
        </w:r>
        <w:del w:id="617" w:author="Boisvert, Eric" w:date="2016-04-01T12:33:00Z">
          <w:r w:rsidR="007D2867" w:rsidDel="0044487B">
            <w:rPr>
              <w:lang w:val="en-CA"/>
            </w:rPr>
            <w:delText>logical model</w:delText>
          </w:r>
        </w:del>
      </w:ins>
      <w:ins w:id="618" w:author="Boisvert, Eric" w:date="2016-04-01T12:33:00Z">
        <w:r>
          <w:rPr>
            <w:lang w:val="en-CA"/>
          </w:rPr>
          <w:t>version</w:t>
        </w:r>
      </w:ins>
      <w:ins w:id="619" w:author="Eric Boisvert" w:date="2015-10-30T04:16:00Z">
        <w:r w:rsidR="007D2867">
          <w:rPr>
            <w:lang w:val="en-CA"/>
          </w:rPr>
          <w:t xml:space="preserve"> proposes a packaging aligned on data delivery use cases.  </w:t>
        </w:r>
      </w:ins>
    </w:p>
    <w:p w14:paraId="18DD64C4" w14:textId="77777777" w:rsidR="00CD43E1" w:rsidRDefault="00CD43E1" w:rsidP="000D2F14">
      <w:pPr>
        <w:rPr>
          <w:ins w:id="620" w:author="Eric Boisvert" w:date="2015-10-30T04:04:00Z"/>
          <w:lang w:val="en-CA"/>
        </w:rPr>
      </w:pPr>
    </w:p>
    <w:p w14:paraId="6974D630" w14:textId="6E5685DF" w:rsidR="007C5519" w:rsidRDefault="000D2F14" w:rsidP="000D2F14">
      <w:pPr>
        <w:rPr>
          <w:ins w:id="621" w:author="Boisvert, Eric" w:date="2016-03-29T07:58:00Z"/>
          <w:lang w:val="en-CA"/>
        </w:rPr>
      </w:pPr>
      <w:r>
        <w:rPr>
          <w:lang w:val="en-CA"/>
        </w:rPr>
        <w:t>GeoSciML</w:t>
      </w:r>
      <w:ins w:id="622" w:author="Boisvert, Eric" w:date="2016-04-01T12:31:00Z">
        <w:r w:rsidR="0044487B">
          <w:rPr>
            <w:lang w:val="en-CA"/>
          </w:rPr>
          <w:t xml:space="preserve"> 4.0</w:t>
        </w:r>
      </w:ins>
      <w:r>
        <w:rPr>
          <w:lang w:val="en-CA"/>
        </w:rPr>
        <w:t xml:space="preserve"> is organised into 6 application</w:t>
      </w:r>
      <w:del w:id="623" w:author="Boisvert, Eric" w:date="2016-03-29T07:58:00Z">
        <w:r w:rsidDel="007C5519">
          <w:rPr>
            <w:lang w:val="en-CA"/>
          </w:rPr>
          <w:delText xml:space="preserve"> </w:delText>
        </w:r>
      </w:del>
      <w:r>
        <w:rPr>
          <w:lang w:val="en-CA"/>
        </w:rPr>
        <w:t xml:space="preserve">packages </w:t>
      </w:r>
      <w:ins w:id="624"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625" w:author="Boisvert, Eric" w:date="2016-04-01T07:54:00Z">
        <w:r w:rsidR="00E21DD0" w:rsidRPr="00690C3D">
          <w:t xml:space="preserve">Figure </w:t>
        </w:r>
        <w:r w:rsidR="00E21DD0">
          <w:rPr>
            <w:noProof/>
          </w:rPr>
          <w:t>1</w:t>
        </w:r>
      </w:ins>
      <w:ins w:id="626" w:author="Boisvert, Eric" w:date="2016-03-29T07:58:00Z">
        <w:r w:rsidR="007C5519">
          <w:rPr>
            <w:lang w:val="en-CA"/>
          </w:rPr>
          <w:fldChar w:fldCharType="end"/>
        </w:r>
        <w:r w:rsidR="007C5519">
          <w:rPr>
            <w:lang w:val="en-CA"/>
          </w:rPr>
          <w:t>).</w:t>
        </w:r>
      </w:ins>
    </w:p>
    <w:p w14:paraId="4E5288E1" w14:textId="62BF4A53" w:rsidR="000D2F14" w:rsidRDefault="000D2F14" w:rsidP="00CD43E1">
      <w:pPr>
        <w:numPr>
          <w:ilvl w:val="0"/>
          <w:numId w:val="53"/>
        </w:numPr>
        <w:rPr>
          <w:lang w:val="en-CA"/>
        </w:rPr>
      </w:pPr>
      <w:r>
        <w:rPr>
          <w:lang w:val="en-CA"/>
        </w:rPr>
        <w:t xml:space="preserve">GeoSciML Portrayal : a simplified </w:t>
      </w:r>
      <w:del w:id="627" w:author="Boisvert, Eric" w:date="2016-04-01T12:35:00Z">
        <w:r w:rsidDel="0044487B">
          <w:rPr>
            <w:lang w:val="en-CA"/>
          </w:rPr>
          <w:delText xml:space="preserve">version </w:delText>
        </w:r>
      </w:del>
      <w:ins w:id="628" w:author="Boisvert, Eric" w:date="2016-04-01T12:35:00Z">
        <w:r w:rsidR="0044487B">
          <w:rPr>
            <w:lang w:val="en-CA"/>
          </w:rPr>
          <w:t xml:space="preserve">alternate implementation of the conceptual model </w:t>
        </w:r>
      </w:ins>
      <w:r>
        <w:rPr>
          <w:lang w:val="en-CA"/>
        </w:rPr>
        <w:t>for layer based application</w:t>
      </w:r>
      <w:ins w:id="629" w:author="Boisvert, Eric" w:date="2016-03-29T07:59:00Z">
        <w:r w:rsidR="007C5519">
          <w:rPr>
            <w:lang w:val="en-CA"/>
          </w:rPr>
          <w:t>.</w:t>
        </w:r>
      </w:ins>
    </w:p>
    <w:p w14:paraId="4F59F348" w14:textId="6D9B98FE" w:rsidR="000D2F14" w:rsidRDefault="000D2F14" w:rsidP="000D2F14">
      <w:pPr>
        <w:pStyle w:val="ListParagraph"/>
        <w:numPr>
          <w:ilvl w:val="0"/>
          <w:numId w:val="14"/>
        </w:numPr>
        <w:rPr>
          <w:lang w:val="en-CA"/>
        </w:rPr>
      </w:pPr>
      <w:r>
        <w:rPr>
          <w:lang w:val="en-CA"/>
        </w:rPr>
        <w:t xml:space="preserve">GeoSciML Basic : a set of core features, aligned to </w:t>
      </w:r>
      <w:ins w:id="630" w:author="Ollie Raymond" w:date="2016-02-08T10:43:00Z">
        <w:r w:rsidR="00B14110">
          <w:rPr>
            <w:lang w:val="en-CA"/>
          </w:rPr>
          <w:t xml:space="preserve">the </w:t>
        </w:r>
      </w:ins>
      <w:r>
        <w:rPr>
          <w:lang w:val="en-CA"/>
        </w:rPr>
        <w:t xml:space="preserve">INSPIRE </w:t>
      </w:r>
      <w:ins w:id="631" w:author="Ollie Raymond" w:date="2016-02-08T10:47:00Z">
        <w:r w:rsidR="00B14110">
          <w:rPr>
            <w:lang w:val="en-CA"/>
          </w:rPr>
          <w:t>Data Specification on Geology</w:t>
        </w:r>
      </w:ins>
      <w:ins w:id="632" w:author="Boisvert, Eric" w:date="2016-03-29T07:59:00Z">
        <w:r w:rsidR="007C5519">
          <w:rPr>
            <w:lang w:val="en-CA"/>
          </w:rPr>
          <w:t>.</w:t>
        </w:r>
      </w:ins>
      <w:del w:id="633"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634" w:author="Steve Richard" w:date="2015-10-12T18:11:00Z">
        <w:r w:rsidDel="00A00D3D">
          <w:rPr>
            <w:lang w:val="en-CA"/>
          </w:rPr>
          <w:delText xml:space="preserve">provided </w:delText>
        </w:r>
      </w:del>
      <w:ins w:id="635" w:author="Steve Richard" w:date="2015-10-12T18:11:00Z">
        <w:r w:rsidR="00A00D3D">
          <w:rPr>
            <w:lang w:val="en-CA"/>
          </w:rPr>
          <w:t xml:space="preserve">providing </w:t>
        </w:r>
      </w:ins>
      <w:r>
        <w:rPr>
          <w:lang w:val="en-CA"/>
        </w:rPr>
        <w:t>detailed description of basic features</w:t>
      </w:r>
      <w:ins w:id="636" w:author="Ollie Raymond" w:date="2016-02-08T10:47:00Z">
        <w:r w:rsidR="00B14110">
          <w:rPr>
            <w:lang w:val="en-CA"/>
          </w:rPr>
          <w:t xml:space="preserve"> which </w:t>
        </w:r>
      </w:ins>
      <w:ins w:id="637" w:author="Steve Richard" w:date="2015-10-12T18:11:00Z">
        <w:del w:id="638" w:author="Ollie Raymond" w:date="2016-02-08T10:47:00Z">
          <w:r w:rsidR="00A00D3D" w:rsidDel="00B14110">
            <w:rPr>
              <w:lang w:val="en-CA"/>
            </w:rPr>
            <w:delText>. A</w:delText>
          </w:r>
        </w:del>
      </w:ins>
      <w:ins w:id="639" w:author="Ollie Raymond" w:date="2016-02-08T10:47:00Z">
        <w:r w:rsidR="00B14110">
          <w:rPr>
            <w:lang w:val="en-CA"/>
          </w:rPr>
          <w:t>a</w:t>
        </w:r>
      </w:ins>
      <w:ins w:id="640"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641" w:author="Steve Richard" w:date="2015-10-12T18:11:00Z">
        <w:r w:rsidDel="009367D1">
          <w:rPr>
            <w:lang w:val="en-CA"/>
          </w:rPr>
          <w:delText xml:space="preserve">of </w:delText>
        </w:r>
        <w:r w:rsidDel="00A00D3D">
          <w:rPr>
            <w:lang w:val="en-CA"/>
          </w:rPr>
          <w:delText>geochronoloy</w:delText>
        </w:r>
      </w:del>
      <w:ins w:id="642" w:author="Steve Richard" w:date="2015-10-12T18:11:00Z">
        <w:r w:rsidR="009367D1">
          <w:rPr>
            <w:lang w:val="en-CA"/>
          </w:rPr>
          <w:t>for the representation of geologic time using procedures adopted by the International Stratigraphic Commis</w:t>
        </w:r>
        <w:del w:id="643"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644" w:author="Steve Richard" w:date="2015-10-12T18:12:00Z">
        <w:r w:rsidR="009367D1">
          <w:rPr>
            <w:lang w:val="en-CA"/>
          </w:rPr>
          <w:t>s</w:t>
        </w:r>
      </w:ins>
      <w:r>
        <w:rPr>
          <w:lang w:val="en-CA"/>
        </w:rPr>
        <w:t xml:space="preserve"> </w:t>
      </w:r>
      <w:ins w:id="645" w:author="Steve Richard" w:date="2015-10-12T18:14:00Z">
        <w:r w:rsidR="009367D1">
          <w:rPr>
            <w:lang w:val="en-CA"/>
          </w:rPr>
          <w:t>and their properties as sampling features.</w:t>
        </w:r>
      </w:ins>
      <w:del w:id="646"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647" w:author="Steve Richard" w:date="2015-10-12T18:14:00Z">
        <w:r w:rsidDel="009367D1">
          <w:rPr>
            <w:lang w:val="en-CA"/>
          </w:rPr>
          <w:delText xml:space="preserve">laboratories </w:delText>
        </w:r>
      </w:del>
      <w:ins w:id="648" w:author="Steve Richard" w:date="2015-10-12T18:14:00Z">
        <w:r w:rsidR="009367D1">
          <w:rPr>
            <w:lang w:val="en-CA"/>
          </w:rPr>
          <w:t xml:space="preserve">laboratory </w:t>
        </w:r>
      </w:ins>
      <w:del w:id="649" w:author="Steve Richard" w:date="2015-10-12T18:15:00Z">
        <w:r w:rsidDel="009367D1">
          <w:rPr>
            <w:lang w:val="en-CA"/>
          </w:rPr>
          <w:delText>assays</w:delText>
        </w:r>
      </w:del>
      <w:ins w:id="650" w:author="Steve Richard" w:date="2015-10-12T18:15:00Z">
        <w:r w:rsidR="009367D1">
          <w:rPr>
            <w:lang w:val="en-CA"/>
          </w:rPr>
          <w:t xml:space="preserve">analytical </w:t>
        </w:r>
      </w:ins>
      <w:ins w:id="651" w:author="Ollie Raymond" w:date="2016-02-08T10:48:00Z">
        <w:r w:rsidR="00B14110">
          <w:rPr>
            <w:lang w:val="en-CA"/>
          </w:rPr>
          <w:t>meta</w:t>
        </w:r>
      </w:ins>
      <w:ins w:id="652" w:author="Steve Richard" w:date="2015-10-12T18:15:00Z">
        <w:r w:rsidR="009367D1">
          <w:rPr>
            <w:lang w:val="en-CA"/>
          </w:rPr>
          <w:t xml:space="preserve">data, </w:t>
        </w:r>
      </w:ins>
      <w:ins w:id="653" w:author="Ollie Raymond" w:date="2016-02-08T10:48:00Z">
        <w:r w:rsidR="00B14110">
          <w:rPr>
            <w:lang w:val="en-CA"/>
          </w:rPr>
          <w:t xml:space="preserve">geological </w:t>
        </w:r>
      </w:ins>
      <w:ins w:id="654" w:author="Ollie Raymond" w:date="2016-02-08T14:27:00Z">
        <w:r w:rsidR="004D2ACB">
          <w:rPr>
            <w:lang w:val="en-CA"/>
          </w:rPr>
          <w:t xml:space="preserve">sampling and </w:t>
        </w:r>
      </w:ins>
      <w:ins w:id="655" w:author="Steve Richard" w:date="2015-10-12T18:15:00Z">
        <w:r w:rsidR="009367D1">
          <w:rPr>
            <w:lang w:val="en-CA"/>
          </w:rPr>
          <w:t>specimens</w:t>
        </w:r>
      </w:ins>
      <w:ins w:id="656" w:author="Ollie Raymond" w:date="2016-02-08T10:48:00Z">
        <w:r w:rsidR="00B14110">
          <w:rPr>
            <w:lang w:val="en-CA"/>
          </w:rPr>
          <w:t>,</w:t>
        </w:r>
      </w:ins>
      <w:ins w:id="657"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1A7658" w:rsidP="007D2867">
      <w:pPr>
        <w:keepNext/>
        <w:rPr>
          <w:ins w:id="658" w:author="Eric Boisvert" w:date="2015-10-30T04:23:00Z"/>
        </w:rPr>
      </w:pPr>
      <w:ins w:id="659" w:author="Eric Boisvert" w:date="2015-10-30T04:22:00Z">
        <w:r>
          <w:rPr>
            <w:noProof/>
            <w:lang w:val="en-CA" w:eastAsia="en-CA"/>
          </w:rPr>
          <w:lastRenderedPageBreak/>
          <w:pict w14:anchorId="2A6F7E80">
            <v:shape id="_x0000_i1026" type="#_x0000_t75" style="width:408.25pt;height:355.1pt;visibility:visible;mso-wrap-style:square">
              <v:imagedata r:id="rId16" o:title=""/>
            </v:shape>
          </w:pict>
        </w:r>
      </w:ins>
    </w:p>
    <w:p w14:paraId="1D4B869E" w14:textId="444C27F7" w:rsidR="007D2867" w:rsidRPr="00690C3D" w:rsidRDefault="007D2867" w:rsidP="00690C3D">
      <w:pPr>
        <w:pStyle w:val="Caption"/>
        <w:jc w:val="center"/>
        <w:rPr>
          <w:ins w:id="660" w:author="Eric Boisvert" w:date="2015-10-30T04:23:00Z"/>
          <w:color w:val="auto"/>
        </w:rPr>
      </w:pPr>
      <w:bookmarkStart w:id="661" w:name="_Ref447001591"/>
      <w:ins w:id="662"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663" w:author="Eric Boisvert" w:date="2016-04-03T12:16:00Z">
        <w:r w:rsidR="00652185">
          <w:rPr>
            <w:noProof/>
            <w:color w:val="auto"/>
          </w:rPr>
          <w:t>2</w:t>
        </w:r>
      </w:ins>
      <w:ins w:id="664" w:author="Eric Boisvert" w:date="2015-10-30T04:23:00Z">
        <w:r w:rsidRPr="00690C3D">
          <w:rPr>
            <w:color w:val="auto"/>
          </w:rPr>
          <w:fldChar w:fldCharType="end"/>
        </w:r>
      </w:ins>
      <w:bookmarkEnd w:id="661"/>
      <w:r w:rsidR="00690C3D">
        <w:rPr>
          <w:color w:val="auto"/>
        </w:rPr>
        <w:t xml:space="preserve"> -</w:t>
      </w:r>
      <w:ins w:id="665" w:author="Eric Boisvert" w:date="2015-10-30T04:23:00Z">
        <w:r w:rsidRPr="00690C3D">
          <w:rPr>
            <w:color w:val="auto"/>
          </w:rPr>
          <w:t xml:space="preserve"> GeoSciML 4.0 </w:t>
        </w:r>
        <w:del w:id="666" w:author="Ollie Raymond" w:date="2016-02-08T10:49:00Z">
          <w:r w:rsidRPr="00690C3D" w:rsidDel="00A41BE8">
            <w:rPr>
              <w:color w:val="auto"/>
            </w:rPr>
            <w:delText xml:space="preserve"> </w:delText>
          </w:r>
        </w:del>
        <w:r w:rsidRPr="00690C3D">
          <w:rPr>
            <w:color w:val="auto"/>
          </w:rPr>
          <w:t>packages</w:t>
        </w:r>
      </w:ins>
      <w:ins w:id="667" w:author="Boisvert, Eric" w:date="2016-03-29T08:31:00Z">
        <w:r w:rsidR="00BF2A41">
          <w:rPr>
            <w:color w:val="auto"/>
          </w:rPr>
          <w:t>.</w:t>
        </w:r>
      </w:ins>
    </w:p>
    <w:p w14:paraId="3D799ABA" w14:textId="177F5C82" w:rsidR="000D2F14" w:rsidRDefault="007D2867" w:rsidP="000D2F14">
      <w:pPr>
        <w:keepNext/>
      </w:pPr>
      <w:ins w:id="668"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669" w:author="Eric Boisvert" w:date="2015-10-27T16:54:00Z">
        <w:r w:rsidR="005424AC">
          <w:rPr>
            <w:lang w:val="en-CA"/>
          </w:rPr>
          <w:t>t least one</w:t>
        </w:r>
      </w:ins>
      <w:r>
        <w:rPr>
          <w:lang w:val="en-CA"/>
        </w:rPr>
        <w:t xml:space="preserve"> requirements class (to conform to </w:t>
      </w:r>
      <w:ins w:id="670"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671" w:name="_Toc447367118"/>
      <w:r>
        <w:rPr>
          <w:lang w:val="en-CA"/>
        </w:rPr>
        <w:t xml:space="preserve">GeoSciML </w:t>
      </w:r>
      <w:r w:rsidR="000D2F14">
        <w:rPr>
          <w:lang w:val="en-CA"/>
        </w:rPr>
        <w:t>Portrayal</w:t>
      </w:r>
      <w:bookmarkEnd w:id="671"/>
    </w:p>
    <w:p w14:paraId="56C550D5" w14:textId="77777777" w:rsidR="00865F5F" w:rsidRDefault="00865F5F" w:rsidP="009459BF">
      <w:pPr>
        <w:rPr>
          <w:ins w:id="672"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673" w:author="Steve Richard" w:date="2015-10-12T18:16:00Z">
        <w:r w:rsidR="009367D1">
          <w:rPr>
            <w:lang w:val="en-CA"/>
          </w:rPr>
          <w:t>, particularly ad</w:t>
        </w:r>
      </w:ins>
      <w:ins w:id="674" w:author="Eric Boisvert" w:date="2015-10-27T16:54:00Z">
        <w:r w:rsidR="005424AC">
          <w:rPr>
            <w:lang w:val="en-CA"/>
          </w:rPr>
          <w:t>a</w:t>
        </w:r>
      </w:ins>
      <w:ins w:id="675" w:author="Steve Richard" w:date="2015-10-12T18:16:00Z">
        <w:del w:id="676" w:author="Eric Boisvert" w:date="2015-10-27T16:54:00Z">
          <w:r w:rsidR="009367D1" w:rsidDel="005424AC">
            <w:rPr>
              <w:lang w:val="en-CA"/>
            </w:rPr>
            <w:delText>o</w:delText>
          </w:r>
        </w:del>
        <w:r w:rsidR="009367D1">
          <w:rPr>
            <w:lang w:val="en-CA"/>
          </w:rPr>
          <w:t xml:space="preserve">pted </w:t>
        </w:r>
        <w:del w:id="677" w:author="Eric Boisvert" w:date="2015-10-27T16:54:00Z">
          <w:r w:rsidR="009367D1" w:rsidDel="005424AC">
            <w:rPr>
              <w:lang w:val="en-CA"/>
            </w:rPr>
            <w:delText>for</w:delText>
          </w:r>
        </w:del>
      </w:ins>
      <w:ins w:id="678" w:author="Eric Boisvert" w:date="2015-10-27T16:54:00Z">
        <w:r w:rsidR="005424AC">
          <w:rPr>
            <w:lang w:val="en-CA"/>
          </w:rPr>
          <w:t>to</w:t>
        </w:r>
      </w:ins>
      <w:ins w:id="679" w:author="Steve Richard" w:date="2015-10-12T18:16:00Z">
        <w:r w:rsidR="009367D1">
          <w:rPr>
            <w:lang w:val="en-CA"/>
          </w:rPr>
          <w:t xml:space="preserve"> geographic visualization</w:t>
        </w:r>
      </w:ins>
      <w:ins w:id="680" w:author="Steve Richard" w:date="2015-10-12T18:17:00Z">
        <w:r w:rsidR="009367D1">
          <w:rPr>
            <w:lang w:val="en-CA"/>
          </w:rPr>
          <w:t xml:space="preserve"> with key reporting properties</w:t>
        </w:r>
      </w:ins>
      <w:r>
        <w:rPr>
          <w:lang w:val="en-CA"/>
        </w:rPr>
        <w:t xml:space="preserve">.  The use case </w:t>
      </w:r>
      <w:del w:id="681" w:author="Steve Richard" w:date="2015-10-12T18:17:00Z">
        <w:r w:rsidDel="009367D1">
          <w:rPr>
            <w:lang w:val="en-CA"/>
          </w:rPr>
          <w:delText xml:space="preserve">sought </w:delText>
        </w:r>
      </w:del>
      <w:ins w:id="682" w:author="Steve Richard" w:date="2015-10-12T18:17:00Z">
        <w:r w:rsidR="009367D1">
          <w:rPr>
            <w:lang w:val="en-CA"/>
          </w:rPr>
          <w:t xml:space="preserve">target </w:t>
        </w:r>
      </w:ins>
      <w:r>
        <w:rPr>
          <w:lang w:val="en-CA"/>
        </w:rPr>
        <w:t>for portrayal is</w:t>
      </w:r>
      <w:ins w:id="683" w:author="Steve Richard" w:date="2015-10-12T18:17:00Z">
        <w:r w:rsidR="009367D1">
          <w:rPr>
            <w:lang w:val="en-CA"/>
          </w:rPr>
          <w:t xml:space="preserve"> a</w:t>
        </w:r>
      </w:ins>
      <w:r>
        <w:rPr>
          <w:lang w:val="en-CA"/>
        </w:rPr>
        <w:t xml:space="preserve"> simple </w:t>
      </w:r>
      <w:del w:id="684" w:author="Steve Richard" w:date="2015-10-12T18:17:00Z">
        <w:r w:rsidDel="009367D1">
          <w:rPr>
            <w:lang w:val="en-CA"/>
          </w:rPr>
          <w:delText xml:space="preserve">layer </w:delText>
        </w:r>
      </w:del>
      <w:ins w:id="685" w:author="Steve Richard" w:date="2015-10-12T18:17:00Z">
        <w:r w:rsidR="009367D1">
          <w:rPr>
            <w:lang w:val="en-CA"/>
          </w:rPr>
          <w:t>layer-</w:t>
        </w:r>
      </w:ins>
      <w:r>
        <w:rPr>
          <w:lang w:val="en-CA"/>
        </w:rPr>
        <w:t xml:space="preserve">based application, such as web map application or GIS where the key functionality is </w:t>
      </w:r>
      <w:ins w:id="686" w:author="Eric Boisvert" w:date="2016-01-06T09:42:00Z">
        <w:r w:rsidR="00865F5F">
          <w:rPr>
            <w:lang w:val="en-CA"/>
          </w:rPr>
          <w:t xml:space="preserve">to </w:t>
        </w:r>
      </w:ins>
      <w:r>
        <w:rPr>
          <w:lang w:val="en-CA"/>
        </w:rPr>
        <w:t xml:space="preserve">display a map layer and perform simple </w:t>
      </w:r>
      <w:ins w:id="687" w:author="Eric Boisvert" w:date="2015-10-27T16:55:00Z">
        <w:r w:rsidR="005424AC">
          <w:rPr>
            <w:lang w:val="en-CA"/>
          </w:rPr>
          <w:t>identify</w:t>
        </w:r>
      </w:ins>
      <w:del w:id="688" w:author="Eric Boisvert" w:date="2015-10-27T16:55:00Z">
        <w:r w:rsidDel="005424AC">
          <w:rPr>
            <w:lang w:val="en-CA"/>
          </w:rPr>
          <w:delText>“</w:delText>
        </w:r>
      </w:del>
      <w:del w:id="689" w:author="Eric Boisvert" w:date="2015-10-27T16:54:00Z">
        <w:r w:rsidDel="005424AC">
          <w:rPr>
            <w:lang w:val="en-CA"/>
          </w:rPr>
          <w:delText>identify”</w:delText>
        </w:r>
      </w:del>
      <w:r>
        <w:rPr>
          <w:lang w:val="en-CA"/>
        </w:rPr>
        <w:t xml:space="preserve"> operations.  The classes are model</w:t>
      </w:r>
      <w:ins w:id="690" w:author="Eric Boisvert" w:date="2016-01-06T09:42:00Z">
        <w:r w:rsidR="00865F5F">
          <w:rPr>
            <w:lang w:val="en-CA"/>
          </w:rPr>
          <w:t>led</w:t>
        </w:r>
      </w:ins>
      <w:r>
        <w:rPr>
          <w:lang w:val="en-CA"/>
        </w:rPr>
        <w:t xml:space="preserve"> to be easily implementable in </w:t>
      </w:r>
      <w:r>
        <w:rPr>
          <w:lang w:val="en-CA"/>
        </w:rPr>
        <w:lastRenderedPageBreak/>
        <w:t>any GIS or web mapping application</w:t>
      </w:r>
      <w:del w:id="691" w:author="Ollie Raymond" w:date="2016-02-08T14:31:00Z">
        <w:r w:rsidDel="00201C6A">
          <w:rPr>
            <w:lang w:val="en-CA"/>
          </w:rPr>
          <w:delText>s</w:delText>
        </w:r>
      </w:del>
      <w:r>
        <w:rPr>
          <w:lang w:val="en-CA"/>
        </w:rPr>
        <w:t xml:space="preserve">.  One </w:t>
      </w:r>
      <w:del w:id="692" w:author="Eric Boisvert" w:date="2016-03-28T12:33:00Z">
        <w:r w:rsidDel="00A173A4">
          <w:rPr>
            <w:lang w:val="en-CA"/>
          </w:rPr>
          <w:delText>class</w:delText>
        </w:r>
        <w:r w:rsidR="00276AD3" w:rsidDel="00A173A4">
          <w:rPr>
            <w:lang w:val="en-CA"/>
          </w:rPr>
          <w:delText xml:space="preserve"> </w:delText>
        </w:r>
      </w:del>
      <w:ins w:id="693"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694" w:author="Ollie Raymond" w:date="2016-02-08T14:32:00Z">
        <w:r w:rsidR="00201C6A">
          <w:rPr>
            <w:lang w:val="en-CA"/>
          </w:rPr>
          <w:t xml:space="preserve">denormalised </w:t>
        </w:r>
      </w:ins>
      <w:r>
        <w:rPr>
          <w:lang w:val="en-CA"/>
        </w:rPr>
        <w:t>RDBMS tables</w:t>
      </w:r>
      <w:ins w:id="695" w:author="Ollie Raymond" w:date="2016-02-08T14:32:00Z">
        <w:r w:rsidR="00201C6A">
          <w:rPr>
            <w:lang w:val="en-CA"/>
          </w:rPr>
          <w:t>.</w:t>
        </w:r>
      </w:ins>
      <w:ins w:id="696" w:author="Eric Boisvert" w:date="2016-01-06T09:43:00Z">
        <w:r w:rsidR="00865F5F">
          <w:rPr>
            <w:lang w:val="en-CA"/>
          </w:rPr>
          <w:t xml:space="preserve"> </w:t>
        </w:r>
      </w:ins>
      <w:ins w:id="697" w:author="Ollie Raymond" w:date="2016-02-08T14:32:00Z">
        <w:r w:rsidR="00201C6A">
          <w:rPr>
            <w:lang w:val="en-CA"/>
          </w:rPr>
          <w:t xml:space="preserve"> </w:t>
        </w:r>
      </w:ins>
      <w:ins w:id="698" w:author="Eric Boisvert" w:date="2016-01-06T09:44:00Z">
        <w:r w:rsidR="00865F5F">
          <w:rPr>
            <w:lang w:val="en-CA"/>
          </w:rPr>
          <w:t>The XML implementation (</w:t>
        </w:r>
      </w:ins>
      <w:ins w:id="699"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00" w:author="Boisvert, Eric" w:date="2016-04-01T07:54:00Z">
        <w:r w:rsidR="00E21DD0">
          <w:rPr>
            <w:lang w:val="en-CA"/>
          </w:rPr>
          <w:t>8.4</w:t>
        </w:r>
      </w:ins>
      <w:ins w:id="701" w:author="Eric Boisvert" w:date="2016-01-06T09:45:00Z">
        <w:r w:rsidR="00865F5F">
          <w:rPr>
            <w:lang w:val="en-CA"/>
          </w:rPr>
          <w:fldChar w:fldCharType="end"/>
        </w:r>
      </w:ins>
      <w:ins w:id="702" w:author="Eric Boisvert" w:date="2016-01-06T09:44:00Z">
        <w:r w:rsidR="00865F5F">
          <w:rPr>
            <w:lang w:val="en-CA"/>
          </w:rPr>
          <w:t>) is conforma</w:t>
        </w:r>
      </w:ins>
      <w:ins w:id="703" w:author="Eric Boisvert" w:date="2016-01-06T09:45:00Z">
        <w:r w:rsidR="00926101">
          <w:rPr>
            <w:lang w:val="en-CA"/>
          </w:rPr>
          <w:t>n</w:t>
        </w:r>
      </w:ins>
      <w:ins w:id="704" w:author="Eric Boisvert" w:date="2016-01-06T09:44:00Z">
        <w:r w:rsidR="00865F5F">
          <w:rPr>
            <w:lang w:val="en-CA"/>
          </w:rPr>
          <w:t>t with</w:t>
        </w:r>
      </w:ins>
      <w:ins w:id="705" w:author="Eric Boisvert" w:date="2016-01-06T09:43:00Z">
        <w:r w:rsidR="00865F5F">
          <w:rPr>
            <w:lang w:val="en-CA"/>
          </w:rPr>
          <w:t xml:space="preserve"> GML Simple Feature</w:t>
        </w:r>
      </w:ins>
      <w:ins w:id="706" w:author="Eric Boisvert" w:date="2016-01-06T09:45:00Z">
        <w:r w:rsidR="00926101">
          <w:rPr>
            <w:lang w:val="en-CA"/>
          </w:rPr>
          <w:t xml:space="preserve"> (</w:t>
        </w:r>
      </w:ins>
      <w:ins w:id="707"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708" w:author="Steve Richard" w:date="2015-10-12T18:19:00Z">
        <w:del w:id="709" w:author="Eric Boisvert" w:date="2016-01-06T09:46:00Z">
          <w:r w:rsidDel="00926101">
            <w:rPr>
              <w:lang w:val="en-CA"/>
            </w:rPr>
            <w:delText>The p</w:delText>
          </w:r>
        </w:del>
      </w:ins>
      <w:del w:id="710" w:author="Eric Boisvert" w:date="2016-01-06T09:46:00Z">
        <w:r w:rsidR="00DE0FD0" w:rsidDel="00926101">
          <w:rPr>
            <w:lang w:val="en-CA"/>
          </w:rPr>
          <w:delText>Portrayal data model provides several “pointers”,</w:delText>
        </w:r>
      </w:del>
      <w:ins w:id="711" w:author="Eric Boisvert" w:date="2016-01-06T09:46:00Z">
        <w:del w:id="712" w:author="Ollie Raymond" w:date="2016-02-08T14:34:00Z">
          <w:r w:rsidR="00926101" w:rsidDel="00201C6A">
            <w:rPr>
              <w:lang w:val="en-CA"/>
            </w:rPr>
            <w:delText>Several</w:delText>
          </w:r>
        </w:del>
      </w:ins>
      <w:ins w:id="713" w:author="Ollie Raymond" w:date="2016-02-08T14:34:00Z">
        <w:r w:rsidR="00201C6A">
          <w:rPr>
            <w:lang w:val="en-CA"/>
          </w:rPr>
          <w:t>Some</w:t>
        </w:r>
      </w:ins>
      <w:ins w:id="714" w:author="Eric Boisvert" w:date="2016-01-06T09:46:00Z">
        <w:r w:rsidR="00926101">
          <w:rPr>
            <w:lang w:val="en-CA"/>
          </w:rPr>
          <w:t xml:space="preserve"> fields are external references,</w:t>
        </w:r>
      </w:ins>
      <w:r w:rsidR="00DE0FD0">
        <w:rPr>
          <w:lang w:val="en-CA"/>
        </w:rPr>
        <w:t xml:space="preserve"> in the form of HTTP URI, to </w:t>
      </w:r>
      <w:ins w:id="715" w:author="Ollie Raymond" w:date="2016-02-08T14:35:00Z">
        <w:r w:rsidR="00201C6A">
          <w:rPr>
            <w:lang w:val="en-CA"/>
          </w:rPr>
          <w:t xml:space="preserve">provide </w:t>
        </w:r>
      </w:ins>
      <w:ins w:id="716" w:author="Ollie Raymond" w:date="2016-02-08T14:36:00Z">
        <w:r w:rsidR="00201C6A">
          <w:rPr>
            <w:lang w:val="en-CA"/>
          </w:rPr>
          <w:t>hyper</w:t>
        </w:r>
      </w:ins>
      <w:ins w:id="717" w:author="Ollie Raymond" w:date="2016-02-08T14:35:00Z">
        <w:r w:rsidR="00201C6A">
          <w:rPr>
            <w:lang w:val="en-CA"/>
          </w:rPr>
          <w:t xml:space="preserve">links for </w:t>
        </w:r>
      </w:ins>
      <w:del w:id="718" w:author="Ollie Raymond" w:date="2016-02-08T14:35:00Z">
        <w:r w:rsidR="00DE0FD0" w:rsidDel="00201C6A">
          <w:rPr>
            <w:lang w:val="en-CA"/>
          </w:rPr>
          <w:delText xml:space="preserve">form a sort of “switchboard” where application operating on </w:delText>
        </w:r>
      </w:del>
      <w:ins w:id="719" w:author="Eric Boisvert" w:date="2015-10-28T18:33:00Z">
        <w:del w:id="720" w:author="Ollie Raymond" w:date="2016-02-08T14:35:00Z">
          <w:r w:rsidR="00AE3B9C" w:rsidDel="00201C6A">
            <w:rPr>
              <w:lang w:val="en-CA"/>
            </w:rPr>
            <w:delText xml:space="preserve">instances of the </w:delText>
          </w:r>
        </w:del>
      </w:ins>
      <w:del w:id="721" w:author="Ollie Raymond" w:date="2016-02-08T14:35:00Z">
        <w:r w:rsidR="00DE0FD0" w:rsidDel="00201C6A">
          <w:rPr>
            <w:lang w:val="en-CA"/>
          </w:rPr>
          <w:delText xml:space="preserve">portrayal model can </w:delText>
        </w:r>
      </w:del>
      <w:ins w:id="722" w:author="Eric Boisvert" w:date="2016-01-06T09:48:00Z">
        <w:del w:id="723" w:author="Ollie Raymond" w:date="2016-02-08T14:35:00Z">
          <w:r w:rsidR="00926101" w:rsidDel="00201C6A">
            <w:rPr>
              <w:lang w:val="en-CA"/>
            </w:rPr>
            <w:delText>could</w:delText>
          </w:r>
        </w:del>
      </w:ins>
      <w:ins w:id="724" w:author="Ollie Raymond" w:date="2016-02-08T14:35:00Z">
        <w:r w:rsidR="00201C6A">
          <w:rPr>
            <w:lang w:val="en-CA"/>
          </w:rPr>
          <w:t>applications to</w:t>
        </w:r>
      </w:ins>
      <w:ins w:id="725" w:author="Eric Boisvert" w:date="2016-01-06T09:48:00Z">
        <w:r w:rsidR="00926101">
          <w:rPr>
            <w:lang w:val="en-CA"/>
          </w:rPr>
          <w:t xml:space="preserve"> </w:t>
        </w:r>
      </w:ins>
      <w:del w:id="726" w:author="Eric Boisvert" w:date="2015-10-28T18:33:00Z">
        <w:r w:rsidR="00DE0FD0" w:rsidDel="00AE3B9C">
          <w:rPr>
            <w:lang w:val="en-CA"/>
          </w:rPr>
          <w:delText xml:space="preserve">extract </w:delText>
        </w:r>
      </w:del>
      <w:ins w:id="727" w:author="Eric Boisvert" w:date="2015-10-28T18:33:00Z">
        <w:r w:rsidR="00AE3B9C">
          <w:rPr>
            <w:lang w:val="en-CA"/>
          </w:rPr>
          <w:t xml:space="preserve">access </w:t>
        </w:r>
      </w:ins>
      <w:ins w:id="728"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729" w:author="Boisvert, Eric" w:date="2016-03-29T08:00:00Z">
        <w:r w:rsidR="007C5519" w:rsidRPr="007A7721">
          <w:rPr>
            <w:rPrChange w:id="730" w:author="Boisvert, Eric" w:date="2016-03-29T08:06:00Z">
              <w:rPr>
                <w:b/>
                <w:bCs/>
              </w:rPr>
            </w:rPrChange>
          </w:rPr>
          <w:fldChar w:fldCharType="begin"/>
        </w:r>
        <w:r w:rsidR="007C5519" w:rsidRPr="007A7721">
          <w:rPr>
            <w:rPrChange w:id="731" w:author="Boisvert, Eric" w:date="2016-03-29T08:06:00Z">
              <w:rPr>
                <w:lang w:val="en-CA"/>
              </w:rPr>
            </w:rPrChange>
          </w:rPr>
          <w:instrText xml:space="preserve"> REF _Ref447001728 \h </w:instrText>
        </w:r>
      </w:ins>
      <w:r w:rsidR="007A7721" w:rsidRPr="007A7721">
        <w:rPr>
          <w:rPrChange w:id="732" w:author="Boisvert, Eric" w:date="2016-03-29T08:06:00Z">
            <w:rPr>
              <w:b/>
              <w:bCs/>
            </w:rPr>
          </w:rPrChange>
        </w:rPr>
        <w:instrText xml:space="preserve"> \* MERGEFORMAT </w:instrText>
      </w:r>
      <w:r w:rsidR="007C5519" w:rsidRPr="007A7721">
        <w:rPr>
          <w:rPrChange w:id="733" w:author="Boisvert, Eric" w:date="2016-03-29T08:06:00Z">
            <w:rPr/>
          </w:rPrChange>
        </w:rPr>
      </w:r>
      <w:r w:rsidR="007C5519" w:rsidRPr="007A7721">
        <w:rPr>
          <w:rPrChange w:id="734" w:author="Boisvert, Eric" w:date="2016-03-29T08:06:00Z">
            <w:rPr>
              <w:b/>
              <w:bCs/>
            </w:rPr>
          </w:rPrChange>
        </w:rPr>
        <w:fldChar w:fldCharType="separate"/>
      </w:r>
      <w:ins w:id="735" w:author="Boisvert, Eric" w:date="2016-04-01T07:54:00Z">
        <w:r w:rsidR="00E21DD0" w:rsidRPr="00E21DD0">
          <w:rPr>
            <w:rPrChange w:id="736" w:author="Boisvert, Eric" w:date="2016-04-01T07:54:00Z">
              <w:rPr>
                <w:b/>
                <w:bCs/>
              </w:rPr>
            </w:rPrChange>
          </w:rPr>
          <w:t>Figure 2</w:t>
        </w:r>
      </w:ins>
      <w:ins w:id="737" w:author="Boisvert, Eric" w:date="2016-03-29T08:00:00Z">
        <w:r w:rsidR="007C5519" w:rsidRPr="007A7721">
          <w:rPr>
            <w:rPrChange w:id="738"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739" w:author="Eric Boisvert" w:date="2016-01-06T09:58:00Z"/>
          <w:noProof/>
          <w:lang w:val="en-CA" w:eastAsia="en-CA"/>
        </w:rPr>
      </w:pPr>
    </w:p>
    <w:p w14:paraId="3B9A29C6" w14:textId="23294079" w:rsidR="00094557" w:rsidRDefault="001A7658" w:rsidP="00094557">
      <w:pPr>
        <w:keepNext/>
        <w:rPr>
          <w:ins w:id="740" w:author="Eric Boisvert" w:date="2016-01-06T09:59:00Z"/>
        </w:rPr>
      </w:pPr>
      <w:ins w:id="741" w:author="Ollie Raymond" w:date="2016-02-08T14:56:00Z">
        <w:r>
          <w:rPr>
            <w:noProof/>
            <w:lang w:val="en-AU" w:eastAsia="en-AU"/>
          </w:rPr>
          <w:pict w14:anchorId="655AFA22">
            <v:shape id="_x0000_i1027" type="#_x0000_t75" style="width:437.6pt;height:317.35pt;visibility:visible;mso-wrap-style:square">
              <v:imagedata r:id="rId17"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742" w:author="Ollie Raymond" w:date="2016-02-08T15:18:00Z">
            <w:rPr/>
          </w:rPrChange>
        </w:rPr>
        <w:pPrChange w:id="743" w:author="Eric Boisvert" w:date="2016-01-06T09:59:00Z">
          <w:pPr>
            <w:keepNext/>
          </w:pPr>
        </w:pPrChange>
      </w:pPr>
      <w:bookmarkStart w:id="744" w:name="_Ref447001728"/>
      <w:ins w:id="745" w:author="Eric Boisvert" w:date="2016-01-06T09:59:00Z">
        <w:r w:rsidRPr="009F4AF5">
          <w:rPr>
            <w:color w:val="000000"/>
            <w:rPrChange w:id="746" w:author="Ollie Raymond" w:date="2016-02-08T15:18:00Z">
              <w:rPr>
                <w:b/>
                <w:bCs/>
              </w:rPr>
            </w:rPrChange>
          </w:rPr>
          <w:t xml:space="preserve">Figure </w:t>
        </w:r>
        <w:r w:rsidRPr="009F4AF5">
          <w:rPr>
            <w:color w:val="000000"/>
            <w:rPrChange w:id="747" w:author="Ollie Raymond" w:date="2016-02-08T15:18:00Z">
              <w:rPr>
                <w:b/>
                <w:bCs/>
              </w:rPr>
            </w:rPrChange>
          </w:rPr>
          <w:fldChar w:fldCharType="begin"/>
        </w:r>
        <w:r w:rsidRPr="009F4AF5">
          <w:rPr>
            <w:color w:val="000000"/>
            <w:rPrChange w:id="748" w:author="Ollie Raymond" w:date="2016-02-08T15:18:00Z">
              <w:rPr>
                <w:b/>
                <w:bCs/>
              </w:rPr>
            </w:rPrChange>
          </w:rPr>
          <w:instrText xml:space="preserve"> SEQ Figure \* ARABIC </w:instrText>
        </w:r>
      </w:ins>
      <w:r w:rsidRPr="009F4AF5">
        <w:rPr>
          <w:color w:val="000000"/>
          <w:rPrChange w:id="749" w:author="Ollie Raymond" w:date="2016-02-08T15:18:00Z">
            <w:rPr>
              <w:b/>
              <w:bCs/>
            </w:rPr>
          </w:rPrChange>
        </w:rPr>
        <w:fldChar w:fldCharType="separate"/>
      </w:r>
      <w:ins w:id="750" w:author="Eric Boisvert" w:date="2016-04-03T12:16:00Z">
        <w:r w:rsidR="00652185">
          <w:rPr>
            <w:noProof/>
            <w:color w:val="000000"/>
          </w:rPr>
          <w:t>3</w:t>
        </w:r>
      </w:ins>
      <w:ins w:id="751" w:author="Eric Boisvert" w:date="2016-01-06T09:59:00Z">
        <w:r w:rsidRPr="009F4AF5">
          <w:rPr>
            <w:color w:val="000000"/>
            <w:rPrChange w:id="752" w:author="Ollie Raymond" w:date="2016-02-08T15:18:00Z">
              <w:rPr>
                <w:b/>
                <w:bCs/>
              </w:rPr>
            </w:rPrChange>
          </w:rPr>
          <w:fldChar w:fldCharType="end"/>
        </w:r>
        <w:bookmarkEnd w:id="744"/>
        <w:r w:rsidRPr="009F4AF5">
          <w:rPr>
            <w:color w:val="000000"/>
            <w:rPrChange w:id="753" w:author="Ollie Raymond" w:date="2016-02-08T15:18:00Z">
              <w:rPr>
                <w:b/>
                <w:bCs/>
              </w:rPr>
            </w:rPrChange>
          </w:rPr>
          <w:t xml:space="preserve"> </w:t>
        </w:r>
      </w:ins>
      <w:r w:rsidR="00690C3D" w:rsidRPr="009F4AF5">
        <w:rPr>
          <w:color w:val="000000"/>
        </w:rPr>
        <w:t xml:space="preserve">- </w:t>
      </w:r>
      <w:ins w:id="754" w:author="Eric Boisvert" w:date="2016-01-06T09:59:00Z">
        <w:del w:id="755" w:author="Ollie Raymond" w:date="2016-02-08T14:56:00Z">
          <w:r w:rsidRPr="009F4AF5" w:rsidDel="00C17E97">
            <w:rPr>
              <w:color w:val="000000"/>
              <w:rPrChange w:id="756" w:author="Ollie Raymond" w:date="2016-02-08T15:18:00Z">
                <w:rPr>
                  <w:b/>
                  <w:bCs/>
                </w:rPr>
              </w:rPrChange>
            </w:rPr>
            <w:delText>L</w:delText>
          </w:r>
        </w:del>
      </w:ins>
      <w:ins w:id="757" w:author="Ollie Raymond" w:date="2016-02-08T14:56:00Z">
        <w:r w:rsidR="00C17E97" w:rsidRPr="009F4AF5">
          <w:rPr>
            <w:color w:val="000000"/>
            <w:rPrChange w:id="758" w:author="Ollie Raymond" w:date="2016-02-08T15:18:00Z">
              <w:rPr>
                <w:b/>
                <w:bCs/>
              </w:rPr>
            </w:rPrChange>
          </w:rPr>
          <w:t>Example of l</w:t>
        </w:r>
      </w:ins>
      <w:ins w:id="759" w:author="Eric Boisvert" w:date="2016-01-06T09:59:00Z">
        <w:r w:rsidRPr="009F4AF5">
          <w:rPr>
            <w:color w:val="000000"/>
            <w:rPrChange w:id="760" w:author="Ollie Raymond" w:date="2016-02-08T15:18:00Z">
              <w:rPr>
                <w:b/>
                <w:bCs/>
              </w:rPr>
            </w:rPrChange>
          </w:rPr>
          <w:t xml:space="preserve">inkage between </w:t>
        </w:r>
        <w:del w:id="761" w:author="Ollie Raymond" w:date="2016-02-08T14:56:00Z">
          <w:r w:rsidRPr="009F4AF5" w:rsidDel="00C17E97">
            <w:rPr>
              <w:color w:val="000000"/>
              <w:rPrChange w:id="762" w:author="Ollie Raymond" w:date="2016-02-08T15:18:00Z">
                <w:rPr>
                  <w:b/>
                  <w:bCs/>
                </w:rPr>
              </w:rPrChange>
            </w:rPr>
            <w:delText>p</w:delText>
          </w:r>
        </w:del>
      </w:ins>
      <w:ins w:id="763" w:author="Ollie Raymond" w:date="2016-02-08T14:56:00Z">
        <w:r w:rsidR="00C17E97" w:rsidRPr="009F4AF5">
          <w:rPr>
            <w:color w:val="000000"/>
            <w:rPrChange w:id="764" w:author="Ollie Raymond" w:date="2016-02-08T15:18:00Z">
              <w:rPr>
                <w:b/>
                <w:bCs/>
              </w:rPr>
            </w:rPrChange>
          </w:rPr>
          <w:t>P</w:t>
        </w:r>
      </w:ins>
      <w:ins w:id="765" w:author="Eric Boisvert" w:date="2016-01-06T09:59:00Z">
        <w:r w:rsidRPr="009F4AF5">
          <w:rPr>
            <w:color w:val="000000"/>
            <w:rPrChange w:id="766" w:author="Ollie Raymond" w:date="2016-02-08T15:18:00Z">
              <w:rPr>
                <w:b/>
                <w:bCs/>
              </w:rPr>
            </w:rPrChange>
          </w:rPr>
          <w:t>ortrayal</w:t>
        </w:r>
      </w:ins>
      <w:ins w:id="767" w:author="Ollie Raymond" w:date="2016-02-08T14:56:00Z">
        <w:r w:rsidR="00C17E97" w:rsidRPr="009F4AF5">
          <w:rPr>
            <w:color w:val="000000"/>
            <w:rPrChange w:id="768" w:author="Ollie Raymond" w:date="2016-02-08T15:18:00Z">
              <w:rPr>
                <w:b/>
                <w:bCs/>
              </w:rPr>
            </w:rPrChange>
          </w:rPr>
          <w:t xml:space="preserve"> </w:t>
        </w:r>
        <w:del w:id="769" w:author="Eric Boisvert" w:date="2016-03-28T12:33:00Z">
          <w:r w:rsidR="00C17E97" w:rsidRPr="009F4AF5" w:rsidDel="00A173A4">
            <w:rPr>
              <w:color w:val="000000"/>
              <w:rPrChange w:id="770" w:author="Ollie Raymond" w:date="2016-02-08T15:18:00Z">
                <w:rPr>
                  <w:b/>
                  <w:bCs/>
                </w:rPr>
              </w:rPrChange>
            </w:rPr>
            <w:delText>classes</w:delText>
          </w:r>
        </w:del>
      </w:ins>
      <w:ins w:id="771" w:author="Eric Boisvert" w:date="2016-03-28T12:33:00Z">
        <w:r w:rsidR="00A173A4">
          <w:rPr>
            <w:color w:val="000000"/>
          </w:rPr>
          <w:t>feature</w:t>
        </w:r>
      </w:ins>
      <w:ins w:id="772" w:author="Eric Boisvert" w:date="2016-01-06T09:59:00Z">
        <w:r w:rsidRPr="009F4AF5">
          <w:rPr>
            <w:color w:val="000000"/>
            <w:rPrChange w:id="773" w:author="Ollie Raymond" w:date="2016-02-08T15:18:00Z">
              <w:rPr>
                <w:b/>
                <w:bCs/>
              </w:rPr>
            </w:rPrChange>
          </w:rPr>
          <w:t xml:space="preserve"> and other GeoSciML packages</w:t>
        </w:r>
      </w:ins>
      <w:ins w:id="774" w:author="Ollie Raymond" w:date="2016-02-08T14:56:00Z">
        <w:r w:rsidR="00C17E97" w:rsidRPr="009F4AF5">
          <w:rPr>
            <w:color w:val="000000"/>
            <w:rPrChange w:id="775" w:author="Ollie Raymond" w:date="2016-02-08T15:18:00Z">
              <w:rPr>
                <w:b/>
                <w:bCs/>
              </w:rPr>
            </w:rPrChange>
          </w:rPr>
          <w:t xml:space="preserve"> and vocabular</w:t>
        </w:r>
      </w:ins>
      <w:ins w:id="776" w:author="Ollie Raymond" w:date="2016-02-12T09:48:00Z">
        <w:r w:rsidR="00C3605D" w:rsidRPr="009F4AF5">
          <w:rPr>
            <w:color w:val="000000"/>
          </w:rPr>
          <w:t>y term URI’s</w:t>
        </w:r>
      </w:ins>
      <w:ins w:id="777" w:author="Eric Boisvert" w:date="2016-01-06T09:59:00Z">
        <w:r w:rsidRPr="009F4AF5">
          <w:rPr>
            <w:color w:val="000000"/>
            <w:rPrChange w:id="778"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779" w:name="_Ref432754283"/>
      <w:bookmarkStart w:id="780" w:name="_Toc447367119"/>
      <w:r>
        <w:rPr>
          <w:lang w:val="en-CA"/>
        </w:rPr>
        <w:t>GeoSciML Basic and Extension</w:t>
      </w:r>
      <w:bookmarkEnd w:id="779"/>
      <w:bookmarkEnd w:id="780"/>
    </w:p>
    <w:p w14:paraId="159EBC38" w14:textId="77777777" w:rsidR="00681747" w:rsidRDefault="00681747" w:rsidP="00681747">
      <w:pPr>
        <w:rPr>
          <w:lang w:val="en-CA"/>
        </w:rPr>
      </w:pPr>
    </w:p>
    <w:p w14:paraId="639F925B" w14:textId="5623F8F5" w:rsidR="00230CDE" w:rsidRDefault="00681747" w:rsidP="00681747">
      <w:pPr>
        <w:rPr>
          <w:ins w:id="781" w:author="Eric Boisvert" w:date="2016-01-16T17:26:00Z"/>
          <w:lang w:val="en-CA"/>
        </w:rPr>
      </w:pPr>
      <w:r>
        <w:rPr>
          <w:lang w:val="en-CA"/>
        </w:rPr>
        <w:t xml:space="preserve">GeoSciML describes geological features </w:t>
      </w:r>
      <w:del w:id="782" w:author="Eric Boisvert" w:date="2016-01-06T10:02:00Z">
        <w:r w:rsidDel="00D318C0">
          <w:rPr>
            <w:lang w:val="en-CA"/>
          </w:rPr>
          <w:delText>in a</w:delText>
        </w:r>
      </w:del>
      <w:ins w:id="783" w:author="Eric Boisvert" w:date="2016-01-06T10:02:00Z">
        <w:r w:rsidR="00D318C0">
          <w:rPr>
            <w:lang w:val="en-CA"/>
          </w:rPr>
          <w:t>from the</w:t>
        </w:r>
      </w:ins>
      <w:r>
        <w:rPr>
          <w:lang w:val="en-CA"/>
        </w:rPr>
        <w:t xml:space="preserve"> mapping perspective, articulated around the concept of a Map</w:t>
      </w:r>
      <w:ins w:id="784" w:author="Ollie Raymond" w:date="2016-02-08T15:56:00Z">
        <w:r w:rsidR="005F5C63">
          <w:rPr>
            <w:lang w:val="en-CA"/>
          </w:rPr>
          <w:t>ped</w:t>
        </w:r>
      </w:ins>
      <w:r>
        <w:rPr>
          <w:lang w:val="en-CA"/>
        </w:rPr>
        <w:t xml:space="preserve">Feature – the cartographic element shown on a map, and </w:t>
      </w:r>
      <w:r>
        <w:rPr>
          <w:lang w:val="en-CA"/>
        </w:rPr>
        <w:lastRenderedPageBreak/>
        <w:t>the Geologic</w:t>
      </w:r>
      <w:del w:id="785" w:author="Ollie Raymond" w:date="2016-02-08T16:42:00Z">
        <w:r w:rsidDel="00A96A3A">
          <w:rPr>
            <w:lang w:val="en-CA"/>
          </w:rPr>
          <w:delText>al</w:delText>
        </w:r>
      </w:del>
      <w:r>
        <w:rPr>
          <w:lang w:val="en-CA"/>
        </w:rPr>
        <w:t xml:space="preserve">Feature it represents.  All </w:t>
      </w:r>
      <w:ins w:id="786" w:author="Eric Boisvert" w:date="2016-01-06T10:02:00Z">
        <w:r w:rsidR="00D318C0">
          <w:rPr>
            <w:lang w:val="en-CA"/>
          </w:rPr>
          <w:t xml:space="preserve">geologic </w:t>
        </w:r>
      </w:ins>
      <w:r>
        <w:rPr>
          <w:lang w:val="en-CA"/>
        </w:rPr>
        <w:t>concepts that can be represented on a map are subtypes of Geologic</w:t>
      </w:r>
      <w:del w:id="787" w:author="Ollie Raymond" w:date="2016-02-08T16:42:00Z">
        <w:r w:rsidDel="00A96A3A">
          <w:rPr>
            <w:lang w:val="en-CA"/>
          </w:rPr>
          <w:delText>al</w:delText>
        </w:r>
      </w:del>
      <w:r>
        <w:rPr>
          <w:lang w:val="en-CA"/>
        </w:rPr>
        <w:t>Feature</w:t>
      </w:r>
      <w:del w:id="788" w:author="Eric Boisvert" w:date="2016-01-06T10:02:00Z">
        <w:r w:rsidDel="00D318C0">
          <w:rPr>
            <w:lang w:val="en-CA"/>
          </w:rPr>
          <w:delText>s</w:delText>
        </w:r>
      </w:del>
      <w:del w:id="789" w:author="Eric Boisvert" w:date="2016-01-16T17:26:00Z">
        <w:r w:rsidDel="00230CDE">
          <w:rPr>
            <w:lang w:val="en-CA"/>
          </w:rPr>
          <w:delText xml:space="preserve">.   </w:delText>
        </w:r>
      </w:del>
      <w:ins w:id="790" w:author="Eric Boisvert" w:date="2016-01-16T17:26:00Z">
        <w:r w:rsidR="00230CDE">
          <w:rPr>
            <w:lang w:val="en-CA"/>
          </w:rPr>
          <w:t xml:space="preserve">.  </w:t>
        </w:r>
      </w:ins>
    </w:p>
    <w:p w14:paraId="56FEBB16" w14:textId="009B2E8A" w:rsidR="00230CDE" w:rsidRDefault="005F5C63">
      <w:pPr>
        <w:keepNext/>
        <w:rPr>
          <w:ins w:id="791" w:author="Eric Boisvert" w:date="2016-01-16T17:26:00Z"/>
        </w:rPr>
        <w:pPrChange w:id="792" w:author="Eric Boisvert" w:date="2016-01-16T17:26:00Z">
          <w:pPr/>
        </w:pPrChange>
      </w:pPr>
      <w:ins w:id="793" w:author="Ollie Raymond" w:date="2016-02-08T15:54:00Z">
        <w:r w:rsidRPr="005F5C63">
          <w:rPr>
            <w:noProof/>
            <w:lang w:val="en-AU" w:eastAsia="en-AU"/>
          </w:rPr>
          <w:t xml:space="preserve"> </w:t>
        </w:r>
        <w:r w:rsidR="001A7658">
          <w:rPr>
            <w:noProof/>
            <w:lang w:val="en-AU" w:eastAsia="en-AU"/>
          </w:rPr>
          <w:pict w14:anchorId="11187061">
            <v:shape id="_x0000_i1028" type="#_x0000_t75" style="width:467.65pt;height:275.4pt;visibility:visible;mso-wrap-style:square">
              <v:imagedata r:id="rId18" o:title=""/>
            </v:shape>
          </w:pict>
        </w:r>
      </w:ins>
    </w:p>
    <w:p w14:paraId="5BB3A466" w14:textId="38A5FBFB" w:rsidR="00230CDE" w:rsidRPr="009F4AF5" w:rsidRDefault="00230CDE">
      <w:pPr>
        <w:pStyle w:val="Caption"/>
        <w:jc w:val="center"/>
        <w:rPr>
          <w:ins w:id="794" w:author="Eric Boisvert" w:date="2016-01-16T17:26:00Z"/>
          <w:color w:val="000000"/>
          <w:lang w:val="en-CA"/>
          <w:rPrChange w:id="795" w:author="Ollie Raymond" w:date="2016-02-08T15:54:00Z">
            <w:rPr>
              <w:ins w:id="796" w:author="Eric Boisvert" w:date="2016-01-16T17:26:00Z"/>
              <w:lang w:val="en-CA"/>
            </w:rPr>
          </w:rPrChange>
        </w:rPr>
        <w:pPrChange w:id="797" w:author="Eric Boisvert" w:date="2016-01-16T17:26:00Z">
          <w:pPr/>
        </w:pPrChange>
      </w:pPr>
      <w:ins w:id="798" w:author="Eric Boisvert" w:date="2016-01-16T17:26:00Z">
        <w:r w:rsidRPr="009F4AF5">
          <w:rPr>
            <w:color w:val="000000"/>
            <w:rPrChange w:id="799" w:author="Ollie Raymond" w:date="2016-02-08T15:54:00Z">
              <w:rPr>
                <w:b/>
                <w:bCs/>
              </w:rPr>
            </w:rPrChange>
          </w:rPr>
          <w:t xml:space="preserve">Figure </w:t>
        </w:r>
        <w:r w:rsidRPr="009F4AF5">
          <w:rPr>
            <w:color w:val="000000"/>
            <w:rPrChange w:id="800" w:author="Ollie Raymond" w:date="2016-02-08T15:54:00Z">
              <w:rPr>
                <w:b/>
                <w:bCs/>
              </w:rPr>
            </w:rPrChange>
          </w:rPr>
          <w:fldChar w:fldCharType="begin"/>
        </w:r>
        <w:r w:rsidRPr="009F4AF5">
          <w:rPr>
            <w:color w:val="000000"/>
            <w:rPrChange w:id="801" w:author="Ollie Raymond" w:date="2016-02-08T15:54:00Z">
              <w:rPr>
                <w:b/>
                <w:bCs/>
              </w:rPr>
            </w:rPrChange>
          </w:rPr>
          <w:instrText xml:space="preserve"> SEQ Figure \* ARABIC </w:instrText>
        </w:r>
      </w:ins>
      <w:r w:rsidRPr="009F4AF5">
        <w:rPr>
          <w:color w:val="000000"/>
          <w:rPrChange w:id="802" w:author="Ollie Raymond" w:date="2016-02-08T15:54:00Z">
            <w:rPr>
              <w:b/>
              <w:bCs/>
            </w:rPr>
          </w:rPrChange>
        </w:rPr>
        <w:fldChar w:fldCharType="separate"/>
      </w:r>
      <w:ins w:id="803" w:author="Eric Boisvert" w:date="2016-04-03T12:16:00Z">
        <w:r w:rsidR="00652185">
          <w:rPr>
            <w:noProof/>
            <w:color w:val="000000"/>
          </w:rPr>
          <w:t>4</w:t>
        </w:r>
      </w:ins>
      <w:ins w:id="804" w:author="Eric Boisvert" w:date="2016-01-16T17:26:00Z">
        <w:r w:rsidRPr="009F4AF5">
          <w:rPr>
            <w:color w:val="000000"/>
            <w:rPrChange w:id="805" w:author="Ollie Raymond" w:date="2016-02-08T15:54:00Z">
              <w:rPr>
                <w:b/>
                <w:bCs/>
              </w:rPr>
            </w:rPrChange>
          </w:rPr>
          <w:fldChar w:fldCharType="end"/>
        </w:r>
        <w:r w:rsidRPr="009F4AF5">
          <w:rPr>
            <w:color w:val="000000"/>
            <w:rPrChange w:id="806" w:author="Ollie Raymond" w:date="2016-02-08T15:54:00Z">
              <w:rPr>
                <w:b/>
                <w:bCs/>
              </w:rPr>
            </w:rPrChange>
          </w:rPr>
          <w:t xml:space="preserve"> </w:t>
        </w:r>
      </w:ins>
      <w:r w:rsidR="00690C3D" w:rsidRPr="009F4AF5">
        <w:rPr>
          <w:color w:val="000000"/>
        </w:rPr>
        <w:t>-</w:t>
      </w:r>
      <w:ins w:id="807" w:author="Eric Boisvert" w:date="2016-01-16T17:26:00Z">
        <w:r w:rsidRPr="009F4AF5">
          <w:rPr>
            <w:color w:val="000000"/>
            <w:rPrChange w:id="808" w:author="Ollie Raymond" w:date="2016-02-08T15:54:00Z">
              <w:rPr>
                <w:b/>
                <w:bCs/>
              </w:rPr>
            </w:rPrChange>
          </w:rPr>
          <w:t xml:space="preserve"> </w:t>
        </w:r>
      </w:ins>
      <w:ins w:id="809" w:author="Ollie Raymond" w:date="2016-02-09T10:45:00Z">
        <w:r w:rsidR="00690C3D" w:rsidRPr="009F4AF5">
          <w:rPr>
            <w:color w:val="000000"/>
          </w:rPr>
          <w:t>High-level c</w:t>
        </w:r>
      </w:ins>
      <w:ins w:id="810" w:author="Eric Boisvert" w:date="2016-01-16T17:26:00Z">
        <w:del w:id="811" w:author="Ollie Raymond" w:date="2016-02-09T10:45:00Z">
          <w:r w:rsidRPr="009F4AF5" w:rsidDel="00690C3D">
            <w:rPr>
              <w:color w:val="000000"/>
              <w:rPrChange w:id="812" w:author="Ollie Raymond" w:date="2016-02-08T15:54:00Z">
                <w:rPr>
                  <w:b/>
                  <w:bCs/>
                </w:rPr>
              </w:rPrChange>
            </w:rPr>
            <w:delText>C</w:delText>
          </w:r>
        </w:del>
        <w:r w:rsidRPr="009F4AF5">
          <w:rPr>
            <w:color w:val="000000"/>
            <w:rPrChange w:id="813" w:author="Ollie Raymond" w:date="2016-02-08T15:54:00Z">
              <w:rPr>
                <w:b/>
                <w:bCs/>
              </w:rPr>
            </w:rPrChange>
          </w:rPr>
          <w:t>onceptual model</w:t>
        </w:r>
      </w:ins>
      <w:ins w:id="814" w:author="Boisvert, Eric" w:date="2016-03-29T08:31:00Z">
        <w:r w:rsidR="00BF2A41">
          <w:rPr>
            <w:color w:val="000000"/>
          </w:rPr>
          <w:t>.</w:t>
        </w:r>
      </w:ins>
    </w:p>
    <w:p w14:paraId="15B6D491" w14:textId="77777777" w:rsidR="00230CDE" w:rsidRDefault="00230CDE" w:rsidP="00681747">
      <w:pPr>
        <w:rPr>
          <w:ins w:id="815"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816" w:author="Boisvert, Eric" w:date="2016-04-01T07:54:00Z">
        <w:r w:rsidR="00E21DD0" w:rsidRPr="00690C3D">
          <w:t xml:space="preserve">Figure </w:t>
        </w:r>
        <w:r w:rsidR="00E21DD0">
          <w:rPr>
            <w:noProof/>
          </w:rPr>
          <w:t>4</w:t>
        </w:r>
      </w:ins>
      <w:ins w:id="817" w:author="Eric Boisvert" w:date="2016-03-28T16:06:00Z">
        <w:del w:id="818" w:author="Boisvert, Eric" w:date="2016-04-01T07:53:00Z">
          <w:r w:rsidR="003842F3" w:rsidRPr="00690C3D" w:rsidDel="00E21DD0">
            <w:delText xml:space="preserve">Figure </w:delText>
          </w:r>
          <w:r w:rsidR="003842F3" w:rsidDel="00E21DD0">
            <w:rPr>
              <w:noProof/>
            </w:rPr>
            <w:delText>4</w:delText>
          </w:r>
        </w:del>
      </w:ins>
      <w:del w:id="819" w:author="Boisvert, Eric" w:date="2016-04-01T07:53:00Z">
        <w:r w:rsidDel="00E21DD0">
          <w:delText xml:space="preserve">Figure </w:delText>
        </w:r>
        <w:r w:rsidDel="00E21DD0">
          <w:rPr>
            <w:noProof/>
          </w:rPr>
          <w:delText>1</w:delText>
        </w:r>
      </w:del>
      <w:r>
        <w:rPr>
          <w:lang w:val="en-CA"/>
        </w:rPr>
        <w:fldChar w:fldCharType="end"/>
      </w:r>
      <w:ins w:id="820"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21" w:author="Eric Boisvert" w:date="2016-01-06T10:03:00Z">
        <w:r w:rsidDel="00D318C0">
          <w:rPr>
            <w:lang w:val="en-CA"/>
          </w:rPr>
          <w:delText>s</w:delText>
        </w:r>
      </w:del>
      <w:r>
        <w:rPr>
          <w:lang w:val="en-CA"/>
        </w:rPr>
        <w:t xml:space="preserve"> (O&amp;M) subtypes.</w:t>
      </w:r>
    </w:p>
    <w:p w14:paraId="057035A4" w14:textId="5137847E" w:rsidR="00681747" w:rsidRDefault="001A7658" w:rsidP="00681747">
      <w:pPr>
        <w:keepNext/>
      </w:pPr>
      <w:r>
        <w:rPr>
          <w:noProof/>
          <w:lang w:val="en-CA" w:eastAsia="en-CA"/>
        </w:rPr>
        <w:lastRenderedPageBreak/>
        <w:pict w14:anchorId="19DD133B">
          <v:shape id="_x0000_i1029" type="#_x0000_t75" style="width:433.4pt;height:235.55pt;visibility:visible;mso-wrap-style:square">
            <v:imagedata r:id="rId19" o:title=""/>
          </v:shape>
        </w:pict>
      </w:r>
    </w:p>
    <w:p w14:paraId="3CC68821" w14:textId="52C0B070" w:rsidR="00681747" w:rsidRPr="00690C3D" w:rsidRDefault="00681747" w:rsidP="00690C3D">
      <w:pPr>
        <w:pStyle w:val="Caption"/>
        <w:jc w:val="center"/>
        <w:rPr>
          <w:color w:val="auto"/>
          <w:lang w:val="en-CA"/>
        </w:rPr>
      </w:pPr>
      <w:bookmarkStart w:id="822"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23" w:author="Eric Boisvert" w:date="2016-04-03T12:16:00Z">
        <w:r w:rsidR="00652185">
          <w:rPr>
            <w:noProof/>
            <w:color w:val="auto"/>
          </w:rPr>
          <w:t>5</w:t>
        </w:r>
      </w:ins>
      <w:ins w:id="824" w:author="Boisvert, Eric" w:date="2016-04-01T13:15:00Z">
        <w:del w:id="825" w:author="Eric Boisvert" w:date="2016-04-02T15:34:00Z">
          <w:r w:rsidR="008D755A" w:rsidDel="004F09EE">
            <w:rPr>
              <w:noProof/>
              <w:color w:val="auto"/>
            </w:rPr>
            <w:delText>5</w:delText>
          </w:r>
        </w:del>
      </w:ins>
      <w:del w:id="826" w:author="Eric Boisvert" w:date="2016-04-02T15:34:00Z">
        <w:r w:rsidR="00090DCF" w:rsidRPr="00690C3D" w:rsidDel="004F09EE">
          <w:rPr>
            <w:noProof/>
            <w:color w:val="auto"/>
          </w:rPr>
          <w:delText>3</w:delText>
        </w:r>
      </w:del>
      <w:r w:rsidR="00673E83" w:rsidRPr="00690C3D">
        <w:rPr>
          <w:noProof/>
          <w:color w:val="auto"/>
        </w:rPr>
        <w:fldChar w:fldCharType="end"/>
      </w:r>
      <w:bookmarkEnd w:id="822"/>
      <w:r w:rsidRPr="00690C3D">
        <w:rPr>
          <w:color w:val="auto"/>
        </w:rPr>
        <w:t xml:space="preserve"> </w:t>
      </w:r>
      <w:r w:rsidR="00690C3D">
        <w:rPr>
          <w:color w:val="auto"/>
        </w:rPr>
        <w:t xml:space="preserve">- </w:t>
      </w:r>
      <w:r w:rsidRPr="00690C3D">
        <w:rPr>
          <w:color w:val="auto"/>
        </w:rPr>
        <w:t>Core feature model for GeoSciML</w:t>
      </w:r>
      <w:ins w:id="827"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828" w:author="Eric Boisvert" w:date="2015-10-27T17:03:00Z">
        <w:r w:rsidDel="00B33100">
          <w:rPr>
            <w:lang w:val="en-CA"/>
          </w:rPr>
          <w:delText xml:space="preserve">Relation </w:delText>
        </w:r>
      </w:del>
      <w:ins w:id="829"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30"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31" w:author="Eric Boisvert" w:date="2016-01-09T01:16:00Z"/>
          <w:lang w:val="en-CA"/>
        </w:rPr>
        <w:pPrChange w:id="832" w:author="Eric Boisvert" w:date="2016-01-09T01:16:00Z">
          <w:pPr/>
        </w:pPrChange>
      </w:pPr>
      <w:bookmarkStart w:id="833" w:name="_Ref440065627"/>
      <w:bookmarkStart w:id="834" w:name="_Toc447367120"/>
      <w:ins w:id="835" w:author="Eric Boisvert" w:date="2016-01-09T01:15:00Z">
        <w:r>
          <w:rPr>
            <w:lang w:val="en-CA"/>
          </w:rPr>
          <w:t>AbstractDescription classes</w:t>
        </w:r>
      </w:ins>
      <w:bookmarkEnd w:id="833"/>
      <w:bookmarkEnd w:id="834"/>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836"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1A7658">
      <w:pPr>
        <w:keepNext/>
        <w:jc w:val="center"/>
        <w:pPrChange w:id="837" w:author="Ollie Raymond" w:date="2016-02-12T09:54:00Z">
          <w:pPr>
            <w:keepNext/>
          </w:pPr>
        </w:pPrChange>
      </w:pPr>
      <w:r>
        <w:rPr>
          <w:noProof/>
          <w:lang w:val="en-CA" w:eastAsia="en-CA"/>
        </w:rPr>
        <w:lastRenderedPageBreak/>
        <w:pict w14:anchorId="4781C8BC">
          <v:shape id="_x0000_i1030" type="#_x0000_t75" style="width:234.15pt;height:345.3pt;visibility:visible;mso-wrap-style:square">
            <v:imagedata r:id="rId20" o:title=""/>
          </v:shape>
        </w:pict>
      </w:r>
    </w:p>
    <w:p w14:paraId="3CFC74DF" w14:textId="453D93E0"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38" w:author="Eric Boisvert" w:date="2016-04-03T12:16:00Z">
        <w:r w:rsidR="00652185">
          <w:rPr>
            <w:noProof/>
            <w:color w:val="auto"/>
          </w:rPr>
          <w:t>6</w:t>
        </w:r>
      </w:ins>
      <w:ins w:id="839" w:author="Boisvert, Eric" w:date="2016-04-01T13:15:00Z">
        <w:del w:id="840" w:author="Eric Boisvert" w:date="2016-04-02T15:34:00Z">
          <w:r w:rsidR="008D755A" w:rsidDel="004F09EE">
            <w:rPr>
              <w:noProof/>
              <w:color w:val="auto"/>
            </w:rPr>
            <w:delText>6</w:delText>
          </w:r>
        </w:del>
      </w:ins>
      <w:del w:id="841" w:author="Eric Boisvert" w:date="2016-04-02T15:34:00Z">
        <w:r w:rsidR="00090DCF" w:rsidRPr="00690C3D" w:rsidDel="004F09EE">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842"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843"/>
      <w:r w:rsidR="00861954">
        <w:rPr>
          <w:lang w:val="en-CA"/>
        </w:rPr>
        <w:t xml:space="preserve">need to be added to a leaf class.  Properties added </w:t>
      </w:r>
      <w:del w:id="844" w:author="Eric Boisvert" w:date="2016-02-27T12:04:00Z">
        <w:r w:rsidR="00861954" w:rsidDel="004725FE">
          <w:rPr>
            <w:lang w:val="en-CA"/>
          </w:rPr>
          <w:delText>to a</w:delText>
        </w:r>
      </w:del>
      <w:ins w:id="845"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843"/>
      <w:r w:rsidR="00690C3D">
        <w:rPr>
          <w:rStyle w:val="CommentReference"/>
        </w:rPr>
        <w:commentReference w:id="843"/>
      </w:r>
      <w:r w:rsidR="00DA2FDF">
        <w:rPr>
          <w:lang w:val="en-CA"/>
        </w:rPr>
        <w:t>G</w:t>
      </w:r>
      <w:r w:rsidR="00861954">
        <w:t>eoSciML uses a</w:t>
      </w:r>
      <w:ins w:id="846" w:author="Boisvert, Eric" w:date="2015-10-16T08:01:00Z">
        <w:r w:rsidR="000077DC">
          <w:t>n</w:t>
        </w:r>
      </w:ins>
      <w:r w:rsidR="00861954">
        <w:t xml:space="preserve"> </w:t>
      </w:r>
      <w:ins w:id="847" w:author="Boisvert, Eric" w:date="2015-10-16T08:01:00Z">
        <w:r w:rsidR="000077DC">
          <w:t xml:space="preserve">extension </w:t>
        </w:r>
      </w:ins>
      <w:r w:rsidR="00861954">
        <w:t xml:space="preserve">pattern </w:t>
      </w:r>
      <w:del w:id="848" w:author="Boisvert, Eric" w:date="2015-10-16T08:01:00Z">
        <w:r w:rsidR="00861954" w:rsidDel="000077DC">
          <w:delText xml:space="preserve">extension </w:delText>
        </w:r>
      </w:del>
      <w:r w:rsidR="00861954">
        <w:t xml:space="preserve">by </w:t>
      </w:r>
      <w:ins w:id="849" w:author="Eric Boisvert" w:date="2016-01-09T01:16:00Z">
        <w:r w:rsidR="00895888">
          <w:t xml:space="preserve">abstract </w:t>
        </w:r>
      </w:ins>
      <w:r w:rsidR="00861954">
        <w:t>property blocks</w:t>
      </w:r>
      <w:r w:rsidR="00690C3D">
        <w:t xml:space="preserve"> or ‘</w:t>
      </w:r>
      <w:ins w:id="850" w:author="Eric Boisvert" w:date="2016-01-09T01:16:00Z">
        <w:r w:rsidR="00895888">
          <w:t>AbstractDescription</w:t>
        </w:r>
      </w:ins>
      <w:r w:rsidR="00690C3D">
        <w:t>’</w:t>
      </w:r>
      <w:ins w:id="851" w:author="Eric Boisvert" w:date="2016-01-09T01:16:00Z">
        <w:r w:rsidR="00895888">
          <w:t xml:space="preserve"> classes</w:t>
        </w:r>
      </w:ins>
      <w:r w:rsidR="00690C3D">
        <w:t xml:space="preserve"> (Fig. 6</w:t>
      </w:r>
      <w:ins w:id="852" w:author="Eric Boisvert" w:date="2016-01-09T01:16:00Z">
        <w:r w:rsidR="00895888">
          <w:t>)</w:t>
        </w:r>
      </w:ins>
      <w:r w:rsidR="00861954">
        <w:t xml:space="preserve">.  Blocks of properties are organized in their own </w:t>
      </w:r>
      <w:del w:id="853" w:author="Eric Boisvert" w:date="2016-03-28T12:35:00Z">
        <w:r w:rsidR="00861954" w:rsidDel="00A173A4">
          <w:delText xml:space="preserve">type </w:delText>
        </w:r>
      </w:del>
      <w:ins w:id="854" w:author="Eric Boisvert" w:date="2016-03-28T12:35:00Z">
        <w:r w:rsidR="00A173A4">
          <w:t xml:space="preserve">Datatype </w:t>
        </w:r>
      </w:ins>
      <w:ins w:id="855" w:author="Ollie Raymond" w:date="2016-02-09T10:57:00Z">
        <w:del w:id="856" w:author="Eric Boisvert" w:date="2016-03-28T12:35:00Z">
          <w:r w:rsidR="00A75711" w:rsidDel="00A173A4">
            <w:delText xml:space="preserve">class </w:delText>
          </w:r>
        </w:del>
      </w:ins>
      <w:del w:id="857" w:author="Eric Boisvert" w:date="2016-03-28T12:35:00Z">
        <w:r w:rsidR="00861954" w:rsidDel="00A173A4">
          <w:delText>and associated to the</w:delText>
        </w:r>
      </w:del>
      <w:ins w:id="858" w:author="Eric Boisvert" w:date="2016-03-28T12:35:00Z">
        <w:r w:rsidR="00A173A4">
          <w:t xml:space="preserve"> subtyping</w:t>
        </w:r>
      </w:ins>
      <w:r w:rsidR="00861954">
        <w:t xml:space="preserve"> </w:t>
      </w:r>
      <w:ins w:id="859" w:author="Ollie Raymond" w:date="2016-02-09T11:06:00Z">
        <w:r w:rsidR="00EF48A6">
          <w:t>AbstractDescription</w:t>
        </w:r>
        <w:del w:id="860" w:author="Eric Boisvert" w:date="2016-03-28T12:35:00Z">
          <w:r w:rsidR="00EF48A6" w:rsidDel="00A173A4">
            <w:delText xml:space="preserve"> </w:delText>
          </w:r>
        </w:del>
      </w:ins>
      <w:del w:id="861" w:author="Eric Boisvert" w:date="2016-03-28T12:35:00Z">
        <w:r w:rsidR="00861954" w:rsidDel="00A173A4">
          <w:delText>class</w:delText>
        </w:r>
      </w:del>
      <w:r w:rsidR="00690C3D">
        <w:t>.</w:t>
      </w:r>
    </w:p>
    <w:p w14:paraId="2A48355A" w14:textId="1A619957" w:rsidR="00DA2FDF" w:rsidRDefault="001A7658" w:rsidP="00DA2FDF">
      <w:pPr>
        <w:keepNext/>
      </w:pPr>
      <w:r>
        <w:rPr>
          <w:noProof/>
          <w:lang w:val="en-CA" w:eastAsia="en-CA"/>
        </w:rPr>
        <w:lastRenderedPageBreak/>
        <w:pict w14:anchorId="6E99B92B">
          <v:shape id="_x0000_i1031" type="#_x0000_t75" style="width:432.7pt;height:216.7pt;visibility:visible;mso-wrap-style:square">
            <v:imagedata r:id="rId21" o:title=""/>
          </v:shape>
        </w:pict>
      </w:r>
    </w:p>
    <w:p w14:paraId="2F3374EB" w14:textId="665ED463" w:rsidR="00861954" w:rsidRPr="00EF48A6" w:rsidRDefault="00DA2FDF">
      <w:pPr>
        <w:pStyle w:val="Caption"/>
        <w:jc w:val="center"/>
        <w:rPr>
          <w:color w:val="auto"/>
          <w:rPrChange w:id="862" w:author="Ollie Raymond" w:date="2016-02-09T11:07:00Z">
            <w:rPr/>
          </w:rPrChange>
        </w:rPr>
        <w:pPrChange w:id="863" w:author="Ollie Raymond" w:date="2016-02-09T11:07:00Z">
          <w:pPr>
            <w:pStyle w:val="Caption"/>
          </w:pPr>
        </w:pPrChange>
      </w:pPr>
      <w:r w:rsidRPr="00EF48A6">
        <w:rPr>
          <w:color w:val="auto"/>
          <w:rPrChange w:id="864" w:author="Ollie Raymond" w:date="2016-02-09T11:07:00Z">
            <w:rPr/>
          </w:rPrChange>
        </w:rPr>
        <w:t xml:space="preserve">Figure </w:t>
      </w:r>
      <w:r w:rsidR="00673E83" w:rsidRPr="00EF48A6">
        <w:rPr>
          <w:color w:val="auto"/>
          <w:rPrChange w:id="865" w:author="Ollie Raymond" w:date="2016-02-09T11:07:00Z">
            <w:rPr/>
          </w:rPrChange>
        </w:rPr>
        <w:fldChar w:fldCharType="begin"/>
      </w:r>
      <w:r w:rsidR="00673E83" w:rsidRPr="00EF48A6">
        <w:rPr>
          <w:color w:val="auto"/>
          <w:rPrChange w:id="866" w:author="Ollie Raymond" w:date="2016-02-09T11:07:00Z">
            <w:rPr/>
          </w:rPrChange>
        </w:rPr>
        <w:instrText xml:space="preserve"> SEQ Figure \* ARABIC </w:instrText>
      </w:r>
      <w:r w:rsidR="00673E83" w:rsidRPr="00EF48A6">
        <w:rPr>
          <w:color w:val="auto"/>
          <w:rPrChange w:id="867" w:author="Ollie Raymond" w:date="2016-02-09T11:07:00Z">
            <w:rPr>
              <w:noProof/>
            </w:rPr>
          </w:rPrChange>
        </w:rPr>
        <w:fldChar w:fldCharType="separate"/>
      </w:r>
      <w:ins w:id="868" w:author="Eric Boisvert" w:date="2016-04-03T12:16:00Z">
        <w:r w:rsidR="00652185">
          <w:rPr>
            <w:noProof/>
            <w:color w:val="auto"/>
          </w:rPr>
          <w:t>7</w:t>
        </w:r>
      </w:ins>
      <w:ins w:id="869" w:author="Boisvert, Eric" w:date="2016-04-01T13:15:00Z">
        <w:del w:id="870" w:author="Eric Boisvert" w:date="2016-04-02T15:34:00Z">
          <w:r w:rsidR="008D755A" w:rsidDel="004F09EE">
            <w:rPr>
              <w:noProof/>
              <w:color w:val="auto"/>
            </w:rPr>
            <w:delText>7</w:delText>
          </w:r>
        </w:del>
      </w:ins>
      <w:del w:id="871" w:author="Eric Boisvert" w:date="2016-04-02T15:34:00Z">
        <w:r w:rsidR="00090DCF" w:rsidRPr="00EF48A6" w:rsidDel="004F09EE">
          <w:rPr>
            <w:noProof/>
            <w:color w:val="auto"/>
            <w:rPrChange w:id="872" w:author="Ollie Raymond" w:date="2016-02-09T11:07:00Z">
              <w:rPr>
                <w:noProof/>
              </w:rPr>
            </w:rPrChange>
          </w:rPr>
          <w:delText>5</w:delText>
        </w:r>
      </w:del>
      <w:r w:rsidR="00673E83" w:rsidRPr="00EF48A6">
        <w:rPr>
          <w:noProof/>
          <w:color w:val="auto"/>
          <w:rPrChange w:id="873" w:author="Ollie Raymond" w:date="2016-02-09T11:07:00Z">
            <w:rPr>
              <w:noProof/>
            </w:rPr>
          </w:rPrChange>
        </w:rPr>
        <w:fldChar w:fldCharType="end"/>
      </w:r>
      <w:r w:rsidRPr="00EF48A6">
        <w:rPr>
          <w:color w:val="auto"/>
          <w:rPrChange w:id="874" w:author="Ollie Raymond" w:date="2016-02-09T11:07:00Z">
            <w:rPr/>
          </w:rPrChange>
        </w:rPr>
        <w:t xml:space="preserve"> </w:t>
      </w:r>
      <w:ins w:id="875" w:author="Ollie Raymond" w:date="2016-02-09T11:07:00Z">
        <w:r w:rsidR="00EF48A6">
          <w:rPr>
            <w:color w:val="auto"/>
          </w:rPr>
          <w:t>-</w:t>
        </w:r>
      </w:ins>
      <w:del w:id="876" w:author="Ollie Raymond" w:date="2016-02-09T11:07:00Z">
        <w:r w:rsidRPr="00EF48A6" w:rsidDel="00EF48A6">
          <w:rPr>
            <w:color w:val="auto"/>
            <w:rPrChange w:id="877" w:author="Ollie Raymond" w:date="2016-02-09T11:07:00Z">
              <w:rPr/>
            </w:rPrChange>
          </w:rPr>
          <w:delText>:</w:delText>
        </w:r>
      </w:del>
      <w:r w:rsidRPr="00EF48A6">
        <w:rPr>
          <w:color w:val="auto"/>
          <w:rPrChange w:id="878" w:author="Ollie Raymond" w:date="2016-02-09T11:07:00Z">
            <w:rPr/>
          </w:rPrChange>
        </w:rPr>
        <w:t xml:space="preserve"> Extension pattern using a property block (</w:t>
      </w:r>
      <w:ins w:id="879" w:author="Eric Boisvert" w:date="2016-01-09T01:17:00Z">
        <w:r w:rsidR="00895888" w:rsidRPr="00EF48A6">
          <w:rPr>
            <w:color w:val="auto"/>
            <w:rPrChange w:id="880" w:author="Ollie Raymond" w:date="2016-02-09T11:07:00Z">
              <w:rPr/>
            </w:rPrChange>
          </w:rPr>
          <w:t>Abstract</w:t>
        </w:r>
      </w:ins>
      <w:r w:rsidRPr="00EF48A6">
        <w:rPr>
          <w:color w:val="auto"/>
          <w:rPrChange w:id="881" w:author="Ollie Raymond" w:date="2016-02-09T11:07:00Z">
            <w:rPr/>
          </w:rPrChange>
        </w:rPr>
        <w:t>Description class)</w:t>
      </w:r>
      <w:ins w:id="882"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883" w:author="Ollie Raymond" w:date="2016-02-09T11:07:00Z">
        <w:r>
          <w:t>It d</w:t>
        </w:r>
      </w:ins>
      <w:del w:id="884"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ListParagraph"/>
        <w:numPr>
          <w:ilvl w:val="0"/>
          <w:numId w:val="16"/>
        </w:numPr>
      </w:pPr>
      <w:r>
        <w:t xml:space="preserve">Extra properties can be defined </w:t>
      </w:r>
      <w:ins w:id="885" w:author="Ollie Raymond" w:date="2016-02-09T11:08:00Z">
        <w:r w:rsidR="00EF48A6">
          <w:t xml:space="preserve">and used </w:t>
        </w:r>
      </w:ins>
      <w:r>
        <w:t xml:space="preserve">by a </w:t>
      </w:r>
      <w:ins w:id="886" w:author="Ollie Raymond" w:date="2016-02-09T11:08:00Z">
        <w:r w:rsidR="00EF48A6">
          <w:t xml:space="preserve">other user </w:t>
        </w:r>
      </w:ins>
      <w:r>
        <w:t>communit</w:t>
      </w:r>
      <w:del w:id="887" w:author="Ollie Raymond" w:date="2016-02-09T11:08:00Z">
        <w:r w:rsidDel="00EF48A6">
          <w:delText>y</w:delText>
        </w:r>
      </w:del>
      <w:ins w:id="888" w:author="Ollie Raymond" w:date="2016-02-09T11:08:00Z">
        <w:r w:rsidR="00EF48A6">
          <w:t>ies</w:t>
        </w:r>
      </w:ins>
      <w:r>
        <w:t xml:space="preserve"> </w:t>
      </w:r>
      <w:del w:id="889" w:author="Ollie Raymond" w:date="2016-02-09T11:08:00Z">
        <w:r w:rsidDel="00EF48A6">
          <w:delText>and use by another one</w:delText>
        </w:r>
        <w:r w:rsidR="00595C96" w:rsidDel="00EF48A6">
          <w:delText xml:space="preserve"> </w:delText>
        </w:r>
      </w:del>
      <w:r w:rsidR="00595C96">
        <w:t>(</w:t>
      </w:r>
      <w:del w:id="890" w:author="Ollie Raymond" w:date="2016-02-09T11:08:00Z">
        <w:r w:rsidR="00595C96" w:rsidDel="00EF48A6">
          <w:delText>for example</w:delText>
        </w:r>
      </w:del>
      <w:ins w:id="891" w:author="Ollie Raymond" w:date="2016-02-09T11:08:00Z">
        <w:r w:rsidR="00EF48A6">
          <w:t>e.g.</w:t>
        </w:r>
      </w:ins>
      <w:r w:rsidR="00595C96">
        <w:t xml:space="preserve">, properties added by </w:t>
      </w:r>
      <w:ins w:id="892" w:author="Ollie Raymond" w:date="2016-02-09T11:08:00Z">
        <w:r w:rsidR="00EF48A6">
          <w:t xml:space="preserve">a </w:t>
        </w:r>
      </w:ins>
      <w:r w:rsidR="00595C96">
        <w:t>geophysic</w:t>
      </w:r>
      <w:ins w:id="893" w:author="Ollie Raymond" w:date="2016-02-09T11:08:00Z">
        <w:r w:rsidR="00EF48A6">
          <w:t>al</w:t>
        </w:r>
      </w:ins>
      <w:r w:rsidR="00595C96">
        <w:t xml:space="preserve"> application could be reused by groundwater applications)</w:t>
      </w:r>
      <w:ins w:id="894" w:author="Boisvert, Eric" w:date="2016-03-29T08:06:00Z">
        <w:r w:rsidR="007A7721">
          <w:t>.</w:t>
        </w:r>
      </w:ins>
    </w:p>
    <w:p w14:paraId="12F91C24" w14:textId="39D15120" w:rsidR="00DA2FDF" w:rsidRDefault="000077DC" w:rsidP="00DA2FDF">
      <w:pPr>
        <w:rPr>
          <w:ins w:id="895" w:author="Boisvert, Eric" w:date="2015-10-16T08:08:00Z"/>
        </w:rPr>
      </w:pPr>
      <w:ins w:id="896" w:author="Boisvert, Eric" w:date="2015-10-16T08:00:00Z">
        <w:r>
          <w:t xml:space="preserve">GeoSciML Basic contains </w:t>
        </w:r>
      </w:ins>
      <w:ins w:id="897" w:author="Ollie Raymond" w:date="2016-02-09T11:09:00Z">
        <w:r w:rsidR="00EF48A6">
          <w:t>nine</w:t>
        </w:r>
      </w:ins>
      <w:ins w:id="898" w:author="Boisvert, Eric" w:date="2015-10-16T08:19:00Z">
        <w:del w:id="899" w:author="Ollie Raymond" w:date="2016-02-09T11:09:00Z">
          <w:r w:rsidDel="00EF48A6">
            <w:delText>9</w:delText>
          </w:r>
        </w:del>
      </w:ins>
      <w:ins w:id="900" w:author="Boisvert, Eric" w:date="2015-10-16T08:00:00Z">
        <w:r>
          <w:t xml:space="preserve"> </w:t>
        </w:r>
      </w:ins>
      <w:ins w:id="901" w:author="Boisvert, Eric" w:date="2015-10-16T08:06:00Z">
        <w:r>
          <w:t>stu</w:t>
        </w:r>
      </w:ins>
      <w:ins w:id="902" w:author="Boisvert, Eric" w:date="2015-10-16T08:07:00Z">
        <w:r>
          <w:t>b</w:t>
        </w:r>
      </w:ins>
      <w:ins w:id="903" w:author="Boisvert, Eric" w:date="2015-10-16T08:06:00Z">
        <w:r>
          <w:t xml:space="preserve"> </w:t>
        </w:r>
      </w:ins>
      <w:ins w:id="904" w:author="Boisvert, Eric" w:date="2015-10-16T08:07:00Z">
        <w:del w:id="905" w:author="Ollie Raymond" w:date="2016-02-09T11:09:00Z">
          <w:r w:rsidDel="00EF48A6">
            <w:delText>a</w:delText>
          </w:r>
        </w:del>
      </w:ins>
      <w:ins w:id="906" w:author="Ollie Raymond" w:date="2016-02-09T11:09:00Z">
        <w:r w:rsidR="00EF48A6">
          <w:t>A</w:t>
        </w:r>
      </w:ins>
      <w:ins w:id="907" w:author="Boisvert, Eric" w:date="2015-10-16T08:07:00Z">
        <w:r>
          <w:t>bstract</w:t>
        </w:r>
      </w:ins>
      <w:ins w:id="908" w:author="Ollie Raymond" w:date="2016-02-09T11:09:00Z">
        <w:r w:rsidR="00EF48A6">
          <w:t>Description</w:t>
        </w:r>
      </w:ins>
      <w:ins w:id="909" w:author="Boisvert, Eric" w:date="2015-10-16T08:07:00Z">
        <w:r>
          <w:t xml:space="preserve"> </w:t>
        </w:r>
      </w:ins>
      <w:ins w:id="910" w:author="Boisvert, Eric" w:date="2015-10-16T08:06:00Z">
        <w:r>
          <w:t>classes</w:t>
        </w:r>
      </w:ins>
      <w:ins w:id="911" w:author="Boisvert, Eric" w:date="2015-10-16T08:19:00Z">
        <w:r>
          <w:t xml:space="preserve"> </w:t>
        </w:r>
      </w:ins>
      <w:del w:id="912" w:author="Eric Boisvert" w:date="2016-01-09T01:17:00Z">
        <w:r w:rsidR="00595C96" w:rsidDel="00895888">
          <w:delText>concretised</w:delText>
        </w:r>
      </w:del>
      <w:ins w:id="913" w:author="Boisvert, Eric" w:date="2015-10-16T08:19:00Z">
        <w:del w:id="914" w:author="Eric Boisvert" w:date="2016-01-09T01:17:00Z">
          <w:r w:rsidDel="00895888">
            <w:delText xml:space="preserve"> </w:delText>
          </w:r>
        </w:del>
      </w:ins>
      <w:ins w:id="915" w:author="Eric Boisvert" w:date="2016-01-09T01:17:00Z">
        <w:r w:rsidR="00895888">
          <w:t xml:space="preserve">materialised </w:t>
        </w:r>
      </w:ins>
      <w:ins w:id="916" w:author="Boisvert, Eric" w:date="2015-10-16T08:19:00Z">
        <w:r>
          <w:t xml:space="preserve">in GeoSciML </w:t>
        </w:r>
      </w:ins>
      <w:ins w:id="917" w:author="Ollie Raymond" w:date="2016-02-09T11:09:00Z">
        <w:r w:rsidR="00EF48A6">
          <w:t>E</w:t>
        </w:r>
      </w:ins>
      <w:ins w:id="918" w:author="Boisvert, Eric" w:date="2015-10-16T08:19:00Z">
        <w:del w:id="919" w:author="Ollie Raymond" w:date="2016-02-09T11:09:00Z">
          <w:r w:rsidDel="00EF48A6">
            <w:delText>e</w:delText>
          </w:r>
        </w:del>
        <w:r>
          <w:t>xtension</w:t>
        </w:r>
      </w:ins>
      <w:ins w:id="920" w:author="Boisvert, Eric" w:date="2015-10-16T08:20:00Z">
        <w:r>
          <w:t xml:space="preserve"> (</w:t>
        </w:r>
        <w:r>
          <w:fldChar w:fldCharType="begin"/>
        </w:r>
        <w:r>
          <w:instrText xml:space="preserve"> REF _Ref432746974 \h </w:instrText>
        </w:r>
      </w:ins>
      <w:r>
        <w:fldChar w:fldCharType="separate"/>
      </w:r>
      <w:ins w:id="921" w:author="Boisvert, Eric" w:date="2016-04-01T07:54:00Z">
        <w:r w:rsidR="00E21DD0" w:rsidRPr="00E21DD0">
          <w:t xml:space="preserve">Table </w:t>
        </w:r>
        <w:r w:rsidR="00E21DD0">
          <w:rPr>
            <w:noProof/>
          </w:rPr>
          <w:t>1</w:t>
        </w:r>
      </w:ins>
      <w:ins w:id="922" w:author="Eric Boisvert" w:date="2016-03-28T16:06:00Z">
        <w:del w:id="923" w:author="Boisvert, Eric" w:date="2016-04-01T07:53:00Z">
          <w:r w:rsidR="003842F3" w:rsidRPr="003842F3" w:rsidDel="00E21DD0">
            <w:delText xml:space="preserve">Table </w:delText>
          </w:r>
          <w:r w:rsidR="003842F3" w:rsidDel="00E21DD0">
            <w:rPr>
              <w:noProof/>
            </w:rPr>
            <w:delText>1</w:delText>
          </w:r>
        </w:del>
      </w:ins>
      <w:ins w:id="924" w:author="Boisvert, Eric" w:date="2015-10-16T08:20:00Z">
        <w:r>
          <w:fldChar w:fldCharType="end"/>
        </w:r>
        <w:r>
          <w:t>)</w:t>
        </w:r>
      </w:ins>
      <w:ins w:id="925" w:author="Boisvert, Eric" w:date="2015-10-16T08:19:00Z">
        <w:r>
          <w:t>.</w:t>
        </w:r>
      </w:ins>
    </w:p>
    <w:p w14:paraId="434C3884" w14:textId="546E7A46" w:rsidR="000077DC" w:rsidRPr="00EF48A6" w:rsidRDefault="000077DC" w:rsidP="004D3EF3">
      <w:pPr>
        <w:pStyle w:val="Caption"/>
        <w:keepNext/>
        <w:rPr>
          <w:ins w:id="926" w:author="Boisvert, Eric" w:date="2015-10-16T08:20:00Z"/>
          <w:color w:val="auto"/>
          <w:rPrChange w:id="927" w:author="Ollie Raymond" w:date="2016-02-09T11:09:00Z">
            <w:rPr>
              <w:ins w:id="928" w:author="Boisvert, Eric" w:date="2015-10-16T08:20:00Z"/>
            </w:rPr>
          </w:rPrChange>
        </w:rPr>
      </w:pPr>
      <w:bookmarkStart w:id="929" w:name="_Ref432746974"/>
      <w:ins w:id="930" w:author="Boisvert, Eric" w:date="2015-10-16T08:20:00Z">
        <w:r w:rsidRPr="00EF48A6">
          <w:rPr>
            <w:color w:val="auto"/>
            <w:rPrChange w:id="931" w:author="Ollie Raymond" w:date="2016-02-09T11:09:00Z">
              <w:rPr/>
            </w:rPrChange>
          </w:rPr>
          <w:t xml:space="preserve">Table </w:t>
        </w:r>
      </w:ins>
      <w:ins w:id="932"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33" w:author="Boisvert, Eric" w:date="2016-04-01T07:54:00Z">
        <w:r w:rsidR="00E21DD0">
          <w:rPr>
            <w:noProof/>
            <w:color w:val="auto"/>
          </w:rPr>
          <w:t>1</w:t>
        </w:r>
      </w:ins>
      <w:ins w:id="934" w:author="Eric Boisvert" w:date="2016-02-14T13:33:00Z">
        <w:r w:rsidR="00415E41">
          <w:rPr>
            <w:color w:val="auto"/>
          </w:rPr>
          <w:fldChar w:fldCharType="end"/>
        </w:r>
      </w:ins>
      <w:ins w:id="935" w:author="Boisvert, Eric" w:date="2015-10-16T08:20:00Z">
        <w:del w:id="936" w:author="Eric Boisvert" w:date="2016-01-24T14:33:00Z">
          <w:r w:rsidRPr="00EF48A6" w:rsidDel="007F17CE">
            <w:rPr>
              <w:color w:val="auto"/>
              <w:rPrChange w:id="937" w:author="Ollie Raymond" w:date="2016-02-09T11:09:00Z">
                <w:rPr/>
              </w:rPrChange>
            </w:rPr>
            <w:fldChar w:fldCharType="begin"/>
          </w:r>
          <w:r w:rsidRPr="00EF48A6" w:rsidDel="007F17CE">
            <w:rPr>
              <w:color w:val="auto"/>
              <w:rPrChange w:id="938" w:author="Ollie Raymond" w:date="2016-02-09T11:09:00Z">
                <w:rPr/>
              </w:rPrChange>
            </w:rPr>
            <w:delInstrText xml:space="preserve"> SEQ Table \* ARABIC </w:delInstrText>
          </w:r>
        </w:del>
      </w:ins>
      <w:del w:id="939" w:author="Eric Boisvert" w:date="2016-01-24T14:33:00Z">
        <w:r w:rsidRPr="00EF48A6" w:rsidDel="007F17CE">
          <w:rPr>
            <w:color w:val="auto"/>
            <w:rPrChange w:id="940" w:author="Ollie Raymond" w:date="2016-02-09T11:09:00Z">
              <w:rPr/>
            </w:rPrChange>
          </w:rPr>
          <w:fldChar w:fldCharType="separate"/>
        </w:r>
        <w:r w:rsidR="00292781" w:rsidRPr="00EF48A6" w:rsidDel="007F17CE">
          <w:rPr>
            <w:noProof/>
            <w:color w:val="auto"/>
            <w:rPrChange w:id="941" w:author="Ollie Raymond" w:date="2016-02-09T11:09:00Z">
              <w:rPr>
                <w:noProof/>
              </w:rPr>
            </w:rPrChange>
          </w:rPr>
          <w:delText>1</w:delText>
        </w:r>
      </w:del>
      <w:ins w:id="942" w:author="Boisvert, Eric" w:date="2015-10-16T08:20:00Z">
        <w:del w:id="943" w:author="Eric Boisvert" w:date="2016-01-24T14:33:00Z">
          <w:r w:rsidRPr="00EF48A6" w:rsidDel="007F17CE">
            <w:rPr>
              <w:color w:val="auto"/>
              <w:rPrChange w:id="944" w:author="Ollie Raymond" w:date="2016-02-09T11:09:00Z">
                <w:rPr/>
              </w:rPrChange>
            </w:rPr>
            <w:fldChar w:fldCharType="end"/>
          </w:r>
        </w:del>
        <w:bookmarkEnd w:id="929"/>
        <w:r w:rsidRPr="00EF48A6">
          <w:rPr>
            <w:color w:val="auto"/>
            <w:rPrChange w:id="945" w:author="Ollie Raymond" w:date="2016-02-09T11:09:00Z">
              <w:rPr/>
            </w:rPrChange>
          </w:rPr>
          <w:t xml:space="preserve"> </w:t>
        </w:r>
      </w:ins>
      <w:ins w:id="946" w:author="Ollie Raymond" w:date="2016-02-09T11:09:00Z">
        <w:r w:rsidR="00EF48A6">
          <w:rPr>
            <w:color w:val="auto"/>
          </w:rPr>
          <w:t xml:space="preserve">- </w:t>
        </w:r>
      </w:ins>
      <w:ins w:id="947" w:author="Boisvert, Eric" w:date="2015-10-16T08:20:00Z">
        <w:r w:rsidRPr="00EF48A6">
          <w:rPr>
            <w:color w:val="auto"/>
            <w:rPrChange w:id="948" w:author="Ollie Raymond" w:date="2016-02-09T11:09:00Z">
              <w:rPr/>
            </w:rPrChange>
          </w:rPr>
          <w:t xml:space="preserve">GeoSciML </w:t>
        </w:r>
        <w:del w:id="949" w:author="Ollie Raymond" w:date="2016-02-09T11:09:00Z">
          <w:r w:rsidRPr="00EF48A6" w:rsidDel="00EF48A6">
            <w:rPr>
              <w:color w:val="auto"/>
              <w:rPrChange w:id="950" w:author="Ollie Raymond" w:date="2016-02-09T11:09:00Z">
                <w:rPr/>
              </w:rPrChange>
            </w:rPr>
            <w:delText>b</w:delText>
          </w:r>
        </w:del>
      </w:ins>
      <w:ins w:id="951" w:author="Ollie Raymond" w:date="2016-02-09T11:09:00Z">
        <w:r w:rsidR="00EF48A6">
          <w:rPr>
            <w:color w:val="auto"/>
          </w:rPr>
          <w:t>B</w:t>
        </w:r>
      </w:ins>
      <w:ins w:id="952" w:author="Boisvert, Eric" w:date="2015-10-16T08:20:00Z">
        <w:r w:rsidRPr="00EF48A6">
          <w:rPr>
            <w:color w:val="auto"/>
            <w:rPrChange w:id="953" w:author="Ollie Raymond" w:date="2016-02-09T11:09:00Z">
              <w:rPr/>
            </w:rPrChange>
          </w:rPr>
          <w:t xml:space="preserve">asic stub </w:t>
        </w:r>
      </w:ins>
      <w:ins w:id="954" w:author="Ollie Raymond" w:date="2016-02-09T11:09:00Z">
        <w:r w:rsidR="00EF48A6">
          <w:rPr>
            <w:color w:val="auto"/>
          </w:rPr>
          <w:t xml:space="preserve">AbstractDescription </w:t>
        </w:r>
      </w:ins>
      <w:ins w:id="955" w:author="Boisvert, Eric" w:date="2015-10-16T08:20:00Z">
        <w:r w:rsidRPr="00EF48A6">
          <w:rPr>
            <w:color w:val="auto"/>
            <w:rPrChange w:id="956" w:author="Ollie Raymond" w:date="2016-02-09T11:09:00Z">
              <w:rPr/>
            </w:rPrChange>
          </w:rPr>
          <w:t>classes</w:t>
        </w:r>
      </w:ins>
      <w:ins w:id="957"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58"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59" w:author="Boisvert, Eric" w:date="2015-10-16T08:08:00Z"/>
                <w:rFonts w:ascii="Calibri" w:hAnsi="Calibri"/>
                <w:b/>
                <w:bCs/>
                <w:color w:val="000000"/>
                <w:sz w:val="20"/>
                <w:szCs w:val="20"/>
              </w:rPr>
            </w:pPr>
            <w:ins w:id="960"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61" w:author="Boisvert, Eric" w:date="2015-10-16T08:08:00Z"/>
                <w:rFonts w:ascii="Calibri" w:hAnsi="Calibri"/>
                <w:b/>
                <w:bCs/>
                <w:color w:val="000000"/>
                <w:sz w:val="20"/>
                <w:szCs w:val="20"/>
              </w:rPr>
            </w:pPr>
            <w:ins w:id="962"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63"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64" w:author="Boisvert, Eric" w:date="2015-10-16T08:08:00Z"/>
                <w:rFonts w:ascii="Calibri" w:hAnsi="Calibri"/>
                <w:b/>
                <w:bCs/>
                <w:color w:val="000000"/>
                <w:sz w:val="20"/>
                <w:szCs w:val="20"/>
              </w:rPr>
            </w:pPr>
            <w:ins w:id="965"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966" w:author="Boisvert, Eric" w:date="2015-10-16T08:08:00Z"/>
                <w:rFonts w:ascii="Calibri" w:hAnsi="Calibri"/>
                <w:color w:val="000000"/>
                <w:sz w:val="20"/>
                <w:szCs w:val="20"/>
              </w:rPr>
            </w:pPr>
            <w:ins w:id="967" w:author="Boisvert, Eric" w:date="2015-10-16T08:10:00Z">
              <w:r w:rsidRPr="00D970E9">
                <w:rPr>
                  <w:rFonts w:ascii="Calibri" w:hAnsi="Calibri"/>
                  <w:color w:val="000000"/>
                  <w:sz w:val="20"/>
                  <w:szCs w:val="20"/>
                </w:rPr>
                <w:t>Association class p</w:t>
              </w:r>
            </w:ins>
            <w:ins w:id="968" w:author="Boisvert, Eric" w:date="2015-10-16T08:09:00Z">
              <w:r w:rsidRPr="000A793F">
                <w:rPr>
                  <w:rFonts w:ascii="Calibri" w:hAnsi="Calibri"/>
                  <w:color w:val="000000"/>
                  <w:sz w:val="20"/>
                  <w:szCs w:val="20"/>
                </w:rPr>
                <w:t xml:space="preserve">laceholder to </w:t>
              </w:r>
              <w:del w:id="969" w:author="Ollie Raymond" w:date="2016-02-09T11:11:00Z">
                <w:r w:rsidRPr="000A793F" w:rsidDel="00EF48A6">
                  <w:rPr>
                    <w:rFonts w:ascii="Calibri" w:hAnsi="Calibri"/>
                    <w:color w:val="000000"/>
                    <w:sz w:val="20"/>
                    <w:szCs w:val="20"/>
                  </w:rPr>
                  <w:delText>implement</w:delText>
                </w:r>
              </w:del>
            </w:ins>
            <w:ins w:id="970" w:author="Ollie Raymond" w:date="2016-02-09T11:11:00Z">
              <w:r w:rsidR="00EF48A6">
                <w:rPr>
                  <w:rFonts w:ascii="Calibri" w:hAnsi="Calibri"/>
                  <w:color w:val="000000"/>
                  <w:sz w:val="20"/>
                  <w:szCs w:val="20"/>
                </w:rPr>
                <w:t>describe</w:t>
              </w:r>
            </w:ins>
            <w:ins w:id="971" w:author="Boisvert, Eric" w:date="2015-10-16T08:09:00Z">
              <w:r w:rsidRPr="000A793F">
                <w:rPr>
                  <w:rFonts w:ascii="Calibri" w:hAnsi="Calibri"/>
                  <w:color w:val="000000"/>
                  <w:sz w:val="20"/>
                  <w:szCs w:val="20"/>
                </w:rPr>
                <w:t xml:space="preserve"> relation</w:t>
              </w:r>
            </w:ins>
            <w:ins w:id="972" w:author="Ollie Raymond" w:date="2016-02-09T11:11:00Z">
              <w:r w:rsidR="00EF48A6">
                <w:rPr>
                  <w:rFonts w:ascii="Calibri" w:hAnsi="Calibri"/>
                  <w:color w:val="000000"/>
                  <w:sz w:val="20"/>
                  <w:szCs w:val="20"/>
                </w:rPr>
                <w:t>s</w:t>
              </w:r>
            </w:ins>
            <w:ins w:id="973" w:author="Boisvert, Eric" w:date="2015-10-16T08:09:00Z">
              <w:r w:rsidRPr="000A793F">
                <w:rPr>
                  <w:rFonts w:ascii="Calibri" w:hAnsi="Calibri"/>
                  <w:color w:val="000000"/>
                  <w:sz w:val="20"/>
                  <w:szCs w:val="20"/>
                </w:rPr>
                <w:t xml:space="preserve"> between geologic features</w:t>
              </w:r>
            </w:ins>
            <w:ins w:id="974" w:author="Boisvert, Eric" w:date="2016-03-29T08:06:00Z">
              <w:r w:rsidR="007A7721">
                <w:rPr>
                  <w:rFonts w:ascii="Calibri" w:hAnsi="Calibri"/>
                  <w:color w:val="000000"/>
                  <w:sz w:val="20"/>
                  <w:szCs w:val="20"/>
                </w:rPr>
                <w:t>.</w:t>
              </w:r>
            </w:ins>
          </w:p>
        </w:tc>
      </w:tr>
      <w:tr w:rsidR="000077DC" w:rsidRPr="00761F44" w14:paraId="66F7ECD6" w14:textId="77777777" w:rsidTr="00D970E9">
        <w:trPr>
          <w:ins w:id="975" w:author="Boisvert, Eric" w:date="2015-10-16T08:08:00Z"/>
        </w:trPr>
        <w:tc>
          <w:tcPr>
            <w:tcW w:w="4361" w:type="dxa"/>
            <w:shd w:val="clear" w:color="auto" w:fill="auto"/>
          </w:tcPr>
          <w:p w14:paraId="58414791" w14:textId="3AD58F04" w:rsidR="000077DC" w:rsidRPr="000A793F" w:rsidRDefault="000077DC" w:rsidP="00DA2FDF">
            <w:pPr>
              <w:rPr>
                <w:ins w:id="976" w:author="Boisvert, Eric" w:date="2015-10-16T08:08:00Z"/>
                <w:rFonts w:ascii="Calibri" w:hAnsi="Calibri"/>
                <w:b/>
                <w:bCs/>
                <w:color w:val="000000"/>
                <w:sz w:val="20"/>
                <w:szCs w:val="20"/>
              </w:rPr>
            </w:pPr>
            <w:ins w:id="977"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978" w:author="Boisvert, Eric" w:date="2015-10-16T08:08:00Z"/>
                <w:rFonts w:ascii="Calibri" w:hAnsi="Calibri"/>
                <w:color w:val="000000"/>
                <w:sz w:val="20"/>
                <w:szCs w:val="20"/>
              </w:rPr>
            </w:pPr>
            <w:ins w:id="979" w:author="Boisvert, Eric" w:date="2015-10-16T08:14:00Z">
              <w:r w:rsidRPr="00D970E9">
                <w:rPr>
                  <w:rFonts w:ascii="Calibri" w:hAnsi="Calibri"/>
                  <w:color w:val="000000"/>
                  <w:sz w:val="20"/>
                  <w:szCs w:val="20"/>
                </w:rPr>
                <w:t>Detailed</w:t>
              </w:r>
            </w:ins>
            <w:ins w:id="980" w:author="Boisvert, Eric" w:date="2015-10-16T08:11:00Z">
              <w:r w:rsidRPr="00D970E9">
                <w:rPr>
                  <w:rFonts w:ascii="Calibri" w:hAnsi="Calibri"/>
                  <w:color w:val="000000"/>
                  <w:sz w:val="20"/>
                  <w:szCs w:val="20"/>
                </w:rPr>
                <w:t xml:space="preserve"> earth material description </w:t>
              </w:r>
            </w:ins>
            <w:ins w:id="981" w:author="Boisvert, Eric" w:date="2015-10-16T08:14:00Z">
              <w:r w:rsidRPr="00D970E9">
                <w:rPr>
                  <w:rFonts w:ascii="Calibri" w:hAnsi="Calibri"/>
                  <w:color w:val="000000"/>
                  <w:sz w:val="20"/>
                  <w:szCs w:val="20"/>
                </w:rPr>
                <w:t xml:space="preserve">placeholder </w:t>
              </w:r>
            </w:ins>
            <w:ins w:id="982" w:author="Boisvert, Eric" w:date="2015-10-16T08:11:00Z">
              <w:r w:rsidRPr="00D970E9">
                <w:rPr>
                  <w:rFonts w:ascii="Calibri" w:hAnsi="Calibri"/>
                  <w:color w:val="000000"/>
                  <w:sz w:val="20"/>
                  <w:szCs w:val="20"/>
                </w:rPr>
                <w:t>for GeologicUnit and EarthM</w:t>
              </w:r>
            </w:ins>
            <w:ins w:id="983" w:author="Boisvert, Eric" w:date="2015-10-16T08:12:00Z">
              <w:r w:rsidRPr="00D970E9">
                <w:rPr>
                  <w:rFonts w:ascii="Calibri" w:hAnsi="Calibri"/>
                  <w:color w:val="000000"/>
                  <w:sz w:val="20"/>
                  <w:szCs w:val="20"/>
                </w:rPr>
                <w:t>aterial</w:t>
              </w:r>
            </w:ins>
            <w:ins w:id="984" w:author="Boisvert, Eric" w:date="2016-03-29T08:07:00Z">
              <w:r w:rsidR="007A7721">
                <w:rPr>
                  <w:rFonts w:ascii="Calibri" w:hAnsi="Calibri"/>
                  <w:color w:val="000000"/>
                  <w:sz w:val="20"/>
                  <w:szCs w:val="20"/>
                </w:rPr>
                <w:t>.</w:t>
              </w:r>
            </w:ins>
          </w:p>
        </w:tc>
      </w:tr>
      <w:tr w:rsidR="000A793F" w:rsidRPr="00761F44" w14:paraId="757DC1D2" w14:textId="77777777" w:rsidTr="00D970E9">
        <w:trPr>
          <w:ins w:id="985"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986" w:author="Boisvert, Eric" w:date="2015-10-16T08:08:00Z"/>
                <w:rFonts w:ascii="Calibri" w:hAnsi="Calibri"/>
                <w:b/>
                <w:bCs/>
                <w:color w:val="000000"/>
                <w:sz w:val="20"/>
                <w:szCs w:val="20"/>
              </w:rPr>
            </w:pPr>
            <w:ins w:id="987"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988" w:author="Boisvert, Eric" w:date="2015-10-16T08:08:00Z"/>
                <w:rFonts w:ascii="Calibri" w:hAnsi="Calibri"/>
                <w:color w:val="000000"/>
                <w:sz w:val="20"/>
                <w:szCs w:val="20"/>
              </w:rPr>
            </w:pPr>
            <w:ins w:id="989" w:author="Boisvert, Eric" w:date="2015-10-16T08:14:00Z">
              <w:r w:rsidRPr="00D970E9">
                <w:rPr>
                  <w:rFonts w:ascii="Calibri" w:hAnsi="Calibri"/>
                  <w:color w:val="000000"/>
                  <w:sz w:val="20"/>
                  <w:szCs w:val="20"/>
                </w:rPr>
                <w:t>Detailed</w:t>
              </w:r>
            </w:ins>
            <w:ins w:id="990" w:author="Boisvert, Eric" w:date="2015-10-16T08:12:00Z">
              <w:r w:rsidRPr="00D970E9">
                <w:rPr>
                  <w:rFonts w:ascii="Calibri" w:hAnsi="Calibri"/>
                  <w:color w:val="000000"/>
                  <w:sz w:val="20"/>
                  <w:szCs w:val="20"/>
                </w:rPr>
                <w:t xml:space="preserve"> </w:t>
              </w:r>
              <w:del w:id="991"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992" w:author="Boisvert, Eric" w:date="2015-10-16T08:14:00Z">
              <w:r w:rsidRPr="00D970E9">
                <w:rPr>
                  <w:rFonts w:ascii="Calibri" w:hAnsi="Calibri"/>
                  <w:color w:val="000000"/>
                  <w:sz w:val="20"/>
                  <w:szCs w:val="20"/>
                </w:rPr>
                <w:t xml:space="preserve"> placeholder</w:t>
              </w:r>
            </w:ins>
            <w:ins w:id="993" w:author="Boisvert, Eric" w:date="2015-10-16T08:12:00Z">
              <w:r w:rsidRPr="00D970E9">
                <w:rPr>
                  <w:rFonts w:ascii="Calibri" w:hAnsi="Calibri"/>
                  <w:color w:val="000000"/>
                  <w:sz w:val="20"/>
                  <w:szCs w:val="20"/>
                </w:rPr>
                <w:t xml:space="preserve"> for GeologicUnit</w:t>
              </w:r>
            </w:ins>
            <w:ins w:id="994" w:author="Boisvert, Eric" w:date="2016-03-29T08:07:00Z">
              <w:r w:rsidR="007A7721">
                <w:rPr>
                  <w:rFonts w:ascii="Calibri" w:hAnsi="Calibri"/>
                  <w:color w:val="000000"/>
                  <w:sz w:val="20"/>
                  <w:szCs w:val="20"/>
                </w:rPr>
                <w:t>.</w:t>
              </w:r>
            </w:ins>
          </w:p>
        </w:tc>
      </w:tr>
      <w:tr w:rsidR="000A793F" w:rsidRPr="00761F44" w14:paraId="16BE6587" w14:textId="77777777" w:rsidTr="00D970E9">
        <w:trPr>
          <w:ins w:id="995" w:author="Boisvert, Eric" w:date="2015-10-16T08:13:00Z"/>
        </w:trPr>
        <w:tc>
          <w:tcPr>
            <w:tcW w:w="4361" w:type="dxa"/>
            <w:shd w:val="clear" w:color="auto" w:fill="auto"/>
          </w:tcPr>
          <w:p w14:paraId="744760CE" w14:textId="2D65AB9E" w:rsidR="000077DC" w:rsidRPr="00D970E9" w:rsidRDefault="000077DC" w:rsidP="00DA2FDF">
            <w:pPr>
              <w:rPr>
                <w:ins w:id="996" w:author="Boisvert, Eric" w:date="2015-10-16T08:13:00Z"/>
                <w:rFonts w:ascii="Calibri" w:hAnsi="Calibri"/>
                <w:b/>
                <w:bCs/>
                <w:color w:val="000000"/>
                <w:sz w:val="20"/>
                <w:szCs w:val="20"/>
              </w:rPr>
            </w:pPr>
            <w:ins w:id="99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998" w:author="Boisvert, Eric" w:date="2015-10-16T08:13:00Z"/>
                <w:rFonts w:ascii="Calibri" w:hAnsi="Calibri"/>
                <w:color w:val="000000"/>
                <w:sz w:val="20"/>
                <w:szCs w:val="20"/>
              </w:rPr>
            </w:pPr>
            <w:ins w:id="999" w:author="Boisvert, Eric" w:date="2015-10-16T08:14:00Z">
              <w:r w:rsidRPr="00D970E9">
                <w:rPr>
                  <w:rFonts w:ascii="Calibri" w:hAnsi="Calibri"/>
                  <w:color w:val="000000"/>
                  <w:sz w:val="20"/>
                  <w:szCs w:val="20"/>
                </w:rPr>
                <w:t xml:space="preserve">Detailed </w:t>
              </w:r>
              <w:del w:id="100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01" w:author="Boisvert, Eric" w:date="2015-10-16T08:13:00Z">
              <w:r w:rsidRPr="00D970E9">
                <w:rPr>
                  <w:rFonts w:ascii="Calibri" w:hAnsi="Calibri"/>
                  <w:color w:val="000000"/>
                  <w:sz w:val="20"/>
                  <w:szCs w:val="20"/>
                </w:rPr>
                <w:t xml:space="preserve"> </w:t>
              </w:r>
            </w:ins>
            <w:ins w:id="1002" w:author="Boisvert, Eric" w:date="2016-03-29T08:07:00Z">
              <w:r w:rsidR="007A7721">
                <w:rPr>
                  <w:rFonts w:ascii="Calibri" w:hAnsi="Calibri"/>
                  <w:color w:val="000000"/>
                  <w:sz w:val="20"/>
                  <w:szCs w:val="20"/>
                </w:rPr>
                <w:t>.</w:t>
              </w:r>
            </w:ins>
          </w:p>
        </w:tc>
      </w:tr>
      <w:tr w:rsidR="000A793F" w:rsidRPr="00761F44" w14:paraId="378955BD" w14:textId="77777777" w:rsidTr="00D970E9">
        <w:trPr>
          <w:ins w:id="100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04" w:author="Boisvert, Eric" w:date="2015-10-16T08:13:00Z"/>
                <w:rFonts w:ascii="Calibri" w:hAnsi="Calibri"/>
                <w:b/>
                <w:bCs/>
                <w:color w:val="000000"/>
                <w:sz w:val="20"/>
                <w:szCs w:val="20"/>
              </w:rPr>
            </w:pPr>
            <w:ins w:id="100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06" w:author="Boisvert, Eric" w:date="2015-10-16T08:13:00Z"/>
                <w:rFonts w:ascii="Calibri" w:hAnsi="Calibri"/>
                <w:color w:val="000000"/>
                <w:sz w:val="20"/>
                <w:szCs w:val="20"/>
              </w:rPr>
            </w:pPr>
            <w:ins w:id="1007" w:author="Boisvert, Eric" w:date="2015-10-16T08:16:00Z">
              <w:r w:rsidRPr="00D970E9">
                <w:rPr>
                  <w:rFonts w:ascii="Calibri" w:hAnsi="Calibri"/>
                  <w:color w:val="000000"/>
                  <w:sz w:val="20"/>
                  <w:szCs w:val="20"/>
                </w:rPr>
                <w:t xml:space="preserve">Detailed </w:t>
              </w:r>
              <w:del w:id="100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009" w:author="Boisvert, Eric" w:date="2016-03-29T08:07:00Z">
              <w:r w:rsidR="007A7721">
                <w:rPr>
                  <w:rFonts w:ascii="Calibri" w:hAnsi="Calibri"/>
                  <w:color w:val="000000"/>
                  <w:sz w:val="20"/>
                  <w:szCs w:val="20"/>
                </w:rPr>
                <w:t>.</w:t>
              </w:r>
            </w:ins>
          </w:p>
        </w:tc>
      </w:tr>
      <w:tr w:rsidR="000A793F" w:rsidRPr="00761F44" w14:paraId="4F774382" w14:textId="77777777" w:rsidTr="00D970E9">
        <w:trPr>
          <w:ins w:id="1010" w:author="Boisvert, Eric" w:date="2015-10-16T08:13:00Z"/>
        </w:trPr>
        <w:tc>
          <w:tcPr>
            <w:tcW w:w="4361" w:type="dxa"/>
            <w:shd w:val="clear" w:color="auto" w:fill="auto"/>
          </w:tcPr>
          <w:p w14:paraId="2AAB0063" w14:textId="611519DF" w:rsidR="000077DC" w:rsidRPr="00D970E9" w:rsidRDefault="000077DC" w:rsidP="00DA2FDF">
            <w:pPr>
              <w:rPr>
                <w:ins w:id="1011" w:author="Boisvert, Eric" w:date="2015-10-16T08:13:00Z"/>
                <w:rFonts w:ascii="Calibri" w:hAnsi="Calibri"/>
                <w:b/>
                <w:bCs/>
                <w:color w:val="000000"/>
                <w:sz w:val="20"/>
                <w:szCs w:val="20"/>
              </w:rPr>
            </w:pPr>
            <w:ins w:id="101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013" w:author="Boisvert, Eric" w:date="2015-10-16T08:13:00Z"/>
                <w:rFonts w:ascii="Calibri" w:hAnsi="Calibri"/>
                <w:color w:val="000000"/>
                <w:sz w:val="20"/>
                <w:szCs w:val="20"/>
              </w:rPr>
            </w:pPr>
            <w:ins w:id="1014" w:author="Boisvert, Eric" w:date="2015-10-16T08:16:00Z">
              <w:r w:rsidRPr="00D970E9">
                <w:rPr>
                  <w:rFonts w:ascii="Calibri" w:hAnsi="Calibri"/>
                  <w:color w:val="000000"/>
                  <w:sz w:val="20"/>
                  <w:szCs w:val="20"/>
                </w:rPr>
                <w:t xml:space="preserve">Detailed </w:t>
              </w:r>
              <w:del w:id="1015"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16" w:author="Boisvert, Eric" w:date="2015-10-16T08:17:00Z">
              <w:r w:rsidRPr="00D970E9">
                <w:rPr>
                  <w:rFonts w:ascii="Calibri" w:hAnsi="Calibri"/>
                  <w:color w:val="000000"/>
                  <w:sz w:val="20"/>
                  <w:szCs w:val="20"/>
                </w:rPr>
                <w:lastRenderedPageBreak/>
                <w:t>Foliation</w:t>
              </w:r>
            </w:ins>
            <w:ins w:id="1017" w:author="Boisvert, Eric" w:date="2016-03-29T08:07:00Z">
              <w:r w:rsidR="007A7721">
                <w:rPr>
                  <w:rFonts w:ascii="Calibri" w:hAnsi="Calibri"/>
                  <w:color w:val="000000"/>
                  <w:sz w:val="20"/>
                  <w:szCs w:val="20"/>
                </w:rPr>
                <w:t>.</w:t>
              </w:r>
            </w:ins>
          </w:p>
        </w:tc>
      </w:tr>
      <w:tr w:rsidR="000A793F" w:rsidRPr="00761F44" w14:paraId="501E34DA" w14:textId="77777777" w:rsidTr="00D970E9">
        <w:trPr>
          <w:ins w:id="1018"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19" w:author="Boisvert, Eric" w:date="2015-10-16T08:16:00Z"/>
                <w:rFonts w:ascii="Calibri" w:hAnsi="Calibri"/>
                <w:b/>
                <w:bCs/>
                <w:color w:val="000000"/>
                <w:sz w:val="20"/>
                <w:szCs w:val="20"/>
              </w:rPr>
            </w:pPr>
            <w:ins w:id="1020"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021" w:author="Boisvert, Eric" w:date="2015-10-16T08:16:00Z"/>
                <w:rFonts w:ascii="Calibri" w:hAnsi="Calibri"/>
                <w:color w:val="000000"/>
                <w:sz w:val="20"/>
                <w:szCs w:val="20"/>
              </w:rPr>
            </w:pPr>
            <w:ins w:id="1022" w:author="Boisvert, Eric" w:date="2015-10-16T08:17:00Z">
              <w:r w:rsidRPr="00D970E9">
                <w:rPr>
                  <w:rFonts w:ascii="Calibri" w:hAnsi="Calibri"/>
                  <w:color w:val="000000"/>
                  <w:sz w:val="20"/>
                  <w:szCs w:val="20"/>
                </w:rPr>
                <w:t xml:space="preserve">Detailed </w:t>
              </w:r>
              <w:del w:id="1023"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024" w:author="Boisvert, Eric" w:date="2016-03-29T08:07:00Z">
              <w:r w:rsidR="007A7721">
                <w:rPr>
                  <w:rFonts w:ascii="Calibri" w:hAnsi="Calibri"/>
                  <w:color w:val="000000"/>
                  <w:sz w:val="20"/>
                  <w:szCs w:val="20"/>
                </w:rPr>
                <w:t>.</w:t>
              </w:r>
            </w:ins>
          </w:p>
        </w:tc>
      </w:tr>
      <w:tr w:rsidR="000A793F" w:rsidRPr="00761F44" w14:paraId="74931749" w14:textId="77777777" w:rsidTr="00D970E9">
        <w:trPr>
          <w:ins w:id="1025" w:author="Boisvert, Eric" w:date="2015-10-16T08:16:00Z"/>
        </w:trPr>
        <w:tc>
          <w:tcPr>
            <w:tcW w:w="4361" w:type="dxa"/>
            <w:shd w:val="clear" w:color="auto" w:fill="auto"/>
          </w:tcPr>
          <w:p w14:paraId="31DE7313" w14:textId="534D15EA" w:rsidR="000077DC" w:rsidRPr="00D970E9" w:rsidRDefault="000077DC" w:rsidP="00DA2FDF">
            <w:pPr>
              <w:rPr>
                <w:ins w:id="1026" w:author="Boisvert, Eric" w:date="2015-10-16T08:16:00Z"/>
                <w:rFonts w:ascii="Calibri" w:hAnsi="Calibri"/>
                <w:b/>
                <w:bCs/>
                <w:color w:val="000000"/>
                <w:sz w:val="20"/>
                <w:szCs w:val="20"/>
              </w:rPr>
            </w:pPr>
            <w:ins w:id="1027"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028" w:author="Boisvert, Eric" w:date="2015-10-16T08:16:00Z"/>
                <w:rFonts w:ascii="Calibri" w:hAnsi="Calibri"/>
                <w:color w:val="000000"/>
                <w:sz w:val="20"/>
                <w:szCs w:val="20"/>
              </w:rPr>
            </w:pPr>
            <w:ins w:id="1029" w:author="Boisvert, Eric" w:date="2015-10-16T08:17:00Z">
              <w:r w:rsidRPr="00D970E9">
                <w:rPr>
                  <w:rFonts w:ascii="Calibri" w:hAnsi="Calibri"/>
                  <w:color w:val="000000"/>
                  <w:sz w:val="20"/>
                  <w:szCs w:val="20"/>
                </w:rPr>
                <w:t xml:space="preserve">Detailed </w:t>
              </w:r>
              <w:del w:id="1030"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031" w:author="Boisvert, Eric" w:date="2016-03-29T08:07:00Z">
              <w:r w:rsidR="007A7721">
                <w:rPr>
                  <w:rFonts w:ascii="Calibri" w:hAnsi="Calibri"/>
                  <w:color w:val="000000"/>
                  <w:sz w:val="20"/>
                  <w:szCs w:val="20"/>
                </w:rPr>
                <w:t>.</w:t>
              </w:r>
            </w:ins>
          </w:p>
        </w:tc>
      </w:tr>
      <w:tr w:rsidR="000A793F" w:rsidRPr="00761F44" w14:paraId="700AD3CC" w14:textId="77777777" w:rsidTr="00D970E9">
        <w:trPr>
          <w:ins w:id="1032"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33" w:author="Boisvert, Eric" w:date="2015-10-16T08:16:00Z"/>
                <w:rFonts w:ascii="Calibri" w:hAnsi="Calibri"/>
                <w:b/>
                <w:bCs/>
                <w:color w:val="000000"/>
                <w:sz w:val="20"/>
                <w:szCs w:val="20"/>
              </w:rPr>
            </w:pPr>
            <w:ins w:id="1034" w:author="Boisvert, Eric" w:date="2015-10-16T08:17:00Z">
              <w:r w:rsidRPr="00D970E9">
                <w:rPr>
                  <w:rFonts w:ascii="Calibri" w:hAnsi="Calibri"/>
                  <w:b/>
                  <w:bCs/>
                  <w:color w:val="000000"/>
                  <w:sz w:val="20"/>
                  <w:szCs w:val="20"/>
                </w:rPr>
                <w:t>Geomorphologic</w:t>
              </w:r>
            </w:ins>
            <w:ins w:id="1035"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036" w:author="Boisvert, Eric" w:date="2015-10-16T08:16:00Z"/>
                <w:rFonts w:ascii="Calibri" w:hAnsi="Calibri"/>
                <w:color w:val="000000"/>
                <w:sz w:val="20"/>
                <w:szCs w:val="20"/>
              </w:rPr>
            </w:pPr>
            <w:ins w:id="1037" w:author="Boisvert, Eric" w:date="2015-10-16T08:18:00Z">
              <w:r w:rsidRPr="00D970E9">
                <w:rPr>
                  <w:rFonts w:ascii="Calibri" w:hAnsi="Calibri"/>
                  <w:color w:val="000000"/>
                  <w:sz w:val="20"/>
                  <w:szCs w:val="20"/>
                </w:rPr>
                <w:t xml:space="preserve">Detailed </w:t>
              </w:r>
              <w:del w:id="1038"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039"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040"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041"/>
      <w:ins w:id="1042" w:author="Ollie Raymond" w:date="2016-02-09T11:11:00Z">
        <w:del w:id="1043" w:author="Eric Boisvert" w:date="2016-02-27T12:05:00Z">
          <w:r w:rsidRPr="009F4AF5" w:rsidDel="004725FE">
            <w:rPr>
              <w:color w:val="BFBFBF"/>
              <w:rPrChange w:id="1044" w:author="Ollie Raymond" w:date="2016-02-09T11:14:00Z">
                <w:rPr/>
              </w:rPrChange>
            </w:rPr>
            <w:delText>s</w:delText>
          </w:r>
        </w:del>
      </w:ins>
      <w:commentRangeEnd w:id="1041"/>
      <w:del w:id="1045" w:author="Eric Boisvert" w:date="2016-02-27T12:05:00Z">
        <w:r w:rsidRPr="009F4AF5" w:rsidDel="004725FE">
          <w:rPr>
            <w:rStyle w:val="CommentReference"/>
            <w:color w:val="BFBFBF"/>
            <w:rPrChange w:id="1046" w:author="Ollie Raymond" w:date="2016-02-09T11:14:00Z">
              <w:rPr>
                <w:rStyle w:val="CommentReference"/>
              </w:rPr>
            </w:rPrChange>
          </w:rPr>
          <w:commentReference w:id="1041"/>
        </w:r>
      </w:del>
      <w:ins w:id="1047" w:author="Eric Boisvert" w:date="2016-01-09T14:42:00Z">
        <w:del w:id="1048" w:author="Ollie Raymond" w:date="2016-02-09T11:14:00Z">
          <w:r w:rsidR="000466A0" w:rsidDel="00EF48A6">
            <w:delText>Because of the restriction</w:delText>
          </w:r>
        </w:del>
      </w:ins>
      <w:ins w:id="1049" w:author="Eric Boisvert" w:date="2016-01-09T14:43:00Z">
        <w:del w:id="1050" w:author="Ollie Raymond" w:date="2016-02-09T11:14:00Z">
          <w:r w:rsidR="000466A0" w:rsidDel="00EF48A6">
            <w:delText>s</w:delText>
          </w:r>
        </w:del>
      </w:ins>
      <w:ins w:id="1051" w:author="Eric Boisvert" w:date="2016-01-09T14:42:00Z">
        <w:del w:id="1052" w:author="Ollie Raymond" w:date="2016-02-09T11:14:00Z">
          <w:r w:rsidR="000466A0" w:rsidDel="00EF48A6">
            <w:delText xml:space="preserve"> of UML and XSD,</w:delText>
          </w:r>
        </w:del>
      </w:ins>
      <w:ins w:id="1053" w:author="Eric Boisvert" w:date="2016-01-09T14:43:00Z">
        <w:del w:id="1054" w:author="Ollie Raymond" w:date="2016-02-09T11:14:00Z">
          <w:r w:rsidR="000466A0" w:rsidDel="00EF48A6">
            <w:delText xml:space="preserve"> it is felt that this pattern is the only usable extension pattern available.  It should be noted that </w:delText>
          </w:r>
        </w:del>
      </w:ins>
      <w:ins w:id="1055" w:author="Ollie Raymond" w:date="2016-02-09T11:14:00Z">
        <w:r>
          <w:t>T</w:t>
        </w:r>
      </w:ins>
      <w:ins w:id="1056" w:author="Eric Boisvert" w:date="2016-01-09T14:43:00Z">
        <w:del w:id="1057" w:author="Ollie Raymond" w:date="2016-02-09T11:14:00Z">
          <w:r w:rsidR="000466A0" w:rsidDel="00EF48A6">
            <w:delText>t</w:delText>
          </w:r>
        </w:del>
        <w:r w:rsidR="000466A0">
          <w:t xml:space="preserve">his </w:t>
        </w:r>
      </w:ins>
      <w:ins w:id="1058" w:author="Ollie Raymond" w:date="2016-02-09T11:14:00Z">
        <w:r>
          <w:t xml:space="preserve">modelling </w:t>
        </w:r>
      </w:ins>
      <w:ins w:id="1059" w:author="Eric Boisvert" w:date="2016-01-09T14:43:00Z">
        <w:r w:rsidR="000466A0">
          <w:t xml:space="preserve">pattern </w:t>
        </w:r>
        <w:commentRangeStart w:id="1060"/>
        <w:r w:rsidR="000466A0">
          <w:t xml:space="preserve">is </w:t>
        </w:r>
      </w:ins>
      <w:ins w:id="1061" w:author="Ollie Raymond" w:date="2016-02-09T11:15:00Z">
        <w:r w:rsidR="000B617A">
          <w:t>als</w:t>
        </w:r>
      </w:ins>
      <w:ins w:id="1062" w:author="Ollie Raymond" w:date="2016-02-09T11:16:00Z">
        <w:r w:rsidR="00DD3C2B">
          <w:t>o</w:t>
        </w:r>
      </w:ins>
      <w:ins w:id="1063" w:author="Ollie Raymond" w:date="2016-02-09T11:15:00Z">
        <w:r w:rsidR="000B617A">
          <w:t xml:space="preserve"> </w:t>
        </w:r>
      </w:ins>
      <w:ins w:id="1064" w:author="Eric Boisvert" w:date="2016-01-09T14:43:00Z">
        <w:r w:rsidR="000466A0">
          <w:t xml:space="preserve">used by other </w:t>
        </w:r>
      </w:ins>
      <w:ins w:id="1065" w:author="Ollie Raymond" w:date="2016-02-09T11:14:00Z">
        <w:r>
          <w:t>standards</w:t>
        </w:r>
      </w:ins>
      <w:ins w:id="1066" w:author="Ollie Raymond" w:date="2016-02-09T11:13:00Z">
        <w:r>
          <w:t xml:space="preserve"> </w:t>
        </w:r>
      </w:ins>
      <w:ins w:id="1067" w:author="Eric Boisvert" w:date="2016-01-09T14:43:00Z">
        <w:r w:rsidR="000466A0">
          <w:t>communities</w:t>
        </w:r>
      </w:ins>
      <w:ins w:id="1068" w:author="Ollie Raymond" w:date="2016-02-09T11:13:00Z">
        <w:r>
          <w:t xml:space="preserve"> (eg, ISO 19115-3</w:t>
        </w:r>
      </w:ins>
      <w:ins w:id="1069" w:author="Ollie Raymond" w:date="2016-02-09T11:14:00Z">
        <w:r w:rsidR="000B617A">
          <w:t>)</w:t>
        </w:r>
      </w:ins>
      <w:ins w:id="1070" w:author="Eric Boisvert" w:date="2016-01-09T14:43:00Z">
        <w:r w:rsidR="000466A0">
          <w:t>.</w:t>
        </w:r>
      </w:ins>
      <w:ins w:id="1071" w:author="Eric Boisvert" w:date="2016-01-09T14:42:00Z">
        <w:r w:rsidR="000466A0">
          <w:t xml:space="preserve"> </w:t>
        </w:r>
      </w:ins>
      <w:commentRangeEnd w:id="1060"/>
      <w:ins w:id="1072" w:author="Eric Boisvert" w:date="2016-01-09T14:44:00Z">
        <w:r w:rsidR="000466A0">
          <w:rPr>
            <w:rStyle w:val="CommentReference"/>
          </w:rPr>
          <w:commentReference w:id="1060"/>
        </w:r>
      </w:ins>
    </w:p>
    <w:p w14:paraId="79B93D23" w14:textId="77777777" w:rsidR="009459BF" w:rsidRPr="009459BF" w:rsidRDefault="009A7B37" w:rsidP="009459BF">
      <w:pPr>
        <w:pStyle w:val="Heading1"/>
        <w:rPr>
          <w:lang w:val="en-CA"/>
        </w:rPr>
      </w:pPr>
      <w:bookmarkStart w:id="1073" w:name="_Toc447367121"/>
      <w:r w:rsidRPr="00D12552">
        <w:rPr>
          <w:lang w:val="en-CA"/>
        </w:rPr>
        <w:t>Conventions</w:t>
      </w:r>
      <w:bookmarkEnd w:id="1073"/>
    </w:p>
    <w:p w14:paraId="526B5110" w14:textId="63D4D11C" w:rsidR="00695378" w:rsidRPr="00D12552" w:rsidRDefault="00695378" w:rsidP="00695378">
      <w:pPr>
        <w:pStyle w:val="Heading2"/>
        <w:rPr>
          <w:lang w:val="en-CA"/>
        </w:rPr>
      </w:pPr>
      <w:bookmarkStart w:id="1074" w:name="_Ref439663710"/>
      <w:bookmarkStart w:id="1075" w:name="_Toc447367122"/>
      <w:r w:rsidRPr="00D12552">
        <w:rPr>
          <w:lang w:val="en-CA"/>
        </w:rPr>
        <w:t>Requirement class</w:t>
      </w:r>
      <w:del w:id="1076" w:author="Ollie Raymond" w:date="2016-02-03T09:30:00Z">
        <w:r w:rsidRPr="00D12552" w:rsidDel="000F075C">
          <w:rPr>
            <w:lang w:val="en-CA"/>
          </w:rPr>
          <w:delText>e</w:delText>
        </w:r>
      </w:del>
      <w:bookmarkEnd w:id="1074"/>
      <w:bookmarkEnd w:id="107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077" w:name="_Toc377112004"/>
      <w:bookmarkStart w:id="1078" w:name="_Toc428885193"/>
      <w:bookmarkStart w:id="1079" w:name="_Ref439663763"/>
      <w:bookmarkStart w:id="1080" w:name="_Toc447367123"/>
      <w:r w:rsidRPr="00D12552">
        <w:rPr>
          <w:lang w:val="en-CA"/>
        </w:rPr>
        <w:t>Requirement</w:t>
      </w:r>
      <w:bookmarkEnd w:id="1077"/>
      <w:bookmarkEnd w:id="1078"/>
      <w:bookmarkEnd w:id="1079"/>
      <w:bookmarkEnd w:id="108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081" w:name="_Toc356480502"/>
      <w:bookmarkStart w:id="1082" w:name="_Toc377112005"/>
      <w:bookmarkStart w:id="1083" w:name="_Toc428885194"/>
      <w:bookmarkStart w:id="1084" w:name="_Toc447367124"/>
      <w:bookmarkStart w:id="1085" w:name="_Toc356480505"/>
      <w:r w:rsidRPr="00D12552">
        <w:rPr>
          <w:lang w:val="en-CA"/>
        </w:rPr>
        <w:t>Conformance class</w:t>
      </w:r>
      <w:bookmarkEnd w:id="1081"/>
      <w:bookmarkEnd w:id="1082"/>
      <w:bookmarkEnd w:id="1083"/>
      <w:bookmarkEnd w:id="108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086"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087"/>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088" w:author="Ollie Raymond" w:date="2016-02-09T13:27:00Z">
        <w:del w:id="1089"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090"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091"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092" w:author="Ollie Raymond" w:date="2016-02-09T13:28:00Z">
        <w:r w:rsidR="00DF5C09" w:rsidRPr="00DF5C09">
          <w:rPr>
            <w:rFonts w:ascii="Courier New" w:hAnsi="Courier New" w:cs="Courier New"/>
            <w:color w:val="000000"/>
            <w:sz w:val="16"/>
            <w:szCs w:val="16"/>
            <w:lang w:val="en-CA"/>
          </w:rPr>
          <w:t>Test requirement: /req/gsml4xsd/unit-of-measure</w:t>
        </w:r>
      </w:ins>
      <w:del w:id="1093"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094" w:author="Ollie Raymond" w:date="2016-02-09T13:28:00Z">
        <w:r w:rsidR="00DF5C09" w:rsidRPr="00DF5C09">
          <w:rPr>
            <w:rFonts w:ascii="Courier New" w:hAnsi="Courier New" w:cs="Courier New"/>
            <w:color w:val="000000"/>
            <w:sz w:val="16"/>
            <w:szCs w:val="16"/>
            <w:lang w:val="en-CA"/>
          </w:rPr>
          <w:t>swe:Quantity</w:t>
        </w:r>
      </w:ins>
      <w:del w:id="1095"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096" w:author="Ollie Raymond" w:date="2016-02-09T13:29:00Z">
        <w:r w:rsidR="00DF5C09" w:rsidRPr="00DF5C09">
          <w:rPr>
            <w:rFonts w:ascii="Courier New" w:hAnsi="Courier New" w:cs="Courier New"/>
            <w:color w:val="0000FF"/>
            <w:sz w:val="16"/>
            <w:szCs w:val="16"/>
            <w:lang w:val="en-CA"/>
          </w:rPr>
          <w:t>swe:Quantity</w:t>
        </w:r>
      </w:ins>
      <w:del w:id="1097"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098" w:author="Ollie Raymond" w:date="2016-02-09T13:29:00Z">
        <w:r w:rsidR="00DF5C09" w:rsidRPr="00DF5C09">
          <w:rPr>
            <w:rFonts w:ascii="Courier New" w:hAnsi="Courier New" w:cs="Courier New"/>
            <w:color w:val="000000"/>
            <w:sz w:val="16"/>
            <w:szCs w:val="16"/>
            <w:lang w:val="en-CA"/>
          </w:rPr>
          <w:t>Quantity must have a UOM</w:t>
        </w:r>
      </w:ins>
      <w:del w:id="1099"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00" w:author="Ollie Raymond" w:date="2016-02-09T13:27:00Z"/>
          <w:rFonts w:ascii="Courier New" w:hAnsi="Courier New" w:cs="Courier New"/>
          <w:color w:val="0000FF"/>
          <w:sz w:val="16"/>
          <w:szCs w:val="16"/>
          <w:lang w:val="en-CA"/>
        </w:rPr>
      </w:pPr>
      <w:del w:id="1101"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087"/>
      <w:r w:rsidR="00A17543" w:rsidRPr="00D12552">
        <w:rPr>
          <w:rStyle w:val="CommentReference"/>
          <w:lang w:val="en-CA"/>
        </w:rPr>
        <w:commentReference w:id="1087"/>
      </w:r>
    </w:p>
    <w:p w14:paraId="535C50C0" w14:textId="63484900" w:rsidR="00DF5C09" w:rsidRPr="00D12552" w:rsidRDefault="00DF5C09" w:rsidP="00695378">
      <w:pPr>
        <w:rPr>
          <w:lang w:val="en-CA"/>
        </w:rPr>
      </w:pPr>
      <w:ins w:id="1102"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03" w:name="_Toc377112006"/>
      <w:bookmarkStart w:id="1104" w:name="_Toc428885195"/>
      <w:bookmarkStart w:id="1105" w:name="_Toc447367125"/>
      <w:r w:rsidRPr="00D12552">
        <w:rPr>
          <w:lang w:val="en-CA"/>
        </w:rPr>
        <w:t>Identifiers</w:t>
      </w:r>
      <w:bookmarkEnd w:id="1085"/>
      <w:bookmarkEnd w:id="1103"/>
      <w:bookmarkEnd w:id="1104"/>
      <w:bookmarkEnd w:id="110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106" w:author="Eric Boisvert" w:date="2016-01-23T11:38:00Z"/>
          <w:lang w:val="en-CA"/>
        </w:rPr>
        <w:pPrChange w:id="1107" w:author="Eric Boisvert" w:date="2016-01-23T11:38:00Z">
          <w:pPr/>
        </w:pPrChange>
      </w:pPr>
      <w:bookmarkStart w:id="1108" w:name="_Toc447367126"/>
      <w:ins w:id="1109" w:author="Eric Boisvert" w:date="2016-01-24T11:23:00Z">
        <w:r>
          <w:rPr>
            <w:lang w:val="en-CA"/>
          </w:rPr>
          <w:t>Classifiers</w:t>
        </w:r>
      </w:ins>
      <w:bookmarkEnd w:id="1108"/>
    </w:p>
    <w:p w14:paraId="31BFEA3F" w14:textId="334B3770" w:rsidR="005F3FAD" w:rsidDel="00D63684" w:rsidRDefault="005F3FAD" w:rsidP="00695378">
      <w:pPr>
        <w:rPr>
          <w:ins w:id="1110" w:author="Eric Boisvert" w:date="2016-01-23T11:38:00Z"/>
          <w:del w:id="1111" w:author="Ollie Raymond" w:date="2016-02-09T13:32:00Z"/>
          <w:lang w:val="en-CA"/>
        </w:rPr>
      </w:pPr>
    </w:p>
    <w:p w14:paraId="285DCE72" w14:textId="5FBA2932" w:rsidR="00004359" w:rsidRDefault="005F3FAD" w:rsidP="00695378">
      <w:pPr>
        <w:rPr>
          <w:ins w:id="1112" w:author="Eric Boisvert" w:date="2016-01-23T11:47:00Z"/>
          <w:lang w:val="en-CA"/>
        </w:rPr>
      </w:pPr>
      <w:ins w:id="1113" w:author="Eric Boisvert" w:date="2016-01-23T11:38:00Z">
        <w:r>
          <w:rPr>
            <w:lang w:val="en-CA"/>
          </w:rPr>
          <w:t xml:space="preserve">In the text, </w:t>
        </w:r>
      </w:ins>
      <w:ins w:id="1114" w:author="Eric Boisvert" w:date="2016-01-23T11:46:00Z">
        <w:r>
          <w:rPr>
            <w:lang w:val="en-CA"/>
          </w:rPr>
          <w:t>classifiers</w:t>
        </w:r>
      </w:ins>
      <w:ins w:id="1115" w:author="Eric Boisvert" w:date="2016-01-23T11:38:00Z">
        <w:r>
          <w:rPr>
            <w:lang w:val="en-CA"/>
          </w:rPr>
          <w:t xml:space="preserve"> of the logical model or XSD often need to be refe</w:t>
        </w:r>
      </w:ins>
      <w:ins w:id="1116" w:author="Eric Boisvert" w:date="2016-01-23T11:39:00Z">
        <w:r w:rsidR="00004359">
          <w:rPr>
            <w:lang w:val="en-CA"/>
          </w:rPr>
          <w:t>rred</w:t>
        </w:r>
      </w:ins>
      <w:ins w:id="1117" w:author="Ollie Raymond" w:date="2016-02-12T10:05:00Z">
        <w:r w:rsidR="00C5081E">
          <w:rPr>
            <w:lang w:val="en-CA"/>
          </w:rPr>
          <w:t xml:space="preserve"> to</w:t>
        </w:r>
      </w:ins>
      <w:ins w:id="1118" w:author="Eric Boisvert" w:date="2016-01-23T11:39:00Z">
        <w:r>
          <w:rPr>
            <w:lang w:val="en-CA"/>
          </w:rPr>
          <w:t xml:space="preserve">.  Classes and packages are simply referred </w:t>
        </w:r>
        <w:del w:id="1119" w:author="Ollie Raymond" w:date="2016-02-12T10:05:00Z">
          <w:r w:rsidDel="00C5081E">
            <w:rPr>
              <w:lang w:val="en-CA"/>
            </w:rPr>
            <w:delText>using</w:delText>
          </w:r>
        </w:del>
      </w:ins>
      <w:ins w:id="1120" w:author="Ollie Raymond" w:date="2016-02-12T10:05:00Z">
        <w:r w:rsidR="00C5081E">
          <w:rPr>
            <w:lang w:val="en-CA"/>
          </w:rPr>
          <w:t>by</w:t>
        </w:r>
      </w:ins>
      <w:ins w:id="1121" w:author="Eric Boisvert" w:date="2016-01-23T11:39:00Z">
        <w:r>
          <w:rPr>
            <w:lang w:val="en-CA"/>
          </w:rPr>
          <w:t xml:space="preserve"> their name formed </w:t>
        </w:r>
      </w:ins>
      <w:ins w:id="1122" w:author="Eric Boisvert" w:date="2016-01-24T11:25:00Z">
        <w:r w:rsidR="009F09E7">
          <w:rPr>
            <w:lang w:val="en-CA"/>
          </w:rPr>
          <w:t>using</w:t>
        </w:r>
      </w:ins>
      <w:ins w:id="1123" w:author="Eric Boisvert" w:date="2016-01-23T11:39:00Z">
        <w:r>
          <w:rPr>
            <w:lang w:val="en-CA"/>
          </w:rPr>
          <w:t xml:space="preserve"> </w:t>
        </w:r>
      </w:ins>
      <w:ins w:id="1124"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25" w:author="Eric Boisvert" w:date="2016-01-23T11:55:00Z"/>
          <w:lang w:val="en-CA"/>
        </w:rPr>
      </w:pPr>
      <w:ins w:id="1126" w:author="Eric Boisvert" w:date="2016-01-23T11:48:00Z">
        <w:r>
          <w:rPr>
            <w:lang w:val="en-CA"/>
          </w:rPr>
          <w:t>OCL syntax will be used to identify logical model classifier from the UML model ()</w:t>
        </w:r>
      </w:ins>
    </w:p>
    <w:p w14:paraId="61B412C3" w14:textId="59F936CA" w:rsidR="00004359" w:rsidRDefault="00906350" w:rsidP="00695378">
      <w:pPr>
        <w:rPr>
          <w:ins w:id="1127" w:author="Eric Boisvert" w:date="2016-01-23T12:04:00Z"/>
          <w:lang w:val="en-CA"/>
        </w:rPr>
      </w:pPr>
      <w:ins w:id="1128" w:author="Eric Boisvert" w:date="2016-01-23T12:12:00Z">
        <w:r>
          <w:rPr>
            <w:lang w:val="en-CA"/>
          </w:rPr>
          <w:t>Package::{</w:t>
        </w:r>
      </w:ins>
      <w:ins w:id="1129" w:author="Eric Boisvert" w:date="2016-01-23T12:13:00Z">
        <w:r>
          <w:rPr>
            <w:lang w:val="en-CA"/>
          </w:rPr>
          <w:t>…}</w:t>
        </w:r>
      </w:ins>
      <w:ins w:id="1130" w:author="Eric Boisvert" w:date="2016-01-23T11:55:00Z">
        <w:r w:rsidR="00004359">
          <w:rPr>
            <w:lang w:val="en-CA"/>
          </w:rPr>
          <w:t>Package::Classifier</w:t>
        </w:r>
      </w:ins>
      <w:ins w:id="1131" w:author="Eric Boisvert" w:date="2016-01-23T12:12:00Z">
        <w:r>
          <w:rPr>
            <w:lang w:val="en-CA"/>
          </w:rPr>
          <w:t>::Property:Type</w:t>
        </w:r>
      </w:ins>
      <w:ins w:id="1132" w:author="Eric Boisvert" w:date="2016-01-23T11:55:00Z">
        <w:r w:rsidR="00004359">
          <w:rPr>
            <w:lang w:val="en-CA"/>
          </w:rPr>
          <w:t xml:space="preserve"> </w:t>
        </w:r>
      </w:ins>
    </w:p>
    <w:p w14:paraId="5717F95D" w14:textId="2ADE33C6" w:rsidR="00906350" w:rsidRDefault="00906350" w:rsidP="00695378">
      <w:pPr>
        <w:rPr>
          <w:ins w:id="1133" w:author="Eric Boisvert" w:date="2016-01-23T12:23:00Z"/>
          <w:lang w:val="en-CA"/>
        </w:rPr>
      </w:pPr>
      <w:ins w:id="1134" w:author="Eric Boisvert" w:date="2016-01-23T12:16:00Z">
        <w:r>
          <w:rPr>
            <w:lang w:val="en-CA"/>
          </w:rPr>
          <w:lastRenderedPageBreak/>
          <w:t>Package names are not formal</w:t>
        </w:r>
      </w:ins>
      <w:ins w:id="1135" w:author="Eric Boisvert" w:date="2016-01-23T12:23:00Z">
        <w:r w:rsidR="00B40027">
          <w:rPr>
            <w:lang w:val="en-CA"/>
          </w:rPr>
          <w:t xml:space="preserve"> </w:t>
        </w:r>
      </w:ins>
      <w:ins w:id="1136" w:author="Eric Boisvert" w:date="2016-01-24T12:38:00Z">
        <w:r w:rsidR="00D87A01">
          <w:rPr>
            <w:lang w:val="en-CA"/>
          </w:rPr>
          <w:t xml:space="preserve">in UML </w:t>
        </w:r>
      </w:ins>
      <w:ins w:id="1137" w:author="Eric Boisvert" w:date="2016-01-23T12:23:00Z">
        <w:r w:rsidR="00B40027">
          <w:rPr>
            <w:lang w:val="en-CA"/>
          </w:rPr>
          <w:t>and can change from one implementation to another.  The reference model used by GeoSciML, and most OGC SWGs</w:t>
        </w:r>
      </w:ins>
      <w:ins w:id="1138" w:author="Eric Boisvert" w:date="2016-01-23T12:46:00Z">
        <w:r w:rsidR="007D01E7">
          <w:rPr>
            <w:lang w:val="en-CA"/>
          </w:rPr>
          <w:t xml:space="preserve">, </w:t>
        </w:r>
      </w:ins>
      <w:ins w:id="1139" w:author="Eric Boisvert" w:date="2016-01-23T12:23:00Z">
        <w:r w:rsidR="00B40027">
          <w:rPr>
            <w:lang w:val="en-CA"/>
          </w:rPr>
          <w:t xml:space="preserve">is HollowWorld.  </w:t>
        </w:r>
      </w:ins>
      <w:ins w:id="1140" w:author="Ollie Raymond" w:date="2016-02-12T10:06:00Z">
        <w:r w:rsidR="00C5081E">
          <w:rPr>
            <w:lang w:val="en-CA"/>
          </w:rPr>
          <w:t>For example, a</w:t>
        </w:r>
      </w:ins>
      <w:ins w:id="1141" w:author="Eric Boisvert" w:date="2016-01-23T12:23:00Z">
        <w:del w:id="1142" w:author="Ollie Raymond" w:date="2016-02-12T10:06:00Z">
          <w:r w:rsidR="00B40027" w:rsidDel="00C5081E">
            <w:rPr>
              <w:lang w:val="en-CA"/>
            </w:rPr>
            <w:delText>A</w:delText>
          </w:r>
        </w:del>
        <w:r w:rsidR="00B40027">
          <w:rPr>
            <w:lang w:val="en-CA"/>
          </w:rPr>
          <w:t xml:space="preserve"> complete path </w:t>
        </w:r>
      </w:ins>
      <w:ins w:id="1143" w:author="Ollie Raymond" w:date="2016-02-12T10:06:00Z">
        <w:r w:rsidR="00C5081E">
          <w:rPr>
            <w:lang w:val="en-CA"/>
          </w:rPr>
          <w:t xml:space="preserve">for </w:t>
        </w:r>
      </w:ins>
      <w:ins w:id="1144" w:author="Eric Boisvert" w:date="2016-01-23T12:23:00Z">
        <w:r w:rsidR="00B40027">
          <w:rPr>
            <w:lang w:val="en-CA"/>
          </w:rPr>
          <w:t>a SF_Sampling</w:t>
        </w:r>
      </w:ins>
      <w:ins w:id="1145" w:author="Eric Boisvert" w:date="2016-01-23T12:26:00Z">
        <w:r w:rsidR="00B40027">
          <w:rPr>
            <w:lang w:val="en-CA"/>
          </w:rPr>
          <w:t>Point</w:t>
        </w:r>
      </w:ins>
      <w:ins w:id="1146" w:author="Eric Boisvert" w:date="2016-01-23T12:23:00Z">
        <w:r w:rsidR="00D87A01">
          <w:rPr>
            <w:lang w:val="en-CA"/>
          </w:rPr>
          <w:t xml:space="preserve"> in HollowWorld (from</w:t>
        </w:r>
        <w:r w:rsidR="00B40027">
          <w:rPr>
            <w:lang w:val="en-CA"/>
          </w:rPr>
          <w:t xml:space="preserve"> </w:t>
        </w:r>
      </w:ins>
      <w:ins w:id="1147" w:author="Eric Boisvert" w:date="2016-01-24T12:38:00Z">
        <w:r w:rsidR="00D87A01">
          <w:rPr>
            <w:lang w:val="en-CA"/>
          </w:rPr>
          <w:t>HollowWorld root</w:t>
        </w:r>
      </w:ins>
      <w:ins w:id="1148" w:author="Eric Boisvert" w:date="2016-01-23T12:23:00Z">
        <w:r w:rsidR="00B40027">
          <w:rPr>
            <w:lang w:val="en-CA"/>
          </w:rPr>
          <w:t xml:space="preserve">) </w:t>
        </w:r>
      </w:ins>
      <w:ins w:id="1149" w:author="Eric Boisvert" w:date="2016-01-24T12:39:00Z">
        <w:r w:rsidR="00D87A01">
          <w:rPr>
            <w:lang w:val="en-CA"/>
          </w:rPr>
          <w:t>is</w:t>
        </w:r>
      </w:ins>
    </w:p>
    <w:p w14:paraId="6FC32B19" w14:textId="5013EFE1" w:rsidR="00B40027" w:rsidRPr="0058466D" w:rsidRDefault="00B40027" w:rsidP="00695378">
      <w:pPr>
        <w:rPr>
          <w:ins w:id="1150" w:author="Eric Boisvert" w:date="2016-01-23T12:28:00Z"/>
          <w:rFonts w:ascii="Courier New" w:hAnsi="Courier New" w:cs="Courier New"/>
          <w:sz w:val="20"/>
          <w:szCs w:val="20"/>
          <w:lang w:val="en-CA"/>
          <w:rPrChange w:id="1151" w:author="Eric Boisvert" w:date="2016-01-23T12:29:00Z">
            <w:rPr>
              <w:ins w:id="1152" w:author="Eric Boisvert" w:date="2016-01-23T12:28:00Z"/>
              <w:lang w:val="en-CA"/>
            </w:rPr>
          </w:rPrChange>
        </w:rPr>
      </w:pPr>
      <w:ins w:id="1153" w:author="Eric Boisvert" w:date="2016-01-23T12:25:00Z">
        <w:r w:rsidRPr="0058466D">
          <w:rPr>
            <w:rFonts w:ascii="Courier New" w:hAnsi="Courier New" w:cs="Courier New"/>
            <w:sz w:val="20"/>
            <w:szCs w:val="20"/>
            <w:lang w:val="en-CA"/>
            <w:rPrChange w:id="1154" w:author="Eric Boisvert" w:date="2016-01-23T12:29:00Z">
              <w:rPr>
                <w:lang w:val="en-CA"/>
              </w:rPr>
            </w:rPrChange>
          </w:rPr>
          <w:t>ISO TC211</w:t>
        </w:r>
      </w:ins>
      <w:ins w:id="1155" w:author="Eric Boisvert" w:date="2016-01-23T12:26:00Z">
        <w:r w:rsidRPr="0058466D">
          <w:rPr>
            <w:rFonts w:ascii="Courier New" w:hAnsi="Courier New" w:cs="Courier New"/>
            <w:sz w:val="20"/>
            <w:szCs w:val="20"/>
            <w:lang w:val="en-CA"/>
            <w:rPrChange w:id="1156" w:author="Eric Boisvert" w:date="2016-01-23T12:29:00Z">
              <w:rPr>
                <w:lang w:val="en-CA"/>
              </w:rPr>
            </w:rPrChange>
          </w:rPr>
          <w:t>::</w:t>
        </w:r>
      </w:ins>
      <w:ins w:id="1157" w:author="Eric Boisvert" w:date="2016-01-23T12:25:00Z">
        <w:r w:rsidRPr="0058466D">
          <w:rPr>
            <w:rFonts w:ascii="Courier New" w:hAnsi="Courier New" w:cs="Courier New"/>
            <w:sz w:val="20"/>
            <w:szCs w:val="20"/>
            <w:lang w:val="en-CA"/>
            <w:rPrChange w:id="1158" w:author="Eric Boisvert" w:date="2016-01-23T12:29:00Z">
              <w:rPr>
                <w:lang w:val="en-CA"/>
              </w:rPr>
            </w:rPrChange>
          </w:rPr>
          <w:t>ISO 19156 All</w:t>
        </w:r>
      </w:ins>
      <w:ins w:id="1159" w:author="Eric Boisvert" w:date="2016-01-23T12:26:00Z">
        <w:r w:rsidRPr="0058466D">
          <w:rPr>
            <w:rFonts w:ascii="Courier New" w:hAnsi="Courier New" w:cs="Courier New"/>
            <w:sz w:val="20"/>
            <w:szCs w:val="20"/>
            <w:lang w:val="en-CA"/>
            <w:rPrChange w:id="1160" w:author="Eric Boisvert" w:date="2016-01-23T12:29:00Z">
              <w:rPr>
                <w:lang w:val="en-CA"/>
              </w:rPr>
            </w:rPrChange>
          </w:rPr>
          <w:t>::</w:t>
        </w:r>
      </w:ins>
      <w:ins w:id="1161" w:author="Eric Boisvert" w:date="2016-01-23T12:25:00Z">
        <w:r w:rsidRPr="0058466D">
          <w:rPr>
            <w:rFonts w:ascii="Courier New" w:hAnsi="Courier New" w:cs="Courier New"/>
            <w:sz w:val="20"/>
            <w:szCs w:val="20"/>
            <w:lang w:val="en-CA"/>
            <w:rPrChange w:id="1162" w:author="Eric Boisvert" w:date="2016-01-23T12:29:00Z">
              <w:rPr>
                <w:lang w:val="en-CA"/>
              </w:rPr>
            </w:rPrChange>
          </w:rPr>
          <w:t>ISO 19156:2011 Observations and Measurements</w:t>
        </w:r>
      </w:ins>
      <w:ins w:id="1163" w:author="Eric Boisvert" w:date="2016-01-23T12:26:00Z">
        <w:r w:rsidRPr="0058466D">
          <w:rPr>
            <w:rFonts w:ascii="Courier New" w:hAnsi="Courier New" w:cs="Courier New"/>
            <w:sz w:val="20"/>
            <w:szCs w:val="20"/>
            <w:lang w:val="en-CA"/>
            <w:rPrChange w:id="1164" w:author="Eric Boisvert" w:date="2016-01-23T12:29:00Z">
              <w:rPr>
                <w:lang w:val="en-CA"/>
              </w:rPr>
            </w:rPrChange>
          </w:rPr>
          <w:t>::</w:t>
        </w:r>
      </w:ins>
      <w:ins w:id="1165" w:author="Eric Boisvert" w:date="2016-01-23T12:25:00Z">
        <w:r w:rsidRPr="0058466D">
          <w:rPr>
            <w:rFonts w:ascii="Courier New" w:hAnsi="Courier New" w:cs="Courier New"/>
            <w:sz w:val="20"/>
            <w:szCs w:val="20"/>
            <w:lang w:val="en-CA"/>
            <w:rPrChange w:id="1166" w:author="Eric Boisvert" w:date="2016-01-23T12:29:00Z">
              <w:rPr>
                <w:lang w:val="en-CA"/>
              </w:rPr>
            </w:rPrChange>
          </w:rPr>
          <w:t>Sampling Features</w:t>
        </w:r>
      </w:ins>
      <w:ins w:id="1167" w:author="Eric Boisvert" w:date="2016-01-23T12:26:00Z">
        <w:r w:rsidRPr="0058466D">
          <w:rPr>
            <w:rFonts w:ascii="Courier New" w:hAnsi="Courier New" w:cs="Courier New"/>
            <w:sz w:val="20"/>
            <w:szCs w:val="20"/>
            <w:lang w:val="en-CA"/>
            <w:rPrChange w:id="1168" w:author="Eric Boisvert" w:date="2016-01-23T12:29:00Z">
              <w:rPr>
                <w:lang w:val="en-CA"/>
              </w:rPr>
            </w:rPrChange>
          </w:rPr>
          <w:t>::</w:t>
        </w:r>
      </w:ins>
      <w:ins w:id="1169" w:author="Eric Boisvert" w:date="2016-01-23T12:25:00Z">
        <w:r w:rsidRPr="0058466D">
          <w:rPr>
            <w:rFonts w:ascii="Courier New" w:hAnsi="Courier New" w:cs="Courier New"/>
            <w:sz w:val="20"/>
            <w:szCs w:val="20"/>
            <w:lang w:val="en-CA"/>
            <w:rPrChange w:id="1170" w:author="Eric Boisvert" w:date="2016-01-23T12:29:00Z">
              <w:rPr>
                <w:lang w:val="en-CA"/>
              </w:rPr>
            </w:rPrChange>
          </w:rPr>
          <w:t>samplingPoint</w:t>
        </w:r>
      </w:ins>
      <w:ins w:id="1171" w:author="Eric Boisvert" w:date="2016-01-23T12:26:00Z">
        <w:r w:rsidRPr="0058466D">
          <w:rPr>
            <w:rFonts w:ascii="Courier New" w:hAnsi="Courier New" w:cs="Courier New"/>
            <w:sz w:val="20"/>
            <w:szCs w:val="20"/>
            <w:lang w:val="en-CA"/>
            <w:rPrChange w:id="1172" w:author="Eric Boisvert" w:date="2016-01-23T12:29:00Z">
              <w:rPr>
                <w:lang w:val="en-CA"/>
              </w:rPr>
            </w:rPrChange>
          </w:rPr>
          <w:t>::</w:t>
        </w:r>
      </w:ins>
      <w:ins w:id="1173" w:author="Eric Boisvert" w:date="2016-01-23T12:25:00Z">
        <w:r w:rsidRPr="0058466D">
          <w:rPr>
            <w:rFonts w:ascii="Courier New" w:hAnsi="Courier New" w:cs="Courier New"/>
            <w:sz w:val="20"/>
            <w:szCs w:val="20"/>
            <w:lang w:val="en-CA"/>
            <w:rPrChange w:id="1174" w:author="Eric Boisvert" w:date="2016-01-23T12:29:00Z">
              <w:rPr>
                <w:lang w:val="en-CA"/>
              </w:rPr>
            </w:rPrChange>
          </w:rPr>
          <w:t>SF_SamplingPoint</w:t>
        </w:r>
      </w:ins>
    </w:p>
    <w:p w14:paraId="085DB1BD" w14:textId="3530548A" w:rsidR="00D87A01" w:rsidRDefault="0058466D" w:rsidP="00695378">
      <w:pPr>
        <w:rPr>
          <w:ins w:id="1175" w:author="Eric Boisvert" w:date="2016-01-23T11:47:00Z"/>
          <w:lang w:val="en-CA"/>
        </w:rPr>
      </w:pPr>
      <w:ins w:id="1176" w:author="Eric Boisvert" w:date="2016-01-23T12:28:00Z">
        <w:r>
          <w:rPr>
            <w:lang w:val="en-CA"/>
          </w:rPr>
          <w:t xml:space="preserve">For </w:t>
        </w:r>
      </w:ins>
      <w:ins w:id="1177" w:author="Ollie Raymond" w:date="2016-02-12T10:07:00Z">
        <w:r w:rsidR="00C5081E">
          <w:rPr>
            <w:lang w:val="en-CA"/>
          </w:rPr>
          <w:t xml:space="preserve">the </w:t>
        </w:r>
      </w:ins>
      <w:ins w:id="1178" w:author="Eric Boisvert" w:date="2016-01-23T12:28:00Z">
        <w:r>
          <w:rPr>
            <w:lang w:val="en-CA"/>
          </w:rPr>
          <w:t>sake of read</w:t>
        </w:r>
      </w:ins>
      <w:ins w:id="1179" w:author="Eric Boisvert" w:date="2016-01-23T12:29:00Z">
        <w:r>
          <w:rPr>
            <w:lang w:val="en-CA"/>
          </w:rPr>
          <w:t>a</w:t>
        </w:r>
      </w:ins>
      <w:ins w:id="1180" w:author="Eric Boisvert" w:date="2016-01-23T12:42:00Z">
        <w:r w:rsidR="007D01E7">
          <w:rPr>
            <w:lang w:val="en-CA"/>
          </w:rPr>
          <w:t>bi</w:t>
        </w:r>
      </w:ins>
      <w:ins w:id="1181" w:author="Eric Boisvert" w:date="2016-01-23T12:28:00Z">
        <w:r>
          <w:rPr>
            <w:lang w:val="en-CA"/>
          </w:rPr>
          <w:t xml:space="preserve">lity, this </w:t>
        </w:r>
      </w:ins>
      <w:ins w:id="1182" w:author="Eric Boisvert" w:date="2016-01-23T12:30:00Z">
        <w:r>
          <w:rPr>
            <w:lang w:val="en-CA"/>
          </w:rPr>
          <w:t>document</w:t>
        </w:r>
      </w:ins>
      <w:ins w:id="1183" w:author="Eric Boisvert" w:date="2016-01-23T12:28:00Z">
        <w:r>
          <w:rPr>
            <w:lang w:val="en-CA"/>
          </w:rPr>
          <w:t xml:space="preserve"> will use shortcuts</w:t>
        </w:r>
      </w:ins>
      <w:ins w:id="1184" w:author="Eric Boisvert" w:date="2016-01-23T12:29:00Z">
        <w:r>
          <w:rPr>
            <w:lang w:val="en-CA"/>
          </w:rPr>
          <w:t xml:space="preserve"> to identify packages.</w:t>
        </w:r>
      </w:ins>
      <w:ins w:id="1185" w:author="Eric Boisvert" w:date="2016-01-23T12:30:00Z">
        <w:r w:rsidR="007D01E7">
          <w:rPr>
            <w:lang w:val="en-CA"/>
          </w:rPr>
          <w:t xml:space="preserve">  For example </w:t>
        </w:r>
      </w:ins>
      <w:ins w:id="1186" w:author="Eric Boisvert" w:date="2016-01-23T12:42:00Z">
        <w:r w:rsidR="007D01E7">
          <w:rPr>
            <w:lang w:val="en-CA"/>
          </w:rPr>
          <w:t>OM</w:t>
        </w:r>
      </w:ins>
      <w:ins w:id="1187" w:author="Eric Boisvert" w:date="2016-01-23T12:30:00Z">
        <w:r w:rsidR="007D01E7">
          <w:rPr>
            <w:lang w:val="en-CA"/>
          </w:rPr>
          <w:t>::SF_SamplingPoint</w:t>
        </w:r>
      </w:ins>
      <w:ins w:id="1188" w:author="Eric Boisvert" w:date="2016-01-24T12:40:00Z">
        <w:r w:rsidR="00D87A01">
          <w:rPr>
            <w:lang w:val="en-CA"/>
          </w:rPr>
          <w:t xml:space="preserve">, </w:t>
        </w:r>
      </w:ins>
      <w:ins w:id="1189" w:author="Eric Boisvert" w:date="2016-01-23T12:30:00Z">
        <w:r w:rsidR="007D01E7">
          <w:rPr>
            <w:lang w:val="en-CA"/>
          </w:rPr>
          <w:t xml:space="preserve">OM </w:t>
        </w:r>
      </w:ins>
      <w:ins w:id="1190" w:author="Eric Boisvert" w:date="2016-01-24T12:40:00Z">
        <w:r w:rsidR="00D87A01">
          <w:rPr>
            <w:lang w:val="en-CA"/>
          </w:rPr>
          <w:t xml:space="preserve">acts </w:t>
        </w:r>
      </w:ins>
      <w:ins w:id="1191" w:author="Eric Boisvert" w:date="2016-01-23T12:47:00Z">
        <w:r w:rsidR="007D01E7">
          <w:rPr>
            <w:lang w:val="en-CA"/>
          </w:rPr>
          <w:t>a</w:t>
        </w:r>
      </w:ins>
      <w:ins w:id="1192" w:author="Eric Boisvert" w:date="2016-01-23T12:30:00Z">
        <w:r w:rsidR="007D01E7">
          <w:rPr>
            <w:lang w:val="en-CA"/>
          </w:rPr>
          <w:t xml:space="preserve">s a </w:t>
        </w:r>
      </w:ins>
      <w:ins w:id="1193" w:author="Eric Boisvert" w:date="2016-01-23T12:42:00Z">
        <w:r w:rsidR="007D01E7">
          <w:rPr>
            <w:lang w:val="en-CA"/>
          </w:rPr>
          <w:t xml:space="preserve">shortcut for </w:t>
        </w:r>
      </w:ins>
      <w:ins w:id="1194"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195" w:author="Ollie Raymond" w:date="2016-02-12T10:07:00Z">
        <w:r w:rsidR="00C5081E">
          <w:rPr>
            <w:lang w:val="en-CA"/>
          </w:rPr>
          <w:t xml:space="preserve">the need to </w:t>
        </w:r>
      </w:ins>
      <w:ins w:id="1196" w:author="Eric Boisvert" w:date="2016-01-23T12:43:00Z">
        <w:r w:rsidR="007D01E7">
          <w:rPr>
            <w:lang w:val="en-CA"/>
          </w:rPr>
          <w:t>creat</w:t>
        </w:r>
        <w:del w:id="1197" w:author="Ollie Raymond" w:date="2016-02-12T10:07:00Z">
          <w:r w:rsidR="007D01E7" w:rsidDel="00C5081E">
            <w:rPr>
              <w:lang w:val="en-CA"/>
            </w:rPr>
            <w:delText>ion</w:delText>
          </w:r>
        </w:del>
      </w:ins>
      <w:ins w:id="1198" w:author="Ollie Raymond" w:date="2016-02-12T10:07:00Z">
        <w:r w:rsidR="00C5081E">
          <w:rPr>
            <w:lang w:val="en-CA"/>
          </w:rPr>
          <w:t>e</w:t>
        </w:r>
      </w:ins>
      <w:ins w:id="1199" w:author="Eric Boisvert" w:date="2016-01-23T12:43:00Z">
        <w:del w:id="1200" w:author="Ollie Raymond" w:date="2016-02-12T10:07:00Z">
          <w:r w:rsidR="007D01E7" w:rsidDel="00C5081E">
            <w:rPr>
              <w:lang w:val="en-CA"/>
            </w:rPr>
            <w:delText xml:space="preserve"> of</w:delText>
          </w:r>
        </w:del>
        <w:r w:rsidR="007D01E7">
          <w:rPr>
            <w:lang w:val="en-CA"/>
          </w:rPr>
          <w:t xml:space="preserve"> </w:t>
        </w:r>
      </w:ins>
      <w:ins w:id="1201" w:author="Ollie Raymond" w:date="2016-02-12T10:07:00Z">
        <w:r w:rsidR="00C5081E">
          <w:rPr>
            <w:lang w:val="en-CA"/>
          </w:rPr>
          <w:t xml:space="preserve">a </w:t>
        </w:r>
      </w:ins>
      <w:ins w:id="1202" w:author="Eric Boisvert" w:date="2016-01-23T12:43:00Z">
        <w:r w:rsidR="007D01E7">
          <w:rPr>
            <w:lang w:val="en-CA"/>
          </w:rPr>
          <w:t>shortcut for al</w:t>
        </w:r>
        <w:r w:rsidR="00D27E3C">
          <w:rPr>
            <w:lang w:val="en-CA"/>
          </w:rPr>
          <w:t>l those sub packages.</w:t>
        </w:r>
      </w:ins>
      <w:ins w:id="1203"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04" w:author="Eric Boisvert" w:date="2016-01-23T11:49:00Z"/>
          <w:lang w:val="en-CA"/>
        </w:rPr>
      </w:pPr>
      <w:ins w:id="1205" w:author="Eric Boisvert" w:date="2016-01-23T11:48:00Z">
        <w:r>
          <w:rPr>
            <w:lang w:val="en-CA"/>
          </w:rPr>
          <w:t xml:space="preserve">W3C XPath will be </w:t>
        </w:r>
      </w:ins>
      <w:ins w:id="1206" w:author="Eric Boisvert" w:date="2016-03-28T12:39:00Z">
        <w:r w:rsidR="00A173A4">
          <w:rPr>
            <w:lang w:val="en-CA"/>
          </w:rPr>
          <w:t>used</w:t>
        </w:r>
      </w:ins>
      <w:ins w:id="1207" w:author="Eric Boisvert" w:date="2016-01-24T12:41:00Z">
        <w:r w:rsidR="00A173A4">
          <w:rPr>
            <w:lang w:val="en-CA"/>
          </w:rPr>
          <w:t xml:space="preserve"> </w:t>
        </w:r>
      </w:ins>
      <w:ins w:id="1208" w:author="Eric Boisvert" w:date="2016-03-28T12:39:00Z">
        <w:r w:rsidR="00A173A4">
          <w:rPr>
            <w:lang w:val="en-CA"/>
          </w:rPr>
          <w:t>in</w:t>
        </w:r>
      </w:ins>
      <w:ins w:id="1209" w:author="Eric Boisvert" w:date="2016-01-24T12:41:00Z">
        <w:r>
          <w:rPr>
            <w:lang w:val="en-CA"/>
          </w:rPr>
          <w:t xml:space="preserve"> </w:t>
        </w:r>
      </w:ins>
      <w:ins w:id="1210" w:author="Eric Boisvert" w:date="2016-01-23T11:48:00Z">
        <w:r w:rsidR="00C9582A">
          <w:rPr>
            <w:lang w:val="en-CA"/>
          </w:rPr>
          <w:t>XML instances</w:t>
        </w:r>
      </w:ins>
      <w:ins w:id="1211" w:author="Eric Boisvert" w:date="2016-01-24T12:58:00Z">
        <w:r w:rsidR="00C9582A">
          <w:rPr>
            <w:lang w:val="en-CA"/>
          </w:rPr>
          <w:t xml:space="preserve">, since requirement targets are instances (XSD itself is a conformance </w:t>
        </w:r>
      </w:ins>
      <w:ins w:id="1212" w:author="Eric Boisvert" w:date="2016-01-24T12:59:00Z">
        <w:r w:rsidR="00C9582A">
          <w:rPr>
            <w:lang w:val="en-CA"/>
          </w:rPr>
          <w:t>artefact).</w:t>
        </w:r>
      </w:ins>
      <w:ins w:id="1213" w:author="Eric Boisvert" w:date="2016-01-24T13:00:00Z">
        <w:r w:rsidR="00C9582A">
          <w:rPr>
            <w:lang w:val="en-CA"/>
          </w:rPr>
          <w:t xml:space="preserve">  XML entities will be identified using their full qualified name (namespace, </w:t>
        </w:r>
      </w:ins>
      <w:ins w:id="1214"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15" w:author="Eric Boisvert" w:date="2016-01-23T11:53:00Z"/>
        </w:rPr>
        <w:pPrChange w:id="1216" w:author="Eric Boisvert" w:date="2016-01-24T13:08:00Z">
          <w:pPr/>
        </w:pPrChange>
      </w:pPr>
      <w:ins w:id="1217" w:author="Eric Boisvert" w:date="2016-01-23T11:50:00Z">
        <w:r w:rsidRPr="00C9582A">
          <w:rPr>
            <w:rStyle w:val="xmlChar"/>
            <w:rPrChange w:id="1218" w:author="Eric Boisvert" w:date="2016-01-24T13:06:00Z">
              <w:rPr/>
            </w:rPrChange>
          </w:rPr>
          <w:t>gsml</w:t>
        </w:r>
      </w:ins>
      <w:ins w:id="1219" w:author="Eric Boisvert" w:date="2016-01-24T13:01:00Z">
        <w:r w:rsidRPr="00C9582A">
          <w:rPr>
            <w:rStyle w:val="xmlChar"/>
            <w:rPrChange w:id="1220" w:author="Eric Boisvert" w:date="2016-01-24T13:06:00Z">
              <w:rPr/>
            </w:rPrChange>
          </w:rPr>
          <w:t>b</w:t>
        </w:r>
      </w:ins>
      <w:ins w:id="1221" w:author="Eric Boisvert" w:date="2016-01-23T11:50:00Z">
        <w:r w:rsidRPr="00C9582A">
          <w:rPr>
            <w:rStyle w:val="xmlChar"/>
            <w:rPrChange w:id="1222" w:author="Eric Boisvert" w:date="2016-01-24T13:06:00Z">
              <w:rPr/>
            </w:rPrChange>
          </w:rPr>
          <w:t xml:space="preserve">:GeologicUnit </w:t>
        </w:r>
        <w:r w:rsidRPr="00C9582A">
          <w:t>refers to</w:t>
        </w:r>
      </w:ins>
      <w:ins w:id="1223" w:author="Eric Boisvert" w:date="2016-01-24T12:59:00Z">
        <w:r w:rsidRPr="00C9582A">
          <w:t xml:space="preserve"> an instance of Geo</w:t>
        </w:r>
        <w:del w:id="1224" w:author="Ollie Raymond" w:date="2016-02-12T10:08:00Z">
          <w:r w:rsidRPr="00C9582A" w:rsidDel="00C5081E">
            <w:delText>SciML</w:delText>
          </w:r>
        </w:del>
      </w:ins>
      <w:ins w:id="1225" w:author="Ollie Raymond" w:date="2016-02-12T10:08:00Z">
        <w:r w:rsidR="00C5081E">
          <w:t>logic</w:t>
        </w:r>
      </w:ins>
      <w:ins w:id="1226" w:author="Eric Boisvert" w:date="2016-01-24T12:59:00Z">
        <w:r w:rsidRPr="00C9582A">
          <w:t>Unit</w:t>
        </w:r>
      </w:ins>
      <w:ins w:id="1227" w:author="Eric Boisvert" w:date="2016-01-24T13:01:00Z">
        <w:r w:rsidRPr="00C9582A">
          <w:t xml:space="preserve">, from namespace </w:t>
        </w:r>
      </w:ins>
      <w:ins w:id="1228" w:author="Eric Boisvert" w:date="2016-01-24T13:02:00Z">
        <w:r w:rsidRPr="00C9582A">
          <w:rPr>
            <w:rStyle w:val="xmlChar"/>
            <w:rPrChange w:id="1229" w:author="Eric Boisvert" w:date="2016-01-24T13:06:00Z">
              <w:rPr/>
            </w:rPrChange>
          </w:rPr>
          <w:t>xmlns:gsmlb=</w:t>
        </w:r>
      </w:ins>
      <w:ins w:id="1230" w:author="Ollie Raymond" w:date="2016-02-12T10:08:00Z">
        <w:r w:rsidR="00C5081E">
          <w:rPr>
            <w:rStyle w:val="xmlChar"/>
          </w:rPr>
          <w:t>"</w:t>
        </w:r>
      </w:ins>
      <w:ins w:id="1231" w:author="Eric Boisvert" w:date="2016-01-24T13:02:00Z">
        <w:del w:id="1232" w:author="Ollie Raymond" w:date="2016-02-12T10:08:00Z">
          <w:r w:rsidRPr="00C9582A" w:rsidDel="00C5081E">
            <w:rPr>
              <w:rStyle w:val="xmlChar"/>
              <w:rPrChange w:id="1233" w:author="Eric Boisvert" w:date="2016-01-24T13:06:00Z">
                <w:rPr/>
              </w:rPrChange>
            </w:rPr>
            <w:delText>”</w:delText>
          </w:r>
        </w:del>
        <w:r w:rsidRPr="00C9582A">
          <w:rPr>
            <w:rStyle w:val="xmlChar"/>
            <w:rPrChange w:id="1234" w:author="Eric Boisvert" w:date="2016-01-24T13:06:00Z">
              <w:rPr/>
            </w:rPrChange>
          </w:rPr>
          <w:t>http://xmlns.geosciml.org/GeoSciML-Basic/4.0</w:t>
        </w:r>
        <w:del w:id="1235" w:author="Ollie Raymond" w:date="2016-02-12T10:08:00Z">
          <w:r w:rsidRPr="00C9582A" w:rsidDel="00C5081E">
            <w:rPr>
              <w:rStyle w:val="xmlChar"/>
              <w:rPrChange w:id="1236" w:author="Eric Boisvert" w:date="2016-01-24T13:06:00Z">
                <w:rPr/>
              </w:rPrChange>
            </w:rPr>
            <w:delText>”</w:delText>
          </w:r>
        </w:del>
      </w:ins>
      <w:ins w:id="1237" w:author="Ollie Raymond" w:date="2016-02-12T10:08:00Z">
        <w:r w:rsidR="00C5081E">
          <w:rPr>
            <w:rStyle w:val="xmlChar"/>
          </w:rPr>
          <w:t>"</w:t>
        </w:r>
      </w:ins>
    </w:p>
    <w:p w14:paraId="6CE7B955" w14:textId="65106FEF" w:rsidR="00004359" w:rsidRDefault="00C9582A">
      <w:pPr>
        <w:numPr>
          <w:ilvl w:val="0"/>
          <w:numId w:val="38"/>
        </w:numPr>
        <w:rPr>
          <w:ins w:id="1238" w:author="Eric Boisvert" w:date="2016-01-23T11:52:00Z"/>
          <w:lang w:val="en-CA"/>
        </w:rPr>
        <w:pPrChange w:id="1239" w:author="Eric Boisvert" w:date="2016-01-24T13:08:00Z">
          <w:pPr/>
        </w:pPrChange>
      </w:pPr>
      <w:ins w:id="1240" w:author="Eric Boisvert" w:date="2016-01-24T13:07:00Z">
        <w:r w:rsidRPr="00C9582A">
          <w:rPr>
            <w:rStyle w:val="xmlChar"/>
            <w:rPrChange w:id="1241" w:author="Eric Boisvert" w:date="2016-01-24T13:07:00Z">
              <w:rPr>
                <w:lang w:val="en-CA"/>
              </w:rPr>
            </w:rPrChange>
          </w:rPr>
          <w:t>g</w:t>
        </w:r>
      </w:ins>
      <w:ins w:id="1242" w:author="Eric Boisvert" w:date="2016-01-23T11:52:00Z">
        <w:r w:rsidR="00004359" w:rsidRPr="00C9582A">
          <w:rPr>
            <w:rStyle w:val="xmlChar"/>
            <w:rPrChange w:id="1243" w:author="Eric Boisvert" w:date="2016-01-24T13:07:00Z">
              <w:rPr>
                <w:lang w:val="en-CA"/>
              </w:rPr>
            </w:rPrChange>
          </w:rPr>
          <w:t>sml:GeologicUnit/gml:name</w:t>
        </w:r>
        <w:r w:rsidR="00004359">
          <w:rPr>
            <w:lang w:val="en-CA"/>
          </w:rPr>
          <w:t xml:space="preserve"> </w:t>
        </w:r>
      </w:ins>
      <w:ins w:id="1244" w:author="Eric Boisvert" w:date="2016-01-24T13:07:00Z">
        <w:r>
          <w:rPr>
            <w:lang w:val="en-CA"/>
          </w:rPr>
          <w:t>refers to</w:t>
        </w:r>
      </w:ins>
      <w:ins w:id="1245" w:author="Eric Boisvert" w:date="2016-01-23T11:52:00Z">
        <w:r w:rsidR="00004359">
          <w:rPr>
            <w:lang w:val="en-CA"/>
          </w:rPr>
          <w:t xml:space="preserve"> the </w:t>
        </w:r>
      </w:ins>
      <w:ins w:id="1246" w:author="Eric Boisvert" w:date="2016-01-24T13:07:00Z">
        <w:r w:rsidRPr="00C9582A">
          <w:rPr>
            <w:b/>
            <w:lang w:val="en-CA"/>
            <w:rPrChange w:id="1247" w:author="Eric Boisvert" w:date="2016-01-24T13:07:00Z">
              <w:rPr>
                <w:lang w:val="en-CA"/>
              </w:rPr>
            </w:rPrChange>
          </w:rPr>
          <w:t>n</w:t>
        </w:r>
      </w:ins>
      <w:ins w:id="1248" w:author="Eric Boisvert" w:date="2016-01-23T11:52:00Z">
        <w:r w:rsidR="00004359" w:rsidRPr="00C9582A">
          <w:rPr>
            <w:b/>
            <w:lang w:val="en-CA"/>
            <w:rPrChange w:id="1249" w:author="Eric Boisvert" w:date="2016-01-24T13:07:00Z">
              <w:rPr>
                <w:lang w:val="en-CA"/>
              </w:rPr>
            </w:rPrChange>
          </w:rPr>
          <w:t>ame</w:t>
        </w:r>
        <w:r w:rsidR="00004359">
          <w:rPr>
            <w:lang w:val="en-CA"/>
          </w:rPr>
          <w:t xml:space="preserve"> property</w:t>
        </w:r>
      </w:ins>
      <w:ins w:id="1250" w:author="Eric Boisvert" w:date="2016-01-23T11:53:00Z">
        <w:r w:rsidR="00004359">
          <w:rPr>
            <w:lang w:val="en-CA"/>
          </w:rPr>
          <w:t xml:space="preserve"> of GeologicUnit</w:t>
        </w:r>
      </w:ins>
    </w:p>
    <w:p w14:paraId="4BC79CCE" w14:textId="7737BBA9" w:rsidR="00004359" w:rsidRDefault="00C9582A">
      <w:pPr>
        <w:numPr>
          <w:ilvl w:val="0"/>
          <w:numId w:val="38"/>
        </w:numPr>
        <w:rPr>
          <w:ins w:id="1251" w:author="Eric Boisvert" w:date="2016-01-23T11:53:00Z"/>
          <w:lang w:val="en-CA"/>
        </w:rPr>
        <w:pPrChange w:id="1252" w:author="Eric Boisvert" w:date="2016-01-24T13:08:00Z">
          <w:pPr/>
        </w:pPrChange>
      </w:pPr>
      <w:ins w:id="1253" w:author="Eric Boisvert" w:date="2016-01-24T13:07:00Z">
        <w:r w:rsidRPr="00C9582A">
          <w:rPr>
            <w:rStyle w:val="xmlChar"/>
            <w:rPrChange w:id="1254" w:author="Eric Boisvert" w:date="2016-01-24T13:07:00Z">
              <w:rPr>
                <w:lang w:val="en-CA"/>
              </w:rPr>
            </w:rPrChange>
          </w:rPr>
          <w:t>g</w:t>
        </w:r>
      </w:ins>
      <w:ins w:id="1255" w:author="Eric Boisvert" w:date="2016-01-23T11:52:00Z">
        <w:r w:rsidR="00004359" w:rsidRPr="00C9582A">
          <w:rPr>
            <w:rStyle w:val="xmlChar"/>
            <w:rPrChange w:id="1256" w:author="Eric Boisvert" w:date="2016-01-24T13:07:00Z">
              <w:rPr>
                <w:lang w:val="en-CA"/>
              </w:rPr>
            </w:rPrChange>
          </w:rPr>
          <w:t>sml:GeologicUnit/gml:name/@codeName</w:t>
        </w:r>
        <w:r w:rsidR="00004359">
          <w:rPr>
            <w:lang w:val="en-CA"/>
          </w:rPr>
          <w:t xml:space="preserve"> </w:t>
        </w:r>
      </w:ins>
      <w:ins w:id="1257" w:author="Eric Boisvert" w:date="2016-01-24T13:07:00Z">
        <w:r>
          <w:rPr>
            <w:lang w:val="en-CA"/>
          </w:rPr>
          <w:t xml:space="preserve">refers to the </w:t>
        </w:r>
      </w:ins>
      <w:ins w:id="1258"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1259" w:author="Boisvert, Eric" w:date="2016-04-01T10:09:00Z">
        <w:r>
          <w:rPr>
            <w:lang w:val="en-CA"/>
          </w:rPr>
          <w:br w:type="page"/>
        </w:r>
      </w:ins>
    </w:p>
    <w:p w14:paraId="65E1EDE5" w14:textId="77777777" w:rsidR="009A7B37" w:rsidRPr="00D12552" w:rsidRDefault="00A6445A">
      <w:pPr>
        <w:pStyle w:val="Heading1"/>
        <w:rPr>
          <w:lang w:val="en-CA"/>
        </w:rPr>
      </w:pPr>
      <w:bookmarkStart w:id="1260" w:name="_Toc447367127"/>
      <w:r>
        <w:rPr>
          <w:lang w:val="en-CA"/>
        </w:rPr>
        <w:t>Logical Model</w:t>
      </w:r>
      <w:bookmarkEnd w:id="1260"/>
    </w:p>
    <w:p w14:paraId="277058B6" w14:textId="5B0192F2" w:rsidR="009A7B37" w:rsidRDefault="00A17543" w:rsidP="004A5507">
      <w:pPr>
        <w:rPr>
          <w:ins w:id="1261"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262"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263"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64" w:author="Ollie Raymond" w:date="2016-02-12T10:10:00Z">
        <w:r w:rsidR="00753A5A" w:rsidRPr="00D12552" w:rsidDel="00C5081E">
          <w:rPr>
            <w:lang w:val="en-CA"/>
          </w:rPr>
          <w:delText xml:space="preserve">won’t </w:delText>
        </w:r>
      </w:del>
      <w:ins w:id="1265"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266" w:author="Eric Boisvert" w:date="2016-01-04T11:42:00Z">
        <w:r w:rsidR="00753A5A" w:rsidRPr="00D12552" w:rsidDel="00D404D2">
          <w:rPr>
            <w:lang w:val="en-CA"/>
          </w:rPr>
          <w:delText xml:space="preserve">an </w:delText>
        </w:r>
      </w:del>
      <w:r w:rsidR="00753A5A" w:rsidRPr="00D12552">
        <w:rPr>
          <w:lang w:val="en-CA"/>
        </w:rPr>
        <w:t>explicit requirement</w:t>
      </w:r>
      <w:ins w:id="1267" w:author="Eric Boisvert" w:date="2016-01-04T11:42:00Z">
        <w:r w:rsidR="00D404D2">
          <w:rPr>
            <w:lang w:val="en-CA"/>
          </w:rPr>
          <w:t>s</w:t>
        </w:r>
      </w:ins>
      <w:r w:rsidR="00753A5A" w:rsidRPr="00D12552">
        <w:rPr>
          <w:lang w:val="en-CA"/>
        </w:rPr>
        <w:t xml:space="preserve"> </w:t>
      </w:r>
      <w:del w:id="1268"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269" w:author="Eric Boisvert" w:date="2015-10-29T04:35:00Z"/>
          <w:lang w:val="en-CA"/>
        </w:rPr>
      </w:pPr>
      <w:ins w:id="1270" w:author="Ollie Raymond" w:date="2016-02-12T10:10:00Z">
        <w:r>
          <w:rPr>
            <w:lang w:val="en-CA"/>
          </w:rPr>
          <w:t>The logical model contain</w:t>
        </w:r>
      </w:ins>
      <w:ins w:id="1271" w:author="Ollie Raymond" w:date="2016-02-12T10:11:00Z">
        <w:r>
          <w:rPr>
            <w:lang w:val="en-CA"/>
          </w:rPr>
          <w:t>s almost no</w:t>
        </w:r>
      </w:ins>
      <w:ins w:id="1272" w:author="Ollie Raymond" w:date="2016-02-12T10:10:00Z">
        <w:r>
          <w:rPr>
            <w:lang w:val="en-CA"/>
          </w:rPr>
          <w:t xml:space="preserve"> semantic</w:t>
        </w:r>
      </w:ins>
      <w:ins w:id="1273" w:author="Ollie Raymond" w:date="2016-02-12T10:11:00Z">
        <w:r>
          <w:rPr>
            <w:lang w:val="en-CA"/>
          </w:rPr>
          <w:t xml:space="preserve"> </w:t>
        </w:r>
      </w:ins>
      <w:ins w:id="1274" w:author="Ollie Raymond" w:date="2016-02-12T10:10:00Z">
        <w:r>
          <w:rPr>
            <w:lang w:val="en-CA"/>
          </w:rPr>
          <w:t>requirements</w:t>
        </w:r>
      </w:ins>
      <w:ins w:id="1275" w:author="Ollie Raymond" w:date="2016-02-12T10:11:00Z">
        <w:r>
          <w:rPr>
            <w:lang w:val="en-CA"/>
          </w:rPr>
          <w:t xml:space="preserve"> (ie, vocabularies</w:t>
        </w:r>
      </w:ins>
      <w:ins w:id="1276" w:author="Ollie Raymond" w:date="2016-02-12T11:22:00Z">
        <w:r w:rsidR="003D39A1">
          <w:rPr>
            <w:lang w:val="en-CA"/>
          </w:rPr>
          <w:t>, enumerations</w:t>
        </w:r>
      </w:ins>
      <w:ins w:id="1277" w:author="Ollie Raymond" w:date="2016-02-12T10:11:00Z">
        <w:r>
          <w:rPr>
            <w:lang w:val="en-CA"/>
          </w:rPr>
          <w:t>).</w:t>
        </w:r>
      </w:ins>
      <w:ins w:id="1278" w:author="Ollie Raymond" w:date="2016-02-12T11:22:00Z">
        <w:r w:rsidR="003D39A1">
          <w:rPr>
            <w:lang w:val="en-CA"/>
          </w:rPr>
          <w:t xml:space="preserve">  It is expected that user</w:t>
        </w:r>
      </w:ins>
      <w:ins w:id="1279" w:author="Ollie Raymond" w:date="2016-02-12T11:24:00Z">
        <w:r w:rsidR="003D39A1">
          <w:rPr>
            <w:lang w:val="en-CA"/>
          </w:rPr>
          <w:t xml:space="preserve">s </w:t>
        </w:r>
      </w:ins>
      <w:ins w:id="1280" w:author="Ollie Raymond" w:date="2016-02-12T11:22:00Z">
        <w:r w:rsidR="003D39A1">
          <w:rPr>
            <w:lang w:val="en-CA"/>
          </w:rPr>
          <w:t xml:space="preserve">will </w:t>
        </w:r>
      </w:ins>
      <w:ins w:id="1281" w:author="Ollie Raymond" w:date="2016-02-12T11:24:00Z">
        <w:r w:rsidR="003D39A1">
          <w:rPr>
            <w:lang w:val="en-CA"/>
          </w:rPr>
          <w:t>employ</w:t>
        </w:r>
      </w:ins>
      <w:ins w:id="1282" w:author="Ollie Raymond" w:date="2016-02-12T11:22:00Z">
        <w:r w:rsidR="003D39A1">
          <w:rPr>
            <w:lang w:val="en-CA"/>
          </w:rPr>
          <w:t xml:space="preserve"> controlled vocabularies of terms</w:t>
        </w:r>
      </w:ins>
      <w:ins w:id="1283" w:author="Ollie Raymond" w:date="2016-02-12T11:23:00Z">
        <w:r w:rsidR="003D39A1">
          <w:rPr>
            <w:lang w:val="en-CA"/>
          </w:rPr>
          <w:t xml:space="preserve"> </w:t>
        </w:r>
      </w:ins>
      <w:ins w:id="1284" w:author="Ollie Raymond" w:date="2016-02-12T11:24:00Z">
        <w:r w:rsidR="003D39A1">
          <w:rPr>
            <w:lang w:val="en-CA"/>
          </w:rPr>
          <w:t xml:space="preserve">which are developed </w:t>
        </w:r>
        <w:del w:id="1285" w:author="Eric Boisvert" w:date="2016-03-28T12:38:00Z">
          <w:r w:rsidR="003D39A1" w:rsidDel="00A173A4">
            <w:rPr>
              <w:lang w:val="en-CA"/>
            </w:rPr>
            <w:delText>and governed outside of the GeoSciML model</w:delText>
          </w:r>
        </w:del>
      </w:ins>
      <w:ins w:id="1286" w:author="Eric Boisvert" w:date="2016-03-28T12:38:00Z">
        <w:r w:rsidR="00A173A4">
          <w:rPr>
            <w:lang w:val="en-CA"/>
          </w:rPr>
          <w:t>by user communities</w:t>
        </w:r>
      </w:ins>
      <w:ins w:id="1287" w:author="Ollie Raymond" w:date="2016-02-12T11:23:00Z">
        <w:r w:rsidR="003D39A1">
          <w:rPr>
            <w:lang w:val="en-CA"/>
          </w:rPr>
          <w:t>.</w:t>
        </w:r>
      </w:ins>
      <w:ins w:id="1288" w:author="Ollie Raymond" w:date="2016-02-12T11:34:00Z">
        <w:r w:rsidR="00B2217A">
          <w:rPr>
            <w:lang w:val="en-CA"/>
          </w:rPr>
          <w:t xml:space="preserve">  The model provides mechanisms for delivering </w:t>
        </w:r>
      </w:ins>
      <w:ins w:id="1289" w:author="Ollie Raymond" w:date="2016-02-12T11:35:00Z">
        <w:r w:rsidR="00B2217A">
          <w:rPr>
            <w:lang w:val="en-CA"/>
          </w:rPr>
          <w:t>concepts from c</w:t>
        </w:r>
      </w:ins>
      <w:ins w:id="1290" w:author="Ollie Raymond" w:date="2016-02-12T11:34:00Z">
        <w:r w:rsidR="00B2217A">
          <w:rPr>
            <w:lang w:val="en-CA"/>
          </w:rPr>
          <w:t>ontrolled voca</w:t>
        </w:r>
      </w:ins>
      <w:ins w:id="1291" w:author="Ollie Raymond" w:date="2016-02-12T11:35:00Z">
        <w:r w:rsidR="00B2217A">
          <w:rPr>
            <w:lang w:val="en-CA"/>
          </w:rPr>
          <w:t>bularies via</w:t>
        </w:r>
      </w:ins>
      <w:ins w:id="1292" w:author="Ollie Raymond" w:date="2016-02-12T11:36:00Z">
        <w:r w:rsidR="00B2217A">
          <w:rPr>
            <w:lang w:val="en-CA"/>
          </w:rPr>
          <w:t xml:space="preserve"> URI’s and</w:t>
        </w:r>
      </w:ins>
      <w:ins w:id="1293"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294" w:author="Ollie Raymond" w:date="2016-02-12T11:34:00Z"/>
          <w:color w:val="000000"/>
          <w:lang w:val="en-CA"/>
          <w:rPrChange w:id="1295" w:author="Ollie Raymond" w:date="2016-02-12T12:48:00Z">
            <w:rPr>
              <w:del w:id="1296" w:author="Ollie Raymond" w:date="2016-02-12T11:34:00Z"/>
              <w:lang w:val="en-CA"/>
            </w:rPr>
          </w:rPrChange>
        </w:rPr>
      </w:pPr>
      <w:ins w:id="1297" w:author="Eric Boisvert" w:date="2015-10-29T04:35:00Z">
        <w:del w:id="1298" w:author="Ollie Raymond" w:date="2016-02-12T11:34:00Z">
          <w:r w:rsidRPr="009F4AF5" w:rsidDel="00B2217A">
            <w:rPr>
              <w:color w:val="000000"/>
              <w:highlight w:val="yellow"/>
              <w:lang w:val="en-CA"/>
              <w:rPrChange w:id="1299"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Default="00A6445A" w:rsidP="00A6445A">
      <w:pPr>
        <w:rPr>
          <w:ins w:id="1300" w:author="Eric Boisvert" w:date="2016-04-02T15:34:00Z"/>
          <w:color w:val="000000"/>
          <w:lang w:val="en-CA"/>
        </w:rPr>
      </w:pPr>
      <w:r w:rsidRPr="009F4AF5">
        <w:rPr>
          <w:color w:val="000000"/>
          <w:lang w:val="en-CA"/>
          <w:rPrChange w:id="1301" w:author="Ollie Raymond" w:date="2016-02-12T12:48:00Z">
            <w:rPr>
              <w:color w:val="FF0000"/>
              <w:lang w:val="en-CA"/>
            </w:rPr>
          </w:rPrChange>
        </w:rPr>
        <w:t xml:space="preserve">The UML model provides name, structure and cardinality for </w:t>
      </w:r>
      <w:del w:id="1302" w:author="Ollie Raymond" w:date="2016-02-12T11:37:00Z">
        <w:r w:rsidRPr="009F4AF5" w:rsidDel="00B2217A">
          <w:rPr>
            <w:color w:val="000000"/>
            <w:lang w:val="en-CA"/>
            <w:rPrChange w:id="1303" w:author="Ollie Raymond" w:date="2016-02-12T12:48:00Z">
              <w:rPr>
                <w:color w:val="FF0000"/>
                <w:lang w:val="en-CA"/>
              </w:rPr>
            </w:rPrChange>
          </w:rPr>
          <w:delText xml:space="preserve">the </w:delText>
        </w:r>
      </w:del>
      <w:r w:rsidRPr="009F4AF5">
        <w:rPr>
          <w:color w:val="000000"/>
          <w:lang w:val="en-CA"/>
          <w:rPrChange w:id="1304" w:author="Ollie Raymond" w:date="2016-02-12T12:48:00Z">
            <w:rPr>
              <w:color w:val="FF0000"/>
              <w:lang w:val="en-CA"/>
            </w:rPr>
          </w:rPrChange>
        </w:rPr>
        <w:t>data element</w:t>
      </w:r>
      <w:ins w:id="1305" w:author="Ollie Raymond" w:date="2016-02-12T11:37:00Z">
        <w:r w:rsidR="00B2217A" w:rsidRPr="009F4AF5">
          <w:rPr>
            <w:color w:val="000000"/>
            <w:lang w:val="en-CA"/>
            <w:rPrChange w:id="1306" w:author="Ollie Raymond" w:date="2016-02-12T12:48:00Z">
              <w:rPr>
                <w:color w:val="FF0000"/>
                <w:lang w:val="en-CA"/>
              </w:rPr>
            </w:rPrChange>
          </w:rPr>
          <w:t>s</w:t>
        </w:r>
      </w:ins>
      <w:r w:rsidRPr="009F4AF5">
        <w:rPr>
          <w:color w:val="000000"/>
          <w:lang w:val="en-CA"/>
          <w:rPrChange w:id="1307"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08" w:author="Ollie Raymond" w:date="2016-02-12T11:37:00Z">
        <w:r w:rsidRPr="009F4AF5" w:rsidDel="00B2217A">
          <w:rPr>
            <w:color w:val="000000"/>
            <w:lang w:val="en-CA"/>
            <w:rPrChange w:id="1309" w:author="Ollie Raymond" w:date="2016-02-12T12:48:00Z">
              <w:rPr>
                <w:color w:val="FF0000"/>
                <w:lang w:val="en-CA"/>
              </w:rPr>
            </w:rPrChange>
          </w:rPr>
          <w:delText>s</w:delText>
        </w:r>
      </w:del>
      <w:r w:rsidRPr="009F4AF5">
        <w:rPr>
          <w:color w:val="000000"/>
          <w:lang w:val="en-CA"/>
          <w:rPrChange w:id="1310" w:author="Ollie Raymond" w:date="2016-02-12T12:48:00Z">
            <w:rPr>
              <w:color w:val="FF0000"/>
              <w:lang w:val="en-CA"/>
            </w:rPr>
          </w:rPrChange>
        </w:rPr>
        <w:t xml:space="preserve"> for mapping UML to RDBMS.  Although it is assumed that UML is technologically neutral, in reality</w:t>
      </w:r>
      <w:del w:id="1311" w:author="Ollie Raymond" w:date="2016-02-12T11:37:00Z">
        <w:r w:rsidRPr="009F4AF5" w:rsidDel="00B2217A">
          <w:rPr>
            <w:color w:val="000000"/>
            <w:lang w:val="en-CA"/>
            <w:rPrChange w:id="1312" w:author="Ollie Raymond" w:date="2016-02-12T12:48:00Z">
              <w:rPr>
                <w:color w:val="FF0000"/>
                <w:lang w:val="en-CA"/>
              </w:rPr>
            </w:rPrChange>
          </w:rPr>
          <w:delText>,</w:delText>
        </w:r>
      </w:del>
      <w:r w:rsidRPr="009F4AF5">
        <w:rPr>
          <w:color w:val="000000"/>
          <w:lang w:val="en-CA"/>
          <w:rPrChange w:id="1313" w:author="Ollie Raymond" w:date="2016-02-12T12:48:00Z">
            <w:rPr>
              <w:color w:val="FF0000"/>
              <w:lang w:val="en-CA"/>
            </w:rPr>
          </w:rPrChange>
        </w:rPr>
        <w:t xml:space="preserve"> UML models always end up addressing some of the physical model details.  The current </w:t>
      </w:r>
      <w:ins w:id="1314" w:author="Ollie Raymond" w:date="2016-02-12T11:38:00Z">
        <w:r w:rsidR="00B2217A" w:rsidRPr="009F4AF5">
          <w:rPr>
            <w:color w:val="000000"/>
            <w:lang w:val="en-CA"/>
            <w:rPrChange w:id="1315" w:author="Ollie Raymond" w:date="2016-02-12T12:48:00Z">
              <w:rPr>
                <w:color w:val="FF0000"/>
                <w:lang w:val="en-CA"/>
              </w:rPr>
            </w:rPrChange>
          </w:rPr>
          <w:t xml:space="preserve">GeoSciML </w:t>
        </w:r>
      </w:ins>
      <w:r w:rsidRPr="009F4AF5">
        <w:rPr>
          <w:color w:val="000000"/>
          <w:lang w:val="en-CA"/>
          <w:rPrChange w:id="1316" w:author="Ollie Raymond" w:date="2016-02-12T12:48:00Z">
            <w:rPr>
              <w:color w:val="FF0000"/>
              <w:lang w:val="en-CA"/>
            </w:rPr>
          </w:rPrChange>
        </w:rPr>
        <w:t>UML model has been designed as a GML application</w:t>
      </w:r>
      <w:ins w:id="1317" w:author="Eric Boisvert" w:date="2016-01-04T11:43:00Z">
        <w:r w:rsidR="00D404D2" w:rsidRPr="009F4AF5">
          <w:rPr>
            <w:color w:val="000000"/>
            <w:lang w:val="en-CA"/>
            <w:rPrChange w:id="1318" w:author="Ollie Raymond" w:date="2016-02-12T12:48:00Z">
              <w:rPr>
                <w:color w:val="FF0000"/>
                <w:lang w:val="en-CA"/>
              </w:rPr>
            </w:rPrChange>
          </w:rPr>
          <w:t xml:space="preserve"> according to ISO 19109</w:t>
        </w:r>
      </w:ins>
      <w:r w:rsidRPr="009F4AF5">
        <w:rPr>
          <w:color w:val="000000"/>
          <w:lang w:val="en-CA"/>
          <w:rPrChange w:id="1319" w:author="Ollie Raymond" w:date="2016-02-12T12:48:00Z">
            <w:rPr>
              <w:color w:val="FF0000"/>
              <w:lang w:val="en-CA"/>
            </w:rPr>
          </w:rPrChange>
        </w:rPr>
        <w:t xml:space="preserve"> and borrows some of artefacts of GML</w:t>
      </w:r>
      <w:ins w:id="1320" w:author="Eric Boisvert" w:date="2016-01-04T11:43:00Z">
        <w:r w:rsidR="00D404D2" w:rsidRPr="009F4AF5">
          <w:rPr>
            <w:color w:val="000000"/>
            <w:lang w:val="en-CA"/>
            <w:rPrChange w:id="1321" w:author="Ollie Raymond" w:date="2016-02-12T12:48:00Z">
              <w:rPr>
                <w:color w:val="FF0000"/>
                <w:lang w:val="en-CA"/>
              </w:rPr>
            </w:rPrChange>
          </w:rPr>
          <w:t>.</w:t>
        </w:r>
      </w:ins>
      <w:r w:rsidRPr="009F4AF5">
        <w:rPr>
          <w:color w:val="000000"/>
          <w:lang w:val="en-CA"/>
          <w:rPrChange w:id="1322" w:author="Ollie Raymond" w:date="2016-02-12T12:48:00Z">
            <w:rPr>
              <w:color w:val="FF0000"/>
              <w:lang w:val="en-CA"/>
            </w:rPr>
          </w:rPrChange>
        </w:rPr>
        <w:t xml:space="preserve"> </w:t>
      </w:r>
      <w:del w:id="1323" w:author="Eric Boisvert" w:date="2016-01-04T11:43:00Z">
        <w:r w:rsidRPr="009F4AF5" w:rsidDel="00D404D2">
          <w:rPr>
            <w:color w:val="000000"/>
            <w:lang w:val="en-CA"/>
            <w:rPrChange w:id="1324" w:author="Ollie Raymond" w:date="2016-02-12T12:48:00Z">
              <w:rPr>
                <w:color w:val="FF0000"/>
                <w:lang w:val="en-CA"/>
              </w:rPr>
            </w:rPrChange>
          </w:rPr>
          <w:delText xml:space="preserve">and </w:delText>
        </w:r>
      </w:del>
      <w:ins w:id="1325" w:author="Eric Boisvert" w:date="2016-01-04T11:44:00Z">
        <w:r w:rsidR="00D404D2" w:rsidRPr="009F4AF5">
          <w:rPr>
            <w:color w:val="000000"/>
            <w:lang w:val="en-CA"/>
            <w:rPrChange w:id="1326" w:author="Ollie Raymond" w:date="2016-02-12T12:48:00Z">
              <w:rPr>
                <w:color w:val="FF0000"/>
                <w:lang w:val="en-CA"/>
              </w:rPr>
            </w:rPrChange>
          </w:rPr>
          <w:t>S</w:t>
        </w:r>
      </w:ins>
      <w:del w:id="1327" w:author="Eric Boisvert" w:date="2016-01-04T11:44:00Z">
        <w:r w:rsidRPr="009F4AF5" w:rsidDel="00D404D2">
          <w:rPr>
            <w:color w:val="000000"/>
            <w:lang w:val="en-CA"/>
            <w:rPrChange w:id="1328" w:author="Ollie Raymond" w:date="2016-02-12T12:48:00Z">
              <w:rPr>
                <w:color w:val="FF0000"/>
                <w:lang w:val="en-CA"/>
              </w:rPr>
            </w:rPrChange>
          </w:rPr>
          <w:delText>s</w:delText>
        </w:r>
      </w:del>
      <w:r w:rsidRPr="009F4AF5">
        <w:rPr>
          <w:color w:val="000000"/>
          <w:lang w:val="en-CA"/>
          <w:rPrChange w:id="1329" w:author="Ollie Raymond" w:date="2016-02-12T12:48:00Z">
            <w:rPr>
              <w:color w:val="FF0000"/>
              <w:lang w:val="en-CA"/>
            </w:rPr>
          </w:rPrChange>
        </w:rPr>
        <w:t>everal design decisions were guided by limitations of UML (eg. single inheritance) and XSD (package dependencies artefacts)</w:t>
      </w:r>
      <w:ins w:id="1330" w:author="Eric Boisvert" w:date="2016-01-04T11:44:00Z">
        <w:r w:rsidR="00D404D2" w:rsidRPr="009F4AF5">
          <w:rPr>
            <w:color w:val="000000"/>
            <w:lang w:val="en-CA"/>
            <w:rPrChange w:id="1331" w:author="Ollie Raymond" w:date="2016-02-12T12:48:00Z">
              <w:rPr>
                <w:color w:val="FF0000"/>
                <w:lang w:val="en-CA"/>
              </w:rPr>
            </w:rPrChange>
          </w:rPr>
          <w:t xml:space="preserve"> and some constrain</w:t>
        </w:r>
      </w:ins>
      <w:ins w:id="1332" w:author="Ollie Raymond" w:date="2016-02-12T11:38:00Z">
        <w:r w:rsidR="00B2217A" w:rsidRPr="009F4AF5">
          <w:rPr>
            <w:color w:val="000000"/>
            <w:lang w:val="en-CA"/>
            <w:rPrChange w:id="1333" w:author="Ollie Raymond" w:date="2016-02-12T12:48:00Z">
              <w:rPr>
                <w:color w:val="FF0000"/>
                <w:lang w:val="en-CA"/>
              </w:rPr>
            </w:rPrChange>
          </w:rPr>
          <w:t>t</w:t>
        </w:r>
      </w:ins>
      <w:ins w:id="1334" w:author="Eric Boisvert" w:date="2016-01-04T11:44:00Z">
        <w:r w:rsidR="00D404D2" w:rsidRPr="009F4AF5">
          <w:rPr>
            <w:color w:val="000000"/>
            <w:lang w:val="en-CA"/>
            <w:rPrChange w:id="1335" w:author="Ollie Raymond" w:date="2016-02-12T12:48:00Z">
              <w:rPr>
                <w:color w:val="FF0000"/>
                <w:lang w:val="en-CA"/>
              </w:rPr>
            </w:rPrChange>
          </w:rPr>
          <w:t xml:space="preserve">s of GML delivery </w:t>
        </w:r>
        <w:del w:id="1336" w:author="Ollie Raymond" w:date="2016-02-12T11:38:00Z">
          <w:r w:rsidR="00D404D2" w:rsidRPr="009F4AF5" w:rsidDel="00B2217A">
            <w:rPr>
              <w:color w:val="000000"/>
              <w:lang w:val="en-CA"/>
              <w:rPrChange w:id="1337" w:author="Ollie Raymond" w:date="2016-02-12T12:48:00Z">
                <w:rPr>
                  <w:color w:val="FF0000"/>
                  <w:lang w:val="en-CA"/>
                </w:rPr>
              </w:rPrChange>
            </w:rPr>
            <w:delText>over</w:delText>
          </w:r>
        </w:del>
      </w:ins>
      <w:ins w:id="1338" w:author="Ollie Raymond" w:date="2016-02-12T11:38:00Z">
        <w:r w:rsidR="00B2217A" w:rsidRPr="009F4AF5">
          <w:rPr>
            <w:color w:val="000000"/>
            <w:lang w:val="en-CA"/>
            <w:rPrChange w:id="1339" w:author="Ollie Raymond" w:date="2016-02-12T12:48:00Z">
              <w:rPr>
                <w:color w:val="FF0000"/>
                <w:lang w:val="en-CA"/>
              </w:rPr>
            </w:rPrChange>
          </w:rPr>
          <w:t>using</w:t>
        </w:r>
      </w:ins>
      <w:ins w:id="1340" w:author="Eric Boisvert" w:date="2016-01-04T11:44:00Z">
        <w:r w:rsidR="00D404D2" w:rsidRPr="009F4AF5">
          <w:rPr>
            <w:color w:val="000000"/>
            <w:lang w:val="en-CA"/>
            <w:rPrChange w:id="1341" w:author="Ollie Raymond" w:date="2016-02-12T12:48:00Z">
              <w:rPr>
                <w:color w:val="FF0000"/>
                <w:lang w:val="en-CA"/>
              </w:rPr>
            </w:rPrChange>
          </w:rPr>
          <w:t xml:space="preserve"> </w:t>
        </w:r>
      </w:ins>
      <w:ins w:id="1342" w:author="Eric Boisvert" w:date="2016-03-28T12:40:00Z">
        <w:r w:rsidR="00A173A4">
          <w:rPr>
            <w:color w:val="000000"/>
            <w:lang w:val="en-CA"/>
          </w:rPr>
          <w:t xml:space="preserve">ISO19142 </w:t>
        </w:r>
      </w:ins>
      <w:ins w:id="1343" w:author="Eric Boisvert" w:date="2016-01-04T11:44:00Z">
        <w:r w:rsidR="00D404D2" w:rsidRPr="009F4AF5">
          <w:rPr>
            <w:color w:val="000000"/>
            <w:lang w:val="en-CA"/>
            <w:rPrChange w:id="1344" w:author="Ollie Raymond" w:date="2016-02-12T12:48:00Z">
              <w:rPr>
                <w:color w:val="FF0000"/>
                <w:lang w:val="en-CA"/>
              </w:rPr>
            </w:rPrChange>
          </w:rPr>
          <w:t>WFS (for instance, some XSD encoding</w:t>
        </w:r>
      </w:ins>
      <w:ins w:id="1345" w:author="Ollie Raymond" w:date="2016-02-12T11:38:00Z">
        <w:r w:rsidR="00B2217A" w:rsidRPr="009F4AF5">
          <w:rPr>
            <w:color w:val="000000"/>
            <w:lang w:val="en-CA"/>
            <w:rPrChange w:id="1346" w:author="Ollie Raymond" w:date="2016-02-12T12:48:00Z">
              <w:rPr>
                <w:color w:val="FF0000"/>
                <w:lang w:val="en-CA"/>
              </w:rPr>
            </w:rPrChange>
          </w:rPr>
          <w:t>s</w:t>
        </w:r>
      </w:ins>
      <w:ins w:id="1347" w:author="Eric Boisvert" w:date="2016-01-04T11:44:00Z">
        <w:r w:rsidR="00D404D2" w:rsidRPr="009F4AF5">
          <w:rPr>
            <w:color w:val="000000"/>
            <w:lang w:val="en-CA"/>
            <w:rPrChange w:id="1348" w:author="Ollie Raymond" w:date="2016-02-12T12:48:00Z">
              <w:rPr>
                <w:color w:val="FF0000"/>
                <w:lang w:val="en-CA"/>
              </w:rPr>
            </w:rPrChange>
          </w:rPr>
          <w:t xml:space="preserve"> are not queryable easily with </w:t>
        </w:r>
      </w:ins>
      <w:ins w:id="1349" w:author="Eric Boisvert" w:date="2016-03-28T12:40:00Z">
        <w:r w:rsidR="00A173A4">
          <w:rPr>
            <w:color w:val="000000"/>
            <w:lang w:val="en-CA"/>
          </w:rPr>
          <w:t xml:space="preserve">ISO19143 </w:t>
        </w:r>
      </w:ins>
      <w:ins w:id="1350" w:author="Eric Boisvert" w:date="2016-01-04T11:44:00Z">
        <w:r w:rsidR="00D404D2" w:rsidRPr="009F4AF5">
          <w:rPr>
            <w:color w:val="000000"/>
            <w:lang w:val="en-CA"/>
            <w:rPrChange w:id="1351" w:author="Ollie Raymond" w:date="2016-02-12T12:48:00Z">
              <w:rPr>
                <w:color w:val="FF0000"/>
                <w:lang w:val="en-CA"/>
              </w:rPr>
            </w:rPrChange>
          </w:rPr>
          <w:t>FES)</w:t>
        </w:r>
      </w:ins>
      <w:r w:rsidRPr="009F4AF5">
        <w:rPr>
          <w:color w:val="000000"/>
          <w:lang w:val="en-CA"/>
          <w:rPrChange w:id="1352" w:author="Ollie Raymond" w:date="2016-02-12T12:48:00Z">
            <w:rPr>
              <w:color w:val="FF0000"/>
              <w:lang w:val="en-CA"/>
            </w:rPr>
          </w:rPrChange>
        </w:rPr>
        <w:t>.  But the UML model is detailed enough to constrain the main elements of any encoding; the name</w:t>
      </w:r>
      <w:ins w:id="1353" w:author="Ollie Raymond" w:date="2016-02-12T11:39:00Z">
        <w:r w:rsidR="00B2217A" w:rsidRPr="009F4AF5">
          <w:rPr>
            <w:color w:val="000000"/>
            <w:lang w:val="en-CA"/>
            <w:rPrChange w:id="1354" w:author="Ollie Raymond" w:date="2016-02-12T12:48:00Z">
              <w:rPr>
                <w:color w:val="FF0000"/>
                <w:lang w:val="en-CA"/>
              </w:rPr>
            </w:rPrChange>
          </w:rPr>
          <w:t>s</w:t>
        </w:r>
      </w:ins>
      <w:r w:rsidRPr="009F4AF5">
        <w:rPr>
          <w:color w:val="000000"/>
          <w:lang w:val="en-CA"/>
          <w:rPrChange w:id="1355" w:author="Ollie Raymond" w:date="2016-02-12T12:48:00Z">
            <w:rPr>
              <w:color w:val="FF0000"/>
              <w:lang w:val="en-CA"/>
            </w:rPr>
          </w:rPrChange>
        </w:rPr>
        <w:t xml:space="preserve"> of </w:t>
      </w:r>
      <w:del w:id="1356" w:author="Ollie Raymond" w:date="2016-02-12T11:39:00Z">
        <w:r w:rsidRPr="009F4AF5" w:rsidDel="00B2217A">
          <w:rPr>
            <w:color w:val="000000"/>
            <w:lang w:val="en-CA"/>
            <w:rPrChange w:id="1357" w:author="Ollie Raymond" w:date="2016-02-12T12:48:00Z">
              <w:rPr>
                <w:color w:val="FF0000"/>
                <w:lang w:val="en-CA"/>
              </w:rPr>
            </w:rPrChange>
          </w:rPr>
          <w:delText xml:space="preserve">the </w:delText>
        </w:r>
      </w:del>
      <w:r w:rsidRPr="009F4AF5">
        <w:rPr>
          <w:color w:val="000000"/>
          <w:lang w:val="en-CA"/>
          <w:rPrChange w:id="1358" w:author="Ollie Raymond" w:date="2016-02-12T12:48:00Z">
            <w:rPr>
              <w:color w:val="FF0000"/>
              <w:lang w:val="en-CA"/>
            </w:rPr>
          </w:rPrChange>
        </w:rPr>
        <w:t xml:space="preserve">entities and the cardinality of </w:t>
      </w:r>
      <w:del w:id="1359" w:author="Ollie Raymond" w:date="2016-02-12T11:39:00Z">
        <w:r w:rsidRPr="009F4AF5" w:rsidDel="00B2217A">
          <w:rPr>
            <w:color w:val="000000"/>
            <w:lang w:val="en-CA"/>
            <w:rPrChange w:id="1360" w:author="Ollie Raymond" w:date="2016-02-12T12:48:00Z">
              <w:rPr>
                <w:color w:val="FF0000"/>
                <w:lang w:val="en-CA"/>
              </w:rPr>
            </w:rPrChange>
          </w:rPr>
          <w:delText xml:space="preserve">the </w:delText>
        </w:r>
      </w:del>
      <w:r w:rsidRPr="009F4AF5">
        <w:rPr>
          <w:color w:val="000000"/>
          <w:lang w:val="en-CA"/>
          <w:rPrChange w:id="1361"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62" w:author="Ollie Raymond" w:date="2016-02-12T11:39:00Z">
        <w:r w:rsidR="00B2217A" w:rsidRPr="009F4AF5">
          <w:rPr>
            <w:color w:val="000000"/>
            <w:lang w:val="en-CA"/>
            <w:rPrChange w:id="1363" w:author="Ollie Raymond" w:date="2016-02-12T12:48:00Z">
              <w:rPr>
                <w:color w:val="FF0000"/>
                <w:lang w:val="en-CA"/>
              </w:rPr>
            </w:rPrChange>
          </w:rPr>
          <w:t>,</w:t>
        </w:r>
      </w:ins>
      <w:r w:rsidRPr="009F4AF5">
        <w:rPr>
          <w:color w:val="000000"/>
          <w:lang w:val="en-CA"/>
          <w:rPrChange w:id="1364" w:author="Ollie Raymond" w:date="2016-02-12T12:48:00Z">
            <w:rPr>
              <w:color w:val="FF0000"/>
              <w:lang w:val="en-CA"/>
            </w:rPr>
          </w:rPrChange>
        </w:rPr>
        <w:t xml:space="preserve"> JSON does not have a native support for namespaces or even schema). </w:t>
      </w:r>
    </w:p>
    <w:p w14:paraId="45509FBA" w14:textId="505678D8" w:rsidR="004F09EE" w:rsidRDefault="004F09EE" w:rsidP="00A6445A">
      <w:pPr>
        <w:rPr>
          <w:ins w:id="1365" w:author="Eric Boisvert" w:date="2016-04-02T15:33:00Z"/>
          <w:color w:val="000000"/>
          <w:lang w:val="en-CA"/>
        </w:rPr>
      </w:pPr>
      <w:ins w:id="1366" w:author="Eric Boisvert" w:date="2016-04-02T15:34:00Z">
        <w:r>
          <w:rPr>
            <w:color w:val="000000"/>
            <w:lang w:val="en-CA"/>
          </w:rPr>
          <w:fldChar w:fldCharType="begin"/>
        </w:r>
        <w:r>
          <w:rPr>
            <w:color w:val="000000"/>
            <w:lang w:val="en-CA"/>
          </w:rPr>
          <w:instrText xml:space="preserve"> REF _Ref447374621 \h </w:instrText>
        </w:r>
      </w:ins>
      <w:r>
        <w:rPr>
          <w:color w:val="000000"/>
          <w:lang w:val="en-CA"/>
        </w:rPr>
      </w:r>
      <w:r>
        <w:rPr>
          <w:color w:val="000000"/>
          <w:lang w:val="en-CA"/>
        </w:rPr>
        <w:fldChar w:fldCharType="separate"/>
      </w:r>
      <w:ins w:id="1367" w:author="Eric Boisvert" w:date="2016-04-02T15:34:00Z">
        <w:r>
          <w:t xml:space="preserve">Figure </w:t>
        </w:r>
        <w:r>
          <w:rPr>
            <w:noProof/>
          </w:rPr>
          <w:t>8</w:t>
        </w:r>
        <w:r>
          <w:rPr>
            <w:color w:val="000000"/>
            <w:lang w:val="en-CA"/>
          </w:rPr>
          <w:fldChar w:fldCharType="end"/>
        </w:r>
        <w:r>
          <w:rPr>
            <w:color w:val="000000"/>
            <w:lang w:val="en-CA"/>
          </w:rPr>
          <w:t xml:space="preserve"> shows requirements classes dependencies.</w:t>
        </w:r>
      </w:ins>
    </w:p>
    <w:p w14:paraId="37CFC471" w14:textId="69BD8C6F" w:rsidR="004F09EE" w:rsidRDefault="001A7658">
      <w:pPr>
        <w:keepNext/>
        <w:rPr>
          <w:ins w:id="1368" w:author="Eric Boisvert" w:date="2016-04-02T15:34:00Z"/>
        </w:rPr>
        <w:pPrChange w:id="1369" w:author="Eric Boisvert" w:date="2016-04-02T15:34:00Z">
          <w:pPr/>
        </w:pPrChange>
      </w:pPr>
      <w:ins w:id="1370" w:author="Eric Boisvert" w:date="2016-04-03T12:15:00Z">
        <w:r>
          <w:lastRenderedPageBreak/>
          <w:pict w14:anchorId="5D4CE36C">
            <v:shape id="_x0000_i1032" type="#_x0000_t75" style="width:371.2pt;height:222.3pt">
              <v:imagedata r:id="rId22" o:title=""/>
            </v:shape>
          </w:pict>
        </w:r>
      </w:ins>
    </w:p>
    <w:p w14:paraId="29EE9745" w14:textId="34A6A63E" w:rsidR="004F09EE" w:rsidRPr="009F4AF5" w:rsidRDefault="004F09EE">
      <w:pPr>
        <w:pStyle w:val="Caption"/>
        <w:rPr>
          <w:color w:val="000000"/>
          <w:lang w:val="en-CA"/>
          <w:rPrChange w:id="1371" w:author="Ollie Raymond" w:date="2016-02-12T12:48:00Z">
            <w:rPr>
              <w:color w:val="FF0000"/>
              <w:lang w:val="en-CA"/>
            </w:rPr>
          </w:rPrChange>
        </w:rPr>
        <w:pPrChange w:id="1372" w:author="Eric Boisvert" w:date="2016-04-02T15:34:00Z">
          <w:pPr/>
        </w:pPrChange>
      </w:pPr>
      <w:bookmarkStart w:id="1373" w:name="_Ref447374621"/>
      <w:ins w:id="1374" w:author="Eric Boisvert" w:date="2016-04-02T15:34:00Z">
        <w:r>
          <w:t xml:space="preserve">Figure </w:t>
        </w:r>
        <w:r>
          <w:fldChar w:fldCharType="begin"/>
        </w:r>
        <w:r>
          <w:instrText xml:space="preserve"> SEQ Figure \* ARABIC </w:instrText>
        </w:r>
      </w:ins>
      <w:r>
        <w:fldChar w:fldCharType="separate"/>
      </w:r>
      <w:ins w:id="1375" w:author="Eric Boisvert" w:date="2016-04-03T12:16:00Z">
        <w:r w:rsidR="00652185">
          <w:rPr>
            <w:noProof/>
          </w:rPr>
          <w:t>8</w:t>
        </w:r>
      </w:ins>
      <w:ins w:id="1376" w:author="Eric Boisvert" w:date="2016-04-02T15:34:00Z">
        <w:r>
          <w:fldChar w:fldCharType="end"/>
        </w:r>
        <w:bookmarkEnd w:id="1373"/>
        <w:r>
          <w:t>: Logical Model Requirements classes dependencies</w:t>
        </w:r>
      </w:ins>
      <w:ins w:id="1377" w:author="Eric Boisvert" w:date="2016-04-03T12:17:00Z">
        <w:r w:rsidR="00496C22">
          <w:t xml:space="preserve"> (external dependencies not shown)</w:t>
        </w:r>
      </w:ins>
    </w:p>
    <w:p w14:paraId="75186E69" w14:textId="77777777" w:rsidR="004F09EE" w:rsidRDefault="004F09EE" w:rsidP="00A6445A">
      <w:pPr>
        <w:rPr>
          <w:ins w:id="1378" w:author="Eric Boisvert" w:date="2016-04-02T15:34:00Z"/>
          <w:color w:val="000000"/>
          <w:lang w:val="en-CA"/>
        </w:rPr>
      </w:pPr>
    </w:p>
    <w:p w14:paraId="7D1608FA" w14:textId="77777777" w:rsidR="009C3567" w:rsidRPr="009F4AF5" w:rsidRDefault="00A6445A" w:rsidP="00A6445A">
      <w:pPr>
        <w:rPr>
          <w:color w:val="000000"/>
          <w:lang w:val="en-CA"/>
          <w:rPrChange w:id="1379" w:author="Ollie Raymond" w:date="2016-02-12T12:48:00Z">
            <w:rPr>
              <w:color w:val="FF0000"/>
              <w:lang w:val="en-CA"/>
            </w:rPr>
          </w:rPrChange>
        </w:rPr>
      </w:pPr>
      <w:r w:rsidRPr="009F4AF5">
        <w:rPr>
          <w:color w:val="000000"/>
          <w:lang w:val="en-CA"/>
          <w:rPrChange w:id="1380"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81" w:name="_Toc447367128"/>
      <w:r>
        <w:rPr>
          <w:lang w:val="en-CA"/>
        </w:rPr>
        <w:t>Property cardinality</w:t>
      </w:r>
      <w:bookmarkEnd w:id="1381"/>
    </w:p>
    <w:p w14:paraId="68C34312" w14:textId="75259CE8" w:rsidR="00A6445A" w:rsidRDefault="009C3567" w:rsidP="004A5507">
      <w:pPr>
        <w:rPr>
          <w:lang w:val="en-CA"/>
        </w:rPr>
      </w:pPr>
      <w:r>
        <w:rPr>
          <w:lang w:val="en-CA"/>
        </w:rPr>
        <w:t xml:space="preserve">All properties that could be made optional are optional in GeoSciML 4.0.  This is a </w:t>
      </w:r>
      <w:del w:id="1382" w:author="Ollie Raymond" w:date="2016-02-12T11:40:00Z">
        <w:r w:rsidDel="00B2217A">
          <w:rPr>
            <w:lang w:val="en-CA"/>
          </w:rPr>
          <w:delText xml:space="preserve">complete </w:delText>
        </w:r>
      </w:del>
      <w:r>
        <w:rPr>
          <w:lang w:val="en-CA"/>
        </w:rPr>
        <w:t xml:space="preserve">reversal of </w:t>
      </w:r>
      <w:ins w:id="1383" w:author="Ollie Raymond" w:date="2016-02-12T11:40:00Z">
        <w:r w:rsidR="00B2217A">
          <w:rPr>
            <w:lang w:val="en-CA"/>
          </w:rPr>
          <w:t xml:space="preserve">the pattern used in GeoSciML </w:t>
        </w:r>
      </w:ins>
      <w:ins w:id="138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85" w:author="Eric Boisvert" w:date="2016-01-04T11:47:00Z">
        <w:r w:rsidDel="00D404D2">
          <w:rPr>
            <w:lang w:val="en-CA"/>
          </w:rPr>
          <w:delText>“nillables”</w:delText>
        </w:r>
      </w:del>
      <w:ins w:id="1386" w:author="Eric Boisvert" w:date="2016-01-04T11:49:00Z">
        <w:r w:rsidR="00D404D2">
          <w:rPr>
            <w:lang w:val="en-CA"/>
          </w:rPr>
          <w:t>nillable properties</w:t>
        </w:r>
      </w:ins>
      <w:r>
        <w:rPr>
          <w:lang w:val="en-CA"/>
        </w:rPr>
        <w:t xml:space="preserve">.  This design attracted a lot of criticism (not </w:t>
      </w:r>
      <w:del w:id="1387" w:author="Eric Boisvert" w:date="2016-01-04T11:50:00Z">
        <w:r w:rsidDel="00D404D2">
          <w:rPr>
            <w:lang w:val="en-CA"/>
          </w:rPr>
          <w:delText xml:space="preserve">necessary </w:delText>
        </w:r>
      </w:del>
      <w:ins w:id="1388" w:author="Eric Boisvert" w:date="2016-01-04T11:50:00Z">
        <w:r w:rsidR="00D404D2">
          <w:rPr>
            <w:lang w:val="en-CA"/>
          </w:rPr>
          <w:t xml:space="preserve">only </w:t>
        </w:r>
      </w:ins>
      <w:r>
        <w:rPr>
          <w:lang w:val="en-CA"/>
        </w:rPr>
        <w:t xml:space="preserve">for GeoSciML but </w:t>
      </w:r>
      <w:ins w:id="1389"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390" w:author="Eric Boisvert" w:date="2015-10-27T17:06:00Z">
        <w:r w:rsidDel="00773E1B">
          <w:rPr>
            <w:lang w:val="en-CA"/>
          </w:rPr>
          <w:delText xml:space="preserve">the </w:delText>
        </w:r>
      </w:del>
      <w:ins w:id="1391" w:author="Eric Boisvert" w:date="2015-10-27T17:06:00Z">
        <w:r w:rsidR="00773E1B">
          <w:rPr>
            <w:lang w:val="en-CA"/>
          </w:rPr>
          <w:t xml:space="preserve"> </w:t>
        </w:r>
      </w:ins>
      <w:r>
        <w:rPr>
          <w:lang w:val="en-CA"/>
        </w:rPr>
        <w:t xml:space="preserve">filling the instance with nil properties </w:t>
      </w:r>
      <w:del w:id="1392" w:author="Eric Boisvert" w:date="2015-10-27T17:06:00Z">
        <w:r w:rsidDel="00773E1B">
          <w:rPr>
            <w:lang w:val="en-CA"/>
          </w:rPr>
          <w:delText xml:space="preserve">as </w:delText>
        </w:r>
      </w:del>
      <w:ins w:id="1393" w:author="Eric Boisvert" w:date="2015-10-27T17:06:00Z">
        <w:r w:rsidR="00773E1B">
          <w:rPr>
            <w:lang w:val="en-CA"/>
          </w:rPr>
          <w:t xml:space="preserve">is </w:t>
        </w:r>
      </w:ins>
      <w:r>
        <w:rPr>
          <w:lang w:val="en-CA"/>
        </w:rPr>
        <w:t>“unnecessa</w:t>
      </w:r>
      <w:ins w:id="1394" w:author="Eric Boisvert" w:date="2015-10-27T17:06:00Z">
        <w:r w:rsidR="00773E1B">
          <w:rPr>
            <w:lang w:val="en-CA"/>
          </w:rPr>
          <w:t>re</w:t>
        </w:r>
      </w:ins>
      <w:del w:id="1395" w:author="Eric Boisvert" w:date="2015-10-27T17:06:00Z">
        <w:r w:rsidDel="00773E1B">
          <w:rPr>
            <w:lang w:val="en-CA"/>
          </w:rPr>
          <w:delText>r</w:delText>
        </w:r>
      </w:del>
      <w:ins w:id="1396" w:author="Eric Boisvert" w:date="2015-10-27T17:06:00Z">
        <w:r w:rsidR="00773E1B">
          <w:rPr>
            <w:lang w:val="en-CA"/>
          </w:rPr>
          <w:t>l</w:t>
        </w:r>
      </w:ins>
      <w:r>
        <w:rPr>
          <w:lang w:val="en-CA"/>
        </w:rPr>
        <w:t xml:space="preserve">y verbose” and a waste of bandwidth.  </w:t>
      </w:r>
      <w:ins w:id="1397" w:author="Eric Boisvert" w:date="2016-01-04T11:51:00Z">
        <w:r w:rsidR="00EC644A">
          <w:rPr>
            <w:lang w:val="en-CA"/>
          </w:rPr>
          <w:t xml:space="preserve">It has been argued that nillable properties are just </w:t>
        </w:r>
        <w:del w:id="1398" w:author="Boisvert, Eric" w:date="2016-04-01T10:11:00Z">
          <w:r w:rsidR="00EC644A" w:rsidDel="00524C50">
            <w:rPr>
              <w:lang w:val="en-CA"/>
            </w:rPr>
            <w:delText xml:space="preserve">a </w:delText>
          </w:r>
        </w:del>
        <w:r w:rsidR="00EC644A">
          <w:rPr>
            <w:lang w:val="en-CA"/>
          </w:rPr>
          <w:t>verbose absent value</w:t>
        </w:r>
      </w:ins>
      <w:ins w:id="1399" w:author="Boisvert, Eric" w:date="2016-04-01T10:11:00Z">
        <w:r w:rsidR="00524C50">
          <w:rPr>
            <w:lang w:val="en-CA"/>
          </w:rPr>
          <w:t>s</w:t>
        </w:r>
      </w:ins>
      <w:ins w:id="1400"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01" w:author="Eric Boisvert" w:date="2016-01-04T12:00:00Z"/>
          <w:lang w:val="en-CA"/>
        </w:rPr>
      </w:pPr>
      <w:del w:id="1402" w:author="Eric Boisvert" w:date="2016-01-04T11:51:00Z">
        <w:r w:rsidDel="00EC644A">
          <w:rPr>
            <w:lang w:val="en-CA"/>
          </w:rPr>
          <w:delText>It has been argued that nillable properties are just a verbose absent value, but</w:delText>
        </w:r>
      </w:del>
      <w:r>
        <w:rPr>
          <w:lang w:val="en-CA"/>
        </w:rPr>
        <w:t xml:space="preserve"> </w:t>
      </w:r>
      <w:ins w:id="1403" w:author="Eric Boisvert" w:date="2016-01-04T11:51:00Z">
        <w:r w:rsidR="00EC644A">
          <w:rPr>
            <w:lang w:val="en-CA"/>
          </w:rPr>
          <w:t>N</w:t>
        </w:r>
      </w:ins>
      <w:del w:id="1404" w:author="Eric Boisvert" w:date="2016-01-04T11:51:00Z">
        <w:r w:rsidDel="00EC644A">
          <w:rPr>
            <w:lang w:val="en-CA"/>
          </w:rPr>
          <w:delText>n</w:delText>
        </w:r>
      </w:del>
      <w:r>
        <w:rPr>
          <w:lang w:val="en-CA"/>
        </w:rPr>
        <w:t>illable properties actually carry useful or even required information</w:t>
      </w:r>
      <w:del w:id="1405" w:author="Eric Boisvert" w:date="2016-01-04T11:54:00Z">
        <w:r w:rsidDel="00EC644A">
          <w:rPr>
            <w:lang w:val="en-CA"/>
          </w:rPr>
          <w:delText xml:space="preserve"> – through nilReason attribute in XML- </w:delText>
        </w:r>
      </w:del>
      <w:r>
        <w:rPr>
          <w:lang w:val="en-CA"/>
        </w:rPr>
        <w:t>in certain use cases, such a</w:t>
      </w:r>
      <w:ins w:id="1406" w:author="Eric Boisvert" w:date="2016-01-04T11:41:00Z">
        <w:r w:rsidR="00D404D2">
          <w:rPr>
            <w:lang w:val="en-CA"/>
          </w:rPr>
          <w:t>s</w:t>
        </w:r>
      </w:ins>
      <w:r>
        <w:rPr>
          <w:lang w:val="en-CA"/>
        </w:rPr>
        <w:t xml:space="preserve"> legally bounded data exchange scenarios</w:t>
      </w:r>
      <w:del w:id="1407" w:author="Eric Boisvert" w:date="2016-01-04T11:54:00Z">
        <w:r w:rsidDel="00EC644A">
          <w:rPr>
            <w:lang w:val="en-CA"/>
          </w:rPr>
          <w:delText xml:space="preserve">. </w:delText>
        </w:r>
      </w:del>
      <w:ins w:id="1408" w:author="Eric Boisvert" w:date="2016-01-04T11:54:00Z">
        <w:r w:rsidR="00EC644A">
          <w:rPr>
            <w:lang w:val="en-CA"/>
          </w:rPr>
          <w:t xml:space="preserve">.  </w:t>
        </w:r>
      </w:ins>
      <w:ins w:id="1409" w:author="Eric Boisvert" w:date="2016-01-04T11:56:00Z">
        <w:r w:rsidR="00EC644A">
          <w:rPr>
            <w:lang w:val="en-CA"/>
          </w:rPr>
          <w:t>Some</w:t>
        </w:r>
      </w:ins>
      <w:ins w:id="1410" w:author="Eric Boisvert" w:date="2016-01-04T11:54:00Z">
        <w:r w:rsidR="00EC644A">
          <w:rPr>
            <w:lang w:val="en-CA"/>
          </w:rPr>
          <w:t xml:space="preserve"> communities using GeoSciML </w:t>
        </w:r>
        <w:del w:id="1411" w:author="Ollie Raymond" w:date="2016-02-12T11:41:00Z">
          <w:r w:rsidR="00EC644A" w:rsidDel="00B2217A">
            <w:rPr>
              <w:lang w:val="en-CA"/>
            </w:rPr>
            <w:delText>might</w:delText>
          </w:r>
        </w:del>
      </w:ins>
      <w:ins w:id="1412" w:author="Ollie Raymond" w:date="2016-02-12T11:41:00Z">
        <w:r w:rsidR="00B2217A">
          <w:rPr>
            <w:lang w:val="en-CA"/>
          </w:rPr>
          <w:t>may</w:t>
        </w:r>
      </w:ins>
      <w:ins w:id="1413" w:author="Eric Boisvert" w:date="2016-01-04T11:54:00Z">
        <w:r w:rsidR="00EC644A">
          <w:rPr>
            <w:lang w:val="en-CA"/>
          </w:rPr>
          <w:t xml:space="preserve"> still want to force usage of nilled properties </w:t>
        </w:r>
      </w:ins>
      <w:ins w:id="1414" w:author="Eric Boisvert" w:date="2016-01-04T11:56:00Z">
        <w:r w:rsidR="00EC644A">
          <w:rPr>
            <w:lang w:val="en-CA"/>
          </w:rPr>
          <w:t>and the SWG recognised that different communit</w:t>
        </w:r>
      </w:ins>
      <w:ins w:id="1415" w:author="Eric Boisvert" w:date="2016-01-04T11:57:00Z">
        <w:r w:rsidR="00EC644A">
          <w:rPr>
            <w:lang w:val="en-CA"/>
          </w:rPr>
          <w:t xml:space="preserve">ies might want to enforce different sets of properties.  </w:t>
        </w:r>
      </w:ins>
      <w:ins w:id="1416" w:author="Eric Boisvert" w:date="2016-01-04T11:58:00Z">
        <w:r w:rsidR="00EC644A">
          <w:rPr>
            <w:lang w:val="en-CA"/>
          </w:rPr>
          <w:t>To</w:t>
        </w:r>
      </w:ins>
      <w:ins w:id="1417" w:author="Eric Boisvert" w:date="2016-01-04T11:57:00Z">
        <w:r w:rsidR="00EC644A">
          <w:rPr>
            <w:lang w:val="en-CA"/>
          </w:rPr>
          <w:t xml:space="preserve"> meet this requirements and to offer flexibility to various communities want</w:t>
        </w:r>
      </w:ins>
      <w:ins w:id="1418" w:author="Eric Boisvert" w:date="2016-01-04T11:58:00Z">
        <w:r w:rsidR="00EC644A">
          <w:rPr>
            <w:lang w:val="en-CA"/>
          </w:rPr>
          <w:t>ing</w:t>
        </w:r>
      </w:ins>
      <w:ins w:id="1419" w:author="Eric Boisvert" w:date="2016-01-04T11:57:00Z">
        <w:r w:rsidR="00EC644A">
          <w:rPr>
            <w:lang w:val="en-CA"/>
          </w:rPr>
          <w:t xml:space="preserve"> to use (or extend) GeoSciML, </w:t>
        </w:r>
      </w:ins>
      <w:ins w:id="1420" w:author="Eric Boisvert" w:date="2016-01-04T11:58:00Z">
        <w:r w:rsidR="00EC644A">
          <w:rPr>
            <w:lang w:val="en-CA"/>
          </w:rPr>
          <w:t>properties are optional, but can still be nilled.  A data provider is offered two options when a value is missin</w:t>
        </w:r>
      </w:ins>
      <w:ins w:id="1421" w:author="Eric Boisvert" w:date="2016-01-04T12:00:00Z">
        <w:r w:rsidR="00EC644A">
          <w:rPr>
            <w:lang w:val="en-CA"/>
          </w:rPr>
          <w:t>g:</w:t>
        </w:r>
      </w:ins>
    </w:p>
    <w:p w14:paraId="5C6B93DB" w14:textId="6F5A4FB6" w:rsidR="00EC644A" w:rsidRDefault="00EC644A">
      <w:pPr>
        <w:numPr>
          <w:ilvl w:val="0"/>
          <w:numId w:val="30"/>
        </w:numPr>
        <w:rPr>
          <w:ins w:id="1422" w:author="Eric Boisvert" w:date="2016-01-04T12:00:00Z"/>
          <w:lang w:val="en-CA"/>
        </w:rPr>
        <w:pPrChange w:id="1423" w:author="Eric Boisvert" w:date="2016-01-04T12:00:00Z">
          <w:pPr/>
        </w:pPrChange>
      </w:pPr>
      <w:ins w:id="1424" w:author="Eric Boisvert" w:date="2016-01-04T12:00:00Z">
        <w:r>
          <w:rPr>
            <w:lang w:val="en-CA"/>
          </w:rPr>
          <w:t>Omit the property</w:t>
        </w:r>
      </w:ins>
    </w:p>
    <w:p w14:paraId="7284E536" w14:textId="7CEBEA09" w:rsidR="00EC644A" w:rsidRDefault="00EC644A">
      <w:pPr>
        <w:numPr>
          <w:ilvl w:val="0"/>
          <w:numId w:val="30"/>
        </w:numPr>
        <w:rPr>
          <w:ins w:id="1425" w:author="Eric Boisvert" w:date="2016-01-04T12:00:00Z"/>
          <w:lang w:val="en-CA"/>
        </w:rPr>
        <w:pPrChange w:id="1426" w:author="Eric Boisvert" w:date="2016-01-04T12:00:00Z">
          <w:pPr/>
        </w:pPrChange>
      </w:pPr>
      <w:ins w:id="1427" w:author="Eric Boisvert" w:date="2016-01-04T12:00:00Z">
        <w:del w:id="1428" w:author="Ollie Raymond" w:date="2016-02-12T11:42:00Z">
          <w:r w:rsidDel="00B2217A">
            <w:rPr>
              <w:lang w:val="en-CA"/>
            </w:rPr>
            <w:lastRenderedPageBreak/>
            <w:delText>Emit</w:delText>
          </w:r>
        </w:del>
      </w:ins>
      <w:ins w:id="1429" w:author="Ollie Raymond" w:date="2016-02-12T11:42:00Z">
        <w:r w:rsidR="00B2217A">
          <w:rPr>
            <w:lang w:val="en-CA"/>
          </w:rPr>
          <w:t>Deliver</w:t>
        </w:r>
      </w:ins>
      <w:ins w:id="1430" w:author="Eric Boisvert" w:date="2016-01-04T12:00:00Z">
        <w:r>
          <w:rPr>
            <w:lang w:val="en-CA"/>
          </w:rPr>
          <w:t xml:space="preserve"> a nilled property with </w:t>
        </w:r>
        <w:r w:rsidR="00D3219D">
          <w:rPr>
            <w:lang w:val="en-CA"/>
          </w:rPr>
          <w:t>relevant justification</w:t>
        </w:r>
        <w:del w:id="1431"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432" w:author="Eric Boisvert" w:date="2016-01-04T11:52:00Z"/>
          <w:lang w:val="en-CA"/>
        </w:rPr>
      </w:pPr>
      <w:ins w:id="1433" w:author="Eric Boisvert" w:date="2016-01-04T12:02:00Z">
        <w:del w:id="1434" w:author="Ollie Raymond" w:date="2016-02-12T11:42:00Z">
          <w:r w:rsidDel="00B2217A">
            <w:rPr>
              <w:lang w:val="en-CA"/>
            </w:rPr>
            <w:delText>What</w:delText>
          </w:r>
        </w:del>
      </w:ins>
      <w:ins w:id="1435" w:author="Ollie Raymond" w:date="2016-02-12T11:42:00Z">
        <w:r w:rsidR="00B2217A">
          <w:rPr>
            <w:lang w:val="en-CA"/>
          </w:rPr>
          <w:t>Which</w:t>
        </w:r>
      </w:ins>
      <w:ins w:id="1436" w:author="Eric Boisvert" w:date="2016-01-04T12:02:00Z">
        <w:r>
          <w:rPr>
            <w:lang w:val="en-CA"/>
          </w:rPr>
          <w:t xml:space="preserve"> option is </w:t>
        </w:r>
      </w:ins>
      <w:ins w:id="1437" w:author="Ollie Raymond" w:date="2016-02-12T12:42:00Z">
        <w:r w:rsidR="00704C86">
          <w:rPr>
            <w:lang w:val="en-CA"/>
          </w:rPr>
          <w:t xml:space="preserve">most </w:t>
        </w:r>
      </w:ins>
      <w:ins w:id="1438" w:author="Eric Boisvert" w:date="2016-01-04T12:02:00Z">
        <w:r>
          <w:rPr>
            <w:lang w:val="en-CA"/>
          </w:rPr>
          <w:t>useful for a community is left to that community</w:t>
        </w:r>
      </w:ins>
      <w:ins w:id="1439" w:author="Ollie Raymond" w:date="2016-02-12T11:42:00Z">
        <w:r w:rsidR="00B2217A">
          <w:rPr>
            <w:lang w:val="en-CA"/>
          </w:rPr>
          <w:t xml:space="preserve"> to decide. Their decision</w:t>
        </w:r>
      </w:ins>
      <w:ins w:id="1440" w:author="Eric Boisvert" w:date="2016-01-04T12:02:00Z">
        <w:del w:id="1441" w:author="Ollie Raymond" w:date="2016-02-12T11:42:00Z">
          <w:r w:rsidDel="00B2217A">
            <w:rPr>
              <w:lang w:val="en-CA"/>
            </w:rPr>
            <w:delText xml:space="preserve"> that</w:delText>
          </w:r>
        </w:del>
        <w:r>
          <w:rPr>
            <w:lang w:val="en-CA"/>
          </w:rPr>
          <w:t xml:space="preserve"> can </w:t>
        </w:r>
      </w:ins>
      <w:ins w:id="1442" w:author="Ollie Raymond" w:date="2016-02-12T11:43:00Z">
        <w:r w:rsidR="00B2217A">
          <w:rPr>
            <w:lang w:val="en-CA"/>
          </w:rPr>
          <w:t xml:space="preserve">be </w:t>
        </w:r>
      </w:ins>
      <w:ins w:id="1443" w:author="Eric Boisvert" w:date="2016-01-04T12:02:00Z">
        <w:r>
          <w:rPr>
            <w:lang w:val="en-CA"/>
          </w:rPr>
          <w:t>enforce</w:t>
        </w:r>
      </w:ins>
      <w:ins w:id="1444" w:author="Ollie Raymond" w:date="2016-02-12T11:43:00Z">
        <w:r w:rsidR="00B2217A">
          <w:rPr>
            <w:lang w:val="en-CA"/>
          </w:rPr>
          <w:t>d</w:t>
        </w:r>
      </w:ins>
      <w:ins w:id="1445" w:author="Eric Boisvert" w:date="2016-01-04T12:02:00Z">
        <w:del w:id="1446" w:author="Ollie Raymond" w:date="2016-02-12T11:43:00Z">
          <w:r w:rsidDel="00B2217A">
            <w:rPr>
              <w:lang w:val="en-CA"/>
            </w:rPr>
            <w:delText xml:space="preserve"> the rule</w:delText>
          </w:r>
        </w:del>
      </w:ins>
      <w:ins w:id="1447" w:author="Eric Boisvert" w:date="2016-01-04T12:03:00Z">
        <w:del w:id="1448" w:author="Ollie Raymond" w:date="2016-02-12T11:43:00Z">
          <w:r w:rsidDel="00B2217A">
            <w:rPr>
              <w:lang w:val="en-CA"/>
            </w:rPr>
            <w:delText>s</w:delText>
          </w:r>
        </w:del>
      </w:ins>
      <w:ins w:id="1449" w:author="Eric Boisvert" w:date="2016-01-04T12:02:00Z">
        <w:r>
          <w:rPr>
            <w:lang w:val="en-CA"/>
          </w:rPr>
          <w:t xml:space="preserve"> using Schematron.  </w:t>
        </w:r>
      </w:ins>
      <w:ins w:id="1450" w:author="Eric Boisvert" w:date="2016-01-04T12:03:00Z">
        <w:r>
          <w:rPr>
            <w:lang w:val="en-CA"/>
          </w:rPr>
          <w:t xml:space="preserve">Therefore </w:t>
        </w:r>
        <w:del w:id="1451" w:author="Ollie Raymond" w:date="2016-02-12T11:43:00Z">
          <w:r w:rsidDel="00B2217A">
            <w:rPr>
              <w:lang w:val="en-CA"/>
            </w:rPr>
            <w:delText xml:space="preserve">what </w:delText>
          </w:r>
        </w:del>
        <w:r>
          <w:rPr>
            <w:lang w:val="en-CA"/>
          </w:rPr>
          <w:t xml:space="preserve">we foresee </w:t>
        </w:r>
        <w:del w:id="1452" w:author="Ollie Raymond" w:date="2016-02-12T11:43:00Z">
          <w:r w:rsidDel="00B2217A">
            <w:rPr>
              <w:lang w:val="en-CA"/>
            </w:rPr>
            <w:delText xml:space="preserve">is </w:delText>
          </w:r>
        </w:del>
        <w:r>
          <w:rPr>
            <w:lang w:val="en-CA"/>
          </w:rPr>
          <w:t xml:space="preserve">a) GeoSciML </w:t>
        </w:r>
      </w:ins>
      <w:ins w:id="1453" w:author="Eric Boisvert" w:date="2016-03-06T11:03:00Z">
        <w:r w:rsidR="009F2680">
          <w:rPr>
            <w:lang w:val="en-CA"/>
          </w:rPr>
          <w:t>data model</w:t>
        </w:r>
      </w:ins>
      <w:ins w:id="1454" w:author="Eric Boisvert" w:date="2016-01-04T12:03:00Z">
        <w:r>
          <w:rPr>
            <w:lang w:val="en-CA"/>
          </w:rPr>
          <w:t>, defined by this specification providing naming and structure and b) a series of community</w:t>
        </w:r>
      </w:ins>
      <w:r w:rsidR="00B2217A">
        <w:rPr>
          <w:lang w:val="en-CA"/>
        </w:rPr>
        <w:t>-</w:t>
      </w:r>
      <w:ins w:id="1455" w:author="Eric Boisvert" w:date="2016-01-04T12:03:00Z">
        <w:r>
          <w:rPr>
            <w:lang w:val="en-CA"/>
          </w:rPr>
          <w:t>defined rule</w:t>
        </w:r>
      </w:ins>
      <w:ins w:id="1456" w:author="Ollie Raymond" w:date="2016-02-12T11:44:00Z">
        <w:r w:rsidR="00B2217A">
          <w:rPr>
            <w:lang w:val="en-CA"/>
          </w:rPr>
          <w:t>s</w:t>
        </w:r>
      </w:ins>
      <w:ins w:id="1457" w:author="Eric Boisvert" w:date="2016-01-04T12:03:00Z">
        <w:r>
          <w:rPr>
            <w:lang w:val="en-CA"/>
          </w:rPr>
          <w:t xml:space="preserve"> to enforce </w:t>
        </w:r>
      </w:ins>
      <w:ins w:id="1458" w:author="Ollie Raymond" w:date="2016-02-12T11:45:00Z">
        <w:r w:rsidR="003266F1">
          <w:rPr>
            <w:lang w:val="en-CA"/>
          </w:rPr>
          <w:t xml:space="preserve">the </w:t>
        </w:r>
      </w:ins>
      <w:ins w:id="1459" w:author="Eric Boisvert" w:date="2016-01-04T12:03:00Z">
        <w:r>
          <w:rPr>
            <w:lang w:val="en-CA"/>
          </w:rPr>
          <w:t>presence of certain properties relevant to their use cases.  For XML, this translate</w:t>
        </w:r>
      </w:ins>
      <w:ins w:id="1460" w:author="Eric Boisvert" w:date="2016-01-04T12:07:00Z">
        <w:r>
          <w:rPr>
            <w:lang w:val="en-CA"/>
          </w:rPr>
          <w:t>s</w:t>
        </w:r>
      </w:ins>
      <w:ins w:id="1461" w:author="Eric Boisvert" w:date="2016-01-04T12:03:00Z">
        <w:r>
          <w:rPr>
            <w:lang w:val="en-CA"/>
          </w:rPr>
          <w:t xml:space="preserve"> into a set of common XSD and SCH to </w:t>
        </w:r>
        <w:del w:id="1462" w:author="Ollie Raymond" w:date="2016-02-12T12:45:00Z">
          <w:r w:rsidDel="00704C86">
            <w:rPr>
              <w:lang w:val="en-CA"/>
            </w:rPr>
            <w:delText>anyone claiming</w:delText>
          </w:r>
        </w:del>
      </w:ins>
      <w:ins w:id="1463" w:author="Ollie Raymond" w:date="2016-02-12T12:45:00Z">
        <w:r w:rsidR="00704C86">
          <w:rPr>
            <w:lang w:val="en-CA"/>
          </w:rPr>
          <w:t>govern</w:t>
        </w:r>
      </w:ins>
      <w:ins w:id="1464" w:author="Eric Boisvert" w:date="2016-01-04T12:03:00Z">
        <w:r>
          <w:rPr>
            <w:lang w:val="en-CA"/>
          </w:rPr>
          <w:t xml:space="preserve"> conformance to GeoSciML</w:t>
        </w:r>
      </w:ins>
      <w:ins w:id="1465" w:author="Ollie Raymond" w:date="2016-02-12T12:45:00Z">
        <w:r w:rsidR="00704C86">
          <w:rPr>
            <w:lang w:val="en-CA"/>
          </w:rPr>
          <w:t>,</w:t>
        </w:r>
      </w:ins>
      <w:ins w:id="1466" w:author="Eric Boisvert" w:date="2016-01-04T12:03:00Z">
        <w:r>
          <w:rPr>
            <w:lang w:val="en-CA"/>
          </w:rPr>
          <w:t xml:space="preserve"> and community</w:t>
        </w:r>
      </w:ins>
      <w:ins w:id="1467" w:author="Ollie Raymond" w:date="2016-02-12T12:45:00Z">
        <w:r w:rsidR="00704C86">
          <w:rPr>
            <w:lang w:val="en-CA"/>
          </w:rPr>
          <w:t>-</w:t>
        </w:r>
      </w:ins>
      <w:ins w:id="1468" w:author="Eric Boisvert" w:date="2016-01-04T12:03:00Z">
        <w:del w:id="1469" w:author="Ollie Raymond" w:date="2016-02-12T12:45:00Z">
          <w:r w:rsidDel="00704C86">
            <w:rPr>
              <w:lang w:val="en-CA"/>
            </w:rPr>
            <w:delText xml:space="preserve"> </w:delText>
          </w:r>
        </w:del>
        <w:r>
          <w:rPr>
            <w:lang w:val="en-CA"/>
          </w:rPr>
          <w:t>specific SCH to enforce specific use cases</w:t>
        </w:r>
      </w:ins>
      <w:ins w:id="1470" w:author="Eric Boisvert" w:date="2016-01-04T12:08:00Z">
        <w:r>
          <w:rPr>
            <w:lang w:val="en-CA"/>
          </w:rPr>
          <w:t>, such as INSPIRE</w:t>
        </w:r>
      </w:ins>
      <w:ins w:id="1471" w:author="Eric Boisvert" w:date="2016-01-04T12:03:00Z">
        <w:r>
          <w:rPr>
            <w:lang w:val="en-CA"/>
          </w:rPr>
          <w:t>.</w:t>
        </w:r>
      </w:ins>
    </w:p>
    <w:p w14:paraId="0AA94133" w14:textId="548DEFB9" w:rsidR="00EC644A" w:rsidDel="00EC644A" w:rsidRDefault="00EC644A" w:rsidP="000B4F44">
      <w:pPr>
        <w:rPr>
          <w:del w:id="1472" w:author="Eric Boisvert" w:date="2016-01-04T11:57:00Z"/>
          <w:lang w:val="en-CA"/>
        </w:rPr>
      </w:pPr>
    </w:p>
    <w:p w14:paraId="279757A9" w14:textId="6260115C" w:rsidR="009B64F8" w:rsidDel="009F2680" w:rsidRDefault="009B64F8" w:rsidP="000B4F44">
      <w:pPr>
        <w:pStyle w:val="Heading3"/>
        <w:spacing w:after="240"/>
        <w:rPr>
          <w:del w:id="1473" w:author="Eric Boisvert" w:date="2016-03-06T11:05:00Z"/>
          <w:lang w:val="en-CA"/>
        </w:rPr>
      </w:pPr>
      <w:bookmarkStart w:id="1474" w:name="_Toc445034186"/>
      <w:bookmarkStart w:id="1475" w:name="_Toc446944573"/>
      <w:bookmarkStart w:id="1476" w:name="_Toc447367009"/>
      <w:bookmarkStart w:id="1477" w:name="_Toc447367129"/>
      <w:commentRangeStart w:id="1478"/>
      <w:del w:id="1479" w:author="Eric Boisvert" w:date="2016-03-06T11:05:00Z">
        <w:r w:rsidDel="009F2680">
          <w:rPr>
            <w:lang w:val="en-CA"/>
          </w:rPr>
          <w:delText>Observed absence</w:delText>
        </w:r>
        <w:commentRangeEnd w:id="1478"/>
        <w:r w:rsidR="009D3533" w:rsidRPr="000B4F44" w:rsidDel="009F2680">
          <w:rPr>
            <w:lang w:val="en-CA"/>
          </w:rPr>
          <w:commentReference w:id="1478"/>
        </w:r>
        <w:bookmarkEnd w:id="1474"/>
        <w:bookmarkEnd w:id="1475"/>
        <w:bookmarkEnd w:id="1476"/>
        <w:bookmarkEnd w:id="1477"/>
      </w:del>
    </w:p>
    <w:p w14:paraId="740AA8D6" w14:textId="4A4021BA" w:rsidR="009B64F8" w:rsidDel="009F2680" w:rsidRDefault="009B64F8" w:rsidP="004A5507">
      <w:pPr>
        <w:rPr>
          <w:del w:id="1480" w:author="Eric Boisvert" w:date="2016-03-06T11:05:00Z"/>
          <w:lang w:val="en-CA"/>
        </w:rPr>
      </w:pPr>
      <w:commentRangeStart w:id="1481"/>
      <w:del w:id="1482" w:author="Eric Boisvert" w:date="2016-03-06T11:05:00Z">
        <w:r w:rsidDel="009F2680">
          <w:rPr>
            <w:lang w:val="en-CA"/>
          </w:rPr>
          <w:delText>There are situation</w:delText>
        </w:r>
      </w:del>
      <w:ins w:id="1483" w:author="Ollie Raymond" w:date="2016-02-12T12:45:00Z">
        <w:del w:id="1484" w:author="Eric Boisvert" w:date="2016-03-06T11:05:00Z">
          <w:r w:rsidR="00704C86" w:rsidDel="009F2680">
            <w:rPr>
              <w:lang w:val="en-CA"/>
            </w:rPr>
            <w:delText>s</w:delText>
          </w:r>
        </w:del>
      </w:ins>
      <w:del w:id="1485"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486" w:author="Ollie Raymond" w:date="2016-02-12T12:46:00Z">
        <w:del w:id="1487" w:author="Eric Boisvert" w:date="2016-03-06T11:05:00Z">
          <w:r w:rsidR="00704C86" w:rsidDel="009F2680">
            <w:rPr>
              <w:lang w:val="en-CA"/>
            </w:rPr>
            <w:delText>For example,c</w:delText>
          </w:r>
        </w:del>
      </w:ins>
      <w:del w:id="1488"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489" w:author="Eric Boisvert" w:date="2016-03-06T11:05:00Z"/>
          <w:i/>
        </w:rPr>
      </w:pPr>
      <w:del w:id="1490"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491"/>
        <w:r w:rsidRPr="00D3219D" w:rsidDel="009F2680">
          <w:rPr>
            <w:b/>
            <w:i/>
            <w:rPrChange w:id="1492" w:author="Eric Boisvert" w:date="2016-01-04T12:08:00Z">
              <w:rPr>
                <w:i/>
              </w:rPr>
            </w:rPrChange>
          </w:rPr>
          <w:delText>absence</w:delText>
        </w:r>
        <w:r w:rsidRPr="009B64F8" w:rsidDel="009F2680">
          <w:rPr>
            <w:i/>
          </w:rPr>
          <w:delText xml:space="preserve"> of fossils</w:delText>
        </w:r>
        <w:commentRangeEnd w:id="1491"/>
        <w:r w:rsidR="009D3533" w:rsidDel="009F2680">
          <w:rPr>
            <w:rStyle w:val="CommentReference"/>
          </w:rPr>
          <w:commentReference w:id="1491"/>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493" w:author="Eric Boisvert" w:date="2016-03-06T11:05:00Z"/>
          <w:i/>
        </w:rPr>
      </w:pPr>
      <w:del w:id="1494"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481"/>
        <w:r w:rsidR="0020685A" w:rsidDel="009F2680">
          <w:rPr>
            <w:rStyle w:val="CommentReference"/>
          </w:rPr>
          <w:commentReference w:id="1481"/>
        </w:r>
      </w:del>
    </w:p>
    <w:p w14:paraId="7A619FAE" w14:textId="1473931C" w:rsidR="009C3567" w:rsidDel="009F2680" w:rsidRDefault="004E5F43" w:rsidP="004A5507">
      <w:pPr>
        <w:rPr>
          <w:del w:id="1495" w:author="Eric Boisvert" w:date="2016-03-06T11:05:00Z"/>
          <w:lang w:val="en-CA"/>
        </w:rPr>
      </w:pPr>
      <w:del w:id="1496" w:author="Eric Boisvert" w:date="2016-03-06T11:05:00Z">
        <w:r w:rsidDel="009F2680">
          <w:rPr>
            <w:lang w:val="en-CA"/>
          </w:rPr>
          <w:delText xml:space="preserve">Another example lies in </w:delText>
        </w:r>
      </w:del>
      <w:ins w:id="1497" w:author="Ollie Raymond" w:date="2016-02-12T12:46:00Z">
        <w:del w:id="1498" w:author="Eric Boisvert" w:date="2016-03-06T11:05:00Z">
          <w:r w:rsidR="00704C86" w:rsidDel="009F2680">
            <w:rPr>
              <w:lang w:val="en-CA"/>
            </w:rPr>
            <w:delText xml:space="preserve">the </w:delText>
          </w:r>
        </w:del>
      </w:ins>
      <w:del w:id="1499"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00" w:author="Ollie Raymond" w:date="2016-02-12T12:46:00Z">
        <w:del w:id="1501" w:author="Eric Boisvert" w:date="2016-03-06T11:05:00Z">
          <w:r w:rsidR="00704C86" w:rsidDel="009F2680">
            <w:rPr>
              <w:lang w:val="en-CA"/>
            </w:rPr>
            <w:delText xml:space="preserve">the </w:delText>
          </w:r>
        </w:del>
      </w:ins>
      <w:del w:id="1502"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03" w:author="Ollie Raymond" w:date="2016-02-12T12:46:00Z">
        <w:del w:id="1504" w:author="Eric Boisvert" w:date="2016-03-06T11:05:00Z">
          <w:r w:rsidR="00704C86" w:rsidDel="009F2680">
            <w:rPr>
              <w:lang w:val="en-CA"/>
            </w:rPr>
            <w:delText>of metamorphism</w:delText>
          </w:r>
        </w:del>
      </w:ins>
      <w:del w:id="1505" w:author="Eric Boisvert" w:date="2016-03-06T11:05:00Z">
        <w:r w:rsidR="009D3533" w:rsidDel="009F2680">
          <w:rPr>
            <w:lang w:val="en-CA"/>
          </w:rPr>
          <w:delText xml:space="preserve"> (eg, kyanite for high pressure and low temperature).  </w:delText>
        </w:r>
        <w:commentRangeStart w:id="1506"/>
        <w:r w:rsidR="009D3533" w:rsidDel="009F2680">
          <w:rPr>
            <w:lang w:val="en-CA"/>
          </w:rPr>
          <w:delText>There is a</w:delText>
        </w:r>
      </w:del>
      <w:del w:id="1507" w:author="Eric Boisvert" w:date="2015-10-28T12:07:00Z">
        <w:r w:rsidR="009D3533" w:rsidDel="005A74B6">
          <w:rPr>
            <w:lang w:val="en-CA"/>
          </w:rPr>
          <w:delText xml:space="preserve">n obvious </w:delText>
        </w:r>
      </w:del>
      <w:del w:id="1508" w:author="Eric Boisvert" w:date="2016-03-06T11:05:00Z">
        <w:r w:rsidR="009D3533" w:rsidDel="009F2680">
          <w:rPr>
            <w:lang w:val="en-CA"/>
          </w:rPr>
          <w:delText>difference between reporting conf</w:delText>
        </w:r>
      </w:del>
      <w:del w:id="1509" w:author="Eric Boisvert" w:date="2015-10-27T17:07:00Z">
        <w:r w:rsidR="009D3533" w:rsidDel="00773E1B">
          <w:rPr>
            <w:lang w:val="en-CA"/>
          </w:rPr>
          <w:delText>o</w:delText>
        </w:r>
      </w:del>
      <w:del w:id="1510" w:author="Eric Boisvert" w:date="2016-03-06T11:05:00Z">
        <w:r w:rsidR="009D3533" w:rsidDel="009F2680">
          <w:rPr>
            <w:lang w:val="en-CA"/>
          </w:rPr>
          <w:delText>rmed absence of kyanite and the presence of kyanite i</w:delText>
        </w:r>
      </w:del>
      <w:del w:id="1511" w:author="Eric Boisvert" w:date="2016-01-04T12:09:00Z">
        <w:r w:rsidR="009D3533" w:rsidDel="00D3219D">
          <w:rPr>
            <w:lang w:val="en-CA"/>
          </w:rPr>
          <w:delText>f</w:delText>
        </w:r>
      </w:del>
      <w:del w:id="1512" w:author="Eric Boisvert" w:date="2016-03-06T11:05:00Z">
        <w:r w:rsidR="009D3533" w:rsidDel="009F2680">
          <w:rPr>
            <w:lang w:val="en-CA"/>
          </w:rPr>
          <w:delText xml:space="preserve"> not known.</w:delText>
        </w:r>
        <w:commentRangeEnd w:id="1506"/>
        <w:r w:rsidR="00864A36" w:rsidDel="009F2680">
          <w:rPr>
            <w:rStyle w:val="CommentReference"/>
          </w:rPr>
          <w:commentReference w:id="1506"/>
        </w:r>
      </w:del>
    </w:p>
    <w:p w14:paraId="0E37D61E" w14:textId="14586D57" w:rsidR="009D3533" w:rsidRDefault="003A580A">
      <w:pPr>
        <w:pStyle w:val="Heading3"/>
        <w:spacing w:after="240"/>
        <w:rPr>
          <w:ins w:id="1513" w:author="Eric Boisvert" w:date="2016-01-24T13:13:00Z"/>
          <w:lang w:val="en-CA"/>
        </w:rPr>
        <w:pPrChange w:id="1514" w:author="Eric Boisvert" w:date="2016-01-24T13:13:00Z">
          <w:pPr/>
        </w:pPrChange>
      </w:pPr>
      <w:bookmarkStart w:id="1515" w:name="_Toc447367130"/>
      <w:ins w:id="1516" w:author="Eric Boisvert" w:date="2016-01-24T13:13:00Z">
        <w:r>
          <w:rPr>
            <w:lang w:val="en-CA"/>
          </w:rPr>
          <w:t>Package shortcut</w:t>
        </w:r>
      </w:ins>
      <w:ins w:id="1517" w:author="Eric Boisvert" w:date="2016-02-27T12:19:00Z">
        <w:r w:rsidR="008B7992">
          <w:rPr>
            <w:lang w:val="en-CA"/>
          </w:rPr>
          <w:t>s</w:t>
        </w:r>
      </w:ins>
      <w:bookmarkEnd w:id="1515"/>
    </w:p>
    <w:p w14:paraId="7F65CCE8" w14:textId="31803EA0" w:rsidR="003A580A" w:rsidRDefault="003A580A" w:rsidP="004A5507">
      <w:pPr>
        <w:rPr>
          <w:ins w:id="1518" w:author="Eric Boisvert" w:date="2016-01-24T13:14:00Z"/>
          <w:lang w:val="en-CA"/>
        </w:rPr>
      </w:pPr>
      <w:ins w:id="1519" w:author="Eric Boisvert" w:date="2016-01-24T13:13:00Z">
        <w:r>
          <w:rPr>
            <w:lang w:val="en-CA"/>
          </w:rPr>
          <w:t>The following shortcut</w:t>
        </w:r>
      </w:ins>
      <w:ins w:id="1520" w:author="Eric Boisvert" w:date="2016-01-24T13:15:00Z">
        <w:r>
          <w:rPr>
            <w:lang w:val="en-CA"/>
          </w:rPr>
          <w:t>s</w:t>
        </w:r>
      </w:ins>
      <w:ins w:id="1521" w:author="Eric Boisvert" w:date="2016-01-24T13:13:00Z">
        <w:r>
          <w:rPr>
            <w:lang w:val="en-CA"/>
          </w:rPr>
          <w:t xml:space="preserve"> are used to </w:t>
        </w:r>
      </w:ins>
      <w:ins w:id="1522" w:author="Eric Boisvert" w:date="2016-01-24T13:14:00Z">
        <w:r>
          <w:rPr>
            <w:lang w:val="en-CA"/>
          </w:rPr>
          <w:t>refer to</w:t>
        </w:r>
      </w:ins>
      <w:ins w:id="1523" w:author="Eric Boisvert" w:date="2016-01-24T13:13:00Z">
        <w:r>
          <w:rPr>
            <w:lang w:val="en-CA"/>
          </w:rPr>
          <w:t xml:space="preserve"> </w:t>
        </w:r>
      </w:ins>
      <w:ins w:id="1524"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525"/>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lastRenderedPageBreak/>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525"/>
            <w:r w:rsidR="007E67EB">
              <w:rPr>
                <w:rStyle w:val="CommentReference"/>
              </w:rPr>
              <w:commentReference w:id="1525"/>
            </w:r>
          </w:p>
        </w:tc>
      </w:tr>
    </w:tbl>
    <w:p w14:paraId="51F19745" w14:textId="77777777" w:rsidR="003A580A" w:rsidRPr="00D12552" w:rsidRDefault="003A580A" w:rsidP="004A5507">
      <w:pPr>
        <w:rPr>
          <w:lang w:val="en-CA"/>
        </w:rPr>
      </w:pPr>
    </w:p>
    <w:p w14:paraId="0F1DF2C6" w14:textId="3E0C9BD6" w:rsidR="009A7B37" w:rsidRDefault="00695378">
      <w:pPr>
        <w:pStyle w:val="Heading2"/>
        <w:rPr>
          <w:ins w:id="1526" w:author="Boisvert, Eric" w:date="2016-04-01T14:27:00Z"/>
          <w:lang w:val="en-CA"/>
        </w:rPr>
      </w:pPr>
      <w:bookmarkStart w:id="1527" w:name="_Toc44736713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ins w:id="1528" w:author="Boisvert, Eric" w:date="2016-04-01T14:37:00Z">
        <w:r w:rsidR="005375F0">
          <w:rPr>
            <w:lang w:val="en-CA"/>
          </w:rPr>
          <w:t xml:space="preserve"> (Normative)</w:t>
        </w:r>
      </w:ins>
      <w:bookmarkEnd w:id="1527"/>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sz w:val="20"/>
                <w:szCs w:val="20"/>
                <w:lang w:val="en-CA"/>
              </w:rPr>
            </w:pPr>
            <w:r w:rsidRPr="00C330C2">
              <w:rPr>
                <w:rFonts w:ascii="Calibri" w:eastAsia="MS Mincho" w:hAnsi="Calibri"/>
                <w:b/>
                <w:sz w:val="20"/>
                <w:szCs w:val="20"/>
                <w:lang w:val="en-CA"/>
              </w:rPr>
              <w:t>/req/gsml4-core/uml-entity-name</w:t>
            </w:r>
            <w:r w:rsidRPr="00C330C2" w:rsidDel="00DA41F8">
              <w:rPr>
                <w:rFonts w:ascii="Calibri" w:eastAsia="MS Mincho" w:hAnsi="Calibri"/>
                <w:b/>
                <w:sz w:val="20"/>
                <w:szCs w:val="20"/>
                <w:lang w:val="en-CA"/>
              </w:rPr>
              <w:t xml:space="preserve"> </w:t>
            </w:r>
          </w:p>
          <w:p w14:paraId="262C812A" w14:textId="699DC0A0" w:rsidR="00DA41F8" w:rsidRPr="00C330C2" w:rsidRDefault="00DA41F8" w:rsidP="00522D6C">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/req/gsml4-core/uml-cardinality</w:t>
            </w:r>
            <w:r w:rsidRPr="00C330C2" w:rsidDel="00DA41F8">
              <w:rPr>
                <w:rFonts w:ascii="Calibri" w:eastAsia="MS Mincho" w:hAnsi="Calibri"/>
                <w:b/>
                <w:sz w:val="20"/>
                <w:szCs w:val="20"/>
                <w:lang w:val="en-CA"/>
              </w:rPr>
              <w:t xml:space="preserve"> </w:t>
            </w:r>
          </w:p>
          <w:p w14:paraId="0CA4EBF9" w14:textId="172646DD"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tTarget implementation allows it, it shall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/req/gsml4-core/uml-abstract</w:t>
            </w:r>
            <w:r w:rsidRPr="00C330C2" w:rsidDel="00DA41F8">
              <w:rPr>
                <w:rFonts w:ascii="Calibri" w:eastAsia="MS Mincho" w:hAnsi="Calibri"/>
                <w:b/>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/req/gsml4-core/uml-polymorphism</w:t>
            </w:r>
            <w:r w:rsidRPr="00C330C2" w:rsidDel="00DA41F8">
              <w:rPr>
                <w:rFonts w:ascii="Calibri" w:eastAsia="MS Mincho" w:hAnsi="Calibri"/>
                <w:b/>
                <w:sz w:val="20"/>
                <w:szCs w:val="20"/>
                <w:lang w:val="en-CA"/>
              </w:rPr>
              <w:t xml:space="preserve"> </w:t>
            </w:r>
          </w:p>
          <w:p w14:paraId="1ED08679" w14:textId="24C78804"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Target implementation SHALL implements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fr-CA"/>
              </w:rPr>
            </w:pPr>
            <w:r w:rsidRPr="00C330C2">
              <w:rPr>
                <w:rFonts w:ascii="Calibri" w:eastAsia="MS Mincho" w:hAnsi="Calibri"/>
                <w:b/>
                <w:sz w:val="20"/>
                <w:szCs w:val="20"/>
                <w:lang w:val="fr-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/req/gsml4-core/codelist</w:t>
            </w:r>
          </w:p>
          <w:p w14:paraId="32EFACF0" w14:textId="07756BFF"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42253D" w:rsidRPr="00C330C2">
              <w:rPr>
                <w:rFonts w:ascii="Calibri" w:eastAsia="MS Mincho" w:hAnsi="Calibri"/>
                <w:sz w:val="20"/>
                <w:szCs w:val="20"/>
                <w:lang w:val="en-CA"/>
              </w:rPr>
              <w:t xml:space="preserve">SHALL  </w:t>
            </w:r>
            <w:r w:rsidRPr="00C330C2">
              <w:rPr>
                <w:rFonts w:ascii="Calibri" w:eastAsia="MS Mincho" w:hAnsi="Calibri"/>
                <w:sz w:val="20"/>
                <w:szCs w:val="20"/>
                <w:lang w:val="en-CA"/>
              </w:rPr>
              <w:t>be specified encoded as using the URI accoding to RFC 3896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778B80B" w:rsidR="009A7B37" w:rsidRPr="009F4AF5" w:rsidRDefault="00A6445A">
      <w:pPr>
        <w:rPr>
          <w:ins w:id="1529" w:author="Eric Boisvert" w:date="2016-01-04T09:44:00Z"/>
          <w:color w:val="000000"/>
          <w:lang w:val="en-CA"/>
          <w:rPrChange w:id="1530" w:author="Ollie Raymond" w:date="2016-02-12T12:48:00Z">
            <w:rPr>
              <w:ins w:id="1531" w:author="Eric Boisvert" w:date="2016-01-04T09:44:00Z"/>
              <w:color w:val="FF0000"/>
              <w:lang w:val="en-CA"/>
            </w:rPr>
          </w:rPrChange>
        </w:rPr>
      </w:pPr>
      <w:r w:rsidRPr="009F4AF5">
        <w:rPr>
          <w:color w:val="000000"/>
          <w:lang w:val="en-CA"/>
          <w:rPrChange w:id="1532" w:author="Ollie Raymond" w:date="2016-02-12T12:48:00Z">
            <w:rPr>
              <w:color w:val="FF0000"/>
              <w:lang w:val="en-CA"/>
            </w:rPr>
          </w:rPrChange>
        </w:rPr>
        <w:lastRenderedPageBreak/>
        <w:t xml:space="preserve">This section </w:t>
      </w:r>
      <w:r w:rsidR="00BA6B31" w:rsidRPr="009F4AF5">
        <w:rPr>
          <w:color w:val="000000"/>
          <w:lang w:val="en-CA"/>
          <w:rPrChange w:id="1533" w:author="Ollie Raymond" w:date="2016-02-12T12:48:00Z">
            <w:rPr>
              <w:color w:val="FF0000"/>
              <w:lang w:val="en-CA"/>
            </w:rPr>
          </w:rPrChange>
        </w:rPr>
        <w:t xml:space="preserve">presents requirements </w:t>
      </w:r>
      <w:del w:id="1534" w:author="Ollie Raymond" w:date="2016-02-12T12:48:00Z">
        <w:r w:rsidR="00BA6B31" w:rsidRPr="009F4AF5" w:rsidDel="00704C86">
          <w:rPr>
            <w:color w:val="000000"/>
            <w:lang w:val="en-CA"/>
            <w:rPrChange w:id="1535" w:author="Ollie Raymond" w:date="2016-02-12T12:48:00Z">
              <w:rPr>
                <w:color w:val="FF0000"/>
                <w:lang w:val="en-CA"/>
              </w:rPr>
            </w:rPrChange>
          </w:rPr>
          <w:delText xml:space="preserve">that </w:delText>
        </w:r>
      </w:del>
      <w:ins w:id="1536" w:author="Ollie Raymond" w:date="2016-02-12T12:48:00Z">
        <w:r w:rsidR="00704C86" w:rsidRPr="009F4AF5">
          <w:rPr>
            <w:color w:val="000000"/>
            <w:lang w:val="en-CA"/>
            <w:rPrChange w:id="1537" w:author="Ollie Raymond" w:date="2016-02-12T12:48:00Z">
              <w:rPr>
                <w:color w:val="FF0000"/>
                <w:lang w:val="en-CA"/>
              </w:rPr>
            </w:rPrChange>
          </w:rPr>
          <w:t xml:space="preserve">to which </w:t>
        </w:r>
      </w:ins>
      <w:r w:rsidR="00BA6B31" w:rsidRPr="009F4AF5">
        <w:rPr>
          <w:color w:val="000000"/>
          <w:lang w:val="en-CA"/>
          <w:rPrChange w:id="1538" w:author="Ollie Raymond" w:date="2016-02-12T12:48:00Z">
            <w:rPr>
              <w:color w:val="FF0000"/>
              <w:lang w:val="en-CA"/>
            </w:rPr>
          </w:rPrChange>
        </w:rPr>
        <w:t xml:space="preserve">all targets </w:t>
      </w:r>
      <w:ins w:id="1539" w:author="Eric Boisvert" w:date="2016-04-02T15:08:00Z">
        <w:r w:rsidR="00C330C2">
          <w:rPr>
            <w:color w:val="000000"/>
            <w:lang w:val="en-CA"/>
          </w:rPr>
          <w:t xml:space="preserve">encoding </w:t>
        </w:r>
      </w:ins>
      <w:r w:rsidR="00BA6B31" w:rsidRPr="009F4AF5">
        <w:rPr>
          <w:color w:val="000000"/>
          <w:lang w:val="en-CA"/>
          <w:rPrChange w:id="1540" w:author="Ollie Raymond" w:date="2016-02-12T12:48:00Z">
            <w:rPr>
              <w:color w:val="FF0000"/>
              <w:lang w:val="en-CA"/>
            </w:rPr>
          </w:rPrChange>
        </w:rPr>
        <w:t xml:space="preserve">must conform </w:t>
      </w:r>
      <w:del w:id="1541" w:author="Ollie Raymond" w:date="2016-02-12T12:48:00Z">
        <w:r w:rsidR="00BA6B31" w:rsidRPr="009F4AF5" w:rsidDel="00704C86">
          <w:rPr>
            <w:color w:val="000000"/>
            <w:lang w:val="en-CA"/>
            <w:rPrChange w:id="1542" w:author="Ollie Raymond" w:date="2016-02-12T12:48:00Z">
              <w:rPr>
                <w:color w:val="FF0000"/>
                <w:lang w:val="en-CA"/>
              </w:rPr>
            </w:rPrChange>
          </w:rPr>
          <w:delText xml:space="preserve">to </w:delText>
        </w:r>
      </w:del>
      <w:r w:rsidR="006A7DD0" w:rsidRPr="009F4AF5">
        <w:rPr>
          <w:color w:val="000000"/>
          <w:lang w:val="en-CA"/>
          <w:rPrChange w:id="1543" w:author="Ollie Raymond" w:date="2016-02-12T12:48:00Z">
            <w:rPr>
              <w:color w:val="FF0000"/>
              <w:lang w:val="en-CA"/>
            </w:rPr>
          </w:rPrChange>
        </w:rPr>
        <w:t xml:space="preserve">in to order to </w:t>
      </w:r>
      <w:r w:rsidR="00BA6B31" w:rsidRPr="009F4AF5">
        <w:rPr>
          <w:color w:val="000000"/>
          <w:lang w:val="en-CA"/>
          <w:rPrChange w:id="1544"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45" w:name="_Toc447367132"/>
      <w:commentRangeStart w:id="1546"/>
      <w:r w:rsidRPr="00D12552">
        <w:rPr>
          <w:lang w:val="en-CA"/>
        </w:rPr>
        <w:t>Naming of entities</w:t>
      </w:r>
      <w:commentRangeEnd w:id="1546"/>
      <w:r w:rsidR="00FA21EA">
        <w:rPr>
          <w:rStyle w:val="CommentReference"/>
          <w:rFonts w:cs="Times New Roman"/>
          <w:b w:val="0"/>
          <w:bCs w:val="0"/>
        </w:rPr>
        <w:commentReference w:id="1546"/>
      </w:r>
      <w:bookmarkEnd w:id="154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47"/>
            <w:del w:id="1548" w:author="Eric Boisvert" w:date="2015-10-29T04:08:00Z">
              <w:r w:rsidRPr="00D12552" w:rsidDel="00FA21EA">
                <w:rPr>
                  <w:rStyle w:val="reqtext"/>
                  <w:lang w:val="en-CA"/>
                </w:rPr>
                <w:delText xml:space="preserve">classifier </w:delText>
              </w:r>
            </w:del>
            <w:ins w:id="1549" w:author="Eric Boisvert" w:date="2015-10-29T04:10:00Z">
              <w:r w:rsidR="00FA21EA">
                <w:rPr>
                  <w:rStyle w:val="reqtext"/>
                  <w:lang w:val="en-CA"/>
                </w:rPr>
                <w:t>entity</w:t>
              </w:r>
            </w:ins>
            <w:ins w:id="1550" w:author="Eric Boisvert" w:date="2015-10-29T04:08:00Z">
              <w:r w:rsidR="00FA21EA" w:rsidRPr="00D12552">
                <w:rPr>
                  <w:rStyle w:val="reqtext"/>
                  <w:lang w:val="en-CA"/>
                </w:rPr>
                <w:t xml:space="preserve"> </w:t>
              </w:r>
              <w:commentRangeEnd w:id="1547"/>
              <w:r w:rsidR="00FA21EA">
                <w:rPr>
                  <w:rStyle w:val="CommentReference"/>
                  <w:rFonts w:ascii="Times New Roman" w:eastAsia="Times New Roman" w:hAnsi="Times New Roman"/>
                  <w:lang w:val="en-US" w:eastAsia="en-US"/>
                </w:rPr>
                <w:commentReference w:id="1547"/>
              </w:r>
            </w:ins>
            <w:del w:id="1551" w:author="Eric Boisvert" w:date="2015-10-29T04:07:00Z">
              <w:r w:rsidRPr="00D12552" w:rsidDel="00FA21EA">
                <w:rPr>
                  <w:rStyle w:val="reqtext"/>
                  <w:lang w:val="en-CA"/>
                </w:rPr>
                <w:delText xml:space="preserve">shall </w:delText>
              </w:r>
            </w:del>
            <w:ins w:id="155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53" w:author="Ollie Raymond" w:date="2016-02-12T12:49:00Z">
            <w:rPr>
              <w:color w:val="FF0000"/>
              <w:lang w:val="en-CA"/>
            </w:rPr>
          </w:rPrChange>
        </w:rPr>
      </w:pPr>
    </w:p>
    <w:p w14:paraId="2C0BE7B8" w14:textId="0E76E5F7" w:rsidR="004635D8" w:rsidRPr="009F4AF5" w:rsidRDefault="004635D8" w:rsidP="00DB1F99">
      <w:pPr>
        <w:rPr>
          <w:color w:val="000000"/>
          <w:lang w:val="en-CA"/>
          <w:rPrChange w:id="1554" w:author="Ollie Raymond" w:date="2016-02-12T12:49:00Z">
            <w:rPr>
              <w:color w:val="FF0000"/>
              <w:lang w:val="en-CA"/>
            </w:rPr>
          </w:rPrChange>
        </w:rPr>
      </w:pPr>
      <w:r w:rsidRPr="009F4AF5">
        <w:rPr>
          <w:color w:val="000000"/>
          <w:lang w:val="en-CA"/>
          <w:rPrChange w:id="1555" w:author="Ollie Raymond" w:date="2016-02-12T12:49:00Z">
            <w:rPr>
              <w:color w:val="FF0000"/>
              <w:lang w:val="en-CA"/>
            </w:rPr>
          </w:rPrChange>
        </w:rPr>
        <w:t>If a</w:t>
      </w:r>
      <w:r w:rsidR="00641AE8" w:rsidRPr="009F4AF5">
        <w:rPr>
          <w:color w:val="000000"/>
          <w:lang w:val="en-CA"/>
          <w:rPrChange w:id="1556" w:author="Ollie Raymond" w:date="2016-02-12T12:49:00Z">
            <w:rPr>
              <w:color w:val="FF0000"/>
              <w:lang w:val="en-CA"/>
            </w:rPr>
          </w:rPrChange>
        </w:rPr>
        <w:t xml:space="preserve"> target implementation is capable of encoding </w:t>
      </w:r>
      <w:ins w:id="1557" w:author="Eric Boisvert" w:date="2016-03-06T11:05:00Z">
        <w:r w:rsidR="001E3746">
          <w:rPr>
            <w:color w:val="000000"/>
            <w:lang w:val="en-CA"/>
          </w:rPr>
          <w:t>all th</w:t>
        </w:r>
        <w:r w:rsidR="009F2680">
          <w:rPr>
            <w:color w:val="000000"/>
            <w:lang w:val="en-CA"/>
          </w:rPr>
          <w:t xml:space="preserve">e artefacts (classes and properties) using the same </w:t>
        </w:r>
      </w:ins>
      <w:del w:id="1558" w:author="Eric Boisvert" w:date="2016-03-06T11:06:00Z">
        <w:r w:rsidR="00641AE8" w:rsidRPr="009F4AF5" w:rsidDel="009F2680">
          <w:rPr>
            <w:color w:val="000000"/>
            <w:lang w:val="en-CA"/>
            <w:rPrChange w:id="1559" w:author="Ollie Raymond" w:date="2016-02-12T12:49:00Z">
              <w:rPr>
                <w:color w:val="FF0000"/>
                <w:lang w:val="en-CA"/>
              </w:rPr>
            </w:rPrChange>
          </w:rPr>
          <w:delText xml:space="preserve">all the </w:delText>
        </w:r>
      </w:del>
      <w:r w:rsidR="00641AE8" w:rsidRPr="009F4AF5">
        <w:rPr>
          <w:color w:val="000000"/>
          <w:lang w:val="en-CA"/>
          <w:rPrChange w:id="1560" w:author="Ollie Raymond" w:date="2016-02-12T12:49:00Z">
            <w:rPr>
              <w:color w:val="FF0000"/>
              <w:lang w:val="en-CA"/>
            </w:rPr>
          </w:rPrChange>
        </w:rPr>
        <w:t>names used in UML</w:t>
      </w:r>
      <w:r w:rsidRPr="009F4AF5">
        <w:rPr>
          <w:color w:val="000000"/>
          <w:lang w:val="en-CA"/>
          <w:rPrChange w:id="1561" w:author="Ollie Raymond" w:date="2016-02-12T12:49:00Z">
            <w:rPr>
              <w:color w:val="FF0000"/>
              <w:lang w:val="en-CA"/>
            </w:rPr>
          </w:rPrChange>
        </w:rPr>
        <w:t xml:space="preserve">, </w:t>
      </w:r>
      <w:r w:rsidR="00641AE8" w:rsidRPr="009F4AF5">
        <w:rPr>
          <w:color w:val="000000"/>
          <w:lang w:val="en-CA"/>
          <w:rPrChange w:id="1562" w:author="Ollie Raymond" w:date="2016-02-12T12:49:00Z">
            <w:rPr>
              <w:color w:val="FF0000"/>
              <w:lang w:val="en-CA"/>
            </w:rPr>
          </w:rPrChange>
        </w:rPr>
        <w:t>it shall do so</w:t>
      </w:r>
      <w:r w:rsidRPr="009F4AF5">
        <w:rPr>
          <w:color w:val="000000"/>
          <w:lang w:val="en-CA"/>
          <w:rPrChange w:id="1563" w:author="Ollie Raymond" w:date="2016-02-12T12:49:00Z">
            <w:rPr>
              <w:color w:val="FF0000"/>
              <w:lang w:val="en-CA"/>
            </w:rPr>
          </w:rPrChange>
        </w:rPr>
        <w:t>.  Some target i</w:t>
      </w:r>
      <w:r w:rsidR="00BA6B31" w:rsidRPr="009F4AF5">
        <w:rPr>
          <w:color w:val="000000"/>
          <w:lang w:val="en-CA"/>
          <w:rPrChange w:id="1564" w:author="Ollie Raymond" w:date="2016-02-12T12:49:00Z">
            <w:rPr>
              <w:color w:val="FF0000"/>
              <w:lang w:val="en-CA"/>
            </w:rPr>
          </w:rPrChange>
        </w:rPr>
        <w:t>mplementation</w:t>
      </w:r>
      <w:ins w:id="1565" w:author="Eric Boisvert" w:date="2015-10-29T04:09:00Z">
        <w:r w:rsidR="00FA21EA" w:rsidRPr="009F4AF5">
          <w:rPr>
            <w:color w:val="000000"/>
            <w:lang w:val="en-CA"/>
            <w:rPrChange w:id="1566" w:author="Ollie Raymond" w:date="2016-02-12T12:49:00Z">
              <w:rPr>
                <w:color w:val="FF0000"/>
                <w:lang w:val="en-CA"/>
              </w:rPr>
            </w:rPrChange>
          </w:rPr>
          <w:t>s</w:t>
        </w:r>
      </w:ins>
      <w:r w:rsidR="00BA6B31" w:rsidRPr="009F4AF5">
        <w:rPr>
          <w:color w:val="000000"/>
          <w:lang w:val="en-CA"/>
          <w:rPrChange w:id="1567" w:author="Ollie Raymond" w:date="2016-02-12T12:49:00Z">
            <w:rPr>
              <w:color w:val="FF0000"/>
              <w:lang w:val="en-CA"/>
            </w:rPr>
          </w:rPrChange>
        </w:rPr>
        <w:t xml:space="preserve"> might prevent it; </w:t>
      </w:r>
      <w:r w:rsidRPr="009F4AF5">
        <w:rPr>
          <w:color w:val="000000"/>
          <w:lang w:val="en-CA"/>
          <w:rPrChange w:id="1568" w:author="Ollie Raymond" w:date="2016-02-12T12:49:00Z">
            <w:rPr>
              <w:color w:val="FF0000"/>
              <w:lang w:val="en-CA"/>
            </w:rPr>
          </w:rPrChange>
        </w:rPr>
        <w:t xml:space="preserve">for example, </w:t>
      </w:r>
      <w:del w:id="1569" w:author="Eric Boisvert" w:date="2016-03-06T11:06:00Z">
        <w:r w:rsidRPr="009F4AF5" w:rsidDel="009F2680">
          <w:rPr>
            <w:color w:val="000000"/>
            <w:lang w:val="en-CA"/>
            <w:rPrChange w:id="1570" w:author="Ollie Raymond" w:date="2016-02-12T12:49:00Z">
              <w:rPr>
                <w:color w:val="FF0000"/>
                <w:lang w:val="en-CA"/>
              </w:rPr>
            </w:rPrChange>
          </w:rPr>
          <w:delText xml:space="preserve">DBF </w:delText>
        </w:r>
      </w:del>
      <w:ins w:id="1571" w:author="Eric Boisvert" w:date="2016-03-06T11:06:00Z">
        <w:r w:rsidR="009F2680">
          <w:rPr>
            <w:color w:val="000000"/>
            <w:lang w:val="en-CA"/>
          </w:rPr>
          <w:t>dBase (DBF files)</w:t>
        </w:r>
        <w:r w:rsidR="009F2680" w:rsidRPr="009F4AF5">
          <w:rPr>
            <w:color w:val="000000"/>
            <w:lang w:val="en-CA"/>
            <w:rPrChange w:id="1572" w:author="Ollie Raymond" w:date="2016-02-12T12:49:00Z">
              <w:rPr>
                <w:color w:val="FF0000"/>
                <w:lang w:val="en-CA"/>
              </w:rPr>
            </w:rPrChange>
          </w:rPr>
          <w:t xml:space="preserve"> </w:t>
        </w:r>
      </w:ins>
      <w:r w:rsidRPr="009F4AF5">
        <w:rPr>
          <w:color w:val="000000"/>
          <w:lang w:val="en-CA"/>
          <w:rPrChange w:id="1573" w:author="Ollie Raymond" w:date="2016-02-12T12:49:00Z">
            <w:rPr>
              <w:color w:val="FF0000"/>
              <w:lang w:val="en-CA"/>
            </w:rPr>
          </w:rPrChange>
        </w:rPr>
        <w:t xml:space="preserve">column names </w:t>
      </w:r>
      <w:r w:rsidR="00BA6B31" w:rsidRPr="009F4AF5">
        <w:rPr>
          <w:color w:val="000000"/>
          <w:lang w:val="en-CA"/>
          <w:rPrChange w:id="1574" w:author="Ollie Raymond" w:date="2016-02-12T12:49:00Z">
            <w:rPr>
              <w:color w:val="FF0000"/>
              <w:lang w:val="en-CA"/>
            </w:rPr>
          </w:rPrChange>
        </w:rPr>
        <w:t>are restricted to 10 characters</w:t>
      </w:r>
      <w:r w:rsidRPr="009F4AF5">
        <w:rPr>
          <w:color w:val="000000"/>
          <w:lang w:val="en-CA"/>
          <w:rPrChange w:id="1575"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76" w:author="Ollie Raymond" w:date="2016-02-12T12:49:00Z">
            <w:rPr>
              <w:color w:val="FF0000"/>
              <w:lang w:val="en-CA"/>
            </w:rPr>
          </w:rPrChange>
        </w:rPr>
        <w:t>s</w:t>
      </w:r>
      <w:r w:rsidRPr="009F4AF5">
        <w:rPr>
          <w:color w:val="000000"/>
          <w:lang w:val="en-CA"/>
          <w:rPrChange w:id="1577"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78" w:name="_Toc447367133"/>
      <w:r w:rsidRPr="00D12552">
        <w:rPr>
          <w:lang w:val="en-CA"/>
        </w:rPr>
        <w:t>Cardinality</w:t>
      </w:r>
      <w:bookmarkEnd w:id="157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579" w:author="Eric Boisvert" w:date="2015-10-29T04:28:00Z">
              <w:r>
                <w:rPr>
                  <w:rStyle w:val="reqtext"/>
                  <w:lang w:val="en-CA"/>
                </w:rPr>
                <w:t xml:space="preserve">If the </w:t>
              </w:r>
            </w:ins>
            <w:ins w:id="1580" w:author="Ollie Raymond" w:date="2016-02-12T12:49:00Z">
              <w:r w:rsidR="00704C86">
                <w:rPr>
                  <w:rStyle w:val="reqtext"/>
                  <w:lang w:val="en-CA"/>
                </w:rPr>
                <w:t>t</w:t>
              </w:r>
            </w:ins>
            <w:del w:id="1581"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82" w:author="Eric Boisvert" w:date="2015-10-29T04:28:00Z">
              <w:r>
                <w:rPr>
                  <w:rStyle w:val="reqtext"/>
                  <w:lang w:val="en-CA"/>
                </w:rPr>
                <w:t xml:space="preserve"> allows it, it</w:t>
              </w:r>
            </w:ins>
            <w:r w:rsidR="00641AE8" w:rsidRPr="00D12552">
              <w:rPr>
                <w:rStyle w:val="reqtext"/>
                <w:lang w:val="en-CA"/>
              </w:rPr>
              <w:t xml:space="preserve"> </w:t>
            </w:r>
            <w:del w:id="1583" w:author="Eric Boisvert" w:date="2015-10-29T04:27:00Z">
              <w:r w:rsidR="00641AE8" w:rsidRPr="00D12552" w:rsidDel="001571AE">
                <w:rPr>
                  <w:rStyle w:val="reqtext"/>
                  <w:lang w:val="en-CA"/>
                </w:rPr>
                <w:delText xml:space="preserve">shall </w:delText>
              </w:r>
            </w:del>
            <w:ins w:id="1584" w:author="Eric Boisvert" w:date="2015-10-29T04:27:00Z">
              <w:r w:rsidR="001571AE">
                <w:rPr>
                  <w:rStyle w:val="reqtext"/>
                  <w:lang w:val="en-CA"/>
                </w:rPr>
                <w:t>SHALL</w:t>
              </w:r>
              <w:r w:rsidR="001571AE" w:rsidRPr="00D12552">
                <w:rPr>
                  <w:rStyle w:val="reqtext"/>
                  <w:lang w:val="en-CA"/>
                </w:rPr>
                <w:t xml:space="preserve"> </w:t>
              </w:r>
            </w:ins>
            <w:del w:id="1585" w:author="Eric Boisvert" w:date="2015-10-29T04:26:00Z">
              <w:r w:rsidR="00641AE8" w:rsidRPr="00D12552" w:rsidDel="001571AE">
                <w:rPr>
                  <w:rStyle w:val="reqtext"/>
                  <w:lang w:val="en-CA"/>
                </w:rPr>
                <w:delText xml:space="preserve">constrain </w:delText>
              </w:r>
            </w:del>
            <w:ins w:id="1586"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87" w:author="Eric Boisvert" w:date="2015-10-29T04:26:00Z">
              <w:r w:rsidR="001571AE">
                <w:rPr>
                  <w:rStyle w:val="reqtext"/>
                  <w:lang w:val="en-CA"/>
                </w:rPr>
                <w:t>s</w:t>
              </w:r>
            </w:ins>
            <w:r w:rsidR="00641AE8" w:rsidRPr="00D12552">
              <w:rPr>
                <w:rStyle w:val="reqtext"/>
                <w:lang w:val="en-CA"/>
              </w:rPr>
              <w:t xml:space="preserve"> </w:t>
            </w:r>
            <w:ins w:id="1588" w:author="Eric Boisvert" w:date="2015-10-29T04:26:00Z">
              <w:r w:rsidR="001571AE">
                <w:rPr>
                  <w:rStyle w:val="reqtext"/>
                  <w:lang w:val="en-CA"/>
                </w:rPr>
                <w:t xml:space="preserve">as defined in the </w:t>
              </w:r>
            </w:ins>
            <w:del w:id="1589"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590"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591" w:author="Eric Boisvert" w:date="2015-10-29T04:29:00Z"/>
          <w:color w:val="000000"/>
          <w:lang w:val="en-CA"/>
        </w:rPr>
      </w:pPr>
    </w:p>
    <w:p w14:paraId="7C3E2A57" w14:textId="75195610" w:rsidR="00946727" w:rsidRPr="009F4AF5" w:rsidDel="00FB508F" w:rsidRDefault="00946727" w:rsidP="00FB508F">
      <w:pPr>
        <w:rPr>
          <w:del w:id="1592" w:author="Eric Boisvert" w:date="2016-01-04T12:14:00Z"/>
          <w:color w:val="000000"/>
          <w:lang w:val="en-CA"/>
          <w:rPrChange w:id="1593" w:author="Ollie Raymond" w:date="2016-02-12T12:54:00Z">
            <w:rPr>
              <w:del w:id="1594" w:author="Eric Boisvert" w:date="2016-01-04T12:14:00Z"/>
              <w:color w:val="FF0000"/>
              <w:lang w:val="en-CA"/>
            </w:rPr>
          </w:rPrChange>
        </w:rPr>
      </w:pPr>
      <w:ins w:id="1595" w:author="Eric Boisvert" w:date="2015-10-29T04:29:00Z">
        <w:r w:rsidRPr="009F4AF5">
          <w:rPr>
            <w:color w:val="000000"/>
            <w:lang w:val="en-CA"/>
            <w:rPrChange w:id="1596" w:author="Ollie Raymond" w:date="2016-02-12T12:54:00Z">
              <w:rPr>
                <w:color w:val="FF0000"/>
                <w:lang w:val="en-CA"/>
              </w:rPr>
            </w:rPrChange>
          </w:rPr>
          <w:t>Cardinality shall be the same as defined in UML model.</w:t>
        </w:r>
      </w:ins>
      <w:ins w:id="1597" w:author="Eric Boisvert" w:date="2016-01-04T12:11:00Z">
        <w:r w:rsidR="00ED5267" w:rsidRPr="009F4AF5">
          <w:rPr>
            <w:color w:val="000000"/>
            <w:lang w:val="en-CA"/>
            <w:rPrChange w:id="1598"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599" w:author="Eric Boisvert" w:date="2016-01-04T12:11:00Z">
        <w:r w:rsidR="00ED5267" w:rsidRPr="009F4AF5">
          <w:rPr>
            <w:color w:val="000000"/>
            <w:lang w:val="en-CA"/>
            <w:rPrChange w:id="1600" w:author="Ollie Raymond" w:date="2016-02-12T12:54:00Z">
              <w:rPr>
                <w:color w:val="FF0000"/>
                <w:lang w:val="en-CA"/>
              </w:rPr>
            </w:rPrChange>
          </w:rPr>
          <w:t xml:space="preserve"> the upper bound</w:t>
        </w:r>
      </w:ins>
      <w:r w:rsidR="00B12ECA" w:rsidRPr="009F4AF5">
        <w:rPr>
          <w:color w:val="000000"/>
          <w:lang w:val="en-CA"/>
        </w:rPr>
        <w:t>s of cardinality</w:t>
      </w:r>
      <w:ins w:id="1601" w:author="Eric Boisvert" w:date="2016-01-04T12:11:00Z">
        <w:r w:rsidR="00ED5267" w:rsidRPr="009F4AF5">
          <w:rPr>
            <w:color w:val="000000"/>
            <w:lang w:val="en-CA"/>
            <w:rPrChange w:id="1602" w:author="Ollie Raymond" w:date="2016-02-12T12:54:00Z">
              <w:rPr>
                <w:color w:val="FF0000"/>
                <w:lang w:val="en-CA"/>
              </w:rPr>
            </w:rPrChange>
          </w:rPr>
          <w:t xml:space="preserve">: </w:t>
        </w:r>
      </w:ins>
      <w:ins w:id="1603" w:author="Eric Boisvert" w:date="2016-01-04T12:13:00Z">
        <w:r w:rsidR="00ED5267" w:rsidRPr="009F4AF5">
          <w:rPr>
            <w:color w:val="000000"/>
            <w:lang w:val="en-CA"/>
            <w:rPrChange w:id="1604" w:author="Ollie Raymond" w:date="2016-02-12T12:54:00Z">
              <w:rPr>
                <w:color w:val="FF0000"/>
                <w:lang w:val="en-CA"/>
              </w:rPr>
            </w:rPrChange>
          </w:rPr>
          <w:t>“1”</w:t>
        </w:r>
      </w:ins>
      <w:ins w:id="1605" w:author="Eric Boisvert" w:date="2016-01-04T12:11:00Z">
        <w:r w:rsidR="00ED5267" w:rsidRPr="009F4AF5">
          <w:rPr>
            <w:color w:val="000000"/>
            <w:lang w:val="en-CA"/>
            <w:rPrChange w:id="1606" w:author="Ollie Raymond" w:date="2016-02-12T12:54:00Z">
              <w:rPr>
                <w:color w:val="FF0000"/>
                <w:lang w:val="en-CA"/>
              </w:rPr>
            </w:rPrChange>
          </w:rPr>
          <w:t xml:space="preserve"> or </w:t>
        </w:r>
      </w:ins>
      <w:ins w:id="1607" w:author="Eric Boisvert" w:date="2016-01-04T12:13:00Z">
        <w:r w:rsidR="00ED5267" w:rsidRPr="009F4AF5">
          <w:rPr>
            <w:color w:val="000000"/>
            <w:lang w:val="en-CA"/>
            <w:rPrChange w:id="1608" w:author="Ollie Raymond" w:date="2016-02-12T12:54:00Z">
              <w:rPr>
                <w:color w:val="FF0000"/>
                <w:lang w:val="en-CA"/>
              </w:rPr>
            </w:rPrChange>
          </w:rPr>
          <w:t>“</w:t>
        </w:r>
      </w:ins>
      <w:ins w:id="1609" w:author="Eric Boisvert" w:date="2016-01-04T12:11:00Z">
        <w:r w:rsidR="00ED5267" w:rsidRPr="009F4AF5">
          <w:rPr>
            <w:color w:val="000000"/>
            <w:lang w:val="en-CA"/>
            <w:rPrChange w:id="1610" w:author="Ollie Raymond" w:date="2016-02-12T12:54:00Z">
              <w:rPr>
                <w:color w:val="FF0000"/>
                <w:lang w:val="en-CA"/>
              </w:rPr>
            </w:rPrChange>
          </w:rPr>
          <w:t>many</w:t>
        </w:r>
      </w:ins>
      <w:ins w:id="1611" w:author="Eric Boisvert" w:date="2016-01-04T12:13:00Z">
        <w:r w:rsidR="00ED5267" w:rsidRPr="009F4AF5">
          <w:rPr>
            <w:color w:val="000000"/>
            <w:lang w:val="en-CA"/>
            <w:rPrChange w:id="1612" w:author="Ollie Raymond" w:date="2016-02-12T12:54:00Z">
              <w:rPr>
                <w:color w:val="FF0000"/>
                <w:lang w:val="en-CA"/>
              </w:rPr>
            </w:rPrChange>
          </w:rPr>
          <w:t>”</w:t>
        </w:r>
      </w:ins>
      <w:ins w:id="1613" w:author="Eric Boisvert" w:date="2016-01-04T12:11:00Z">
        <w:r w:rsidR="00ED5267" w:rsidRPr="009F4AF5">
          <w:rPr>
            <w:color w:val="000000"/>
            <w:lang w:val="en-CA"/>
            <w:rPrChange w:id="1614" w:author="Ollie Raymond" w:date="2016-02-12T12:54:00Z">
              <w:rPr>
                <w:color w:val="FF0000"/>
                <w:lang w:val="en-CA"/>
              </w:rPr>
            </w:rPrChange>
          </w:rPr>
          <w:t xml:space="preserve"> in almost all cases.</w:t>
        </w:r>
      </w:ins>
      <w:ins w:id="1615" w:author="Eric Boisvert" w:date="2016-01-04T12:13:00Z">
        <w:r w:rsidR="00ED5267" w:rsidRPr="009F4AF5">
          <w:rPr>
            <w:color w:val="000000"/>
            <w:lang w:val="en-CA"/>
            <w:rPrChange w:id="1616" w:author="Ollie Raymond" w:date="2016-02-12T12:54:00Z">
              <w:rPr>
                <w:color w:val="FF0000"/>
                <w:lang w:val="en-CA"/>
              </w:rPr>
            </w:rPrChange>
          </w:rPr>
          <w:t xml:space="preserve">  </w:t>
        </w:r>
      </w:ins>
      <w:r w:rsidR="00B12ECA" w:rsidRPr="009F4AF5">
        <w:rPr>
          <w:color w:val="000000"/>
          <w:lang w:val="en-CA"/>
        </w:rPr>
        <w:t>I</w:t>
      </w:r>
      <w:ins w:id="1617" w:author="Eric Boisvert" w:date="2016-01-04T12:13:00Z">
        <w:r w:rsidR="00ED5267" w:rsidRPr="009F4AF5">
          <w:rPr>
            <w:color w:val="000000"/>
            <w:lang w:val="en-CA"/>
            <w:rPrChange w:id="1618" w:author="Ollie Raymond" w:date="2016-02-12T12:54:00Z">
              <w:rPr>
                <w:color w:val="FF0000"/>
                <w:lang w:val="en-CA"/>
              </w:rPr>
            </w:rPrChange>
          </w:rPr>
          <w:t>f the UML</w:t>
        </w:r>
      </w:ins>
      <w:r w:rsidR="00B12ECA" w:rsidRPr="009F4AF5">
        <w:rPr>
          <w:color w:val="000000"/>
          <w:lang w:val="en-CA"/>
        </w:rPr>
        <w:t xml:space="preserve"> model</w:t>
      </w:r>
      <w:ins w:id="1619" w:author="Eric Boisvert" w:date="2016-01-04T12:13:00Z">
        <w:r w:rsidR="00ED5267" w:rsidRPr="009F4AF5">
          <w:rPr>
            <w:color w:val="000000"/>
            <w:lang w:val="en-CA"/>
            <w:rPrChange w:id="1620" w:author="Ollie Raymond" w:date="2016-02-12T12:54:00Z">
              <w:rPr>
                <w:color w:val="FF0000"/>
                <w:lang w:val="en-CA"/>
              </w:rPr>
            </w:rPrChange>
          </w:rPr>
          <w:t xml:space="preserve"> limits a property</w:t>
        </w:r>
      </w:ins>
      <w:r w:rsidR="00B12ECA" w:rsidRPr="009F4AF5">
        <w:rPr>
          <w:color w:val="000000"/>
          <w:lang w:val="en-CA"/>
        </w:rPr>
        <w:t>’s maximum cardinality</w:t>
      </w:r>
      <w:ins w:id="1621" w:author="Eric Boisvert" w:date="2016-01-04T12:13:00Z">
        <w:r w:rsidR="00ED5267" w:rsidRPr="009F4AF5">
          <w:rPr>
            <w:color w:val="000000"/>
            <w:lang w:val="en-CA"/>
            <w:rPrChange w:id="1622" w:author="Ollie Raymond" w:date="2016-02-12T12:54:00Z">
              <w:rPr>
                <w:color w:val="FF0000"/>
                <w:lang w:val="en-CA"/>
              </w:rPr>
            </w:rPrChange>
          </w:rPr>
          <w:t xml:space="preserve"> to “1”, the</w:t>
        </w:r>
      </w:ins>
      <w:r w:rsidR="00B12ECA" w:rsidRPr="009F4AF5">
        <w:rPr>
          <w:color w:val="000000"/>
          <w:lang w:val="en-CA"/>
        </w:rPr>
        <w:t>n the</w:t>
      </w:r>
      <w:ins w:id="1623" w:author="Eric Boisvert" w:date="2016-01-04T12:13:00Z">
        <w:r w:rsidR="00ED5267" w:rsidRPr="009F4AF5">
          <w:rPr>
            <w:color w:val="000000"/>
            <w:lang w:val="en-CA"/>
            <w:rPrChange w:id="1624" w:author="Ollie Raymond" w:date="2016-02-12T12:54:00Z">
              <w:rPr>
                <w:color w:val="FF0000"/>
                <w:lang w:val="en-CA"/>
              </w:rPr>
            </w:rPrChange>
          </w:rPr>
          <w:t xml:space="preserve"> target implementation </w:t>
        </w:r>
        <w:del w:id="1625" w:author="Boisvert, Eric" w:date="2016-04-01T10:15:00Z">
          <w:r w:rsidR="00ED5267" w:rsidRPr="009F4AF5" w:rsidDel="00524C50">
            <w:rPr>
              <w:color w:val="000000"/>
              <w:lang w:val="en-CA"/>
              <w:rPrChange w:id="1626" w:author="Ollie Raymond" w:date="2016-02-12T12:54:00Z">
                <w:rPr>
                  <w:color w:val="FF0000"/>
                  <w:lang w:val="en-CA"/>
                </w:rPr>
              </w:rPrChange>
            </w:rPr>
            <w:delText>can</w:delText>
          </w:r>
        </w:del>
      </w:ins>
      <w:del w:id="1627" w:author="Boisvert, Eric" w:date="2016-04-01T10:15:00Z">
        <w:r w:rsidR="00B12ECA" w:rsidRPr="009F4AF5" w:rsidDel="00524C50">
          <w:rPr>
            <w:color w:val="000000"/>
            <w:lang w:val="en-CA"/>
          </w:rPr>
          <w:delText>no</w:delText>
        </w:r>
      </w:del>
      <w:ins w:id="1628" w:author="Eric Boisvert" w:date="2016-01-04T12:13:00Z">
        <w:del w:id="1629" w:author="Boisvert, Eric" w:date="2016-04-01T10:15:00Z">
          <w:r w:rsidR="00ED5267" w:rsidRPr="009F4AF5" w:rsidDel="00524C50">
            <w:rPr>
              <w:color w:val="000000"/>
              <w:lang w:val="en-CA"/>
              <w:rPrChange w:id="1630" w:author="Ollie Raymond" w:date="2016-02-12T12:54:00Z">
                <w:rPr>
                  <w:color w:val="FF0000"/>
                  <w:lang w:val="en-CA"/>
                </w:rPr>
              </w:rPrChange>
            </w:rPr>
            <w:delText>t</w:delText>
          </w:r>
        </w:del>
      </w:ins>
      <w:ins w:id="1631" w:author="Boisvert, Eric" w:date="2016-04-01T10:15:00Z">
        <w:r w:rsidR="00524C50">
          <w:rPr>
            <w:color w:val="000000"/>
            <w:lang w:val="en-CA"/>
          </w:rPr>
          <w:t>can’t</w:t>
        </w:r>
      </w:ins>
      <w:ins w:id="1632" w:author="Eric Boisvert" w:date="2016-01-04T12:13:00Z">
        <w:r w:rsidR="00ED5267" w:rsidRPr="009F4AF5">
          <w:rPr>
            <w:color w:val="000000"/>
            <w:lang w:val="en-CA"/>
            <w:rPrChange w:id="1633" w:author="Ollie Raymond" w:date="2016-02-12T12:54:00Z">
              <w:rPr>
                <w:color w:val="FF0000"/>
                <w:lang w:val="en-CA"/>
              </w:rPr>
            </w:rPrChange>
          </w:rPr>
          <w:t xml:space="preserve"> be “many</w:t>
        </w:r>
      </w:ins>
      <w:ins w:id="1634" w:author="Eric Boisvert" w:date="2016-01-04T12:14:00Z">
        <w:r w:rsidR="00ED5267" w:rsidRPr="009F4AF5">
          <w:rPr>
            <w:color w:val="000000"/>
            <w:lang w:val="en-CA"/>
            <w:rPrChange w:id="1635" w:author="Ollie Raymond" w:date="2016-02-12T12:54:00Z">
              <w:rPr>
                <w:color w:val="FF0000"/>
                <w:lang w:val="en-CA"/>
              </w:rPr>
            </w:rPrChange>
          </w:rPr>
          <w:t>”.</w:t>
        </w:r>
      </w:ins>
    </w:p>
    <w:p w14:paraId="46D9A84E" w14:textId="77777777" w:rsidR="00FB508F" w:rsidRPr="009F4AF5" w:rsidRDefault="00FB508F" w:rsidP="00DB1F99">
      <w:pPr>
        <w:rPr>
          <w:ins w:id="1636" w:author="Ollie Raymond" w:date="2016-02-12T12:54:00Z"/>
          <w:color w:val="000000"/>
          <w:lang w:val="en-CA"/>
        </w:rPr>
      </w:pPr>
    </w:p>
    <w:p w14:paraId="4412BB3D" w14:textId="77777777" w:rsidR="00FB508F" w:rsidRPr="00D12552" w:rsidRDefault="00FB508F" w:rsidP="000B4F44">
      <w:pPr>
        <w:pStyle w:val="Heading3"/>
        <w:spacing w:after="240"/>
        <w:rPr>
          <w:ins w:id="1637" w:author="Ollie Raymond" w:date="2016-02-12T12:54:00Z"/>
          <w:lang w:val="en-CA"/>
        </w:rPr>
      </w:pPr>
      <w:bookmarkStart w:id="1638" w:name="_Toc447367134"/>
      <w:ins w:id="1639" w:author="Ollie Raymond" w:date="2016-02-12T12:54:00Z">
        <w:r>
          <w:rPr>
            <w:lang w:val="en-CA"/>
          </w:rPr>
          <w:t>Abstract classes</w:t>
        </w:r>
        <w:bookmarkEnd w:id="1638"/>
      </w:ins>
    </w:p>
    <w:p w14:paraId="67ABAA99" w14:textId="2DFC6A1F" w:rsidR="000F4D17" w:rsidDel="00FB508F" w:rsidRDefault="00641AE8" w:rsidP="00FB508F">
      <w:pPr>
        <w:rPr>
          <w:ins w:id="1640" w:author="Eric Boisvert" w:date="2015-10-29T04:46:00Z"/>
          <w:del w:id="1641" w:author="Ollie Raymond" w:date="2016-02-12T12:53:00Z"/>
          <w:lang w:val="en-CA"/>
        </w:rPr>
      </w:pPr>
      <w:del w:id="1642" w:author="Eric Boisvert" w:date="2015-10-29T04:46:00Z">
        <w:r w:rsidRPr="00FB508F" w:rsidDel="000F4D17">
          <w:rPr>
            <w:lang w:val="en-CA"/>
          </w:rPr>
          <w:delText>.</w:delText>
        </w:r>
      </w:del>
      <w:del w:id="1643" w:author="Eric Boisvert" w:date="2016-01-04T12:14:00Z">
        <w:r w:rsidRPr="00FB508F" w:rsidDel="00ED5267">
          <w:rPr>
            <w:lang w:val="en-CA"/>
          </w:rPr>
          <w:delText xml:space="preserve"> </w:delText>
        </w:r>
      </w:del>
      <w:ins w:id="1644" w:author="Eric Boisvert" w:date="2015-10-29T04:46:00Z">
        <w:del w:id="1645"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646" w:author="Eric Boisvert" w:date="2015-10-29T04:46:00Z"/>
          <w:del w:id="1647"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48"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49" w:author="Eric Boisvert" w:date="2015-10-29T04:46:00Z"/>
                <w:rStyle w:val="requri"/>
                <w:lang w:val="en-CA"/>
              </w:rPr>
            </w:pPr>
            <w:ins w:id="1650"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651" w:author="Eric Boisvert" w:date="2015-10-29T04:46:00Z"/>
                <w:rStyle w:val="reqtext"/>
                <w:lang w:val="en-CA"/>
              </w:rPr>
            </w:pPr>
            <w:ins w:id="1652" w:author="Eric Boisvert" w:date="2015-10-29T04:46:00Z">
              <w:r>
                <w:rPr>
                  <w:rStyle w:val="reqtext"/>
                  <w:lang w:val="en-CA"/>
                </w:rPr>
                <w:t xml:space="preserve">Abstract classes SHALL </w:t>
              </w:r>
            </w:ins>
            <w:ins w:id="1653" w:author="Eric Boisvert" w:date="2016-03-06T11:09:00Z">
              <w:r w:rsidR="009F2680">
                <w:rPr>
                  <w:rStyle w:val="reqtext"/>
                  <w:lang w:val="en-CA"/>
                </w:rPr>
                <w:t>NOT</w:t>
              </w:r>
            </w:ins>
            <w:ins w:id="1654" w:author="Eric Boisvert" w:date="2015-10-29T04:46:00Z">
              <w:r>
                <w:rPr>
                  <w:rStyle w:val="reqtext"/>
                  <w:lang w:val="en-CA"/>
                </w:rPr>
                <w:t xml:space="preserve"> be materialised</w:t>
              </w:r>
            </w:ins>
            <w:ins w:id="1655"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656" w:author="Eric Boisvert" w:date="2016-01-04T12:14:00Z"/>
          <w:color w:val="000000"/>
          <w:lang w:val="en-CA"/>
          <w:rPrChange w:id="1657" w:author="Ollie Raymond" w:date="2016-02-12T12:51:00Z">
            <w:rPr>
              <w:ins w:id="1658" w:author="Eric Boisvert" w:date="2016-01-04T12:14:00Z"/>
              <w:color w:val="FF0000"/>
              <w:lang w:val="en-CA"/>
            </w:rPr>
          </w:rPrChange>
        </w:rPr>
      </w:pPr>
    </w:p>
    <w:p w14:paraId="3177864D" w14:textId="5E5F40E5" w:rsidR="00ED5267" w:rsidRPr="009F4AF5" w:rsidRDefault="00396863" w:rsidP="000F4D17">
      <w:pPr>
        <w:rPr>
          <w:ins w:id="1659" w:author="Ollie Raymond" w:date="2016-02-12T12:54:00Z"/>
          <w:color w:val="000000"/>
          <w:lang w:val="en-CA"/>
        </w:rPr>
      </w:pPr>
      <w:ins w:id="1660" w:author="Eric Boisvert" w:date="2016-01-04T13:05:00Z">
        <w:r w:rsidRPr="009F4AF5">
          <w:rPr>
            <w:color w:val="000000"/>
            <w:lang w:val="en-CA"/>
            <w:rPrChange w:id="1661" w:author="Ollie Raymond" w:date="2016-02-12T12:51:00Z">
              <w:rPr>
                <w:color w:val="FF0000"/>
                <w:lang w:val="en-CA"/>
              </w:rPr>
            </w:rPrChange>
          </w:rPr>
          <w:t>Not all physical implementation</w:t>
        </w:r>
      </w:ins>
      <w:ins w:id="1662" w:author="Ollie Raymond" w:date="2016-02-12T12:50:00Z">
        <w:r w:rsidR="00704C86" w:rsidRPr="009F4AF5">
          <w:rPr>
            <w:color w:val="000000"/>
            <w:lang w:val="en-CA"/>
            <w:rPrChange w:id="1663" w:author="Ollie Raymond" w:date="2016-02-12T12:51:00Z">
              <w:rPr>
                <w:color w:val="FF0000"/>
                <w:lang w:val="en-CA"/>
              </w:rPr>
            </w:rPrChange>
          </w:rPr>
          <w:t>s</w:t>
        </w:r>
      </w:ins>
      <w:ins w:id="1664" w:author="Eric Boisvert" w:date="2016-01-04T13:05:00Z">
        <w:r w:rsidRPr="009F4AF5">
          <w:rPr>
            <w:color w:val="000000"/>
            <w:lang w:val="en-CA"/>
            <w:rPrChange w:id="1665" w:author="Ollie Raymond" w:date="2016-02-12T12:51:00Z">
              <w:rPr>
                <w:color w:val="FF0000"/>
                <w:lang w:val="en-CA"/>
              </w:rPr>
            </w:rPrChange>
          </w:rPr>
          <w:t xml:space="preserve"> support the concept of </w:t>
        </w:r>
      </w:ins>
      <w:ins w:id="1666" w:author="Ollie Raymond" w:date="2016-02-12T12:50:00Z">
        <w:r w:rsidR="00704C86" w:rsidRPr="009F4AF5">
          <w:rPr>
            <w:color w:val="000000"/>
            <w:lang w:val="en-CA"/>
            <w:rPrChange w:id="1667" w:author="Ollie Raymond" w:date="2016-02-12T12:51:00Z">
              <w:rPr>
                <w:color w:val="FF0000"/>
                <w:lang w:val="en-CA"/>
              </w:rPr>
            </w:rPrChange>
          </w:rPr>
          <w:t xml:space="preserve">an </w:t>
        </w:r>
      </w:ins>
      <w:ins w:id="1668" w:author="Eric Boisvert" w:date="2016-01-04T13:06:00Z">
        <w:r w:rsidRPr="009F4AF5">
          <w:rPr>
            <w:color w:val="000000"/>
            <w:lang w:val="en-CA"/>
            <w:rPrChange w:id="1669" w:author="Ollie Raymond" w:date="2016-02-12T12:51:00Z">
              <w:rPr>
                <w:color w:val="FF0000"/>
                <w:lang w:val="en-CA"/>
              </w:rPr>
            </w:rPrChange>
          </w:rPr>
          <w:t>abstract class</w:t>
        </w:r>
      </w:ins>
      <w:ins w:id="1670" w:author="Ollie Raymond" w:date="2016-02-12T12:50:00Z">
        <w:r w:rsidR="00704C86" w:rsidRPr="009F4AF5">
          <w:rPr>
            <w:color w:val="000000"/>
            <w:lang w:val="en-CA"/>
            <w:rPrChange w:id="1671" w:author="Ollie Raymond" w:date="2016-02-12T12:51:00Z">
              <w:rPr>
                <w:color w:val="FF0000"/>
                <w:lang w:val="en-CA"/>
              </w:rPr>
            </w:rPrChange>
          </w:rPr>
          <w:t>,</w:t>
        </w:r>
      </w:ins>
      <w:ins w:id="1672" w:author="Eric Boisvert" w:date="2016-01-04T13:06:00Z">
        <w:r w:rsidRPr="009F4AF5">
          <w:rPr>
            <w:color w:val="000000"/>
            <w:lang w:val="en-CA"/>
            <w:rPrChange w:id="1673" w:author="Ollie Raymond" w:date="2016-02-12T12:51:00Z">
              <w:rPr>
                <w:color w:val="FF0000"/>
                <w:lang w:val="en-CA"/>
              </w:rPr>
            </w:rPrChange>
          </w:rPr>
          <w:t xml:space="preserve"> or even inheritance and polymorphism.  XSD does support that concept</w:t>
        </w:r>
      </w:ins>
      <w:ins w:id="1674" w:author="Eric Boisvert" w:date="2016-01-04T13:08:00Z">
        <w:r w:rsidRPr="009F4AF5">
          <w:rPr>
            <w:color w:val="000000"/>
            <w:lang w:val="en-CA"/>
            <w:rPrChange w:id="1675" w:author="Ollie Raymond" w:date="2016-02-12T12:51:00Z">
              <w:rPr>
                <w:color w:val="FF0000"/>
                <w:lang w:val="en-CA"/>
              </w:rPr>
            </w:rPrChange>
          </w:rPr>
          <w:t xml:space="preserve"> and all its implications</w:t>
        </w:r>
      </w:ins>
      <w:ins w:id="1676" w:author="Eric Boisvert" w:date="2016-01-04T13:06:00Z">
        <w:r w:rsidRPr="009F4AF5">
          <w:rPr>
            <w:color w:val="000000"/>
            <w:lang w:val="en-CA"/>
            <w:rPrChange w:id="1677" w:author="Ollie Raymond" w:date="2016-02-12T12:51:00Z">
              <w:rPr>
                <w:color w:val="FF0000"/>
                <w:lang w:val="en-CA"/>
              </w:rPr>
            </w:rPrChange>
          </w:rPr>
          <w:t>, but JSON does not</w:t>
        </w:r>
      </w:ins>
      <w:ins w:id="1678" w:author="Eric Boisvert" w:date="2016-03-06T11:08:00Z">
        <w:r w:rsidR="009F2680">
          <w:rPr>
            <w:color w:val="000000"/>
            <w:lang w:val="en-CA"/>
          </w:rPr>
          <w:t xml:space="preserve"> – although Javascript somewhat can</w:t>
        </w:r>
      </w:ins>
      <w:ins w:id="1679" w:author="Eric Boisvert" w:date="2016-01-04T13:06:00Z">
        <w:r w:rsidRPr="009F4AF5">
          <w:rPr>
            <w:color w:val="000000"/>
            <w:lang w:val="en-CA"/>
            <w:rPrChange w:id="1680" w:author="Ollie Raymond" w:date="2016-02-12T12:51:00Z">
              <w:rPr>
                <w:color w:val="FF0000"/>
                <w:lang w:val="en-CA"/>
              </w:rPr>
            </w:rPrChange>
          </w:rPr>
          <w:t>.  This requirement specifies that the physical model shall not allow materialisation of a</w:t>
        </w:r>
      </w:ins>
      <w:ins w:id="1681" w:author="Eric Boisvert" w:date="2016-01-04T13:08:00Z">
        <w:r w:rsidRPr="009F4AF5">
          <w:rPr>
            <w:color w:val="000000"/>
            <w:lang w:val="en-CA"/>
            <w:rPrChange w:id="1682" w:author="Ollie Raymond" w:date="2016-02-12T12:51:00Z">
              <w:rPr>
                <w:color w:val="FF0000"/>
                <w:lang w:val="en-CA"/>
              </w:rPr>
            </w:rPrChange>
          </w:rPr>
          <w:t>n</w:t>
        </w:r>
      </w:ins>
      <w:ins w:id="1683" w:author="Eric Boisvert" w:date="2016-01-04T13:06:00Z">
        <w:r w:rsidRPr="009F4AF5">
          <w:rPr>
            <w:color w:val="000000"/>
            <w:lang w:val="en-CA"/>
            <w:rPrChange w:id="1684" w:author="Ollie Raymond" w:date="2016-02-12T12:51:00Z">
              <w:rPr>
                <w:color w:val="FF0000"/>
                <w:lang w:val="en-CA"/>
              </w:rPr>
            </w:rPrChange>
          </w:rPr>
          <w:t xml:space="preserve"> </w:t>
        </w:r>
      </w:ins>
      <w:ins w:id="1685" w:author="Eric Boisvert" w:date="2016-01-04T13:07:00Z">
        <w:r w:rsidRPr="009F4AF5">
          <w:rPr>
            <w:color w:val="000000"/>
            <w:lang w:val="en-CA"/>
            <w:rPrChange w:id="1686" w:author="Ollie Raymond" w:date="2016-02-12T12:51:00Z">
              <w:rPr>
                <w:color w:val="FF0000"/>
                <w:lang w:val="en-CA"/>
              </w:rPr>
            </w:rPrChange>
          </w:rPr>
          <w:t>insta</w:t>
        </w:r>
      </w:ins>
      <w:ins w:id="1687" w:author="Ollie Raymond" w:date="2016-02-12T12:51:00Z">
        <w:r w:rsidR="00704C86" w:rsidRPr="009F4AF5">
          <w:rPr>
            <w:color w:val="000000"/>
            <w:lang w:val="en-CA"/>
            <w:rPrChange w:id="1688" w:author="Ollie Raymond" w:date="2016-02-12T12:51:00Z">
              <w:rPr>
                <w:color w:val="FF0000"/>
                <w:lang w:val="en-CA"/>
              </w:rPr>
            </w:rPrChange>
          </w:rPr>
          <w:t>n</w:t>
        </w:r>
      </w:ins>
      <w:ins w:id="1689" w:author="Eric Boisvert" w:date="2016-01-04T13:07:00Z">
        <w:r w:rsidRPr="009F4AF5">
          <w:rPr>
            <w:color w:val="000000"/>
            <w:lang w:val="en-CA"/>
            <w:rPrChange w:id="1690" w:author="Ollie Raymond" w:date="2016-02-12T12:51:00Z">
              <w:rPr>
                <w:color w:val="FF0000"/>
                <w:lang w:val="en-CA"/>
              </w:rPr>
            </w:rPrChange>
          </w:rPr>
          <w:t xml:space="preserve">ce of a </w:t>
        </w:r>
      </w:ins>
      <w:ins w:id="1691" w:author="Eric Boisvert" w:date="2016-01-04T13:06:00Z">
        <w:r w:rsidRPr="009F4AF5">
          <w:rPr>
            <w:color w:val="000000"/>
            <w:lang w:val="en-CA"/>
            <w:rPrChange w:id="1692" w:author="Ollie Raymond" w:date="2016-02-12T12:51:00Z">
              <w:rPr>
                <w:color w:val="FF0000"/>
                <w:lang w:val="en-CA"/>
              </w:rPr>
            </w:rPrChange>
          </w:rPr>
          <w:t xml:space="preserve">class </w:t>
        </w:r>
      </w:ins>
      <w:ins w:id="1693" w:author="Eric Boisvert" w:date="2016-03-28T12:43:00Z">
        <w:r w:rsidR="001E3746">
          <w:rPr>
            <w:color w:val="000000"/>
            <w:lang w:val="en-CA"/>
          </w:rPr>
          <w:t>stereotyped</w:t>
        </w:r>
      </w:ins>
      <w:ins w:id="1694" w:author="Eric Boisvert" w:date="2016-01-04T13:06:00Z">
        <w:r w:rsidRPr="009F4AF5">
          <w:rPr>
            <w:color w:val="000000"/>
            <w:lang w:val="en-CA"/>
            <w:rPrChange w:id="1695"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696" w:author="Ollie Raymond" w:date="2016-02-12T12:54:00Z"/>
          <w:lang w:val="en-CA"/>
        </w:rPr>
      </w:pPr>
      <w:bookmarkStart w:id="1697" w:name="_Toc447367135"/>
      <w:r>
        <w:rPr>
          <w:lang w:val="en-CA"/>
        </w:rPr>
        <w:lastRenderedPageBreak/>
        <w:t>Polymorphism</w:t>
      </w:r>
      <w:bookmarkEnd w:id="169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698"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699" w:author="Eric Boisvert" w:date="2016-01-04T13:09:00Z"/>
                <w:rStyle w:val="requri"/>
                <w:lang w:val="en-CA"/>
              </w:rPr>
            </w:pPr>
            <w:ins w:id="1700"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01" w:author="Eric Boisvert" w:date="2016-01-04T13:09:00Z"/>
                <w:rStyle w:val="reqtext"/>
                <w:lang w:val="en-CA"/>
              </w:rPr>
            </w:pPr>
            <w:ins w:id="1702" w:author="Eric Boisvert" w:date="2016-01-04T13:24:00Z">
              <w:r>
                <w:rPr>
                  <w:rStyle w:val="reqtext"/>
                  <w:lang w:val="en-CA"/>
                </w:rPr>
                <w:t>Target implementation</w:t>
              </w:r>
            </w:ins>
            <w:ins w:id="1703" w:author="Eric Boisvert" w:date="2016-01-04T13:09:00Z">
              <w:r w:rsidR="00396863">
                <w:rPr>
                  <w:rStyle w:val="reqtext"/>
                  <w:lang w:val="en-CA"/>
                </w:rPr>
                <w:t xml:space="preserve"> </w:t>
              </w:r>
            </w:ins>
            <w:ins w:id="1704" w:author="Eric Boisvert" w:date="2016-01-04T13:24:00Z">
              <w:r>
                <w:rPr>
                  <w:rStyle w:val="reqtext"/>
                  <w:lang w:val="en-CA"/>
                </w:rPr>
                <w:t>SHALL</w:t>
              </w:r>
            </w:ins>
            <w:ins w:id="1705" w:author="Eric Boisvert" w:date="2016-01-04T13:09:00Z">
              <w:r w:rsidR="00396863">
                <w:rPr>
                  <w:rStyle w:val="reqtext"/>
                  <w:lang w:val="en-CA"/>
                </w:rPr>
                <w:t xml:space="preserve"> implements </w:t>
              </w:r>
            </w:ins>
            <w:ins w:id="1706" w:author="Eric Boisvert" w:date="2016-01-04T13:24:00Z">
              <w:r>
                <w:rPr>
                  <w:rStyle w:val="reqtext"/>
                  <w:lang w:val="en-CA"/>
                </w:rPr>
                <w:t>type substitutions</w:t>
              </w:r>
            </w:ins>
            <w:ins w:id="1707" w:author="Eric Boisvert" w:date="2016-01-04T13:09:00Z">
              <w:r w:rsidR="00396863">
                <w:rPr>
                  <w:rStyle w:val="reqtext"/>
                  <w:lang w:val="en-CA"/>
                </w:rPr>
                <w:t xml:space="preserve"> </w:t>
              </w:r>
            </w:ins>
            <w:ins w:id="1708" w:author="Eric Boisvert" w:date="2016-01-04T13:10:00Z">
              <w:r w:rsidR="00396863">
                <w:rPr>
                  <w:rStyle w:val="reqtext"/>
                  <w:lang w:val="en-CA"/>
                </w:rPr>
                <w:t>inferred</w:t>
              </w:r>
            </w:ins>
            <w:ins w:id="1709" w:author="Eric Boisvert" w:date="2016-01-04T13:09:00Z">
              <w:r w:rsidR="00396863">
                <w:rPr>
                  <w:rStyle w:val="reqtext"/>
                  <w:lang w:val="en-CA"/>
                </w:rPr>
                <w:t xml:space="preserve"> </w:t>
              </w:r>
            </w:ins>
            <w:ins w:id="1710" w:author="Eric Boisvert" w:date="2016-01-04T13:10:00Z">
              <w:r w:rsidR="00396863">
                <w:rPr>
                  <w:rStyle w:val="reqtext"/>
                  <w:lang w:val="en-CA"/>
                </w:rPr>
                <w:t>from the UML model</w:t>
              </w:r>
            </w:ins>
            <w:ins w:id="1711"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12" w:author="Eric Boisvert" w:date="2016-01-04T13:09:00Z"/>
          <w:color w:val="000000"/>
          <w:lang w:val="en-CA"/>
        </w:rPr>
      </w:pPr>
    </w:p>
    <w:p w14:paraId="41D6450C" w14:textId="65F098A5" w:rsidR="00396863" w:rsidRPr="009F4AF5" w:rsidRDefault="00396863" w:rsidP="000F4D17">
      <w:pPr>
        <w:rPr>
          <w:ins w:id="1713" w:author="Eric Boisvert" w:date="2016-01-04T13:26:00Z"/>
          <w:color w:val="000000"/>
          <w:lang w:val="en-CA"/>
        </w:rPr>
      </w:pPr>
      <w:ins w:id="1714" w:author="Eric Boisvert" w:date="2016-01-04T13:10:00Z">
        <w:r w:rsidRPr="009F4AF5">
          <w:rPr>
            <w:color w:val="000000"/>
            <w:lang w:val="en-CA"/>
          </w:rPr>
          <w:t xml:space="preserve">The type hierarchy of the UML model implies type substitutions </w:t>
        </w:r>
      </w:ins>
      <w:ins w:id="1715" w:author="Eric Boisvert" w:date="2016-03-28T12:43:00Z">
        <w:r w:rsidR="001E3746">
          <w:rPr>
            <w:color w:val="000000"/>
            <w:lang w:val="en-CA"/>
          </w:rPr>
          <w:t>for</w:t>
        </w:r>
      </w:ins>
      <w:ins w:id="1716"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17" w:author="Eric Boisvert" w:date="2016-01-04T13:17:00Z">
        <w:r w:rsidR="00057138" w:rsidRPr="009F4AF5">
          <w:rPr>
            <w:color w:val="000000"/>
            <w:lang w:val="en-CA"/>
          </w:rPr>
          <w:t xml:space="preserve"> because DisplacementEvent is a sub type of GeologicEvent</w:t>
        </w:r>
      </w:ins>
      <w:ins w:id="1718" w:author="Eric Boisvert" w:date="2016-01-04T13:23:00Z">
        <w:r w:rsidR="000578C2" w:rsidRPr="009F4AF5">
          <w:rPr>
            <w:color w:val="000000"/>
            <w:lang w:val="en-CA"/>
          </w:rPr>
          <w:t xml:space="preserve"> (</w:t>
        </w:r>
      </w:ins>
      <w:ins w:id="1719"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20" w:author="Boisvert, Eric" w:date="2016-04-01T07:54:00Z">
        <w:r w:rsidR="00E21DD0" w:rsidRPr="00E21DD0">
          <w:rPr>
            <w:color w:val="000000"/>
            <w:rPrChange w:id="1721" w:author="Boisvert, Eric" w:date="2016-04-01T07:54:00Z">
              <w:rPr/>
            </w:rPrChange>
          </w:rPr>
          <w:t>Figure</w:t>
        </w:r>
        <w:r w:rsidR="00E21DD0" w:rsidRPr="00E21DD0">
          <w:rPr>
            <w:color w:val="000000"/>
            <w:lang w:val="en-CA"/>
            <w:rPrChange w:id="1722" w:author="Boisvert, Eric" w:date="2016-04-01T07:54:00Z">
              <w:rPr/>
            </w:rPrChange>
          </w:rPr>
          <w:t xml:space="preserve"> 7</w:t>
        </w:r>
      </w:ins>
      <w:ins w:id="1723" w:author="Eric Boisvert" w:date="2016-03-28T16:06:00Z">
        <w:del w:id="1724" w:author="Boisvert, Eric" w:date="2016-04-01T07:53:00Z">
          <w:r w:rsidR="003842F3" w:rsidRPr="003842F3" w:rsidDel="00E21DD0">
            <w:rPr>
              <w:color w:val="000000"/>
              <w:rPrChange w:id="1725" w:author="Eric Boisvert" w:date="2016-03-28T16:06:00Z">
                <w:rPr/>
              </w:rPrChange>
            </w:rPr>
            <w:delText>Figure</w:delText>
          </w:r>
          <w:r w:rsidR="003842F3" w:rsidRPr="003842F3" w:rsidDel="00E21DD0">
            <w:rPr>
              <w:color w:val="000000"/>
              <w:lang w:val="en-CA"/>
              <w:rPrChange w:id="1726" w:author="Eric Boisvert" w:date="2016-03-28T16:06:00Z">
                <w:rPr/>
              </w:rPrChange>
            </w:rPr>
            <w:delText xml:space="preserve"> 7</w:delText>
          </w:r>
        </w:del>
      </w:ins>
      <w:ins w:id="1727" w:author="Eric Boisvert" w:date="2016-01-04T13:24:00Z">
        <w:r w:rsidR="000578C2" w:rsidRPr="009F4AF5">
          <w:rPr>
            <w:color w:val="000000"/>
            <w:lang w:val="en-CA"/>
          </w:rPr>
          <w:fldChar w:fldCharType="end"/>
        </w:r>
      </w:ins>
      <w:ins w:id="1728" w:author="Eric Boisvert" w:date="2016-01-04T13:23:00Z">
        <w:r w:rsidR="000578C2" w:rsidRPr="009F4AF5">
          <w:rPr>
            <w:color w:val="000000"/>
            <w:lang w:val="en-CA"/>
          </w:rPr>
          <w:t>)</w:t>
        </w:r>
      </w:ins>
      <w:ins w:id="1729" w:author="Eric Boisvert" w:date="2016-01-04T13:24:00Z">
        <w:r w:rsidR="000578C2" w:rsidRPr="009F4AF5">
          <w:rPr>
            <w:color w:val="000000"/>
            <w:lang w:val="en-CA"/>
          </w:rPr>
          <w:t xml:space="preserve">. </w:t>
        </w:r>
      </w:ins>
      <w:ins w:id="1730" w:author="Eric Boisvert" w:date="2016-01-04T13:25:00Z">
        <w:r w:rsidR="000578C2" w:rsidRPr="009F4AF5">
          <w:rPr>
            <w:color w:val="000000"/>
            <w:lang w:val="en-CA"/>
          </w:rPr>
          <w:t xml:space="preserve"> A lot of property type</w:t>
        </w:r>
      </w:ins>
      <w:r w:rsidR="00DF50C1" w:rsidRPr="009F4AF5">
        <w:rPr>
          <w:color w:val="000000"/>
          <w:lang w:val="en-CA"/>
        </w:rPr>
        <w:t>s</w:t>
      </w:r>
      <w:ins w:id="1731" w:author="Eric Boisvert" w:date="2016-01-04T13:25:00Z">
        <w:r w:rsidR="000578C2" w:rsidRPr="009F4AF5">
          <w:rPr>
            <w:color w:val="000000"/>
            <w:lang w:val="en-CA"/>
          </w:rPr>
          <w:t xml:space="preserve"> are abstract type</w:t>
        </w:r>
      </w:ins>
      <w:ins w:id="1732" w:author="Eric Boisvert" w:date="2016-03-06T11:11:00Z">
        <w:r w:rsidR="009F2680">
          <w:rPr>
            <w:color w:val="000000"/>
            <w:lang w:val="en-CA"/>
          </w:rPr>
          <w:t>s</w:t>
        </w:r>
      </w:ins>
      <w:ins w:id="1733" w:author="Eric Boisvert" w:date="2016-01-04T13:25:00Z">
        <w:r w:rsidR="000578C2" w:rsidRPr="009F4AF5">
          <w:rPr>
            <w:color w:val="000000"/>
            <w:lang w:val="en-CA"/>
          </w:rPr>
          <w:t xml:space="preserve"> and only a concrete subtype </w:t>
        </w:r>
      </w:ins>
      <w:r w:rsidR="00DF50C1" w:rsidRPr="009F4AF5">
        <w:rPr>
          <w:color w:val="000000"/>
          <w:lang w:val="en-CA"/>
        </w:rPr>
        <w:t>may</w:t>
      </w:r>
      <w:ins w:id="1734" w:author="Eric Boisvert" w:date="2016-01-04T13:25:00Z">
        <w:r w:rsidR="000578C2" w:rsidRPr="009F4AF5">
          <w:rPr>
            <w:color w:val="000000"/>
            <w:lang w:val="en-CA"/>
          </w:rPr>
          <w:t xml:space="preserve"> be materialised (as per </w:t>
        </w:r>
      </w:ins>
      <w:ins w:id="1735" w:author="Eric Boisvert" w:date="2016-01-04T13:26:00Z">
        <w:r w:rsidR="000578C2" w:rsidRPr="009F4AF5">
          <w:rPr>
            <w:rStyle w:val="requri"/>
            <w:color w:val="000000"/>
            <w:lang w:val="en-CA"/>
          </w:rPr>
          <w:t>/req/gsml4-core/uml-abstract</w:t>
        </w:r>
      </w:ins>
      <w:ins w:id="1736" w:author="Eric Boisvert" w:date="2016-01-04T13:25:00Z">
        <w:r w:rsidR="000578C2" w:rsidRPr="009F4AF5">
          <w:rPr>
            <w:color w:val="000000"/>
            <w:lang w:val="en-CA"/>
          </w:rPr>
          <w:t>)</w:t>
        </w:r>
      </w:ins>
      <w:ins w:id="1737"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1738" w:name="_Toc447367136"/>
      <w:r w:rsidRPr="00D12552">
        <w:rPr>
          <w:lang w:val="en-CA"/>
        </w:rPr>
        <w:t>Quantities</w:t>
      </w:r>
      <w:bookmarkEnd w:id="173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39"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40" w:author="Eric Boisvert" w:date="2015-10-29T03:55:00Z">
              <w:r>
                <w:rPr>
                  <w:rFonts w:cs="Arial"/>
                  <w:sz w:val="18"/>
                  <w:lang w:val="en-CA"/>
                </w:rPr>
                <w:t>from a governed ontology</w:t>
              </w:r>
            </w:ins>
            <w:ins w:id="1741"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742"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43" w:author="Eric Boisvert" w:date="2015-10-29T04:29:00Z">
        <w:r>
          <w:rPr>
            <w:lang w:val="en-CA"/>
          </w:rPr>
          <w:t xml:space="preserve">, for </w:t>
        </w:r>
      </w:ins>
      <w:ins w:id="1744" w:author="Eric Boisvert" w:date="2015-10-29T04:30:00Z">
        <w:r>
          <w:rPr>
            <w:lang w:val="en-CA"/>
          </w:rPr>
          <w:t>example</w:t>
        </w:r>
      </w:ins>
      <w:ins w:id="1745"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46" w:author="Eric Boisvert" w:date="2015-10-29T04:29:00Z">
        <w:r>
          <w:rPr>
            <w:lang w:val="en-CA"/>
          </w:rPr>
          <w:t>UCUM</w:t>
        </w:r>
      </w:ins>
      <w:r w:rsidR="007A4792">
        <w:rPr>
          <w:lang w:val="en-CA"/>
        </w:rPr>
        <w:t>)</w:t>
      </w:r>
      <w:ins w:id="1747" w:author="Eric Boisvert" w:date="2015-10-29T04:29:00Z">
        <w:r>
          <w:rPr>
            <w:lang w:val="en-CA"/>
          </w:rPr>
          <w:t>.</w:t>
        </w:r>
      </w:ins>
      <w:del w:id="1748"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49" w:author="Ollie Raymond" w:date="2016-02-12T17:39:00Z">
          <w:pPr>
            <w:pStyle w:val="Heading3"/>
          </w:pPr>
        </w:pPrChange>
      </w:pPr>
      <w:bookmarkStart w:id="1750" w:name="_Toc447367137"/>
      <w:r w:rsidRPr="00D12552">
        <w:rPr>
          <w:lang w:val="en-CA"/>
        </w:rPr>
        <w:t>Code lists</w:t>
      </w:r>
      <w:bookmarkEnd w:id="175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16B3BC8F"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del w:id="1751" w:author="Eric Boisvert" w:date="2016-04-02T14:41:00Z">
              <w:r w:rsidRPr="00D12552" w:rsidDel="0042253D">
                <w:rPr>
                  <w:rStyle w:val="reqtext"/>
                  <w:lang w:val="en-CA"/>
                </w:rPr>
                <w:delText xml:space="preserve">SHOULD </w:delText>
              </w:r>
            </w:del>
            <w:ins w:id="1752" w:author="Eric Boisvert" w:date="2016-04-02T14:41:00Z">
              <w:r w:rsidR="0042253D">
                <w:rPr>
                  <w:rStyle w:val="reqtext"/>
                  <w:lang w:val="en-CA"/>
                </w:rPr>
                <w:t>SHALL</w:t>
              </w:r>
              <w:r w:rsidR="0042253D" w:rsidRPr="00D12552">
                <w:rPr>
                  <w:rStyle w:val="reqtext"/>
                  <w:lang w:val="en-CA"/>
                </w:rPr>
                <w:t xml:space="preserve">  </w:t>
              </w:r>
            </w:ins>
            <w:r w:rsidRPr="00D12552">
              <w:rPr>
                <w:rStyle w:val="reqtext"/>
                <w:lang w:val="en-CA"/>
              </w:rPr>
              <w:t xml:space="preserve">be </w:t>
            </w:r>
            <w:del w:id="1753" w:author="Eric Boisvert" w:date="2016-04-02T14:34:00Z">
              <w:r w:rsidRPr="00D12552" w:rsidDel="009F6B2F">
                <w:rPr>
                  <w:rFonts w:cs="Arial"/>
                  <w:sz w:val="18"/>
                  <w:lang w:val="en-CA"/>
                </w:rPr>
                <w:delText xml:space="preserve">specified </w:delText>
              </w:r>
            </w:del>
            <w:ins w:id="1754" w:author="Eric Boisvert" w:date="2016-04-02T14:34:00Z">
              <w:r w:rsidR="009F6B2F">
                <w:rPr>
                  <w:rFonts w:cs="Arial"/>
                  <w:sz w:val="18"/>
                  <w:lang w:val="en-CA"/>
                </w:rPr>
                <w:t xml:space="preserve">encoded as </w:t>
              </w:r>
            </w:ins>
            <w:del w:id="1755" w:author="Eric Boisvert" w:date="2016-04-02T14:35:00Z">
              <w:r w:rsidRPr="00D12552" w:rsidDel="009F6B2F">
                <w:rPr>
                  <w:rFonts w:cs="Arial"/>
                  <w:sz w:val="18"/>
                  <w:lang w:val="en-CA"/>
                </w:rPr>
                <w:delText xml:space="preserve">using the </w:delText>
              </w:r>
            </w:del>
            <w:r w:rsidRPr="00D12552">
              <w:rPr>
                <w:rFonts w:cs="Arial"/>
                <w:sz w:val="18"/>
                <w:lang w:val="en-CA"/>
              </w:rPr>
              <w:t>URI</w:t>
            </w:r>
            <w:ins w:id="1756" w:author="Eric Boisvert" w:date="2016-04-02T14:36:00Z">
              <w:r w:rsidR="009F6B2F">
                <w:rPr>
                  <w:rFonts w:cs="Arial"/>
                  <w:sz w:val="18"/>
                  <w:lang w:val="en-CA"/>
                </w:rPr>
                <w:t xml:space="preserve"> accoding to RFC 3896 associated to a unique term from a controlled vocabulary</w:t>
              </w:r>
            </w:ins>
            <w:del w:id="1757" w:author="Eric Boisvert" w:date="2016-04-02T14:37:00Z">
              <w:r w:rsidRPr="00D12552" w:rsidDel="009F6B2F">
                <w:rPr>
                  <w:rFonts w:cs="Arial"/>
                  <w:sz w:val="18"/>
                  <w:lang w:val="en-CA"/>
                </w:rPr>
                <w:delText xml:space="preserve"> for an individual from a class </w:delText>
              </w:r>
              <w:r w:rsidRPr="00D12552" w:rsidDel="009F6B2F">
                <w:rPr>
                  <w:rStyle w:val="reqtext"/>
                  <w:lang w:val="en-CA"/>
                </w:rPr>
                <w:delText>governed as an external ontology</w:delText>
              </w:r>
            </w:del>
            <w:ins w:id="1758"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759"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ins w:id="1760"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761" w:author="Eric Boisvert" w:date="2016-01-04T13:17:00Z"/>
          <w:del w:id="1762" w:author="Ollie Raymond" w:date="2016-02-12T12:52:00Z"/>
          <w:color w:val="FF0000"/>
          <w:lang w:val="en-CA"/>
        </w:rPr>
      </w:pPr>
    </w:p>
    <w:p w14:paraId="75F96929" w14:textId="46B5D6DC" w:rsidR="00057138" w:rsidDel="00704C86" w:rsidRDefault="00513A7E" w:rsidP="000F4D17">
      <w:pPr>
        <w:rPr>
          <w:ins w:id="1763" w:author="Eric Boisvert" w:date="2015-10-29T04:46:00Z"/>
          <w:del w:id="1764" w:author="Ollie Raymond" w:date="2016-02-12T12:52:00Z"/>
          <w:color w:val="FF0000"/>
          <w:lang w:val="en-CA"/>
        </w:rPr>
      </w:pPr>
      <w:ins w:id="1765" w:author="Eric Boisvert" w:date="2016-01-04T13:23:00Z">
        <w:del w:id="1766" w:author="Ollie Raymond" w:date="2016-02-12T12:52:00Z">
          <w:r>
            <w:rPr>
              <w:noProof/>
            </w:rPr>
            <w:lastRenderedPageBreak/>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9024EB" w:rsidRPr="000150DE" w:rsidRDefault="009024EB">
                      <w:pPr>
                        <w:pStyle w:val="Caption"/>
                        <w:rPr>
                          <w:color w:val="FF0000"/>
                        </w:rPr>
                        <w:pPrChange w:id="1767" w:author="Eric Boisvert" w:date="2016-01-04T13:23:00Z">
                          <w:pPr/>
                        </w:pPrChange>
                      </w:pPr>
                      <w:bookmarkStart w:id="1768" w:name="_Ref439677176"/>
                      <w:ins w:id="1769" w:author="Eric Boisvert" w:date="2016-01-04T13:23:00Z">
                        <w:r>
                          <w:t xml:space="preserve">Figure </w:t>
                        </w:r>
                        <w:r>
                          <w:fldChar w:fldCharType="begin"/>
                        </w:r>
                        <w:r>
                          <w:instrText xml:space="preserve"> SEQ Figure \* ARABIC </w:instrText>
                        </w:r>
                      </w:ins>
                      <w:r>
                        <w:fldChar w:fldCharType="separate"/>
                      </w:r>
                      <w:ins w:id="1770" w:author="Eric Boisvert" w:date="2016-04-03T12:16:00Z">
                        <w:r>
                          <w:rPr>
                            <w:noProof/>
                          </w:rPr>
                          <w:t>9</w:t>
                        </w:r>
                      </w:ins>
                      <w:ins w:id="1771" w:author="Boisvert, Eric" w:date="2016-04-01T13:15:00Z">
                        <w:del w:id="1772" w:author="Eric Boisvert" w:date="2016-04-02T15:34:00Z">
                          <w:r w:rsidDel="004F09EE">
                            <w:rPr>
                              <w:noProof/>
                            </w:rPr>
                            <w:delText>8</w:delText>
                          </w:r>
                        </w:del>
                      </w:ins>
                      <w:ins w:id="1773" w:author="Eric Boisvert" w:date="2016-01-04T13:23:00Z">
                        <w:r>
                          <w:fldChar w:fldCharType="end"/>
                        </w:r>
                        <w:bookmarkEnd w:id="1768"/>
                        <w:r>
                          <w:t xml:space="preserve"> : DisplacementEvent as subtype of GeologicEvent</w:t>
                        </w:r>
                      </w:ins>
                      <w:ins w:id="1774" w:author="Boisvert, Eric" w:date="2016-03-29T08:32:00Z">
                        <w:r>
                          <w:t>.</w:t>
                        </w:r>
                      </w:ins>
                    </w:p>
                  </w:txbxContent>
                </v:textbox>
              </v:shape>
            </w:pict>
          </w:r>
        </w:del>
      </w:ins>
      <w:del w:id="1775" w:author="Ollie Raymond" w:date="2016-02-12T12:52:00Z">
        <w:r>
          <w:rPr>
            <w:color w:val="FF0000"/>
            <w:lang w:val="en-CA"/>
          </w:rPr>
          <w:pict w14:anchorId="7DC4A963">
            <v:shape id="_x0000_i1033"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1776" w:name="_Ref432861735"/>
      <w:bookmarkStart w:id="1777" w:name="_Ref446671865"/>
      <w:bookmarkStart w:id="1778" w:name="_Toc447367138"/>
      <w:commentRangeStart w:id="1779"/>
      <w:r w:rsidRPr="00D12552">
        <w:rPr>
          <w:lang w:val="en-CA"/>
        </w:rPr>
        <w:t>Code lists URI</w:t>
      </w:r>
      <w:bookmarkEnd w:id="1776"/>
      <w:commentRangeEnd w:id="1779"/>
      <w:r w:rsidR="00773E1B">
        <w:rPr>
          <w:rStyle w:val="CommentReference"/>
          <w:rFonts w:cs="Times New Roman"/>
          <w:b w:val="0"/>
          <w:bCs w:val="0"/>
        </w:rPr>
        <w:commentReference w:id="1779"/>
      </w:r>
      <w:bookmarkEnd w:id="1777"/>
      <w:bookmarkEnd w:id="177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0ADC7C31"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del w:id="1780" w:author="Eric Boisvert" w:date="2016-04-02T14:37:00Z">
              <w:r w:rsidRPr="00D12552" w:rsidDel="009F6B2F">
                <w:rPr>
                  <w:rStyle w:val="reqtext"/>
                  <w:lang w:val="en-CA"/>
                </w:rPr>
                <w:delText xml:space="preserve">SHALL </w:delText>
              </w:r>
            </w:del>
            <w:ins w:id="1781" w:author="Eric Boisvert" w:date="2016-04-02T14:37:00Z">
              <w:r w:rsidR="009F6B2F">
                <w:rPr>
                  <w:rStyle w:val="reqtext"/>
                  <w:lang w:val="en-CA"/>
                </w:rPr>
                <w:t>SHOULD</w:t>
              </w:r>
              <w:r w:rsidR="009F6B2F" w:rsidRPr="00D12552">
                <w:rPr>
                  <w:rStyle w:val="reqtext"/>
                  <w:lang w:val="en-CA"/>
                </w:rPr>
                <w:t xml:space="preserve"> </w:t>
              </w:r>
            </w:ins>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82"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783"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784" w:author="Eric Boisvert" w:date="2016-03-06T11:13:00Z">
        <w:r w:rsidRPr="00D12552" w:rsidDel="0098452A">
          <w:rPr>
            <w:lang w:val="en-CA"/>
          </w:rPr>
          <w:delText xml:space="preserve">for </w:delText>
        </w:r>
      </w:del>
      <w:ins w:id="1785" w:author="Eric Boisvert" w:date="2016-03-06T11:13:00Z">
        <w:r w:rsidR="0098452A">
          <w:rPr>
            <w:lang w:val="en-CA"/>
          </w:rPr>
          <w:t>of</w:t>
        </w:r>
        <w:r w:rsidR="0098452A" w:rsidRPr="00D12552">
          <w:rPr>
            <w:lang w:val="en-CA"/>
          </w:rPr>
          <w:t xml:space="preserve"> </w:t>
        </w:r>
      </w:ins>
      <w:r w:rsidRPr="00D12552">
        <w:rPr>
          <w:lang w:val="en-CA"/>
        </w:rPr>
        <w:t>the term</w:t>
      </w:r>
      <w:del w:id="1786" w:author="Eric Boisvert" w:date="2016-03-06T11:13:00Z">
        <w:r w:rsidRPr="00D12552" w:rsidDel="0098452A">
          <w:rPr>
            <w:lang w:val="en-CA"/>
          </w:rPr>
          <w:delText xml:space="preserve"> using HTTP content, MIME-type and language negotiation mechanisms.</w:delText>
        </w:r>
      </w:del>
      <w:ins w:id="1787"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1788" w:name="_Toc447367139"/>
      <w:commentRangeStart w:id="1789"/>
      <w:r w:rsidRPr="00D12552">
        <w:rPr>
          <w:lang w:val="en-CA"/>
        </w:rPr>
        <w:t>Identifier</w:t>
      </w:r>
      <w:commentRangeEnd w:id="1789"/>
      <w:r w:rsidR="000F4D17">
        <w:rPr>
          <w:rStyle w:val="CommentReference"/>
          <w:rFonts w:cs="Times New Roman"/>
          <w:b w:val="0"/>
          <w:bCs w:val="0"/>
        </w:rPr>
        <w:commentReference w:id="1789"/>
      </w:r>
      <w:bookmarkEnd w:id="1788"/>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790" w:author="Ollie Raymond" w:date="2016-02-15T09:36:00Z">
              <w:r w:rsidRPr="00D12552" w:rsidDel="004F288E">
                <w:rPr>
                  <w:rStyle w:val="reqtext"/>
                  <w:lang w:val="en-CA"/>
                </w:rPr>
                <w:delText xml:space="preserve">SHALL </w:delText>
              </w:r>
            </w:del>
            <w:ins w:id="1791"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92" w:author="Eric Boisvert" w:date="2016-01-04T13:09:00Z"/>
          <w:color w:val="000000"/>
          <w:lang w:val="en-CA"/>
        </w:rPr>
      </w:pPr>
    </w:p>
    <w:p w14:paraId="720215C8" w14:textId="29DF5BB0" w:rsidR="003D0B50" w:rsidRPr="00D12552" w:rsidDel="00610E7E" w:rsidRDefault="004F288E" w:rsidP="003D0B50">
      <w:pPr>
        <w:rPr>
          <w:del w:id="1793" w:author="Ollie Raymond" w:date="2016-02-12T14:03:00Z"/>
          <w:lang w:val="en-CA"/>
        </w:rPr>
      </w:pPr>
      <w:ins w:id="1794" w:author="Ollie Raymond" w:date="2016-02-15T09:36:00Z">
        <w:r>
          <w:rPr>
            <w:lang w:val="en-CA"/>
          </w:rPr>
          <w:t xml:space="preserve">Wherever possible, </w:t>
        </w:r>
      </w:ins>
      <w:del w:id="1795" w:author="Ollie Raymond" w:date="2016-02-15T09:36:00Z">
        <w:r w:rsidR="003D0B50" w:rsidRPr="00D12552" w:rsidDel="004F288E">
          <w:rPr>
            <w:lang w:val="en-CA"/>
          </w:rPr>
          <w:delText>F</w:delText>
        </w:r>
      </w:del>
      <w:ins w:id="1796" w:author="Ollie Raymond" w:date="2016-02-15T09:36:00Z">
        <w:r>
          <w:rPr>
            <w:lang w:val="en-CA"/>
          </w:rPr>
          <w:t>f</w:t>
        </w:r>
      </w:ins>
      <w:r w:rsidR="003D0B50" w:rsidRPr="00D12552">
        <w:rPr>
          <w:lang w:val="en-CA"/>
        </w:rPr>
        <w:t xml:space="preserve">eatures that use an HTTP URI as their identifier </w:t>
      </w:r>
      <w:del w:id="1797" w:author="Ollie Raymond" w:date="2016-02-15T09:36:00Z">
        <w:r w:rsidR="003D0B50" w:rsidRPr="00D12552" w:rsidDel="004F288E">
          <w:rPr>
            <w:lang w:val="en-CA"/>
          </w:rPr>
          <w:delText xml:space="preserve">SHALL </w:delText>
        </w:r>
      </w:del>
      <w:ins w:id="1798"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799" w:author="Ollie Raymond" w:date="2016-02-12T14:03:00Z">
        <w:r w:rsidR="00050DA2">
          <w:rPr>
            <w:lang w:val="en-CA"/>
          </w:rPr>
          <w:t xml:space="preserve"> </w:t>
        </w:r>
      </w:ins>
    </w:p>
    <w:p w14:paraId="036CBE7B" w14:textId="298E589A" w:rsidR="0048717F" w:rsidRDefault="00B770B7" w:rsidP="00DB1F99">
      <w:pPr>
        <w:rPr>
          <w:ins w:id="1800" w:author="Boisvert, Eric" w:date="2016-04-01T14:33:00Z"/>
          <w:lang w:val="en-CA"/>
        </w:rPr>
      </w:pPr>
      <w:ins w:id="1801" w:author="Ollie Raymond" w:date="2016-02-15T09:42:00Z">
        <w:r>
          <w:rPr>
            <w:lang w:val="en-CA"/>
          </w:rPr>
          <w:t>A resolveable</w:t>
        </w:r>
      </w:ins>
      <w:ins w:id="1802" w:author="Eric Boisvert" w:date="2016-01-04T13:38:00Z">
        <w:del w:id="1803" w:author="Ollie Raymond" w:date="2016-02-15T09:42:00Z">
          <w:r w:rsidR="001A08DE" w:rsidRPr="00610E7E" w:rsidDel="00B770B7">
            <w:rPr>
              <w:lang w:val="en-CA"/>
              <w:rPrChange w:id="1804" w:author="Ollie Raymond" w:date="2016-02-12T14:03:00Z">
                <w:rPr>
                  <w:color w:val="FF0000"/>
                  <w:lang w:val="en-CA"/>
                </w:rPr>
              </w:rPrChange>
            </w:rPr>
            <w:delText>The</w:delText>
          </w:r>
        </w:del>
        <w:r w:rsidR="001A08DE" w:rsidRPr="00610E7E">
          <w:rPr>
            <w:lang w:val="en-CA"/>
            <w:rPrChange w:id="1805" w:author="Ollie Raymond" w:date="2016-02-12T14:03:00Z">
              <w:rPr>
                <w:color w:val="FF0000"/>
                <w:lang w:val="en-CA"/>
              </w:rPr>
            </w:rPrChange>
          </w:rPr>
          <w:t xml:space="preserve"> URI </w:t>
        </w:r>
        <w:del w:id="1806" w:author="Ollie Raymond" w:date="2016-02-15T09:42:00Z">
          <w:r w:rsidR="001A08DE" w:rsidRPr="00610E7E" w:rsidDel="00B770B7">
            <w:rPr>
              <w:lang w:val="en-CA"/>
              <w:rPrChange w:id="1807" w:author="Ollie Raymond" w:date="2016-02-12T14:03:00Z">
                <w:rPr>
                  <w:color w:val="FF0000"/>
                  <w:lang w:val="en-CA"/>
                </w:rPr>
              </w:rPrChange>
            </w:rPr>
            <w:delText>shall</w:delText>
          </w:r>
        </w:del>
      </w:ins>
      <w:ins w:id="1808" w:author="Ollie Raymond" w:date="2016-02-15T09:42:00Z">
        <w:r>
          <w:rPr>
            <w:lang w:val="en-CA"/>
          </w:rPr>
          <w:t>shall</w:t>
        </w:r>
      </w:ins>
      <w:ins w:id="1809" w:author="Eric Boisvert" w:date="2016-01-04T13:38:00Z">
        <w:r w:rsidR="001A08DE" w:rsidRPr="00610E7E">
          <w:rPr>
            <w:lang w:val="en-CA"/>
            <w:rPrChange w:id="1810" w:author="Ollie Raymond" w:date="2016-02-12T14:03:00Z">
              <w:rPr>
                <w:color w:val="FF0000"/>
                <w:lang w:val="en-CA"/>
              </w:rPr>
            </w:rPrChange>
          </w:rPr>
          <w:t xml:space="preserve"> point to one or more representation</w:t>
        </w:r>
      </w:ins>
      <w:ins w:id="1811" w:author="Eric Boisvert" w:date="2016-01-04T13:40:00Z">
        <w:r w:rsidR="001A08DE" w:rsidRPr="00610E7E">
          <w:rPr>
            <w:lang w:val="en-CA"/>
            <w:rPrChange w:id="1812" w:author="Ollie Raymond" w:date="2016-02-12T14:03:00Z">
              <w:rPr>
                <w:color w:val="FF0000"/>
                <w:lang w:val="en-CA"/>
              </w:rPr>
            </w:rPrChange>
          </w:rPr>
          <w:t>s</w:t>
        </w:r>
      </w:ins>
      <w:ins w:id="1813" w:author="Eric Boisvert" w:date="2016-01-04T13:38:00Z">
        <w:r w:rsidR="001A08DE" w:rsidRPr="00610E7E">
          <w:rPr>
            <w:lang w:val="en-CA"/>
            <w:rPrChange w:id="1814" w:author="Ollie Raymond" w:date="2016-02-12T14:03:00Z">
              <w:rPr>
                <w:color w:val="FF0000"/>
                <w:lang w:val="en-CA"/>
              </w:rPr>
            </w:rPrChange>
          </w:rPr>
          <w:t xml:space="preserve"> of the feature it identifies</w:t>
        </w:r>
      </w:ins>
      <w:ins w:id="1815" w:author="Eric Boisvert" w:date="2016-01-04T13:40:00Z">
        <w:r w:rsidR="001A08DE" w:rsidRPr="00610E7E">
          <w:rPr>
            <w:lang w:val="en-CA"/>
            <w:rPrChange w:id="1816" w:author="Ollie Raymond" w:date="2016-02-12T14:03:00Z">
              <w:rPr>
                <w:color w:val="FF0000"/>
                <w:lang w:val="en-CA"/>
              </w:rPr>
            </w:rPrChange>
          </w:rPr>
          <w:t xml:space="preserve">. </w:t>
        </w:r>
        <w:del w:id="1817" w:author="Ollie Raymond" w:date="2016-02-15T10:06:00Z">
          <w:r w:rsidR="001A08DE" w:rsidRPr="00610E7E" w:rsidDel="00050DA2">
            <w:rPr>
              <w:lang w:val="en-CA"/>
              <w:rPrChange w:id="1818" w:author="Ollie Raymond" w:date="2016-02-12T14:03:00Z">
                <w:rPr>
                  <w:color w:val="FF0000"/>
                  <w:lang w:val="en-CA"/>
                </w:rPr>
              </w:rPrChange>
            </w:rPr>
            <w:delText xml:space="preserve"> </w:delText>
          </w:r>
        </w:del>
      </w:ins>
      <w:commentRangeStart w:id="1819"/>
      <w:ins w:id="1820" w:author="Eric Boisvert" w:date="2016-01-04T13:41:00Z">
        <w:r w:rsidR="001A08DE" w:rsidRPr="00610E7E">
          <w:rPr>
            <w:lang w:val="en-CA"/>
            <w:rPrChange w:id="1821" w:author="Ollie Raymond" w:date="2016-02-12T14:03:00Z">
              <w:rPr>
                <w:color w:val="FF0000"/>
                <w:lang w:val="en-CA"/>
              </w:rPr>
            </w:rPrChange>
          </w:rPr>
          <w:t>It is expected that one of the representations should be a XML</w:t>
        </w:r>
      </w:ins>
      <w:r w:rsidR="00610E7E" w:rsidRPr="00610E7E">
        <w:rPr>
          <w:lang w:val="en-CA"/>
          <w:rPrChange w:id="1822" w:author="Ollie Raymond" w:date="2016-02-12T14:03:00Z">
            <w:rPr>
              <w:color w:val="FF0000"/>
              <w:lang w:val="en-CA"/>
            </w:rPr>
          </w:rPrChange>
        </w:rPr>
        <w:t xml:space="preserve"> </w:t>
      </w:r>
      <w:ins w:id="1823" w:author="Eric Boisvert" w:date="2016-01-04T13:41:00Z">
        <w:r w:rsidR="001A08DE" w:rsidRPr="00610E7E">
          <w:rPr>
            <w:lang w:val="en-CA"/>
            <w:rPrChange w:id="1824" w:author="Ollie Raymond" w:date="2016-02-12T14:03:00Z">
              <w:rPr>
                <w:color w:val="FF0000"/>
                <w:lang w:val="en-CA"/>
              </w:rPr>
            </w:rPrChange>
          </w:rPr>
          <w:t>(GML) representation.</w:t>
        </w:r>
      </w:ins>
      <w:commentRangeEnd w:id="1819"/>
      <w:ins w:id="1825" w:author="Eric Boisvert" w:date="2016-01-04T13:42:00Z">
        <w:r w:rsidR="001A08DE" w:rsidRPr="00610E7E">
          <w:rPr>
            <w:rStyle w:val="CommentReference"/>
          </w:rPr>
          <w:commentReference w:id="1819"/>
        </w:r>
      </w:ins>
      <w:ins w:id="1826" w:author="Ollie Raymond" w:date="2016-02-15T09:37:00Z">
        <w:r w:rsidR="004F288E">
          <w:rPr>
            <w:lang w:val="en-CA"/>
          </w:rPr>
          <w:t xml:space="preserve"> It is recognised that entry-level providers of GeoSciML data, notably users of the GeoSciML Portrayal schema, may not be able </w:t>
        </w:r>
      </w:ins>
      <w:ins w:id="1827" w:author="Ollie Raymond" w:date="2016-02-15T09:43:00Z">
        <w:r>
          <w:rPr>
            <w:lang w:val="en-CA"/>
          </w:rPr>
          <w:t xml:space="preserve">always </w:t>
        </w:r>
      </w:ins>
      <w:ins w:id="1828" w:author="Ollie Raymond" w:date="2016-02-15T09:37:00Z">
        <w:r w:rsidR="004F288E">
          <w:rPr>
            <w:lang w:val="en-CA"/>
          </w:rPr>
          <w:t>to provide resolvable</w:t>
        </w:r>
      </w:ins>
      <w:ins w:id="1829" w:author="Ollie Raymond" w:date="2016-02-15T09:41:00Z">
        <w:r>
          <w:rPr>
            <w:lang w:val="en-CA"/>
          </w:rPr>
          <w:t xml:space="preserve"> URI identifiers</w:t>
        </w:r>
      </w:ins>
      <w:ins w:id="1830" w:author="Ollie Raymond" w:date="2016-02-15T09:42:00Z">
        <w:r>
          <w:rPr>
            <w:lang w:val="en-CA"/>
          </w:rPr>
          <w:t>, but every effort should be made to do so.</w:t>
        </w:r>
      </w:ins>
    </w:p>
    <w:p w14:paraId="7180CF1A" w14:textId="77777777" w:rsidR="00DA41F8" w:rsidRPr="00610E7E" w:rsidRDefault="00DA41F8" w:rsidP="00DB1F99">
      <w:pPr>
        <w:rPr>
          <w:lang w:val="en-CA"/>
          <w:rPrChange w:id="1831" w:author="Ollie Raymond" w:date="2016-02-12T14:03:00Z">
            <w:rPr>
              <w:color w:val="FF0000"/>
              <w:lang w:val="en-CA"/>
            </w:rPr>
          </w:rPrChange>
        </w:rPr>
      </w:pPr>
    </w:p>
    <w:p w14:paraId="308241B4" w14:textId="231773AF" w:rsidR="009B3BBD" w:rsidRDefault="009B3BBD" w:rsidP="009B3BBD">
      <w:pPr>
        <w:pStyle w:val="Heading2"/>
        <w:rPr>
          <w:lang w:val="en-CA"/>
        </w:rPr>
      </w:pPr>
      <w:bookmarkStart w:id="1832" w:name="_Toc447367140"/>
      <w:commentRangeStart w:id="1833"/>
      <w:r w:rsidRPr="00D12552">
        <w:rPr>
          <w:lang w:val="en-CA"/>
        </w:rPr>
        <w:t xml:space="preserve">GeoSciML </w:t>
      </w:r>
      <w:r>
        <w:rPr>
          <w:lang w:val="en-CA"/>
        </w:rPr>
        <w:t>Portrayal</w:t>
      </w:r>
      <w:r w:rsidRPr="00D12552">
        <w:rPr>
          <w:lang w:val="en-CA"/>
        </w:rPr>
        <w:t xml:space="preserve"> Requirements Class</w:t>
      </w:r>
      <w:commentRangeEnd w:id="1833"/>
      <w:r w:rsidR="00762332">
        <w:rPr>
          <w:rStyle w:val="CommentReference"/>
          <w:rFonts w:cs="Times New Roman"/>
          <w:b w:val="0"/>
          <w:bCs w:val="0"/>
          <w:iCs w:val="0"/>
        </w:rPr>
        <w:commentReference w:id="1833"/>
      </w:r>
      <w:bookmarkEnd w:id="1832"/>
      <w:ins w:id="1834" w:author="Eric Boisvert" w:date="2016-04-03T12:50:00Z">
        <w:r w:rsidR="00052694">
          <w:rPr>
            <w:lang w:val="en-CA"/>
          </w:rPr>
          <w:t xml:space="preserve"> </w:t>
        </w:r>
        <w:r w:rsidR="00052694">
          <w:t xml:space="preserve"> (Normative)</w:t>
        </w:r>
      </w:ins>
    </w:p>
    <w:p w14:paraId="4015345D" w14:textId="7B667AA7" w:rsidR="00225333" w:rsidRDefault="00225333" w:rsidP="00BA6B31">
      <w:pPr>
        <w:rPr>
          <w:ins w:id="1835"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/req/gsml4-portrayal/uri</w:t>
            </w:r>
            <w:r w:rsidRPr="005A0586">
              <w:rPr>
                <w:rStyle w:val="requri"/>
                <w:rFonts w:ascii="Calibri" w:eastAsia="MS Mincho" w:hAnsi="Calibri"/>
                <w:sz w:val="20"/>
                <w:szCs w:val="20"/>
                <w:lang w:val="en-CA"/>
              </w:rPr>
              <w:t xml:space="preserve"> </w:t>
            </w:r>
          </w:p>
          <w:p w14:paraId="5C0170CB" w14:textId="408DDCD2"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/req/gsml4-portrayal/resolvable-uri</w:t>
            </w:r>
            <w:r w:rsidRPr="005A0586">
              <w:rPr>
                <w:rStyle w:val="requri"/>
                <w:rFonts w:ascii="Calibri" w:eastAsia="MS Mincho" w:hAnsi="Calibri"/>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/req/gsml4-portrayal/user-defined</w:t>
            </w:r>
            <w:r w:rsidRPr="005A0586">
              <w:rPr>
                <w:rStyle w:val="requri"/>
                <w:rFonts w:ascii="Calibri" w:eastAsia="MS Mincho" w:hAnsi="Calibri"/>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/req/gsml4-portrayal/geologicunitview-identifier-unique</w:t>
            </w:r>
          </w:p>
          <w:p w14:paraId="15937803" w14:textId="1A2294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and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/req/gsml4-portrayal/geologicunitview-representativeLithology</w:t>
            </w:r>
          </w:p>
          <w:p w14:paraId="11A433FD" w14:textId="14A21DAC"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lastRenderedPageBreak/>
              <w:t>RepresentativeLithology_uri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/req/gsml4-portrayal/geologicunitview-representativeAge</w:t>
            </w:r>
          </w:p>
          <w:p w14:paraId="26F15875" w14:textId="0B60338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/req/gsml4-portrayal/geologicunitview-representativeOlderAge</w:t>
            </w:r>
          </w:p>
          <w:p w14:paraId="006F7524" w14:textId="5B323F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/req/gsml4-portrayal/geologicunitview-representativeYoungerAge</w:t>
            </w:r>
          </w:p>
          <w:p w14:paraId="6201AFA6" w14:textId="6B6A67F0"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36" w:author="Boisvert, Eric" w:date="2016-04-01T15:13:00Z">
                  <w:rPr>
                    <w:rStyle w:val="requri"/>
                    <w:lang w:val="en-CA"/>
                  </w:rPr>
                </w:rPrChange>
              </w:rPr>
            </w:pPr>
            <w:r w:rsidRPr="005A0586">
              <w:rPr>
                <w:rStyle w:val="requri"/>
                <w:rFonts w:ascii="Calibri" w:hAnsi="Calibri"/>
                <w:sz w:val="20"/>
                <w:szCs w:val="20"/>
                <w:lang w:val="en-CA"/>
                <w:rPrChange w:id="1837"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38" w:author="Boisvert, Eric" w:date="2016-04-01T15:13:00Z">
                  <w:rPr>
                    <w:rStyle w:val="requri"/>
                    <w:lang w:val="en-CA"/>
                  </w:rPr>
                </w:rPrChange>
              </w:rPr>
            </w:pPr>
            <w:r w:rsidRPr="005A0586">
              <w:rPr>
                <w:rStyle w:val="reqtext"/>
                <w:rFonts w:ascii="Calibri" w:hAnsi="Calibri"/>
                <w:sz w:val="20"/>
                <w:szCs w:val="20"/>
                <w:lang w:val="en-CA"/>
                <w:rPrChange w:id="1839"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0" w:author="Boisvert, Eric" w:date="2016-04-01T15:13:00Z">
                  <w:rPr>
                    <w:rStyle w:val="requri"/>
                    <w:lang w:val="en-CA"/>
                  </w:rPr>
                </w:rPrChange>
              </w:rPr>
            </w:pPr>
            <w:r w:rsidRPr="005A0586">
              <w:rPr>
                <w:rStyle w:val="requri"/>
                <w:rFonts w:ascii="Calibri" w:hAnsi="Calibri"/>
                <w:sz w:val="20"/>
                <w:szCs w:val="20"/>
                <w:lang w:val="en-CA"/>
                <w:rPrChange w:id="1841"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2" w:author="Boisvert, Eric" w:date="2016-04-01T15:13:00Z">
                  <w:rPr>
                    <w:rStyle w:val="requri"/>
                    <w:lang w:val="en-CA"/>
                  </w:rPr>
                </w:rPrChange>
              </w:rPr>
            </w:pPr>
            <w:r w:rsidRPr="005A0586">
              <w:rPr>
                <w:rStyle w:val="reqtext"/>
                <w:rFonts w:ascii="Calibri" w:hAnsi="Calibri"/>
                <w:sz w:val="20"/>
                <w:szCs w:val="20"/>
                <w:lang w:val="en-CA"/>
                <w:rPrChange w:id="1843" w:author="Boisvert, Eric" w:date="2016-04-01T15:13:00Z">
                  <w:rPr>
                    <w:rStyle w:val="reqtext"/>
                    <w:lang w:val="en-CA"/>
                  </w:rPr>
                </w:rPrChange>
              </w:rPr>
              <w:lastRenderedPageBreak/>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4" w:author="Boisvert, Eric" w:date="2016-04-01T15:13:00Z">
                  <w:rPr>
                    <w:rStyle w:val="requri"/>
                    <w:lang w:val="en-CA"/>
                  </w:rPr>
                </w:rPrChange>
              </w:rPr>
            </w:pPr>
            <w:r w:rsidRPr="005A0586">
              <w:rPr>
                <w:rStyle w:val="requri"/>
                <w:rFonts w:ascii="Calibri" w:hAnsi="Calibri"/>
                <w:sz w:val="20"/>
                <w:szCs w:val="20"/>
                <w:lang w:val="en-CA"/>
                <w:rPrChange w:id="1845" w:author="Boisvert, Eric" w:date="2016-04-01T15:13:00Z">
                  <w:rPr>
                    <w:rStyle w:val="requri"/>
                    <w:lang w:val="en-CA"/>
                  </w:rPr>
                </w:rPrChange>
              </w:rPr>
              <w:t>/req/gsml4-portrayal/sheardisplacemenstructureview-identifier</w:t>
            </w:r>
          </w:p>
          <w:p w14:paraId="5FDD12BE" w14:textId="18DCB31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6" w:author="Boisvert, Eric" w:date="2016-04-01T15:13:00Z">
                  <w:rPr>
                    <w:rStyle w:val="requri"/>
                    <w:lang w:val="en-CA"/>
                  </w:rPr>
                </w:rPrChange>
              </w:rPr>
            </w:pPr>
            <w:r w:rsidRPr="005A0586">
              <w:rPr>
                <w:rStyle w:val="reqtext"/>
                <w:rFonts w:ascii="Calibri" w:hAnsi="Calibri"/>
                <w:sz w:val="20"/>
                <w:szCs w:val="20"/>
                <w:lang w:val="en-CA"/>
                <w:rPrChange w:id="1847" w:author="Boisvert, Eric" w:date="2016-04-01T15:13:00Z">
                  <w:rPr>
                    <w:rStyle w:val="reqtext"/>
                    <w:lang w:val="en-CA"/>
                  </w:rPr>
                </w:rPrChange>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48" w:author="Boisvert, Eric" w:date="2016-04-01T15:13:00Z">
                  <w:rPr>
                    <w:rStyle w:val="requri"/>
                    <w:lang w:val="en-CA"/>
                  </w:rPr>
                </w:rPrChange>
              </w:rPr>
            </w:pPr>
            <w:r w:rsidRPr="005A0586">
              <w:rPr>
                <w:rStyle w:val="requri"/>
                <w:rFonts w:ascii="Calibri" w:hAnsi="Calibri"/>
                <w:sz w:val="20"/>
                <w:szCs w:val="20"/>
                <w:lang w:val="en-CA"/>
                <w:rPrChange w:id="1849" w:author="Boisvert, Eric" w:date="2016-04-01T15:13:00Z">
                  <w:rPr>
                    <w:rStyle w:val="requri"/>
                    <w:lang w:val="en-CA"/>
                  </w:rPr>
                </w:rPrChange>
              </w:rPr>
              <w:t>/req/gsml4-portrayal/siteobservationview-identifier</w:t>
            </w:r>
          </w:p>
          <w:p w14:paraId="25F936C6" w14:textId="0A0B52C8"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0" w:author="Boisvert, Eric" w:date="2016-04-01T15:13:00Z">
                  <w:rPr>
                    <w:rStyle w:val="requri"/>
                    <w:lang w:val="en-CA"/>
                  </w:rPr>
                </w:rPrChange>
              </w:rPr>
            </w:pPr>
            <w:commentRangeStart w:id="1851"/>
            <w:r w:rsidRPr="005A0586">
              <w:rPr>
                <w:rStyle w:val="reqtext"/>
                <w:rFonts w:ascii="Calibri" w:hAnsi="Calibri"/>
                <w:sz w:val="20"/>
                <w:szCs w:val="20"/>
                <w:lang w:val="en-CA"/>
                <w:rPrChange w:id="1852" w:author="Boisvert, Eric" w:date="2016-04-01T15:13:00Z">
                  <w:rPr>
                    <w:rStyle w:val="reqtext"/>
                    <w:lang w:val="en-CA"/>
                  </w:rPr>
                </w:rPrChange>
              </w:rPr>
              <w:t xml:space="preserve">Identifier SHOULD correspond to a representation of OM_Observation </w:t>
            </w:r>
            <w:commentRangeEnd w:id="1851"/>
            <w:r w:rsidRPr="005A0586">
              <w:rPr>
                <w:rStyle w:val="CommentReference"/>
                <w:rFonts w:ascii="Calibri" w:hAnsi="Calibri"/>
                <w:sz w:val="20"/>
                <w:szCs w:val="20"/>
                <w:rPrChange w:id="1853" w:author="Boisvert, Eric" w:date="2016-04-01T15:13:00Z">
                  <w:rPr>
                    <w:rStyle w:val="CommentReference"/>
                  </w:rPr>
                </w:rPrChange>
              </w:rPr>
              <w:commentReference w:id="1851"/>
            </w:r>
            <w:r w:rsidRPr="005A0586">
              <w:rPr>
                <w:rStyle w:val="reqtext"/>
                <w:rFonts w:ascii="Calibri" w:hAnsi="Calibri"/>
                <w:sz w:val="20"/>
                <w:szCs w:val="20"/>
                <w:lang w:val="en-CA"/>
                <w:rPrChange w:id="1854"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5" w:author="Boisvert, Eric" w:date="2016-04-01T15:13:00Z">
                  <w:rPr>
                    <w:rStyle w:val="requri"/>
                    <w:lang w:val="en-CA"/>
                  </w:rPr>
                </w:rPrChange>
              </w:rPr>
            </w:pPr>
            <w:r w:rsidRPr="005A0586">
              <w:rPr>
                <w:rStyle w:val="requri"/>
                <w:rFonts w:ascii="Calibri" w:hAnsi="Calibri"/>
                <w:sz w:val="20"/>
                <w:szCs w:val="20"/>
                <w:lang w:val="en-CA"/>
                <w:rPrChange w:id="1856"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7" w:author="Boisvert, Eric" w:date="2016-04-01T15:13:00Z">
                  <w:rPr>
                    <w:rStyle w:val="requri"/>
                    <w:lang w:val="en-CA"/>
                  </w:rPr>
                </w:rPrChange>
              </w:rPr>
            </w:pPr>
            <w:r w:rsidRPr="005A0586">
              <w:rPr>
                <w:rStyle w:val="reqtext"/>
                <w:rFonts w:ascii="Calibri" w:hAnsi="Calibri"/>
                <w:sz w:val="20"/>
                <w:szCs w:val="20"/>
                <w:lang w:val="en-CA"/>
                <w:rPrChange w:id="1858"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59"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1A7658">
      <w:pPr>
        <w:pStyle w:val="Caption"/>
        <w:jc w:val="center"/>
        <w:rPr>
          <w:noProof/>
          <w:lang w:val="en-AU" w:eastAsia="en-AU"/>
        </w:rPr>
        <w:pPrChange w:id="1860" w:author="Ollie Raymond" w:date="2016-02-09T18:12:00Z">
          <w:pPr>
            <w:pStyle w:val="Caption"/>
          </w:pPr>
        </w:pPrChange>
      </w:pPr>
      <w:r>
        <w:rPr>
          <w:noProof/>
          <w:lang w:val="en-AU" w:eastAsia="en-AU"/>
        </w:rPr>
        <w:lastRenderedPageBreak/>
        <w:pict w14:anchorId="52D93303">
          <v:shape id="Picture 1" o:spid="_x0000_i1034" type="#_x0000_t75" style="width:329.25pt;height:318.75pt;visibility:visible;mso-wrap-style:square">
            <v:imagedata r:id="rId25" o:title=""/>
          </v:shape>
        </w:pict>
      </w:r>
    </w:p>
    <w:p w14:paraId="66AF6BA0" w14:textId="1F7D33E4" w:rsidR="00792D31" w:rsidRPr="009F4AF5" w:rsidRDefault="00792D31" w:rsidP="006E671E">
      <w:pPr>
        <w:pStyle w:val="Caption"/>
        <w:jc w:val="center"/>
        <w:rPr>
          <w:color w:val="000000"/>
          <w:lang w:val="en-CA"/>
          <w:rPrChange w:id="1861" w:author="Ollie Raymond" w:date="2016-02-09T18:12:00Z">
            <w:rPr>
              <w:lang w:val="en-CA"/>
            </w:rPr>
          </w:rPrChange>
        </w:rPr>
      </w:pPr>
      <w:r w:rsidRPr="009F4AF5">
        <w:rPr>
          <w:color w:val="000000"/>
          <w:rPrChange w:id="1862" w:author="Ollie Raymond" w:date="2016-02-09T18:12:00Z">
            <w:rPr/>
          </w:rPrChange>
        </w:rPr>
        <w:t xml:space="preserve">Figure </w:t>
      </w:r>
      <w:r w:rsidR="00673E83" w:rsidRPr="009F4AF5">
        <w:rPr>
          <w:color w:val="000000"/>
          <w:rPrChange w:id="1863" w:author="Ollie Raymond" w:date="2016-02-09T18:12:00Z">
            <w:rPr/>
          </w:rPrChange>
        </w:rPr>
        <w:fldChar w:fldCharType="begin"/>
      </w:r>
      <w:r w:rsidR="00673E83" w:rsidRPr="009F4AF5">
        <w:rPr>
          <w:color w:val="000000"/>
          <w:rPrChange w:id="1864" w:author="Ollie Raymond" w:date="2016-02-09T18:12:00Z">
            <w:rPr/>
          </w:rPrChange>
        </w:rPr>
        <w:instrText xml:space="preserve"> SEQ Figure \* ARABIC </w:instrText>
      </w:r>
      <w:r w:rsidR="00673E83" w:rsidRPr="009F4AF5">
        <w:rPr>
          <w:color w:val="000000"/>
          <w:rPrChange w:id="1865" w:author="Ollie Raymond" w:date="2016-02-09T18:12:00Z">
            <w:rPr>
              <w:noProof/>
            </w:rPr>
          </w:rPrChange>
        </w:rPr>
        <w:fldChar w:fldCharType="separate"/>
      </w:r>
      <w:ins w:id="1866" w:author="Eric Boisvert" w:date="2016-04-03T12:16:00Z">
        <w:r w:rsidR="00652185">
          <w:rPr>
            <w:noProof/>
            <w:color w:val="000000"/>
          </w:rPr>
          <w:t>10</w:t>
        </w:r>
      </w:ins>
      <w:ins w:id="1867" w:author="Boisvert, Eric" w:date="2016-04-01T13:15:00Z">
        <w:del w:id="1868" w:author="Eric Boisvert" w:date="2016-04-02T15:34:00Z">
          <w:r w:rsidR="008D755A" w:rsidDel="004F09EE">
            <w:rPr>
              <w:noProof/>
              <w:color w:val="000000"/>
            </w:rPr>
            <w:delText>9</w:delText>
          </w:r>
        </w:del>
      </w:ins>
      <w:del w:id="1869" w:author="Eric Boisvert" w:date="2016-04-02T15:34:00Z">
        <w:r w:rsidR="0043586C" w:rsidRPr="009F4AF5" w:rsidDel="004F09EE">
          <w:rPr>
            <w:noProof/>
            <w:color w:val="000000"/>
            <w:rPrChange w:id="1870" w:author="Ollie Raymond" w:date="2016-02-09T18:12:00Z">
              <w:rPr>
                <w:noProof/>
              </w:rPr>
            </w:rPrChange>
          </w:rPr>
          <w:delText>7</w:delText>
        </w:r>
      </w:del>
      <w:r w:rsidR="00673E83" w:rsidRPr="009F4AF5">
        <w:rPr>
          <w:noProof/>
          <w:color w:val="000000"/>
          <w:rPrChange w:id="1871" w:author="Ollie Raymond" w:date="2016-02-09T18:12:00Z">
            <w:rPr>
              <w:noProof/>
            </w:rPr>
          </w:rPrChange>
        </w:rPr>
        <w:fldChar w:fldCharType="end"/>
      </w:r>
      <w:r w:rsidRPr="009F4AF5">
        <w:rPr>
          <w:color w:val="000000"/>
          <w:rPrChange w:id="1872" w:author="Ollie Raymond" w:date="2016-02-09T18:12:00Z">
            <w:rPr/>
          </w:rPrChange>
        </w:rPr>
        <w:t xml:space="preserve"> </w:t>
      </w:r>
      <w:ins w:id="1873" w:author="Ollie Raymond" w:date="2016-02-09T18:12:00Z">
        <w:r w:rsidR="0032243C" w:rsidRPr="009F4AF5">
          <w:rPr>
            <w:color w:val="000000"/>
            <w:rPrChange w:id="1874" w:author="Ollie Raymond" w:date="2016-02-09T18:12:00Z">
              <w:rPr/>
            </w:rPrChange>
          </w:rPr>
          <w:t>-</w:t>
        </w:r>
      </w:ins>
      <w:del w:id="1875" w:author="Ollie Raymond" w:date="2016-02-09T18:12:00Z">
        <w:r w:rsidRPr="009F4AF5" w:rsidDel="0032243C">
          <w:rPr>
            <w:color w:val="000000"/>
            <w:rPrChange w:id="1876" w:author="Ollie Raymond" w:date="2016-02-09T18:12:00Z">
              <w:rPr/>
            </w:rPrChange>
          </w:rPr>
          <w:delText>:</w:delText>
        </w:r>
      </w:del>
      <w:r w:rsidRPr="009F4AF5">
        <w:rPr>
          <w:color w:val="000000"/>
          <w:rPrChange w:id="1877" w:author="Ollie Raymond" w:date="2016-02-09T18:12:00Z">
            <w:rPr/>
          </w:rPrChange>
        </w:rPr>
        <w:t xml:space="preserve"> Package dependency for GeoSciML Portrayal</w:t>
      </w:r>
      <w:ins w:id="1878"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879" w:author="Ollie Raymond" w:date="2016-02-15T10:06:00Z">
        <w:r w:rsidR="00050DA2">
          <w:rPr>
            <w:lang w:val="en-CA"/>
          </w:rPr>
          <w:t>L</w:t>
        </w:r>
      </w:ins>
      <w:del w:id="1880"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881" w:author="Eric Boisvert" w:date="2016-01-24T13:23:00Z">
        <w:r w:rsidRPr="00762332" w:rsidDel="00253146">
          <w:rPr>
            <w:lang w:val="en-CA"/>
          </w:rPr>
          <w:delText>gml</w:delText>
        </w:r>
      </w:del>
      <w:ins w:id="1882" w:author="Eric Boisvert" w:date="2016-01-24T13:23:00Z">
        <w:r w:rsidR="00253146">
          <w:rPr>
            <w:lang w:val="en-CA"/>
          </w:rPr>
          <w:t>GEO:</w:t>
        </w:r>
      </w:ins>
      <w:r w:rsidRPr="00762332">
        <w:rPr>
          <w:lang w:val="en-CA"/>
        </w:rPr>
        <w:t xml:space="preserve">:Point, </w:t>
      </w:r>
      <w:del w:id="1883" w:author="Eric Boisvert" w:date="2016-01-24T13:23:00Z">
        <w:r w:rsidRPr="00762332" w:rsidDel="00253146">
          <w:rPr>
            <w:lang w:val="en-CA"/>
          </w:rPr>
          <w:delText>gml</w:delText>
        </w:r>
      </w:del>
      <w:ins w:id="1884" w:author="Eric Boisvert" w:date="2016-01-24T13:23:00Z">
        <w:r w:rsidR="00253146">
          <w:rPr>
            <w:lang w:val="en-CA"/>
          </w:rPr>
          <w:t>GEO:</w:t>
        </w:r>
      </w:ins>
      <w:r w:rsidRPr="00762332">
        <w:rPr>
          <w:lang w:val="en-CA"/>
        </w:rPr>
        <w:t>:LineString</w:t>
      </w:r>
      <w:ins w:id="1885" w:author="Ollie Raymond" w:date="2016-02-15T10:06:00Z">
        <w:r w:rsidR="00050DA2">
          <w:rPr>
            <w:lang w:val="en-CA"/>
          </w:rPr>
          <w:t xml:space="preserve">, </w:t>
        </w:r>
      </w:ins>
      <w:del w:id="1886" w:author="Eric Boisvert" w:date="2016-01-24T13:23:00Z">
        <w:r w:rsidRPr="00762332" w:rsidDel="00253146">
          <w:rPr>
            <w:lang w:val="en-CA"/>
          </w:rPr>
          <w:delText xml:space="preserve">, </w:delText>
        </w:r>
      </w:del>
      <w:del w:id="1887" w:author="Eric Boisvert" w:date="2016-01-24T13:24:00Z">
        <w:r w:rsidRPr="00762332" w:rsidDel="00253146">
          <w:rPr>
            <w:lang w:val="en-CA"/>
          </w:rPr>
          <w:delText>gml</w:delText>
        </w:r>
      </w:del>
      <w:ins w:id="1888" w:author="Eric Boisvert" w:date="2016-01-24T13:24:00Z">
        <w:r w:rsidR="00253146">
          <w:rPr>
            <w:lang w:val="en-CA"/>
          </w:rPr>
          <w:t>GEO:</w:t>
        </w:r>
      </w:ins>
      <w:r w:rsidRPr="00762332">
        <w:rPr>
          <w:lang w:val="en-CA"/>
        </w:rPr>
        <w:t xml:space="preserve">:Curve, </w:t>
      </w:r>
      <w:ins w:id="1889" w:author="Eric Boisvert" w:date="2016-01-24T13:24:00Z">
        <w:r w:rsidR="00253146">
          <w:rPr>
            <w:lang w:val="en-CA"/>
          </w:rPr>
          <w:t>GEO</w:t>
        </w:r>
      </w:ins>
      <w:del w:id="1890" w:author="Eric Boisvert" w:date="2016-01-24T13:24:00Z">
        <w:r w:rsidRPr="00762332" w:rsidDel="00253146">
          <w:rPr>
            <w:lang w:val="en-CA"/>
          </w:rPr>
          <w:delText>gml</w:delText>
        </w:r>
      </w:del>
      <w:r w:rsidRPr="00762332">
        <w:rPr>
          <w:lang w:val="en-CA"/>
        </w:rPr>
        <w:t>:</w:t>
      </w:r>
      <w:ins w:id="1891" w:author="Ollie Raymond" w:date="2016-02-15T10:19:00Z">
        <w:r w:rsidR="008465E6">
          <w:rPr>
            <w:lang w:val="en-CA"/>
          </w:rPr>
          <w:t>:</w:t>
        </w:r>
      </w:ins>
      <w:r w:rsidRPr="00762332">
        <w:rPr>
          <w:lang w:val="en-CA"/>
        </w:rPr>
        <w:t xml:space="preserve">Polygon, </w:t>
      </w:r>
      <w:ins w:id="1892" w:author="Eric Boisvert" w:date="2016-01-24T13:24:00Z">
        <w:r w:rsidR="00253146">
          <w:rPr>
            <w:lang w:val="en-CA"/>
          </w:rPr>
          <w:t>GEO</w:t>
        </w:r>
      </w:ins>
      <w:ins w:id="1893" w:author="Ollie Raymond" w:date="2016-02-15T10:21:00Z">
        <w:r w:rsidR="008465E6">
          <w:rPr>
            <w:lang w:val="en-CA"/>
          </w:rPr>
          <w:t>:</w:t>
        </w:r>
      </w:ins>
      <w:del w:id="1894" w:author="Eric Boisvert" w:date="2016-01-24T13:24:00Z">
        <w:r w:rsidRPr="00762332" w:rsidDel="00253146">
          <w:rPr>
            <w:lang w:val="en-CA"/>
          </w:rPr>
          <w:delText>gml</w:delText>
        </w:r>
      </w:del>
      <w:r w:rsidRPr="00762332">
        <w:rPr>
          <w:lang w:val="en-CA"/>
        </w:rPr>
        <w:t xml:space="preserve">:Surface, </w:t>
      </w:r>
      <w:del w:id="1895" w:author="Eric Boisvert" w:date="2016-01-24T13:24:00Z">
        <w:r w:rsidRPr="00762332" w:rsidDel="00253146">
          <w:rPr>
            <w:lang w:val="en-CA"/>
          </w:rPr>
          <w:delText>gml</w:delText>
        </w:r>
      </w:del>
      <w:ins w:id="1896" w:author="Eric Boisvert" w:date="2016-01-24T13:24:00Z">
        <w:r w:rsidR="00253146">
          <w:rPr>
            <w:lang w:val="en-CA"/>
          </w:rPr>
          <w:t>GEO</w:t>
        </w:r>
      </w:ins>
      <w:ins w:id="1897" w:author="Ollie Raymond" w:date="2016-02-15T10:21:00Z">
        <w:r w:rsidR="008465E6">
          <w:rPr>
            <w:lang w:val="en-CA"/>
          </w:rPr>
          <w:t>:</w:t>
        </w:r>
      </w:ins>
      <w:r w:rsidRPr="00762332">
        <w:rPr>
          <w:lang w:val="en-CA"/>
        </w:rPr>
        <w:t xml:space="preserve">:MultiPoint, </w:t>
      </w:r>
      <w:del w:id="1898" w:author="Eric Boisvert" w:date="2016-01-24T13:24:00Z">
        <w:r w:rsidRPr="00762332" w:rsidDel="00253146">
          <w:rPr>
            <w:lang w:val="en-CA"/>
          </w:rPr>
          <w:delText>gml</w:delText>
        </w:r>
      </w:del>
      <w:ins w:id="1899" w:author="Eric Boisvert" w:date="2016-01-24T13:24:00Z">
        <w:r w:rsidR="00253146">
          <w:rPr>
            <w:lang w:val="en-CA"/>
          </w:rPr>
          <w:t>GEO</w:t>
        </w:r>
      </w:ins>
      <w:r w:rsidRPr="00762332">
        <w:rPr>
          <w:lang w:val="en-CA"/>
        </w:rPr>
        <w:t>:</w:t>
      </w:r>
      <w:ins w:id="1900" w:author="Ollie Raymond" w:date="2016-02-15T10:21:00Z">
        <w:r w:rsidR="008465E6">
          <w:rPr>
            <w:lang w:val="en-CA"/>
          </w:rPr>
          <w:t>:</w:t>
        </w:r>
      </w:ins>
      <w:r w:rsidRPr="00762332">
        <w:rPr>
          <w:lang w:val="en-CA"/>
        </w:rPr>
        <w:t xml:space="preserve">MultiCurve, </w:t>
      </w:r>
      <w:ins w:id="1901" w:author="Eric Boisvert" w:date="2016-01-24T13:24:00Z">
        <w:r w:rsidR="00253146">
          <w:rPr>
            <w:lang w:val="en-CA"/>
          </w:rPr>
          <w:t>GEO</w:t>
        </w:r>
      </w:ins>
      <w:del w:id="1902" w:author="Eric Boisvert" w:date="2016-01-24T13:24:00Z">
        <w:r w:rsidRPr="00762332" w:rsidDel="00253146">
          <w:rPr>
            <w:lang w:val="en-CA"/>
          </w:rPr>
          <w:delText>gml</w:delText>
        </w:r>
      </w:del>
      <w:r w:rsidRPr="00762332">
        <w:rPr>
          <w:lang w:val="en-CA"/>
        </w:rPr>
        <w:t>:</w:t>
      </w:r>
      <w:ins w:id="1903"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04" w:author="Ollie Raymond" w:date="2016-02-15T10:07:00Z">
        <w:r w:rsidR="00050DA2">
          <w:rPr>
            <w:lang w:val="en-CA"/>
          </w:rPr>
          <w:t>M</w:t>
        </w:r>
      </w:ins>
      <w:del w:id="1905" w:author="Ollie Raymond" w:date="2016-02-15T10:07:00Z">
        <w:r w:rsidRPr="00B9320B" w:rsidDel="00050DA2">
          <w:rPr>
            <w:lang w:val="en-CA"/>
          </w:rPr>
          <w:delText>m</w:delText>
        </w:r>
      </w:del>
      <w:r w:rsidRPr="00B9320B">
        <w:rPr>
          <w:lang w:val="en-CA"/>
        </w:rPr>
        <w:t>apped</w:t>
      </w:r>
      <w:ins w:id="1906" w:author="Ollie Raymond" w:date="2016-02-15T10:07:00Z">
        <w:r w:rsidR="00050DA2">
          <w:rPr>
            <w:lang w:val="en-CA"/>
          </w:rPr>
          <w:t>F</w:t>
        </w:r>
      </w:ins>
      <w:del w:id="1907"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08"/>
      <w:r w:rsidRPr="00B9320B">
        <w:rPr>
          <w:lang w:val="en-CA"/>
        </w:rPr>
        <w:t>In robust services</w:t>
      </w:r>
      <w:commentRangeEnd w:id="1908"/>
      <w:r>
        <w:rPr>
          <w:rStyle w:val="CommentReference"/>
        </w:rPr>
        <w:commentReference w:id="190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09"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10" w:author="Ollie Raymond" w:date="2016-02-15T10:24:00Z">
        <w:r w:rsidRPr="00B9320B" w:rsidDel="008465E6">
          <w:rPr>
            <w:lang w:val="en-CA"/>
          </w:rPr>
          <w:delText xml:space="preserve">dereferenced </w:delText>
        </w:r>
      </w:del>
      <w:ins w:id="1911"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12" w:author="Eric Boisvert" w:date="2016-03-28T12:45:00Z">
        <w:r w:rsidRPr="00B9320B" w:rsidDel="001E3746">
          <w:rPr>
            <w:lang w:val="en-CA"/>
          </w:rPr>
          <w:delText xml:space="preserve">polygons </w:delText>
        </w:r>
      </w:del>
      <w:ins w:id="1913"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14" w:author="Ollie Raymond" w:date="2016-02-15T10:24:00Z">
        <w:r w:rsidRPr="00B9320B" w:rsidDel="008465E6">
          <w:rPr>
            <w:lang w:val="en-CA"/>
          </w:rPr>
          <w:delText xml:space="preserve">dereferenceable </w:delText>
        </w:r>
      </w:del>
      <w:ins w:id="1915"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916" w:author="Ollie Raymond" w:date="2016-02-15T10:25:00Z">
        <w:r w:rsidRPr="00B9320B" w:rsidDel="008465E6">
          <w:rPr>
            <w:lang w:val="en-CA"/>
          </w:rPr>
          <w:delText xml:space="preserve">full </w:delText>
        </w:r>
      </w:del>
      <w:ins w:id="1917" w:author="Ollie Raymond" w:date="2016-02-15T10:25:00Z">
        <w:r w:rsidR="008465E6">
          <w:rPr>
            <w:lang w:val="en-CA"/>
          </w:rPr>
          <w:t>the</w:t>
        </w:r>
        <w:r w:rsidR="008465E6" w:rsidRPr="00B9320B">
          <w:rPr>
            <w:lang w:val="en-CA"/>
          </w:rPr>
          <w:t xml:space="preserve"> </w:t>
        </w:r>
      </w:ins>
      <w:r w:rsidRPr="00B9320B">
        <w:rPr>
          <w:lang w:val="en-CA"/>
        </w:rPr>
        <w:t>GeoSciML</w:t>
      </w:r>
      <w:ins w:id="1918"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919" w:name="_Toc447367141"/>
      <w:r>
        <w:rPr>
          <w:lang w:val="en-CA"/>
        </w:rPr>
        <w:t>Portrayal views</w:t>
      </w:r>
      <w:bookmarkEnd w:id="1919"/>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20"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21" w:author="Ollie Raymond" w:date="2016-02-15T10:44:00Z"/>
                <w:rStyle w:val="requri"/>
                <w:lang w:val="en-CA"/>
              </w:rPr>
            </w:pPr>
            <w:ins w:id="1922"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23" w:author="Ollie Raymond" w:date="2016-02-15T10:44:00Z"/>
                <w:rStyle w:val="reqtext"/>
                <w:lang w:val="en-CA"/>
              </w:rPr>
            </w:pPr>
            <w:ins w:id="1924" w:author="Ollie Raymond" w:date="2016-02-15T10:44:00Z">
              <w:r>
                <w:rPr>
                  <w:rStyle w:val="reqtext"/>
                  <w:lang w:val="en-CA"/>
                </w:rPr>
                <w:t xml:space="preserve">A </w:t>
              </w:r>
              <w:del w:id="1925" w:author="Eric Boisvert" w:date="2016-03-28T12:45:00Z">
                <w:r w:rsidDel="001E3746">
                  <w:rPr>
                    <w:rStyle w:val="reqtext"/>
                    <w:lang w:val="en-CA"/>
                  </w:rPr>
                  <w:delText>data instance</w:delText>
                </w:r>
              </w:del>
            </w:ins>
            <w:ins w:id="1926" w:author="Eric Boisvert" w:date="2016-03-28T12:45:00Z">
              <w:r w:rsidR="001E3746">
                <w:rPr>
                  <w:rStyle w:val="reqtext"/>
                  <w:lang w:val="en-CA"/>
                </w:rPr>
                <w:t>dataset</w:t>
              </w:r>
            </w:ins>
            <w:ins w:id="1927" w:author="Ollie Raymond" w:date="2016-02-15T10:44:00Z">
              <w:r>
                <w:rPr>
                  <w:rStyle w:val="reqtext"/>
                  <w:lang w:val="en-CA"/>
                </w:rPr>
                <w:t xml:space="preserve"> SHALL use a single geometry type (Point, Line, Polygon, etc.)</w:t>
              </w:r>
            </w:ins>
            <w:ins w:id="1928" w:author="Boisvert, Eric" w:date="2016-03-29T08:09:00Z">
              <w:r w:rsidR="007A7721">
                <w:rPr>
                  <w:rStyle w:val="reqtext"/>
                  <w:lang w:val="en-CA"/>
                </w:rPr>
                <w:t>.</w:t>
              </w:r>
            </w:ins>
            <w:ins w:id="1929" w:author="Ollie Raymond" w:date="2016-02-15T10:44:00Z">
              <w:r>
                <w:rPr>
                  <w:rStyle w:val="reqtext"/>
                  <w:lang w:val="en-CA"/>
                </w:rPr>
                <w:t xml:space="preserve">  </w:t>
              </w:r>
            </w:ins>
          </w:p>
        </w:tc>
      </w:tr>
    </w:tbl>
    <w:p w14:paraId="1F838F99" w14:textId="77777777" w:rsidR="00C246C0" w:rsidRDefault="00C246C0">
      <w:pPr>
        <w:spacing w:after="120"/>
        <w:rPr>
          <w:ins w:id="1930" w:author="Ollie Raymond" w:date="2016-02-15T10:45:00Z"/>
          <w:lang w:val="en-CA"/>
        </w:rPr>
        <w:pPrChange w:id="1931"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32" w:author="Eric Boisvert" w:date="2016-03-28T12:47:00Z">
        <w:r w:rsidR="001E3746">
          <w:rPr>
            <w:lang w:val="en-CA"/>
          </w:rPr>
          <w:t xml:space="preserve"> or a ESRI shapefile</w:t>
        </w:r>
      </w:ins>
      <w:r>
        <w:rPr>
          <w:lang w:val="en-CA"/>
        </w:rPr>
        <w:t xml:space="preserve">) </w:t>
      </w:r>
      <w:del w:id="1933" w:author="Ollie Raymond" w:date="2016-02-15T10:46:00Z">
        <w:r w:rsidDel="00C246C0">
          <w:rPr>
            <w:lang w:val="en-CA"/>
          </w:rPr>
          <w:delText xml:space="preserve">shall </w:delText>
        </w:r>
      </w:del>
      <w:ins w:id="1934" w:author="Ollie Raymond" w:date="2016-02-15T10:46:00Z">
        <w:r w:rsidR="00C246C0">
          <w:rPr>
            <w:lang w:val="en-CA"/>
          </w:rPr>
          <w:t xml:space="preserve">SHALL </w:t>
        </w:r>
      </w:ins>
      <w:r>
        <w:rPr>
          <w:lang w:val="en-CA"/>
        </w:rPr>
        <w:t xml:space="preserve">use a single geometry type. </w:t>
      </w:r>
      <w:del w:id="1935" w:author="Ollie Raymond" w:date="2016-02-15T10:47:00Z">
        <w:r w:rsidDel="00C246C0">
          <w:rPr>
            <w:lang w:val="en-CA"/>
          </w:rPr>
          <w:delText xml:space="preserve"> </w:delText>
        </w:r>
      </w:del>
      <w:r>
        <w:rPr>
          <w:lang w:val="en-CA"/>
        </w:rPr>
        <w:t xml:space="preserve">Most GIS </w:t>
      </w:r>
      <w:ins w:id="1936" w:author="Ollie Raymond" w:date="2016-02-15T10:46:00Z">
        <w:r w:rsidR="00C246C0">
          <w:rPr>
            <w:lang w:val="en-CA"/>
          </w:rPr>
          <w:t xml:space="preserve">applications </w:t>
        </w:r>
      </w:ins>
      <w:r>
        <w:rPr>
          <w:lang w:val="en-CA"/>
        </w:rPr>
        <w:t xml:space="preserve">and software </w:t>
      </w:r>
      <w:ins w:id="1937" w:author="Ollie Raymond" w:date="2016-02-15T10:46:00Z">
        <w:r w:rsidR="00C246C0">
          <w:rPr>
            <w:lang w:val="en-CA"/>
          </w:rPr>
          <w:t xml:space="preserve">which </w:t>
        </w:r>
      </w:ins>
      <w:r>
        <w:rPr>
          <w:lang w:val="en-CA"/>
        </w:rPr>
        <w:t>render</w:t>
      </w:r>
      <w:del w:id="1938" w:author="Ollie Raymond" w:date="2016-02-15T10:46:00Z">
        <w:r w:rsidDel="00C246C0">
          <w:rPr>
            <w:lang w:val="en-CA"/>
          </w:rPr>
          <w:delText>ing</w:delText>
        </w:r>
      </w:del>
      <w:r>
        <w:rPr>
          <w:lang w:val="en-CA"/>
        </w:rPr>
        <w:t xml:space="preserve"> a dataset containing geometry do</w:t>
      </w:r>
      <w:ins w:id="1939" w:author="Ollie Raymond" w:date="2016-02-15T10:46:00Z">
        <w:r w:rsidR="00C246C0">
          <w:rPr>
            <w:lang w:val="en-CA"/>
          </w:rPr>
          <w:t xml:space="preserve"> </w:t>
        </w:r>
      </w:ins>
      <w:r>
        <w:rPr>
          <w:lang w:val="en-CA"/>
        </w:rPr>
        <w:t>n</w:t>
      </w:r>
      <w:del w:id="1940" w:author="Ollie Raymond" w:date="2016-02-15T10:46:00Z">
        <w:r w:rsidDel="00C246C0">
          <w:rPr>
            <w:lang w:val="en-CA"/>
          </w:rPr>
          <w:delText>’</w:delText>
        </w:r>
      </w:del>
      <w:ins w:id="1941" w:author="Ollie Raymond" w:date="2016-02-15T10:46:00Z">
        <w:r w:rsidR="00C246C0">
          <w:rPr>
            <w:lang w:val="en-CA"/>
          </w:rPr>
          <w:t>o</w:t>
        </w:r>
      </w:ins>
      <w:r>
        <w:rPr>
          <w:lang w:val="en-CA"/>
        </w:rPr>
        <w:t>t 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942"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943" w:author="Ollie Raymond" w:date="2016-02-15T10:45:00Z"/>
                <w:rStyle w:val="requri"/>
                <w:lang w:val="en-CA"/>
              </w:rPr>
            </w:pPr>
            <w:ins w:id="1944"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945" w:author="Ollie Raymond" w:date="2016-02-15T10:45:00Z"/>
                <w:rStyle w:val="reqtext"/>
                <w:lang w:val="en-CA"/>
              </w:rPr>
            </w:pPr>
            <w:ins w:id="1946"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947" w:author="Ollie Raymond" w:date="2016-02-15T10:46:00Z"/>
          <w:lang w:val="en-CA"/>
        </w:rPr>
        <w:pPrChange w:id="1948"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949" w:author="Ollie Raymond" w:date="2016-02-15T10:04:00Z">
        <w:r w:rsidDel="00050DA2">
          <w:rPr>
            <w:lang w:val="en-CA"/>
          </w:rPr>
          <w:delText xml:space="preserve">should </w:delText>
        </w:r>
      </w:del>
      <w:ins w:id="1950" w:author="Ollie Raymond" w:date="2016-02-15T10:46:00Z">
        <w:r w:rsidR="00C246C0">
          <w:rPr>
            <w:lang w:val="en-CA"/>
          </w:rPr>
          <w:t>SHALL</w:t>
        </w:r>
      </w:ins>
      <w:ins w:id="1951"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952"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953" w:author="Ollie Raymond" w:date="2016-02-15T10:47:00Z">
        <w:r w:rsidR="00263FE6" w:rsidDel="00C246C0">
          <w:rPr>
            <w:lang w:val="en-CA"/>
          </w:rPr>
          <w:delText xml:space="preserve"> </w:delText>
        </w:r>
      </w:del>
      <w:ins w:id="1954" w:author="Ollie Raymond" w:date="2016-02-15T10:47:00Z">
        <w:r w:rsidR="00C246C0">
          <w:rPr>
            <w:lang w:val="en-CA"/>
          </w:rPr>
          <w:t xml:space="preserve"> </w:t>
        </w:r>
      </w:ins>
      <w:r w:rsidR="00263FE6">
        <w:rPr>
          <w:lang w:val="en-CA"/>
        </w:rPr>
        <w:t xml:space="preserve">URI </w:t>
      </w:r>
      <w:ins w:id="1955"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956"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957" w:author="Ollie Raymond" w:date="2016-02-15T10:45:00Z"/>
                <w:rStyle w:val="requri"/>
                <w:lang w:val="en-CA"/>
              </w:rPr>
            </w:pPr>
            <w:del w:id="1958"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959" w:author="Ollie Raymond" w:date="2016-02-15T10:45:00Z"/>
                <w:rStyle w:val="reqtext"/>
                <w:lang w:val="en-CA"/>
              </w:rPr>
            </w:pPr>
            <w:del w:id="1960" w:author="Ollie Raymond" w:date="2016-02-15T10:45:00Z">
              <w:r w:rsidDel="00C246C0">
                <w:rPr>
                  <w:rStyle w:val="reqtext"/>
                  <w:lang w:val="en-CA"/>
                </w:rPr>
                <w:delText xml:space="preserve">Properties of type “CharacterString” </w:delText>
              </w:r>
            </w:del>
            <w:del w:id="1961" w:author="Ollie Raymond" w:date="2016-02-15T10:04:00Z">
              <w:r w:rsidDel="00050DA2">
                <w:rPr>
                  <w:rStyle w:val="reqtext"/>
                  <w:lang w:val="en-CA"/>
                </w:rPr>
                <w:delText xml:space="preserve">SHOULD </w:delText>
              </w:r>
            </w:del>
            <w:del w:id="1962"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63" w:name="_Ref439853500"/>
      <w:r w:rsidRPr="00A12606">
        <w:t>Formal Syntax</w:t>
      </w:r>
      <w:bookmarkEnd w:id="1963"/>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64"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65" w:author="Ollie Raymond" w:date="2016-02-15T10:48:00Z"/>
                <w:rStyle w:val="requri"/>
                <w:lang w:val="en-CA"/>
              </w:rPr>
            </w:pPr>
            <w:ins w:id="1966"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67" w:author="Ollie Raymond" w:date="2016-02-15T10:48:00Z"/>
                <w:rStyle w:val="reqtext"/>
                <w:lang w:val="en-CA"/>
              </w:rPr>
            </w:pPr>
            <w:ins w:id="1968" w:author="Ollie Raymond" w:date="2016-02-15T10:49:00Z">
              <w:r>
                <w:rPr>
                  <w:rStyle w:val="reqtext"/>
                  <w:lang w:val="en-CA"/>
                </w:rPr>
                <w:t xml:space="preserve">Syntax of </w:t>
              </w:r>
            </w:ins>
            <w:ins w:id="1969" w:author="Ollie Raymond" w:date="2016-02-15T10:48:00Z">
              <w:r>
                <w:rPr>
                  <w:rStyle w:val="reqtext"/>
                  <w:lang w:val="en-CA"/>
                </w:rPr>
                <w:t>text</w:t>
              </w:r>
            </w:ins>
            <w:ins w:id="1970" w:author="Ollie Raymond" w:date="2016-02-15T10:49:00Z">
              <w:r>
                <w:rPr>
                  <w:rStyle w:val="reqtext"/>
                  <w:lang w:val="en-CA"/>
                </w:rPr>
                <w:t xml:space="preserve"> in character string properties SHOULD be formalised</w:t>
              </w:r>
            </w:ins>
            <w:ins w:id="1971" w:author="Ollie Raymond" w:date="2016-02-15T10:51:00Z">
              <w:r>
                <w:rPr>
                  <w:rStyle w:val="reqtext"/>
                  <w:lang w:val="en-CA"/>
                </w:rPr>
                <w:t>.</w:t>
              </w:r>
            </w:ins>
          </w:p>
        </w:tc>
      </w:tr>
    </w:tbl>
    <w:p w14:paraId="4867D790" w14:textId="3E9790FF" w:rsidR="00CD1A35" w:rsidRPr="006D73F0" w:rsidDel="00C246C0" w:rsidRDefault="00CD1A35" w:rsidP="00A90399">
      <w:pPr>
        <w:rPr>
          <w:del w:id="1972" w:author="Ollie Raymond" w:date="2016-02-12T17:38:00Z"/>
          <w:color w:val="000000"/>
          <w:lang w:val="en-CA"/>
        </w:rPr>
      </w:pPr>
    </w:p>
    <w:p w14:paraId="6235DA13" w14:textId="77777777" w:rsidR="00C246C0" w:rsidRPr="006D73F0" w:rsidRDefault="00C246C0">
      <w:pPr>
        <w:spacing w:after="120"/>
        <w:rPr>
          <w:ins w:id="1973" w:author="Ollie Raymond" w:date="2016-02-15T10:48:00Z"/>
          <w:color w:val="000000"/>
          <w:lang w:val="en-CA"/>
          <w:rPrChange w:id="1974" w:author="Ollie Raymond" w:date="2016-02-15T10:47:00Z">
            <w:rPr>
              <w:ins w:id="1975" w:author="Ollie Raymond" w:date="2016-02-15T10:48:00Z"/>
              <w:color w:val="FF0000"/>
              <w:lang w:val="en-CA"/>
            </w:rPr>
          </w:rPrChange>
        </w:rPr>
        <w:pPrChange w:id="1976" w:author="Ollie Raymond" w:date="2016-02-15T10:48:00Z">
          <w:pPr/>
        </w:pPrChange>
      </w:pPr>
    </w:p>
    <w:p w14:paraId="3D58555F" w14:textId="1108E273" w:rsidR="00CD1A35" w:rsidRDefault="00CD1A35" w:rsidP="00A90399">
      <w:pPr>
        <w:rPr>
          <w:ins w:id="1977" w:author="Eric Boisvert" w:date="2016-03-28T12:47:00Z"/>
          <w:color w:val="000000"/>
          <w:lang w:val="en-CA"/>
        </w:rPr>
      </w:pPr>
      <w:r w:rsidRPr="006D73F0">
        <w:rPr>
          <w:color w:val="000000"/>
          <w:lang w:val="en-CA"/>
          <w:rPrChange w:id="1978" w:author="Ollie Raymond" w:date="2016-02-15T10:47:00Z">
            <w:rPr>
              <w:color w:val="FF0000"/>
              <w:lang w:val="en-CA"/>
            </w:rPr>
          </w:rPrChange>
        </w:rPr>
        <w:lastRenderedPageBreak/>
        <w:t xml:space="preserve">Some string properties can be constructed using formal syntax, such as comma delimited list or any other text based structure (JSON for example).  </w:t>
      </w:r>
      <w:ins w:id="1979" w:author="Ollie Raymond" w:date="2016-02-15T10:50:00Z">
        <w:r w:rsidR="00C246C0" w:rsidRPr="006D73F0">
          <w:rPr>
            <w:color w:val="000000"/>
            <w:lang w:val="en-CA"/>
          </w:rPr>
          <w:t>Where possible, t</w:t>
        </w:r>
      </w:ins>
      <w:del w:id="1980" w:author="Ollie Raymond" w:date="2016-02-15T10:50:00Z">
        <w:r w:rsidRPr="006D73F0" w:rsidDel="00C246C0">
          <w:rPr>
            <w:color w:val="000000"/>
            <w:lang w:val="en-CA"/>
            <w:rPrChange w:id="1981" w:author="Ollie Raymond" w:date="2016-02-15T10:47:00Z">
              <w:rPr>
                <w:color w:val="FF0000"/>
                <w:lang w:val="en-CA"/>
              </w:rPr>
            </w:rPrChange>
          </w:rPr>
          <w:delText>T</w:delText>
        </w:r>
      </w:del>
      <w:r w:rsidRPr="006D73F0">
        <w:rPr>
          <w:color w:val="000000"/>
          <w:lang w:val="en-CA"/>
          <w:rPrChange w:id="1982" w:author="Ollie Raymond" w:date="2016-02-15T10:47:00Z">
            <w:rPr>
              <w:color w:val="FF0000"/>
              <w:lang w:val="en-CA"/>
            </w:rPr>
          </w:rPrChange>
        </w:rPr>
        <w:t xml:space="preserve">he </w:t>
      </w:r>
      <w:del w:id="1983" w:author="Ollie Raymond" w:date="2016-02-15T10:50:00Z">
        <w:r w:rsidRPr="006D73F0" w:rsidDel="00C246C0">
          <w:rPr>
            <w:color w:val="000000"/>
            <w:lang w:val="en-CA"/>
            <w:rPrChange w:id="1984" w:author="Ollie Raymond" w:date="2016-02-15T10:47:00Z">
              <w:rPr>
                <w:color w:val="FF0000"/>
                <w:lang w:val="en-CA"/>
              </w:rPr>
            </w:rPrChange>
          </w:rPr>
          <w:delText>use of such</w:delText>
        </w:r>
      </w:del>
      <w:ins w:id="1985" w:author="Ollie Raymond" w:date="2016-02-15T10:50:00Z">
        <w:r w:rsidR="00C246C0" w:rsidRPr="006D73F0">
          <w:rPr>
            <w:color w:val="000000"/>
            <w:lang w:val="en-CA"/>
          </w:rPr>
          <w:t>this</w:t>
        </w:r>
      </w:ins>
      <w:r w:rsidRPr="006D73F0">
        <w:rPr>
          <w:color w:val="000000"/>
          <w:lang w:val="en-CA"/>
          <w:rPrChange w:id="1986" w:author="Ollie Raymond" w:date="2016-02-15T10:47:00Z">
            <w:rPr>
              <w:color w:val="FF0000"/>
              <w:lang w:val="en-CA"/>
            </w:rPr>
          </w:rPrChange>
        </w:rPr>
        <w:t xml:space="preserve"> syntax </w:t>
      </w:r>
      <w:del w:id="1987" w:author="Ollie Raymond" w:date="2016-02-15T10:47:00Z">
        <w:r w:rsidRPr="006D73F0" w:rsidDel="00C246C0">
          <w:rPr>
            <w:color w:val="000000"/>
            <w:lang w:val="en-CA"/>
            <w:rPrChange w:id="1988" w:author="Ollie Raymond" w:date="2016-02-15T10:47:00Z">
              <w:rPr>
                <w:color w:val="FF0000"/>
                <w:lang w:val="en-CA"/>
              </w:rPr>
            </w:rPrChange>
          </w:rPr>
          <w:delText xml:space="preserve">should </w:delText>
        </w:r>
      </w:del>
      <w:ins w:id="1989" w:author="Ollie Raymond" w:date="2016-02-15T10:47:00Z">
        <w:r w:rsidR="00C246C0" w:rsidRPr="006D73F0">
          <w:rPr>
            <w:color w:val="000000"/>
            <w:lang w:val="en-CA"/>
            <w:rPrChange w:id="1990" w:author="Ollie Raymond" w:date="2016-02-15T10:47:00Z">
              <w:rPr>
                <w:color w:val="FF0000"/>
                <w:lang w:val="en-CA"/>
              </w:rPr>
            </w:rPrChange>
          </w:rPr>
          <w:t xml:space="preserve">SHOULD </w:t>
        </w:r>
      </w:ins>
      <w:r w:rsidRPr="006D73F0">
        <w:rPr>
          <w:color w:val="000000"/>
          <w:lang w:val="en-CA"/>
          <w:rPrChange w:id="1991"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1992"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993"/>
      <w:r w:rsidR="00A10684">
        <w:rPr>
          <w:lang w:val="en-CA"/>
        </w:rPr>
        <w:t>3986</w:t>
      </w:r>
      <w:commentRangeEnd w:id="1993"/>
      <w:r w:rsidR="00A10684">
        <w:rPr>
          <w:rStyle w:val="CommentReference"/>
        </w:rPr>
        <w:commentReference w:id="1993"/>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1994" w:author="Eric Boisvert" w:date="2016-03-23T20:51:00Z">
              <w:r w:rsidR="0073219F" w:rsidDel="006559DD">
                <w:rPr>
                  <w:rStyle w:val="reqtext"/>
                  <w:lang w:val="en-CA"/>
                </w:rPr>
                <w:delText>shall</w:delText>
              </w:r>
              <w:r w:rsidDel="006559DD">
                <w:rPr>
                  <w:rStyle w:val="reqtext"/>
                  <w:lang w:val="en-CA"/>
                </w:rPr>
                <w:delText xml:space="preserve"> </w:delText>
              </w:r>
            </w:del>
            <w:ins w:id="1995" w:author="Eric Boisvert" w:date="2016-03-23T20:51:00Z">
              <w:r w:rsidR="006559DD">
                <w:rPr>
                  <w:rStyle w:val="reqtext"/>
                  <w:lang w:val="en-CA"/>
                </w:rPr>
                <w:t xml:space="preserve">SHALL </w:t>
              </w:r>
            </w:ins>
            <w:r>
              <w:rPr>
                <w:rStyle w:val="reqtext"/>
                <w:lang w:val="en-CA"/>
              </w:rPr>
              <w:t>contain a string conformant to URI format as specified in RFC 3986</w:t>
            </w:r>
            <w:ins w:id="1996"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997"/>
      <w:r>
        <w:rPr>
          <w:lang w:val="en-CA"/>
        </w:rPr>
        <w:t xml:space="preserve">Properties </w:t>
      </w:r>
      <w:r w:rsidR="00157E57">
        <w:rPr>
          <w:lang w:val="en-CA"/>
        </w:rPr>
        <w:t>containing a URI should</w:t>
      </w:r>
      <w:ins w:id="1998" w:author="Boisvert, Eric" w:date="2016-04-01T15:04:00Z">
        <w:r w:rsidR="00522D6C">
          <w:rPr>
            <w:lang w:val="en-CA"/>
          </w:rPr>
          <w:t>, unless stated otherwise,</w:t>
        </w:r>
      </w:ins>
      <w:r w:rsidR="00157E57">
        <w:rPr>
          <w:lang w:val="en-CA"/>
        </w:rPr>
        <w:t xml:space="preserve"> resolve following Linked Open Data principles.</w:t>
      </w:r>
      <w:commentRangeEnd w:id="1997"/>
      <w:r w:rsidR="00157E57">
        <w:rPr>
          <w:rStyle w:val="CommentReference"/>
        </w:rPr>
        <w:commentReference w:id="199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1999" w:author="Boisvert, Eric" w:date="2016-04-01T15:05:00Z">
              <w:r w:rsidDel="00522D6C">
                <w:rPr>
                  <w:rStyle w:val="reqtext"/>
                  <w:lang w:val="en-CA"/>
                </w:rPr>
                <w:delText>s</w:delText>
              </w:r>
            </w:del>
            <w:r>
              <w:rPr>
                <w:rStyle w:val="reqtext"/>
                <w:lang w:val="en-CA"/>
              </w:rPr>
              <w:t xml:space="preserve"> resolvable using Linked Open Data principles</w:t>
            </w:r>
            <w:ins w:id="2000"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2001" w:author="Boisvert, Eric" w:date="2016-04-01T15:04:00Z">
        <w:r w:rsidR="00522D6C">
          <w:rPr>
            <w:color w:val="FF0000"/>
            <w:lang w:val="en-CA"/>
          </w:rPr>
          <w:t xml:space="preserve">Note that in some situations, some _uri properties might require that the URI SHALL resolve </w:t>
        </w:r>
      </w:ins>
      <w:ins w:id="2002"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1A7658" w:rsidP="009E28CA">
      <w:pPr>
        <w:keepNext/>
      </w:pPr>
      <w:r>
        <w:pict w14:anchorId="74E07398">
          <v:shape id="_x0000_i1035" type="#_x0000_t75" style="width:435.5pt;height:329.25pt">
            <v:imagedata r:id="rId26" o:title=""/>
          </v:shape>
        </w:pict>
      </w:r>
    </w:p>
    <w:p w14:paraId="735945C2" w14:textId="4D1D94BE" w:rsidR="009E28CA" w:rsidRDefault="009E28CA" w:rsidP="00A12606">
      <w:pPr>
        <w:pStyle w:val="Caption"/>
      </w:pPr>
      <w:bookmarkStart w:id="2003" w:name="_Ref447002371"/>
      <w:r>
        <w:t xml:space="preserve">Figure </w:t>
      </w:r>
      <w:r>
        <w:fldChar w:fldCharType="begin"/>
      </w:r>
      <w:r>
        <w:instrText xml:space="preserve"> SEQ Figure \* ARABIC </w:instrText>
      </w:r>
      <w:r>
        <w:fldChar w:fldCharType="separate"/>
      </w:r>
      <w:ins w:id="2004" w:author="Eric Boisvert" w:date="2016-04-03T12:16:00Z">
        <w:r w:rsidR="00652185">
          <w:rPr>
            <w:noProof/>
          </w:rPr>
          <w:t>11</w:t>
        </w:r>
      </w:ins>
      <w:ins w:id="2005" w:author="Boisvert, Eric" w:date="2016-04-01T13:15:00Z">
        <w:del w:id="2006" w:author="Eric Boisvert" w:date="2016-04-02T15:34:00Z">
          <w:r w:rsidR="008D755A" w:rsidDel="004F09EE">
            <w:rPr>
              <w:noProof/>
            </w:rPr>
            <w:delText>10</w:delText>
          </w:r>
        </w:del>
      </w:ins>
      <w:del w:id="2007" w:author="Eric Boisvert" w:date="2016-04-02T15:34:00Z">
        <w:r w:rsidR="0043586C" w:rsidDel="004F09EE">
          <w:rPr>
            <w:noProof/>
          </w:rPr>
          <w:delText>8</w:delText>
        </w:r>
      </w:del>
      <w:r>
        <w:fldChar w:fldCharType="end"/>
      </w:r>
      <w:bookmarkEnd w:id="2003"/>
      <w:r>
        <w:t xml:space="preserve"> </w:t>
      </w:r>
      <w:r w:rsidRPr="00BA08CB">
        <w:t xml:space="preserve">GeoSciML portrayal </w:t>
      </w:r>
      <w:del w:id="2008" w:author="Boisvert, Eric" w:date="2016-03-29T08:33:00Z">
        <w:r w:rsidRPr="00BA08CB" w:rsidDel="00BF2A41">
          <w:delText>classes</w:delText>
        </w:r>
      </w:del>
      <w:ins w:id="2009" w:author="Boisvert, Eric" w:date="2016-03-29T08:33:00Z">
        <w:r w:rsidR="00BF2A41">
          <w:t>feature types</w:t>
        </w:r>
      </w:ins>
      <w:ins w:id="2010" w:author="Boisvert, Eric" w:date="2016-03-29T08:32:00Z">
        <w:r w:rsidR="00BF2A41">
          <w:t>.</w:t>
        </w:r>
      </w:ins>
    </w:p>
    <w:p w14:paraId="4FC40430" w14:textId="087DE854" w:rsidR="002D30FE" w:rsidRPr="008246C7" w:rsidRDefault="007A7721" w:rsidP="002D30FE">
      <w:ins w:id="2011" w:author="Boisvert, Eric" w:date="2016-03-29T08:10:00Z">
        <w:r>
          <w:fldChar w:fldCharType="begin"/>
        </w:r>
        <w:r>
          <w:instrText xml:space="preserve"> REF _Ref447002371 \h </w:instrText>
        </w:r>
      </w:ins>
      <w:r>
        <w:fldChar w:fldCharType="separate"/>
      </w:r>
      <w:ins w:id="2012" w:author="Boisvert, Eric" w:date="2016-04-01T07:54:00Z">
        <w:r w:rsidR="00E21DD0">
          <w:t xml:space="preserve">Figure </w:t>
        </w:r>
        <w:r w:rsidR="00E21DD0">
          <w:rPr>
            <w:noProof/>
          </w:rPr>
          <w:t>9</w:t>
        </w:r>
      </w:ins>
      <w:ins w:id="2013" w:author="Boisvert, Eric" w:date="2016-03-29T08:10:00Z">
        <w:r>
          <w:fldChar w:fldCharType="end"/>
        </w:r>
        <w:r>
          <w:t xml:space="preserve"> </w:t>
        </w:r>
      </w:ins>
      <w:r w:rsidR="002D30FE">
        <w:t xml:space="preserve">shows the 7 portrayal </w:t>
      </w:r>
      <w:del w:id="2014" w:author="Boisvert, Eric" w:date="2016-03-29T08:11:00Z">
        <w:r w:rsidR="002D30FE" w:rsidDel="007A7721">
          <w:delText xml:space="preserve">classes </w:delText>
        </w:r>
      </w:del>
      <w:ins w:id="2015" w:author="Boisvert, Eric" w:date="2016-03-29T08:11:00Z">
        <w:r>
          <w:t xml:space="preserve">feature types </w:t>
        </w:r>
      </w:ins>
      <w:r w:rsidR="002D30FE">
        <w:t xml:space="preserve">supported by GeoSciML 4.0.  Each </w:t>
      </w:r>
      <w:del w:id="2016" w:author="Boisvert, Eric" w:date="2016-03-29T08:11:00Z">
        <w:r w:rsidR="002D30FE" w:rsidDel="007A7721">
          <w:delText xml:space="preserve">class </w:delText>
        </w:r>
      </w:del>
      <w:ins w:id="2017"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18"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2F11EC" w:rsidRDefault="002B6140" w:rsidP="002D30FE">
      <w:r w:rsidRPr="002F11EC">
        <w:rPr>
          <w:lang w:val="en-CA"/>
          <w:rPrChange w:id="2019" w:author="Eric Boisvert" w:date="2016-04-02T15:18:00Z">
            <w:rPr>
              <w:color w:val="FF0000"/>
              <w:lang w:val="en-CA"/>
            </w:rPr>
          </w:rPrChange>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020" w:name="_Toc447367142"/>
      <w:r w:rsidRPr="00D14AF0">
        <w:t>GeologicUnitView</w:t>
      </w:r>
      <w:bookmarkEnd w:id="2020"/>
    </w:p>
    <w:p w14:paraId="2D64ED5C" w14:textId="77777777" w:rsidR="00176E9E" w:rsidRDefault="00176E9E" w:rsidP="00176E9E">
      <w:pPr>
        <w:rPr>
          <w:lang w:val="en-CA"/>
        </w:rPr>
      </w:pPr>
    </w:p>
    <w:p w14:paraId="13F2B898" w14:textId="7B2333EC" w:rsidR="00176E9E" w:rsidDel="002050B2" w:rsidRDefault="00176E9E" w:rsidP="00176E9E">
      <w:pPr>
        <w:keepNext/>
        <w:rPr>
          <w:del w:id="2021" w:author="Ollie Raymond" w:date="2016-02-12T17:38:00Z"/>
          <w:noProof/>
          <w:lang w:val="en-CA" w:eastAsia="en-CA"/>
        </w:rPr>
      </w:pPr>
    </w:p>
    <w:p w14:paraId="61A04E59" w14:textId="77777777" w:rsidR="00176E9E" w:rsidRDefault="001A7658">
      <w:pPr>
        <w:keepNext/>
        <w:jc w:val="center"/>
        <w:pPrChange w:id="2022" w:author="Ollie Raymond" w:date="2016-02-12T17:38:00Z">
          <w:pPr>
            <w:keepNext/>
          </w:pPr>
        </w:pPrChange>
      </w:pPr>
      <w:r>
        <w:rPr>
          <w:noProof/>
          <w:lang w:val="en-CA" w:eastAsia="en-CA"/>
        </w:rPr>
        <w:pict w14:anchorId="7FAC9BB2">
          <v:shape id="_x0000_i1036" type="#_x0000_t75" style="width:234.85pt;height:313.85pt;visibility:visible;mso-wrap-style:square">
            <v:imagedata r:id="rId27" o:title=""/>
          </v:shape>
        </w:pict>
      </w:r>
    </w:p>
    <w:p w14:paraId="5DEA8FD6" w14:textId="4D6939D8" w:rsidR="00176E9E" w:rsidRPr="002050B2" w:rsidRDefault="00176E9E">
      <w:pPr>
        <w:pStyle w:val="Caption"/>
        <w:jc w:val="center"/>
        <w:rPr>
          <w:color w:val="auto"/>
          <w:rPrChange w:id="2023" w:author="Ollie Raymond" w:date="2016-02-12T17:38:00Z">
            <w:rPr/>
          </w:rPrChange>
        </w:rPr>
        <w:pPrChange w:id="2024" w:author="Ollie Raymond" w:date="2016-02-12T17:38:00Z">
          <w:pPr>
            <w:pStyle w:val="Caption"/>
          </w:pPr>
        </w:pPrChange>
      </w:pPr>
      <w:r w:rsidRPr="002050B2">
        <w:rPr>
          <w:color w:val="auto"/>
          <w:rPrChange w:id="2025" w:author="Ollie Raymond" w:date="2016-02-12T17:38:00Z">
            <w:rPr/>
          </w:rPrChange>
        </w:rPr>
        <w:t xml:space="preserve">Figure </w:t>
      </w:r>
      <w:r w:rsidRPr="002050B2">
        <w:rPr>
          <w:color w:val="auto"/>
          <w:rPrChange w:id="2026" w:author="Ollie Raymond" w:date="2016-02-12T17:38:00Z">
            <w:rPr/>
          </w:rPrChange>
        </w:rPr>
        <w:fldChar w:fldCharType="begin"/>
      </w:r>
      <w:r w:rsidRPr="002050B2">
        <w:rPr>
          <w:color w:val="auto"/>
          <w:rPrChange w:id="2027" w:author="Ollie Raymond" w:date="2016-02-12T17:38:00Z">
            <w:rPr/>
          </w:rPrChange>
        </w:rPr>
        <w:instrText xml:space="preserve"> SEQ Figure \* ARABIC </w:instrText>
      </w:r>
      <w:r w:rsidRPr="002050B2">
        <w:rPr>
          <w:color w:val="auto"/>
          <w:rPrChange w:id="2028" w:author="Ollie Raymond" w:date="2016-02-12T17:38:00Z">
            <w:rPr/>
          </w:rPrChange>
        </w:rPr>
        <w:fldChar w:fldCharType="separate"/>
      </w:r>
      <w:ins w:id="2029" w:author="Eric Boisvert" w:date="2016-04-03T12:16:00Z">
        <w:r w:rsidR="00652185">
          <w:rPr>
            <w:noProof/>
            <w:color w:val="auto"/>
          </w:rPr>
          <w:t>12</w:t>
        </w:r>
      </w:ins>
      <w:ins w:id="2030" w:author="Boisvert, Eric" w:date="2016-04-01T13:15:00Z">
        <w:del w:id="2031" w:author="Eric Boisvert" w:date="2016-04-02T15:34:00Z">
          <w:r w:rsidR="008D755A" w:rsidDel="004F09EE">
            <w:rPr>
              <w:noProof/>
              <w:color w:val="auto"/>
            </w:rPr>
            <w:delText>11</w:delText>
          </w:r>
        </w:del>
      </w:ins>
      <w:del w:id="2032" w:author="Eric Boisvert" w:date="2016-04-02T15:34:00Z">
        <w:r w:rsidR="0043586C" w:rsidRPr="002050B2" w:rsidDel="004F09EE">
          <w:rPr>
            <w:noProof/>
            <w:color w:val="auto"/>
            <w:rPrChange w:id="2033" w:author="Ollie Raymond" w:date="2016-02-12T17:38:00Z">
              <w:rPr>
                <w:noProof/>
              </w:rPr>
            </w:rPrChange>
          </w:rPr>
          <w:delText>9</w:delText>
        </w:r>
      </w:del>
      <w:r w:rsidRPr="002050B2">
        <w:rPr>
          <w:color w:val="auto"/>
          <w:rPrChange w:id="2034" w:author="Ollie Raymond" w:date="2016-02-12T17:38:00Z">
            <w:rPr/>
          </w:rPrChange>
        </w:rPr>
        <w:fldChar w:fldCharType="end"/>
      </w:r>
      <w:r w:rsidRPr="002050B2">
        <w:rPr>
          <w:color w:val="auto"/>
          <w:rPrChange w:id="2035" w:author="Ollie Raymond" w:date="2016-02-12T17:38:00Z">
            <w:rPr/>
          </w:rPrChange>
        </w:rPr>
        <w:t xml:space="preserve">: GeologicUnitView </w:t>
      </w:r>
      <w:del w:id="2036" w:author="Boisvert, Eric" w:date="2016-03-29T08:33:00Z">
        <w:r w:rsidRPr="002050B2" w:rsidDel="00BF2A41">
          <w:rPr>
            <w:color w:val="auto"/>
            <w:rPrChange w:id="2037" w:author="Ollie Raymond" w:date="2016-02-12T17:38:00Z">
              <w:rPr/>
            </w:rPrChange>
          </w:rPr>
          <w:delText>class</w:delText>
        </w:r>
      </w:del>
      <w:ins w:id="2038" w:author="Boisvert, Eric" w:date="2016-03-29T08:33:00Z">
        <w:r w:rsidR="00BF2A41">
          <w:rPr>
            <w:color w:val="auto"/>
          </w:rPr>
          <w:t>feature type</w:t>
        </w:r>
      </w:ins>
      <w:ins w:id="2039"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040" w:author="Boisvert, Eric" w:date="2016-03-29T08:11:00Z">
        <w:r w:rsidR="007A7721">
          <w:t>.</w:t>
        </w:r>
      </w:ins>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041" w:author="Eric Boisvert" w:date="2016-01-24T13:25:00Z">
        <w:r w:rsidR="00253146">
          <w:t>:</w:t>
        </w:r>
      </w:ins>
      <w:del w:id="2042" w:author="Eric Boisvert" w:date="2016-01-24T13:30:00Z">
        <w:r w:rsidDel="00253146">
          <w:delText>CharacterString</w:delText>
        </w:r>
      </w:del>
      <w:ins w:id="2043"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044"/>
      <w:r w:rsidR="00D96958">
        <w:rPr>
          <w:lang w:val="en-CA"/>
        </w:rPr>
        <w:t>3986</w:t>
      </w:r>
      <w:commentRangeEnd w:id="2044"/>
      <w:r w:rsidR="00D96958">
        <w:rPr>
          <w:rStyle w:val="CommentReference"/>
        </w:rPr>
        <w:commentReference w:id="2044"/>
      </w:r>
      <w:r w:rsidR="00D96958">
        <w:rPr>
          <w:lang w:val="en-CA"/>
        </w:rPr>
        <w:t xml:space="preserve">. </w:t>
      </w:r>
    </w:p>
    <w:p w14:paraId="7B541338" w14:textId="7DBF8240" w:rsidR="00176E9E" w:rsidDel="002050B2" w:rsidRDefault="00176E9E" w:rsidP="00176E9E">
      <w:pPr>
        <w:rPr>
          <w:del w:id="2045"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046"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047" w:author="Eric Boisvert" w:date="2016-03-06T11:23:00Z">
        <w:r w:rsidDel="00416BC2">
          <w:delText xml:space="preserve">It </w:delText>
        </w:r>
      </w:del>
      <w:ins w:id="2048"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049"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050"/>
            <w:r>
              <w:rPr>
                <w:rStyle w:val="reqtext"/>
                <w:lang w:val="en-CA"/>
              </w:rPr>
              <w:t>GeologicUnitView identifier SHOULD correspond to and instance of MappedFeature</w:t>
            </w:r>
            <w:commentRangeEnd w:id="2050"/>
            <w:r>
              <w:rPr>
                <w:rStyle w:val="CommentReference"/>
                <w:rFonts w:ascii="Times New Roman" w:eastAsia="Times New Roman" w:hAnsi="Times New Roman"/>
                <w:lang w:val="en-US" w:eastAsia="en-US"/>
              </w:rPr>
              <w:commentReference w:id="2050"/>
            </w:r>
            <w:ins w:id="2051"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052" w:author="Eric Boisvert" w:date="2016-03-28T13:05:00Z">
        <w:r>
          <w:t xml:space="preserve">If present, </w:t>
        </w:r>
      </w:ins>
      <w:ins w:id="2053" w:author="Eric Boisvert" w:date="2016-03-28T13:06:00Z">
        <w:r>
          <w:t>t</w:t>
        </w:r>
      </w:ins>
      <w:ins w:id="2054" w:author="Eric Boisvert" w:date="2016-03-06T11:24:00Z">
        <w:r w:rsidR="00416BC2">
          <w:t xml:space="preserve">he property </w:t>
        </w:r>
      </w:ins>
      <w:r w:rsidR="00176E9E">
        <w:t>name:</w:t>
      </w:r>
      <w:ins w:id="2055"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2AE122E6" w:rsidR="00176E9E" w:rsidRDefault="00A41623" w:rsidP="00176E9E">
      <w:ins w:id="2056" w:author="Eric Boisvert" w:date="2016-03-28T13:06:00Z">
        <w:r>
          <w:t>If present, t</w:t>
        </w:r>
      </w:ins>
      <w:ins w:id="2057" w:author="Eric Boisvert" w:date="2016-03-06T11:24:00Z">
        <w:r w:rsidR="00416BC2">
          <w:t>he property</w:t>
        </w:r>
      </w:ins>
      <w:del w:id="2058" w:author="Eric Boisvert" w:date="2016-03-06T11:24:00Z">
        <w:r w:rsidR="00176E9E" w:rsidRPr="00F4750B" w:rsidDel="00416BC2">
          <w:delText>Text</w:delText>
        </w:r>
      </w:del>
      <w:r w:rsidR="00176E9E" w:rsidRPr="00F4750B">
        <w:t xml:space="preserve"> description</w:t>
      </w:r>
      <w:r w:rsidR="00176E9E">
        <w:t>:</w:t>
      </w:r>
      <w:ins w:id="2059" w:author="Eric Boisvert" w:date="2016-01-24T13:25:00Z">
        <w:r w:rsidR="00253146">
          <w:t>Primitive::</w:t>
        </w:r>
      </w:ins>
      <w:r w:rsidR="00176E9E">
        <w:t>CharacterString</w:t>
      </w:r>
      <w:r w:rsidR="00176E9E" w:rsidRPr="00F4750B">
        <w:t xml:space="preserve"> </w:t>
      </w:r>
      <w:ins w:id="2060"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3C86FD86" w:rsidR="00176E9E" w:rsidRDefault="00A41623" w:rsidP="00176E9E">
      <w:ins w:id="2061" w:author="Eric Boisvert" w:date="2016-03-28T13:06:00Z">
        <w:r>
          <w:t>If present, t</w:t>
        </w:r>
      </w:ins>
      <w:ins w:id="2062" w:author="Eric Boisvert" w:date="2016-03-06T11:25:00Z">
        <w:r w:rsidR="00416BC2">
          <w:t xml:space="preserve">he property </w:t>
        </w:r>
      </w:ins>
      <w:del w:id="2063" w:author="Eric Boisvert" w:date="2016-03-06T11:25:00Z">
        <w:r w:rsidR="00176E9E" w:rsidDel="00416BC2">
          <w:delText>Label</w:delText>
        </w:r>
      </w:del>
      <w:ins w:id="2064" w:author="Eric Boisvert" w:date="2016-03-06T11:25:00Z">
        <w:r w:rsidR="00416BC2">
          <w:t>geologicUnitType</w:t>
        </w:r>
      </w:ins>
      <w:r w:rsidR="00176E9E">
        <w:t xml:space="preserve"> (</w:t>
      </w:r>
      <w:ins w:id="2065" w:author="Eric Boisvert" w:date="2016-01-24T13:25:00Z">
        <w:r w:rsidR="00253146">
          <w:t>Primitive::CharacterString</w:t>
        </w:r>
      </w:ins>
      <w:del w:id="2066" w:author="Eric Boisvert" w:date="2016-01-24T13:25:00Z">
        <w:r w:rsidR="00176E9E" w:rsidDel="00253146">
          <w:delText>CharacterString</w:delText>
        </w:r>
      </w:del>
      <w:r w:rsidR="00176E9E">
        <w:t xml:space="preserve">) </w:t>
      </w:r>
      <w:ins w:id="2067" w:author="Eric Boisvert" w:date="2016-03-06T11:26:00Z">
        <w:r w:rsidR="00416BC2">
          <w:t xml:space="preserve">contains </w:t>
        </w:r>
      </w:ins>
      <w:del w:id="2068" w:author="Eric Boisvert" w:date="2016-03-06T11:26:00Z">
        <w:r w:rsidR="00176E9E" w:rsidDel="00416BC2">
          <w:delText>of</w:delText>
        </w:r>
      </w:del>
      <w:r w:rsidR="00176E9E">
        <w:t xml:space="preserve"> the t</w:t>
      </w:r>
      <w:r w:rsidR="00176E9E" w:rsidRPr="00263FE6">
        <w:t>ype of GeologicUnit</w:t>
      </w:r>
      <w:ins w:id="2069" w:author="Eric Boisvert" w:date="2016-03-06T11:26:00Z">
        <w:r w:rsidR="00416BC2">
          <w:t>Type</w:t>
        </w:r>
      </w:ins>
      <w:r w:rsidR="00176E9E" w:rsidRPr="00263FE6">
        <w:t xml:space="preserve"> (as defined in GeoSciML).</w:t>
      </w:r>
      <w:r w:rsidR="00176E9E">
        <w:t xml:space="preserve"> </w:t>
      </w:r>
      <w:r w:rsidR="00D41C9A">
        <w:t>To report a</w:t>
      </w:r>
      <w:ins w:id="2070"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4B3C5A78" w:rsidR="00176E9E" w:rsidRDefault="00176E9E" w:rsidP="00176E9E">
      <w:del w:id="2071" w:author="Eric Boisvert" w:date="2016-03-06T13:18:00Z">
        <w:r w:rsidDel="00D05564">
          <w:delText xml:space="preserve">Label </w:delText>
        </w:r>
      </w:del>
      <w:ins w:id="2072" w:author="Eric Boisvert" w:date="2016-03-28T13:06:00Z">
        <w:r w:rsidR="00A41623">
          <w:t>If present, t</w:t>
        </w:r>
      </w:ins>
      <w:ins w:id="2073" w:author="Eric Boisvert" w:date="2016-03-06T13:18:00Z">
        <w:r w:rsidR="00D05564">
          <w:t xml:space="preserve">he property </w:t>
        </w:r>
      </w:ins>
      <w:r>
        <w:t>r</w:t>
      </w:r>
      <w:r w:rsidRPr="00F24B15">
        <w:t>ank</w:t>
      </w:r>
      <w:r>
        <w:t>:</w:t>
      </w:r>
      <w:ins w:id="2074" w:author="Eric Boisvert" w:date="2016-01-24T13:26:00Z">
        <w:r w:rsidR="00253146">
          <w:t>Primitive::CharacterString</w:t>
        </w:r>
        <w:r w:rsidR="00253146" w:rsidDel="00253146">
          <w:t xml:space="preserve"> </w:t>
        </w:r>
      </w:ins>
      <w:del w:id="2075" w:author="Eric Boisvert" w:date="2016-01-24T13:26:00Z">
        <w:r w:rsidDel="00253146">
          <w:delText>CharacterString</w:delText>
        </w:r>
        <w:r w:rsidRPr="00F24B15" w:rsidDel="00253146">
          <w:delText xml:space="preserve"> </w:delText>
        </w:r>
      </w:del>
      <w:ins w:id="2076"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066824DB" w:rsidR="00176E9E" w:rsidRDefault="00A41623" w:rsidP="00176E9E">
      <w:ins w:id="2077" w:author="Eric Boisvert" w:date="2016-03-28T13:06:00Z">
        <w:r>
          <w:t>If present, co</w:t>
        </w:r>
      </w:ins>
      <w:ins w:id="2078" w:author="Eric Boisvert" w:date="2016-03-06T13:18:00Z">
        <w:r w:rsidR="00D05564">
          <w:t>ntains a h</w:t>
        </w:r>
      </w:ins>
      <w:del w:id="2079" w:author="Eric Boisvert" w:date="2016-03-06T13:18:00Z">
        <w:r w:rsidR="00176E9E" w:rsidDel="00D05564">
          <w:delText>H</w:delText>
        </w:r>
      </w:del>
      <w:r w:rsidR="00176E9E">
        <w:t xml:space="preserve">uman readable description as </w:t>
      </w:r>
      <w:ins w:id="2080" w:author="Eric Boisvert" w:date="2016-01-24T13:26:00Z">
        <w:r w:rsidR="00253146">
          <w:t>Primitive::CharacterString</w:t>
        </w:r>
        <w:r w:rsidR="00253146" w:rsidDel="00253146">
          <w:t xml:space="preserve"> </w:t>
        </w:r>
      </w:ins>
      <w:del w:id="2081"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w:t>
      </w:r>
      <w:r w:rsidR="00176E9E">
        <w:lastRenderedPageBreak/>
        <w:t xml:space="preserve">(see </w:t>
      </w:r>
      <w:r w:rsidR="00176E9E">
        <w:fldChar w:fldCharType="begin"/>
      </w:r>
      <w:r w:rsidR="00176E9E">
        <w:instrText xml:space="preserve"> REF _Ref439853500 \r \h </w:instrText>
      </w:r>
      <w:r w:rsidR="00176E9E">
        <w:fldChar w:fldCharType="separate"/>
      </w:r>
      <w:ins w:id="2082" w:author="Boisvert, Eric" w:date="2016-04-01T07:54:00Z">
        <w:r w:rsidR="00E21DD0">
          <w:t>7.3.1.3</w:t>
        </w:r>
      </w:ins>
      <w:ins w:id="2083" w:author="Eric Boisvert" w:date="2016-03-28T16:06:00Z">
        <w:del w:id="2084" w:author="Boisvert, Eric" w:date="2016-04-01T07:53:00Z">
          <w:r w:rsidR="003842F3" w:rsidDel="00E21DD0">
            <w:delText>7.3.1.3</w:delText>
          </w:r>
        </w:del>
      </w:ins>
      <w:del w:id="2085" w:author="Boisvert, Eric" w:date="2016-04-01T07:53:00Z">
        <w:r w:rsidR="00176E9E" w:rsidDel="00E21DD0">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4CCC536A" w:rsidR="00176E9E" w:rsidRDefault="00A41623" w:rsidP="00176E9E">
      <w:ins w:id="2086" w:author="Eric Boisvert" w:date="2016-03-28T13:06:00Z">
        <w:r>
          <w:t xml:space="preserve">If present, </w:t>
        </w:r>
      </w:ins>
      <w:ins w:id="2087" w:author="Eric Boisvert" w:date="2016-03-28T13:07:00Z">
        <w:r>
          <w:t>c</w:t>
        </w:r>
      </w:ins>
      <w:ins w:id="2088" w:author="Eric Boisvert" w:date="2016-03-06T13:18:00Z">
        <w:r w:rsidR="00D05564">
          <w:t>ontains a h</w:t>
        </w:r>
      </w:ins>
      <w:del w:id="2089" w:author="Eric Boisvert" w:date="2016-03-06T13:18:00Z">
        <w:r w:rsidR="00176E9E" w:rsidDel="00D05564">
          <w:delText>H</w:delText>
        </w:r>
      </w:del>
      <w:r w:rsidR="00176E9E">
        <w:t xml:space="preserve">uman readable description in </w:t>
      </w:r>
      <w:ins w:id="2090" w:author="Eric Boisvert" w:date="2016-01-24T13:26:00Z">
        <w:r w:rsidR="00253146">
          <w:t>Primitive::CharacterString</w:t>
        </w:r>
      </w:ins>
      <w:del w:id="2091"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092" w:author="Boisvert, Eric" w:date="2016-04-01T07:54:00Z">
        <w:r w:rsidR="00E21DD0">
          <w:t>7.3.1.3</w:t>
        </w:r>
      </w:ins>
      <w:ins w:id="2093" w:author="Eric Boisvert" w:date="2016-03-28T16:06:00Z">
        <w:del w:id="2094" w:author="Boisvert, Eric" w:date="2016-04-01T07:53:00Z">
          <w:r w:rsidR="003842F3" w:rsidDel="00E21DD0">
            <w:delText>7.3.1.3</w:delText>
          </w:r>
        </w:del>
      </w:ins>
      <w:del w:id="2095" w:author="Boisvert, Eric" w:date="2016-04-01T07:53:00Z">
        <w:r w:rsidR="00176E9E" w:rsidDel="00E21DD0">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4B601C6B" w:rsidR="00176E9E" w:rsidRDefault="00A41623" w:rsidP="00176E9E">
      <w:ins w:id="2096" w:author="Eric Boisvert" w:date="2016-03-28T13:07:00Z">
        <w:r>
          <w:t>If present, t</w:t>
        </w:r>
      </w:ins>
      <w:ins w:id="2097" w:author="Eric Boisvert" w:date="2016-03-06T13:19:00Z">
        <w:r w:rsidR="00D05564">
          <w:t xml:space="preserve">he property numericOlderAge </w:t>
        </w:r>
      </w:ins>
      <w:del w:id="2098"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099"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44687865" w:rsidR="00176E9E" w:rsidRDefault="00A41623" w:rsidP="00176E9E">
      <w:ins w:id="2100" w:author="Eric Boisvert" w:date="2016-03-28T13:07:00Z">
        <w:r>
          <w:t>If present, t</w:t>
        </w:r>
      </w:ins>
      <w:ins w:id="2101" w:author="Eric Boisvert" w:date="2016-03-06T13:20:00Z">
        <w:r w:rsidR="00D05564">
          <w:t>he property numeric</w:t>
        </w:r>
      </w:ins>
      <w:r w:rsidR="00176E9E">
        <w:t xml:space="preserve">Younger age is a </w:t>
      </w:r>
      <w:r w:rsidR="00176E9E" w:rsidRPr="00D970E9">
        <w:t>numerical representation</w:t>
      </w:r>
      <w:r w:rsidR="00176E9E">
        <w:t xml:space="preserve"> (</w:t>
      </w:r>
      <w:ins w:id="2102"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6DF8CBC" w:rsidR="00176E9E" w:rsidRDefault="00A41623" w:rsidP="00176E9E">
      <w:ins w:id="2103" w:author="Eric Boisvert" w:date="2016-03-28T13:07:00Z">
        <w:r>
          <w:t>If present, t</w:t>
        </w:r>
      </w:ins>
      <w:del w:id="2104" w:author="Eric Boisvert" w:date="2016-03-28T13:07:00Z">
        <w:r w:rsidR="00176E9E" w:rsidDel="00A41623">
          <w:delText>T</w:delText>
        </w:r>
      </w:del>
      <w:r w:rsidR="00176E9E">
        <w:t>he property</w:t>
      </w:r>
      <w:r w:rsidR="00176E9E" w:rsidRPr="009A0449">
        <w:t xml:space="preserve"> observationMethod</w:t>
      </w:r>
      <w:r w:rsidR="00176E9E">
        <w:t>:</w:t>
      </w:r>
      <w:ins w:id="2105" w:author="Eric Boisvert" w:date="2016-01-24T13:26:00Z">
        <w:r w:rsidR="00253146" w:rsidRPr="00253146">
          <w:t xml:space="preserve"> </w:t>
        </w:r>
        <w:r w:rsidR="00253146">
          <w:t>Primitive::CharacterString</w:t>
        </w:r>
        <w:r w:rsidR="00253146" w:rsidDel="00253146">
          <w:t xml:space="preserve"> </w:t>
        </w:r>
      </w:ins>
      <w:del w:id="2106"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79270486" w:rsidR="00176E9E" w:rsidRDefault="00A41623" w:rsidP="00176E9E">
      <w:ins w:id="2107" w:author="Eric Boisvert" w:date="2016-03-28T13:07:00Z">
        <w:r>
          <w:t>If present, t</w:t>
        </w:r>
      </w:ins>
      <w:del w:id="2108" w:author="Eric Boisvert" w:date="2016-03-28T13:07:00Z">
        <w:r w:rsidR="00176E9E" w:rsidDel="00A41623">
          <w:delText>T</w:delText>
        </w:r>
      </w:del>
      <w:r w:rsidR="00176E9E">
        <w:t xml:space="preserve">he property </w:t>
      </w:r>
      <w:r w:rsidR="00176E9E" w:rsidRPr="009A0449">
        <w:t>positionalAccuracy:</w:t>
      </w:r>
      <w:ins w:id="2109" w:author="Eric Boisvert" w:date="2016-01-24T13:26:00Z">
        <w:r w:rsidR="00253146">
          <w:t>Primitive::CharacterString</w:t>
        </w:r>
        <w:r w:rsidR="00253146" w:rsidRPr="009A0449" w:rsidDel="00253146">
          <w:t xml:space="preserve"> </w:t>
        </w:r>
      </w:ins>
      <w:del w:id="2110" w:author="Eric Boisvert" w:date="2016-01-24T13:26:00Z">
        <w:r w:rsidR="00176E9E" w:rsidRPr="009A0449" w:rsidDel="00253146">
          <w:delText xml:space="preserve">CharacterString </w:delText>
        </w:r>
      </w:del>
      <w:r w:rsidR="00AB423B">
        <w:t xml:space="preserve">is </w:t>
      </w:r>
      <w:r w:rsidR="00176E9E">
        <w:t>q</w:t>
      </w:r>
      <w:commentRangeStart w:id="2111"/>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11"/>
      <w:r w:rsidR="00176E9E">
        <w:rPr>
          <w:rStyle w:val="CommentReference"/>
        </w:rPr>
        <w:commentReference w:id="2111"/>
      </w:r>
    </w:p>
    <w:p w14:paraId="649CD2B9" w14:textId="77777777" w:rsidR="00176E9E" w:rsidRDefault="00176E9E" w:rsidP="00176E9E">
      <w:pPr>
        <w:pStyle w:val="Heading4"/>
      </w:pPr>
      <w:r>
        <w:t>source</w:t>
      </w:r>
    </w:p>
    <w:p w14:paraId="6F4CF505" w14:textId="68E58F2C" w:rsidR="00176E9E" w:rsidRDefault="00A41623" w:rsidP="00176E9E">
      <w:ins w:id="2112" w:author="Eric Boisvert" w:date="2016-03-28T13:07:00Z">
        <w:r>
          <w:t>If present, t</w:t>
        </w:r>
      </w:ins>
      <w:del w:id="2113" w:author="Eric Boisvert" w:date="2016-03-28T13:07:00Z">
        <w:r w:rsidR="00176E9E" w:rsidDel="00A41623">
          <w:delText>T</w:delText>
        </w:r>
      </w:del>
      <w:r w:rsidR="00176E9E">
        <w:t>he property source:</w:t>
      </w:r>
      <w:ins w:id="2114" w:author="Eric Boisvert" w:date="2016-01-24T13:26:00Z">
        <w:r w:rsidR="00253146">
          <w:t>Primitive::CharacterString</w:t>
        </w:r>
        <w:r w:rsidR="00253146" w:rsidDel="00253146">
          <w:t xml:space="preserve"> </w:t>
        </w:r>
      </w:ins>
      <w:del w:id="2115"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w:t>
      </w:r>
      <w:r w:rsidR="00176E9E" w:rsidRPr="009A0449">
        <w:lastRenderedPageBreak/>
        <w:t>feature. This could be a short text synopsis of key infor</w:t>
      </w:r>
      <w:del w:id="2116" w:author="Eric Boisvert" w:date="2016-03-28T12:49:00Z">
        <w:r w:rsidR="00176E9E" w:rsidRPr="009A0449" w:rsidDel="001E3746">
          <w:delText>a</w:delText>
        </w:r>
      </w:del>
      <w:r w:rsidR="00176E9E" w:rsidRPr="009A0449">
        <w:t>m</w:t>
      </w:r>
      <w:ins w:id="2117"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118" w:author="Eric Boisvert" w:date="2016-01-24T13:26:00Z">
        <w:r w:rsidR="00253146">
          <w:t>Primitive::CharacterString</w:t>
        </w:r>
        <w:r w:rsidR="00253146" w:rsidDel="00253146">
          <w:t xml:space="preserve"> </w:t>
        </w:r>
      </w:ins>
      <w:del w:id="2119"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120" w:author="Eric Boisvert" w:date="2016-01-24T13:27:00Z">
        <w:r w:rsidR="00253146">
          <w:t>Primitive::CharacterString</w:t>
        </w:r>
        <w:r w:rsidR="00253146" w:rsidDel="00253146">
          <w:rPr>
            <w:lang w:val="en-CA"/>
          </w:rPr>
          <w:t xml:space="preserve"> </w:t>
        </w:r>
      </w:ins>
      <w:del w:id="2121"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122" w:author="Eric Boisvert" w:date="2016-01-24T13:27:00Z">
        <w:r w:rsidR="00253146">
          <w:t>Primitive::CharacterString</w:t>
        </w:r>
        <w:r w:rsidR="00253146" w:rsidDel="00253146">
          <w:rPr>
            <w:lang w:val="en-CA"/>
          </w:rPr>
          <w:t xml:space="preserve"> </w:t>
        </w:r>
      </w:ins>
      <w:del w:id="2123"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124" w:author="Eric Boisvert" w:date="2016-01-24T13:27:00Z">
        <w:r w:rsidR="00253146">
          <w:t>Primitive::CharacterString</w:t>
        </w:r>
        <w:r w:rsidR="00253146" w:rsidDel="00253146">
          <w:rPr>
            <w:lang w:val="en-CA"/>
          </w:rPr>
          <w:t xml:space="preserve"> </w:t>
        </w:r>
      </w:ins>
      <w:del w:id="2125"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26"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127" w:author="Eric Boisvert" w:date="2016-01-24T13:27:00Z">
        <w:r w:rsidR="00253146">
          <w:t>Primitive::CharacterString</w:t>
        </w:r>
        <w:r w:rsidR="00253146" w:rsidDel="00253146">
          <w:rPr>
            <w:lang w:val="en-CA"/>
          </w:rPr>
          <w:t xml:space="preserve"> </w:t>
        </w:r>
      </w:ins>
      <w:del w:id="2128"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2129" w:author="Eric Boisvert" w:date="2016-03-28T13:08:00Z">
        <w:r>
          <w:t>If present, t</w:t>
        </w:r>
      </w:ins>
      <w:del w:id="2130" w:author="Eric Boisvert" w:date="2016-03-28T13:08:00Z">
        <w:r w:rsidR="00176E9E" w:rsidDel="00A41623">
          <w:delText>T</w:delText>
        </w:r>
      </w:del>
      <w:r w:rsidR="00176E9E">
        <w:t xml:space="preserve">he property </w:t>
      </w:r>
      <w:r w:rsidR="00176E9E" w:rsidRPr="00C17A19">
        <w:t>specification_uri</w:t>
      </w:r>
      <w:r w:rsidR="00176E9E">
        <w:t>:</w:t>
      </w:r>
      <w:ins w:id="2131" w:author="Eric Boisvert" w:date="2016-01-24T13:27:00Z">
        <w:r w:rsidR="00253146">
          <w:t>Primitive::CharacterString</w:t>
        </w:r>
        <w:r w:rsidR="00253146" w:rsidDel="00253146">
          <w:t xml:space="preserve"> </w:t>
        </w:r>
      </w:ins>
      <w:del w:id="2132"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w:t>
      </w:r>
      <w:r w:rsidR="00176E9E" w:rsidRPr="00C17A19">
        <w:lastRenderedPageBreak/>
        <w:t xml:space="preserve">instance in detail. </w:t>
      </w:r>
      <w:del w:id="2133"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3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34"/>
            <w:r>
              <w:rPr>
                <w:rStyle w:val="CommentReference"/>
                <w:rFonts w:ascii="Times New Roman" w:eastAsia="Times New Roman" w:hAnsi="Times New Roman"/>
                <w:lang w:val="en-US" w:eastAsia="en-US"/>
              </w:rPr>
              <w:commentReference w:id="2134"/>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2135" w:author="Eric Boisvert" w:date="2016-03-28T13:08:00Z">
        <w:r>
          <w:t>If present, t</w:t>
        </w:r>
      </w:ins>
      <w:del w:id="2136" w:author="Eric Boisvert" w:date="2016-03-28T13:08:00Z">
        <w:r w:rsidR="009E36A6" w:rsidRPr="009E36A6" w:rsidDel="00A41623">
          <w:delText>T</w:delText>
        </w:r>
      </w:del>
      <w:r w:rsidR="009E36A6" w:rsidRPr="009E36A6">
        <w:t>he property metadata_uri:</w:t>
      </w:r>
      <w:ins w:id="2137" w:author="Eric Boisvert" w:date="2016-01-24T13:27:00Z">
        <w:r w:rsidR="00253146">
          <w:t>Primitive::CharacterString</w:t>
        </w:r>
        <w:r w:rsidR="00253146" w:rsidRPr="009E36A6" w:rsidDel="00253146">
          <w:t xml:space="preserve"> </w:t>
        </w:r>
      </w:ins>
      <w:del w:id="2138"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1B224F8E" w:rsidR="009E36A6" w:rsidRDefault="00A41623" w:rsidP="00176E9E">
      <w:ins w:id="2139" w:author="Eric Boisvert" w:date="2016-03-28T13:08:00Z">
        <w:r>
          <w:t>If present, t</w:t>
        </w:r>
      </w:ins>
      <w:del w:id="2140"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141" w:author="Eric Boisvert" w:date="2016-01-24T13:27:00Z">
        <w:r w:rsidDel="00253146">
          <w:delText>GM</w:delText>
        </w:r>
      </w:del>
      <w:ins w:id="2142"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143" w:name="_Toc447367143"/>
      <w:r w:rsidRPr="00D14AF0">
        <w:rPr>
          <w:lang w:val="en-CA"/>
        </w:rPr>
        <w:t>B</w:t>
      </w:r>
      <w:bookmarkStart w:id="2144" w:name="BKM_03A20E93_D10C_455A_8888_4A83A8C62628"/>
      <w:bookmarkEnd w:id="2144"/>
      <w:r w:rsidRPr="00D14AF0">
        <w:rPr>
          <w:lang w:val="en-CA"/>
        </w:rPr>
        <w:t>oreholeView</w:t>
      </w:r>
      <w:bookmarkEnd w:id="214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1A7658">
      <w:pPr>
        <w:keepNext/>
        <w:autoSpaceDE w:val="0"/>
        <w:autoSpaceDN w:val="0"/>
        <w:adjustRightInd w:val="0"/>
        <w:spacing w:after="0" w:line="240" w:lineRule="atLeast"/>
        <w:jc w:val="center"/>
        <w:pPrChange w:id="2145"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7" type="#_x0000_t75" style="width:199.9pt;height:287.3pt;visibility:visible;mso-wrap-style:square">
            <v:imagedata r:id="rId28" o:title=""/>
          </v:shape>
        </w:pict>
      </w:r>
    </w:p>
    <w:p w14:paraId="7619119E" w14:textId="3C921BB3" w:rsidR="009E28CA" w:rsidRPr="002050B2" w:rsidRDefault="009E28CA">
      <w:pPr>
        <w:pStyle w:val="Caption"/>
        <w:jc w:val="center"/>
        <w:rPr>
          <w:color w:val="auto"/>
          <w:rPrChange w:id="2146" w:author="Ollie Raymond" w:date="2016-02-12T17:37:00Z">
            <w:rPr/>
          </w:rPrChange>
        </w:rPr>
        <w:pPrChange w:id="2147" w:author="Ollie Raymond" w:date="2016-02-12T17:37:00Z">
          <w:pPr>
            <w:pStyle w:val="Caption"/>
          </w:pPr>
        </w:pPrChange>
      </w:pPr>
      <w:r w:rsidRPr="002050B2">
        <w:rPr>
          <w:color w:val="auto"/>
          <w:rPrChange w:id="2148" w:author="Ollie Raymond" w:date="2016-02-12T17:37:00Z">
            <w:rPr/>
          </w:rPrChange>
        </w:rPr>
        <w:t xml:space="preserve">Figure </w:t>
      </w:r>
      <w:r w:rsidRPr="002050B2">
        <w:rPr>
          <w:color w:val="auto"/>
          <w:rPrChange w:id="2149" w:author="Ollie Raymond" w:date="2016-02-12T17:37:00Z">
            <w:rPr/>
          </w:rPrChange>
        </w:rPr>
        <w:fldChar w:fldCharType="begin"/>
      </w:r>
      <w:r w:rsidRPr="002050B2">
        <w:rPr>
          <w:color w:val="auto"/>
          <w:rPrChange w:id="2150" w:author="Ollie Raymond" w:date="2016-02-12T17:37:00Z">
            <w:rPr/>
          </w:rPrChange>
        </w:rPr>
        <w:instrText xml:space="preserve"> SEQ Figure \* ARABIC </w:instrText>
      </w:r>
      <w:r w:rsidRPr="002050B2">
        <w:rPr>
          <w:color w:val="auto"/>
          <w:rPrChange w:id="2151" w:author="Ollie Raymond" w:date="2016-02-12T17:37:00Z">
            <w:rPr/>
          </w:rPrChange>
        </w:rPr>
        <w:fldChar w:fldCharType="separate"/>
      </w:r>
      <w:ins w:id="2152" w:author="Eric Boisvert" w:date="2016-04-03T12:16:00Z">
        <w:r w:rsidR="00652185">
          <w:rPr>
            <w:noProof/>
            <w:color w:val="auto"/>
          </w:rPr>
          <w:t>13</w:t>
        </w:r>
      </w:ins>
      <w:ins w:id="2153" w:author="Boisvert, Eric" w:date="2016-04-01T13:15:00Z">
        <w:del w:id="2154" w:author="Eric Boisvert" w:date="2016-04-02T15:34:00Z">
          <w:r w:rsidR="008D755A" w:rsidDel="004F09EE">
            <w:rPr>
              <w:noProof/>
              <w:color w:val="auto"/>
            </w:rPr>
            <w:delText>12</w:delText>
          </w:r>
        </w:del>
      </w:ins>
      <w:del w:id="2155" w:author="Eric Boisvert" w:date="2016-04-02T15:34:00Z">
        <w:r w:rsidR="0043586C" w:rsidRPr="002050B2" w:rsidDel="004F09EE">
          <w:rPr>
            <w:noProof/>
            <w:color w:val="auto"/>
            <w:rPrChange w:id="2156" w:author="Ollie Raymond" w:date="2016-02-12T17:37:00Z">
              <w:rPr>
                <w:noProof/>
              </w:rPr>
            </w:rPrChange>
          </w:rPr>
          <w:delText>10</w:delText>
        </w:r>
      </w:del>
      <w:r w:rsidRPr="002050B2">
        <w:rPr>
          <w:color w:val="auto"/>
          <w:rPrChange w:id="2157" w:author="Ollie Raymond" w:date="2016-02-12T17:37:00Z">
            <w:rPr/>
          </w:rPrChange>
        </w:rPr>
        <w:fldChar w:fldCharType="end"/>
      </w:r>
      <w:r w:rsidRPr="002050B2">
        <w:rPr>
          <w:color w:val="auto"/>
          <w:rPrChange w:id="2158" w:author="Ollie Raymond" w:date="2016-02-12T17:37:00Z">
            <w:rPr/>
          </w:rPrChange>
        </w:rPr>
        <w:t xml:space="preserve">:  BoreholeView </w:t>
      </w:r>
      <w:del w:id="2159" w:author="Boisvert, Eric" w:date="2016-03-29T08:33:00Z">
        <w:r w:rsidRPr="002050B2" w:rsidDel="00BF2A41">
          <w:rPr>
            <w:color w:val="auto"/>
            <w:rPrChange w:id="2160" w:author="Ollie Raymond" w:date="2016-02-12T17:37:00Z">
              <w:rPr/>
            </w:rPrChange>
          </w:rPr>
          <w:delText>class</w:delText>
        </w:r>
      </w:del>
      <w:ins w:id="2161" w:author="Boisvert, Eric" w:date="2016-03-29T08:33:00Z">
        <w:r w:rsidR="00BF2A41">
          <w:rPr>
            <w:color w:val="auto"/>
          </w:rPr>
          <w:t>feature type.</w:t>
        </w:r>
      </w:ins>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162" w:author="Eric Boisvert" w:date="2016-01-24T13:28:00Z">
        <w:r w:rsidR="00253146">
          <w:t>Primitive::CharacterString</w:t>
        </w:r>
        <w:r w:rsidR="00253146" w:rsidDel="00253146">
          <w:rPr>
            <w:rFonts w:cs="Arial"/>
            <w:color w:val="000000"/>
            <w:lang w:val="en-CA"/>
          </w:rPr>
          <w:t xml:space="preserve"> </w:t>
        </w:r>
      </w:ins>
      <w:del w:id="216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164"/>
      <w:r w:rsidR="00D96958">
        <w:t xml:space="preserve">and be formatted as an </w:t>
      </w:r>
      <w:r w:rsidR="00D96958">
        <w:rPr>
          <w:lang w:val="en-CA"/>
        </w:rPr>
        <w:t xml:space="preserve">absolute URI conformant to RFC </w:t>
      </w:r>
      <w:commentRangeStart w:id="2165"/>
      <w:r w:rsidR="00D96958">
        <w:rPr>
          <w:lang w:val="en-CA"/>
        </w:rPr>
        <w:t>3986</w:t>
      </w:r>
      <w:commentRangeEnd w:id="2165"/>
      <w:r w:rsidR="00D96958">
        <w:rPr>
          <w:rStyle w:val="CommentReference"/>
        </w:rPr>
        <w:commentReference w:id="2165"/>
      </w:r>
      <w:ins w:id="2166" w:author="Eric Boisvert" w:date="2016-03-28T12:50:00Z">
        <w:r w:rsidR="001E3746">
          <w:rPr>
            <w:lang w:val="en-CA"/>
          </w:rPr>
          <w:t>.</w:t>
        </w:r>
      </w:ins>
      <w:del w:id="2167" w:author="Eric Boisvert" w:date="2016-03-28T12:50:00Z">
        <w:r w:rsidR="00D96958" w:rsidDel="001E3746">
          <w:rPr>
            <w:lang w:val="en-CA"/>
          </w:rPr>
          <w:delText>.</w:delText>
        </w:r>
        <w:r w:rsidDel="001E3746">
          <w:rPr>
            <w:rFonts w:cs="Arial"/>
            <w:color w:val="000000"/>
            <w:lang w:val="en-CA"/>
          </w:rPr>
          <w:delText xml:space="preserve">.  </w:delText>
        </w:r>
      </w:del>
      <w:del w:id="2168"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164"/>
      <w:r w:rsidR="00673C75">
        <w:rPr>
          <w:rStyle w:val="CommentReference"/>
        </w:rPr>
        <w:commentReference w:id="2164"/>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169"/>
            <w:r>
              <w:rPr>
                <w:rStyle w:val="reqtext"/>
                <w:lang w:val="en-CA"/>
              </w:rPr>
              <w:t xml:space="preserve">Identifier </w:t>
            </w:r>
            <w:commentRangeStart w:id="2170"/>
            <w:r>
              <w:rPr>
                <w:rStyle w:val="reqtext"/>
                <w:lang w:val="en-CA"/>
              </w:rPr>
              <w:t xml:space="preserve">SHOULD </w:t>
            </w:r>
            <w:commentRangeEnd w:id="2170"/>
            <w:r w:rsidR="00415E41">
              <w:rPr>
                <w:rStyle w:val="CommentReference"/>
                <w:rFonts w:ascii="Times New Roman" w:eastAsia="Times New Roman" w:hAnsi="Times New Roman"/>
                <w:lang w:val="en-US" w:eastAsia="en-US"/>
              </w:rPr>
              <w:commentReference w:id="2170"/>
            </w:r>
            <w:r>
              <w:rPr>
                <w:rStyle w:val="reqtext"/>
                <w:lang w:val="en-CA"/>
              </w:rPr>
              <w:t>resolve to a representation of a GeoSciML Borehole</w:t>
            </w:r>
            <w:commentRangeEnd w:id="2169"/>
            <w:r w:rsidR="00673C75">
              <w:rPr>
                <w:rStyle w:val="CommentReference"/>
                <w:rFonts w:ascii="Times New Roman" w:eastAsia="Times New Roman" w:hAnsi="Times New Roman"/>
                <w:lang w:val="en-US" w:eastAsia="en-US"/>
              </w:rPr>
              <w:commentReference w:id="2169"/>
            </w:r>
            <w:ins w:id="2171"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172" w:author="Eric Boisvert" w:date="2016-03-28T13:08:00Z">
        <w:r>
          <w:t>If present, t</w:t>
        </w:r>
      </w:ins>
      <w:del w:id="2173" w:author="Eric Boisvert" w:date="2016-03-28T13:08:00Z">
        <w:r w:rsidR="00FD56B7" w:rsidDel="00A41623">
          <w:rPr>
            <w:rFonts w:cs="Arial"/>
            <w:color w:val="000000"/>
            <w:lang w:val="en-CA"/>
          </w:rPr>
          <w:delText>T</w:delText>
        </w:r>
      </w:del>
      <w:r w:rsidR="00FD56B7">
        <w:rPr>
          <w:rFonts w:cs="Arial"/>
          <w:color w:val="000000"/>
          <w:lang w:val="en-CA"/>
        </w:rPr>
        <w:t>he property name:</w:t>
      </w:r>
      <w:ins w:id="2174" w:author="Eric Boisvert" w:date="2016-01-24T13:28:00Z">
        <w:r w:rsidR="00253146">
          <w:t>Primitive::CharacterString</w:t>
        </w:r>
        <w:r w:rsidR="00253146" w:rsidDel="00253146">
          <w:rPr>
            <w:rFonts w:cs="Arial"/>
            <w:color w:val="000000"/>
            <w:lang w:val="en-CA"/>
          </w:rPr>
          <w:t xml:space="preserve"> </w:t>
        </w:r>
      </w:ins>
      <w:del w:id="217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76" w:author="Ollie Raymond" w:date="2016-02-12T17:22:00Z">
        <w:r w:rsidR="00FD56B7" w:rsidDel="00786781">
          <w:rPr>
            <w:rFonts w:cs="Arial"/>
            <w:color w:val="000000"/>
            <w:lang w:val="en-CA"/>
          </w:rPr>
          <w:delText xml:space="preserve">human </w:delText>
        </w:r>
      </w:del>
      <w:ins w:id="2177"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178"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179" w:author="Eric Boisvert" w:date="2016-03-28T13:08:00Z">
        <w:r>
          <w:t>If present, t</w:t>
        </w:r>
      </w:ins>
      <w:del w:id="2180"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181" w:author="Eric Boisvert" w:date="2016-01-24T13:28:00Z">
        <w:r w:rsidR="00253146">
          <w:t>Primitive::CharacterString</w:t>
        </w:r>
        <w:r w:rsidR="00253146" w:rsidDel="00253146">
          <w:rPr>
            <w:rFonts w:cs="Arial"/>
            <w:color w:val="000000"/>
            <w:lang w:val="en-CA"/>
          </w:rPr>
          <w:t xml:space="preserve"> </w:t>
        </w:r>
      </w:ins>
      <w:del w:id="2182"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83" w:author="Ollie Raymond" w:date="2016-02-12T17:22:00Z">
        <w:r w:rsidR="00FD56B7" w:rsidDel="00786781">
          <w:rPr>
            <w:rFonts w:cs="Arial"/>
            <w:color w:val="000000"/>
            <w:lang w:val="en-CA"/>
          </w:rPr>
          <w:delText xml:space="preserve">human </w:delText>
        </w:r>
      </w:del>
      <w:ins w:id="2184"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185" w:author="Eric Boisvert" w:date="2016-03-28T13:08:00Z">
        <w:r>
          <w:t>If present, t</w:t>
        </w:r>
      </w:ins>
      <w:del w:id="2186"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187" w:author="Eric Boisvert" w:date="2016-01-24T13:28:00Z">
        <w:r w:rsidR="00253146">
          <w:t>Primitive::CharacterString</w:t>
        </w:r>
        <w:r w:rsidR="00253146" w:rsidDel="00253146">
          <w:rPr>
            <w:rFonts w:cs="Arial"/>
            <w:color w:val="000000"/>
            <w:lang w:val="en-CA"/>
          </w:rPr>
          <w:t xml:space="preserve"> </w:t>
        </w:r>
      </w:ins>
      <w:del w:id="2188"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189"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ins w:id="2190"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191" w:author="Eric Boisvert" w:date="2016-03-28T13:08:00Z">
        <w:r>
          <w:t>If present, t</w:t>
        </w:r>
      </w:ins>
      <w:del w:id="2192"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193" w:author="Eric Boisvert" w:date="2016-01-24T13:28:00Z">
        <w:r w:rsidR="00253146">
          <w:t>Primitive::CharacterString</w:t>
        </w:r>
        <w:r w:rsidR="00253146" w:rsidDel="00253146">
          <w:rPr>
            <w:rFonts w:cs="Arial"/>
            <w:color w:val="000000"/>
            <w:lang w:val="en-CA"/>
          </w:rPr>
          <w:t xml:space="preserve"> </w:t>
        </w:r>
      </w:ins>
      <w:del w:id="2194"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195"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196"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197" w:author="Eric Boisvert" w:date="2016-03-28T13:08:00Z">
        <w:r>
          <w:t>If present, t</w:t>
        </w:r>
      </w:ins>
      <w:del w:id="2198"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199" w:author="Eric Boisvert" w:date="2016-01-24T13:28:00Z">
        <w:r w:rsidR="00253146">
          <w:t>Primitive::CharacterString</w:t>
        </w:r>
        <w:r w:rsidR="00253146" w:rsidDel="00253146">
          <w:rPr>
            <w:rFonts w:cs="Arial"/>
            <w:color w:val="000000"/>
            <w:lang w:val="en-CA"/>
          </w:rPr>
          <w:t xml:space="preserve"> </w:t>
        </w:r>
      </w:ins>
      <w:del w:id="2200"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01"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02" w:author="Eric Boisvert" w:date="2016-03-28T13:08:00Z">
        <w:r>
          <w:t>If present, t</w:t>
        </w:r>
      </w:ins>
      <w:del w:id="2203"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204" w:author="Eric Boisvert" w:date="2016-01-24T13:28:00Z">
        <w:r w:rsidR="00253146">
          <w:t>Primitive::CharacterString</w:t>
        </w:r>
        <w:r w:rsidR="00253146" w:rsidDel="00253146">
          <w:rPr>
            <w:rFonts w:cs="Arial"/>
            <w:color w:val="000000"/>
            <w:lang w:val="en-CA"/>
          </w:rPr>
          <w:t xml:space="preserve"> </w:t>
        </w:r>
      </w:ins>
      <w:del w:id="2205"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06" w:author="Eric Boisvert" w:date="2016-03-28T13:09:00Z">
        <w:r>
          <w:t>If present, t</w:t>
        </w:r>
      </w:ins>
      <w:del w:id="2207" w:author="Eric Boisvert" w:date="2016-03-28T13:09:00Z">
        <w:r w:rsidR="00FD56B7" w:rsidDel="00A41623">
          <w:rPr>
            <w:rFonts w:cs="Arial"/>
            <w:color w:val="000000"/>
            <w:lang w:val="en-CA"/>
          </w:rPr>
          <w:delText>T</w:delText>
        </w:r>
      </w:del>
      <w:r w:rsidR="00FD56B7">
        <w:rPr>
          <w:rFonts w:cs="Arial"/>
          <w:color w:val="000000"/>
          <w:lang w:val="en-CA"/>
        </w:rPr>
        <w:t>he property driller:</w:t>
      </w:r>
      <w:ins w:id="2208" w:author="Eric Boisvert" w:date="2016-01-24T13:28:00Z">
        <w:r w:rsidR="00253146">
          <w:t>Primitive::CharacterString</w:t>
        </w:r>
        <w:r w:rsidR="00253146" w:rsidDel="00253146">
          <w:rPr>
            <w:rFonts w:cs="Arial"/>
            <w:color w:val="000000"/>
            <w:lang w:val="en-CA"/>
          </w:rPr>
          <w:t xml:space="preserve"> </w:t>
        </w:r>
      </w:ins>
      <w:del w:id="2209"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10" w:author="Eric Boisvert" w:date="2016-03-28T13:09:00Z">
        <w:r>
          <w:t>If present, t</w:t>
        </w:r>
      </w:ins>
      <w:del w:id="2211"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12" w:author="Eric Boisvert" w:date="2016-01-24T13:29:00Z">
        <w:r w:rsidR="002E1163" w:rsidDel="00253146">
          <w:rPr>
            <w:rFonts w:cs="Arial"/>
            <w:color w:val="000000"/>
            <w:lang w:val="en-CA"/>
          </w:rPr>
          <w:delText>:CharacterString</w:delText>
        </w:r>
      </w:del>
      <w:ins w:id="2213"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14" w:author="Eric Boisvert" w:date="2016-03-28T13:09:00Z">
        <w:r>
          <w:lastRenderedPageBreak/>
          <w:t>If present, t</w:t>
        </w:r>
      </w:ins>
      <w:del w:id="2215" w:author="Eric Boisvert" w:date="2016-03-28T13:09:00Z">
        <w:r w:rsidR="00E341D3" w:rsidDel="00A41623">
          <w:rPr>
            <w:lang w:val="en-CA"/>
          </w:rPr>
          <w:delText>T</w:delText>
        </w:r>
      </w:del>
      <w:r w:rsidR="00E341D3">
        <w:rPr>
          <w:lang w:val="en-CA"/>
        </w:rPr>
        <w:t>he property drillEndData</w:t>
      </w:r>
      <w:del w:id="2216" w:author="Eric Boisvert" w:date="2016-01-24T13:29:00Z">
        <w:r w:rsidR="00E341D3" w:rsidDel="00253146">
          <w:rPr>
            <w:lang w:val="en-CA"/>
          </w:rPr>
          <w:delText>:CharacterString</w:delText>
        </w:r>
      </w:del>
      <w:ins w:id="2217"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218"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19" w:author="Eric Boisvert" w:date="2016-03-28T13:09:00Z">
        <w:r>
          <w:t>If present, t</w:t>
        </w:r>
      </w:ins>
      <w:del w:id="2220"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21" w:author="Eric Boisvert" w:date="2016-01-24T13:29:00Z">
        <w:r w:rsidR="00E341D3" w:rsidDel="00253146">
          <w:rPr>
            <w:rFonts w:cs="Arial"/>
            <w:color w:val="000000"/>
            <w:lang w:val="en-CA"/>
          </w:rPr>
          <w:delText>:CharacterString</w:delText>
        </w:r>
      </w:del>
      <w:ins w:id="2222"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23" w:author="Eric Boisvert" w:date="2016-03-28T13:09:00Z">
        <w:r>
          <w:t>If present, t</w:t>
        </w:r>
      </w:ins>
      <w:del w:id="2224"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25" w:author="Eric Boisvert" w:date="2016-01-24T13:29:00Z">
        <w:r w:rsidR="00E341D3" w:rsidDel="00253146">
          <w:rPr>
            <w:rFonts w:cs="Arial"/>
            <w:color w:val="000000"/>
            <w:lang w:val="en-CA"/>
          </w:rPr>
          <w:delText>:CharacterString</w:delText>
        </w:r>
      </w:del>
      <w:ins w:id="2226"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227"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28" w:author="Eric Boisvert" w:date="2016-03-28T13:09:00Z">
        <w:r>
          <w:t>If present, t</w:t>
        </w:r>
      </w:ins>
      <w:del w:id="2229"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230" w:author="Ollie Raymond" w:date="2016-02-12T17:25:00Z">
        <w:r w:rsidR="00786781">
          <w:rPr>
            <w:rFonts w:cs="Arial"/>
            <w:color w:val="000000"/>
            <w:lang w:val="en-CA"/>
          </w:rPr>
          <w:t>Primitive::</w:t>
        </w:r>
      </w:ins>
      <w:del w:id="2231"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32" w:author="Eric Boisvert" w:date="2016-03-28T13:09:00Z">
        <w:r>
          <w:t>If present, t</w:t>
        </w:r>
      </w:ins>
      <w:del w:id="2233"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34" w:author="Ollie Raymond" w:date="2016-02-12T17:26:00Z">
        <w:r w:rsidR="0061478E" w:rsidDel="00786781">
          <w:rPr>
            <w:rFonts w:cs="Arial"/>
            <w:color w:val="000000"/>
            <w:lang w:val="en-CA"/>
          </w:rPr>
          <w:delText>h</w:delText>
        </w:r>
      </w:del>
      <w:r w:rsidR="0061478E">
        <w:rPr>
          <w:rFonts w:cs="Arial"/>
          <w:color w:val="000000"/>
          <w:lang w:val="en-CA"/>
        </w:rPr>
        <w:t>t</w:t>
      </w:r>
      <w:ins w:id="2235" w:author="Ollie Raymond" w:date="2016-02-12T17:26:00Z">
        <w:r w:rsidR="00786781">
          <w:rPr>
            <w:rFonts w:cs="Arial"/>
            <w:color w:val="000000"/>
            <w:lang w:val="en-CA"/>
          </w:rPr>
          <w:t>h</w:t>
        </w:r>
      </w:ins>
      <w:r w:rsidR="0061478E">
        <w:rPr>
          <w:rFonts w:cs="Arial"/>
          <w:color w:val="000000"/>
          <w:lang w:val="en-CA"/>
        </w:rPr>
        <w:t>_m</w:t>
      </w:r>
      <w:del w:id="2236" w:author="Eric Boisvert" w:date="2016-01-24T13:31:00Z">
        <w:r w:rsidR="0061478E" w:rsidDel="00253146">
          <w:rPr>
            <w:rFonts w:cs="Arial"/>
            <w:color w:val="000000"/>
            <w:lang w:val="en-CA"/>
          </w:rPr>
          <w:delText>:Number</w:delText>
        </w:r>
      </w:del>
      <w:ins w:id="2237"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38"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39"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240"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41" w:author="Eric Boisvert" w:date="2016-03-28T13:09:00Z">
        <w:r>
          <w:t>If present, t</w:t>
        </w:r>
      </w:ins>
      <w:del w:id="2242"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243" w:author="Eric Boisvert" w:date="2016-01-24T13:31:00Z">
        <w:r w:rsidR="0061478E" w:rsidDel="00253146">
          <w:rPr>
            <w:rFonts w:cs="Arial"/>
            <w:color w:val="000000"/>
            <w:lang w:val="en-CA"/>
          </w:rPr>
          <w:delText>:Number</w:delText>
        </w:r>
      </w:del>
      <w:ins w:id="2244"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245"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246"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247" w:author="Eric Boisvert" w:date="2016-03-28T13:09:00Z">
        <w:r>
          <w:t>If present, t</w:t>
        </w:r>
      </w:ins>
      <w:del w:id="2248"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249" w:author="Eric Boisvert" w:date="2016-01-24T13:29:00Z">
        <w:r w:rsidR="0061478E" w:rsidDel="00253146">
          <w:rPr>
            <w:rFonts w:cs="Arial"/>
            <w:color w:val="000000"/>
            <w:lang w:val="en-CA"/>
          </w:rPr>
          <w:delText>:CharacterString</w:delText>
        </w:r>
      </w:del>
      <w:ins w:id="2250"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251"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252" w:author="Ollie Raymond" w:date="2016-02-12T17:30:00Z">
              <w:r>
                <w:rPr>
                  <w:rStyle w:val="reqtext"/>
                  <w:lang w:val="en-CA"/>
                </w:rPr>
                <w:t xml:space="preserve">If present, </w:t>
              </w:r>
            </w:ins>
            <w:del w:id="2253" w:author="Ollie Raymond" w:date="2016-02-12T17:30:00Z">
              <w:r w:rsidR="00BE718C" w:rsidDel="00786781">
                <w:rPr>
                  <w:rStyle w:val="reqtext"/>
                  <w:lang w:val="en-CA"/>
                </w:rPr>
                <w:delText>E</w:delText>
              </w:r>
            </w:del>
            <w:ins w:id="2254" w:author="Ollie Raymond" w:date="2016-02-12T17:30:00Z">
              <w:r>
                <w:rPr>
                  <w:rStyle w:val="reqtext"/>
                  <w:lang w:val="en-CA"/>
                </w:rPr>
                <w:t>e</w:t>
              </w:r>
            </w:ins>
            <w:r w:rsidR="00BE718C">
              <w:rPr>
                <w:rStyle w:val="reqtext"/>
                <w:lang w:val="en-CA"/>
              </w:rPr>
              <w:t xml:space="preserve">levation_srs SHALL </w:t>
            </w:r>
            <w:commentRangeStart w:id="2255"/>
            <w:r w:rsidR="00BE718C">
              <w:rPr>
                <w:rStyle w:val="reqtext"/>
                <w:lang w:val="en-CA"/>
              </w:rPr>
              <w:t xml:space="preserve">resolve </w:t>
            </w:r>
            <w:commentRangeEnd w:id="2255"/>
            <w:r w:rsidR="00BE718C">
              <w:rPr>
                <w:rStyle w:val="CommentReference"/>
                <w:rFonts w:ascii="Times New Roman" w:eastAsia="Times New Roman" w:hAnsi="Times New Roman"/>
                <w:lang w:val="en-US" w:eastAsia="en-US"/>
              </w:rPr>
              <w:commentReference w:id="2255"/>
            </w:r>
            <w:r w:rsidR="00BE718C">
              <w:rPr>
                <w:rStyle w:val="reqtext"/>
                <w:lang w:val="en-CA"/>
              </w:rPr>
              <w:t>to a valid EPSG vertical datum</w:t>
            </w:r>
            <w:ins w:id="2256"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257"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258" w:author="Ollie Raymond" w:date="2016-02-12T17:28:00Z"/>
          <w:rFonts w:cs="Arial"/>
          <w:color w:val="000000"/>
          <w:lang w:val="en-CA"/>
        </w:rPr>
      </w:pPr>
      <w:r>
        <w:rPr>
          <w:rFonts w:cs="Arial"/>
          <w:color w:val="000000"/>
          <w:lang w:val="en-CA"/>
        </w:rPr>
        <w:t>Example</w:t>
      </w:r>
      <w:ins w:id="2259"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260"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261"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262"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263"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264" w:author="Eric Boisvert" w:date="2016-03-28T13:09:00Z">
        <w:r>
          <w:t>If present, t</w:t>
        </w:r>
      </w:ins>
      <w:del w:id="2265"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266" w:author="Eric Boisvert" w:date="2016-01-24T13:29:00Z">
        <w:r w:rsidR="00A0347F" w:rsidDel="00253146">
          <w:rPr>
            <w:rFonts w:cs="Arial"/>
            <w:color w:val="000000"/>
            <w:lang w:val="en-CA"/>
          </w:rPr>
          <w:delText>:CharacterString</w:delText>
        </w:r>
      </w:del>
      <w:ins w:id="2267"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268"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269" w:author="Eric Boisvert" w:date="2016-03-28T13:09:00Z">
        <w:r w:rsidDel="00A41623">
          <w:rPr>
            <w:rFonts w:cs="Arial"/>
            <w:color w:val="000000"/>
            <w:lang w:val="en-CA"/>
          </w:rPr>
          <w:delText>T</w:delText>
        </w:r>
      </w:del>
      <w:ins w:id="2270" w:author="Eric Boisvert" w:date="2016-03-28T13:09:00Z">
        <w:r w:rsidR="00A41623">
          <w:t>If present, t</w:t>
        </w:r>
      </w:ins>
      <w:r>
        <w:rPr>
          <w:rFonts w:cs="Arial"/>
          <w:color w:val="000000"/>
          <w:lang w:val="en-CA"/>
        </w:rPr>
        <w:t>he source</w:t>
      </w:r>
      <w:del w:id="2271" w:author="Eric Boisvert" w:date="2016-01-24T13:29:00Z">
        <w:r w:rsidDel="00253146">
          <w:rPr>
            <w:rFonts w:cs="Arial"/>
            <w:color w:val="000000"/>
            <w:lang w:val="en-CA"/>
          </w:rPr>
          <w:delText>:CharacterString</w:delText>
        </w:r>
      </w:del>
      <w:ins w:id="2272"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273" w:author="Eric Boisvert" w:date="2016-01-24T13:29:00Z">
        <w:r w:rsidDel="00253146">
          <w:rPr>
            <w:rFonts w:cs="Arial"/>
            <w:color w:val="000000"/>
            <w:lang w:val="en-CA"/>
          </w:rPr>
          <w:delText>:CharacterString</w:delText>
        </w:r>
      </w:del>
      <w:ins w:id="2274" w:author="Eric Boisvert" w:date="2016-01-24T13:29:00Z">
        <w:r w:rsidR="00253146">
          <w:rPr>
            <w:rFonts w:cs="Arial"/>
            <w:color w:val="000000"/>
            <w:lang w:val="en-CA"/>
          </w:rPr>
          <w:t>:Primitive::CharacterString</w:t>
        </w:r>
      </w:ins>
      <w:r>
        <w:rPr>
          <w:rFonts w:cs="Arial"/>
          <w:color w:val="000000"/>
          <w:lang w:val="en-CA"/>
        </w:rPr>
        <w:t xml:space="preserve"> shall contain</w:t>
      </w:r>
      <w:del w:id="2275"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276" w:author="Ollie Raymond" w:date="2016-02-12T17:36:00Z">
        <w:r w:rsidR="007A60C8">
          <w:rPr>
            <w:rFonts w:cs="Arial"/>
            <w:color w:val="000000"/>
            <w:lang w:val="en-CA"/>
          </w:rPr>
          <w:t xml:space="preserve">to </w:t>
        </w:r>
      </w:ins>
      <w:r>
        <w:rPr>
          <w:rFonts w:cs="Arial"/>
          <w:color w:val="000000"/>
          <w:lang w:val="en-CA"/>
        </w:rPr>
        <w:t xml:space="preserve">one or </w:t>
      </w:r>
      <w:del w:id="2277" w:author="Ollie Raymond" w:date="2016-02-12T17:36:00Z">
        <w:r w:rsidDel="007A60C8">
          <w:rPr>
            <w:rFonts w:cs="Arial"/>
            <w:color w:val="000000"/>
            <w:lang w:val="en-CA"/>
          </w:rPr>
          <w:delText xml:space="preserve">many </w:delText>
        </w:r>
      </w:del>
      <w:ins w:id="2278" w:author="Ollie Raymond" w:date="2016-02-12T17:36:00Z">
        <w:r w:rsidR="007A60C8">
          <w:rPr>
            <w:rFonts w:cs="Arial"/>
            <w:color w:val="000000"/>
            <w:lang w:val="en-CA"/>
          </w:rPr>
          <w:t xml:space="preserve">more </w:t>
        </w:r>
      </w:ins>
      <w:r>
        <w:rPr>
          <w:rFonts w:cs="Arial"/>
          <w:color w:val="000000"/>
          <w:lang w:val="en-CA"/>
        </w:rPr>
        <w:t>representation</w:t>
      </w:r>
      <w:ins w:id="2279" w:author="Ollie Raymond" w:date="2016-02-12T17:36:00Z">
        <w:r w:rsidR="007A60C8">
          <w:rPr>
            <w:rFonts w:cs="Arial"/>
            <w:color w:val="000000"/>
            <w:lang w:val="en-CA"/>
          </w:rPr>
          <w:t>s</w:t>
        </w:r>
      </w:ins>
      <w:r w:rsidRPr="00BE718C">
        <w:rPr>
          <w:rFonts w:cs="Arial"/>
          <w:color w:val="000000"/>
          <w:lang w:val="en-CA"/>
        </w:rPr>
        <w:t xml:space="preserve"> of a parent borehole (eg, </w:t>
      </w:r>
      <w:ins w:id="2280"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281"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282"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283" w:author="Eric Boisvert" w:date="2016-03-28T13:09:00Z">
        <w:r>
          <w:t>If present, t</w:t>
        </w:r>
      </w:ins>
      <w:del w:id="2284"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285" w:author="Eric Boisvert" w:date="2016-01-24T13:29:00Z">
        <w:r w:rsidR="00BE718C" w:rsidDel="00253146">
          <w:rPr>
            <w:rFonts w:cs="Arial"/>
            <w:color w:val="000000"/>
            <w:lang w:val="en-CA"/>
          </w:rPr>
          <w:delText>:CharacterString</w:delText>
        </w:r>
      </w:del>
      <w:ins w:id="2286"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lastRenderedPageBreak/>
        <w:t>genericSymbolizer</w:t>
      </w:r>
    </w:p>
    <w:p w14:paraId="644F58B4" w14:textId="77777777" w:rsidR="00BE718C" w:rsidRPr="00BE718C" w:rsidRDefault="00BE718C"/>
    <w:p w14:paraId="17C8E991" w14:textId="777DFFD4" w:rsidR="00BE718C" w:rsidRDefault="00A41623" w:rsidP="00BE718C">
      <w:ins w:id="2287" w:author="Eric Boisvert" w:date="2016-03-28T13:09:00Z">
        <w:r>
          <w:t>If present, t</w:t>
        </w:r>
      </w:ins>
      <w:del w:id="2288" w:author="Eric Boisvert" w:date="2016-03-28T13:09:00Z">
        <w:r w:rsidR="00BE718C" w:rsidDel="00A41623">
          <w:delText>T</w:delText>
        </w:r>
      </w:del>
      <w:r w:rsidR="00BE718C">
        <w:t xml:space="preserve">he property </w:t>
      </w:r>
      <w:r w:rsidR="00BE718C" w:rsidRPr="00C17A19">
        <w:t>genericSymbolizer</w:t>
      </w:r>
      <w:del w:id="2289" w:author="Eric Boisvert" w:date="2016-01-24T13:29:00Z">
        <w:r w:rsidR="00BE718C" w:rsidDel="00253146">
          <w:delText>:CharacterString</w:delText>
        </w:r>
      </w:del>
      <w:ins w:id="2290"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291" w:author="Ollie Raymond" w:date="2016-02-12T17:37:00Z">
        <w:r w:rsidDel="007A60C8">
          <w:delText xml:space="preserve">can </w:delText>
        </w:r>
      </w:del>
      <w:ins w:id="2292"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293"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294" w:name="BKM_82E84894_826F_4479_973A_CBC44C2E6336"/>
      <w:bookmarkStart w:id="2295" w:name="BKM_2AC44CB2_D8AD_4710_965F_8C3E8A778226"/>
      <w:bookmarkStart w:id="2296" w:name="BKM_1CCAFBF2_5AEE_4D8D_970F_45B148E97DED"/>
      <w:bookmarkStart w:id="2297" w:name="BKM_988B3B2F_E5F0_47AC_B40B_3E7EB1B7F6A8"/>
      <w:bookmarkStart w:id="2298" w:name="BKM_D4489C08_74CE_4704_A313_E3DE8D8C2C02"/>
      <w:bookmarkStart w:id="2299" w:name="BKM_3CED884F_4F1D_42D8_9256_BF8F325D7BF9"/>
      <w:bookmarkStart w:id="2300" w:name="BKM_4D00B287_AF58_4181_BBC5_8A25643F2ECB"/>
      <w:bookmarkStart w:id="2301" w:name="BKM_8130FE65_F0ED_41F2_ABFA_924F7CBE3C44"/>
      <w:bookmarkStart w:id="2302" w:name="BKM_44DAEF74_D7B7_4FE5_8CBB_636851476829"/>
      <w:bookmarkStart w:id="2303" w:name="BKM_3338A6EC_8A76_4151_9BBE_AF6AA6E7ABA5"/>
      <w:bookmarkStart w:id="2304" w:name="BKM_0695D395_0E6D_4C80_885E_54CD7307213E"/>
      <w:bookmarkStart w:id="2305" w:name="BKM_83AB4886_B40B_45D9_93A6_9A7A11A1DB22"/>
      <w:bookmarkStart w:id="2306" w:name="BKM_18DECF87_EACF_4237_B14D_5CBA397C8B9F"/>
      <w:bookmarkStart w:id="2307" w:name="BKM_A2513DE4_90C9_4111_97A5_8AB9734CC788"/>
      <w:bookmarkStart w:id="2308" w:name="BKM_C29B4A43_BD79_4426_A200_1B1C1E4E23DB"/>
      <w:bookmarkStart w:id="2309" w:name="BKM_D6389F0E_EB92_428D_B31C_62B7B2DE2191"/>
      <w:bookmarkStart w:id="2310" w:name="BKM_44662CA4_810A_46C1_8CCE_D899E8B34841"/>
      <w:bookmarkStart w:id="2311" w:name="BKM_A4ADBA47_2A66_4D31_B98E_429D2187557A"/>
      <w:bookmarkStart w:id="2312" w:name="BKM_6A453B7D_E05C_442A_9729_07602A0CE53F"/>
      <w:bookmarkStart w:id="2313" w:name="BKM_B674F95F_8259_4A18_BB9A_C7004F238C58"/>
      <w:bookmarkStart w:id="2314" w:name="BKM_99FA56C9_DF26_4FF5_AF2C_A1CA27033687"/>
      <w:bookmarkStart w:id="2315" w:name="BKM_10DBF70D_6106_40F3_9F20_6815C31BFF23"/>
      <w:bookmarkStart w:id="2316" w:name="BKM_156BACFD_61FB_4C7D_8E17_15915D5DC1EB"/>
      <w:bookmarkStart w:id="2317" w:name="BKM_660451F7_6344_4A08_8AF1_55EA34BAFC1E"/>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p>
    <w:p w14:paraId="31B29BD6" w14:textId="77777777" w:rsidR="00D14AF0" w:rsidRDefault="00D14AF0" w:rsidP="00401D4D">
      <w:pPr>
        <w:pStyle w:val="Heading3"/>
        <w:rPr>
          <w:lang w:val="en-CA"/>
        </w:rPr>
      </w:pPr>
      <w:bookmarkStart w:id="2318" w:name="_Toc447367144"/>
      <w:r w:rsidRPr="00D14AF0">
        <w:rPr>
          <w:lang w:val="en-CA"/>
        </w:rPr>
        <w:t>C</w:t>
      </w:r>
      <w:bookmarkStart w:id="2319" w:name="BKM_6A5667C6_1461_4AA7_BA98_1583B82E247C"/>
      <w:bookmarkEnd w:id="2319"/>
      <w:r w:rsidRPr="00D14AF0">
        <w:rPr>
          <w:lang w:val="en-CA"/>
        </w:rPr>
        <w:t>ontactView</w:t>
      </w:r>
      <w:bookmarkEnd w:id="2318"/>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1A7658">
      <w:pPr>
        <w:keepNext/>
        <w:autoSpaceDE w:val="0"/>
        <w:autoSpaceDN w:val="0"/>
        <w:adjustRightInd w:val="0"/>
        <w:spacing w:after="0" w:line="240" w:lineRule="atLeast"/>
        <w:jc w:val="center"/>
        <w:pPrChange w:id="2320"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8" type="#_x0000_t75" style="width:199.2pt;height:181.05pt;visibility:visible;mso-wrap-style:square">
            <v:imagedata r:id="rId29" o:title=""/>
          </v:shape>
        </w:pict>
      </w:r>
    </w:p>
    <w:p w14:paraId="202EF08B" w14:textId="78E632FC" w:rsidR="00BA190F" w:rsidRPr="002050B2" w:rsidRDefault="00BA190F">
      <w:pPr>
        <w:pStyle w:val="Caption"/>
        <w:jc w:val="center"/>
        <w:rPr>
          <w:color w:val="auto"/>
          <w:rPrChange w:id="2321" w:author="Ollie Raymond" w:date="2016-02-12T17:37:00Z">
            <w:rPr/>
          </w:rPrChange>
        </w:rPr>
        <w:pPrChange w:id="2322" w:author="Ollie Raymond" w:date="2016-02-12T17:37:00Z">
          <w:pPr>
            <w:pStyle w:val="Caption"/>
          </w:pPr>
        </w:pPrChange>
      </w:pPr>
      <w:r w:rsidRPr="002050B2">
        <w:rPr>
          <w:color w:val="auto"/>
          <w:rPrChange w:id="2323" w:author="Ollie Raymond" w:date="2016-02-12T17:37:00Z">
            <w:rPr/>
          </w:rPrChange>
        </w:rPr>
        <w:t xml:space="preserve">Figure </w:t>
      </w:r>
      <w:r w:rsidRPr="002050B2">
        <w:rPr>
          <w:color w:val="auto"/>
          <w:rPrChange w:id="2324" w:author="Ollie Raymond" w:date="2016-02-12T17:37:00Z">
            <w:rPr/>
          </w:rPrChange>
        </w:rPr>
        <w:fldChar w:fldCharType="begin"/>
      </w:r>
      <w:r w:rsidRPr="002050B2">
        <w:rPr>
          <w:color w:val="auto"/>
          <w:rPrChange w:id="2325" w:author="Ollie Raymond" w:date="2016-02-12T17:37:00Z">
            <w:rPr/>
          </w:rPrChange>
        </w:rPr>
        <w:instrText xml:space="preserve"> SEQ Figure \* ARABIC </w:instrText>
      </w:r>
      <w:r w:rsidRPr="002050B2">
        <w:rPr>
          <w:color w:val="auto"/>
          <w:rPrChange w:id="2326" w:author="Ollie Raymond" w:date="2016-02-12T17:37:00Z">
            <w:rPr/>
          </w:rPrChange>
        </w:rPr>
        <w:fldChar w:fldCharType="separate"/>
      </w:r>
      <w:ins w:id="2327" w:author="Eric Boisvert" w:date="2016-04-03T12:16:00Z">
        <w:r w:rsidR="00652185">
          <w:rPr>
            <w:noProof/>
            <w:color w:val="auto"/>
          </w:rPr>
          <w:t>14</w:t>
        </w:r>
      </w:ins>
      <w:ins w:id="2328" w:author="Boisvert, Eric" w:date="2016-04-01T13:15:00Z">
        <w:del w:id="2329" w:author="Eric Boisvert" w:date="2016-04-02T15:34:00Z">
          <w:r w:rsidR="008D755A" w:rsidDel="004F09EE">
            <w:rPr>
              <w:noProof/>
              <w:color w:val="auto"/>
            </w:rPr>
            <w:delText>13</w:delText>
          </w:r>
        </w:del>
      </w:ins>
      <w:del w:id="2330" w:author="Eric Boisvert" w:date="2016-04-02T15:34:00Z">
        <w:r w:rsidR="0043586C" w:rsidRPr="002050B2" w:rsidDel="004F09EE">
          <w:rPr>
            <w:noProof/>
            <w:color w:val="auto"/>
            <w:rPrChange w:id="2331" w:author="Ollie Raymond" w:date="2016-02-12T17:37:00Z">
              <w:rPr>
                <w:noProof/>
              </w:rPr>
            </w:rPrChange>
          </w:rPr>
          <w:delText>11</w:delText>
        </w:r>
      </w:del>
      <w:r w:rsidRPr="002050B2">
        <w:rPr>
          <w:color w:val="auto"/>
          <w:rPrChange w:id="2332" w:author="Ollie Raymond" w:date="2016-02-12T17:37:00Z">
            <w:rPr/>
          </w:rPrChange>
        </w:rPr>
        <w:fldChar w:fldCharType="end"/>
      </w:r>
      <w:ins w:id="2333" w:author="Ollie Raymond" w:date="2016-02-12T17:37:00Z">
        <w:r w:rsidR="002050B2">
          <w:rPr>
            <w:color w:val="auto"/>
          </w:rPr>
          <w:t xml:space="preserve"> -</w:t>
        </w:r>
      </w:ins>
      <w:r w:rsidRPr="002050B2">
        <w:rPr>
          <w:color w:val="auto"/>
          <w:rPrChange w:id="2334" w:author="Ollie Raymond" w:date="2016-02-12T17:37:00Z">
            <w:rPr/>
          </w:rPrChange>
        </w:rPr>
        <w:t xml:space="preserve"> ContactView </w:t>
      </w:r>
      <w:del w:id="2335" w:author="Boisvert, Eric" w:date="2016-03-29T08:33:00Z">
        <w:r w:rsidRPr="002050B2" w:rsidDel="00BF2A41">
          <w:rPr>
            <w:color w:val="auto"/>
            <w:rPrChange w:id="2336" w:author="Ollie Raymond" w:date="2016-02-12T17:37:00Z">
              <w:rPr/>
            </w:rPrChange>
          </w:rPr>
          <w:delText>class</w:delText>
        </w:r>
      </w:del>
      <w:ins w:id="2337"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338" w:author="Eric Boisvert" w:date="2016-01-24T13:29:00Z">
        <w:r w:rsidDel="00253146">
          <w:delText>:CharacterString</w:delText>
        </w:r>
      </w:del>
      <w:ins w:id="2339"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40"/>
      <w:r w:rsidR="00D96958">
        <w:rPr>
          <w:lang w:val="en-CA"/>
        </w:rPr>
        <w:t>3986</w:t>
      </w:r>
      <w:commentRangeEnd w:id="2340"/>
      <w:r w:rsidR="00D96958">
        <w:rPr>
          <w:rStyle w:val="CommentReference"/>
        </w:rPr>
        <w:commentReference w:id="2340"/>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341"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3F2C04F7" w:rsidR="00176E9E" w:rsidRDefault="00A41623" w:rsidP="00176E9E">
      <w:ins w:id="2342" w:author="Eric Boisvert" w:date="2016-03-28T13:10:00Z">
        <w:r>
          <w:t>If present, t</w:t>
        </w:r>
      </w:ins>
      <w:del w:id="2343" w:author="Eric Boisvert" w:date="2016-03-28T13:10:00Z">
        <w:r w:rsidR="00176E9E" w:rsidDel="00A41623">
          <w:delText>T</w:delText>
        </w:r>
      </w:del>
      <w:r w:rsidR="00176E9E">
        <w:t>he property name</w:t>
      </w:r>
      <w:del w:id="2344" w:author="Eric Boisvert" w:date="2016-01-24T13:29:00Z">
        <w:r w:rsidR="00176E9E" w:rsidDel="00253146">
          <w:delText>:CharacterString</w:delText>
        </w:r>
      </w:del>
      <w:ins w:id="2345"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346" w:author="Eric Boisvert" w:date="2016-03-28T13:10:00Z">
        <w:r>
          <w:t>If present, t</w:t>
        </w:r>
      </w:ins>
      <w:del w:id="2347"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348" w:author="Eric Boisvert" w:date="2016-01-24T13:29:00Z">
        <w:r w:rsidR="00176E9E" w:rsidDel="00253146">
          <w:rPr>
            <w:rFonts w:cs="Arial"/>
            <w:color w:val="000000"/>
            <w:lang w:val="en-CA"/>
          </w:rPr>
          <w:delText>:CharacterString</w:delText>
        </w:r>
      </w:del>
      <w:ins w:id="2349"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350" w:author="Eric Boisvert" w:date="2016-03-28T13:10:00Z">
        <w:r>
          <w:t>If present, t</w:t>
        </w:r>
      </w:ins>
      <w:del w:id="2351"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352" w:author="Eric Boisvert" w:date="2016-01-24T13:29:00Z">
        <w:r w:rsidR="00176E9E" w:rsidDel="00253146">
          <w:rPr>
            <w:rFonts w:cs="Arial"/>
            <w:color w:val="000000"/>
            <w:lang w:val="en-CA"/>
          </w:rPr>
          <w:delText>:CharacterString</w:delText>
        </w:r>
      </w:del>
      <w:ins w:id="2353"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354" w:author="Eric Boisvert" w:date="2016-03-28T13:10:00Z">
        <w:r>
          <w:t>If present, t</w:t>
        </w:r>
      </w:ins>
      <w:del w:id="2355"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356" w:author="Eric Boisvert" w:date="2016-01-24T13:29:00Z">
        <w:r w:rsidR="00176E9E" w:rsidDel="00253146">
          <w:rPr>
            <w:rFonts w:cs="Arial"/>
            <w:color w:val="000000"/>
            <w:lang w:val="en-CA"/>
          </w:rPr>
          <w:delText>:CharacterString</w:delText>
        </w:r>
      </w:del>
      <w:ins w:id="2357"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lastRenderedPageBreak/>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358" w:author="Eric Boisvert" w:date="2016-03-28T13:10:00Z">
        <w:r>
          <w:t>If present, t</w:t>
        </w:r>
      </w:ins>
      <w:del w:id="2359" w:author="Eric Boisvert" w:date="2016-03-28T13:10:00Z">
        <w:r w:rsidR="00176E9E" w:rsidDel="00A41623">
          <w:rPr>
            <w:lang w:val="en-CA"/>
          </w:rPr>
          <w:delText>T</w:delText>
        </w:r>
      </w:del>
      <w:r w:rsidR="00176E9E">
        <w:rPr>
          <w:lang w:val="en-CA"/>
        </w:rPr>
        <w:t>he property positionalAccuracy</w:t>
      </w:r>
      <w:del w:id="2360" w:author="Eric Boisvert" w:date="2016-01-24T13:29:00Z">
        <w:r w:rsidR="00AB423B" w:rsidDel="00253146">
          <w:rPr>
            <w:lang w:val="en-CA"/>
          </w:rPr>
          <w:delText>:CharacterString</w:delText>
        </w:r>
      </w:del>
      <w:ins w:id="2361"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362" w:author="Eric Boisvert" w:date="2016-03-28T13:10:00Z">
        <w:r w:rsidDel="00A41623">
          <w:rPr>
            <w:rFonts w:cs="Arial"/>
            <w:color w:val="000000"/>
            <w:lang w:val="en-CA"/>
          </w:rPr>
          <w:delText>T</w:delText>
        </w:r>
      </w:del>
      <w:ins w:id="2363" w:author="Eric Boisvert" w:date="2016-03-28T13:10:00Z">
        <w:r w:rsidR="00A41623">
          <w:t>If present, t</w:t>
        </w:r>
      </w:ins>
      <w:r>
        <w:rPr>
          <w:rFonts w:cs="Arial"/>
          <w:color w:val="000000"/>
          <w:lang w:val="en-CA"/>
        </w:rPr>
        <w:t>he property source</w:t>
      </w:r>
      <w:del w:id="2364" w:author="Eric Boisvert" w:date="2016-01-24T13:29:00Z">
        <w:r w:rsidDel="00253146">
          <w:rPr>
            <w:rFonts w:cs="Arial"/>
            <w:color w:val="000000"/>
            <w:lang w:val="en-CA"/>
          </w:rPr>
          <w:delText>:CharacterString</w:delText>
        </w:r>
      </w:del>
      <w:ins w:id="2365"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366" w:author="Eric Boisvert" w:date="2016-03-28T12:51:00Z">
        <w:r w:rsidRPr="00176E9E" w:rsidDel="008A53EB">
          <w:rPr>
            <w:rFonts w:cs="Arial"/>
            <w:color w:val="000000"/>
            <w:lang w:val="en-CA"/>
          </w:rPr>
          <w:delText xml:space="preserve">geologic </w:delText>
        </w:r>
      </w:del>
      <w:ins w:id="2367"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368" w:author="Eric Boisvert" w:date="2016-01-24T13:29:00Z">
        <w:r w:rsidDel="00253146">
          <w:rPr>
            <w:rFonts w:cs="Arial"/>
            <w:color w:val="000000"/>
            <w:lang w:val="en-CA"/>
          </w:rPr>
          <w:delText>:CharacterString</w:delText>
        </w:r>
      </w:del>
      <w:ins w:id="2369"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370" w:author="Eric Boisvert" w:date="2016-03-28T13:10:00Z">
        <w:r>
          <w:t>If present, t</w:t>
        </w:r>
      </w:ins>
      <w:del w:id="2371"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372" w:author="Eric Boisvert" w:date="2016-01-24T13:29:00Z">
        <w:r w:rsidR="005E4970" w:rsidDel="00253146">
          <w:rPr>
            <w:rFonts w:cs="Arial"/>
            <w:color w:val="000000"/>
            <w:lang w:val="en-CA"/>
          </w:rPr>
          <w:delText>:CharacterString</w:delText>
        </w:r>
      </w:del>
      <w:ins w:id="2373"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374"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375" w:author="Eric Boisvert" w:date="2016-03-28T13:10:00Z">
        <w:r>
          <w:t>If present, t</w:t>
        </w:r>
      </w:ins>
      <w:del w:id="2376"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377" w:author="Eric Boisvert" w:date="2016-01-24T13:29:00Z">
        <w:r w:rsidR="003E0DCA" w:rsidDel="00253146">
          <w:rPr>
            <w:rFonts w:cs="Arial"/>
            <w:color w:val="000000"/>
            <w:lang w:val="en-CA"/>
          </w:rPr>
          <w:delText>:CharacterString</w:delText>
        </w:r>
      </w:del>
      <w:ins w:id="2378"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379" w:author="Eric Boisvert" w:date="2016-03-28T13:10:00Z">
        <w:r>
          <w:t>If present, t</w:t>
        </w:r>
      </w:ins>
      <w:del w:id="2380"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381" w:author="Eric Boisvert" w:date="2016-01-24T13:29:00Z">
        <w:r w:rsidR="003E0DCA" w:rsidDel="00253146">
          <w:rPr>
            <w:rFonts w:cs="Arial"/>
            <w:color w:val="000000"/>
            <w:lang w:val="en-CA"/>
          </w:rPr>
          <w:delText>:CharacterString</w:delText>
        </w:r>
      </w:del>
      <w:ins w:id="2382"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lastRenderedPageBreak/>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383" w:name="BKM_DAD0F5C5_7ECC_4F46_8F23_D5FDAEC9FFF1"/>
      <w:bookmarkStart w:id="2384" w:name="BKM_29C4138F_4CAD_4B96_B0DF_B91BA8041A62"/>
      <w:bookmarkStart w:id="2385" w:name="BKM_6AE23AB8_B6A5_4B32_A803_62E099830E93"/>
      <w:bookmarkStart w:id="2386" w:name="BKM_66D56F45_5196_424F_92CB_6CB6778933A2"/>
      <w:bookmarkStart w:id="2387" w:name="BKM_B569925A_5C18_4226_AFA5_D6C44B29D688"/>
      <w:bookmarkStart w:id="2388" w:name="BKM_20CF274F_94C7_43D3_9CCE_945071187259"/>
      <w:bookmarkStart w:id="2389" w:name="BKM_64FA9120_8C79_470F_A4AB_510E7868EC43"/>
      <w:bookmarkStart w:id="2390" w:name="BKM_2D4CA786_8199_42B1_BAEE_B9D15F83512C"/>
      <w:bookmarkStart w:id="2391" w:name="BKM_E1914A18_F58F_4042_930D_7562E211135B"/>
      <w:bookmarkStart w:id="2392" w:name="BKM_C97D1AD7_F437_45EE_9855_97FF220828AF"/>
      <w:bookmarkStart w:id="2393" w:name="BKM_66E2F147_939A_42E7_9DA7_BB7F5E616224"/>
      <w:bookmarkStart w:id="2394" w:name="BKM_7A6AD652_753B_433E_B947_78BAF8E8FFBB"/>
      <w:bookmarkStart w:id="2395" w:name="BKM_D64DC56C_F70A_4224_BA0C_96AAF9B173C3"/>
      <w:bookmarkStart w:id="2396" w:name="_Toc447367145"/>
      <w:bookmarkEnd w:id="2383"/>
      <w:bookmarkEnd w:id="2384"/>
      <w:bookmarkEnd w:id="2385"/>
      <w:bookmarkEnd w:id="2386"/>
      <w:bookmarkEnd w:id="2387"/>
      <w:bookmarkEnd w:id="2388"/>
      <w:bookmarkEnd w:id="2389"/>
      <w:bookmarkEnd w:id="2390"/>
      <w:bookmarkEnd w:id="2391"/>
      <w:bookmarkEnd w:id="2392"/>
      <w:bookmarkEnd w:id="2393"/>
      <w:bookmarkEnd w:id="2394"/>
      <w:bookmarkEnd w:id="2395"/>
      <w:r w:rsidRPr="00D14AF0">
        <w:rPr>
          <w:lang w:val="en-CA"/>
        </w:rPr>
        <w:t>G</w:t>
      </w:r>
      <w:bookmarkStart w:id="2397" w:name="BKM_F594CD9C_5617_46AE_9ABE_FE6C018DDEAF"/>
      <w:bookmarkEnd w:id="2397"/>
      <w:r w:rsidRPr="00D14AF0">
        <w:rPr>
          <w:lang w:val="en-CA"/>
        </w:rPr>
        <w:t>eologicSpecimenView</w:t>
      </w:r>
      <w:bookmarkEnd w:id="239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1A7658" w:rsidP="00AB51A6">
      <w:pPr>
        <w:keepNext/>
        <w:autoSpaceDE w:val="0"/>
        <w:autoSpaceDN w:val="0"/>
        <w:adjustRightInd w:val="0"/>
        <w:spacing w:after="0" w:line="240" w:lineRule="atLeast"/>
      </w:pPr>
      <w:r>
        <w:rPr>
          <w:noProof/>
          <w:lang w:val="en-CA" w:eastAsia="en-CA"/>
        </w:rPr>
        <w:pict w14:anchorId="2E1A9CE1">
          <v:shape id="_x0000_i1039" type="#_x0000_t75" style="width:199.2pt;height:211.1pt;visibility:visible;mso-wrap-style:square">
            <v:imagedata r:id="rId30" o:title=""/>
          </v:shape>
        </w:pict>
      </w:r>
    </w:p>
    <w:p w14:paraId="25C04D0B" w14:textId="27097D48" w:rsidR="00AB51A6" w:rsidRDefault="00AB51A6" w:rsidP="00A12606">
      <w:pPr>
        <w:pStyle w:val="Caption"/>
      </w:pPr>
      <w:r>
        <w:t xml:space="preserve">Figure </w:t>
      </w:r>
      <w:r>
        <w:fldChar w:fldCharType="begin"/>
      </w:r>
      <w:r>
        <w:instrText xml:space="preserve"> SEQ Figure \* ARABIC </w:instrText>
      </w:r>
      <w:r>
        <w:fldChar w:fldCharType="separate"/>
      </w:r>
      <w:ins w:id="2398" w:author="Eric Boisvert" w:date="2016-04-03T12:16:00Z">
        <w:r w:rsidR="00652185">
          <w:rPr>
            <w:noProof/>
          </w:rPr>
          <w:t>15</w:t>
        </w:r>
      </w:ins>
      <w:ins w:id="2399" w:author="Boisvert, Eric" w:date="2016-04-01T13:15:00Z">
        <w:del w:id="2400" w:author="Eric Boisvert" w:date="2016-04-02T15:34:00Z">
          <w:r w:rsidR="008D755A" w:rsidDel="004F09EE">
            <w:rPr>
              <w:noProof/>
            </w:rPr>
            <w:delText>14</w:delText>
          </w:r>
        </w:del>
      </w:ins>
      <w:del w:id="2401" w:author="Eric Boisvert" w:date="2016-04-02T15:34:00Z">
        <w:r w:rsidR="0043586C" w:rsidDel="004F09EE">
          <w:rPr>
            <w:noProof/>
          </w:rPr>
          <w:delText>12</w:delText>
        </w:r>
      </w:del>
      <w:r>
        <w:fldChar w:fldCharType="end"/>
      </w:r>
      <w:r>
        <w:t xml:space="preserve"> </w:t>
      </w:r>
      <w:r w:rsidRPr="00EB2E1E">
        <w:t xml:space="preserve"> GeologicSpecimenView </w:t>
      </w:r>
      <w:del w:id="2402" w:author="Boisvert, Eric" w:date="2016-03-29T08:34:00Z">
        <w:r w:rsidRPr="00EB2E1E" w:rsidDel="00BF2A41">
          <w:delText>class</w:delText>
        </w:r>
      </w:del>
      <w:ins w:id="2403"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lastRenderedPageBreak/>
        <w:t xml:space="preserve">Globally unique </w:t>
      </w:r>
      <w:r>
        <w:t>identifier</w:t>
      </w:r>
      <w:del w:id="2404" w:author="Eric Boisvert" w:date="2016-01-24T13:29:00Z">
        <w:r w:rsidDel="00253146">
          <w:delText>:CharacterString</w:delText>
        </w:r>
      </w:del>
      <w:ins w:id="2405"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06"/>
      <w:r>
        <w:rPr>
          <w:lang w:val="en-CA"/>
        </w:rPr>
        <w:t>3986</w:t>
      </w:r>
      <w:commentRangeEnd w:id="2406"/>
      <w:r>
        <w:rPr>
          <w:rStyle w:val="CommentReference"/>
        </w:rPr>
        <w:commentReference w:id="240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07" w:author="Eric Boisvert" w:date="2016-03-23T21:11:00Z">
              <w:r w:rsidDel="001822D9">
                <w:rPr>
                  <w:rStyle w:val="reqtext"/>
                  <w:lang w:val="en-CA"/>
                </w:rPr>
                <w:delText xml:space="preserve">SHALL </w:delText>
              </w:r>
            </w:del>
            <w:ins w:id="2408" w:author="Eric Boisvert" w:date="2016-03-23T21:11:00Z">
              <w:r w:rsidR="001822D9">
                <w:rPr>
                  <w:rStyle w:val="reqtext"/>
                  <w:lang w:val="en-CA"/>
                </w:rPr>
                <w:t xml:space="preserve">SHOULD </w:t>
              </w:r>
            </w:ins>
            <w:r>
              <w:rPr>
                <w:rStyle w:val="reqtext"/>
                <w:lang w:val="en-CA"/>
              </w:rPr>
              <w:t>correspond to an instance of GeoSciML GeologicSpecimen</w:t>
            </w:r>
            <w:ins w:id="2409"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10" w:author="Eric Boisvert" w:date="2016-03-28T13:10:00Z">
        <w:r>
          <w:t>If present, t</w:t>
        </w:r>
      </w:ins>
      <w:del w:id="2411"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12" w:author="Eric Boisvert" w:date="2016-03-28T12:52:00Z">
        <w:r w:rsidR="008A53EB">
          <w:rPr>
            <w:rFonts w:cs="Arial"/>
            <w:color w:val="000000"/>
            <w:lang w:val="en-CA"/>
          </w:rPr>
          <w:t xml:space="preserve"> to a representation</w:t>
        </w:r>
      </w:ins>
      <w:del w:id="2413"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14"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15"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16" w:author="Eric Boisvert" w:date="2016-03-28T13:10:00Z">
        <w:r>
          <w:t>If present, t</w:t>
        </w:r>
      </w:ins>
      <w:del w:id="2417" w:author="Eric Boisvert" w:date="2016-03-28T13:10:00Z">
        <w:r w:rsidR="00984F9B" w:rsidDel="00A41623">
          <w:rPr>
            <w:rFonts w:cs="Arial"/>
            <w:color w:val="000000"/>
            <w:lang w:val="en-CA"/>
          </w:rPr>
          <w:delText>T</w:delText>
        </w:r>
      </w:del>
      <w:r w:rsidR="00984F9B">
        <w:rPr>
          <w:rFonts w:cs="Arial"/>
          <w:color w:val="000000"/>
          <w:lang w:val="en-CA"/>
        </w:rPr>
        <w:t>he property label</w:t>
      </w:r>
      <w:del w:id="2418" w:author="Eric Boisvert" w:date="2016-01-24T13:29:00Z">
        <w:r w:rsidR="00984F9B" w:rsidDel="00253146">
          <w:rPr>
            <w:rFonts w:cs="Arial"/>
            <w:color w:val="000000"/>
            <w:lang w:val="en-CA"/>
          </w:rPr>
          <w:delText>:CharacterString</w:delText>
        </w:r>
      </w:del>
      <w:ins w:id="2419"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ins w:id="2420"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421" w:author="Eric Boisvert" w:date="2016-03-28T13:10:00Z">
        <w:r>
          <w:t>If present, t</w:t>
        </w:r>
      </w:ins>
      <w:del w:id="2422" w:author="Eric Boisvert" w:date="2016-03-28T13:10:00Z">
        <w:r w:rsidR="00B506A1" w:rsidDel="00A41623">
          <w:rPr>
            <w:lang w:val="en-CA"/>
          </w:rPr>
          <w:delText>T</w:delText>
        </w:r>
      </w:del>
      <w:r w:rsidR="00B506A1">
        <w:rPr>
          <w:lang w:val="en-CA"/>
        </w:rPr>
        <w:t>he property description</w:t>
      </w:r>
      <w:del w:id="2423" w:author="Eric Boisvert" w:date="2016-01-24T13:29:00Z">
        <w:r w:rsidR="00B506A1" w:rsidDel="00253146">
          <w:rPr>
            <w:lang w:val="en-CA"/>
          </w:rPr>
          <w:delText>:CharacterString</w:delText>
        </w:r>
      </w:del>
      <w:ins w:id="2424"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ins w:id="2425" w:author="Boisvert, Eric" w:date="2016-03-29T08:27:00Z"/>
          <w:lang w:val="en-CA"/>
        </w:rPr>
      </w:pPr>
      <w:ins w:id="2426" w:author="Eric Boisvert" w:date="2016-03-28T13:11:00Z">
        <w:r>
          <w:t>If present, t</w:t>
        </w:r>
      </w:ins>
      <w:del w:id="2427" w:author="Eric Boisvert" w:date="2016-03-28T13:11:00Z">
        <w:r w:rsidR="00B506A1" w:rsidDel="00A41623">
          <w:rPr>
            <w:lang w:val="en-CA"/>
          </w:rPr>
          <w:delText>T</w:delText>
        </w:r>
      </w:del>
      <w:r w:rsidR="00B506A1">
        <w:rPr>
          <w:lang w:val="en-CA"/>
        </w:rPr>
        <w:t>he property specimentType</w:t>
      </w:r>
      <w:del w:id="2428" w:author="Eric Boisvert" w:date="2016-01-24T13:29:00Z">
        <w:r w:rsidR="00B506A1" w:rsidDel="00253146">
          <w:rPr>
            <w:lang w:val="en-CA"/>
          </w:rPr>
          <w:delText>:CharacterString</w:delText>
        </w:r>
      </w:del>
      <w:ins w:id="2429"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ins w:id="2430" w:author="Boisvert, Eric" w:date="2016-04-01T15:07:00Z"/>
          <w:lang w:val="en-CA"/>
        </w:rPr>
      </w:pPr>
      <w:ins w:id="2431" w:author="Eric Boisvert" w:date="2016-03-28T13:11:00Z">
        <w:r>
          <w:t>If present, t</w:t>
        </w:r>
      </w:ins>
      <w:del w:id="2432" w:author="Eric Boisvert" w:date="2016-03-28T13:11:00Z">
        <w:r w:rsidR="00B506A1" w:rsidDel="00A41623">
          <w:rPr>
            <w:lang w:val="en-CA"/>
          </w:rPr>
          <w:delText>T</w:delText>
        </w:r>
      </w:del>
      <w:r w:rsidR="00B506A1">
        <w:rPr>
          <w:lang w:val="en-CA"/>
        </w:rPr>
        <w:t>he property materialClass</w:t>
      </w:r>
      <w:del w:id="2433" w:author="Eric Boisvert" w:date="2016-01-24T13:29:00Z">
        <w:r w:rsidR="00B506A1" w:rsidDel="00253146">
          <w:rPr>
            <w:lang w:val="en-CA"/>
          </w:rPr>
          <w:delText>:CharacterString</w:delText>
        </w:r>
      </w:del>
      <w:ins w:id="2434"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lastRenderedPageBreak/>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435" w:author="Eric Boisvert" w:date="2016-03-28T13:11:00Z">
        <w:r>
          <w:t>If present, t</w:t>
        </w:r>
      </w:ins>
      <w:del w:id="2436"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437" w:author="Eric Boisvert" w:date="2016-01-24T13:29:00Z">
        <w:r w:rsidR="00B506A1" w:rsidDel="00253146">
          <w:rPr>
            <w:rFonts w:cs="Arial"/>
            <w:color w:val="000000"/>
            <w:lang w:val="en-CA"/>
          </w:rPr>
          <w:delText>:CharacterString</w:delText>
        </w:r>
      </w:del>
      <w:ins w:id="2438"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439" w:author="Eric Boisvert" w:date="2016-03-28T13:11:00Z">
        <w:r>
          <w:t>If present, t</w:t>
        </w:r>
      </w:ins>
      <w:del w:id="2440"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441" w:author="Eric Boisvert" w:date="2016-01-24T13:29:00Z">
        <w:r w:rsidR="00B506A1" w:rsidDel="00253146">
          <w:rPr>
            <w:rFonts w:cs="Arial"/>
            <w:color w:val="000000"/>
            <w:lang w:val="en-CA"/>
          </w:rPr>
          <w:delText>:CharacterString</w:delText>
        </w:r>
      </w:del>
      <w:ins w:id="2442"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443"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4E287792" w:rsidR="001B3235" w:rsidRDefault="00A41623" w:rsidP="00A12606">
      <w:pPr>
        <w:rPr>
          <w:lang w:val="en-CA"/>
        </w:rPr>
      </w:pPr>
      <w:ins w:id="2444" w:author="Eric Boisvert" w:date="2016-03-28T13:11:00Z">
        <w:r>
          <w:t>If present, t</w:t>
        </w:r>
      </w:ins>
      <w:del w:id="2445" w:author="Eric Boisvert" w:date="2016-03-28T13:11:00Z">
        <w:r w:rsidR="001B3235" w:rsidDel="00A41623">
          <w:rPr>
            <w:lang w:val="en-CA"/>
          </w:rPr>
          <w:delText>T</w:delText>
        </w:r>
      </w:del>
      <w:r w:rsidR="001B3235">
        <w:rPr>
          <w:lang w:val="en-CA"/>
        </w:rPr>
        <w:t>he property samplingMethod</w:t>
      </w:r>
      <w:del w:id="2446" w:author="Eric Boisvert" w:date="2016-01-24T13:29:00Z">
        <w:r w:rsidR="001B3235" w:rsidDel="00253146">
          <w:rPr>
            <w:lang w:val="en-CA"/>
          </w:rPr>
          <w:delText>:CharacterString</w:delText>
        </w:r>
      </w:del>
      <w:ins w:id="2447"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ins w:id="2448" w:author="Boisvert, Eric" w:date="2016-03-29T08:27:00Z">
        <w:r w:rsidR="00EA0FA3">
          <w:rPr>
            <w:lang w:val="en-CA"/>
          </w:rPr>
          <w:t>.</w:t>
        </w:r>
      </w:ins>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449" w:author="Eric Boisvert" w:date="2016-03-28T13:11:00Z">
        <w:r>
          <w:t>If present, t</w:t>
        </w:r>
      </w:ins>
      <w:del w:id="2450" w:author="Eric Boisvert" w:date="2016-03-28T13:11:00Z">
        <w:r w:rsidR="00BF1958" w:rsidDel="00A41623">
          <w:rPr>
            <w:lang w:val="en-CA"/>
          </w:rPr>
          <w:delText>T</w:delText>
        </w:r>
      </w:del>
      <w:r w:rsidR="00BF1958">
        <w:rPr>
          <w:lang w:val="en-CA"/>
        </w:rPr>
        <w:t>he property currentLocation</w:t>
      </w:r>
      <w:del w:id="2451" w:author="Eric Boisvert" w:date="2016-01-24T13:29:00Z">
        <w:r w:rsidR="00BF1958" w:rsidDel="00253146">
          <w:rPr>
            <w:lang w:val="en-CA"/>
          </w:rPr>
          <w:delText>:CharacterString</w:delText>
        </w:r>
      </w:del>
      <w:ins w:id="2452"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ins w:id="2453" w:author="Boisvert, Eric" w:date="2016-03-29T08:27:00Z">
        <w:r w:rsidR="00EA0FA3">
          <w:rPr>
            <w:lang w:val="en-CA"/>
          </w:rPr>
          <w:t>.</w:t>
        </w:r>
      </w:ins>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6BA96E2" w:rsidR="00BF1958" w:rsidRDefault="00A41623" w:rsidP="00A12606">
      <w:pPr>
        <w:rPr>
          <w:lang w:val="en-CA"/>
        </w:rPr>
      </w:pPr>
      <w:ins w:id="2454" w:author="Eric Boisvert" w:date="2016-03-28T13:11:00Z">
        <w:r>
          <w:t>If present, t</w:t>
        </w:r>
      </w:ins>
      <w:del w:id="2455" w:author="Eric Boisvert" w:date="2016-03-28T13:11:00Z">
        <w:r w:rsidR="00BF1958" w:rsidDel="00A41623">
          <w:rPr>
            <w:lang w:val="en-CA"/>
          </w:rPr>
          <w:delText>T</w:delText>
        </w:r>
      </w:del>
      <w:r w:rsidR="00BF1958">
        <w:rPr>
          <w:lang w:val="en-CA"/>
        </w:rPr>
        <w:t>he property source</w:t>
      </w:r>
      <w:del w:id="2456" w:author="Eric Boisvert" w:date="2016-01-24T13:29:00Z">
        <w:r w:rsidR="00BF1958" w:rsidDel="00253146">
          <w:rPr>
            <w:lang w:val="en-CA"/>
          </w:rPr>
          <w:delText>:CharacterString</w:delText>
        </w:r>
      </w:del>
      <w:ins w:id="2457"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ins w:id="2458" w:author="Boisvert, Eric" w:date="2016-03-29T08:27:00Z">
        <w:r w:rsidR="00EA0FA3">
          <w:rPr>
            <w:lang w:val="en-CA"/>
          </w:rPr>
          <w:t>.</w:t>
        </w:r>
      </w:ins>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459" w:author="Eric Boisvert" w:date="2016-01-24T13:29:00Z">
        <w:r w:rsidDel="00253146">
          <w:rPr>
            <w:lang w:val="en-CA"/>
          </w:rPr>
          <w:delText>:CharacterString</w:delText>
        </w:r>
      </w:del>
      <w:ins w:id="2460"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lastRenderedPageBreak/>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461" w:author="Eric Boisvert" w:date="2016-03-28T13:11:00Z">
        <w:r>
          <w:t>If present, t</w:t>
        </w:r>
      </w:ins>
      <w:del w:id="2462" w:author="Eric Boisvert" w:date="2016-03-28T13:11:00Z">
        <w:r w:rsidR="00BF1958" w:rsidDel="00A41623">
          <w:rPr>
            <w:lang w:val="en-CA"/>
          </w:rPr>
          <w:delText>T</w:delText>
        </w:r>
      </w:del>
      <w:r w:rsidR="00BF1958">
        <w:rPr>
          <w:lang w:val="en-CA"/>
        </w:rPr>
        <w:t>he property metadata_uri</w:t>
      </w:r>
      <w:del w:id="2463" w:author="Eric Boisvert" w:date="2016-01-24T13:29:00Z">
        <w:r w:rsidR="00BF1958" w:rsidDel="00253146">
          <w:rPr>
            <w:lang w:val="en-CA"/>
          </w:rPr>
          <w:delText>:CharacterString</w:delText>
        </w:r>
      </w:del>
      <w:ins w:id="2464"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465" w:author="Eric Boisvert" w:date="2016-03-28T13:11:00Z">
        <w:r>
          <w:t>If present, t</w:t>
        </w:r>
      </w:ins>
      <w:del w:id="2466"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467" w:author="Eric Boisvert" w:date="2016-01-24T13:29:00Z">
        <w:r w:rsidR="00BF1958" w:rsidDel="00253146">
          <w:rPr>
            <w:rFonts w:cs="Arial"/>
            <w:color w:val="000000"/>
            <w:lang w:val="en-CA"/>
          </w:rPr>
          <w:delText>:CharacterString</w:delText>
        </w:r>
      </w:del>
      <w:ins w:id="2468"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469" w:author="Boisvert, Eric" w:date="2016-03-29T08:27:00Z">
        <w:r w:rsidR="00EA0FA3">
          <w:rPr>
            <w:rFonts w:cs="Arial"/>
            <w:color w:val="000000"/>
            <w:lang w:val="en-CA"/>
          </w:rPr>
          <w:t>.</w:t>
        </w:r>
      </w:ins>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470" w:name="BKM_5A4D9120_600F_4C3C_8ECF_EE7CFDB01C45"/>
      <w:bookmarkStart w:id="2471" w:name="BKM_411869C6_5FE7_4B45_A018_FC87FC6F1504"/>
      <w:bookmarkStart w:id="2472" w:name="BKM_9EE66924_CD8E_4920_8D93_B7C8D67F28AF"/>
      <w:bookmarkStart w:id="2473" w:name="BKM_49C23F9C_9DFE_434E_9876_B253C73E5E08"/>
      <w:bookmarkStart w:id="2474" w:name="BKM_2D0F9355_1BA8_4B21_A211_5DBDE6101308"/>
      <w:bookmarkStart w:id="2475" w:name="BKM_025812DF_B2DB_4EF8_8BE9_FB08934C1BD4"/>
      <w:bookmarkStart w:id="2476" w:name="BKM_C09529C8_28D2_45E7_B66E_ADF87048EE54"/>
      <w:bookmarkStart w:id="2477" w:name="BKM_3857FAF2_09B8_4E47_AE1C_AD54C52DAF81"/>
      <w:bookmarkStart w:id="2478" w:name="BKM_35F2F785_32E6_4D58_9212_E4C493DD93AB"/>
      <w:bookmarkStart w:id="2479" w:name="BKM_8A8A8512_0518_43B4_8296_5C183491EEB7"/>
      <w:bookmarkStart w:id="2480" w:name="BKM_A37D3138_5144_4AAA_A9A8_F88DEC203EC5"/>
      <w:bookmarkStart w:id="2481" w:name="BKM_9BCC0C7E_CEE8_4167_9510_B24983CC44B9"/>
      <w:bookmarkStart w:id="2482" w:name="BKM_A818D66D_DB16_46C0_A0B3_E9039F2CD8CD"/>
      <w:bookmarkStart w:id="2483" w:name="BKM_AEAFFBCA_2559_4CDB_AFA9_8A341843B51F"/>
      <w:bookmarkStart w:id="2484" w:name="BKM_691007BD_4B41_46AF_9BC3_D27B06E1FB54"/>
      <w:bookmarkStart w:id="2485" w:name="BKM_98D7F43A_2FA6_489F_A1A5_B915D069258B"/>
      <w:bookmarkStart w:id="2486" w:name="BKM_B197BD01_D7EB_4B2D_B744_060A34418883"/>
      <w:bookmarkStart w:id="2487" w:name="_Toc447367146"/>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r w:rsidRPr="00D14AF0">
        <w:rPr>
          <w:lang w:val="en-CA"/>
        </w:rPr>
        <w:t>G</w:t>
      </w:r>
      <w:bookmarkStart w:id="2488" w:name="BKM_9A8B07A1_6F7C_49A9_AE39_CC80241F45D8"/>
      <w:bookmarkEnd w:id="2488"/>
      <w:r w:rsidRPr="00D14AF0">
        <w:rPr>
          <w:lang w:val="en-CA"/>
        </w:rPr>
        <w:t>eomorphologicUnitView</w:t>
      </w:r>
      <w:bookmarkEnd w:id="2487"/>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1A7658" w:rsidP="002C78A2">
      <w:pPr>
        <w:keepNext/>
        <w:autoSpaceDE w:val="0"/>
        <w:autoSpaceDN w:val="0"/>
        <w:adjustRightInd w:val="0"/>
        <w:spacing w:after="0" w:line="240" w:lineRule="atLeast"/>
      </w:pPr>
      <w:r>
        <w:rPr>
          <w:noProof/>
          <w:lang w:val="en-CA" w:eastAsia="en-CA"/>
        </w:rPr>
        <w:pict w14:anchorId="747B73F5">
          <v:shape id="_x0000_i1040" type="#_x0000_t75" style="width:199.2pt;height:275.4pt;visibility:visible;mso-wrap-style:square">
            <v:imagedata r:id="rId31" o:title=""/>
          </v:shape>
        </w:pict>
      </w:r>
    </w:p>
    <w:p w14:paraId="654B70A4" w14:textId="3217EF40" w:rsidR="002C78A2" w:rsidRDefault="002C78A2" w:rsidP="00A12606">
      <w:pPr>
        <w:pStyle w:val="Caption"/>
      </w:pPr>
      <w:r>
        <w:t xml:space="preserve">Figure </w:t>
      </w:r>
      <w:r>
        <w:fldChar w:fldCharType="begin"/>
      </w:r>
      <w:r>
        <w:instrText xml:space="preserve"> SEQ Figure \* ARABIC </w:instrText>
      </w:r>
      <w:r>
        <w:fldChar w:fldCharType="separate"/>
      </w:r>
      <w:ins w:id="2489" w:author="Eric Boisvert" w:date="2016-04-03T12:16:00Z">
        <w:r w:rsidR="00652185">
          <w:rPr>
            <w:noProof/>
          </w:rPr>
          <w:t>16</w:t>
        </w:r>
      </w:ins>
      <w:ins w:id="2490" w:author="Boisvert, Eric" w:date="2016-04-01T13:15:00Z">
        <w:del w:id="2491" w:author="Eric Boisvert" w:date="2016-04-02T15:34:00Z">
          <w:r w:rsidR="008D755A" w:rsidDel="004F09EE">
            <w:rPr>
              <w:noProof/>
            </w:rPr>
            <w:delText>15</w:delText>
          </w:r>
        </w:del>
      </w:ins>
      <w:del w:id="2492" w:author="Eric Boisvert" w:date="2016-04-02T15:34:00Z">
        <w:r w:rsidR="0043586C" w:rsidDel="004F09EE">
          <w:rPr>
            <w:noProof/>
          </w:rPr>
          <w:delText>13</w:delText>
        </w:r>
      </w:del>
      <w:r>
        <w:fldChar w:fldCharType="end"/>
      </w:r>
      <w:r>
        <w:t xml:space="preserve"> </w:t>
      </w:r>
      <w:r w:rsidRPr="00737CF2">
        <w:t>GeomorphologicUnitView</w:t>
      </w:r>
      <w:ins w:id="2493"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494" w:author="Eric Boisvert" w:date="2016-01-24T13:29:00Z">
        <w:r w:rsidDel="00253146">
          <w:delText>:CharacterString</w:delText>
        </w:r>
      </w:del>
      <w:ins w:id="2495"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96"/>
      <w:r>
        <w:rPr>
          <w:lang w:val="en-CA"/>
        </w:rPr>
        <w:t>3986</w:t>
      </w:r>
      <w:commentRangeEnd w:id="2496"/>
      <w:r>
        <w:rPr>
          <w:rStyle w:val="CommentReference"/>
        </w:rPr>
        <w:commentReference w:id="2496"/>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497"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498" w:author="Eric Boisvert" w:date="2016-03-28T13:11:00Z">
        <w:r>
          <w:t>If present, t</w:t>
        </w:r>
      </w:ins>
      <w:del w:id="2499"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00"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01"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02"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03"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04" w:author="Eric Boisvert" w:date="2016-03-28T13:11:00Z">
        <w:r>
          <w:t xml:space="preserve">If present, the </w:t>
        </w:r>
        <w:r>
          <w:rPr>
            <w:rFonts w:cs="Arial"/>
            <w:color w:val="000000"/>
            <w:lang w:val="en-CA"/>
          </w:rPr>
          <w:t>p</w:t>
        </w:r>
      </w:ins>
      <w:del w:id="2505" w:author="Eric Boisvert" w:date="2016-03-28T13:11:00Z">
        <w:r w:rsidR="001A4D2E" w:rsidDel="00F13D40">
          <w:rPr>
            <w:rFonts w:cs="Arial"/>
            <w:color w:val="000000"/>
            <w:lang w:val="en-CA"/>
          </w:rPr>
          <w:delText>P</w:delText>
        </w:r>
      </w:del>
      <w:r w:rsidR="001A4D2E">
        <w:rPr>
          <w:rFonts w:cs="Arial"/>
          <w:color w:val="000000"/>
          <w:lang w:val="en-CA"/>
        </w:rPr>
        <w:t>roperty name</w:t>
      </w:r>
      <w:del w:id="2506" w:author="Eric Boisvert" w:date="2016-01-24T13:29:00Z">
        <w:r w:rsidR="001A4D2E" w:rsidDel="00253146">
          <w:rPr>
            <w:rFonts w:cs="Arial"/>
            <w:color w:val="000000"/>
            <w:lang w:val="en-CA"/>
          </w:rPr>
          <w:delText>:CharacterString</w:delText>
        </w:r>
      </w:del>
      <w:ins w:id="2507"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08" w:author="Eric Boisvert" w:date="2016-03-28T13:12:00Z">
        <w:r>
          <w:t>If present, t</w:t>
        </w:r>
      </w:ins>
      <w:del w:id="2509"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10" w:author="Eric Boisvert" w:date="2016-01-24T13:29:00Z">
        <w:r w:rsidR="001A4D2E" w:rsidDel="00253146">
          <w:rPr>
            <w:rFonts w:cs="Arial"/>
            <w:color w:val="000000"/>
            <w:lang w:val="en-CA"/>
          </w:rPr>
          <w:delText>:CharacterString</w:delText>
        </w:r>
      </w:del>
      <w:ins w:id="2511"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12" w:author="Eric Boisvert" w:date="2016-03-28T13:12:00Z">
        <w:r>
          <w:t>If present, t</w:t>
        </w:r>
      </w:ins>
      <w:del w:id="2513"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14" w:author="Eric Boisvert" w:date="2016-01-24T13:29:00Z">
        <w:r w:rsidR="001A4D2E" w:rsidDel="00253146">
          <w:rPr>
            <w:rFonts w:cs="Arial"/>
            <w:color w:val="000000"/>
            <w:lang w:val="en-CA"/>
          </w:rPr>
          <w:delText>:CharacterString</w:delText>
        </w:r>
      </w:del>
      <w:ins w:id="2515"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16" w:author="Eric Boisvert" w:date="2016-03-28T13:12:00Z">
        <w:r>
          <w:t>If present, t</w:t>
        </w:r>
      </w:ins>
      <w:del w:id="2517"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18" w:author="Eric Boisvert" w:date="2016-01-24T13:29:00Z">
        <w:r w:rsidR="00D41C9A" w:rsidDel="00253146">
          <w:rPr>
            <w:rFonts w:cs="Arial"/>
            <w:color w:val="000000"/>
            <w:lang w:val="en-CA"/>
          </w:rPr>
          <w:delText>:CharacterString</w:delText>
        </w:r>
      </w:del>
      <w:ins w:id="2519"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ins w:id="2520"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21" w:author="Eric Boisvert" w:date="2016-03-28T13:12:00Z">
        <w:r>
          <w:t>If present, t</w:t>
        </w:r>
      </w:ins>
      <w:del w:id="2522"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23" w:author="Eric Boisvert" w:date="2016-01-24T13:29:00Z">
        <w:r w:rsidR="00D41C9A" w:rsidDel="00253146">
          <w:rPr>
            <w:rFonts w:cs="Arial"/>
            <w:color w:val="000000"/>
            <w:lang w:val="en-CA"/>
          </w:rPr>
          <w:delText>:CharacterString</w:delText>
        </w:r>
      </w:del>
      <w:ins w:id="2524"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525"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26" w:author="Eric Boisvert" w:date="2016-03-28T13:12:00Z">
        <w:r>
          <w:t>If present, t</w:t>
        </w:r>
      </w:ins>
      <w:del w:id="2527"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28" w:author="Eric Boisvert" w:date="2016-01-24T13:29:00Z">
        <w:r w:rsidR="00D41C9A" w:rsidDel="00253146">
          <w:rPr>
            <w:rFonts w:cs="Arial"/>
            <w:color w:val="000000"/>
            <w:lang w:val="en-CA"/>
          </w:rPr>
          <w:delText>:CharacterString</w:delText>
        </w:r>
      </w:del>
      <w:ins w:id="2529"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30" w:author="Boisvert, Eric" w:date="2016-04-01T07:54:00Z">
        <w:r w:rsidR="00E21DD0">
          <w:rPr>
            <w:rFonts w:cs="Arial"/>
            <w:color w:val="000000"/>
            <w:lang w:val="en-CA"/>
          </w:rPr>
          <w:t>7.3.1.3</w:t>
        </w:r>
      </w:ins>
      <w:ins w:id="2531" w:author="Eric Boisvert" w:date="2016-03-28T16:06:00Z">
        <w:del w:id="2532" w:author="Boisvert, Eric" w:date="2016-04-01T07:53:00Z">
          <w:r w:rsidR="003842F3" w:rsidDel="00E21DD0">
            <w:rPr>
              <w:rFonts w:cs="Arial"/>
              <w:color w:val="000000"/>
              <w:lang w:val="en-CA"/>
            </w:rPr>
            <w:delText>7.3.1.3</w:delText>
          </w:r>
        </w:del>
      </w:ins>
      <w:del w:id="2533" w:author="Boisvert, Eric" w:date="2016-04-01T07:53:00Z">
        <w:r w:rsidR="00D41C9A" w:rsidDel="00E21DD0">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534"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lastRenderedPageBreak/>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535" w:author="Eric Boisvert" w:date="2016-03-28T13:12:00Z">
        <w:r>
          <w:t>If present, t</w:t>
        </w:r>
      </w:ins>
      <w:del w:id="2536"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537" w:author="Eric Boisvert" w:date="2016-01-24T13:29:00Z">
        <w:r w:rsidR="00C50276" w:rsidDel="00253146">
          <w:rPr>
            <w:rFonts w:cs="Arial"/>
            <w:color w:val="000000"/>
            <w:lang w:val="en-CA"/>
          </w:rPr>
          <w:delText>:CharacterString</w:delText>
        </w:r>
      </w:del>
      <w:ins w:id="2538"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539" w:author="Boisvert, Eric" w:date="2016-04-01T07:54:00Z">
        <w:r w:rsidR="00E21DD0">
          <w:rPr>
            <w:rFonts w:cs="Arial"/>
            <w:color w:val="000000"/>
            <w:lang w:val="en-CA"/>
          </w:rPr>
          <w:t>7.3.1.3</w:t>
        </w:r>
      </w:ins>
      <w:ins w:id="2540" w:author="Eric Boisvert" w:date="2016-03-28T16:06:00Z">
        <w:del w:id="2541" w:author="Boisvert, Eric" w:date="2016-04-01T07:53:00Z">
          <w:r w:rsidR="003842F3" w:rsidDel="00E21DD0">
            <w:rPr>
              <w:rFonts w:cs="Arial"/>
              <w:color w:val="000000"/>
              <w:lang w:val="en-CA"/>
            </w:rPr>
            <w:delText>7.3.1.3</w:delText>
          </w:r>
        </w:del>
      </w:ins>
      <w:del w:id="2542" w:author="Boisvert, Eric" w:date="2016-04-01T07:53:00Z">
        <w:r w:rsidR="00C50276" w:rsidDel="00E21DD0">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543" w:author="Eric Boisvert" w:date="2016-03-28T13:12:00Z">
        <w:r>
          <w:t>If present, t</w:t>
        </w:r>
      </w:ins>
      <w:del w:id="2544"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545" w:author="Eric Boisvert" w:date="2016-01-24T13:31:00Z">
        <w:r w:rsidR="00AB423B" w:rsidDel="00253146">
          <w:rPr>
            <w:rFonts w:cs="Arial"/>
            <w:color w:val="000000"/>
            <w:lang w:val="en-CA"/>
          </w:rPr>
          <w:delText>:Number</w:delText>
        </w:r>
      </w:del>
      <w:ins w:id="2546"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547" w:author="Eric Boisvert" w:date="2016-03-28T13:12:00Z">
        <w:r>
          <w:t>If present, t</w:t>
        </w:r>
      </w:ins>
      <w:del w:id="2548"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549" w:author="Eric Boisvert" w:date="2016-01-24T13:29:00Z">
        <w:r w:rsidR="00AB423B" w:rsidDel="00253146">
          <w:rPr>
            <w:rFonts w:cs="Arial"/>
            <w:color w:val="000000"/>
            <w:lang w:val="en-CA"/>
          </w:rPr>
          <w:delText>:CharacterString</w:delText>
        </w:r>
      </w:del>
      <w:ins w:id="2550"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551" w:author="Eric Boisvert" w:date="2016-03-28T13:12:00Z">
        <w:r w:rsidDel="00F13D40">
          <w:rPr>
            <w:rFonts w:cs="Arial"/>
            <w:color w:val="000000"/>
            <w:lang w:val="en-CA"/>
          </w:rPr>
          <w:delText>T</w:delText>
        </w:r>
      </w:del>
      <w:ins w:id="2552" w:author="Eric Boisvert" w:date="2016-03-28T13:12:00Z">
        <w:r w:rsidR="00F13D40">
          <w:t>If present, t</w:t>
        </w:r>
      </w:ins>
      <w:r>
        <w:rPr>
          <w:rFonts w:cs="Arial"/>
          <w:color w:val="000000"/>
          <w:lang w:val="en-CA"/>
        </w:rPr>
        <w:t>he property positionAccuracy</w:t>
      </w:r>
      <w:del w:id="2553" w:author="Eric Boisvert" w:date="2016-01-24T13:29:00Z">
        <w:r w:rsidDel="00253146">
          <w:rPr>
            <w:rFonts w:cs="Arial"/>
            <w:color w:val="000000"/>
            <w:lang w:val="en-CA"/>
          </w:rPr>
          <w:delText>:CharacterString</w:delText>
        </w:r>
      </w:del>
      <w:ins w:id="2554"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555" w:author="Eric Boisvert" w:date="2016-03-28T13:12:00Z">
        <w:r>
          <w:t>If present, t</w:t>
        </w:r>
      </w:ins>
      <w:del w:id="2556" w:author="Eric Boisvert" w:date="2016-03-28T13:12:00Z">
        <w:r w:rsidR="00AB423B" w:rsidDel="00F13D40">
          <w:rPr>
            <w:rFonts w:cs="Arial"/>
            <w:color w:val="000000"/>
            <w:lang w:val="en-CA"/>
          </w:rPr>
          <w:delText>T</w:delText>
        </w:r>
      </w:del>
      <w:r w:rsidR="00AB423B">
        <w:rPr>
          <w:rFonts w:cs="Arial"/>
          <w:color w:val="000000"/>
          <w:lang w:val="en-CA"/>
        </w:rPr>
        <w:t>he source</w:t>
      </w:r>
      <w:del w:id="2557" w:author="Eric Boisvert" w:date="2016-01-24T13:29:00Z">
        <w:r w:rsidR="00AB423B" w:rsidDel="00253146">
          <w:rPr>
            <w:rFonts w:cs="Arial"/>
            <w:color w:val="000000"/>
            <w:lang w:val="en-CA"/>
          </w:rPr>
          <w:delText>:CharacterString</w:delText>
        </w:r>
      </w:del>
      <w:ins w:id="2558"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559" w:author="Eric Boisvert" w:date="2016-03-28T13:12:00Z">
        <w:r>
          <w:t>If present, t</w:t>
        </w:r>
      </w:ins>
      <w:del w:id="2560" w:author="Eric Boisvert" w:date="2016-03-28T13:12:00Z">
        <w:r w:rsidR="00447C82" w:rsidDel="00F13D40">
          <w:rPr>
            <w:rFonts w:cs="Arial"/>
            <w:color w:val="000000"/>
            <w:lang w:val="en-CA"/>
          </w:rPr>
          <w:delText>T</w:delText>
        </w:r>
      </w:del>
      <w:r w:rsidR="00447C82">
        <w:rPr>
          <w:rFonts w:cs="Arial"/>
          <w:color w:val="000000"/>
          <w:lang w:val="en-CA"/>
        </w:rPr>
        <w:t>he activity_uri</w:t>
      </w:r>
      <w:del w:id="2561" w:author="Eric Boisvert" w:date="2016-01-24T13:29:00Z">
        <w:r w:rsidR="00447C82" w:rsidDel="00253146">
          <w:rPr>
            <w:rFonts w:cs="Arial"/>
            <w:color w:val="000000"/>
            <w:lang w:val="en-CA"/>
          </w:rPr>
          <w:delText>:CharacterString</w:delText>
        </w:r>
      </w:del>
      <w:ins w:id="2562"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563" w:author="Eric Boisvert" w:date="2016-03-28T13:12:00Z">
        <w:r>
          <w:t>If present, t</w:t>
        </w:r>
      </w:ins>
      <w:del w:id="2564"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565" w:author="Eric Boisvert" w:date="2016-01-24T13:29:00Z">
        <w:r w:rsidR="00447C82" w:rsidDel="00253146">
          <w:rPr>
            <w:rFonts w:cs="Arial"/>
            <w:color w:val="000000"/>
            <w:lang w:val="en-CA"/>
          </w:rPr>
          <w:delText>:CharacterString</w:delText>
        </w:r>
      </w:del>
      <w:ins w:id="2566"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567" w:author="Eric Boisvert" w:date="2016-03-28T13:12:00Z">
        <w:r>
          <w:t>If present, t</w:t>
        </w:r>
      </w:ins>
      <w:del w:id="2568"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569"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570" w:author="Eric Boisvert" w:date="2016-01-24T13:29:00Z">
        <w:r w:rsidDel="00253146">
          <w:rPr>
            <w:rFonts w:cs="Arial"/>
            <w:color w:val="000000"/>
            <w:lang w:val="en-CA"/>
          </w:rPr>
          <w:delText>:CharacterString</w:delText>
        </w:r>
      </w:del>
      <w:ins w:id="2571"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572" w:author="Eric Boisvert" w:date="2016-01-24T13:29:00Z">
        <w:r w:rsidDel="00253146">
          <w:rPr>
            <w:rFonts w:cs="Arial"/>
            <w:color w:val="000000"/>
            <w:lang w:val="en-CA"/>
          </w:rPr>
          <w:delText>:CharacterString</w:delText>
        </w:r>
      </w:del>
      <w:ins w:id="2573"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574" w:author="Eric Boisvert" w:date="2016-03-28T13:12:00Z">
        <w:r>
          <w:t>If present, t</w:t>
        </w:r>
      </w:ins>
      <w:del w:id="2575"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576" w:author="Eric Boisvert" w:date="2016-01-24T13:29:00Z">
        <w:r w:rsidR="009E36A6" w:rsidDel="00253146">
          <w:rPr>
            <w:rFonts w:cs="Arial"/>
            <w:color w:val="000000"/>
            <w:lang w:val="en-CA"/>
          </w:rPr>
          <w:delText>:CharacterString</w:delText>
        </w:r>
      </w:del>
      <w:ins w:id="2577"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578"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579" w:author="Eric Boisvert" w:date="2016-03-28T13:12:00Z">
        <w:r>
          <w:t>If present, t</w:t>
        </w:r>
      </w:ins>
      <w:del w:id="2580"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581" w:author="Eric Boisvert" w:date="2016-01-24T13:29:00Z">
        <w:r w:rsidR="009E36A6" w:rsidDel="00253146">
          <w:rPr>
            <w:rFonts w:cs="Arial"/>
            <w:color w:val="000000"/>
            <w:lang w:val="en-CA"/>
          </w:rPr>
          <w:delText>:CharacterString</w:delText>
        </w:r>
      </w:del>
      <w:ins w:id="2582"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lastRenderedPageBreak/>
        <w:t>genericSymbolizer</w:t>
      </w:r>
    </w:p>
    <w:p w14:paraId="179245CF" w14:textId="77777777" w:rsidR="009E36A6" w:rsidRPr="00C17A19" w:rsidRDefault="009E36A6" w:rsidP="009E36A6"/>
    <w:p w14:paraId="618CE433" w14:textId="3E9BE26A" w:rsidR="009E36A6" w:rsidRDefault="00F13D40" w:rsidP="009E36A6">
      <w:ins w:id="2583" w:author="Eric Boisvert" w:date="2016-03-28T13:12:00Z">
        <w:r>
          <w:t>If present, t</w:t>
        </w:r>
      </w:ins>
      <w:del w:id="2584" w:author="Eric Boisvert" w:date="2016-03-28T13:12:00Z">
        <w:r w:rsidR="009E36A6" w:rsidDel="00F13D40">
          <w:delText>T</w:delText>
        </w:r>
      </w:del>
      <w:r w:rsidR="009E36A6">
        <w:t xml:space="preserve">he property </w:t>
      </w:r>
      <w:r w:rsidR="009E36A6" w:rsidRPr="00C17A19">
        <w:t>genericSymbolizer</w:t>
      </w:r>
      <w:del w:id="2585" w:author="Eric Boisvert" w:date="2016-01-24T13:29:00Z">
        <w:r w:rsidR="009E36A6" w:rsidDel="00253146">
          <w:delText>:CharacterString</w:delText>
        </w:r>
      </w:del>
      <w:ins w:id="2586"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587" w:name="BKM_75AF76F0_4AFF_4758_AA5C_4DD9A3A326DF"/>
      <w:bookmarkStart w:id="2588" w:name="BKM_AD80CBD8_BB55_4F42_B330_20E3957181FD"/>
      <w:bookmarkStart w:id="2589" w:name="BKM_B608D83A_BCB7_40BE_B5B4_7C18680327EF"/>
      <w:bookmarkStart w:id="2590" w:name="BKM_BB7DE53B_2076_4732_85CB_314A0C996CFE"/>
      <w:bookmarkStart w:id="2591" w:name="BKM_0F33C868_B8F6_4CD9_B1BE_D64AF7054352"/>
      <w:bookmarkStart w:id="2592" w:name="BKM_858F77A8_91BC_4E92_9873_3DE29220EA84"/>
      <w:bookmarkStart w:id="2593" w:name="BKM_6C47293B_9B00_4958_AE14_E2FF8C6503C9"/>
      <w:bookmarkStart w:id="2594" w:name="BKM_4798819D_722E_4089_880A_68AA29864E45"/>
      <w:bookmarkStart w:id="2595" w:name="BKM_FB28CC82_D6AA_481A_BA03_BB82515D05CD"/>
      <w:bookmarkStart w:id="2596" w:name="BKM_81066ECA_2108_4DF2_B25E_F440E68432B7"/>
      <w:bookmarkStart w:id="2597" w:name="BKM_E37CFBB1_57FD_4CA3_9961_34992E857685"/>
      <w:bookmarkStart w:id="2598" w:name="BKM_2EFAD6D8_0A90_47E6_A3AC_B0F503630287"/>
      <w:bookmarkStart w:id="2599" w:name="BKM_21524384_B208_4A32_A2E5_0FFB4D6E8D7C"/>
      <w:bookmarkStart w:id="2600" w:name="BKM_E5DB8674_7F07_4817_BA2B_997C684B521D"/>
      <w:bookmarkStart w:id="2601" w:name="BKM_B79C058B_F1A5_47C5_B3E2_CD87F62870F2"/>
      <w:bookmarkStart w:id="2602" w:name="BKM_A559EAAB_B89D_43D3_B221_4C6D46321258"/>
      <w:bookmarkStart w:id="2603" w:name="BKM_234AE185_16BA_4884_8974_68DBF37A4B28"/>
      <w:bookmarkStart w:id="2604" w:name="BKM_B342A581_116B_4A14_8384_0F4F6231BFC6"/>
      <w:bookmarkStart w:id="2605" w:name="BKM_CE5055FF_94D8_42AD_B46A_0041AB28334E"/>
      <w:bookmarkStart w:id="2606" w:name="BKM_F34DEFBD_2300_4BCD_9500_6FD1B9CE045E"/>
      <w:bookmarkStart w:id="2607" w:name="BKM_C0E26832_94FE_4E03_98DE_F2986912ECBC"/>
      <w:bookmarkStart w:id="2608" w:name="BKM_04EE2E72_5511_48AE_9048_CF9126C4A13D"/>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7C9BAB4B" w14:textId="77777777" w:rsidR="00D14AF0" w:rsidRDefault="00D14AF0" w:rsidP="00D14AF0">
      <w:pPr>
        <w:pStyle w:val="Heading3"/>
        <w:rPr>
          <w:lang w:val="en-CA"/>
        </w:rPr>
      </w:pPr>
      <w:bookmarkStart w:id="2609" w:name="_Toc447367147"/>
      <w:r w:rsidRPr="00D14AF0">
        <w:rPr>
          <w:lang w:val="en-CA"/>
        </w:rPr>
        <w:t>S</w:t>
      </w:r>
      <w:bookmarkStart w:id="2610" w:name="BKM_CE5E700D_EBA4_44CA_83C8_617C916DF033"/>
      <w:bookmarkEnd w:id="2610"/>
      <w:r w:rsidRPr="00D14AF0">
        <w:rPr>
          <w:lang w:val="en-CA"/>
        </w:rPr>
        <w:t>hearDisplacementStructureView</w:t>
      </w:r>
      <w:bookmarkEnd w:id="260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1A7658" w:rsidP="00A42248">
      <w:pPr>
        <w:keepNext/>
        <w:autoSpaceDE w:val="0"/>
        <w:autoSpaceDN w:val="0"/>
        <w:adjustRightInd w:val="0"/>
        <w:spacing w:after="0" w:line="240" w:lineRule="atLeast"/>
      </w:pPr>
      <w:r>
        <w:rPr>
          <w:noProof/>
          <w:lang w:val="en-CA" w:eastAsia="en-CA"/>
        </w:rPr>
        <w:pict w14:anchorId="3D60E9B9">
          <v:shape id="_x0000_i1041" type="#_x0000_t75" style="width:197.85pt;height:284.5pt;visibility:visible;mso-wrap-style:square">
            <v:imagedata r:id="rId32" o:title=""/>
          </v:shape>
        </w:pict>
      </w:r>
    </w:p>
    <w:p w14:paraId="4DC1B88F" w14:textId="5B4237A6" w:rsidR="00A42248" w:rsidRDefault="00A42248" w:rsidP="00A12606">
      <w:pPr>
        <w:pStyle w:val="Caption"/>
      </w:pPr>
      <w:r>
        <w:t xml:space="preserve">Figure </w:t>
      </w:r>
      <w:r>
        <w:fldChar w:fldCharType="begin"/>
      </w:r>
      <w:r>
        <w:instrText xml:space="preserve"> SEQ Figure \* ARABIC </w:instrText>
      </w:r>
      <w:r>
        <w:fldChar w:fldCharType="separate"/>
      </w:r>
      <w:ins w:id="2611" w:author="Eric Boisvert" w:date="2016-04-03T12:16:00Z">
        <w:r w:rsidR="00652185">
          <w:rPr>
            <w:noProof/>
          </w:rPr>
          <w:t>17</w:t>
        </w:r>
      </w:ins>
      <w:ins w:id="2612" w:author="Boisvert, Eric" w:date="2016-04-01T13:15:00Z">
        <w:del w:id="2613" w:author="Eric Boisvert" w:date="2016-04-02T15:34:00Z">
          <w:r w:rsidR="008D755A" w:rsidDel="004F09EE">
            <w:rPr>
              <w:noProof/>
            </w:rPr>
            <w:delText>16</w:delText>
          </w:r>
        </w:del>
      </w:ins>
      <w:del w:id="2614" w:author="Eric Boisvert" w:date="2016-04-02T15:34:00Z">
        <w:r w:rsidR="0043586C" w:rsidDel="004F09EE">
          <w:rPr>
            <w:noProof/>
          </w:rPr>
          <w:delText>14</w:delText>
        </w:r>
      </w:del>
      <w:r>
        <w:fldChar w:fldCharType="end"/>
      </w:r>
      <w:r>
        <w:t xml:space="preserve"> </w:t>
      </w:r>
      <w:r w:rsidRPr="001978ED">
        <w:t>ShearDisplacementStructureView</w:t>
      </w:r>
      <w:ins w:id="2615"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16" w:author="Eric Boisvert" w:date="2016-01-24T13:30:00Z">
        <w:r w:rsidDel="00253146">
          <w:delText>:CharacterString</w:delText>
        </w:r>
      </w:del>
      <w:ins w:id="2617"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618"/>
      <w:r>
        <w:rPr>
          <w:lang w:val="en-CA"/>
        </w:rPr>
        <w:t>3986</w:t>
      </w:r>
      <w:commentRangeEnd w:id="2618"/>
      <w:r>
        <w:rPr>
          <w:rStyle w:val="CommentReference"/>
        </w:rPr>
        <w:commentReference w:id="2618"/>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619" w:author="Eric Boisvert" w:date="2016-03-25T09:36:00Z">
              <w:r w:rsidDel="00037BE7">
                <w:rPr>
                  <w:rStyle w:val="reqtext"/>
                  <w:lang w:val="en-CA"/>
                </w:rPr>
                <w:delText xml:space="preserve">SHALL </w:delText>
              </w:r>
            </w:del>
            <w:ins w:id="2620" w:author="Eric Boisvert" w:date="2016-03-25T09:36:00Z">
              <w:r w:rsidR="00037BE7">
                <w:rPr>
                  <w:rStyle w:val="reqtext"/>
                  <w:lang w:val="en-CA"/>
                </w:rPr>
                <w:t xml:space="preserve">SHOULD </w:t>
              </w:r>
            </w:ins>
            <w:r>
              <w:rPr>
                <w:rStyle w:val="reqtext"/>
                <w:lang w:val="en-CA"/>
              </w:rPr>
              <w:t>correspond to a representation of GeoSciML MappedFeature</w:t>
            </w:r>
            <w:ins w:id="2621"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622" w:author="Eric Boisvert" w:date="2016-03-28T13:13:00Z">
        <w:r>
          <w:t>If present, t</w:t>
        </w:r>
      </w:ins>
      <w:del w:id="2623" w:author="Eric Boisvert" w:date="2016-03-28T13:13:00Z">
        <w:r w:rsidR="002E6F45" w:rsidDel="00F13D40">
          <w:rPr>
            <w:rFonts w:cs="Arial"/>
            <w:color w:val="000000"/>
            <w:lang w:val="en-CA"/>
          </w:rPr>
          <w:delText>T</w:delText>
        </w:r>
      </w:del>
      <w:r w:rsidR="002E6F45">
        <w:rPr>
          <w:rFonts w:cs="Arial"/>
          <w:color w:val="000000"/>
          <w:lang w:val="en-CA"/>
        </w:rPr>
        <w:t>he property name</w:t>
      </w:r>
      <w:del w:id="2624" w:author="Eric Boisvert" w:date="2016-01-24T13:30:00Z">
        <w:r w:rsidR="002E6F45" w:rsidDel="00253146">
          <w:rPr>
            <w:rFonts w:cs="Arial"/>
            <w:color w:val="000000"/>
            <w:lang w:val="en-CA"/>
          </w:rPr>
          <w:delText>:CharacterString</w:delText>
        </w:r>
      </w:del>
      <w:ins w:id="2625"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626" w:author="Eric Boisvert" w:date="2016-03-28T13:13:00Z">
        <w:r>
          <w:t>If present, t</w:t>
        </w:r>
      </w:ins>
      <w:del w:id="2627" w:author="Eric Boisvert" w:date="2016-03-28T13:13:00Z">
        <w:r w:rsidR="002E6F45" w:rsidDel="00F13D40">
          <w:rPr>
            <w:lang w:val="en-CA"/>
          </w:rPr>
          <w:delText>T</w:delText>
        </w:r>
      </w:del>
      <w:r w:rsidR="002E6F45">
        <w:rPr>
          <w:lang w:val="en-CA"/>
        </w:rPr>
        <w:t>he property description</w:t>
      </w:r>
      <w:del w:id="2628" w:author="Eric Boisvert" w:date="2016-01-24T13:30:00Z">
        <w:r w:rsidR="002E6F45" w:rsidDel="00253146">
          <w:rPr>
            <w:lang w:val="en-CA"/>
          </w:rPr>
          <w:delText>:CharacterString</w:delText>
        </w:r>
      </w:del>
      <w:ins w:id="2629"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630" w:author="Eric Boisvert" w:date="2016-03-28T13:13:00Z">
        <w:r>
          <w:t>If present, t</w:t>
        </w:r>
      </w:ins>
      <w:del w:id="2631"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632" w:author="Eric Boisvert" w:date="2016-01-24T13:30:00Z">
        <w:r w:rsidR="002E6F45" w:rsidDel="00253146">
          <w:rPr>
            <w:rFonts w:cs="Arial"/>
            <w:color w:val="000000"/>
            <w:lang w:val="en-CA"/>
          </w:rPr>
          <w:delText>:CharacterString</w:delText>
        </w:r>
      </w:del>
      <w:ins w:id="2633"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634"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2635" w:author="Eric Boisvert" w:date="2016-03-28T13:13:00Z">
        <w:r>
          <w:t>If present, t</w:t>
        </w:r>
      </w:ins>
      <w:del w:id="2636" w:author="Eric Boisvert" w:date="2016-03-28T13:13:00Z">
        <w:r w:rsidR="002E6F45" w:rsidDel="00F13D40">
          <w:rPr>
            <w:lang w:val="en-CA"/>
          </w:rPr>
          <w:delText>T</w:delText>
        </w:r>
      </w:del>
      <w:r w:rsidR="002E6F45">
        <w:rPr>
          <w:lang w:val="en-CA"/>
        </w:rPr>
        <w:t>he property movementType</w:t>
      </w:r>
      <w:del w:id="2637" w:author="Eric Boisvert" w:date="2016-01-24T13:30:00Z">
        <w:r w:rsidR="002E6F45" w:rsidDel="00253146">
          <w:rPr>
            <w:lang w:val="en-CA"/>
          </w:rPr>
          <w:delText>:CharacterString</w:delText>
        </w:r>
      </w:del>
      <w:ins w:id="2638"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639" w:author="Eric Boisvert" w:date="2016-03-28T13:13:00Z">
        <w:r>
          <w:t>If present, t</w:t>
        </w:r>
      </w:ins>
      <w:del w:id="2640" w:author="Eric Boisvert" w:date="2016-03-28T13:13:00Z">
        <w:r w:rsidR="002E6F45" w:rsidDel="00F13D40">
          <w:rPr>
            <w:lang w:val="en-CA"/>
          </w:rPr>
          <w:delText>T</w:delText>
        </w:r>
      </w:del>
      <w:r w:rsidR="002E6F45">
        <w:rPr>
          <w:lang w:val="en-CA"/>
        </w:rPr>
        <w:t>he property deformationStyle</w:t>
      </w:r>
      <w:del w:id="2641" w:author="Eric Boisvert" w:date="2016-01-24T13:30:00Z">
        <w:r w:rsidR="002E6F45" w:rsidDel="00253146">
          <w:rPr>
            <w:lang w:val="en-CA"/>
          </w:rPr>
          <w:delText>:CharacterString</w:delText>
        </w:r>
      </w:del>
      <w:ins w:id="2642"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2643" w:author="Eric Boisvert" w:date="2016-03-28T13:13:00Z">
        <w:r>
          <w:t>If present, t</w:t>
        </w:r>
      </w:ins>
      <w:del w:id="2644" w:author="Eric Boisvert" w:date="2016-03-28T13:13:00Z">
        <w:r w:rsidR="002E6F45" w:rsidDel="00F13D40">
          <w:rPr>
            <w:lang w:val="en-CA"/>
          </w:rPr>
          <w:delText>T</w:delText>
        </w:r>
      </w:del>
      <w:r w:rsidR="002E6F45">
        <w:rPr>
          <w:lang w:val="en-CA"/>
        </w:rPr>
        <w:t>he property displacement</w:t>
      </w:r>
      <w:del w:id="2645" w:author="Eric Boisvert" w:date="2016-01-24T13:30:00Z">
        <w:r w:rsidR="002E6F45" w:rsidDel="00253146">
          <w:rPr>
            <w:lang w:val="en-CA"/>
          </w:rPr>
          <w:delText>:CharacterString</w:delText>
        </w:r>
      </w:del>
      <w:ins w:id="2646"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647" w:author="Eric Boisvert" w:date="2016-03-28T13:13:00Z">
        <w:r>
          <w:t>If present, t</w:t>
        </w:r>
      </w:ins>
      <w:del w:id="2648" w:author="Eric Boisvert" w:date="2016-03-28T13:13:00Z">
        <w:r w:rsidR="002E6F45" w:rsidDel="00F13D40">
          <w:rPr>
            <w:lang w:val="en-CA"/>
          </w:rPr>
          <w:delText>T</w:delText>
        </w:r>
      </w:del>
      <w:r w:rsidR="002E6F45">
        <w:rPr>
          <w:lang w:val="en-CA"/>
        </w:rPr>
        <w:t>he property geologicHistory</w:t>
      </w:r>
      <w:del w:id="2649" w:author="Eric Boisvert" w:date="2016-01-24T13:30:00Z">
        <w:r w:rsidR="002E6F45" w:rsidDel="00253146">
          <w:rPr>
            <w:lang w:val="en-CA"/>
          </w:rPr>
          <w:delText>:CharacterString</w:delText>
        </w:r>
      </w:del>
      <w:ins w:id="2650"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651" w:author="Boisvert, Eric" w:date="2016-04-01T07:54:00Z">
        <w:r w:rsidR="00E21DD0">
          <w:rPr>
            <w:lang w:val="en-CA"/>
          </w:rPr>
          <w:t>7.3.1.3</w:t>
        </w:r>
      </w:ins>
      <w:ins w:id="2652" w:author="Eric Boisvert" w:date="2016-03-28T16:06:00Z">
        <w:del w:id="2653" w:author="Boisvert, Eric" w:date="2016-04-01T07:53:00Z">
          <w:r w:rsidR="003842F3" w:rsidDel="00E21DD0">
            <w:rPr>
              <w:lang w:val="en-CA"/>
            </w:rPr>
            <w:delText>7.3.1.3</w:delText>
          </w:r>
        </w:del>
      </w:ins>
      <w:del w:id="2654" w:author="Boisvert, Eric" w:date="2016-04-01T07:53:00Z">
        <w:r w:rsidR="004D34D6" w:rsidDel="00E21DD0">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655" w:author="Eric Boisvert" w:date="2016-03-28T13:13:00Z">
        <w:r>
          <w:t>If present, t</w:t>
        </w:r>
      </w:ins>
      <w:del w:id="2656" w:author="Eric Boisvert" w:date="2016-03-28T13:13:00Z">
        <w:r w:rsidR="00393486" w:rsidDel="00F13D40">
          <w:rPr>
            <w:lang w:val="en-CA"/>
          </w:rPr>
          <w:delText>T</w:delText>
        </w:r>
      </w:del>
      <w:r w:rsidR="00393486">
        <w:rPr>
          <w:lang w:val="en-CA"/>
        </w:rPr>
        <w:t>he property numericOlderAge</w:t>
      </w:r>
      <w:del w:id="2657" w:author="Eric Boisvert" w:date="2016-01-24T13:31:00Z">
        <w:r w:rsidR="00393486" w:rsidDel="00253146">
          <w:rPr>
            <w:lang w:val="en-CA"/>
          </w:rPr>
          <w:delText>:Number</w:delText>
        </w:r>
      </w:del>
      <w:ins w:id="2658"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659" w:author="Eric Boisvert" w:date="2016-03-28T13:13:00Z">
        <w:r>
          <w:t>If present, t</w:t>
        </w:r>
      </w:ins>
      <w:del w:id="2660" w:author="Eric Boisvert" w:date="2016-03-28T13:13:00Z">
        <w:r w:rsidR="00393486" w:rsidDel="00F13D40">
          <w:rPr>
            <w:lang w:val="en-CA"/>
          </w:rPr>
          <w:delText>T</w:delText>
        </w:r>
      </w:del>
      <w:r w:rsidR="00393486">
        <w:rPr>
          <w:lang w:val="en-CA"/>
        </w:rPr>
        <w:t>he property numericYoungerAge</w:t>
      </w:r>
      <w:del w:id="2661" w:author="Eric Boisvert" w:date="2016-01-24T13:31:00Z">
        <w:r w:rsidR="00393486" w:rsidDel="00253146">
          <w:rPr>
            <w:lang w:val="en-CA"/>
          </w:rPr>
          <w:delText>:Number</w:delText>
        </w:r>
      </w:del>
      <w:ins w:id="2662"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lastRenderedPageBreak/>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663" w:author="Eric Boisvert" w:date="2016-03-28T13:13:00Z">
        <w:r>
          <w:t>If present, t</w:t>
        </w:r>
      </w:ins>
      <w:del w:id="2664" w:author="Eric Boisvert" w:date="2016-03-28T13:13:00Z">
        <w:r w:rsidR="00393486" w:rsidDel="00F13D40">
          <w:rPr>
            <w:lang w:val="en-CA"/>
          </w:rPr>
          <w:delText>T</w:delText>
        </w:r>
      </w:del>
      <w:r w:rsidR="00393486">
        <w:rPr>
          <w:lang w:val="en-CA"/>
        </w:rPr>
        <w:t>he property observationMethod</w:t>
      </w:r>
      <w:del w:id="2665" w:author="Eric Boisvert" w:date="2016-01-24T13:30:00Z">
        <w:r w:rsidR="00393486" w:rsidDel="00253146">
          <w:rPr>
            <w:lang w:val="en-CA"/>
          </w:rPr>
          <w:delText>:CharacterString</w:delText>
        </w:r>
      </w:del>
      <w:ins w:id="2666"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667" w:author="Eric Boisvert" w:date="2016-03-28T13:13:00Z">
        <w:r>
          <w:t>If present, t</w:t>
        </w:r>
      </w:ins>
      <w:del w:id="2668" w:author="Eric Boisvert" w:date="2016-03-28T13:13:00Z">
        <w:r w:rsidR="00393486" w:rsidDel="00F13D40">
          <w:rPr>
            <w:lang w:val="en-CA"/>
          </w:rPr>
          <w:delText>T</w:delText>
        </w:r>
      </w:del>
      <w:r w:rsidR="00393486">
        <w:rPr>
          <w:lang w:val="en-CA"/>
        </w:rPr>
        <w:t>he property positionAccuracy</w:t>
      </w:r>
      <w:del w:id="2669" w:author="Eric Boisvert" w:date="2016-01-24T13:30:00Z">
        <w:r w:rsidR="00393486" w:rsidDel="00253146">
          <w:rPr>
            <w:lang w:val="en-CA"/>
          </w:rPr>
          <w:delText>:CharacterString</w:delText>
        </w:r>
      </w:del>
      <w:ins w:id="2670"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671" w:author="Eric Boisvert" w:date="2016-03-28T13:13:00Z">
        <w:r>
          <w:t>If present, t</w:t>
        </w:r>
      </w:ins>
      <w:del w:id="2672"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673" w:author="Eric Boisvert" w:date="2016-03-28T12:56:00Z">
        <w:r w:rsidR="00393486" w:rsidRPr="00393486" w:rsidDel="008A53EB">
          <w:rPr>
            <w:lang w:val="en-CA"/>
          </w:rPr>
          <w:delText>a</w:delText>
        </w:r>
      </w:del>
      <w:r w:rsidR="00393486" w:rsidRPr="00393486">
        <w:rPr>
          <w:lang w:val="en-CA"/>
        </w:rPr>
        <w:t>m</w:t>
      </w:r>
      <w:ins w:id="2674"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675" w:author="Eric Boisvert" w:date="2016-01-24T13:30:00Z">
        <w:r w:rsidDel="00253146">
          <w:rPr>
            <w:lang w:val="en-CA"/>
          </w:rPr>
          <w:delText>:CharacterString</w:delText>
        </w:r>
      </w:del>
      <w:ins w:id="267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677" w:author="Eric Boisvert" w:date="2016-01-24T13:30:00Z">
        <w:r w:rsidDel="00253146">
          <w:rPr>
            <w:lang w:val="en-CA"/>
          </w:rPr>
          <w:delText>:CharacterString</w:delText>
        </w:r>
      </w:del>
      <w:ins w:id="267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679"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24978A7E" w:rsidR="00D27756" w:rsidRDefault="00393486">
      <w:pPr>
        <w:rPr>
          <w:rFonts w:cs="Arial"/>
          <w:color w:val="000000"/>
          <w:lang w:val="en-CA"/>
        </w:rPr>
        <w:pPrChange w:id="2680"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681"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ins w:id="2682"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683" w:author="Eric Boisvert" w:date="2016-01-24T13:30:00Z">
        <w:r w:rsidDel="00253146">
          <w:rPr>
            <w:lang w:val="en-CA"/>
          </w:rPr>
          <w:delText>:CharacterString</w:delText>
        </w:r>
      </w:del>
      <w:ins w:id="268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5"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6"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2687" w:author="Eric Boisvert" w:date="2016-01-24T13:30:00Z">
        <w:r w:rsidDel="00253146">
          <w:rPr>
            <w:lang w:val="en-CA"/>
          </w:rPr>
          <w:delText>:CharacterString</w:delText>
        </w:r>
      </w:del>
      <w:ins w:id="268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9" w:author="Eric Boisvert" w:date="2016-03-28T12:56:00Z">
        <w:r w:rsidRPr="00393486" w:rsidDel="008A53EB">
          <w:rPr>
            <w:lang w:val="en-CA"/>
          </w:rPr>
          <w:delText xml:space="preserve">the </w:delText>
        </w:r>
      </w:del>
      <w:r w:rsidRPr="00393486">
        <w:rPr>
          <w:lang w:val="en-CA"/>
        </w:rPr>
        <w:t>all or part of the feature's history.</w:t>
      </w:r>
      <w:ins w:id="2690" w:author="Boisvert, Eric" w:date="2016-04-01T15:11:00Z">
        <w:r w:rsidR="001563D9" w:rsidDel="001563D9">
          <w:rPr>
            <w:lang w:val="en-CA"/>
          </w:rPr>
          <w:t xml:space="preserve"> </w:t>
        </w:r>
      </w:ins>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Pr>
        <w:rPr>
          <w:ins w:id="2691" w:author="Boisvert, Eric" w:date="2016-04-01T15:12:00Z"/>
        </w:rPr>
      </w:pPr>
    </w:p>
    <w:p w14:paraId="7661D0A7" w14:textId="10A34ACB" w:rsidR="00D27756" w:rsidRDefault="00F13D40">
      <w:pPr>
        <w:rPr>
          <w:rFonts w:cs="Arial"/>
          <w:color w:val="000000"/>
          <w:lang w:val="en-CA"/>
        </w:rPr>
        <w:pPrChange w:id="2692" w:author="Boisvert, Eric" w:date="2016-04-01T15:12:00Z">
          <w:pPr>
            <w:autoSpaceDE w:val="0"/>
            <w:autoSpaceDN w:val="0"/>
            <w:adjustRightInd w:val="0"/>
            <w:spacing w:after="0" w:line="240" w:lineRule="atLeast"/>
          </w:pPr>
        </w:pPrChange>
      </w:pPr>
      <w:r>
        <w:lastRenderedPageBreak/>
        <w:t>If present, t</w:t>
      </w:r>
      <w:r w:rsidR="007433DB">
        <w:rPr>
          <w:lang w:val="en-CA"/>
        </w:rPr>
        <w:t>he property specification_uri</w:t>
      </w:r>
      <w:del w:id="2693" w:author="Eric Boisvert" w:date="2016-01-24T13:30:00Z">
        <w:r w:rsidR="007433DB" w:rsidDel="00253146">
          <w:rPr>
            <w:lang w:val="en-CA"/>
          </w:rPr>
          <w:delText>:CharacterString</w:delText>
        </w:r>
      </w:del>
      <w:ins w:id="2694" w:author="Eric Boisvert" w:date="2016-01-24T13:30:00Z">
        <w:r w:rsidR="00253146">
          <w:rPr>
            <w:lang w:val="en-CA"/>
          </w:rPr>
          <w:t>:Primitive::CharacterString</w:t>
        </w:r>
      </w:ins>
      <w:r w:rsidR="007433DB">
        <w:rPr>
          <w:lang w:val="en-CA"/>
        </w:rPr>
        <w:t xml:space="preserve"> shall contain a </w:t>
      </w:r>
      <w:r w:rsidR="007433DB" w:rsidRPr="007433DB">
        <w:rPr>
          <w:lang w:val="en-CA"/>
        </w:rPr>
        <w:t xml:space="preserve">URI referring the the GeoSciML ShearDisplacementStructure feature that describes the instance in detail. </w:t>
      </w:r>
      <w:del w:id="2695"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2696"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697" w:author="Eric Boisvert" w:date="2016-03-28T13:13:00Z">
        <w:r>
          <w:t>If present, t</w:t>
        </w:r>
      </w:ins>
      <w:del w:id="2698" w:author="Eric Boisvert" w:date="2016-03-28T13:13:00Z">
        <w:r w:rsidR="007433DB" w:rsidDel="00F13D40">
          <w:rPr>
            <w:lang w:val="en-CA"/>
          </w:rPr>
          <w:delText>T</w:delText>
        </w:r>
      </w:del>
      <w:r w:rsidR="007433DB">
        <w:rPr>
          <w:lang w:val="en-CA"/>
        </w:rPr>
        <w:t>he property metadata_uri</w:t>
      </w:r>
      <w:del w:id="2699" w:author="Eric Boisvert" w:date="2016-01-24T13:30:00Z">
        <w:r w:rsidR="007433DB" w:rsidDel="00253146">
          <w:rPr>
            <w:lang w:val="en-CA"/>
          </w:rPr>
          <w:delText>:CharacterString</w:delText>
        </w:r>
      </w:del>
      <w:ins w:id="2700"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664297DC" w:rsidR="007433DB" w:rsidRDefault="00F13D40" w:rsidP="007433DB">
      <w:ins w:id="2701" w:author="Eric Boisvert" w:date="2016-03-28T13:14:00Z">
        <w:r>
          <w:t>If present, t</w:t>
        </w:r>
      </w:ins>
      <w:del w:id="2702" w:author="Eric Boisvert" w:date="2016-03-28T13:14:00Z">
        <w:r w:rsidR="007433DB" w:rsidDel="00F13D40">
          <w:delText>T</w:delText>
        </w:r>
      </w:del>
      <w:r w:rsidR="007433DB">
        <w:t xml:space="preserve">he property </w:t>
      </w:r>
      <w:r w:rsidR="007433DB" w:rsidRPr="00C17A19">
        <w:t>genericSymbolizer</w:t>
      </w:r>
      <w:del w:id="2703" w:author="Eric Boisvert" w:date="2016-01-24T13:30:00Z">
        <w:r w:rsidR="007433DB" w:rsidDel="00253146">
          <w:delText>:CharacterString</w:delText>
        </w:r>
      </w:del>
      <w:ins w:id="2704"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05" w:name="BKM_11E20CA8_2344_4418_A9F9_325A11426D44"/>
      <w:bookmarkStart w:id="2706" w:name="BKM_20A123B5_7607_4A2B_A3F4_2BA8EEA3BD6E"/>
      <w:bookmarkStart w:id="2707" w:name="BKM_62E65A70_EB75_497A_886F_BAAEBB60A5EC"/>
      <w:bookmarkStart w:id="2708" w:name="BKM_3F13203C_BEB3_44A2_B8B9_417C5D453C67"/>
      <w:bookmarkStart w:id="2709" w:name="BKM_D9E97001_975E_4E48_B383_84E3B817A9D6"/>
      <w:bookmarkStart w:id="2710" w:name="BKM_ABD8F88A_D6D5_49E8_B4C4_6E53A78AD465"/>
      <w:bookmarkStart w:id="2711" w:name="BKM_7660FDA3_AB42_45F9_86AB_19287D13C566"/>
      <w:bookmarkStart w:id="2712" w:name="BKM_28FFF6C1_C18B_4629_BB75_27AFBE7647AB"/>
      <w:bookmarkStart w:id="2713" w:name="BKM_DE525394_F288_4E7F_AF29_CF676A7FB892"/>
      <w:bookmarkStart w:id="2714" w:name="BKM_BDA40AB6_6C56_4E4F_9588_C051912996DC"/>
      <w:bookmarkStart w:id="2715" w:name="BKM_2209CF72_C0AB_47F3_BB22_4A2E8334027A"/>
      <w:bookmarkStart w:id="2716" w:name="BKM_BD7868DF_0409_467D_8844_EE4674C50774"/>
      <w:bookmarkStart w:id="2717" w:name="BKM_674A1294_59BE_4203_9B03_BC5D6023992F"/>
      <w:bookmarkStart w:id="2718" w:name="BKM_A1B86BC0_3316_46AB_8D32_7786DFA0771F"/>
      <w:bookmarkStart w:id="2719" w:name="BKM_5ED9FA7F_347C_499C_BF86_2B88071AD840"/>
      <w:bookmarkStart w:id="2720" w:name="BKM_EC7555C0_681D_45F5_BEFB_0F7BFDEF3CFB"/>
      <w:bookmarkStart w:id="2721" w:name="BKM_36C08EC9_BB32_4BDE_99FD_336AAA2512BB"/>
      <w:bookmarkStart w:id="2722" w:name="BKM_34B08950_B320_4DCA_B7B3_801822442BA1"/>
      <w:bookmarkStart w:id="2723" w:name="BKM_1D369827_5E0B_4F3B_99DE_498DE4F4D001"/>
      <w:bookmarkStart w:id="2724" w:name="BKM_42115B02_1C56_42D6_B0AA_D6174F756E65"/>
      <w:bookmarkStart w:id="2725" w:name="BKM_401A0B2C_FBFD_43E2_BC4F_F4876D6A55A5"/>
      <w:bookmarkStart w:id="2726" w:name="BKM_AA3C91BB_B0F8_4E56_A1E5_9C3530C146AE"/>
      <w:bookmarkStart w:id="2727" w:name="BKM_C202EED3_CA3B_4848_8F51_4E4216E311CB"/>
      <w:bookmarkStart w:id="2728" w:name="BKM_F61C54B5_53A3_4B3D_8747_890B595FF05F"/>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p>
    <w:p w14:paraId="54D90096" w14:textId="77777777" w:rsidR="00D14AF0" w:rsidRDefault="00D14AF0" w:rsidP="00CA3AC5">
      <w:pPr>
        <w:pStyle w:val="Heading3"/>
        <w:rPr>
          <w:lang w:val="en-CA"/>
        </w:rPr>
      </w:pPr>
      <w:bookmarkStart w:id="2729" w:name="_Toc447367148"/>
      <w:r w:rsidRPr="00D14AF0">
        <w:rPr>
          <w:lang w:val="en-CA"/>
        </w:rPr>
        <w:t>S</w:t>
      </w:r>
      <w:bookmarkStart w:id="2730" w:name="BKM_A518DA4F_2CA4_4758_BC7A_4790DC092913"/>
      <w:bookmarkEnd w:id="2730"/>
      <w:r w:rsidRPr="00D14AF0">
        <w:rPr>
          <w:lang w:val="en-CA"/>
        </w:rPr>
        <w:t>iteObservationView</w:t>
      </w:r>
      <w:bookmarkEnd w:id="2729"/>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1A7658" w:rsidP="00A42248">
      <w:pPr>
        <w:keepNext/>
        <w:autoSpaceDE w:val="0"/>
        <w:autoSpaceDN w:val="0"/>
        <w:adjustRightInd w:val="0"/>
        <w:spacing w:after="0" w:line="240" w:lineRule="atLeast"/>
      </w:pPr>
      <w:r>
        <w:rPr>
          <w:noProof/>
          <w:lang w:val="en-CA" w:eastAsia="en-CA"/>
        </w:rPr>
        <w:pict w14:anchorId="6735FE99">
          <v:shape id="_x0000_i1042" type="#_x0000_t75" style="width:199.2pt;height:240.45pt;visibility:visible;mso-wrap-style:square">
            <v:imagedata r:id="rId33" o:title=""/>
          </v:shape>
        </w:pict>
      </w:r>
    </w:p>
    <w:p w14:paraId="217086C1" w14:textId="6D359928"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731" w:author="Eric Boisvert" w:date="2016-04-03T12:16:00Z">
        <w:r w:rsidR="00652185">
          <w:rPr>
            <w:noProof/>
          </w:rPr>
          <w:t>18</w:t>
        </w:r>
      </w:ins>
      <w:ins w:id="2732" w:author="Boisvert, Eric" w:date="2016-04-01T13:15:00Z">
        <w:del w:id="2733" w:author="Eric Boisvert" w:date="2016-04-02T15:34:00Z">
          <w:r w:rsidR="008D755A" w:rsidDel="004F09EE">
            <w:rPr>
              <w:noProof/>
            </w:rPr>
            <w:delText>17</w:delText>
          </w:r>
        </w:del>
      </w:ins>
      <w:del w:id="2734" w:author="Eric Boisvert" w:date="2016-04-02T15:34:00Z">
        <w:r w:rsidR="0043586C" w:rsidDel="004F09EE">
          <w:rPr>
            <w:noProof/>
          </w:rPr>
          <w:delText>15</w:delText>
        </w:r>
      </w:del>
      <w:r>
        <w:fldChar w:fldCharType="end"/>
      </w:r>
      <w:r>
        <w:t xml:space="preserve"> </w:t>
      </w:r>
      <w:r w:rsidRPr="00A31DB3">
        <w:t xml:space="preserve">SiteObservationView </w:t>
      </w:r>
      <w:del w:id="2735" w:author="Boisvert, Eric" w:date="2016-03-29T08:35:00Z">
        <w:r w:rsidRPr="00A31DB3" w:rsidDel="00BF2A41">
          <w:delText>class</w:delText>
        </w:r>
      </w:del>
      <w:ins w:id="2736"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737"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738" w:author="Eric Boisvert" w:date="2016-03-28T12:57:00Z">
        <w:r w:rsidR="00D14AF0" w:rsidRPr="00D14AF0" w:rsidDel="008A53EB">
          <w:rPr>
            <w:rFonts w:cs="Arial"/>
            <w:color w:val="000000"/>
            <w:lang w:val="en-CA"/>
          </w:rPr>
          <w:delText xml:space="preserve">point </w:delText>
        </w:r>
      </w:del>
      <w:ins w:id="2739"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740" w:author="Eric Boisvert" w:date="2016-01-24T13:30:00Z">
        <w:r w:rsidDel="00253146">
          <w:delText>:CharacterString</w:delText>
        </w:r>
      </w:del>
      <w:ins w:id="2741"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42"/>
      <w:r>
        <w:rPr>
          <w:lang w:val="en-CA"/>
        </w:rPr>
        <w:t>3986</w:t>
      </w:r>
      <w:commentRangeEnd w:id="2742"/>
      <w:r>
        <w:rPr>
          <w:rStyle w:val="CommentReference"/>
        </w:rPr>
        <w:commentReference w:id="2742"/>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743"/>
            <w:r>
              <w:rPr>
                <w:rStyle w:val="reqtext"/>
                <w:lang w:val="en-CA"/>
              </w:rPr>
              <w:t xml:space="preserve">Identifier </w:t>
            </w:r>
            <w:del w:id="2744" w:author="Eric Boisvert" w:date="2016-03-25T09:37:00Z">
              <w:r w:rsidDel="00037BE7">
                <w:rPr>
                  <w:rStyle w:val="reqtext"/>
                  <w:lang w:val="en-CA"/>
                </w:rPr>
                <w:delText xml:space="preserve">SHOULD </w:delText>
              </w:r>
            </w:del>
            <w:ins w:id="2745"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743"/>
            <w:r>
              <w:rPr>
                <w:rStyle w:val="CommentReference"/>
                <w:rFonts w:ascii="Times New Roman" w:eastAsia="Times New Roman" w:hAnsi="Times New Roman"/>
                <w:lang w:val="en-US" w:eastAsia="en-US"/>
              </w:rPr>
              <w:commentReference w:id="2743"/>
            </w:r>
            <w:ins w:id="2746"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747"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lastRenderedPageBreak/>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748" w:author="Eric Boisvert" w:date="2016-03-28T13:14:00Z">
        <w:r>
          <w:t>If present, t</w:t>
        </w:r>
      </w:ins>
      <w:del w:id="2749"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750" w:author="Eric Boisvert" w:date="2016-01-24T13:30:00Z">
        <w:r w:rsidR="00006FB0" w:rsidDel="00253146">
          <w:rPr>
            <w:rFonts w:cs="Arial"/>
            <w:color w:val="000000"/>
            <w:lang w:val="en-CA"/>
          </w:rPr>
          <w:delText>:CharacterString</w:delText>
        </w:r>
      </w:del>
      <w:ins w:id="2751"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752"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753" w:author="Eric Boisvert" w:date="2016-03-28T13:14:00Z">
        <w:r>
          <w:t>If present, t</w:t>
        </w:r>
      </w:ins>
      <w:del w:id="2754" w:author="Eric Boisvert" w:date="2016-03-28T13:14:00Z">
        <w:r w:rsidR="00006FB0" w:rsidDel="00F13D40">
          <w:delText>T</w:delText>
        </w:r>
      </w:del>
      <w:r w:rsidR="00006FB0">
        <w:t>he property observationName</w:t>
      </w:r>
      <w:ins w:id="2755"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756" w:author="Eric Boisvert" w:date="2016-03-28T13:14:00Z">
        <w:r>
          <w:t>If present, t</w:t>
        </w:r>
      </w:ins>
      <w:del w:id="2757" w:author="Eric Boisvert" w:date="2016-03-28T13:14:00Z">
        <w:r w:rsidR="00B228FF" w:rsidDel="00F13D40">
          <w:rPr>
            <w:rFonts w:cs="Arial"/>
            <w:color w:val="000000"/>
            <w:lang w:val="en-CA"/>
          </w:rPr>
          <w:delText>T</w:delText>
        </w:r>
      </w:del>
      <w:r w:rsidR="00B228FF">
        <w:rPr>
          <w:rFonts w:cs="Arial"/>
          <w:color w:val="000000"/>
          <w:lang w:val="en-CA"/>
        </w:rPr>
        <w:t>he propery label</w:t>
      </w:r>
      <w:del w:id="2758" w:author="Eric Boisvert" w:date="2016-01-24T13:30:00Z">
        <w:r w:rsidR="00B228FF" w:rsidDel="00253146">
          <w:rPr>
            <w:rFonts w:cs="Arial"/>
            <w:color w:val="000000"/>
            <w:lang w:val="en-CA"/>
          </w:rPr>
          <w:delText>:CharacterString</w:delText>
        </w:r>
      </w:del>
      <w:ins w:id="2759"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760"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761" w:author="Eric Boisvert" w:date="2016-03-28T13:14:00Z">
        <w:r>
          <w:t>If present, t</w:t>
        </w:r>
      </w:ins>
      <w:del w:id="2762"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763" w:author="Eric Boisvert" w:date="2016-01-24T13:30:00Z">
        <w:r w:rsidR="00B228FF" w:rsidDel="00253146">
          <w:rPr>
            <w:rFonts w:cs="Arial"/>
            <w:color w:val="000000"/>
            <w:lang w:val="en-CA"/>
          </w:rPr>
          <w:delText>:CharacterString</w:delText>
        </w:r>
      </w:del>
      <w:ins w:id="2764"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765" w:author="Eric Boisvert" w:date="2016-03-28T13:14:00Z">
        <w:r>
          <w:t>If present, t</w:t>
        </w:r>
      </w:ins>
      <w:del w:id="2766"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767" w:author="Eric Boisvert" w:date="2016-01-24T13:30:00Z">
        <w:r w:rsidR="00B228FF" w:rsidDel="00253146">
          <w:rPr>
            <w:rFonts w:cs="Arial"/>
            <w:color w:val="000000"/>
            <w:lang w:val="en-CA"/>
          </w:rPr>
          <w:delText>:CharacterString</w:delText>
        </w:r>
      </w:del>
      <w:ins w:id="2768"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769" w:author="Eric Boisvert" w:date="2016-03-28T13:14:00Z">
        <w:r>
          <w:t>If present, t</w:t>
        </w:r>
      </w:ins>
      <w:del w:id="2770"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771" w:author="Eric Boisvert" w:date="2016-01-24T13:30:00Z">
        <w:r w:rsidR="00B228FF" w:rsidDel="00253146">
          <w:rPr>
            <w:rFonts w:cs="Arial"/>
            <w:color w:val="000000"/>
            <w:lang w:val="en-CA"/>
          </w:rPr>
          <w:delText>:CharacterString</w:delText>
        </w:r>
      </w:del>
      <w:ins w:id="2772"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773" w:author="Eric Boisvert" w:date="2016-03-28T13:14:00Z">
        <w:r>
          <w:t>If present, t</w:t>
        </w:r>
      </w:ins>
      <w:del w:id="2774"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775" w:author="Eric Boisvert" w:date="2016-01-24T13:30:00Z">
        <w:r w:rsidR="00793913" w:rsidDel="00253146">
          <w:rPr>
            <w:rFonts w:cs="Arial"/>
            <w:color w:val="000000"/>
            <w:lang w:val="en-CA"/>
          </w:rPr>
          <w:delText>:CharacterString</w:delText>
        </w:r>
      </w:del>
      <w:ins w:id="2776"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777"/>
      <w:r w:rsidR="00863E82" w:rsidRPr="00863E82">
        <w:rPr>
          <w:rFonts w:cs="Arial"/>
          <w:color w:val="000000"/>
          <w:lang w:val="en-CA"/>
        </w:rPr>
        <w:t xml:space="preserve">Although this field is implemented as a character </w:t>
      </w:r>
      <w:r w:rsidR="00863E82" w:rsidRPr="00863E82">
        <w:rPr>
          <w:rFonts w:cs="Arial"/>
          <w:color w:val="000000"/>
          <w:lang w:val="en-CA"/>
        </w:rPr>
        <w:lastRenderedPageBreak/>
        <w:t xml:space="preserve">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777"/>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777"/>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778" w:author="Eric Boisvert" w:date="2016-03-28T12:58:00Z">
        <w:r>
          <w:rPr>
            <w:lang w:val="en-CA"/>
          </w:rPr>
          <w:t>If relevant, t</w:t>
        </w:r>
      </w:ins>
      <w:del w:id="2779" w:author="Eric Boisvert" w:date="2016-03-28T12:58:00Z">
        <w:r w:rsidR="005679BA" w:rsidDel="008A53EB">
          <w:rPr>
            <w:lang w:val="en-CA"/>
          </w:rPr>
          <w:delText>T</w:delText>
        </w:r>
      </w:del>
      <w:r w:rsidR="005679BA">
        <w:rPr>
          <w:lang w:val="en-CA"/>
        </w:rPr>
        <w:t>he property observedValueUom</w:t>
      </w:r>
      <w:del w:id="2780" w:author="Eric Boisvert" w:date="2016-01-24T13:30:00Z">
        <w:r w:rsidR="005679BA" w:rsidDel="00253146">
          <w:rPr>
            <w:lang w:val="en-CA"/>
          </w:rPr>
          <w:delText>:CharacterString</w:delText>
        </w:r>
      </w:del>
      <w:ins w:id="2781"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782" w:author="Eric Boisvert" w:date="2016-03-28T12:58:00Z">
        <w:r>
          <w:rPr>
            <w:lang w:val="en-CA"/>
          </w:rPr>
          <w:t>y</w:t>
        </w:r>
      </w:ins>
      <w:del w:id="2783"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784" w:author="Eric Boisvert" w:date="2016-03-28T13:14:00Z">
        <w:r>
          <w:t>If present, t</w:t>
        </w:r>
      </w:ins>
      <w:del w:id="2785"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786" w:author="Eric Boisvert" w:date="2016-01-24T13:30:00Z">
        <w:r w:rsidR="005679BA" w:rsidDel="00253146">
          <w:rPr>
            <w:rFonts w:cs="Arial"/>
            <w:color w:val="000000"/>
            <w:lang w:val="en-CA"/>
          </w:rPr>
          <w:delText>:CharacterString</w:delText>
        </w:r>
      </w:del>
      <w:ins w:id="2787"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788" w:author="Eric Boisvert" w:date="2016-03-28T13:14:00Z">
        <w:r>
          <w:t>If present, t</w:t>
        </w:r>
      </w:ins>
      <w:del w:id="2789"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790" w:author="Eric Boisvert" w:date="2016-01-24T13:30:00Z">
        <w:r w:rsidR="005679BA" w:rsidDel="00253146">
          <w:rPr>
            <w:rFonts w:cs="Arial"/>
            <w:color w:val="000000"/>
            <w:lang w:val="en-CA"/>
          </w:rPr>
          <w:delText>:CharacterString</w:delText>
        </w:r>
      </w:del>
      <w:ins w:id="2791"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792" w:author="Eric Boisvert" w:date="2016-03-28T13:14:00Z">
        <w:r>
          <w:t>If present, t</w:t>
        </w:r>
      </w:ins>
      <w:del w:id="2793" w:author="Eric Boisvert" w:date="2016-03-28T13:14:00Z">
        <w:r w:rsidR="005679BA" w:rsidDel="00F13D40">
          <w:rPr>
            <w:rFonts w:cs="Arial"/>
            <w:color w:val="000000"/>
            <w:lang w:val="en-CA"/>
          </w:rPr>
          <w:delText>T</w:delText>
        </w:r>
      </w:del>
      <w:r w:rsidR="005679BA">
        <w:rPr>
          <w:rFonts w:cs="Arial"/>
          <w:color w:val="000000"/>
          <w:lang w:val="en-CA"/>
        </w:rPr>
        <w:t>he property source</w:t>
      </w:r>
      <w:del w:id="2794" w:author="Eric Boisvert" w:date="2016-01-24T13:30:00Z">
        <w:r w:rsidR="005679BA" w:rsidDel="00253146">
          <w:rPr>
            <w:rFonts w:cs="Arial"/>
            <w:color w:val="000000"/>
            <w:lang w:val="en-CA"/>
          </w:rPr>
          <w:delText>:CharacterString</w:delText>
        </w:r>
      </w:del>
      <w:ins w:id="2795"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796" w:author="Eric Boisvert" w:date="2016-01-24T13:30:00Z">
        <w:r w:rsidDel="00253146">
          <w:rPr>
            <w:rFonts w:cs="Arial"/>
            <w:color w:val="000000"/>
            <w:lang w:val="en-CA"/>
          </w:rPr>
          <w:delText>:CharacterString</w:delText>
        </w:r>
      </w:del>
      <w:ins w:id="2797"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798"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799" w:author="Eric Boisvert" w:date="2016-03-28T13:15:00Z">
        <w:r>
          <w:t>If present, t</w:t>
        </w:r>
      </w:ins>
      <w:del w:id="2800"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01" w:author="Eric Boisvert" w:date="2016-01-24T13:30:00Z">
        <w:r w:rsidR="00637CC9" w:rsidDel="00253146">
          <w:rPr>
            <w:rFonts w:cs="Arial"/>
            <w:color w:val="000000"/>
            <w:lang w:val="en-CA"/>
          </w:rPr>
          <w:delText>:CharacterString</w:delText>
        </w:r>
      </w:del>
      <w:ins w:id="2802"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803" w:author="Eric Boisvert" w:date="2016-03-28T13:15:00Z">
        <w:r>
          <w:t>If present, t</w:t>
        </w:r>
      </w:ins>
      <w:del w:id="2804" w:author="Eric Boisvert" w:date="2016-03-28T13:15:00Z">
        <w:r w:rsidR="00637CC9" w:rsidDel="00F13D40">
          <w:rPr>
            <w:lang w:val="en-CA"/>
          </w:rPr>
          <w:delText>T</w:delText>
        </w:r>
      </w:del>
      <w:r w:rsidR="00637CC9">
        <w:rPr>
          <w:lang w:val="en-CA"/>
        </w:rPr>
        <w:t>he property genericSymboliser</w:t>
      </w:r>
      <w:del w:id="2805" w:author="Eric Boisvert" w:date="2016-01-24T13:30:00Z">
        <w:r w:rsidR="00637CC9" w:rsidDel="00253146">
          <w:rPr>
            <w:lang w:val="en-CA"/>
          </w:rPr>
          <w:delText>:CharacterString</w:delText>
        </w:r>
      </w:del>
      <w:ins w:id="2806"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807" w:author="Eric Boisvert" w:date="2016-03-28T12:59:00Z"/>
          <w:lang w:val="en-CA"/>
        </w:rPr>
      </w:pPr>
      <w:ins w:id="2808" w:author="Eric Boisvert" w:date="2016-03-28T13:15:00Z">
        <w:r>
          <w:t>If present, t</w:t>
        </w:r>
      </w:ins>
      <w:del w:id="2809"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810"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811" w:author="Eric Boisvert" w:date="2016-03-28T12:59:00Z"/>
                <w:rStyle w:val="requri"/>
                <w:lang w:val="en-CA"/>
              </w:rPr>
            </w:pPr>
            <w:ins w:id="2812" w:author="Eric Boisvert" w:date="2016-03-28T12:59:00Z">
              <w:r>
                <w:rPr>
                  <w:rStyle w:val="requri"/>
                  <w:lang w:val="en-CA"/>
                </w:rPr>
                <w:t>/req/gsml4-portrayal</w:t>
              </w:r>
              <w:r w:rsidRPr="00D12552">
                <w:rPr>
                  <w:rStyle w:val="requri"/>
                  <w:lang w:val="en-CA"/>
                </w:rPr>
                <w:t>/</w:t>
              </w:r>
              <w:r>
                <w:rPr>
                  <w:rStyle w:val="requri"/>
                  <w:lang w:val="en-CA"/>
                </w:rPr>
                <w:t>siteobservationview-</w:t>
              </w:r>
            </w:ins>
            <w:ins w:id="2813"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814" w:author="Eric Boisvert" w:date="2016-03-28T12:59:00Z"/>
                <w:rStyle w:val="reqtext"/>
                <w:lang w:val="en-CA"/>
              </w:rPr>
            </w:pPr>
            <w:ins w:id="2815" w:author="Eric Boisvert" w:date="2016-03-28T12:59:00Z">
              <w:r>
                <w:rPr>
                  <w:rStyle w:val="reqtext"/>
                  <w:lang w:val="en-CA"/>
                </w:rPr>
                <w:t>If present, the symbolRotation SHALL be a value in the range [0,360[</w:t>
              </w:r>
            </w:ins>
            <w:ins w:id="2816"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817" w:name="BKM_EC69FC11_247D_4B96_A882_7E9D1AD588E0"/>
      <w:bookmarkStart w:id="2818" w:name="BKM_ADCD2F69_DA9B_47AD_AAD9_CD10F85583D7"/>
      <w:bookmarkStart w:id="2819" w:name="BKM_07E8099B_7BEC_4F52_A9CB_2057EB65CA46"/>
      <w:bookmarkStart w:id="2820" w:name="BKM_803B49B5_5346_4ECB_84C0_E9285F22A260"/>
      <w:bookmarkStart w:id="2821" w:name="BKM_EF622FE6_F231_4466_80B5_7C9E00C1AF26"/>
      <w:bookmarkStart w:id="2822" w:name="BKM_314D3BAE_F7C9_4B36_ADB6_C72D030F3753"/>
      <w:bookmarkStart w:id="2823" w:name="BKM_39715309_7964_43D3_8714_66E5FE3F5A42"/>
      <w:bookmarkStart w:id="2824" w:name="BKM_154B13F8_8CD9_473E_98B5_93572A0EB3BB"/>
      <w:bookmarkStart w:id="2825" w:name="BKM_2C39BB23_51CD_4C07_BC3D_DFD062118A45"/>
      <w:bookmarkStart w:id="2826" w:name="BKM_60CAAB90_52E0_4214_AE69_D0060C7423ED"/>
      <w:bookmarkStart w:id="2827" w:name="BKM_E7AC1443_775C_4DF5_9107_5B1DF4E1D651"/>
      <w:bookmarkStart w:id="2828" w:name="BKM_EF3CAFA8_84A6_43F7_816F_7C74C3A3DFE7"/>
      <w:bookmarkStart w:id="2829" w:name="BKM_71BA9B79_BC0A_41B7_9630_0B047D9D4660"/>
      <w:bookmarkStart w:id="2830" w:name="BKM_9A13DBF6_70E2_469B_9B7C_F26D7AD812B4"/>
      <w:bookmarkStart w:id="2831" w:name="BKM_9A6DFACA_1D0A_423A_BF5D_1157B46A0AC1"/>
      <w:bookmarkStart w:id="2832" w:name="BKM_33E68653_BDB1_481F_9DFE_82E9A91DF147"/>
      <w:bookmarkStart w:id="2833" w:name="BKM_F3F9B426_BC9F_4BBA_B792_A96166218E9B"/>
      <w:bookmarkStart w:id="2834" w:name="BKM_86911221_5DFE_449B_9D0A_484F8F57F8F9"/>
      <w:bookmarkStart w:id="2835" w:name="BKM_07EEDF2F_1AA2_45F8_B145_4B7F189B0502"/>
      <w:bookmarkStart w:id="2836" w:name="BKM_4A997C54_C45D_4E40_AC91_CE1E1615770B"/>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ins w:id="2837" w:author="Eric Boisvert" w:date="2016-01-14T05:38:00Z">
        <w:r>
          <w:br w:type="page"/>
        </w:r>
      </w:ins>
    </w:p>
    <w:p w14:paraId="76CB06FE" w14:textId="6B495607" w:rsidR="009B3BBD" w:rsidRDefault="009B3BBD" w:rsidP="00BA6B31">
      <w:pPr>
        <w:pStyle w:val="Heading2"/>
        <w:rPr>
          <w:lang w:val="en-CA"/>
        </w:rPr>
      </w:pPr>
      <w:bookmarkStart w:id="2838" w:name="_Toc447367149"/>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838"/>
      <w:ins w:id="2839" w:author="Eric Boisvert" w:date="2016-04-03T12:50:00Z">
        <w:r w:rsidR="00052694">
          <w:rPr>
            <w:lang w:val="en-CA"/>
          </w:rPr>
          <w:t xml:space="preserve"> </w:t>
        </w:r>
        <w:r w:rsidR="00052694">
          <w:t xml:space="preserve"> (Normative)</w:t>
        </w:r>
      </w:ins>
    </w:p>
    <w:p w14:paraId="3BFE0768" w14:textId="77777777" w:rsidR="008A1AF4" w:rsidRDefault="008A1AF4" w:rsidP="00355CAB">
      <w:pPr>
        <w:rPr>
          <w:ins w:id="2840"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Change w:id="2841" w:author="Eric Boisvert" w:date="2016-04-03T10:27: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1809"/>
        <w:gridCol w:w="7088"/>
        <w:tblGridChange w:id="2842">
          <w:tblGrid>
            <w:gridCol w:w="1809"/>
            <w:gridCol w:w="7088"/>
          </w:tblGrid>
        </w:tblGridChange>
      </w:tblGrid>
      <w:tr w:rsidR="001563D9" w:rsidRPr="00F8013C" w14:paraId="4CF92E4A" w14:textId="77777777" w:rsidTr="00F8013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Change w:id="2843"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tcPrChange>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F8013C">
        <w:tc>
          <w:tcPr>
            <w:tcW w:w="8897" w:type="dxa"/>
            <w:gridSpan w:val="2"/>
            <w:tcBorders>
              <w:top w:val="single" w:sz="12" w:space="0" w:color="auto"/>
              <w:left w:val="single" w:sz="12" w:space="0" w:color="auto"/>
              <w:bottom w:val="single" w:sz="12" w:space="0" w:color="auto"/>
              <w:right w:val="single" w:sz="12" w:space="0" w:color="auto"/>
            </w:tcBorders>
            <w:tcPrChange w:id="2844" w:author="Eric Boisvert" w:date="2016-04-03T10:27:00Z">
              <w:tcPr>
                <w:tcW w:w="8897" w:type="dxa"/>
                <w:gridSpan w:val="2"/>
                <w:tcBorders>
                  <w:top w:val="single" w:sz="12" w:space="0" w:color="auto"/>
                  <w:left w:val="single" w:sz="12" w:space="0" w:color="auto"/>
                  <w:bottom w:val="single" w:sz="12" w:space="0" w:color="auto"/>
                  <w:right w:val="single" w:sz="12" w:space="0" w:color="auto"/>
                </w:tcBorders>
              </w:tcPr>
            </w:tcPrChange>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F8013C">
        <w:tc>
          <w:tcPr>
            <w:tcW w:w="1809" w:type="dxa"/>
            <w:tcBorders>
              <w:top w:val="single" w:sz="12" w:space="0" w:color="auto"/>
              <w:left w:val="single" w:sz="12" w:space="0" w:color="auto"/>
              <w:bottom w:val="single" w:sz="4" w:space="0" w:color="auto"/>
              <w:right w:val="single" w:sz="4" w:space="0" w:color="auto"/>
            </w:tcBorders>
            <w:tcPrChange w:id="2845" w:author="Eric Boisvert" w:date="2016-04-03T10:27:00Z">
              <w:tcPr>
                <w:tcW w:w="1809" w:type="dxa"/>
                <w:tcBorders>
                  <w:top w:val="single" w:sz="12" w:space="0" w:color="auto"/>
                  <w:left w:val="single" w:sz="12" w:space="0" w:color="auto"/>
                  <w:bottom w:val="single" w:sz="4" w:space="0" w:color="auto"/>
                  <w:right w:val="single" w:sz="4" w:space="0" w:color="auto"/>
                </w:tcBorders>
              </w:tcPr>
            </w:tcPrChange>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Change w:id="2846" w:author="Eric Boisvert" w:date="2016-04-03T10:27:00Z">
              <w:tcPr>
                <w:tcW w:w="7088" w:type="dxa"/>
                <w:tcBorders>
                  <w:top w:val="single" w:sz="12" w:space="0" w:color="auto"/>
                  <w:left w:val="single" w:sz="4" w:space="0" w:color="auto"/>
                  <w:bottom w:val="single" w:sz="4" w:space="0" w:color="auto"/>
                  <w:right w:val="single" w:sz="12" w:space="0" w:color="auto"/>
                </w:tcBorders>
              </w:tcPr>
            </w:tcPrChange>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F8013C">
        <w:tc>
          <w:tcPr>
            <w:tcW w:w="1809" w:type="dxa"/>
            <w:tcBorders>
              <w:top w:val="single" w:sz="4" w:space="0" w:color="auto"/>
              <w:left w:val="single" w:sz="12" w:space="0" w:color="auto"/>
              <w:bottom w:val="single" w:sz="4" w:space="0" w:color="auto"/>
              <w:right w:val="single" w:sz="4" w:space="0" w:color="auto"/>
            </w:tcBorders>
            <w:tcPrChange w:id="2847"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Change w:id="2848"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F8013C">
        <w:tc>
          <w:tcPr>
            <w:tcW w:w="1809" w:type="dxa"/>
            <w:tcBorders>
              <w:top w:val="single" w:sz="4" w:space="0" w:color="auto"/>
              <w:left w:val="single" w:sz="12" w:space="0" w:color="auto"/>
              <w:bottom w:val="single" w:sz="4" w:space="0" w:color="auto"/>
              <w:right w:val="single" w:sz="4" w:space="0" w:color="auto"/>
            </w:tcBorders>
            <w:tcPrChange w:id="2849"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85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F8013C">
        <w:tc>
          <w:tcPr>
            <w:tcW w:w="1809" w:type="dxa"/>
            <w:tcBorders>
              <w:top w:val="single" w:sz="4" w:space="0" w:color="auto"/>
              <w:left w:val="single" w:sz="12" w:space="0" w:color="auto"/>
              <w:bottom w:val="single" w:sz="4" w:space="0" w:color="auto"/>
              <w:right w:val="single" w:sz="4" w:space="0" w:color="auto"/>
            </w:tcBorders>
            <w:tcPrChange w:id="2851" w:author="Eric Boisvert" w:date="2016-04-03T10:27:00Z">
              <w:tcPr>
                <w:tcW w:w="1809" w:type="dxa"/>
                <w:tcBorders>
                  <w:top w:val="single" w:sz="4" w:space="0" w:color="auto"/>
                  <w:left w:val="single" w:sz="12" w:space="0" w:color="auto"/>
                  <w:bottom w:val="single" w:sz="4" w:space="0" w:color="auto"/>
                  <w:right w:val="single" w:sz="4" w:space="0" w:color="auto"/>
                </w:tcBorders>
              </w:tcPr>
            </w:tcPrChange>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Change w:id="2852"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5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5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443B9651" w:rsidR="001563D9" w:rsidRPr="00F8013C" w:rsidRDefault="001563D9" w:rsidP="00513449">
            <w:pPr>
              <w:spacing w:before="100" w:beforeAutospacing="1" w:after="100" w:afterAutospacing="1" w:line="230" w:lineRule="atLeast"/>
              <w:rPr>
                <w:rFonts w:ascii="Calibri" w:eastAsia="MS Mincho" w:hAnsi="Calibri"/>
                <w:sz w:val="20"/>
                <w:szCs w:val="20"/>
                <w:lang w:val="en-CA"/>
                <w:rPrChange w:id="2855" w:author="Eric Boisvert" w:date="2016-04-03T10:27:00Z">
                  <w:rPr>
                    <w:rFonts w:ascii="Calibri" w:eastAsia="MS Mincho" w:hAnsi="Calibri"/>
                    <w:i/>
                    <w:sz w:val="20"/>
                    <w:szCs w:val="20"/>
                    <w:lang w:val="en-CA"/>
                  </w:rPr>
                </w:rPrChange>
              </w:rPr>
            </w:pPr>
            <w:r w:rsidRPr="00F8013C">
              <w:rPr>
                <w:rFonts w:ascii="Calibri" w:eastAsia="MS Mincho" w:hAnsi="Calibri"/>
                <w:sz w:val="20"/>
                <w:szCs w:val="20"/>
                <w:lang w:val="en-CA"/>
                <w:rPrChange w:id="2856" w:author="Eric Boisvert" w:date="2016-04-03T10:27:00Z">
                  <w:rPr>
                    <w:rFonts w:ascii="Calibri" w:eastAsia="MS Mincho" w:hAnsi="Calibri"/>
                    <w:i/>
                    <w:sz w:val="20"/>
                    <w:szCs w:val="20"/>
                    <w:lang w:val="en-CA"/>
                  </w:rPr>
                </w:rPrChange>
              </w:rPr>
              <w:t>Purpose SHALL be a values from Table 2  .</w:t>
            </w:r>
          </w:p>
        </w:tc>
      </w:tr>
      <w:tr w:rsidR="001563D9" w:rsidRPr="00F8013C" w14:paraId="5907DC2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5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58"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F8013C" w:rsidRDefault="00F8013C">
            <w:pPr>
              <w:spacing w:before="100" w:beforeAutospacing="1" w:after="100" w:afterAutospacing="1" w:line="230" w:lineRule="atLeast"/>
              <w:rPr>
                <w:rFonts w:ascii="Calibri" w:eastAsia="MS Mincho" w:hAnsi="Calibri"/>
                <w:sz w:val="20"/>
                <w:szCs w:val="20"/>
                <w:lang w:val="en-CA"/>
                <w:rPrChange w:id="2859" w:author="Eric Boisvert" w:date="2016-04-03T10:27:00Z">
                  <w:rPr>
                    <w:rFonts w:ascii="Calibri" w:eastAsia="MS Mincho" w:hAnsi="Calibri"/>
                    <w:b/>
                    <w:sz w:val="20"/>
                    <w:szCs w:val="20"/>
                    <w:lang w:val="en-CA"/>
                  </w:rPr>
                </w:rPrChange>
              </w:rPr>
              <w:pPrChange w:id="2860" w:author="Eric Boisvert" w:date="2016-04-03T10:27:00Z">
                <w:pPr>
                  <w:spacing w:before="100" w:beforeAutospacing="1" w:after="100" w:afterAutospacing="1" w:line="230" w:lineRule="atLeast"/>
                  <w:jc w:val="both"/>
                </w:pPr>
              </w:pPrChange>
            </w:pPr>
            <w:r w:rsidRPr="00F8013C">
              <w:rPr>
                <w:rFonts w:ascii="Calibri" w:eastAsia="MS Mincho" w:hAnsi="Calibri"/>
                <w:sz w:val="20"/>
                <w:szCs w:val="20"/>
                <w:lang w:val="en-CA"/>
                <w:rPrChange w:id="2861" w:author="Eric Boisvert" w:date="2016-04-03T10:27:00Z">
                  <w:rPr>
                    <w:rFonts w:ascii="Calibri" w:eastAsia="MS Mincho" w:hAnsi="Calibri"/>
                    <w:i/>
                    <w:sz w:val="20"/>
                    <w:szCs w:val="20"/>
                    <w:lang w:val="en-CA"/>
                  </w:rPr>
                </w:rPrChange>
              </w:rPr>
              <w:t xml:space="preserve">Unit of measure of proportion SHALL be </w:t>
            </w:r>
            <w:r w:rsidRPr="00F8013C">
              <w:rPr>
                <w:rFonts w:ascii="Courier New" w:eastAsia="MS Mincho" w:hAnsi="Courier New" w:cs="Courier New"/>
                <w:sz w:val="20"/>
                <w:szCs w:val="20"/>
                <w:lang w:val="en-CA"/>
                <w:rPrChange w:id="2862" w:author="Eric Boisvert" w:date="2016-04-03T10:27:00Z">
                  <w:rPr>
                    <w:rFonts w:ascii="Calibri" w:eastAsia="MS Mincho" w:hAnsi="Calibri"/>
                    <w:i/>
                    <w:sz w:val="20"/>
                    <w:szCs w:val="20"/>
                    <w:lang w:val="en-CA"/>
                  </w:rPr>
                </w:rPrChange>
              </w:rPr>
              <w:t>http://www.opengis.net/def/uom/UCUM/0/percent</w:t>
            </w:r>
          </w:p>
        </w:tc>
      </w:tr>
      <w:tr w:rsidR="001563D9" w:rsidRPr="00F8013C" w14:paraId="3FD24F0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6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6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F8013C">
              <w:rPr>
                <w:rFonts w:ascii="Calibri" w:eastAsia="MS Mincho" w:hAnsi="Calibri"/>
                <w:sz w:val="20"/>
                <w:szCs w:val="20"/>
                <w:lang w:val="en-CA"/>
                <w:rPrChange w:id="2865" w:author="Eric Boisvert" w:date="2016-04-03T10:27:00Z">
                  <w:rPr>
                    <w:rFonts w:ascii="Calibri" w:eastAsia="MS Mincho" w:hAnsi="Calibri"/>
                    <w:i/>
                    <w:sz w:val="20"/>
                    <w:szCs w:val="20"/>
                    <w:lang w:val="en-CA"/>
                  </w:rPr>
                </w:rPrChange>
              </w:rPr>
              <w:t>An individual event GeologicEvent SHALL only apply to one of {DisplacementEvent, AlterationDescription, MetamorphicDescription}.</w:t>
            </w:r>
          </w:p>
        </w:tc>
      </w:tr>
      <w:tr w:rsidR="001563D9" w:rsidRPr="00F8013C" w14:paraId="2922FCB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6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6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2A9757A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Either (olderNamedAge + youngerNamedAge) or NumericAgeDate SHALL not be null.</w:t>
            </w:r>
          </w:p>
        </w:tc>
      </w:tr>
      <w:tr w:rsidR="001563D9" w:rsidRPr="00F8013C" w14:paraId="06E227EB"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68"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69"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221F37" w14:textId="014A86C1"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871" w:author="Eric Boisvert" w:date="2016-04-03T10:36:00Z">
              <w:r w:rsidRPr="00F8013C" w:rsidDel="003F0D05">
                <w:rPr>
                  <w:rFonts w:ascii="Calibri" w:eastAsia="MS Mincho" w:hAnsi="Calibri"/>
                  <w:b/>
                  <w:sz w:val="20"/>
                  <w:szCs w:val="20"/>
                  <w:lang w:val="en-CA"/>
                </w:rPr>
                <w:delText>Recommendation</w:delText>
              </w:r>
            </w:del>
            <w:ins w:id="2872" w:author="Eric Boisvert" w:date="2016-04-03T10:36: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873"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4C224EDB"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[0,360[.</w:t>
            </w:r>
          </w:p>
        </w:tc>
      </w:tr>
      <w:tr w:rsidR="001563D9" w:rsidRPr="00F8013C" w14:paraId="66A43E8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4"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75"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76"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77"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247F3F01" w:rsidR="001563D9" w:rsidRPr="003F0D05" w:rsidRDefault="004D1FB3" w:rsidP="00513449">
            <w:pPr>
              <w:spacing w:before="100" w:beforeAutospacing="1" w:after="100" w:afterAutospacing="1" w:line="230" w:lineRule="atLeast"/>
              <w:jc w:val="both"/>
              <w:rPr>
                <w:rStyle w:val="requri"/>
                <w:rFonts w:ascii="Calibri" w:hAnsi="Calibri"/>
                <w:b w:val="0"/>
                <w:sz w:val="20"/>
                <w:szCs w:val="20"/>
                <w:lang w:val="en-CA"/>
                <w:rPrChange w:id="2878" w:author="Eric Boisvert" w:date="2016-04-03T10:37:00Z">
                  <w:rPr>
                    <w:rStyle w:val="requri"/>
                    <w:rFonts w:ascii="Calibri" w:hAnsi="Calibri"/>
                    <w:sz w:val="20"/>
                    <w:szCs w:val="20"/>
                    <w:lang w:val="en-CA"/>
                  </w:rPr>
                </w:rPrChange>
              </w:rPr>
            </w:pPr>
            <w:r w:rsidRPr="003F0D05">
              <w:rPr>
                <w:rStyle w:val="requri"/>
                <w:rFonts w:ascii="Calibri" w:hAnsi="Calibri"/>
                <w:b w:val="0"/>
                <w:sz w:val="20"/>
                <w:szCs w:val="20"/>
                <w:lang w:val="en-CA"/>
                <w:rPrChange w:id="2879" w:author="Eric Boisvert" w:date="2016-04-03T10:37:00Z">
                  <w:rPr>
                    <w:rStyle w:val="requri"/>
                    <w:rFonts w:ascii="Calibri" w:hAnsi="Calibri"/>
                    <w:sz w:val="20"/>
                    <w:szCs w:val="20"/>
                    <w:lang w:val="en-CA"/>
                  </w:rPr>
                </w:rPrChange>
              </w:rPr>
              <w:t>Dips SHALL be values in range [0,90].</w:t>
            </w:r>
          </w:p>
        </w:tc>
      </w:tr>
      <w:tr w:rsidR="001563D9" w:rsidRPr="00F8013C" w14:paraId="70165905"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80"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81"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232038FC"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w:t>
            </w:r>
            <w:del w:id="2882" w:author="Eric Boisvert" w:date="2016-04-03T10:36:00Z">
              <w:r w:rsidRPr="00F8013C" w:rsidDel="003F0D05">
                <w:rPr>
                  <w:rStyle w:val="reqtext"/>
                  <w:rFonts w:ascii="Calibri" w:hAnsi="Calibri"/>
                  <w:sz w:val="20"/>
                  <w:szCs w:val="20"/>
                  <w:lang w:val="en-CA"/>
                </w:rPr>
                <w:delText xml:space="preserve">not </w:delText>
              </w:r>
            </w:del>
            <w:r w:rsidRPr="00F8013C">
              <w:rPr>
                <w:rStyle w:val="reqtext"/>
                <w:rFonts w:ascii="Calibri" w:hAnsi="Calibri"/>
                <w:sz w:val="20"/>
                <w:szCs w:val="20"/>
                <w:lang w:val="en-CA"/>
              </w:rPr>
              <w:t>NOT be nil.</w:t>
            </w:r>
          </w:p>
        </w:tc>
      </w:tr>
      <w:tr w:rsidR="001563D9" w:rsidRPr="00F8013C" w14:paraId="7D5374E4"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8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8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3BC8BB7"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ins w:id="2885" w:author="Eric Boisvert" w:date="2016-04-03T10:37:00Z">
              <w:r w:rsidR="003F0D05">
                <w:rPr>
                  <w:rStyle w:val="reqtext"/>
                  <w:rFonts w:ascii="Calibri" w:hAnsi="Calibri"/>
                  <w:sz w:val="20"/>
                  <w:szCs w:val="20"/>
                  <w:lang w:val="en-CA"/>
                </w:rPr>
                <w:t>,</w:t>
              </w:r>
            </w:ins>
            <w:del w:id="2886" w:author="Eric Boisvert" w:date="2016-04-03T10:37:00Z">
              <w:r w:rsidRPr="003F0D05" w:rsidDel="003F0D05">
                <w:rPr>
                  <w:rStyle w:val="reqtext"/>
                  <w:rFonts w:ascii="Calibri" w:hAnsi="Calibri"/>
                  <w:sz w:val="20"/>
                  <w:szCs w:val="20"/>
                  <w:lang w:val="en-CA"/>
                </w:rPr>
                <w:delText xml:space="preserve"> and </w:delText>
              </w:r>
            </w:del>
            <w:r w:rsidRPr="003F0D05">
              <w:rPr>
                <w:rStyle w:val="reqtext"/>
                <w:rFonts w:ascii="Calibri" w:hAnsi="Calibri"/>
                <w:sz w:val="20"/>
                <w:szCs w:val="20"/>
                <w:lang w:val="en-CA"/>
              </w:rPr>
              <w:t xml:space="preserve">90].   </w:t>
            </w:r>
          </w:p>
        </w:tc>
      </w:tr>
      <w:tr w:rsidR="001563D9" w:rsidRPr="00F8013C" w14:paraId="653656E2"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8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05B8376F" w14:textId="7CE40B94"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888" w:author="Eric Boisvert" w:date="2016-04-03T10:37:00Z">
              <w:r w:rsidRPr="00F8013C" w:rsidDel="003F0D05">
                <w:rPr>
                  <w:rFonts w:ascii="Calibri" w:eastAsia="MS Mincho" w:hAnsi="Calibri"/>
                  <w:b/>
                  <w:sz w:val="20"/>
                  <w:szCs w:val="20"/>
                  <w:lang w:val="en-CA"/>
                </w:rPr>
                <w:delText>Requirement</w:delText>
              </w:r>
            </w:del>
            <w:ins w:id="2889" w:author="Eric Boisvert" w:date="2016-04-03T10:37:00Z">
              <w:r w:rsidR="003F0D05">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Change w:id="289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275449B5"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del w:id="2891" w:author="Eric Boisvert" w:date="2016-04-03T10:37:00Z">
              <w:r w:rsidRPr="00F8013C" w:rsidDel="003F0D05">
                <w:rPr>
                  <w:rStyle w:val="reqtext"/>
                  <w:rFonts w:ascii="Calibri" w:hAnsi="Calibri"/>
                  <w:sz w:val="20"/>
                  <w:szCs w:val="20"/>
                  <w:lang w:val="en-CA"/>
                </w:rPr>
                <w:delText xml:space="preserve">SHALL </w:delText>
              </w:r>
            </w:del>
            <w:ins w:id="2892" w:author="Eric Boisvert" w:date="2016-04-03T10:37:00Z">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ins>
            <w:r w:rsidRPr="00F8013C">
              <w:rPr>
                <w:rStyle w:val="reqtext"/>
                <w:rFonts w:ascii="Calibri" w:hAnsi="Calibri"/>
                <w:sz w:val="20"/>
                <w:szCs w:val="20"/>
                <w:lang w:val="en-CA"/>
              </w:rPr>
              <w:t>be expressed in clockwise degree from geographic north .</w:t>
            </w:r>
          </w:p>
        </w:tc>
      </w:tr>
      <w:tr w:rsidR="001563D9" w:rsidRPr="00F8013C" w14:paraId="222B3A28"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3"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Change w:id="2894"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Trend SHALL be a value between [0,360[.</w:t>
            </w:r>
          </w:p>
        </w:tc>
      </w:tr>
      <w:tr w:rsidR="001563D9" w:rsidRPr="00F8013C" w14:paraId="235FCB7A"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5"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Change w:id="2896"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37FFF0A6"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The lowerValue SHALL be less orf equals to upperValue.   </w:t>
            </w:r>
          </w:p>
        </w:tc>
      </w:tr>
      <w:tr w:rsidR="001563D9" w:rsidRPr="00F8013C" w14:paraId="736D80CF" w14:textId="77777777" w:rsidTr="00F8013C">
        <w:tc>
          <w:tcPr>
            <w:tcW w:w="1809" w:type="dxa"/>
            <w:tcBorders>
              <w:top w:val="single" w:sz="4" w:space="0" w:color="auto"/>
              <w:left w:val="single" w:sz="12" w:space="0" w:color="auto"/>
              <w:bottom w:val="single" w:sz="4" w:space="0" w:color="auto"/>
              <w:right w:val="single" w:sz="4" w:space="0" w:color="auto"/>
            </w:tcBorders>
            <w:shd w:val="clear" w:color="auto" w:fill="BFBFBF"/>
            <w:tcPrChange w:id="2897" w:author="Eric Boisvert" w:date="2016-04-03T10:27: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D0DC656" w14:textId="08721C6F" w:rsidR="001563D9" w:rsidRPr="003F0D05" w:rsidRDefault="001563D9" w:rsidP="00513449">
            <w:pPr>
              <w:spacing w:before="100" w:beforeAutospacing="1" w:after="100" w:afterAutospacing="1" w:line="230" w:lineRule="atLeast"/>
              <w:jc w:val="both"/>
              <w:rPr>
                <w:rFonts w:ascii="Calibri" w:eastAsia="MS Mincho" w:hAnsi="Calibri"/>
                <w:b/>
                <w:sz w:val="20"/>
                <w:szCs w:val="20"/>
                <w:lang w:val="en-CA"/>
              </w:rPr>
            </w:pPr>
            <w:del w:id="2898" w:author="Eric Boisvert" w:date="2016-04-03T10:38:00Z">
              <w:r w:rsidRPr="003F0D05" w:rsidDel="003F0D05">
                <w:rPr>
                  <w:rFonts w:ascii="Calibri" w:eastAsia="MS Mincho" w:hAnsi="Calibri"/>
                  <w:b/>
                  <w:sz w:val="20"/>
                  <w:szCs w:val="20"/>
                  <w:lang w:val="en-CA"/>
                </w:rPr>
                <w:delText>Recommendation</w:delText>
              </w:r>
            </w:del>
            <w:ins w:id="2899" w:author="Eric Boisvert" w:date="2016-04-03T10:38:00Z">
              <w:r w:rsidR="003F0D05">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Change w:id="2900" w:author="Eric Boisvert" w:date="2016-04-03T10:27:00Z">
              <w:tcPr>
                <w:tcW w:w="7088" w:type="dxa"/>
                <w:tcBorders>
                  <w:top w:val="single" w:sz="4" w:space="0" w:color="auto"/>
                  <w:left w:val="single" w:sz="4" w:space="0" w:color="auto"/>
                  <w:bottom w:val="single" w:sz="4" w:space="0" w:color="auto"/>
                  <w:right w:val="single" w:sz="12" w:space="0" w:color="auto"/>
                </w:tcBorders>
              </w:tcPr>
            </w:tcPrChange>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603EED0C" w:rsidR="001563D9" w:rsidRPr="007B3482" w:rsidRDefault="004D1FB3" w:rsidP="00513449">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Value[0] sho</w:t>
            </w:r>
            <w:r w:rsidRPr="00783367">
              <w:rPr>
                <w:rStyle w:val="reqtext"/>
                <w:rFonts w:ascii="Calibri" w:hAnsi="Calibri"/>
                <w:sz w:val="20"/>
                <w:szCs w:val="20"/>
                <w:lang w:val="en-CA"/>
              </w:rPr>
              <w:t>uld SHALL provide the same value as lowerValue and value[1]  the same as upperValue.</w:t>
            </w:r>
          </w:p>
        </w:tc>
      </w:tr>
    </w:tbl>
    <w:p w14:paraId="178C6037" w14:textId="77777777" w:rsidR="001563D9" w:rsidRPr="001563D9" w:rsidRDefault="001563D9" w:rsidP="00355CAB">
      <w:pPr>
        <w:rPr>
          <w:rPrChange w:id="2901"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02"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0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03"/>
      <w:r w:rsidR="00DE3D18">
        <w:rPr>
          <w:rStyle w:val="CommentReference"/>
        </w:rPr>
        <w:commentReference w:id="2903"/>
      </w:r>
    </w:p>
    <w:p w14:paraId="40081889" w14:textId="18A467A8" w:rsidR="008A1AF4" w:rsidRDefault="008A1AF4" w:rsidP="008A1AF4">
      <w:pPr>
        <w:keepNext/>
        <w:rPr>
          <w:noProof/>
          <w:lang w:val="en-CA" w:eastAsia="en-CA"/>
        </w:rPr>
      </w:pPr>
    </w:p>
    <w:p w14:paraId="2A6A1094" w14:textId="77777777" w:rsidR="000E3D9B" w:rsidRDefault="001A7658" w:rsidP="000E3D9B">
      <w:pPr>
        <w:keepNext/>
      </w:pPr>
      <w:r>
        <w:pict w14:anchorId="52378BCA">
          <v:shape id="_x0000_i1043" type="#_x0000_t75" style="width:431.3pt;height:327.85pt">
            <v:imagedata r:id="rId34" o:title=""/>
          </v:shape>
        </w:pict>
      </w:r>
    </w:p>
    <w:p w14:paraId="701D18A2" w14:textId="0F7CDD8D" w:rsidR="000E3D9B" w:rsidRDefault="000E3D9B" w:rsidP="007F03F0">
      <w:pPr>
        <w:pStyle w:val="Caption"/>
      </w:pPr>
      <w:r>
        <w:t xml:space="preserve">Figure </w:t>
      </w:r>
      <w:r>
        <w:fldChar w:fldCharType="begin"/>
      </w:r>
      <w:r>
        <w:instrText xml:space="preserve"> SEQ Figure \* ARABIC </w:instrText>
      </w:r>
      <w:r>
        <w:fldChar w:fldCharType="separate"/>
      </w:r>
      <w:ins w:id="2904" w:author="Eric Boisvert" w:date="2016-04-03T12:16:00Z">
        <w:r w:rsidR="00652185">
          <w:rPr>
            <w:noProof/>
          </w:rPr>
          <w:t>19</w:t>
        </w:r>
      </w:ins>
      <w:ins w:id="2905" w:author="Boisvert, Eric" w:date="2016-04-01T13:15:00Z">
        <w:del w:id="2906" w:author="Eric Boisvert" w:date="2016-04-02T15:34:00Z">
          <w:r w:rsidR="008D755A" w:rsidDel="004F09EE">
            <w:rPr>
              <w:noProof/>
            </w:rPr>
            <w:delText>18</w:delText>
          </w:r>
        </w:del>
      </w:ins>
      <w:del w:id="2907" w:author="Eric Boisvert" w:date="2016-04-02T15:34:00Z">
        <w:r w:rsidR="0043586C" w:rsidDel="004F09EE">
          <w:rPr>
            <w:noProof/>
          </w:rPr>
          <w:delText>16</w:delText>
        </w:r>
      </w:del>
      <w:r>
        <w:fldChar w:fldCharType="end"/>
      </w:r>
      <w:r>
        <w:t xml:space="preserve"> </w:t>
      </w:r>
      <w:r w:rsidRPr="00AE78AA">
        <w:t>GeoSciML Basic dependencies</w:t>
      </w:r>
      <w:ins w:id="2908" w:author="Boisvert, Eric" w:date="2016-03-29T08:30:00Z">
        <w:r w:rsidR="00BF2A41">
          <w:t>.</w:t>
        </w:r>
      </w:ins>
    </w:p>
    <w:p w14:paraId="4D25A90E" w14:textId="5F8293DE" w:rsidR="003E1755" w:rsidRDefault="00856F51" w:rsidP="00E71F84">
      <w:pPr>
        <w:pStyle w:val="Heading3"/>
        <w:rPr>
          <w:lang w:val="en-CA"/>
        </w:rPr>
      </w:pPr>
      <w:bookmarkStart w:id="2909" w:name="BKM_3984A24A_BE4B_45BE_838C_7F640CC5FF3F"/>
      <w:bookmarkStart w:id="2910" w:name="BKM_54F8D6E7_019E_4198_A5F7_8396FC39C316"/>
      <w:bookmarkStart w:id="2911" w:name="BKM_FF60F6A1_68A6_4CC7_A4D7_1484826F284D"/>
      <w:bookmarkStart w:id="2912" w:name="BKM_F6F26F14_293C_49D0_A8BA_E7C8B18052A4"/>
      <w:bookmarkStart w:id="2913" w:name="BKM_BFF13014_D294_4162_870D_8C389253B42F"/>
      <w:bookmarkStart w:id="2914" w:name="BKM_5E0576AE_899E_4630_AE79_247020186922"/>
      <w:bookmarkStart w:id="2915" w:name="BKM_F1BB51E9_D13E_42AE_BE59_3E8556BDCA72"/>
      <w:bookmarkStart w:id="2916" w:name="BKM_C0A3056D_FA18_4027_BE04_0AFA3C2B5BD7"/>
      <w:bookmarkStart w:id="2917" w:name="BKM_ADC178F9_ED86_418A_BFAF_BD9ADC797FBD"/>
      <w:bookmarkStart w:id="2918" w:name="BKM_8E1E3CAB_4A91_4093_A75E_AEF4FCA7FA5B"/>
      <w:bookmarkStart w:id="2919" w:name="BKM_64F0A908_3403_4D0B_88AD_EE7134C39157"/>
      <w:bookmarkStart w:id="2920" w:name="BKM_F047E096_3391_4C83_A31D_8616A9B842C5"/>
      <w:bookmarkStart w:id="2921" w:name="BKM_DA68D8E9_7B0C_48EF_8619_7221101DC5F1"/>
      <w:bookmarkStart w:id="2922" w:name="_Toc447367150"/>
      <w:bookmarkEnd w:id="2909"/>
      <w:bookmarkEnd w:id="2910"/>
      <w:bookmarkEnd w:id="2911"/>
      <w:bookmarkEnd w:id="2912"/>
      <w:bookmarkEnd w:id="2913"/>
      <w:bookmarkEnd w:id="2914"/>
      <w:bookmarkEnd w:id="2915"/>
      <w:bookmarkEnd w:id="2916"/>
      <w:bookmarkEnd w:id="2917"/>
      <w:bookmarkEnd w:id="2918"/>
      <w:bookmarkEnd w:id="2919"/>
      <w:bookmarkEnd w:id="2920"/>
      <w:bookmarkEnd w:id="2921"/>
      <w:r>
        <w:rPr>
          <w:lang w:val="en-CA"/>
        </w:rPr>
        <w:lastRenderedPageBreak/>
        <w:t xml:space="preserve">Geology </w:t>
      </w:r>
      <w:r w:rsidR="006619B2">
        <w:rPr>
          <w:lang w:val="en-CA"/>
        </w:rPr>
        <w:t>B</w:t>
      </w:r>
      <w:r>
        <w:rPr>
          <w:lang w:val="en-CA"/>
        </w:rPr>
        <w:t>asic</w:t>
      </w:r>
      <w:bookmarkEnd w:id="2922"/>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23"/>
      <w:r w:rsidR="00174A58">
        <w:rPr>
          <w:lang w:val="en-CA"/>
        </w:rPr>
        <w:t>sub-</w:t>
      </w:r>
      <w:r w:rsidRPr="00E3407C">
        <w:rPr>
          <w:lang w:val="en-CA"/>
        </w:rPr>
        <w:t xml:space="preserve">package </w:t>
      </w:r>
      <w:commentRangeEnd w:id="2923"/>
      <w:r w:rsidR="00174A58">
        <w:rPr>
          <w:rStyle w:val="CommentReference"/>
        </w:rPr>
        <w:commentReference w:id="2923"/>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24" w:author="Eric Boisvert" w:date="2016-03-16T19:09:00Z">
        <w:r w:rsidDel="00BA27D0">
          <w:rPr>
            <w:lang w:val="en-CA"/>
          </w:rPr>
          <w:delText xml:space="preserve">described </w:delText>
        </w:r>
      </w:del>
      <w:ins w:id="2925"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26" w:author="Eric Boisvert" w:date="2016-03-06T13:24:00Z">
        <w:r w:rsidR="004D34D6">
          <w:rPr>
            <w:lang w:val="en-CA"/>
          </w:rPr>
          <w:t xml:space="preserve">of the </w:t>
        </w:r>
      </w:ins>
      <w:r>
        <w:rPr>
          <w:lang w:val="en-CA"/>
        </w:rPr>
        <w:t>possible collection</w:t>
      </w:r>
      <w:ins w:id="2927" w:author="Eric Boisvert" w:date="2016-03-06T13:24:00Z">
        <w:r w:rsidR="004D34D6">
          <w:rPr>
            <w:lang w:val="en-CA"/>
          </w:rPr>
          <w:t>s</w:t>
        </w:r>
      </w:ins>
      <w:r>
        <w:rPr>
          <w:lang w:val="en-CA"/>
        </w:rPr>
        <w:t xml:space="preserve"> of MappedFeature.  Other examples are </w:t>
      </w:r>
      <w:r w:rsidR="00523B00">
        <w:rPr>
          <w:lang w:val="en-CA"/>
        </w:rPr>
        <w:t>cross-sections, block diagram</w:t>
      </w:r>
      <w:ins w:id="2928" w:author="Eric Boisvert" w:date="2016-03-16T19:09:00Z">
        <w:r w:rsidR="00BA27D0">
          <w:rPr>
            <w:lang w:val="en-CA"/>
          </w:rPr>
          <w:t>s</w:t>
        </w:r>
      </w:ins>
      <w:r w:rsidR="00523B00">
        <w:rPr>
          <w:lang w:val="en-CA"/>
        </w:rPr>
        <w:t>, or even</w:t>
      </w:r>
      <w:del w:id="2929" w:author="Eric Boisvert" w:date="2016-03-16T19:09:00Z">
        <w:r w:rsidR="00523B00" w:rsidDel="00BA27D0">
          <w:rPr>
            <w:lang w:val="en-CA"/>
          </w:rPr>
          <w:delText>t</w:delText>
        </w:r>
      </w:del>
      <w:r w:rsidR="00523B00">
        <w:rPr>
          <w:lang w:val="en-CA"/>
        </w:rPr>
        <w:t xml:space="preserve"> </w:t>
      </w:r>
      <w:del w:id="2930" w:author="Eric Boisvert" w:date="2016-03-16T19:10:00Z">
        <w:r w:rsidR="00523B00" w:rsidDel="00BA27D0">
          <w:rPr>
            <w:lang w:val="en-CA"/>
          </w:rPr>
          <w:delText>a</w:delText>
        </w:r>
      </w:del>
      <w:r w:rsidR="00523B00">
        <w:rPr>
          <w:lang w:val="en-CA"/>
        </w:rPr>
        <w:t xml:space="preserve"> borehole log</w:t>
      </w:r>
      <w:ins w:id="2931"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32" w:author="Eric Boisvert" w:date="2016-03-06T13:25:00Z">
        <w:r w:rsidR="004D34D6">
          <w:rPr>
            <w:lang w:val="en-CA"/>
          </w:rPr>
          <w:t xml:space="preserve"> and</w:t>
        </w:r>
      </w:ins>
      <w:del w:id="2933" w:author="Eric Boisvert" w:date="2016-03-06T13:24:00Z">
        <w:r w:rsidR="009C2685" w:rsidDel="004D34D6">
          <w:rPr>
            <w:lang w:val="en-CA"/>
          </w:rPr>
          <w:delText>;</w:delText>
        </w:r>
      </w:del>
      <w:r w:rsidR="009C2685">
        <w:rPr>
          <w:lang w:val="en-CA"/>
        </w:rPr>
        <w:t xml:space="preserve"> GeologicFeatures are </w:t>
      </w:r>
      <w:ins w:id="2934" w:author="Eric Boisvert" w:date="2016-03-16T19:10:00Z">
        <w:r w:rsidR="0073072D">
          <w:rPr>
            <w:lang w:val="en-CA"/>
          </w:rPr>
          <w:t>one of the kinds of</w:t>
        </w:r>
      </w:ins>
      <w:del w:id="2935" w:author="Eric Boisvert" w:date="2016-03-16T19:10:00Z">
        <w:r w:rsidR="009C2685" w:rsidDel="0073072D">
          <w:rPr>
            <w:lang w:val="en-CA"/>
          </w:rPr>
          <w:delText xml:space="preserve">a subset of </w:delText>
        </w:r>
      </w:del>
      <w:ins w:id="2936"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37" w:author="Boisvert, Eric" w:date="2016-04-01T07:54:00Z">
        <w:r w:rsidR="00E21DD0">
          <w:t xml:space="preserve">Figure </w:t>
        </w:r>
        <w:r w:rsidR="00E21DD0">
          <w:rPr>
            <w:noProof/>
          </w:rPr>
          <w:t>18</w:t>
        </w:r>
      </w:ins>
      <w:ins w:id="2938" w:author="Eric Boisvert" w:date="2016-03-28T16:06:00Z">
        <w:del w:id="2939" w:author="Boisvert, Eric" w:date="2016-04-01T07:53:00Z">
          <w:r w:rsidR="003842F3" w:rsidDel="00E21DD0">
            <w:delText xml:space="preserve">Figure </w:delText>
          </w:r>
          <w:r w:rsidR="003842F3" w:rsidDel="00E21DD0">
            <w:rPr>
              <w:noProof/>
            </w:rPr>
            <w:delText>18</w:delText>
          </w:r>
        </w:del>
      </w:ins>
      <w:del w:id="2940" w:author="Boisvert, Eric" w:date="2016-04-01T07:53:00Z">
        <w:r w:rsidDel="00E21DD0">
          <w:delText xml:space="preserve">Figure </w:delText>
        </w:r>
        <w:r w:rsidDel="00E21DD0">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1A7658" w:rsidP="00523B00">
      <w:pPr>
        <w:keepNext/>
      </w:pPr>
      <w:r>
        <w:pict w14:anchorId="3DDD8EA3">
          <v:shape id="_x0000_i1044" type="#_x0000_t75" style="width:430.6pt;height:261.45pt">
            <v:imagedata r:id="rId35" o:title=""/>
          </v:shape>
        </w:pict>
      </w:r>
    </w:p>
    <w:p w14:paraId="24FB8F26" w14:textId="5FDA704C" w:rsidR="00523B00" w:rsidRDefault="00523B00" w:rsidP="007F03F0">
      <w:pPr>
        <w:pStyle w:val="Caption"/>
      </w:pPr>
      <w:bookmarkStart w:id="2941" w:name="_Ref439843623"/>
      <w:r>
        <w:t xml:space="preserve">Figure </w:t>
      </w:r>
      <w:r>
        <w:fldChar w:fldCharType="begin"/>
      </w:r>
      <w:r>
        <w:instrText xml:space="preserve"> SEQ Figure \* ARABIC </w:instrText>
      </w:r>
      <w:r>
        <w:fldChar w:fldCharType="separate"/>
      </w:r>
      <w:ins w:id="2942" w:author="Eric Boisvert" w:date="2016-04-03T12:16:00Z">
        <w:r w:rsidR="00652185">
          <w:rPr>
            <w:noProof/>
          </w:rPr>
          <w:t>20</w:t>
        </w:r>
      </w:ins>
      <w:ins w:id="2943" w:author="Boisvert, Eric" w:date="2016-04-01T13:15:00Z">
        <w:del w:id="2944" w:author="Eric Boisvert" w:date="2016-04-02T15:34:00Z">
          <w:r w:rsidR="008D755A" w:rsidDel="004F09EE">
            <w:rPr>
              <w:noProof/>
            </w:rPr>
            <w:delText>19</w:delText>
          </w:r>
        </w:del>
      </w:ins>
      <w:del w:id="2945" w:author="Eric Boisvert" w:date="2016-04-02T15:34:00Z">
        <w:r w:rsidR="0043586C" w:rsidDel="004F09EE">
          <w:rPr>
            <w:noProof/>
          </w:rPr>
          <w:delText>17</w:delText>
        </w:r>
      </w:del>
      <w:r>
        <w:fldChar w:fldCharType="end"/>
      </w:r>
      <w:bookmarkEnd w:id="2941"/>
      <w:r>
        <w:t xml:space="preserve"> </w:t>
      </w:r>
      <w:r w:rsidRPr="008617E7">
        <w:t>Geologic Feature and MappedFeature</w:t>
      </w:r>
      <w:ins w:id="2946"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w:t>
      </w:r>
      <w:r>
        <w:lastRenderedPageBreak/>
        <w:t xml:space="preserve">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47"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1A7658" w:rsidP="007F03F0">
      <w:pPr>
        <w:keepNext/>
      </w:pPr>
      <w:r>
        <w:pict w14:anchorId="2F1B3772">
          <v:shape id="_x0000_i1045" type="#_x0000_t75" style="width:6in;height:240.45pt">
            <v:imagedata r:id="rId36"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948" w:author="Eric Boisvert" w:date="2016-04-03T12:16:00Z">
        <w:r w:rsidR="00652185">
          <w:rPr>
            <w:noProof/>
          </w:rPr>
          <w:t>21</w:t>
        </w:r>
      </w:ins>
      <w:ins w:id="2949" w:author="Boisvert, Eric" w:date="2016-04-01T13:15:00Z">
        <w:del w:id="2950" w:author="Eric Boisvert" w:date="2016-04-02T15:34:00Z">
          <w:r w:rsidR="008D755A" w:rsidDel="004F09EE">
            <w:rPr>
              <w:noProof/>
            </w:rPr>
            <w:delText>20</w:delText>
          </w:r>
        </w:del>
      </w:ins>
      <w:del w:id="2951" w:author="Eric Boisvert" w:date="2016-04-02T15:34:00Z">
        <w:r w:rsidR="0043586C" w:rsidDel="004F09E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52" w:name="BKM_6A81087A_0778_4235_8F6A_3CADBB0E9016"/>
      <w:bookmarkEnd w:id="2952"/>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953"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54"/>
      <w:r w:rsidRPr="00C97318">
        <w:rPr>
          <w:lang w:val="en-CA"/>
        </w:rPr>
        <w:t xml:space="preserve">For a borehole, the GeologicFeature observation method specifies how the geologic properties were determined (eg, visual observation, or standard </w:t>
      </w:r>
      <w:del w:id="2955" w:author="Eric Boisvert" w:date="2016-03-28T15:16:00Z">
        <w:r w:rsidRPr="00C97318" w:rsidDel="00372D01">
          <w:rPr>
            <w:lang w:val="en-CA"/>
          </w:rPr>
          <w:delText xml:space="preserve">AzGS </w:delText>
        </w:r>
      </w:del>
      <w:ins w:id="2956"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954"/>
      <w:r>
        <w:rPr>
          <w:rStyle w:val="CommentReference"/>
        </w:rPr>
        <w:commentReference w:id="2954"/>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957" w:name="_Ref440112192"/>
      <w:r>
        <w:rPr>
          <w:lang w:val="en-CA"/>
        </w:rPr>
        <w:t>p</w:t>
      </w:r>
      <w:r w:rsidR="00C97318" w:rsidRPr="00C97318">
        <w:rPr>
          <w:lang w:val="en-CA"/>
        </w:rPr>
        <w:t>urpose</w:t>
      </w:r>
      <w:bookmarkEnd w:id="2957"/>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58"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59" w:author="Eric Boisvert" w:date="2016-03-16T19:13:00Z">
            <w:rPr>
              <w:lang w:val="en-CA"/>
            </w:rPr>
          </w:rPrChange>
        </w:rPr>
        <w:t>instance</w:t>
      </w:r>
      <w:r w:rsidRPr="00C97318">
        <w:rPr>
          <w:lang w:val="en-CA"/>
        </w:rPr>
        <w:t xml:space="preserve">, </w:t>
      </w:r>
      <w:r w:rsidRPr="0073072D">
        <w:rPr>
          <w:b/>
          <w:lang w:val="en-CA"/>
          <w:rPrChange w:id="2960" w:author="Eric Boisvert" w:date="2016-03-16T19:13:00Z">
            <w:rPr>
              <w:lang w:val="en-CA"/>
            </w:rPr>
          </w:rPrChange>
        </w:rPr>
        <w:t>typicalNorm</w:t>
      </w:r>
      <w:r w:rsidRPr="00C97318">
        <w:rPr>
          <w:lang w:val="en-CA"/>
        </w:rPr>
        <w:t>,</w:t>
      </w:r>
      <w:ins w:id="2961" w:author="Eric Boisvert" w:date="2016-03-16T19:13:00Z">
        <w:r w:rsidR="0073072D">
          <w:rPr>
            <w:lang w:val="en-CA"/>
          </w:rPr>
          <w:t xml:space="preserve"> and </w:t>
        </w:r>
      </w:ins>
      <w:r w:rsidRPr="00C97318">
        <w:rPr>
          <w:lang w:val="en-CA"/>
        </w:rPr>
        <w:t xml:space="preserve"> </w:t>
      </w:r>
      <w:r w:rsidRPr="0073072D">
        <w:rPr>
          <w:b/>
          <w:lang w:val="en-CA"/>
          <w:rPrChange w:id="2962"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2963" w:author="Eric Boisvert" w:date="2016-03-16T19:12:00Z">
          <w:pPr>
            <w:autoSpaceDE w:val="0"/>
            <w:autoSpaceDN w:val="0"/>
            <w:adjustRightInd w:val="0"/>
            <w:spacing w:after="0"/>
          </w:pPr>
        </w:pPrChange>
      </w:pPr>
    </w:p>
    <w:p w14:paraId="294DFDA1" w14:textId="3007E43A" w:rsidR="00C97318" w:rsidRDefault="00C97318">
      <w:pPr>
        <w:rPr>
          <w:lang w:val="en-CA"/>
        </w:rPr>
        <w:pPrChange w:id="2964" w:author="Eric Boisvert" w:date="2016-03-16T19:12:00Z">
          <w:pPr>
            <w:autoSpaceDE w:val="0"/>
            <w:autoSpaceDN w:val="0"/>
            <w:adjustRightInd w:val="0"/>
            <w:spacing w:after="0"/>
          </w:pPr>
        </w:pPrChange>
      </w:pPr>
      <w:commentRangeStart w:id="2965"/>
      <w:r w:rsidRPr="00C97318">
        <w:rPr>
          <w:lang w:val="en-CA"/>
        </w:rPr>
        <w:t>Scoped name because intention is asserted by author of the data instance.</w:t>
      </w:r>
      <w:commentRangeEnd w:id="2965"/>
      <w:r>
        <w:rPr>
          <w:rStyle w:val="CommentReference"/>
        </w:rPr>
        <w:commentReference w:id="2965"/>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966" w:name="_Ref440042995"/>
      <w:r>
        <w:t xml:space="preserve">Table </w:t>
      </w:r>
      <w:ins w:id="2967" w:author="Eric Boisvert" w:date="2016-02-14T13:33:00Z">
        <w:r w:rsidR="00415E41">
          <w:fldChar w:fldCharType="begin"/>
        </w:r>
        <w:r w:rsidR="00415E41">
          <w:instrText xml:space="preserve"> SEQ Table \* ARABIC </w:instrText>
        </w:r>
      </w:ins>
      <w:r w:rsidR="00415E41">
        <w:fldChar w:fldCharType="separate"/>
      </w:r>
      <w:ins w:id="2968" w:author="Boisvert, Eric" w:date="2016-04-01T07:54:00Z">
        <w:r w:rsidR="00E21DD0">
          <w:rPr>
            <w:noProof/>
          </w:rPr>
          <w:t>2</w:t>
        </w:r>
      </w:ins>
      <w:ins w:id="2969" w:author="Eric Boisvert" w:date="2016-02-14T13:33:00Z">
        <w:r w:rsidR="00415E41">
          <w:fldChar w:fldCharType="end"/>
        </w:r>
      </w:ins>
      <w:del w:id="2970"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66"/>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97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E21DD0">
              <w:t xml:space="preserve">Table </w:t>
            </w:r>
            <w:r w:rsidR="00E21DD0">
              <w:rPr>
                <w:noProof/>
              </w:rPr>
              <w:t>2</w:t>
            </w:r>
            <w:r>
              <w:rPr>
                <w:rStyle w:val="reqtext"/>
                <w:lang w:val="en-CA"/>
              </w:rPr>
              <w:fldChar w:fldCharType="end"/>
            </w:r>
            <w:r>
              <w:rPr>
                <w:rStyle w:val="reqtext"/>
                <w:lang w:val="en-CA"/>
              </w:rPr>
              <w:t xml:space="preserve"> </w:t>
            </w:r>
            <w:commentRangeEnd w:id="2971"/>
            <w:r>
              <w:rPr>
                <w:rStyle w:val="CommentReference"/>
                <w:rFonts w:ascii="Times New Roman" w:eastAsia="Times New Roman" w:hAnsi="Times New Roman"/>
                <w:lang w:val="en-US" w:eastAsia="en-US"/>
              </w:rPr>
              <w:commentReference w:id="2971"/>
            </w:r>
            <w:ins w:id="2972"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ins w:id="2973" w:author="Boisvert, Eric" w:date="2016-03-29T08:36:00Z">
        <w:r w:rsidR="00BA5AB0">
          <w:rPr>
            <w:lang w:val="en-CA"/>
          </w:rPr>
          <w:t>.</w:t>
        </w:r>
      </w:ins>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2974" w:author="Boisvert, Eric" w:date="2016-03-29T08:36:00Z">
        <w:r w:rsidR="00BA5AB0">
          <w:rPr>
            <w:lang w:val="en-CA"/>
          </w:rPr>
          <w:t>.</w:t>
        </w:r>
      </w:ins>
    </w:p>
    <w:p w14:paraId="7DEC8FD4" w14:textId="38A08574" w:rsidR="0016408B" w:rsidRDefault="0016408B" w:rsidP="007F03F0">
      <w:pPr>
        <w:pStyle w:val="Heading5"/>
        <w:rPr>
          <w:lang w:val="en-CA"/>
        </w:rPr>
      </w:pPr>
      <w:r w:rsidRPr="00D970E9">
        <w:rPr>
          <w:lang w:val="en-CA"/>
        </w:rPr>
        <w:lastRenderedPageBreak/>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2975" w:author="Eric Boisvert" w:date="2016-03-28T15:18:00Z">
        <w:r w:rsidR="00372D01">
          <w:t>::</w:t>
        </w:r>
      </w:ins>
      <w:del w:id="2976"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2977"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2978" w:author="Eric Boisvert" w:date="2016-03-25T12:25:00Z"/>
        </w:rPr>
      </w:pPr>
      <w:commentRangeStart w:id="2979"/>
      <w:del w:id="2980"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2979"/>
      <w:r w:rsidR="005A7585">
        <w:rPr>
          <w:rStyle w:val="CommentReference"/>
        </w:rPr>
        <w:commentReference w:id="2979"/>
      </w:r>
      <w:del w:id="2981" w:author="Eric Boisvert" w:date="2016-03-25T12:25:00Z">
        <w:r w:rsidDel="005A7585">
          <w:delText>age, shall use geologicHistory property.</w:delText>
        </w:r>
      </w:del>
    </w:p>
    <w:p w14:paraId="4C24A7A2" w14:textId="2D401F5B" w:rsidR="0016408B" w:rsidDel="005A7585" w:rsidRDefault="0016408B" w:rsidP="0016408B">
      <w:pPr>
        <w:rPr>
          <w:del w:id="2982"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2983"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2984" w:author="Eric Boisvert" w:date="2016-03-25T12:25:00Z"/>
                <w:rStyle w:val="requri"/>
                <w:lang w:val="en-CA"/>
              </w:rPr>
            </w:pPr>
            <w:del w:id="2985"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2986" w:author="Eric Boisvert" w:date="2016-03-25T12:25:00Z"/>
                <w:rStyle w:val="reqtext"/>
                <w:lang w:val="en-CA"/>
              </w:rPr>
            </w:pPr>
            <w:del w:id="2987"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988"/>
      <w:r w:rsidRPr="0016408B">
        <w:rPr>
          <w:lang w:val="en-CA"/>
        </w:rPr>
        <w:t>There is always a single source and a single target</w:t>
      </w:r>
      <w:ins w:id="2989" w:author="Eric Boisvert" w:date="2016-03-17T05:48:00Z">
        <w:r w:rsidR="009C6C9E">
          <w:rPr>
            <w:lang w:val="en-CA"/>
          </w:rPr>
          <w:t xml:space="preserve"> for a given FeatureRelation (which is abstract in GeoSciML Basic)</w:t>
        </w:r>
      </w:ins>
      <w:r w:rsidRPr="0016408B">
        <w:rPr>
          <w:lang w:val="en-CA"/>
        </w:rPr>
        <w:t xml:space="preserve">.  </w:t>
      </w:r>
      <w:commentRangeEnd w:id="2988"/>
      <w:r w:rsidR="00D24007">
        <w:rPr>
          <w:rStyle w:val="CommentReference"/>
        </w:rPr>
        <w:commentReference w:id="2988"/>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990"/>
      <w:del w:id="2991" w:author="Eric Boisvert" w:date="2016-03-17T05:49:00Z">
        <w:r w:rsidR="00F25A29" w:rsidDel="009C6C9E">
          <w:rPr>
            <w:lang w:val="en-CA"/>
          </w:rPr>
          <w:delText xml:space="preserve">may </w:delText>
        </w:r>
      </w:del>
      <w:ins w:id="2992"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2990"/>
      <w:r w:rsidR="00F25A29">
        <w:rPr>
          <w:rStyle w:val="CommentReference"/>
        </w:rPr>
        <w:commentReference w:id="2990"/>
      </w:r>
    </w:p>
    <w:p w14:paraId="3E406639" w14:textId="77777777" w:rsidR="00D10719" w:rsidRDefault="00D10719" w:rsidP="00ED2525">
      <w:bookmarkStart w:id="2993" w:name="BKM_F1244213_660C_4D77_8475_08F73D4EC81C"/>
      <w:bookmarkStart w:id="2994" w:name="BKM_3B089F6A_116B_4A4A_91A0_17A52F7181FF"/>
      <w:bookmarkStart w:id="2995" w:name="BKM_26B10141_733E_4FC5_A8B6_E0EA8C9C1A8A"/>
      <w:bookmarkEnd w:id="2993"/>
      <w:bookmarkEnd w:id="2994"/>
      <w:bookmarkEnd w:id="2995"/>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lastRenderedPageBreak/>
        <w:t>(</w:t>
      </w:r>
      <w:r w:rsidR="00D6680F">
        <w:t>e</w:t>
      </w:r>
      <w:r>
        <w:t xml:space="preserve">xposures, </w:t>
      </w:r>
      <w:r w:rsidR="00D6680F">
        <w:t>s</w:t>
      </w:r>
      <w:r>
        <w:t xml:space="preserve">urface </w:t>
      </w:r>
      <w:r w:rsidR="00D6680F">
        <w:t>t</w:t>
      </w:r>
      <w:r>
        <w:t xml:space="preserve">races and </w:t>
      </w:r>
      <w:r w:rsidR="00D6680F">
        <w:t>i</w:t>
      </w:r>
      <w:r>
        <w:t>ntercepts, etc</w:t>
      </w:r>
      <w:commentRangeStart w:id="2996"/>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996"/>
      <w:r w:rsidR="00BA23FE">
        <w:rPr>
          <w:rStyle w:val="CommentReference"/>
        </w:rPr>
        <w:commentReference w:id="2996"/>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2997" w:author="Eric Boisvert" w:date="2016-03-28T15:30:00Z">
        <w:r w:rsidDel="005C137B">
          <w:delText xml:space="preserve">occurrence </w:delText>
        </w:r>
      </w:del>
      <w:ins w:id="2998"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2999" w:author="Eric Boisvert" w:date="2016-03-28T15:31:00Z">
        <w:r w:rsidDel="005C137B">
          <w:delText>occurrence</w:delText>
        </w:r>
        <w:r w:rsidR="00AA535D" w:rsidDel="005C137B">
          <w:delText>s</w:delText>
        </w:r>
        <w:r w:rsidDel="005C137B">
          <w:delText xml:space="preserve"> </w:delText>
        </w:r>
      </w:del>
      <w:ins w:id="3000" w:author="Eric Boisvert" w:date="2016-03-28T15:31:00Z">
        <w:r w:rsidR="005C137B">
          <w:t xml:space="preserve">specifications </w:t>
        </w:r>
      </w:ins>
      <w:r>
        <w:t>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01"/>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01"/>
      <w:r w:rsidR="00EA3CAB">
        <w:rPr>
          <w:rStyle w:val="CommentReference"/>
        </w:rPr>
        <w:commentReference w:id="3001"/>
      </w:r>
    </w:p>
    <w:p w14:paraId="5AD2AC20" w14:textId="77777777" w:rsidR="001050D1" w:rsidRDefault="001050D1" w:rsidP="001050D1"/>
    <w:p w14:paraId="5F2228E1" w14:textId="77777777" w:rsidR="00ED2525" w:rsidRDefault="001050D1" w:rsidP="001050D1">
      <w:commentRangeStart w:id="3002"/>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02"/>
      <w:r w:rsidR="00E52A0E">
        <w:rPr>
          <w:rStyle w:val="CommentReference"/>
        </w:rPr>
        <w:commentReference w:id="3002"/>
      </w:r>
    </w:p>
    <w:p w14:paraId="3C873719" w14:textId="03E9908B" w:rsidR="002E694E" w:rsidRDefault="00507F3E" w:rsidP="007F03F0">
      <w:pPr>
        <w:pStyle w:val="Heading5"/>
        <w:rPr>
          <w:lang w:val="en-CA"/>
        </w:rPr>
      </w:pPr>
      <w:bookmarkStart w:id="3003" w:name="BKM_FD0714CD_89E3_4F6A_B187_CB7A50E6C5C0"/>
      <w:bookmarkEnd w:id="3003"/>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04"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del w:id="3005"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06" w:author="Eric Boisvert" w:date="2016-03-17T05:43:00Z">
          <w:pPr>
            <w:autoSpaceDE w:val="0"/>
            <w:autoSpaceDN w:val="0"/>
            <w:adjustRightInd w:val="0"/>
            <w:spacing w:after="0"/>
          </w:pPr>
        </w:pPrChange>
      </w:pPr>
    </w:p>
    <w:p w14:paraId="10517FF2" w14:textId="21A60E07" w:rsidR="00507F3E" w:rsidRDefault="00507F3E">
      <w:pPr>
        <w:rPr>
          <w:lang w:val="en-CA"/>
        </w:rPr>
        <w:pPrChange w:id="3007"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008" w:author="Eric Boisvert" w:date="2016-03-17T05:43:00Z">
          <w:pPr>
            <w:autoSpaceDE w:val="0"/>
            <w:autoSpaceDN w:val="0"/>
            <w:adjustRightInd w:val="0"/>
            <w:spacing w:after="0"/>
          </w:pPr>
        </w:pPrChange>
      </w:pPr>
      <w:commentRangeStart w:id="3009"/>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w:t>
      </w:r>
      <w:r w:rsidRPr="00507F3E">
        <w:rPr>
          <w:lang w:val="en-CA"/>
        </w:rPr>
        <w:lastRenderedPageBreak/>
        <w:t>Positioning System, published map, fieldObservation, downhole survey, aerial photography, field survey)</w:t>
      </w:r>
      <w:ins w:id="3010" w:author="Boisvert, Eric" w:date="2016-03-29T08:36:00Z">
        <w:r w:rsidR="00BA5AB0">
          <w:rPr>
            <w:lang w:val="en-CA"/>
          </w:rPr>
          <w:t>.</w:t>
        </w:r>
      </w:ins>
    </w:p>
    <w:commentRangeEnd w:id="300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0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11" w:author="Eric Boisvert" w:date="2016-03-17T05:43:00Z">
          <w:pPr>
            <w:autoSpaceDE w:val="0"/>
            <w:autoSpaceDN w:val="0"/>
            <w:adjustRightInd w:val="0"/>
            <w:spacing w:after="0"/>
          </w:pPr>
        </w:pPrChange>
      </w:pPr>
      <w:r>
        <w:rPr>
          <w:lang w:val="en-CA"/>
        </w:rPr>
        <w:t>The positionalAccuracy property (</w:t>
      </w:r>
      <w:del w:id="3012" w:author="Eric Boisvert" w:date="2016-01-24T13:31:00Z">
        <w:r w:rsidDel="00253146">
          <w:rPr>
            <w:lang w:val="en-CA"/>
          </w:rPr>
          <w:delText>swe:Quantity</w:delText>
        </w:r>
      </w:del>
      <w:ins w:id="3013" w:author="Eric Boisvert" w:date="2016-01-24T13:31:00Z">
        <w:r w:rsidR="00253146">
          <w:rPr>
            <w:lang w:val="en-CA"/>
          </w:rPr>
          <w:t>SWE::Quantity</w:t>
        </w:r>
      </w:ins>
      <w:r>
        <w:rPr>
          <w:lang w:val="en-CA"/>
        </w:rPr>
        <w:t>) shall provide a quantitative value</w:t>
      </w:r>
      <w:del w:id="3014"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15" w:author="Eric Boisvert" w:date="2016-03-17T05:43:00Z">
          <w:pPr>
            <w:autoSpaceDE w:val="0"/>
            <w:autoSpaceDN w:val="0"/>
            <w:adjustRightInd w:val="0"/>
            <w:spacing w:after="0"/>
          </w:pPr>
        </w:pPrChange>
      </w:pPr>
      <w:r>
        <w:rPr>
          <w:lang w:val="en-CA"/>
        </w:rPr>
        <w:t>The property resul</w:t>
      </w:r>
      <w:ins w:id="3016"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17"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018"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19"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20"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21"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lastRenderedPageBreak/>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22"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23" w:author="Eric Boisvert" w:date="2016-03-28T15:35:00Z">
        <w:r w:rsidDel="005C137B">
          <w:rPr>
            <w:lang w:val="en-CA"/>
          </w:rPr>
          <w:delText xml:space="preserve">Feature </w:delText>
        </w:r>
      </w:del>
      <w:ins w:id="3024"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25" w:name="BKM_37DE5892_2942_443B_A8C3_8C1AB5CBE877"/>
      <w:bookmarkStart w:id="3026" w:name="BKM_6B3E10C1_3AAE_4196_94F0_B9A235705FCC"/>
      <w:bookmarkStart w:id="3027" w:name="BKM_1FCE659F_6DE4_40C1_996C_C1E6E981D3A0"/>
      <w:bookmarkStart w:id="3028" w:name="BKM_E9804216_8300_4609_B607_127F0178BAB6"/>
      <w:bookmarkStart w:id="3029" w:name="BKM_E3A6BA8A_712F_4182_95C4_285048E21544"/>
      <w:bookmarkStart w:id="3030" w:name="BKM_2EB23880_DDF1_4995_AB7F_3DC0E40E7A89"/>
      <w:bookmarkEnd w:id="3025"/>
      <w:bookmarkEnd w:id="3026"/>
      <w:bookmarkEnd w:id="3027"/>
      <w:bookmarkEnd w:id="3028"/>
      <w:bookmarkEnd w:id="3029"/>
      <w:bookmarkEnd w:id="3030"/>
    </w:p>
    <w:p w14:paraId="7D4ABF8F" w14:textId="77777777" w:rsidR="00884FA7" w:rsidRDefault="00F92942" w:rsidP="00856F51">
      <w:pPr>
        <w:pStyle w:val="Heading4"/>
      </w:pPr>
      <w:bookmarkStart w:id="3031" w:name="_Ref440800006"/>
      <w:r>
        <w:t>GeologicUnit</w:t>
      </w:r>
      <w:bookmarkEnd w:id="3031"/>
    </w:p>
    <w:p w14:paraId="37A3D1FA" w14:textId="77777777" w:rsidR="00F92942" w:rsidRDefault="00F92942" w:rsidP="00F92942"/>
    <w:p w14:paraId="1F8B0457" w14:textId="77777777" w:rsidR="00965167" w:rsidRDefault="00F92942" w:rsidP="00965167">
      <w:pPr>
        <w:rPr>
          <w:ins w:id="3032" w:author="Eric Boisvert" w:date="2016-03-28T15:47:00Z"/>
        </w:rPr>
      </w:pPr>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33"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1A7658" w:rsidP="007F03F0">
      <w:pPr>
        <w:keepNext/>
      </w:pPr>
      <w:r>
        <w:rPr>
          <w:noProof/>
          <w:lang w:val="en-CA" w:eastAsia="en-CA"/>
        </w:rPr>
        <w:pict w14:anchorId="75B7A484">
          <v:shape id="_x0000_i1046" type="#_x0000_t75" style="width:431.3pt;height:264.25pt;visibility:visible;mso-wrap-style:square">
            <v:imagedata r:id="rId37" o:title=""/>
          </v:shape>
        </w:pict>
      </w:r>
    </w:p>
    <w:p w14:paraId="21645D9F" w14:textId="2B974F66" w:rsidR="00CE526C" w:rsidRDefault="00CE526C" w:rsidP="00CE526C">
      <w:pPr>
        <w:pStyle w:val="Caption"/>
      </w:pPr>
      <w:r>
        <w:t xml:space="preserve">Figure </w:t>
      </w:r>
      <w:r>
        <w:fldChar w:fldCharType="begin"/>
      </w:r>
      <w:r>
        <w:instrText xml:space="preserve"> SEQ Figure \* ARABIC </w:instrText>
      </w:r>
      <w:r>
        <w:fldChar w:fldCharType="separate"/>
      </w:r>
      <w:ins w:id="3034" w:author="Eric Boisvert" w:date="2016-04-03T12:16:00Z">
        <w:r w:rsidR="00652185">
          <w:rPr>
            <w:noProof/>
          </w:rPr>
          <w:t>22</w:t>
        </w:r>
      </w:ins>
      <w:ins w:id="3035" w:author="Boisvert, Eric" w:date="2016-04-01T13:15:00Z">
        <w:del w:id="3036" w:author="Eric Boisvert" w:date="2016-04-02T15:34:00Z">
          <w:r w:rsidR="008D755A" w:rsidDel="004F09EE">
            <w:rPr>
              <w:noProof/>
            </w:rPr>
            <w:delText>21</w:delText>
          </w:r>
        </w:del>
      </w:ins>
      <w:del w:id="3037" w:author="Eric Boisvert" w:date="2016-04-02T15:34:00Z">
        <w:r w:rsidR="0043586C" w:rsidDel="004F09EE">
          <w:rPr>
            <w:noProof/>
          </w:rPr>
          <w:delText>19</w:delText>
        </w:r>
      </w:del>
      <w:r>
        <w:fldChar w:fldCharType="end"/>
      </w:r>
      <w:r>
        <w:t xml:space="preserve"> Geologic Unit context diagram</w:t>
      </w:r>
      <w:ins w:id="3038" w:author="Boisvert, Eric" w:date="2016-03-29T08:36:00Z">
        <w:r w:rsidR="00BA5AB0">
          <w:t>.</w:t>
        </w:r>
      </w:ins>
    </w:p>
    <w:p w14:paraId="0302DC0A" w14:textId="1ECB4546" w:rsidR="00F92942" w:rsidDel="00965167" w:rsidRDefault="001E5387" w:rsidP="001E2A9F">
      <w:pPr>
        <w:rPr>
          <w:del w:id="3039" w:author="Eric Boisvert" w:date="2016-03-28T15:47:00Z"/>
        </w:rPr>
      </w:pPr>
      <w:del w:id="3040" w:author="Eric Boisvert" w:date="2016-03-28T15:47:00Z">
        <w:r w:rsidDel="00965167">
          <w:lastRenderedPageBreak/>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041" w:author="Eric Boisvert" w:date="2016-03-28T15:47:00Z">
        <w:r w:rsidR="00965167">
          <w:t>::</w:t>
        </w:r>
      </w:ins>
      <w:del w:id="3042" w:author="Eric Boisvert" w:date="2016-03-28T15:47:00Z">
        <w:r w:rsidDel="00965167">
          <w:delText>.</w:delText>
        </w:r>
      </w:del>
      <w:r>
        <w:t>occurrence</w:t>
      </w:r>
      <w:ins w:id="3043" w:author="Eric Boisvert" w:date="2016-03-28T15:47:00Z">
        <w:r w:rsidR="00965167">
          <w:t>::</w:t>
        </w:r>
      </w:ins>
      <w:del w:id="3044" w:author="Eric Boisvert" w:date="2016-03-28T15:47:00Z">
        <w:r w:rsidDel="00965167">
          <w:delText xml:space="preserve"> -&gt; </w:delText>
        </w:r>
      </w:del>
      <w:r>
        <w:t>MappedFeature link), or with a geologic unit with a vocabulary (through the GeologicUnit</w:t>
      </w:r>
      <w:ins w:id="3045" w:author="Eric Boisvert" w:date="2016-03-28T15:47:00Z">
        <w:r w:rsidR="00965167">
          <w:t>::</w:t>
        </w:r>
      </w:ins>
      <w:del w:id="3046"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047" w:author="Eric Boisvert" w:date="2016-02-27T12:47:00Z"/>
        </w:rPr>
      </w:pPr>
    </w:p>
    <w:p w14:paraId="7582C67B" w14:textId="1AC8316B" w:rsidR="00CE526C" w:rsidRDefault="00CE526C" w:rsidP="00CE526C">
      <w:r>
        <w:t>The property rank:RankTerm s</w:t>
      </w:r>
      <w:ins w:id="3048" w:author="Eric Boisvert" w:date="2016-03-28T15:48:00Z">
        <w:r w:rsidR="00965167">
          <w:t>h</w:t>
        </w:r>
      </w:ins>
      <w:r>
        <w:t xml:space="preserve">all contain a term that classifies the geologic unit in a generalization hierarchy from most local/smallest volume to most regional. </w:t>
      </w:r>
      <w:commentRangeStart w:id="3049"/>
      <w:r>
        <w:t>Scoped name because classification is asserted, not based on observational data.</w:t>
      </w:r>
      <w:commentRangeEnd w:id="3049"/>
      <w:r>
        <w:rPr>
          <w:rStyle w:val="CommentReference"/>
        </w:rPr>
        <w:commentReference w:id="3049"/>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50" w:author="Boisvert, Eric" w:date="2016-04-01T07:54:00Z">
        <w:r w:rsidR="00E21DD0">
          <w:t>7.4.1.4</w:t>
        </w:r>
      </w:ins>
      <w:ins w:id="3051" w:author="Eric Boisvert" w:date="2016-03-28T16:06:00Z">
        <w:del w:id="3052" w:author="Boisvert, Eric" w:date="2016-04-01T07:53:00Z">
          <w:r w:rsidR="003842F3" w:rsidDel="00E21DD0">
            <w:delText>7.4.1.4</w:delText>
          </w:r>
        </w:del>
      </w:ins>
      <w:del w:id="3053" w:author="Boisvert, Eric" w:date="2016-04-01T07:53:00Z">
        <w:r w:rsidR="00291871" w:rsidDel="00E21DD0">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054"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lastRenderedPageBreak/>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E21DD0">
        <w:t>5.2.1</w:t>
      </w:r>
      <w:r w:rsidR="00895888">
        <w:fldChar w:fldCharType="end"/>
      </w:r>
      <w:r w:rsidR="00895888">
        <w:t xml:space="preserve">) </w:t>
      </w:r>
      <w:r w:rsidRPr="00540089">
        <w:t>in GeoSciML Basic</w:t>
      </w:r>
      <w:r w:rsidR="00895888">
        <w:t xml:space="preserve"> as EarthMaterialAbstractDescription is abstract and </w:t>
      </w:r>
      <w:del w:id="3055" w:author="Eric Boisvert" w:date="2016-03-28T15:50:00Z">
        <w:r w:rsidR="00895888" w:rsidDel="00965167">
          <w:delText xml:space="preserve">has no </w:delText>
        </w:r>
      </w:del>
      <w:r w:rsidR="00895888">
        <w:t xml:space="preserve">subtypes </w:t>
      </w:r>
      <w:ins w:id="3056" w:author="Eric Boisvert" w:date="2016-03-28T15:50:00Z">
        <w:r w:rsidR="00965167">
          <w:t xml:space="preserve">are defined </w:t>
        </w:r>
      </w:ins>
      <w:r w:rsidR="00895888">
        <w:t xml:space="preserve">in GeoSciML </w:t>
      </w:r>
      <w:del w:id="3057" w:author="Eric Boisvert" w:date="2016-03-28T15:50:00Z">
        <w:r w:rsidR="00895888" w:rsidDel="00965167">
          <w:delText>Basic</w:delText>
        </w:r>
      </w:del>
      <w:ins w:id="3058" w:author="Eric Boisvert" w:date="2016-03-28T15:50:00Z">
        <w:r w:rsidR="00965167">
          <w:t>Extension</w:t>
        </w:r>
      </w:ins>
      <w:r w:rsidR="00895888">
        <w:t xml:space="preserve">.  </w:t>
      </w:r>
    </w:p>
    <w:p w14:paraId="6A24DC74" w14:textId="221AA8B3" w:rsidR="00895888" w:rsidRDefault="00895888" w:rsidP="007F03F0">
      <w:pPr>
        <w:pStyle w:val="Heading5"/>
      </w:pPr>
      <w:r w:rsidRPr="00895888">
        <w:t>gbUnitDescription</w:t>
      </w:r>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E21DD0">
        <w:t>5.2.1</w:t>
      </w:r>
      <w:r>
        <w:fldChar w:fldCharType="end"/>
      </w:r>
      <w:r>
        <w:t xml:space="preserve">) </w:t>
      </w:r>
      <w:r w:rsidRPr="00540089">
        <w:t>in GeoSciML Basic</w:t>
      </w:r>
      <w:r>
        <w:t xml:space="preserve"> as GeologicUnitAbstractDescription is abstract and </w:t>
      </w:r>
      <w:del w:id="3059" w:author="Eric Boisvert" w:date="2016-03-28T15:50:00Z">
        <w:r w:rsidDel="00965167">
          <w:delText xml:space="preserve">has no </w:delText>
        </w:r>
      </w:del>
      <w:r>
        <w:t>subtypes</w:t>
      </w:r>
      <w:ins w:id="3060" w:author="Eric Boisvert" w:date="2016-03-28T15:50:00Z">
        <w:r w:rsidR="00965167">
          <w:t xml:space="preserve"> are defined</w:t>
        </w:r>
      </w:ins>
      <w:r>
        <w:t xml:space="preserve"> in GeoSciML </w:t>
      </w:r>
      <w:del w:id="3061" w:author="Eric Boisvert" w:date="2016-03-28T15:50:00Z">
        <w:r w:rsidDel="00965167">
          <w:delText>Basic</w:delText>
        </w:r>
      </w:del>
      <w:ins w:id="3062"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3063" w:name="BKM_A1329A5F_042F_4AF8_BF84_0B471B65BC55"/>
      <w:bookmarkStart w:id="3064" w:name="BKM_7F4D7787_7293_418E_8B38_1A72EA1F4CC0"/>
      <w:bookmarkStart w:id="3065" w:name="_Ref440064217"/>
      <w:bookmarkEnd w:id="3063"/>
      <w:bookmarkEnd w:id="3064"/>
      <w:r>
        <w:t>GeologicUnitHierarchy</w:t>
      </w:r>
      <w:bookmarkEnd w:id="3065"/>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ins w:id="3066" w:author="Eric Boisvert" w:date="2016-04-03T12:18:00Z">
        <w:r w:rsidR="00EE36E7">
          <w:t xml:space="preserve">.  </w:t>
        </w:r>
      </w:ins>
    </w:p>
    <w:p w14:paraId="7B6AC75A" w14:textId="2EE4382F" w:rsidR="00B62995" w:rsidRDefault="00924939" w:rsidP="007F03F0">
      <w:pPr>
        <w:pStyle w:val="Heading5"/>
      </w:pPr>
      <w:r>
        <w:t>r</w:t>
      </w:r>
      <w:r w:rsidRPr="00924939">
        <w:t>ole</w:t>
      </w:r>
    </w:p>
    <w:p w14:paraId="4638CA43" w14:textId="77777777" w:rsidR="003842F3" w:rsidRDefault="003842F3" w:rsidP="00ED2525">
      <w:pPr>
        <w:rPr>
          <w:ins w:id="3067" w:author="Eric Boisvert" w:date="2016-03-28T16:01:00Z"/>
        </w:rPr>
      </w:pPr>
    </w:p>
    <w:p w14:paraId="6A782BC1" w14:textId="66CDC961" w:rsidR="00924939" w:rsidRDefault="00924939" w:rsidP="00ED2525">
      <w:commentRangeStart w:id="3068"/>
      <w:r>
        <w:t>The role:</w:t>
      </w:r>
      <w:r w:rsidRPr="00924939">
        <w:t>GeologicUnitHierarchyRoleTerm</w:t>
      </w:r>
      <w:r>
        <w:t xml:space="preserve"> property shall provide a term describing the n</w:t>
      </w:r>
      <w:r w:rsidRPr="00924939">
        <w:t>ature of the parts, e.g. facies, stratigraphic, interbeds, geographic, eastern facies</w:t>
      </w:r>
      <w:ins w:id="3069" w:author="Boisvert, Eric" w:date="2016-03-29T08:36:00Z">
        <w:r w:rsidR="00BA5AB0">
          <w:t>.</w:t>
        </w:r>
      </w:ins>
      <w:del w:id="3070" w:author="Boisvert, Eric" w:date="2016-03-29T08:36:00Z">
        <w:r w:rsidRPr="00924939" w:rsidDel="00BA5AB0">
          <w:delText>,</w:delText>
        </w:r>
      </w:del>
      <w:commentRangeEnd w:id="3068"/>
      <w:r w:rsidR="007B3482">
        <w:rPr>
          <w:rStyle w:val="CommentReference"/>
        </w:rPr>
        <w:commentReference w:id="3068"/>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3071" w:author="Eric Boisvert" w:date="2016-01-24T13:31:00Z">
        <w:r w:rsidDel="00253146">
          <w:delText>swe:Quantity</w:delText>
        </w:r>
      </w:del>
      <w:ins w:id="3072" w:author="Eric Boisvert" w:date="2016-01-24T13:31:00Z">
        <w:r w:rsidR="00253146">
          <w:t>SWE::Quantity</w:t>
        </w:r>
      </w:ins>
      <w:r>
        <w:t>Range) shall provide a q</w:t>
      </w:r>
      <w:r w:rsidRPr="00924939">
        <w:t xml:space="preserve">uantity that </w:t>
      </w:r>
      <w:del w:id="3073" w:author="Eric Boisvert" w:date="2016-03-28T16:02:00Z">
        <w:r w:rsidRPr="00924939" w:rsidDel="003842F3">
          <w:delText>specifies</w:delText>
        </w:r>
      </w:del>
      <w:ins w:id="3074"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3075" w:name="BKM_F1AE88A3_ADC1_4E05_8AA4_DF5F90DB4C60"/>
      <w:bookmarkStart w:id="3076" w:name="BKM_C5C77165_16DE_4DA6_948B_748CCB10594C"/>
      <w:bookmarkEnd w:id="3075"/>
      <w:bookmarkEnd w:id="3076"/>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lastRenderedPageBreak/>
        <w:t xml:space="preserve">CompositionPart </w:t>
      </w:r>
      <w:r w:rsidRPr="00F3223D">
        <w:t>represent</w:t>
      </w:r>
      <w:r>
        <w:t>s</w:t>
      </w:r>
      <w:r w:rsidRPr="00F3223D">
        <w:t xml:space="preserve"> </w:t>
      </w:r>
      <w:ins w:id="3077"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615ACE2F" w:rsidR="00A56B9D" w:rsidRDefault="00A56B9D" w:rsidP="00ED2525">
      <w:pPr>
        <w:rPr>
          <w:ins w:id="3078" w:author="Eric Boisvert" w:date="2016-04-03T10:14:00Z"/>
        </w:rPr>
      </w:pPr>
      <w:r>
        <w:t>The proportion property (</w:t>
      </w:r>
      <w:del w:id="3079" w:author="Eric Boisvert" w:date="2016-01-24T13:31:00Z">
        <w:r w:rsidDel="00253146">
          <w:delText>swe:Quantity</w:delText>
        </w:r>
      </w:del>
      <w:ins w:id="3080" w:author="Eric Boisvert" w:date="2016-01-24T13:31:00Z">
        <w:r w:rsidR="00253146">
          <w:t>SWE::Quantity</w:t>
        </w:r>
      </w:ins>
      <w:r>
        <w:t xml:space="preserve">Range) shall </w:t>
      </w:r>
      <w:r w:rsidRPr="00A56B9D">
        <w:t>specifi</w:t>
      </w:r>
      <w:ins w:id="3081" w:author="Eric Boisvert" w:date="2016-04-03T10:13:00Z">
        <w:r w:rsidR="000B752C">
          <w:t>y</w:t>
        </w:r>
      </w:ins>
      <w:del w:id="3082" w:author="Eric Boisvert" w:date="2016-04-03T10:13:00Z">
        <w:r w:rsidRPr="00A56B9D" w:rsidDel="000B752C">
          <w:delText>es</w:delText>
        </w:r>
      </w:del>
      <w:r w:rsidRPr="00A56B9D">
        <w:t xml:space="preserve"> the fraction of the geologic unit composed of the compound material.</w:t>
      </w:r>
      <w:r>
        <w:t xml:space="preserve">  </w:t>
      </w:r>
      <w:del w:id="3083" w:author="Eric Boisvert" w:date="2016-04-03T10:25:00Z">
        <w:r w:rsidDel="00F8013C">
          <w:delText>It shall be a value representing a proportion to a whole (usually expressed in %).</w:delText>
        </w:r>
      </w:del>
      <w:ins w:id="3084"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Hyperlink"/>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3085" w:author="Eric Boisvert" w:date="2016-04-03T10:26:00Z">
              <w:r w:rsidDel="00F8013C">
                <w:rPr>
                  <w:rStyle w:val="reqtext"/>
                  <w:lang w:val="en-CA"/>
                </w:rPr>
                <w:delText>A proportion SHALL be a value expressing a fraction relative to a whole.</w:delText>
              </w:r>
            </w:del>
            <w:ins w:id="3086"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3087" w:name="BKM_D0CF8372_E2E7_44FE_8452_567F1CFF1C66"/>
      <w:bookmarkStart w:id="3088" w:name="BKM_F115EB74_32B6_4EFC_8D26_C2D2AD40E6EB"/>
      <w:bookmarkStart w:id="3089" w:name="_Ref440800018"/>
      <w:bookmarkEnd w:id="3087"/>
      <w:bookmarkEnd w:id="3088"/>
      <w:r>
        <w:t>EarthMaterial</w:t>
      </w:r>
      <w:bookmarkEnd w:id="3089"/>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90" w:author="Eric Boisvert" w:date="2016-02-27T12:47:00Z">
        <w:r w:rsidR="00E72E0A">
          <w:t>E</w:t>
        </w:r>
      </w:ins>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1A7658" w:rsidP="00856F51">
      <w:pPr>
        <w:keepNext/>
      </w:pPr>
      <w:r>
        <w:rPr>
          <w:noProof/>
          <w:lang w:val="en-CA" w:eastAsia="en-CA"/>
        </w:rPr>
        <w:lastRenderedPageBreak/>
        <w:pict w14:anchorId="7395DB86">
          <v:shape id="_x0000_i1047" type="#_x0000_t75" style="width:425pt;height:330.65pt;visibility:visible;mso-wrap-style:square">
            <v:imagedata r:id="rId38" o:title=""/>
          </v:shape>
        </w:pict>
      </w:r>
    </w:p>
    <w:p w14:paraId="0D050E87" w14:textId="7FB3797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91" w:author="Eric Boisvert" w:date="2016-04-03T12:16:00Z">
        <w:r w:rsidR="00652185">
          <w:rPr>
            <w:noProof/>
          </w:rPr>
          <w:t>23</w:t>
        </w:r>
      </w:ins>
      <w:ins w:id="3092" w:author="Boisvert, Eric" w:date="2016-04-01T13:15:00Z">
        <w:del w:id="3093" w:author="Eric Boisvert" w:date="2016-04-02T15:34:00Z">
          <w:r w:rsidR="008D755A" w:rsidDel="004F09EE">
            <w:rPr>
              <w:noProof/>
            </w:rPr>
            <w:delText>22</w:delText>
          </w:r>
        </w:del>
      </w:ins>
      <w:del w:id="3094" w:author="Eric Boisvert" w:date="2016-04-02T15:34:00Z">
        <w:r w:rsidR="0043586C" w:rsidDel="004F09EE">
          <w:rPr>
            <w:noProof/>
          </w:rPr>
          <w:delText>20</w:delText>
        </w:r>
      </w:del>
      <w:r w:rsidR="00673E83">
        <w:rPr>
          <w:noProof/>
        </w:rPr>
        <w:fldChar w:fldCharType="end"/>
      </w:r>
      <w:r>
        <w:t xml:space="preserve"> : EarthMaterial and related classes</w:t>
      </w:r>
      <w:ins w:id="3095" w:author="Boisvert, Eric" w:date="2016-03-29T08:37:00Z">
        <w:r w:rsidR="00BA5AB0">
          <w:t>.</w:t>
        </w:r>
      </w:ins>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3096" w:author="Eric Boisvert" w:date="2016-02-27T12:48:00Z">
        <w:r w:rsidR="00E72E0A">
          <w:t>SWE:</w:t>
        </w:r>
      </w:ins>
      <w:del w:id="3097"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Heading5"/>
        <w:rPr>
          <w:lang w:val="en-CA"/>
        </w:rPr>
        <w:pPrChange w:id="3098" w:author="Eric Boisvert" w:date="2016-03-28T16:05:00Z">
          <w:pPr/>
        </w:pPrChange>
      </w:pPr>
      <w:r w:rsidRPr="00D970E9">
        <w:rPr>
          <w:lang w:val="en-CA"/>
        </w:rPr>
        <w:t>Purpose</w:t>
      </w:r>
    </w:p>
    <w:p w14:paraId="22A382D6" w14:textId="23477AF0"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099" w:author="Boisvert, Eric" w:date="2016-04-01T07:54:00Z">
        <w:r w:rsidR="00E21DD0">
          <w:t>7.4.1.1.2</w:t>
        </w:r>
      </w:ins>
      <w:ins w:id="3100" w:author="Eric Boisvert" w:date="2016-03-28T16:06:00Z">
        <w:del w:id="3101" w:author="Boisvert, Eric" w:date="2016-04-01T07:53:00Z">
          <w:r w:rsidR="003842F3" w:rsidDel="00E21DD0">
            <w:delText>7.4.1.1.2</w:delText>
          </w:r>
        </w:del>
      </w:ins>
      <w:del w:id="3102" w:author="Boisvert, Eric" w:date="2016-04-01T07:53:00Z">
        <w:r w:rsidR="004D34D6" w:rsidDel="00E21DD0">
          <w:delText>8.4.1.1.2</w:delText>
        </w:r>
      </w:del>
      <w:r>
        <w:fldChar w:fldCharType="end"/>
      </w:r>
      <w:r>
        <w:t xml:space="preserve">) </w:t>
      </w:r>
      <w:commentRangeStart w:id="3103"/>
      <w:r>
        <w:t>and it shares the same vocabulary (instance, typicalNorm, identifyingNorm)</w:t>
      </w:r>
      <w:commentRangeEnd w:id="3103"/>
      <w:r>
        <w:rPr>
          <w:rStyle w:val="CommentReference"/>
        </w:rPr>
        <w:commentReference w:id="3103"/>
      </w:r>
      <w:ins w:id="3104" w:author="Boisvert, Eric" w:date="2016-03-29T08:37:00Z">
        <w:r w:rsidR="00BA5AB0">
          <w:t>.</w:t>
        </w:r>
      </w:ins>
    </w:p>
    <w:p w14:paraId="3E150316" w14:textId="3E5A0882" w:rsidR="00A47566" w:rsidRPr="00D970E9" w:rsidRDefault="00A47566" w:rsidP="007F03F0">
      <w:pPr>
        <w:pStyle w:val="Heading5"/>
        <w:rPr>
          <w:lang w:val="en-CA"/>
        </w:rPr>
      </w:pPr>
      <w:bookmarkStart w:id="3105" w:name="BKM_BD5C03BF_666A_4A06_9108_21CA3469AFBC"/>
      <w:bookmarkEnd w:id="3105"/>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del w:id="3106" w:author="Eric Boisvert" w:date="2016-03-28T16:07:00Z">
        <w:r w:rsidDel="000056AB">
          <w:rPr>
            <w:lang w:val="en-CA"/>
          </w:rPr>
          <w:delText>and does not have any concrete</w:delText>
        </w:r>
      </w:del>
      <w:ins w:id="3107" w:author="Eric Boisvert" w:date="2016-03-28T16:07:00Z">
        <w:r w:rsidR="000056AB">
          <w:rPr>
            <w:lang w:val="en-CA"/>
          </w:rPr>
          <w:t>and has</w:t>
        </w:r>
      </w:ins>
      <w:r>
        <w:rPr>
          <w:lang w:val="en-CA"/>
        </w:rPr>
        <w:t xml:space="preserve"> subtypes in GeoSciML </w:t>
      </w:r>
      <w:del w:id="3108" w:author="Eric Boisvert" w:date="2016-03-28T16:07:00Z">
        <w:r w:rsidDel="000056AB">
          <w:rPr>
            <w:lang w:val="en-CA"/>
          </w:rPr>
          <w:delText>Basic</w:delText>
        </w:r>
      </w:del>
      <w:ins w:id="3109"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3110" w:name="BKM_18D25AC3_6FC0_4C65_A8A5_F0142E2E6CE0"/>
      <w:bookmarkStart w:id="3111" w:name="BKM_18EC1705_589B_4DEF_A044_9A1610E567B6"/>
      <w:bookmarkStart w:id="3112" w:name="BKM_69643EA7_2142_46B5_9F91_BA2962E773C2"/>
      <w:bookmarkEnd w:id="3110"/>
      <w:bookmarkEnd w:id="3111"/>
      <w:bookmarkEnd w:id="311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13" w:author="Eric Boisvert" w:date="2016-03-28T16:09:00Z">
        <w:r w:rsidR="000056AB">
          <w:t xml:space="preserve">in </w:t>
        </w:r>
      </w:ins>
      <w:r w:rsidR="005F1086">
        <w:t>GeoSciML Extension</w:t>
      </w:r>
      <w:ins w:id="3114"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3115" w:author="Eric Boisvert" w:date="2016-03-28T16:09:00Z">
        <w:r w:rsidR="000056AB">
          <w:t>ying</w:t>
        </w:r>
      </w:ins>
      <w:del w:id="3116" w:author="Eric Boisvert" w:date="2016-03-28T16:09:00Z">
        <w:r w:rsidDel="000056AB">
          <w:delText>ier</w:delText>
        </w:r>
      </w:del>
      <w:r>
        <w:t xml:space="preserve"> the </w:t>
      </w:r>
      <w:r w:rsidRPr="005F1086">
        <w:t>lithology class from a controlled vocabulary</w:t>
      </w:r>
      <w:ins w:id="3117"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118" w:name="BKM_0198932B_28DD_424D_8B50_FABE0D235C84"/>
      <w:bookmarkStart w:id="3119" w:name="BKM_7A5570E9_5272_4DAD_BC83_4E0D06E5C57A"/>
      <w:bookmarkStart w:id="3120" w:name="_Toc447367151"/>
      <w:bookmarkEnd w:id="3118"/>
      <w:bookmarkEnd w:id="3119"/>
      <w:r>
        <w:t>Geologic Event</w:t>
      </w:r>
      <w:bookmarkEnd w:id="3120"/>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21" w:author="Boisvert, Eric" w:date="2016-03-29T08:37:00Z">
        <w:r w:rsidR="00BA5AB0">
          <w:t>.</w:t>
        </w:r>
      </w:ins>
    </w:p>
    <w:p w14:paraId="6C961A9E" w14:textId="0039B69D" w:rsidR="00F20F81" w:rsidRDefault="00DA45AF" w:rsidP="00DA45AF">
      <w:r>
        <w:t>The age attributes are age representation</w:t>
      </w:r>
      <w:ins w:id="3122"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23"/>
      <w:r w:rsidR="00F20F81">
        <w:t>(a.k.a, Steno laws; Steno, 1669)</w:t>
      </w:r>
      <w:commentRangeEnd w:id="3123"/>
      <w:r w:rsidR="0034572C">
        <w:rPr>
          <w:rStyle w:val="CommentReference"/>
        </w:rPr>
        <w:commentReference w:id="3123"/>
      </w:r>
      <w:ins w:id="3124" w:author="Boisvert, Eric" w:date="2016-03-29T08:37:00Z">
        <w:r w:rsidR="00BA5AB0">
          <w:t>.</w:t>
        </w:r>
      </w:ins>
    </w:p>
    <w:p w14:paraId="03FE6CA6" w14:textId="77777777" w:rsidR="00B537EA" w:rsidRDefault="00B537EA" w:rsidP="00856F51"/>
    <w:p w14:paraId="3DACF261" w14:textId="765AD8ED" w:rsidR="00B537EA" w:rsidRDefault="001A7658" w:rsidP="00B537EA">
      <w:pPr>
        <w:keepNext/>
      </w:pPr>
      <w:r>
        <w:rPr>
          <w:noProof/>
          <w:lang w:val="en-CA" w:eastAsia="en-CA"/>
        </w:rPr>
        <w:pict w14:anchorId="5D71EB40">
          <v:shape id="_x0000_i1048" type="#_x0000_t75" style="width:431.3pt;height:364.2pt;visibility:visible;mso-wrap-style:square">
            <v:imagedata r:id="rId39" o:title=""/>
          </v:shape>
        </w:pict>
      </w:r>
    </w:p>
    <w:p w14:paraId="634E7DC8" w14:textId="74FA9934"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125" w:author="Eric Boisvert" w:date="2016-04-03T12:16:00Z">
        <w:r w:rsidR="00652185">
          <w:rPr>
            <w:noProof/>
          </w:rPr>
          <w:t>24</w:t>
        </w:r>
      </w:ins>
      <w:ins w:id="3126" w:author="Boisvert, Eric" w:date="2016-04-01T13:15:00Z">
        <w:del w:id="3127" w:author="Eric Boisvert" w:date="2016-04-02T15:34:00Z">
          <w:r w:rsidR="008D755A" w:rsidDel="004F09EE">
            <w:rPr>
              <w:noProof/>
            </w:rPr>
            <w:delText>23</w:delText>
          </w:r>
        </w:del>
      </w:ins>
      <w:del w:id="3128" w:author="Eric Boisvert" w:date="2016-04-02T15:34:00Z">
        <w:r w:rsidR="0043586C" w:rsidDel="004F09EE">
          <w:rPr>
            <w:noProof/>
          </w:rPr>
          <w:delText>21</w:delText>
        </w:r>
      </w:del>
      <w:r w:rsidR="00673E83">
        <w:rPr>
          <w:noProof/>
        </w:rPr>
        <w:fldChar w:fldCharType="end"/>
      </w:r>
      <w:r>
        <w:t>: Geologic Event</w:t>
      </w:r>
      <w:ins w:id="3129" w:author="Boisvert, Eric" w:date="2016-03-29T08:37:00Z">
        <w:r w:rsidR="00BA5AB0">
          <w:t xml:space="preserve"> summary diagram.</w:t>
        </w:r>
      </w:ins>
    </w:p>
    <w:p w14:paraId="59870292" w14:textId="00E80337" w:rsidR="00EA4029" w:rsidRDefault="00DB2D3A" w:rsidP="00DB2D3A">
      <w:pPr>
        <w:pStyle w:val="Heading4"/>
        <w:rPr>
          <w:lang w:val="en-CA"/>
        </w:rPr>
      </w:pPr>
      <w:bookmarkStart w:id="3130" w:name="BKM_0E4402F5_70D7_41B4_8F46_2909F6D349A5"/>
      <w:bookmarkEnd w:id="3130"/>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31" w:author="Eric Boisvert" w:date="2016-02-14T14:44:00Z">
        <w:r>
          <w:rPr>
            <w:lang w:val="en-CA"/>
          </w:rPr>
          <w:t>A GeologicEvent is a</w:t>
        </w:r>
      </w:ins>
      <w:del w:id="3132"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33" w:author="Eric Boisvert" w:date="2016-02-14T14:44:00Z">
        <w:r w:rsidR="00980C8A" w:rsidRPr="00980C8A" w:rsidDel="00D70F03">
          <w:rPr>
            <w:lang w:val="en-CA"/>
          </w:rPr>
          <w:delText>A GeologicEvent</w:delText>
        </w:r>
      </w:del>
      <w:ins w:id="3134"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lastRenderedPageBreak/>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35" w:author="Eric Boisvert" w:date="2016-02-14T14:45:00Z">
          <w:pPr>
            <w:autoSpaceDE w:val="0"/>
            <w:autoSpaceDN w:val="0"/>
            <w:adjustRightInd w:val="0"/>
            <w:spacing w:after="0"/>
          </w:pPr>
        </w:pPrChange>
      </w:pPr>
      <w:ins w:id="3136" w:author="Eric Boisvert" w:date="2016-03-28T16:31:00Z">
        <w:r>
          <w:rPr>
            <w:lang w:val="en-CA"/>
          </w:rPr>
          <w:t xml:space="preserve">Because associated </w:t>
        </w:r>
      </w:ins>
      <w:ins w:id="3137" w:author="Eric Boisvert" w:date="2016-03-28T16:32:00Z">
        <w:r>
          <w:rPr>
            <w:lang w:val="en-CA"/>
          </w:rPr>
          <w:t>processes</w:t>
        </w:r>
      </w:ins>
      <w:ins w:id="3138" w:author="Eric Boisvert" w:date="2016-03-28T16:31:00Z">
        <w:r>
          <w:rPr>
            <w:lang w:val="en-CA"/>
          </w:rPr>
          <w:t xml:space="preserve"> are incompatible, </w:t>
        </w:r>
      </w:ins>
      <w:ins w:id="3139" w:author="Eric Boisvert" w:date="2016-03-28T16:32:00Z">
        <w:r>
          <w:rPr>
            <w:lang w:val="en-CA"/>
          </w:rPr>
          <w:t>a</w:t>
        </w:r>
      </w:ins>
      <w:del w:id="3140"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141" w:author="Eric Boisvert" w:date="2016-03-25T10:08:00Z">
              <w:r w:rsidRPr="00481AF6" w:rsidDel="00592027">
                <w:rPr>
                  <w:rStyle w:val="reqtext"/>
                  <w:lang w:val="en-CA"/>
                </w:rPr>
                <w:delText xml:space="preserve">event </w:delText>
              </w:r>
            </w:del>
            <w:ins w:id="3142"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143"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44"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145" w:author="Eric Boisvert" w:date="2016-02-14T14:45:00Z"/>
          <w:lang w:val="en-CA"/>
        </w:rPr>
      </w:pPr>
      <w:commentRangeStart w:id="3146"/>
    </w:p>
    <w:p w14:paraId="5C774029" w14:textId="1E556117" w:rsidR="006D6AC1" w:rsidDel="00D050CC" w:rsidRDefault="006D6AC1" w:rsidP="00980C8A">
      <w:pPr>
        <w:rPr>
          <w:del w:id="3147" w:author="Eric Boisvert" w:date="2016-02-14T14:50:00Z"/>
          <w:lang w:val="en-CA"/>
        </w:rPr>
      </w:pPr>
      <w:r>
        <w:rPr>
          <w:lang w:val="en-CA"/>
        </w:rPr>
        <w:t>The numericAge:NumericAgeRange property shall provide an a</w:t>
      </w:r>
      <w:r w:rsidRPr="006D6AC1">
        <w:rPr>
          <w:lang w:val="en-CA"/>
        </w:rPr>
        <w:t>ge in absolute year before present</w:t>
      </w:r>
      <w:ins w:id="3148" w:author="Eric Boisvert" w:date="2016-02-14T14:49:00Z">
        <w:r w:rsidR="00D050CC">
          <w:rPr>
            <w:lang w:val="en-CA"/>
          </w:rPr>
          <w:t xml:space="preserve"> (BP)</w:t>
        </w:r>
      </w:ins>
      <w:r>
        <w:rPr>
          <w:lang w:val="en-CA"/>
        </w:rPr>
        <w:t>.</w:t>
      </w:r>
      <w:ins w:id="3149" w:author="Eric Boisvert" w:date="2016-02-14T14:48:00Z">
        <w:r w:rsidR="00D050CC">
          <w:rPr>
            <w:lang w:val="en-CA"/>
          </w:rPr>
          <w:t xml:space="preserve">  Present is defined </w:t>
        </w:r>
      </w:ins>
      <w:ins w:id="3150" w:author="Eric Boisvert" w:date="2016-02-14T14:50:00Z">
        <w:r w:rsidR="00D050CC">
          <w:rPr>
            <w:lang w:val="en-CA"/>
          </w:rPr>
          <w:t>by convention to be January 1</w:t>
        </w:r>
        <w:r w:rsidR="00D050CC" w:rsidRPr="00D050CC">
          <w:rPr>
            <w:vertAlign w:val="superscript"/>
            <w:lang w:val="en-CA"/>
            <w:rPrChange w:id="3151" w:author="Eric Boisvert" w:date="2016-02-14T14:50:00Z">
              <w:rPr>
                <w:lang w:val="en-CA"/>
              </w:rPr>
            </w:rPrChange>
          </w:rPr>
          <w:t>st</w:t>
        </w:r>
        <w:r w:rsidR="00D050CC">
          <w:rPr>
            <w:lang w:val="en-CA"/>
          </w:rPr>
          <w:t xml:space="preserve"> 1950</w:t>
        </w:r>
      </w:ins>
      <w:ins w:id="3152" w:author="Eric Boisvert" w:date="2016-02-14T14:51:00Z">
        <w:r w:rsidR="00D050CC">
          <w:rPr>
            <w:lang w:val="en-CA"/>
          </w:rPr>
          <w:t xml:space="preserve"> (</w:t>
        </w:r>
      </w:ins>
      <w:ins w:id="3153" w:author="Eric Boisvert" w:date="2016-02-14T14:52:00Z">
        <w:r w:rsidR="00D050CC">
          <w:rPr>
            <w:lang w:val="en-CA"/>
          </w:rPr>
          <w:t>although van der Plitch &amp; Hogg, 2006</w:t>
        </w:r>
      </w:ins>
      <w:ins w:id="3154" w:author="Eric Boisvert" w:date="2016-02-14T14:53:00Z">
        <w:r w:rsidR="00D050CC">
          <w:rPr>
            <w:lang w:val="en-CA"/>
          </w:rPr>
          <w:t xml:space="preserve"> suggests this convention to be restricted to radiocarbon estimations</w:t>
        </w:r>
      </w:ins>
      <w:ins w:id="3155" w:author="Eric Boisvert" w:date="2016-02-14T14:51:00Z">
        <w:r w:rsidR="00D050CC">
          <w:rPr>
            <w:lang w:val="en-CA"/>
          </w:rPr>
          <w:t>)</w:t>
        </w:r>
      </w:ins>
      <w:ins w:id="3156" w:author="Eric Boisvert" w:date="2016-03-28T16:33:00Z">
        <w:r w:rsidR="0034572C">
          <w:rPr>
            <w:lang w:val="en-CA"/>
          </w:rPr>
          <w:t>.</w:t>
        </w:r>
      </w:ins>
      <w:del w:id="3157" w:author="Eric Boisvert" w:date="2016-02-14T14:50:00Z">
        <w:r w:rsidDel="00D050CC">
          <w:rPr>
            <w:lang w:val="en-CA"/>
          </w:rPr>
          <w:delText xml:space="preserve">  </w:delText>
        </w:r>
        <w:commentRangeEnd w:id="3146"/>
        <w:r w:rsidR="00D70F03" w:rsidDel="00D050CC">
          <w:rPr>
            <w:rStyle w:val="CommentReference"/>
          </w:rPr>
          <w:commentReference w:id="3146"/>
        </w:r>
      </w:del>
    </w:p>
    <w:p w14:paraId="26535E7B" w14:textId="5BB06E66" w:rsidR="006D6AC1" w:rsidRDefault="006D6AC1" w:rsidP="00BA5AB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158" w:author="Eric Boisvert" w:date="2016-03-28T16:33:00Z">
        <w:r w:rsidR="0034572C">
          <w:rPr>
            <w:lang w:val="en-CA"/>
          </w:rPr>
          <w:t>.</w:t>
        </w:r>
      </w:ins>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ins w:id="3159" w:author="Eric Boisvert" w:date="2016-03-28T16:33:00Z">
        <w:r w:rsidR="0034572C">
          <w:rPr>
            <w:lang w:val="en-CA"/>
          </w:rPr>
          <w:t>.</w:t>
        </w:r>
      </w:ins>
    </w:p>
    <w:p w14:paraId="2DDEDFFB" w14:textId="7391E238" w:rsidR="006D6AC1" w:rsidRDefault="006D6AC1" w:rsidP="007F03F0">
      <w:pPr>
        <w:pStyle w:val="Heading5"/>
        <w:rPr>
          <w:lang w:val="en-CA"/>
        </w:rPr>
      </w:pPr>
      <w:r w:rsidRPr="006D6AC1">
        <w:rPr>
          <w:lang w:val="en-CA"/>
        </w:rPr>
        <w:lastRenderedPageBreak/>
        <w:t>eventEnvironment</w:t>
      </w:r>
    </w:p>
    <w:p w14:paraId="0E8A52EA" w14:textId="77777777" w:rsidR="0034572C" w:rsidRDefault="0034572C" w:rsidP="00980C8A">
      <w:pPr>
        <w:rPr>
          <w:ins w:id="3160"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161" w:author="Eric Boisvert" w:date="2016-03-28T16:34:00Z">
        <w:r w:rsidDel="0034572C">
          <w:rPr>
            <w:lang w:val="en-CA"/>
          </w:rPr>
          <w:delText>does not have any</w:delText>
        </w:r>
      </w:del>
      <w:ins w:id="3162" w:author="Eric Boisvert" w:date="2016-03-28T16:34:00Z">
        <w:r w:rsidR="0034572C">
          <w:rPr>
            <w:lang w:val="en-CA"/>
          </w:rPr>
          <w:t>only has</w:t>
        </w:r>
      </w:ins>
      <w:r>
        <w:rPr>
          <w:lang w:val="en-CA"/>
        </w:rPr>
        <w:t xml:space="preserve"> concrete subtype</w:t>
      </w:r>
      <w:ins w:id="3163" w:author="Eric Boisvert" w:date="2016-03-28T16:35:00Z">
        <w:r w:rsidR="0034572C">
          <w:rPr>
            <w:lang w:val="en-CA"/>
          </w:rPr>
          <w:t>s</w:t>
        </w:r>
      </w:ins>
      <w:r>
        <w:rPr>
          <w:lang w:val="en-CA"/>
        </w:rPr>
        <w:t xml:space="preserve"> in GeoSciML </w:t>
      </w:r>
      <w:del w:id="3164" w:author="Eric Boisvert" w:date="2016-03-28T16:35:00Z">
        <w:r w:rsidDel="0034572C">
          <w:rPr>
            <w:lang w:val="en-CA"/>
          </w:rPr>
          <w:delText>Basic</w:delText>
        </w:r>
      </w:del>
      <w:ins w:id="3165"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3166" w:name="BKM_E578F2B2_741C_4353_B7F8_02F0AE878A52"/>
      <w:bookmarkStart w:id="3167" w:name="BKM_B4649898_DB40_445B_BA02_FB50DB166B1F"/>
      <w:bookmarkStart w:id="3168" w:name="BKM_97F5720D_724D_44A6_8C82_6D7A6D6B5F0E"/>
      <w:bookmarkStart w:id="3169" w:name="BKM_94B4A111_399A_4144_8BC6_D1BBA5249175"/>
      <w:bookmarkStart w:id="3170" w:name="BKM_23198178_9024_4323_9F34_11F193914E4D"/>
      <w:bookmarkStart w:id="3171" w:name="BKM_669B19C2_AABA_42AD_8B76_978659231695"/>
      <w:bookmarkEnd w:id="3166"/>
      <w:bookmarkEnd w:id="3167"/>
      <w:bookmarkEnd w:id="3168"/>
      <w:bookmarkEnd w:id="3169"/>
      <w:bookmarkEnd w:id="3170"/>
      <w:bookmarkEnd w:id="3171"/>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72" w:author="Eric Boisvert" w:date="2016-01-24T13:31:00Z">
        <w:r w:rsidDel="00253146">
          <w:rPr>
            <w:lang w:val="en-CA"/>
          </w:rPr>
          <w:delText>swe:Quantity</w:delText>
        </w:r>
      </w:del>
      <w:ins w:id="3173"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74" w:author="Eric Boisvert" w:date="2016-03-28T16:35:00Z">
        <w:r w:rsidR="0034572C">
          <w:rPr>
            <w:lang w:val="en-CA"/>
          </w:rPr>
          <w:t>.</w:t>
        </w:r>
      </w:ins>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75" w:author="Eric Boisvert" w:date="2016-01-24T13:31:00Z">
        <w:r w:rsidDel="00253146">
          <w:rPr>
            <w:lang w:val="en-CA"/>
          </w:rPr>
          <w:delText>swe:Quantity</w:delText>
        </w:r>
      </w:del>
      <w:ins w:id="3176"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177" w:author="Eric Boisvert" w:date="2016-03-28T16:35:00Z">
        <w:r w:rsidR="0034572C">
          <w:rPr>
            <w:lang w:val="en-CA"/>
          </w:rPr>
          <w:t>.</w:t>
        </w:r>
      </w:ins>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178" w:author="Eric Boisvert" w:date="2016-01-24T13:31:00Z">
        <w:r w:rsidDel="00253146">
          <w:rPr>
            <w:lang w:val="en-CA"/>
          </w:rPr>
          <w:delText>swe:Quantity</w:delText>
        </w:r>
      </w:del>
      <w:ins w:id="3179"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180" w:author="Eric Boisvert" w:date="2016-03-28T16:35:00Z">
        <w:r w:rsidR="0034572C">
          <w:rPr>
            <w:lang w:val="en-CA"/>
          </w:rPr>
          <w:t>.</w:t>
        </w:r>
      </w:ins>
    </w:p>
    <w:p w14:paraId="038F5FA1" w14:textId="5AAD5342" w:rsidR="00B537EA" w:rsidRDefault="00CF6174" w:rsidP="00CF6174">
      <w:pPr>
        <w:pStyle w:val="Heading3"/>
      </w:pPr>
      <w:bookmarkStart w:id="3181" w:name="BKM_6B9E4BC3_EF2C_43B8_97EF_B6AD57F690A4"/>
      <w:bookmarkStart w:id="3182" w:name="BKM_2ED006FF_62EF_4E32_BE1A_054C3322F7C1"/>
      <w:bookmarkStart w:id="3183" w:name="BKM_BE4D4818_8828_40DD_8E59_5906619F59A7"/>
      <w:bookmarkStart w:id="3184" w:name="_Toc447367152"/>
      <w:bookmarkEnd w:id="3181"/>
      <w:bookmarkEnd w:id="3182"/>
      <w:bookmarkEnd w:id="3183"/>
      <w:r>
        <w:t>Geologic Structure</w:t>
      </w:r>
      <w:bookmarkEnd w:id="3184"/>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85"/>
      <w:r w:rsidRPr="00CF6174">
        <w:t xml:space="preserve">inhomogeneities </w:t>
      </w:r>
      <w:commentRangeEnd w:id="3185"/>
      <w:r>
        <w:rPr>
          <w:rStyle w:val="CommentReference"/>
        </w:rPr>
        <w:commentReference w:id="3185"/>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ins w:id="3186" w:author="Eric Boisvert" w:date="2016-03-28T16:36:00Z">
        <w:r w:rsidR="0034572C">
          <w:t xml:space="preserve"> altough</w:t>
        </w:r>
      </w:ins>
      <w:del w:id="3187" w:author="Eric Boisvert" w:date="2016-03-28T16:36:00Z">
        <w:r w:rsidRPr="00CF6174" w:rsidDel="0034572C">
          <w:delText>.</w:delText>
        </w:r>
      </w:del>
      <w:ins w:id="3188" w:author="Eric Boisvert" w:date="2016-03-28T16:37:00Z">
        <w:r w:rsidR="0034572C">
          <w:t>t</w:t>
        </w:r>
      </w:ins>
      <w:del w:id="3189"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1A7658" w:rsidP="00415CBF">
      <w:pPr>
        <w:keepNext/>
      </w:pPr>
      <w:r>
        <w:rPr>
          <w:noProof/>
          <w:lang w:val="en-CA" w:eastAsia="en-CA"/>
        </w:rPr>
        <w:pict w14:anchorId="102324F8">
          <v:shape id="_x0000_i1049" type="#_x0000_t75" style="width:433.4pt;height:262.15pt;visibility:visible;mso-wrap-style:square">
            <v:imagedata r:id="rId40" o:title=""/>
          </v:shape>
        </w:pict>
      </w:r>
    </w:p>
    <w:p w14:paraId="679021F4" w14:textId="2CE8D5EE"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90" w:author="Eric Boisvert" w:date="2016-04-03T12:16:00Z">
        <w:r w:rsidR="00652185">
          <w:rPr>
            <w:noProof/>
          </w:rPr>
          <w:t>25</w:t>
        </w:r>
      </w:ins>
      <w:ins w:id="3191" w:author="Boisvert, Eric" w:date="2016-04-01T13:15:00Z">
        <w:del w:id="3192" w:author="Eric Boisvert" w:date="2016-04-02T15:34:00Z">
          <w:r w:rsidR="008D755A" w:rsidDel="004F09EE">
            <w:rPr>
              <w:noProof/>
            </w:rPr>
            <w:delText>24</w:delText>
          </w:r>
        </w:del>
      </w:ins>
      <w:del w:id="3193" w:author="Eric Boisvert" w:date="2016-04-02T15:34:00Z">
        <w:r w:rsidR="0043586C" w:rsidDel="004F09EE">
          <w:rPr>
            <w:noProof/>
          </w:rPr>
          <w:delText>22</w:delText>
        </w:r>
      </w:del>
      <w:r w:rsidR="00673E83">
        <w:rPr>
          <w:noProof/>
        </w:rPr>
        <w:fldChar w:fldCharType="end"/>
      </w:r>
      <w:r>
        <w:t xml:space="preserve">: </w:t>
      </w:r>
      <w:r w:rsidRPr="009A428B">
        <w:t>Summary diagram of Geologic structures</w:t>
      </w:r>
      <w:ins w:id="3194" w:author="Boisvert, Eric" w:date="2016-03-29T08:38:00Z">
        <w:r w:rsidR="00853941">
          <w:t>.</w:t>
        </w:r>
      </w:ins>
    </w:p>
    <w:p w14:paraId="61BB8E46" w14:textId="1C007F79" w:rsidR="00CF6174" w:rsidRDefault="008B7091" w:rsidP="008B7091">
      <w:pPr>
        <w:pStyle w:val="Heading4"/>
      </w:pPr>
      <w:bookmarkStart w:id="3195" w:name="_Ref440800034"/>
      <w:r>
        <w:t>GeologicStructure</w:t>
      </w:r>
      <w:bookmarkEnd w:id="3195"/>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196" w:author="Boisvert, Eric" w:date="2016-04-01T07:54:00Z">
        <w:r w:rsidR="00E21DD0">
          <w:t>7.5</w:t>
        </w:r>
      </w:ins>
      <w:ins w:id="3197" w:author="Eric Boisvert" w:date="2016-03-28T16:06:00Z">
        <w:del w:id="3198" w:author="Boisvert, Eric" w:date="2016-04-01T07:53:00Z">
          <w:r w:rsidR="003842F3" w:rsidDel="00E21DD0">
            <w:delText>7.5</w:delText>
          </w:r>
        </w:del>
      </w:ins>
      <w:del w:id="3199" w:author="Boisvert, Eric" w:date="2016-04-01T07:53:00Z">
        <w:r w:rsidR="004D34D6" w:rsidDel="00E21DD0">
          <w:delText>8.5</w:delText>
        </w:r>
      </w:del>
      <w:r>
        <w:fldChar w:fldCharType="end"/>
      </w:r>
      <w:r>
        <w:t>)</w:t>
      </w:r>
      <w:r w:rsidR="008B7091">
        <w:t xml:space="preserve"> is used to associate penetrative GeologicStructures with GeologicUnits.</w:t>
      </w:r>
      <w:r w:rsidR="00F011FC">
        <w:t xml:space="preserve">  GeoSciML Basic only provide</w:t>
      </w:r>
      <w:ins w:id="3200" w:author="Eric Boisvert" w:date="2016-03-28T16:38:00Z">
        <w:r w:rsidR="0034572C">
          <w:t>s</w:t>
        </w:r>
      </w:ins>
      <w:r w:rsidR="00F011FC">
        <w:t xml:space="preserve"> a limited set of core structures (Contact, Fold, ShearDisplacementStructure and Foliation) with a single property to categorise them.  </w:t>
      </w:r>
      <w:r w:rsidR="00F011FC">
        <w:lastRenderedPageBreak/>
        <w:t xml:space="preserve">Supplemental properties (through the pattern described in </w:t>
      </w:r>
      <w:r w:rsidR="00F011FC">
        <w:fldChar w:fldCharType="begin"/>
      </w:r>
      <w:r w:rsidR="00F011FC">
        <w:instrText xml:space="preserve"> REF _Ref440065627 \r \h </w:instrText>
      </w:r>
      <w:r w:rsidR="00F011FC">
        <w:fldChar w:fldCharType="separate"/>
      </w:r>
      <w:r w:rsidR="00E21DD0">
        <w:t>5.2.1</w:t>
      </w:r>
      <w:r w:rsidR="00F011FC">
        <w:fldChar w:fldCharType="end"/>
      </w:r>
      <w:r w:rsidR="00F011FC">
        <w:t>) and geologic structure types are available from the Extension package</w:t>
      </w:r>
      <w:ins w:id="3201" w:author="Boisvert, Eric" w:date="2016-03-29T08:38:00Z">
        <w:r w:rsidR="00853941">
          <w:t>.</w:t>
        </w:r>
      </w:ins>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02"/>
      <w:r>
        <w:t>Bedding measured as discrete surfaces in the case that those are the feature of interest (e.g. individual cross set surfaces for paleocurrent analysis) should be represented here.</w:t>
      </w:r>
      <w:commentRangeEnd w:id="3202"/>
      <w:r w:rsidR="005D6D19">
        <w:rPr>
          <w:rStyle w:val="CommentReference"/>
        </w:rPr>
        <w:commentReference w:id="3202"/>
      </w:r>
    </w:p>
    <w:p w14:paraId="0051FF29" w14:textId="702F013C" w:rsidR="008B7091" w:rsidRDefault="001A7658" w:rsidP="008B7091">
      <w:pPr>
        <w:keepNext/>
      </w:pPr>
      <w:r>
        <w:rPr>
          <w:noProof/>
          <w:lang w:val="en-CA" w:eastAsia="en-CA"/>
        </w:rPr>
        <w:pict w14:anchorId="7B25B21D">
          <v:shape id="_x0000_i1050" type="#_x0000_t75" style="width:320.15pt;height:343.9pt;visibility:visible;mso-wrap-style:square">
            <v:imagedata r:id="rId41" o:title=""/>
          </v:shape>
        </w:pict>
      </w:r>
    </w:p>
    <w:p w14:paraId="28CA1BE0" w14:textId="3B70E7E9"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203" w:author="Eric Boisvert" w:date="2016-04-03T12:16:00Z">
        <w:r w:rsidR="00652185">
          <w:rPr>
            <w:noProof/>
          </w:rPr>
          <w:t>26</w:t>
        </w:r>
      </w:ins>
      <w:ins w:id="3204" w:author="Boisvert, Eric" w:date="2016-04-01T13:15:00Z">
        <w:del w:id="3205" w:author="Eric Boisvert" w:date="2016-04-02T15:34:00Z">
          <w:r w:rsidR="008D755A" w:rsidDel="004F09EE">
            <w:rPr>
              <w:noProof/>
            </w:rPr>
            <w:delText>25</w:delText>
          </w:r>
        </w:del>
      </w:ins>
      <w:del w:id="3206" w:author="Eric Boisvert" w:date="2016-04-02T15:34:00Z">
        <w:r w:rsidR="0043586C" w:rsidDel="004F09EE">
          <w:rPr>
            <w:noProof/>
          </w:rPr>
          <w:delText>23</w:delText>
        </w:r>
      </w:del>
      <w:r w:rsidR="00673E83">
        <w:rPr>
          <w:noProof/>
        </w:rPr>
        <w:fldChar w:fldCharType="end"/>
      </w:r>
      <w:r>
        <w:t>: Contact</w:t>
      </w:r>
      <w:ins w:id="3207" w:author="Boisvert, Eric" w:date="2016-03-29T08:38:00Z">
        <w:r w:rsidR="00853941">
          <w:t xml:space="preserve"> context diagram.</w:t>
        </w:r>
      </w:ins>
    </w:p>
    <w:p w14:paraId="192D30EB" w14:textId="647C994E" w:rsidR="008B7091" w:rsidRDefault="005D6D19" w:rsidP="007F03F0">
      <w:pPr>
        <w:pStyle w:val="Heading5"/>
        <w:rPr>
          <w:lang w:val="en-CA"/>
        </w:rPr>
      </w:pPr>
      <w:bookmarkStart w:id="3208" w:name="BKM_1A59C48F_A7B9_4BDC_B008_53504A772FCF"/>
      <w:bookmarkEnd w:id="3208"/>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lastRenderedPageBreak/>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209" w:name="BKM_F722D1E4_88A1_4807_BB66_32AB9BD44381"/>
      <w:bookmarkEnd w:id="3209"/>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210"/>
      <w:r w:rsidRPr="008B7091">
        <w:t xml:space="preserve">GeologicStructure </w:t>
      </w:r>
      <w:commentRangeEnd w:id="3210"/>
      <w:r w:rsidR="005D6D19">
        <w:rPr>
          <w:rStyle w:val="CommentReference"/>
        </w:rPr>
        <w:commentReference w:id="3210"/>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1A7658" w:rsidP="008B7091">
      <w:pPr>
        <w:keepNext/>
      </w:pPr>
      <w:r>
        <w:rPr>
          <w:noProof/>
          <w:lang w:val="en-CA" w:eastAsia="en-CA"/>
        </w:rPr>
        <w:lastRenderedPageBreak/>
        <w:pict w14:anchorId="14420536">
          <v:shape id="_x0000_i1051" type="#_x0000_t75" style="width:341.85pt;height:5in;visibility:visible;mso-wrap-style:square">
            <v:imagedata r:id="rId42" o:title=""/>
          </v:shape>
        </w:pict>
      </w:r>
    </w:p>
    <w:p w14:paraId="10BE36B7" w14:textId="757D9BB3"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211" w:author="Eric Boisvert" w:date="2016-04-03T12:16:00Z">
        <w:r w:rsidR="00652185">
          <w:rPr>
            <w:noProof/>
          </w:rPr>
          <w:t>27</w:t>
        </w:r>
      </w:ins>
      <w:ins w:id="3212" w:author="Boisvert, Eric" w:date="2016-04-01T13:15:00Z">
        <w:del w:id="3213" w:author="Eric Boisvert" w:date="2016-04-02T15:34:00Z">
          <w:r w:rsidR="008D755A" w:rsidDel="004F09EE">
            <w:rPr>
              <w:noProof/>
            </w:rPr>
            <w:delText>26</w:delText>
          </w:r>
        </w:del>
      </w:ins>
      <w:del w:id="3214" w:author="Eric Boisvert" w:date="2016-04-02T15:34:00Z">
        <w:r w:rsidR="0043586C" w:rsidDel="004F09EE">
          <w:rPr>
            <w:noProof/>
          </w:rPr>
          <w:delText>24</w:delText>
        </w:r>
      </w:del>
      <w:r w:rsidR="00673E83">
        <w:rPr>
          <w:noProof/>
        </w:rPr>
        <w:fldChar w:fldCharType="end"/>
      </w:r>
      <w:r>
        <w:t>: Fold</w:t>
      </w:r>
      <w:ins w:id="3215" w:author="Boisvert, Eric" w:date="2016-03-29T08:38:00Z">
        <w:r w:rsidR="00853941">
          <w:t xml:space="preserve"> context diagram.</w:t>
        </w:r>
      </w:ins>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6ECB1BDC"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ins w:id="3216" w:author="Boisvert, Eric" w:date="2016-03-29T08:39:00Z">
        <w:r w:rsidR="00853941">
          <w:t>.</w:t>
        </w:r>
      </w:ins>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217"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218" w:name="BKM_1562D6E5_754D_41F1_8BCA_821E81C1C77B"/>
      <w:bookmarkStart w:id="3219" w:name="BKM_2577AA17_B965_493F_8575_D32112AD8348"/>
      <w:bookmarkEnd w:id="3218"/>
      <w:bookmarkEnd w:id="3219"/>
      <w:r>
        <w:lastRenderedPageBreak/>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20"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1A7658" w:rsidP="00415CBF">
      <w:pPr>
        <w:keepNext/>
      </w:pPr>
      <w:r>
        <w:rPr>
          <w:noProof/>
          <w:lang w:val="en-CA" w:eastAsia="en-CA"/>
        </w:rPr>
        <w:pict w14:anchorId="063E3F96">
          <v:shape id="_x0000_i1052" type="#_x0000_t75" style="width:322.25pt;height:337.65pt;visibility:visible;mso-wrap-style:square">
            <v:imagedata r:id="rId43" o:title=""/>
          </v:shape>
        </w:pict>
      </w:r>
    </w:p>
    <w:p w14:paraId="7217E5C7" w14:textId="00F8AE1A"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221" w:author="Eric Boisvert" w:date="2016-04-03T12:16:00Z">
        <w:r w:rsidR="00652185">
          <w:rPr>
            <w:noProof/>
          </w:rPr>
          <w:t>28</w:t>
        </w:r>
      </w:ins>
      <w:ins w:id="3222" w:author="Boisvert, Eric" w:date="2016-04-01T13:15:00Z">
        <w:del w:id="3223" w:author="Eric Boisvert" w:date="2016-04-02T15:34:00Z">
          <w:r w:rsidR="008D755A" w:rsidDel="004F09EE">
            <w:rPr>
              <w:noProof/>
            </w:rPr>
            <w:delText>27</w:delText>
          </w:r>
        </w:del>
      </w:ins>
      <w:del w:id="3224" w:author="Eric Boisvert" w:date="2016-04-02T15:34:00Z">
        <w:r w:rsidR="0043586C" w:rsidDel="004F09EE">
          <w:rPr>
            <w:noProof/>
          </w:rPr>
          <w:delText>25</w:delText>
        </w:r>
      </w:del>
      <w:r w:rsidR="00673E83">
        <w:rPr>
          <w:noProof/>
        </w:rPr>
        <w:fldChar w:fldCharType="end"/>
      </w:r>
      <w:r>
        <w:t>: Foliation</w:t>
      </w:r>
      <w:ins w:id="3225" w:author="Boisvert, Eric" w:date="2016-03-29T08:39:00Z">
        <w:r w:rsidR="00853941">
          <w:t xml:space="preserve"> context diagram.</w:t>
        </w:r>
      </w:ins>
    </w:p>
    <w:p w14:paraId="2F639981" w14:textId="4E6D1442" w:rsidR="00415CBF" w:rsidRDefault="00F011FC" w:rsidP="007F03F0">
      <w:pPr>
        <w:pStyle w:val="Heading5"/>
        <w:rPr>
          <w:lang w:val="en-CA"/>
        </w:rPr>
      </w:pPr>
      <w:bookmarkStart w:id="3226" w:name="BKM_22F72D69_6FF6_4012_89A7_3FFAC0091563"/>
      <w:bookmarkEnd w:id="3226"/>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27" w:author="Boisvert, Eric" w:date="2016-03-29T08:39:00Z">
        <w:r w:rsidR="00853941">
          <w:rPr>
            <w:lang w:val="en-CA"/>
          </w:rPr>
          <w:t>.</w:t>
        </w:r>
      </w:ins>
    </w:p>
    <w:p w14:paraId="6D6B6AB2" w14:textId="2896B8C9" w:rsidR="00F011FC" w:rsidRDefault="00624F7C" w:rsidP="007F03F0">
      <w:pPr>
        <w:pStyle w:val="Heading5"/>
        <w:rPr>
          <w:lang w:val="en-CA"/>
        </w:rPr>
      </w:pPr>
      <w:r w:rsidRPr="00624F7C">
        <w:rPr>
          <w:lang w:val="en-CA"/>
        </w:rPr>
        <w:lastRenderedPageBreak/>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28"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29"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3230" w:name="BKM_D602E51F_1A69_4732_803D_A550C06800AD"/>
      <w:bookmarkStart w:id="3231" w:name="_Ref440799060"/>
      <w:bookmarkEnd w:id="3230"/>
      <w:r>
        <w:t>ShearDisplacementStructure</w:t>
      </w:r>
      <w:bookmarkEnd w:id="3231"/>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32" w:author="Boisvert, Eric" w:date="2016-04-01T07:54:00Z">
        <w:r w:rsidR="00E21DD0">
          <w:t>7.5.1.2</w:t>
        </w:r>
      </w:ins>
      <w:ins w:id="3233" w:author="Eric Boisvert" w:date="2016-03-28T16:06:00Z">
        <w:del w:id="3234" w:author="Boisvert, Eric" w:date="2016-04-01T07:53:00Z">
          <w:r w:rsidR="003842F3" w:rsidDel="00E21DD0">
            <w:delText>7.5.1.1</w:delText>
          </w:r>
        </w:del>
      </w:ins>
      <w:del w:id="3235" w:author="Boisvert, Eric" w:date="2016-04-01T07:53:00Z">
        <w:r w:rsidR="004D34D6" w:rsidDel="00E21DD0">
          <w:delText>8.5.1.1</w:delText>
        </w:r>
      </w:del>
      <w:r w:rsidR="004631F8">
        <w:fldChar w:fldCharType="end"/>
      </w:r>
      <w:r w:rsidR="004631F8">
        <w:t>)</w:t>
      </w:r>
      <w:r w:rsidR="00624F7C">
        <w:t>.</w:t>
      </w:r>
    </w:p>
    <w:p w14:paraId="6E425B04" w14:textId="0FAC8E1A" w:rsidR="00415CBF" w:rsidRDefault="001A7658" w:rsidP="00415CBF">
      <w:pPr>
        <w:keepNext/>
      </w:pPr>
      <w:r>
        <w:rPr>
          <w:noProof/>
          <w:lang w:val="en-CA" w:eastAsia="en-CA"/>
        </w:rPr>
        <w:pict w14:anchorId="485212EB">
          <v:shape id="_x0000_i1053" type="#_x0000_t75" style="width:312.45pt;height:340.45pt;visibility:visible;mso-wrap-style:square">
            <v:imagedata r:id="rId44" o:title=""/>
          </v:shape>
        </w:pict>
      </w:r>
    </w:p>
    <w:p w14:paraId="34B6DF0C" w14:textId="15303D6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236" w:author="Eric Boisvert" w:date="2016-04-03T12:16:00Z">
        <w:r w:rsidR="00652185">
          <w:rPr>
            <w:noProof/>
          </w:rPr>
          <w:t>29</w:t>
        </w:r>
      </w:ins>
      <w:ins w:id="3237" w:author="Boisvert, Eric" w:date="2016-04-01T13:15:00Z">
        <w:del w:id="3238" w:author="Eric Boisvert" w:date="2016-04-02T15:34:00Z">
          <w:r w:rsidR="008D755A" w:rsidDel="004F09EE">
            <w:rPr>
              <w:noProof/>
            </w:rPr>
            <w:delText>28</w:delText>
          </w:r>
        </w:del>
      </w:ins>
      <w:del w:id="3239" w:author="Eric Boisvert" w:date="2016-04-02T15:34:00Z">
        <w:r w:rsidR="0043586C" w:rsidDel="004F09EE">
          <w:rPr>
            <w:noProof/>
          </w:rPr>
          <w:delText>26</w:delText>
        </w:r>
      </w:del>
      <w:r w:rsidR="00673E83">
        <w:rPr>
          <w:noProof/>
        </w:rPr>
        <w:fldChar w:fldCharType="end"/>
      </w:r>
      <w:r>
        <w:t xml:space="preserve"> : ShearDisplacementStructure</w:t>
      </w:r>
      <w:ins w:id="3240"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241" w:name="BKM_2C0BAC72_25F4_4403_B6F3_8CD29CC45162"/>
      <w:bookmarkEnd w:id="3241"/>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42" w:name="BKM_6D164D9B_00C6_4467_A49F_201E1DB05D3E"/>
      <w:bookmarkStart w:id="3243" w:name="_Toc447367153"/>
      <w:bookmarkEnd w:id="3242"/>
      <w:r>
        <w:t>Geomorphology</w:t>
      </w:r>
      <w:bookmarkEnd w:id="3243"/>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244"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245"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1A7658" w:rsidP="00FB057B">
      <w:pPr>
        <w:keepNext/>
      </w:pPr>
      <w:ins w:id="3246" w:author="Eric Boisvert" w:date="2016-02-01T05:10:00Z">
        <w:r>
          <w:rPr>
            <w:noProof/>
            <w:lang w:val="en-CA" w:eastAsia="en-CA"/>
          </w:rPr>
          <w:lastRenderedPageBreak/>
          <w:pict w14:anchorId="3C9AC551">
            <v:shape id="_x0000_i1054" type="#_x0000_t75" style="width:6in;height:297.1pt">
              <v:imagedata r:id="rId45" o:title=""/>
            </v:shape>
          </w:pict>
        </w:r>
      </w:ins>
    </w:p>
    <w:p w14:paraId="77BC1D0D" w14:textId="76AFF0DA"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247" w:author="Eric Boisvert" w:date="2016-04-03T12:16:00Z">
        <w:r w:rsidR="00652185">
          <w:rPr>
            <w:noProof/>
          </w:rPr>
          <w:t>30</w:t>
        </w:r>
      </w:ins>
      <w:ins w:id="3248" w:author="Boisvert, Eric" w:date="2016-04-01T13:15:00Z">
        <w:del w:id="3249" w:author="Eric Boisvert" w:date="2016-04-02T15:34:00Z">
          <w:r w:rsidR="008D755A" w:rsidDel="004F09EE">
            <w:rPr>
              <w:noProof/>
            </w:rPr>
            <w:delText>29</w:delText>
          </w:r>
        </w:del>
      </w:ins>
      <w:del w:id="3250" w:author="Eric Boisvert" w:date="2016-04-02T15:34:00Z">
        <w:r w:rsidR="0043586C" w:rsidDel="004F09EE">
          <w:rPr>
            <w:noProof/>
          </w:rPr>
          <w:delText>27</w:delText>
        </w:r>
      </w:del>
      <w:r w:rsidR="00673E83">
        <w:rPr>
          <w:noProof/>
        </w:rPr>
        <w:fldChar w:fldCharType="end"/>
      </w:r>
      <w:r>
        <w:t xml:space="preserve"> : Geomorphologic feature</w:t>
      </w:r>
      <w:r w:rsidR="00174A58">
        <w:t xml:space="preserve"> summary diagram</w:t>
      </w:r>
      <w:ins w:id="3251" w:author="Boisvert, Eric" w:date="2016-03-29T08:39:00Z">
        <w:r w:rsidR="00853941">
          <w:t>.</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252" w:author="Eric Boisvert" w:date="2016-03-28T17:01:00Z">
        <w:r w:rsidR="003D7505">
          <w:t>kind of Geologic Feature</w:t>
        </w:r>
      </w:ins>
      <w:del w:id="3253"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254" w:author="Boisvert, Eric" w:date="2016-03-29T08:39:00Z">
        <w:r w:rsidR="00853941">
          <w:t>.</w:t>
        </w:r>
      </w:ins>
    </w:p>
    <w:p w14:paraId="4464C7AB" w14:textId="3FFC55D0" w:rsidR="00C01850" w:rsidRDefault="001A7658" w:rsidP="007F03F0">
      <w:pPr>
        <w:keepNext/>
      </w:pPr>
      <w:r>
        <w:lastRenderedPageBreak/>
        <w:pict w14:anchorId="5A6095A9">
          <v:shape id="_x0000_i1055" type="#_x0000_t75" style="width:432.7pt;height:206.9pt">
            <v:imagedata r:id="rId46" o:title=""/>
          </v:shape>
        </w:pict>
      </w:r>
    </w:p>
    <w:p w14:paraId="0745F577" w14:textId="66F2A397" w:rsidR="00ED4EA5" w:rsidRDefault="00C01850" w:rsidP="007F03F0">
      <w:pPr>
        <w:pStyle w:val="Caption"/>
      </w:pPr>
      <w:bookmarkStart w:id="3255" w:name="_Ref440194521"/>
      <w:r>
        <w:t xml:space="preserve">Figure </w:t>
      </w:r>
      <w:r>
        <w:fldChar w:fldCharType="begin"/>
      </w:r>
      <w:r>
        <w:instrText xml:space="preserve"> SEQ Figure \* ARABIC </w:instrText>
      </w:r>
      <w:r>
        <w:fldChar w:fldCharType="separate"/>
      </w:r>
      <w:ins w:id="3256" w:author="Eric Boisvert" w:date="2016-04-03T12:16:00Z">
        <w:r w:rsidR="00652185">
          <w:rPr>
            <w:noProof/>
          </w:rPr>
          <w:t>31</w:t>
        </w:r>
      </w:ins>
      <w:ins w:id="3257" w:author="Boisvert, Eric" w:date="2016-04-01T13:15:00Z">
        <w:del w:id="3258" w:author="Eric Boisvert" w:date="2016-04-02T15:34:00Z">
          <w:r w:rsidR="008D755A" w:rsidDel="004F09EE">
            <w:rPr>
              <w:noProof/>
            </w:rPr>
            <w:delText>30</w:delText>
          </w:r>
        </w:del>
      </w:ins>
      <w:del w:id="3259" w:author="Eric Boisvert" w:date="2016-04-02T15:34:00Z">
        <w:r w:rsidR="0043586C" w:rsidDel="004F09EE">
          <w:rPr>
            <w:noProof/>
          </w:rPr>
          <w:delText>28</w:delText>
        </w:r>
      </w:del>
      <w:r>
        <w:fldChar w:fldCharType="end"/>
      </w:r>
      <w:bookmarkEnd w:id="3255"/>
      <w:r>
        <w:t xml:space="preserve"> Partial encoding of Etna volcano geomorphological unit (</w:t>
      </w:r>
      <w:ins w:id="3260" w:author="Eric Boisvert" w:date="2016-03-28T17:02:00Z">
        <w:r w:rsidR="003D7505">
          <w:t xml:space="preserve">encoded from a map </w:t>
        </w:r>
      </w:ins>
      <w:r>
        <w:t>from Branca et al, 2011)</w:t>
      </w:r>
      <w:ins w:id="3261"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262" w:author="Boisvert, Eric" w:date="2016-04-01T07:54:00Z">
        <w:r w:rsidR="00E21DD0">
          <w:t xml:space="preserve">Figure </w:t>
        </w:r>
        <w:r w:rsidR="00E21DD0">
          <w:rPr>
            <w:noProof/>
          </w:rPr>
          <w:t>29</w:t>
        </w:r>
      </w:ins>
      <w:ins w:id="3263" w:author="Eric Boisvert" w:date="2016-03-28T16:06:00Z">
        <w:del w:id="3264" w:author="Boisvert, Eric" w:date="2016-04-01T07:53:00Z">
          <w:r w:rsidR="003842F3" w:rsidDel="00E21DD0">
            <w:delText xml:space="preserve">Figure </w:delText>
          </w:r>
          <w:r w:rsidR="003842F3" w:rsidDel="00E21DD0">
            <w:rPr>
              <w:noProof/>
            </w:rPr>
            <w:delText>29</w:delText>
          </w:r>
        </w:del>
      </w:ins>
      <w:del w:id="3265" w:author="Boisvert, Eric" w:date="2016-04-01T07:53:00Z">
        <w:r w:rsidDel="00E21DD0">
          <w:delText xml:space="preserve">Figure </w:delText>
        </w:r>
        <w:r w:rsidDel="00E21DD0">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66" w:author="Eric Boisvert" w:date="2016-03-28T17:03:00Z">
        <w:r w:rsidR="008D422E">
          <w:t>.</w:t>
        </w:r>
      </w:ins>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67"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68" w:name="BKM_4E3AD03A_F983_4BE7_BAD7_D46FA41454DA"/>
      <w:bookmarkEnd w:id="3268"/>
    </w:p>
    <w:p w14:paraId="566339D6" w14:textId="1B104237" w:rsidR="003D6337" w:rsidRDefault="003D6337" w:rsidP="007F03F0">
      <w:pPr>
        <w:pStyle w:val="Heading5"/>
        <w:rPr>
          <w:lang w:val="en-CA"/>
        </w:rPr>
      </w:pPr>
      <w:del w:id="3269" w:author="Eric Boisvert" w:date="2016-03-28T17:04:00Z">
        <w:r w:rsidRPr="00D970E9" w:rsidDel="008D422E">
          <w:rPr>
            <w:lang w:val="en-CA"/>
          </w:rPr>
          <w:delText>A</w:delText>
        </w:r>
      </w:del>
      <w:ins w:id="3270"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71" w:author="Eric Boisvert" w:date="2016-03-28T17:04:00Z">
        <w:r w:rsidR="008D422E">
          <w:rPr>
            <w:lang w:val="en-CA"/>
          </w:rPr>
          <w:t>.</w:t>
        </w:r>
      </w:ins>
    </w:p>
    <w:p w14:paraId="7601DBAC" w14:textId="22D988BA" w:rsidR="00E1402F" w:rsidRDefault="00E1402F" w:rsidP="00E1402F">
      <w:pPr>
        <w:pStyle w:val="Heading4"/>
      </w:pPr>
      <w:bookmarkStart w:id="3272" w:name="BKM_D58E407D_6BD7_451C_AC84_ED75498146C5"/>
      <w:bookmarkStart w:id="3273" w:name="BKM_60D7A041_DA67_4836_A9CF_067E59A5AD76"/>
      <w:bookmarkEnd w:id="3272"/>
      <w:bookmarkEnd w:id="3273"/>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74"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75" w:author="Eric Boisvert" w:date="2016-03-28T17:04:00Z">
        <w:r w:rsidR="008D422E">
          <w:t>, a</w:t>
        </w:r>
      </w:ins>
      <w:del w:id="3276" w:author="Eric Boisvert" w:date="2016-03-28T17:04:00Z">
        <w:r w:rsidRPr="00E1402F" w:rsidDel="008D422E">
          <w:delText xml:space="preserve">, </w:delText>
        </w:r>
      </w:del>
      <w:r w:rsidRPr="00E1402F">
        <w:t>dredged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pPr>
        <w:rPr>
          <w:ins w:id="3277"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78" w:name="BKM_226E2406_CB91_4741_B565_53E336A2E054"/>
      <w:bookmarkStart w:id="3279" w:name="BKM_FB2680F3_627E_464F_82B9_677F1AC277D7"/>
      <w:bookmarkStart w:id="3280" w:name="_Toc447367154"/>
      <w:bookmarkEnd w:id="3278"/>
      <w:bookmarkEnd w:id="3279"/>
      <w:r>
        <w:rPr>
          <w:lang w:val="en-CA"/>
        </w:rPr>
        <w:t>Collection</w:t>
      </w:r>
      <w:bookmarkEnd w:id="3280"/>
    </w:p>
    <w:p w14:paraId="5027A8ED" w14:textId="77777777" w:rsidR="008D422E" w:rsidRDefault="008D422E" w:rsidP="00390DF7">
      <w:pPr>
        <w:rPr>
          <w:ins w:id="3281" w:author="Eric Boisvert" w:date="2016-03-28T17:05:00Z"/>
        </w:rPr>
      </w:pPr>
    </w:p>
    <w:p w14:paraId="43EFB6DB" w14:textId="557442E5" w:rsidR="00390DF7" w:rsidRDefault="00F829B5" w:rsidP="00390DF7">
      <w:r>
        <w:t>A GeoSciML collection is a convenience class to manage</w:t>
      </w:r>
      <w:del w:id="3282"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1A7658" w:rsidP="00390DF7">
      <w:pPr>
        <w:keepNext/>
      </w:pPr>
      <w:r>
        <w:rPr>
          <w:noProof/>
          <w:lang w:val="en-CA" w:eastAsia="en-CA"/>
        </w:rPr>
        <w:lastRenderedPageBreak/>
        <w:pict w14:anchorId="2908CF57">
          <v:shape id="_x0000_i1056" type="#_x0000_t75" style="width:6in;height:386.55pt;visibility:visible;mso-wrap-style:square">
            <v:imagedata r:id="rId47" o:title=""/>
          </v:shape>
        </w:pict>
      </w:r>
    </w:p>
    <w:p w14:paraId="16086824" w14:textId="54D3A837" w:rsidR="00390DF7" w:rsidRDefault="00390DF7" w:rsidP="00390DF7">
      <w:pPr>
        <w:pStyle w:val="Caption"/>
      </w:pPr>
      <w:bookmarkStart w:id="3283" w:name="_Ref432749513"/>
      <w:r>
        <w:t xml:space="preserve">Figure </w:t>
      </w:r>
      <w:r w:rsidR="00673E83">
        <w:fldChar w:fldCharType="begin"/>
      </w:r>
      <w:r w:rsidR="00673E83">
        <w:instrText xml:space="preserve"> SEQ Figure \* ARABIC </w:instrText>
      </w:r>
      <w:r w:rsidR="00673E83">
        <w:fldChar w:fldCharType="separate"/>
      </w:r>
      <w:ins w:id="3284" w:author="Eric Boisvert" w:date="2016-04-03T12:16:00Z">
        <w:r w:rsidR="00652185">
          <w:rPr>
            <w:noProof/>
          </w:rPr>
          <w:t>32</w:t>
        </w:r>
      </w:ins>
      <w:ins w:id="3285" w:author="Boisvert, Eric" w:date="2016-04-01T13:15:00Z">
        <w:del w:id="3286" w:author="Eric Boisvert" w:date="2016-04-02T15:34:00Z">
          <w:r w:rsidR="008D755A" w:rsidDel="004F09EE">
            <w:rPr>
              <w:noProof/>
            </w:rPr>
            <w:delText>31</w:delText>
          </w:r>
        </w:del>
      </w:ins>
      <w:del w:id="3287" w:author="Eric Boisvert" w:date="2016-04-02T15:34:00Z">
        <w:r w:rsidR="0043586C" w:rsidDel="004F09EE">
          <w:rPr>
            <w:noProof/>
          </w:rPr>
          <w:delText>29</w:delText>
        </w:r>
      </w:del>
      <w:r w:rsidR="00673E83">
        <w:rPr>
          <w:noProof/>
        </w:rPr>
        <w:fldChar w:fldCharType="end"/>
      </w:r>
      <w:bookmarkEnd w:id="3283"/>
      <w:r>
        <w:t xml:space="preserve">: GSML collection </w:t>
      </w:r>
      <w:ins w:id="3288" w:author="Boisvert, Eric" w:date="2016-03-29T08:40:00Z">
        <w:r w:rsidR="00853941">
          <w:t xml:space="preserve">summary </w:t>
        </w:r>
      </w:ins>
      <w:r>
        <w:t>diagram</w:t>
      </w:r>
      <w:ins w:id="3289" w:author="Boisvert, Eric" w:date="2016-03-29T08:40:00Z">
        <w:r w:rsidR="00853941">
          <w:t>.</w:t>
        </w:r>
      </w:ins>
    </w:p>
    <w:p w14:paraId="30502326" w14:textId="66CAEB2C" w:rsidR="00C800D0" w:rsidRDefault="00C800D0" w:rsidP="007F03F0">
      <w:pPr>
        <w:pStyle w:val="Heading4"/>
      </w:pPr>
      <w:r>
        <w:t>GSML</w:t>
      </w:r>
    </w:p>
    <w:p w14:paraId="1C885BF9" w14:textId="77777777" w:rsidR="008D422E" w:rsidRDefault="008D422E" w:rsidP="00390DF7">
      <w:pPr>
        <w:rPr>
          <w:ins w:id="3290"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291"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292"/>
      <w:r>
        <w:lastRenderedPageBreak/>
        <w:t>The collectionType:CollectionTypeTerm property shall be a term from a controlled vocabulary describing th</w:t>
      </w:r>
      <w:r w:rsidR="003B49DD">
        <w:t>e type of collection.</w:t>
      </w:r>
      <w:commentRangeEnd w:id="3292"/>
      <w:r w:rsidR="003B49DD">
        <w:rPr>
          <w:rStyle w:val="CommentReference"/>
        </w:rPr>
        <w:commentReference w:id="3292"/>
      </w:r>
    </w:p>
    <w:p w14:paraId="476C3A5A" w14:textId="6DE0D5C6" w:rsidR="00C800D0" w:rsidRDefault="00C800D0" w:rsidP="007F03F0">
      <w:pPr>
        <w:pStyle w:val="Heading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293" w:author="Boisvert, Eric" w:date="2016-04-01T07:54:00Z">
        <w:r w:rsidR="00E21DD0">
          <w:t xml:space="preserve">Figure </w:t>
        </w:r>
        <w:r w:rsidR="00E21DD0">
          <w:rPr>
            <w:noProof/>
          </w:rPr>
          <w:t>30</w:t>
        </w:r>
      </w:ins>
      <w:ins w:id="3294" w:author="Eric Boisvert" w:date="2016-03-28T16:06:00Z">
        <w:del w:id="3295" w:author="Boisvert, Eric" w:date="2016-04-01T07:53:00Z">
          <w:r w:rsidR="003842F3" w:rsidDel="00E21DD0">
            <w:delText xml:space="preserve">Figure </w:delText>
          </w:r>
          <w:r w:rsidR="003842F3" w:rsidDel="00E21DD0">
            <w:rPr>
              <w:noProof/>
            </w:rPr>
            <w:delText>30</w:delText>
          </w:r>
        </w:del>
      </w:ins>
      <w:del w:id="3296" w:author="Boisvert, Eric" w:date="2016-04-01T07:53:00Z">
        <w:r w:rsidR="00F829B5" w:rsidDel="00E21DD0">
          <w:delText xml:space="preserve">Figure </w:delText>
        </w:r>
        <w:r w:rsidR="00F829B5" w:rsidDel="00E21DD0">
          <w:rPr>
            <w:noProof/>
          </w:rPr>
          <w:delText>29</w:delText>
        </w:r>
      </w:del>
      <w:r>
        <w:fldChar w:fldCharType="end"/>
      </w:r>
      <w:r>
        <w:t xml:space="preserve">) constrains the collection members to instances of EarthMaterial, GeologicFeature, GM_Object, MappedFeature, AbstractFeatureRelation and </w:t>
      </w:r>
      <w:ins w:id="3297" w:author="Eric Boisvert" w:date="2016-01-24T13:33:00Z">
        <w:r w:rsidR="0099305B">
          <w:t>OM::</w:t>
        </w:r>
      </w:ins>
      <w:r>
        <w:t xml:space="preserve">SF_SamplingFeature.  </w:t>
      </w:r>
      <w:ins w:id="3298" w:author="Eric Boisvert" w:date="2016-02-27T14:29:00Z">
        <w:r w:rsidR="003E7F91">
          <w:t>GSMLItem has the stereotype &lt;&lt;Union&gt;&gt; and according to ISO19</w:t>
        </w:r>
      </w:ins>
      <w:ins w:id="3299" w:author="Eric Boisvert" w:date="2016-02-27T14:38:00Z">
        <w:r w:rsidR="003E7F91">
          <w:t>103</w:t>
        </w:r>
      </w:ins>
      <w:ins w:id="3300" w:author="Eric Boisvert" w:date="2016-02-27T14:30:00Z">
        <w:r w:rsidR="003E7F91">
          <w:t xml:space="preserve"> (Clause </w:t>
        </w:r>
      </w:ins>
      <w:ins w:id="3301" w:author="Eric Boisvert" w:date="2016-02-27T14:38:00Z">
        <w:r w:rsidR="003E7F91">
          <w:t>6.8.2</w:t>
        </w:r>
      </w:ins>
      <w:ins w:id="3302" w:author="Eric Boisvert" w:date="2016-02-27T14:30:00Z">
        <w:r w:rsidR="003E7F91">
          <w:t xml:space="preserve">), only one of the properties can be </w:t>
        </w:r>
      </w:ins>
      <w:ins w:id="3303" w:author="Eric Boisvert" w:date="2016-02-27T14:31:00Z">
        <w:r w:rsidR="003E7F91">
          <w:t>materialized</w:t>
        </w:r>
      </w:ins>
      <w:ins w:id="3304" w:author="Eric Boisvert" w:date="2016-02-27T14:30:00Z">
        <w:r w:rsidR="003E7F91">
          <w:t xml:space="preserve"> </w:t>
        </w:r>
      </w:ins>
      <w:ins w:id="3305" w:author="Eric Boisvert" w:date="2016-02-27T14:31:00Z">
        <w:r w:rsidR="003E7F91">
          <w:t xml:space="preserve">at the time. </w:t>
        </w:r>
      </w:ins>
      <w:r>
        <w:t>It is important to note that the &lt;&lt;Union&gt;&gt; stereotype can be encoded in two distinct ways</w:t>
      </w:r>
      <w:ins w:id="3306" w:author="Boisvert, Eric" w:date="2016-03-29T08:40:00Z">
        <w:r w:rsidR="00853941">
          <w:t>.</w:t>
        </w:r>
      </w:ins>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307" w:author="Eric Boisvert" w:date="2016-02-27T14:39:00Z">
        <w:r w:rsidDel="003E7F91">
          <w:delText xml:space="preserve"> for example</w:delText>
        </w:r>
      </w:del>
      <w:r>
        <w:t>)</w:t>
      </w:r>
      <w:r>
        <w:br/>
      </w:r>
      <w:r>
        <w:br/>
      </w:r>
      <w:r w:rsidR="001A7658">
        <w:rPr>
          <w:noProof/>
          <w:lang w:val="en-CA" w:eastAsia="en-CA"/>
        </w:rPr>
        <w:pict w14:anchorId="469BCCD1">
          <v:shape id="_x0000_i1057" type="#_x0000_t75" style="width:332.75pt;height:47.55pt;visibility:visible;mso-wrap-style:square">
            <v:imagedata r:id="rId48" o:title=""/>
          </v:shape>
        </w:pict>
      </w:r>
      <w:r>
        <w:br/>
      </w:r>
    </w:p>
    <w:p w14:paraId="5BDBD8D7" w14:textId="31FB3A03"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308"/>
      <w:r>
        <w:t xml:space="preserve">(as prescribed by </w:t>
      </w:r>
      <w:ins w:id="3309" w:author="Eric Boisvert" w:date="2016-04-02T15:03:00Z">
        <w:r w:rsidR="004818C8">
          <w:t xml:space="preserve">ISO19136-2:2015 </w:t>
        </w:r>
      </w:ins>
      <w:r w:rsidR="00241C7C">
        <w:t>GML 3.3</w:t>
      </w:r>
      <w:r>
        <w:t xml:space="preserve">) </w:t>
      </w:r>
      <w:r>
        <w:br/>
      </w:r>
      <w:commentRangeEnd w:id="3308"/>
      <w:r>
        <w:rPr>
          <w:rStyle w:val="CommentReference"/>
        </w:rPr>
        <w:commentReference w:id="3308"/>
      </w:r>
      <w:r>
        <w:br/>
      </w:r>
      <w:r w:rsidR="001A7658">
        <w:rPr>
          <w:rFonts w:ascii="Courier New" w:hAnsi="Courier New" w:cs="Courier New"/>
          <w:noProof/>
          <w:lang w:val="en-CA" w:eastAsia="en-CA"/>
        </w:rPr>
        <w:pict w14:anchorId="7623DFC3">
          <v:shape id="_x0000_i1058" type="#_x0000_t75" style="width:206.9pt;height:58pt;visibility:visible;mso-wrap-style:square">
            <v:imagedata r:id="rId49"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10"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11" w:author="Boisvert, Eric" w:date="2016-04-01T07:54:00Z">
        <w:r w:rsidR="00E21DD0">
          <w:rPr>
            <w:lang w:val="en-CA"/>
          </w:rPr>
          <w:t>8.5</w:t>
        </w:r>
      </w:ins>
      <w:ins w:id="3312"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E21DD0">
        <w:t xml:space="preserve">Table </w:t>
      </w:r>
      <w:r w:rsidR="00E21DD0">
        <w:rPr>
          <w:noProof/>
        </w:rPr>
        <w:t>3</w:t>
      </w:r>
      <w:r w:rsidR="00E21DD0">
        <w:t xml:space="preserve"> GSMLItem property</w:t>
      </w:r>
      <w:r>
        <w:fldChar w:fldCharType="end"/>
      </w:r>
      <w:r>
        <w:t xml:space="preserve"> describes the each of the GSMLItem properties</w:t>
      </w:r>
      <w:ins w:id="3313" w:author="Boisvert, Eric" w:date="2016-03-29T08:40:00Z">
        <w:r w:rsidR="00853941">
          <w:t>.</w:t>
        </w:r>
      </w:ins>
    </w:p>
    <w:p w14:paraId="0ACFC2A5" w14:textId="26529F87" w:rsidR="00292781" w:rsidRDefault="00292781" w:rsidP="007F03F0">
      <w:pPr>
        <w:pStyle w:val="Caption"/>
        <w:keepNext/>
      </w:pPr>
      <w:bookmarkStart w:id="3314" w:name="_Ref440205961"/>
      <w:r>
        <w:t xml:space="preserve">Table </w:t>
      </w:r>
      <w:ins w:id="3315" w:author="Eric Boisvert" w:date="2016-02-14T13:33:00Z">
        <w:r w:rsidR="00415E41">
          <w:fldChar w:fldCharType="begin"/>
        </w:r>
        <w:r w:rsidR="00415E41">
          <w:instrText xml:space="preserve"> SEQ Table \* ARABIC </w:instrText>
        </w:r>
      </w:ins>
      <w:r w:rsidR="00415E41">
        <w:fldChar w:fldCharType="separate"/>
      </w:r>
      <w:ins w:id="3316" w:author="Boisvert, Eric" w:date="2016-04-01T07:54:00Z">
        <w:r w:rsidR="00E21DD0">
          <w:rPr>
            <w:noProof/>
          </w:rPr>
          <w:t>3</w:t>
        </w:r>
      </w:ins>
      <w:ins w:id="3317" w:author="Eric Boisvert" w:date="2016-02-14T13:33:00Z">
        <w:r w:rsidR="00415E41">
          <w:fldChar w:fldCharType="end"/>
        </w:r>
      </w:ins>
      <w:del w:id="3318"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14"/>
      <w:ins w:id="3319"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20" w:name="_Toc447367155"/>
      <w:r>
        <w:rPr>
          <w:lang w:val="en-CA"/>
        </w:rPr>
        <w:t>GeoSciML Data Types</w:t>
      </w:r>
      <w:bookmarkEnd w:id="3320"/>
    </w:p>
    <w:p w14:paraId="519F32B6" w14:textId="77777777" w:rsidR="00657E64" w:rsidRDefault="00657E64" w:rsidP="00657E64">
      <w:pPr>
        <w:rPr>
          <w:lang w:val="en-CA"/>
        </w:rPr>
      </w:pPr>
    </w:p>
    <w:p w14:paraId="636940E3" w14:textId="35002EE2" w:rsidR="00657E64" w:rsidDel="007C5519" w:rsidRDefault="00657E64" w:rsidP="00657E64">
      <w:pPr>
        <w:rPr>
          <w:del w:id="3321" w:author="Boisvert, Eric" w:date="2016-03-29T07:54:00Z"/>
          <w:lang w:val="en-CA"/>
        </w:rPr>
      </w:pPr>
      <w:r>
        <w:rPr>
          <w:lang w:val="en-CA"/>
        </w:rPr>
        <w:t>GeoSciML Data is a</w:t>
      </w:r>
      <w:r w:rsidRPr="004A7E4D">
        <w:rPr>
          <w:lang w:val="en-CA"/>
        </w:rPr>
        <w:t xml:space="preserve"> package of </w:t>
      </w:r>
      <w:del w:id="3322" w:author="Boisvert, Eric" w:date="2016-03-29T07:53:00Z">
        <w:r w:rsidRPr="004A7E4D" w:rsidDel="007C5519">
          <w:rPr>
            <w:lang w:val="en-CA"/>
          </w:rPr>
          <w:delText xml:space="preserve">classes </w:delText>
        </w:r>
      </w:del>
      <w:ins w:id="3323" w:author="Boisvert, Eric" w:date="2016-03-29T07:53:00Z">
        <w:r w:rsidR="007C5519">
          <w:rPr>
            <w:lang w:val="en-CA"/>
          </w:rPr>
          <w:t>data types</w:t>
        </w:r>
        <w:r w:rsidR="007C5519" w:rsidRPr="004A7E4D">
          <w:rPr>
            <w:lang w:val="en-CA"/>
          </w:rPr>
          <w:t xml:space="preserve"> </w:t>
        </w:r>
      </w:ins>
      <w:r w:rsidRPr="004A7E4D">
        <w:rPr>
          <w:lang w:val="en-CA"/>
        </w:rPr>
        <w:t>t</w:t>
      </w:r>
      <w:ins w:id="3324" w:author="Boisvert, Eric" w:date="2016-03-29T07:53:00Z">
        <w:r w:rsidR="007C5519">
          <w:rPr>
            <w:lang w:val="en-CA"/>
          </w:rPr>
          <w:t>hat</w:t>
        </w:r>
      </w:ins>
      <w:del w:id="3325" w:author="Boisvert, Eric" w:date="2016-03-29T07:53:00Z">
        <w:r w:rsidRPr="004A7E4D" w:rsidDel="007C5519">
          <w:rPr>
            <w:lang w:val="en-CA"/>
          </w:rPr>
          <w:delText>o</w:delText>
        </w:r>
      </w:del>
      <w:r w:rsidRPr="004A7E4D">
        <w:rPr>
          <w:lang w:val="en-CA"/>
        </w:rPr>
        <w:t xml:space="preserve"> describe</w:t>
      </w:r>
      <w:ins w:id="3326"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27" w:author="Boisvert, Eric" w:date="2016-03-29T07:54:00Z">
        <w:r w:rsidR="007C5519">
          <w:rPr>
            <w:lang w:val="en-CA"/>
          </w:rPr>
          <w:t xml:space="preserve">  </w:t>
        </w:r>
      </w:ins>
      <w:r w:rsidRPr="00C034E3">
        <w:rPr>
          <w:lang w:val="en-CA"/>
        </w:rPr>
        <w:t xml:space="preserve">An additional GSML_QuantityRange class extends </w:t>
      </w:r>
      <w:del w:id="3328" w:author="Eric Boisvert" w:date="2016-01-24T13:31:00Z">
        <w:r w:rsidRPr="00C034E3" w:rsidDel="00253146">
          <w:rPr>
            <w:lang w:val="en-CA"/>
          </w:rPr>
          <w:delText>swe:Quantity</w:delText>
        </w:r>
      </w:del>
      <w:ins w:id="3329" w:author="Eric Boisvert" w:date="2016-01-24T13:31:00Z">
        <w:r w:rsidR="00253146">
          <w:rPr>
            <w:lang w:val="en-CA"/>
          </w:rPr>
          <w:t>SWE::Quantity</w:t>
        </w:r>
      </w:ins>
      <w:r w:rsidRPr="00C034E3">
        <w:rPr>
          <w:lang w:val="en-CA"/>
        </w:rPr>
        <w:t xml:space="preserve">Range to allow upper and lower values </w:t>
      </w:r>
      <w:del w:id="3330" w:author="Boisvert, Eric" w:date="2016-03-29T07:54:00Z">
        <w:r w:rsidRPr="00C034E3" w:rsidDel="007C5519">
          <w:rPr>
            <w:lang w:val="en-CA"/>
          </w:rPr>
          <w:delText xml:space="preserve">in </w:delText>
        </w:r>
      </w:del>
      <w:ins w:id="3331"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1A7658" w:rsidP="00657E64">
      <w:pPr>
        <w:keepNext/>
      </w:pPr>
      <w:r>
        <w:rPr>
          <w:noProof/>
          <w:lang w:val="en-CA" w:eastAsia="en-CA"/>
        </w:rPr>
        <w:lastRenderedPageBreak/>
        <w:pict w14:anchorId="74C7BFF3">
          <v:shape id="_x0000_i1059" type="#_x0000_t75" style="width:6in;height:493.5pt;visibility:visible;mso-wrap-style:square">
            <v:imagedata r:id="rId50" o:title=""/>
          </v:shape>
        </w:pict>
      </w:r>
    </w:p>
    <w:p w14:paraId="6AE02CD9" w14:textId="319E4219" w:rsidR="00657E64" w:rsidRDefault="00657E64" w:rsidP="00657E64">
      <w:pPr>
        <w:pStyle w:val="Caption"/>
      </w:pPr>
      <w:r>
        <w:t xml:space="preserve">Figure </w:t>
      </w:r>
      <w:r>
        <w:fldChar w:fldCharType="begin"/>
      </w:r>
      <w:r>
        <w:instrText xml:space="preserve"> SEQ Figure \* ARABIC </w:instrText>
      </w:r>
      <w:r>
        <w:fldChar w:fldCharType="separate"/>
      </w:r>
      <w:ins w:id="3332" w:author="Eric Boisvert" w:date="2016-04-03T12:16:00Z">
        <w:r w:rsidR="00652185">
          <w:rPr>
            <w:noProof/>
          </w:rPr>
          <w:t>33</w:t>
        </w:r>
      </w:ins>
      <w:ins w:id="3333" w:author="Boisvert, Eric" w:date="2016-04-01T13:15:00Z">
        <w:del w:id="3334" w:author="Eric Boisvert" w:date="2016-04-02T15:34:00Z">
          <w:r w:rsidR="008D755A" w:rsidDel="004F09EE">
            <w:rPr>
              <w:noProof/>
            </w:rPr>
            <w:delText>32</w:delText>
          </w:r>
        </w:del>
      </w:ins>
      <w:del w:id="3335" w:author="Eric Boisvert" w:date="2016-04-02T15:34:00Z">
        <w:r w:rsidR="0043586C" w:rsidDel="004F09EE">
          <w:rPr>
            <w:noProof/>
          </w:rPr>
          <w:delText>32</w:delText>
        </w:r>
      </w:del>
      <w:r>
        <w:rPr>
          <w:noProof/>
        </w:rPr>
        <w:fldChar w:fldCharType="end"/>
      </w:r>
      <w:r>
        <w:t xml:space="preserve"> : </w:t>
      </w:r>
      <w:ins w:id="3336" w:author="Boisvert, Eric" w:date="2016-03-29T08:40:00Z">
        <w:r w:rsidR="00853941">
          <w:t>Summary diagram of s</w:t>
        </w:r>
      </w:ins>
      <w:del w:id="3337" w:author="Boisvert, Eric" w:date="2016-03-29T08:40:00Z">
        <w:r w:rsidDel="00853941">
          <w:delText>S</w:delText>
        </w:r>
      </w:del>
      <w:r>
        <w:t>pecialised GeoSciML data types</w:t>
      </w:r>
      <w:ins w:id="3338" w:author="Boisvert, Eric" w:date="2016-03-29T08:40:00Z">
        <w:r w:rsidR="00853941">
          <w:t>.</w:t>
        </w:r>
      </w:ins>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339" w:author="Boisvert, Eric" w:date="2016-03-29T12:36:00Z">
        <w:r w:rsidDel="0024128E">
          <w:delText xml:space="preserve"> </w:delText>
        </w:r>
      </w:del>
      <w:r>
        <w:t>description ("toward fold hinge", "below')</w:t>
      </w:r>
      <w:ins w:id="3340" w:author="Boisvert, Eric" w:date="2016-03-29T08:40:00Z">
        <w:r w:rsidR="00853941">
          <w:t>.</w:t>
        </w:r>
      </w:ins>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341" w:author="Boisvert, Eric" w:date="2016-03-29T07:55:00Z">
        <w:r w:rsidDel="007C5519">
          <w:rPr>
            <w:lang w:val="en-CA"/>
          </w:rPr>
          <w:delText>e</w:delText>
        </w:r>
      </w:del>
      <w:r>
        <w:rPr>
          <w:lang w:val="en-CA"/>
        </w:rPr>
        <w:t>perty shall d</w:t>
      </w:r>
      <w:r w:rsidRPr="002570EB">
        <w:rPr>
          <w:lang w:val="en-CA"/>
        </w:rPr>
        <w:t>escribe</w:t>
      </w:r>
      <w:del w:id="3342"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343" w:author="Eric Boisvert" w:date="2016-01-24T13:30:00Z">
        <w:r w:rsidDel="00253146">
          <w:rPr>
            <w:lang w:val="en-CA"/>
          </w:rPr>
          <w:delText>:CharacterString</w:delText>
        </w:r>
      </w:del>
      <w:ins w:id="3344"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345" w:author="Boisvert, Eric" w:date="2016-03-29T14:42:00Z">
        <w:r w:rsidR="00224214">
          <w:rPr>
            <w:lang w:val="en-CA"/>
          </w:rPr>
          <w:t xml:space="preserve"> </w:t>
        </w:r>
        <w:r w:rsidR="00224214">
          <w:t>( eg. "toward fold hinge", "below')</w:t>
        </w:r>
      </w:ins>
      <w:ins w:id="3346" w:author="Boisvert, Eric" w:date="2016-03-29T07:55:00Z">
        <w:r w:rsidR="007C5519">
          <w:rPr>
            <w:lang w:val="en-CA"/>
          </w:rPr>
          <w:t>.</w:t>
        </w:r>
      </w:ins>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347"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348"/>
      <w:r>
        <w:rPr>
          <w:lang w:val="en-CA"/>
        </w:rPr>
        <w:t xml:space="preserve">not impose one </w:t>
      </w:r>
      <w:commentRangeEnd w:id="3348"/>
      <w:r w:rsidR="00DD26B8">
        <w:rPr>
          <w:rStyle w:val="CommentReference"/>
        </w:rPr>
        <w:commentReference w:id="3348"/>
      </w:r>
      <w:r>
        <w:rPr>
          <w:lang w:val="en-CA"/>
        </w:rPr>
        <w:t>but provide</w:t>
      </w:r>
      <w:ins w:id="3349" w:author="Boisvert, Eric" w:date="2016-03-29T14:42:00Z">
        <w:r w:rsidR="00224214">
          <w:rPr>
            <w:lang w:val="en-CA"/>
          </w:rPr>
          <w:t>s</w:t>
        </w:r>
      </w:ins>
      <w:r>
        <w:rPr>
          <w:lang w:val="en-CA"/>
        </w:rPr>
        <w:t xml:space="preserve"> a convention property to report it. </w:t>
      </w:r>
      <w:commentRangeStart w:id="335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50"/>
      <w:r>
        <w:rPr>
          <w:rStyle w:val="CommentReference"/>
        </w:rPr>
        <w:commentReference w:id="3350"/>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51"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352" w:author="Boisvert, Eric" w:date="2016-03-29T14:43:00Z">
        <w:r w:rsidDel="00224214">
          <w:rPr>
            <w:lang w:val="en-CA"/>
          </w:rPr>
          <w:delText>, otherwise there is no useful information to report.</w:delText>
        </w:r>
      </w:del>
      <w:ins w:id="3353" w:author="Boisvert, Eric" w:date="2016-03-29T14:43:00Z">
        <w:r w:rsidR="00224214">
          <w:rPr>
            <w:lang w:val="en-CA"/>
          </w:rPr>
          <w:t>.</w:t>
        </w:r>
      </w:ins>
    </w:p>
    <w:p w14:paraId="6ACF1A83" w14:textId="5A61EC2B" w:rsidR="002570EB" w:rsidRDefault="002570EB" w:rsidP="007F03F0">
      <w:pPr>
        <w:pStyle w:val="Heading5"/>
        <w:rPr>
          <w:lang w:val="en-CA"/>
        </w:rPr>
      </w:pPr>
      <w:bookmarkStart w:id="3354" w:name="_Ref440279067"/>
      <w:r>
        <w:rPr>
          <w:lang w:val="en-CA"/>
        </w:rPr>
        <w:t>c</w:t>
      </w:r>
      <w:r w:rsidRPr="00D970E9">
        <w:rPr>
          <w:lang w:val="en-CA"/>
        </w:rPr>
        <w:t>onvention</w:t>
      </w:r>
      <w:bookmarkEnd w:id="3354"/>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355" w:author="Eric Boisvert" w:date="2016-01-24T13:31:00Z">
        <w:r w:rsidDel="00253146">
          <w:rPr>
            <w:lang w:val="en-CA"/>
          </w:rPr>
          <w:delText>swe:Quantity</w:delText>
        </w:r>
      </w:del>
      <w:ins w:id="3356"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357" w:author="Boisvert, Eric" w:date="2016-03-29T14:43:00Z">
        <w:r w:rsidR="00224214">
          <w:rPr>
            <w:lang w:val="en-CA"/>
          </w:rPr>
          <w:t>e</w:t>
        </w:r>
      </w:ins>
      <w:del w:id="3358"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59" w:author="Boisvert, Eric" w:date="2016-04-01T07:54:00Z">
        <w:r w:rsidR="00E21DD0">
          <w:rPr>
            <w:lang w:val="en-CA"/>
          </w:rPr>
          <w:t>7.4.6.2.1</w:t>
        </w:r>
      </w:ins>
      <w:ins w:id="3360" w:author="Eric Boisvert" w:date="2016-03-28T16:06:00Z">
        <w:del w:id="3361" w:author="Boisvert, Eric" w:date="2016-04-01T07:53:00Z">
          <w:r w:rsidR="003842F3" w:rsidDel="00E21DD0">
            <w:rPr>
              <w:lang w:val="en-CA"/>
            </w:rPr>
            <w:delText>7.4.6.2.1</w:delText>
          </w:r>
        </w:del>
      </w:ins>
      <w:del w:id="3362" w:author="Boisvert, Eric" w:date="2016-04-01T07:53:00Z">
        <w:r w:rsidR="004D34D6" w:rsidDel="00E21DD0">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63"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64"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56ABFB6" w:rsidR="00245451" w:rsidRDefault="002570EB" w:rsidP="00245451">
      <w:pPr>
        <w:rPr>
          <w:ins w:id="3365" w:author="Eric Boisvert" w:date="2016-04-03T10:29:00Z"/>
          <w:lang w:val="en-CA"/>
        </w:rPr>
      </w:pPr>
      <w:r>
        <w:rPr>
          <w:lang w:val="en-CA"/>
        </w:rPr>
        <w:t>The dip (</w:t>
      </w:r>
      <w:del w:id="3366" w:author="Eric Boisvert" w:date="2016-01-24T13:31:00Z">
        <w:r w:rsidDel="00253146">
          <w:rPr>
            <w:lang w:val="en-CA"/>
          </w:rPr>
          <w:delText>swe:Quantity</w:delText>
        </w:r>
      </w:del>
      <w:ins w:id="3367"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68" w:author="Boisvert, Eric" w:date="2016-03-29T08:41:00Z">
        <w:r w:rsidR="00853941">
          <w:rPr>
            <w:lang w:val="en-CA"/>
          </w:rPr>
          <w:t>.</w:t>
        </w:r>
      </w:ins>
    </w:p>
    <w:p w14:paraId="2D4FB9C1" w14:textId="42AFE342" w:rsidR="00245451" w:rsidRDefault="00245451" w:rsidP="00245451">
      <w:r>
        <w:t xml:space="preserve">Dips are always downward. </w:t>
      </w:r>
      <w:ins w:id="3369" w:author="Eric Boisvert" w:date="2016-04-03T10:31:00Z">
        <w:r w:rsidR="00F8013C">
          <w:t xml:space="preserve">Therefore, negative dips (the logical representation of an upward dip) </w:t>
        </w:r>
      </w:ins>
      <w:del w:id="3370" w:author="Eric Boisvert" w:date="2016-04-03T10:31:00Z">
        <w:r w:rsidDel="00F8013C">
          <w:delText xml:space="preserve">Depending </w:delText>
        </w:r>
      </w:del>
      <w:del w:id="3371" w:author="Eric Boisvert" w:date="2016-04-03T10:32:00Z">
        <w:r w:rsidDel="00F8013C">
          <w:delText xml:space="preserve">of the convention, “upward” dips </w:delText>
        </w:r>
      </w:del>
      <w:r>
        <w:t xml:space="preserve">are </w:t>
      </w:r>
      <w:del w:id="3372" w:author="Eric Boisvert" w:date="2016-04-03T10:32:00Z">
        <w:r w:rsidDel="00F8013C">
          <w:delText xml:space="preserve">just </w:delText>
        </w:r>
      </w:del>
      <w:r>
        <w:t xml:space="preserve">equivalent </w:t>
      </w:r>
      <w:del w:id="3373" w:author="Eric Boisvert" w:date="2016-04-03T10:32:00Z">
        <w:r w:rsidDel="00F8013C">
          <w:delText xml:space="preserve">of </w:delText>
        </w:r>
      </w:del>
      <w:ins w:id="3374" w:author="Eric Boisvert" w:date="2016-04-03T10:32:00Z">
        <w:r w:rsidR="00F8013C">
          <w:t xml:space="preserve">to </w:t>
        </w:r>
      </w:ins>
      <w:r>
        <w:t xml:space="preserve">downward </w:t>
      </w:r>
      <w:ins w:id="3375" w:author="Eric Boisvert" w:date="2016-04-03T10:32:00Z">
        <w:r w:rsidR="00F8013C">
          <w:t xml:space="preserve">dip </w:t>
        </w:r>
      </w:ins>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[0,90]</w:t>
            </w:r>
            <w:del w:id="3376" w:author="Boisvert, Eric" w:date="2016-03-29T08:41:00Z">
              <w:r w:rsidDel="00853941">
                <w:delText xml:space="preserve">   </w:delText>
              </w:r>
            </w:del>
            <w:ins w:id="3377" w:author="Boisvert, Eric" w:date="2016-03-29T08:41:00Z">
              <w:r w:rsidR="00853941">
                <w:t>.</w:t>
              </w:r>
            </w:ins>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78" w:author="Eric Boisvert" w:date="2016-03-25T10:33:00Z">
              <w:r w:rsidR="00FC044E">
                <w:rPr>
                  <w:rStyle w:val="requri"/>
                  <w:lang w:val="en-CA"/>
                </w:rPr>
                <w:t>trend</w:t>
              </w:r>
            </w:ins>
            <w:del w:id="3379"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80" w:author="Boisvert, Eric" w:date="2016-03-29T14:56:00Z">
              <w:r w:rsidRPr="0046445D" w:rsidDel="00DD26B8">
                <w:rPr>
                  <w:rFonts w:ascii="Segoe UI" w:hAnsi="Segoe UI" w:cs="Segoe UI"/>
                  <w:sz w:val="18"/>
                  <w:szCs w:val="18"/>
                  <w:lang w:val="en-CA"/>
                </w:rPr>
                <w:delText xml:space="preserve">not </w:delText>
              </w:r>
            </w:del>
            <w:ins w:id="3381"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1A57FDE"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w:t>
      </w:r>
      <w:r w:rsidRPr="00245451">
        <w:lastRenderedPageBreak/>
        <w:t xml:space="preserve">intersection lineations).  A code list </w:t>
      </w:r>
      <w:del w:id="3382" w:author="Boisvert, Eric" w:date="2016-03-29T14:45:00Z">
        <w:r w:rsidRPr="00245451" w:rsidDel="00224214">
          <w:delText xml:space="preserve">to </w:delText>
        </w:r>
      </w:del>
      <w:ins w:id="3383"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384" w:author="Eric Boisvert" w:date="2016-01-24T13:31:00Z">
        <w:r w:rsidDel="00253146">
          <w:delText>swe:Quantity</w:delText>
        </w:r>
      </w:del>
      <w:ins w:id="3385"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86"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87" w:author="Boisvert, Eric" w:date="2016-03-29T14:46:00Z">
        <w:r w:rsidDel="00224214">
          <w:delText xml:space="preserve">between </w:delText>
        </w:r>
      </w:del>
      <w:ins w:id="3388" w:author="Boisvert, Eric" w:date="2016-03-29T14:46:00Z">
        <w:r w:rsidR="00224214">
          <w:t xml:space="preserve">&gt;= </w:t>
        </w:r>
      </w:ins>
      <w:r>
        <w:t xml:space="preserve">0 and </w:t>
      </w:r>
      <w:ins w:id="3389" w:author="Boisvert, Eric" w:date="2016-03-29T14:46:00Z">
        <w:r w:rsidR="00224214">
          <w:t>&lt;=</w:t>
        </w:r>
      </w:ins>
      <w:r>
        <w:t>90 (pointing up or down, depe</w:t>
      </w:r>
      <w:r w:rsidR="00D97666">
        <w:t>nding of the directed property)</w:t>
      </w:r>
      <w:ins w:id="3390" w:author="Boisvert, Eric" w:date="2016-03-29T08:41:00Z">
        <w:r w:rsidR="00853941">
          <w:t>.</w:t>
        </w:r>
      </w:ins>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391" w:author="Eric Boisvert" w:date="2016-01-24T13:31:00Z">
        <w:r w:rsidDel="00253146">
          <w:delText>swe:Quantity</w:delText>
        </w:r>
      </w:del>
      <w:ins w:id="3392"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93"/>
            <w:r>
              <w:rPr>
                <w:rStyle w:val="requri"/>
                <w:lang w:val="en-CA"/>
              </w:rPr>
              <w:t>/req/gsml4-basic</w:t>
            </w:r>
            <w:r w:rsidRPr="00D12552">
              <w:rPr>
                <w:rStyle w:val="requri"/>
                <w:lang w:val="en-CA"/>
              </w:rPr>
              <w:t>/</w:t>
            </w:r>
            <w:r>
              <w:rPr>
                <w:rStyle w:val="requri"/>
                <w:lang w:val="en-CA"/>
              </w:rPr>
              <w:t>linear-</w:t>
            </w:r>
            <w:ins w:id="3394" w:author="Eric Boisvert" w:date="2016-03-25T10:39:00Z">
              <w:r w:rsidR="00AA08C5">
                <w:rPr>
                  <w:rStyle w:val="requri"/>
                  <w:lang w:val="en-CA"/>
                </w:rPr>
                <w:t>trend</w:t>
              </w:r>
            </w:ins>
            <w:del w:id="3395"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1DF89024" w:rsidR="00657E64" w:rsidRPr="00D12552" w:rsidRDefault="00657E64" w:rsidP="00590D50">
            <w:pPr>
              <w:pStyle w:val="Tabletext10"/>
              <w:jc w:val="left"/>
              <w:rPr>
                <w:rStyle w:val="reqtext"/>
                <w:lang w:val="en-CA"/>
              </w:rPr>
            </w:pPr>
            <w:r>
              <w:t xml:space="preserve">Trend </w:t>
            </w:r>
            <w:del w:id="3396" w:author="Eric Boisvert" w:date="2016-04-03T10:34:00Z">
              <w:r w:rsidDel="00590D50">
                <w:delText xml:space="preserve">SHALL </w:delText>
              </w:r>
            </w:del>
            <w:ins w:id="3397" w:author="Eric Boisvert" w:date="2016-04-03T10:34:00Z">
              <w:r w:rsidR="00590D50">
                <w:t xml:space="preserve">SHOULD </w:t>
              </w:r>
            </w:ins>
            <w:r>
              <w:t>be expressed in clockwise degree from geographic north</w:t>
            </w:r>
            <w:commentRangeEnd w:id="3393"/>
            <w:r>
              <w:rPr>
                <w:rStyle w:val="CommentReference"/>
                <w:rFonts w:ascii="Times New Roman" w:eastAsia="Times New Roman" w:hAnsi="Times New Roman"/>
                <w:lang w:val="en-US" w:eastAsia="en-US"/>
              </w:rPr>
              <w:commentReference w:id="3393"/>
            </w:r>
            <w:ins w:id="3398"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399"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400"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401" w:author="Boisvert, Eric" w:date="2016-03-29T08:41:00Z">
        <w:r w:rsidR="00853941">
          <w:rPr>
            <w:lang w:val="en-CA"/>
          </w:rPr>
          <w:t>.</w:t>
        </w:r>
      </w:ins>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3402" w:author="Eric Boisvert" w:date="2016-01-24T13:31:00Z">
        <w:r w:rsidDel="00253146">
          <w:rPr>
            <w:lang w:val="en-CA"/>
          </w:rPr>
          <w:delText>swe:Quantity</w:delText>
        </w:r>
      </w:del>
      <w:ins w:id="3403"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404" w:name="_Ref446254520"/>
      <w:r>
        <w:t>GSML_QuantityRange</w:t>
      </w:r>
      <w:bookmarkEnd w:id="3404"/>
    </w:p>
    <w:p w14:paraId="6742D8AB" w14:textId="77777777" w:rsidR="00657E64" w:rsidRDefault="00657E64" w:rsidP="00657E64"/>
    <w:p w14:paraId="0A7F0FC9" w14:textId="372C9590" w:rsidR="00657E64" w:rsidRPr="000D2673" w:rsidRDefault="00657E64" w:rsidP="00657E64">
      <w:r>
        <w:t xml:space="preserve">GSML_QuantityRange range is a specialization of SWE Common (OGC 08-094r1, Clause 7.2.13)  where lower and upper values are made explicit, instead of using an array of values (RealPair, see Clause 7.2.1) where the lowest value is the first element and the highest the second.  This convenience </w:t>
      </w:r>
      <w:del w:id="3405" w:author="Boisvert, Eric" w:date="2016-03-29T14:57:00Z">
        <w:r w:rsidDel="00DD26B8">
          <w:delText xml:space="preserve">class </w:delText>
        </w:r>
      </w:del>
      <w:ins w:id="3406"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ins w:id="3409" w:author="Boisvert, Eric" w:date="2016-03-29T08:41:00Z">
        <w:r w:rsidR="00853941">
          <w:t>.</w:t>
        </w:r>
      </w:ins>
    </w:p>
    <w:p w14:paraId="478D4891" w14:textId="77777777" w:rsidR="00657E64" w:rsidRDefault="001A7658" w:rsidP="00657E64">
      <w:pPr>
        <w:keepNext/>
        <w:spacing w:after="0"/>
      </w:pPr>
      <w:r>
        <w:rPr>
          <w:rFonts w:cs="Arial"/>
          <w:b/>
          <w:noProof/>
          <w:szCs w:val="26"/>
          <w:lang w:val="en-CA" w:eastAsia="en-CA"/>
        </w:rPr>
        <w:lastRenderedPageBreak/>
        <w:pict w14:anchorId="2E1BD1C1">
          <v:shape id="_x0000_i1060" type="#_x0000_t75" style="width:158pt;height:392.15pt;visibility:visible;mso-wrap-style:square">
            <v:imagedata r:id="rId51" o:title=""/>
          </v:shape>
        </w:pict>
      </w:r>
    </w:p>
    <w:p w14:paraId="1225C582" w14:textId="693F2BAA" w:rsidR="00657E64" w:rsidRDefault="00657E64" w:rsidP="00657E64">
      <w:pPr>
        <w:pStyle w:val="Caption"/>
      </w:pPr>
      <w:r>
        <w:t xml:space="preserve">Figure </w:t>
      </w:r>
      <w:r>
        <w:fldChar w:fldCharType="begin"/>
      </w:r>
      <w:r>
        <w:instrText xml:space="preserve"> SEQ Figure \* ARABIC </w:instrText>
      </w:r>
      <w:r>
        <w:fldChar w:fldCharType="separate"/>
      </w:r>
      <w:ins w:id="3410" w:author="Eric Boisvert" w:date="2016-04-03T12:16:00Z">
        <w:r w:rsidR="00652185">
          <w:rPr>
            <w:noProof/>
          </w:rPr>
          <w:t>34</w:t>
        </w:r>
      </w:ins>
      <w:ins w:id="3411" w:author="Boisvert, Eric" w:date="2016-04-01T13:15:00Z">
        <w:del w:id="3412" w:author="Eric Boisvert" w:date="2016-04-02T15:34:00Z">
          <w:r w:rsidR="008D755A" w:rsidDel="004F09EE">
            <w:rPr>
              <w:noProof/>
            </w:rPr>
            <w:delText>33</w:delText>
          </w:r>
        </w:del>
      </w:ins>
      <w:del w:id="3413" w:author="Eric Boisvert" w:date="2016-04-02T15:34:00Z">
        <w:r w:rsidR="0043586C" w:rsidDel="004F09EE">
          <w:rPr>
            <w:noProof/>
          </w:rPr>
          <w:delText>33</w:delText>
        </w:r>
      </w:del>
      <w:r>
        <w:rPr>
          <w:noProof/>
        </w:rPr>
        <w:fldChar w:fldCharType="end"/>
      </w:r>
      <w:r>
        <w:t xml:space="preserve"> : </w:t>
      </w:r>
      <w:ins w:id="3414" w:author="Boisvert, Eric" w:date="2016-03-29T08:41:00Z">
        <w:r w:rsidR="00853941">
          <w:t xml:space="preserve">Context diagram for </w:t>
        </w:r>
      </w:ins>
      <w:r>
        <w:t>QuantityRange making lower and upper values explicit</w:t>
      </w:r>
      <w:ins w:id="3415"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416" w:author="Boisvert, Eric" w:date="2016-03-29T14:58:00Z">
              <w:r>
                <w:t xml:space="preserve">The </w:t>
              </w:r>
            </w:ins>
            <w:r w:rsidR="00806192">
              <w:t>lowerValue SHALL be less o</w:t>
            </w:r>
            <w:ins w:id="3417" w:author="Boisvert, Eric" w:date="2016-03-29T14:58:00Z">
              <w:r>
                <w:t>r</w:t>
              </w:r>
            </w:ins>
            <w:del w:id="3418" w:author="Boisvert, Eric" w:date="2016-03-29T14:58:00Z">
              <w:r w:rsidR="00806192" w:rsidDel="00DD26B8">
                <w:delText>f</w:delText>
              </w:r>
            </w:del>
            <w:r w:rsidR="00806192">
              <w:t xml:space="preserve"> equals to upperValue</w:t>
            </w:r>
            <w:ins w:id="3419"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r>
              <w:t xml:space="preserve">Value[0] </w:t>
            </w:r>
            <w:del w:id="3420" w:author="Boisvert, Eric" w:date="2016-03-29T14:58:00Z">
              <w:r w:rsidDel="00DD26B8">
                <w:delText xml:space="preserve">should </w:delText>
              </w:r>
            </w:del>
            <w:ins w:id="3421"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1A7658" w:rsidP="007F03F0">
      <w:pPr>
        <w:keepNext/>
      </w:pPr>
      <w:r>
        <w:rPr>
          <w:noProof/>
          <w:lang w:val="en-CA" w:eastAsia="en-CA"/>
        </w:rPr>
        <w:pict w14:anchorId="5F85BE3D">
          <v:shape id="_x0000_i1061" type="#_x0000_t75" style="width:117.45pt;height:91.55pt;visibility:visible;mso-wrap-style:square">
            <v:imagedata r:id="rId52" o:title=""/>
          </v:shape>
        </w:pict>
      </w:r>
    </w:p>
    <w:p w14:paraId="7A252712" w14:textId="0814CB92" w:rsidR="00DE367C" w:rsidRDefault="00DE367C" w:rsidP="007F03F0">
      <w:pPr>
        <w:pStyle w:val="Caption"/>
      </w:pPr>
      <w:r>
        <w:t xml:space="preserve">Figure </w:t>
      </w:r>
      <w:r>
        <w:fldChar w:fldCharType="begin"/>
      </w:r>
      <w:r>
        <w:instrText xml:space="preserve"> SEQ Figure \* ARABIC </w:instrText>
      </w:r>
      <w:r>
        <w:fldChar w:fldCharType="separate"/>
      </w:r>
      <w:ins w:id="3422" w:author="Eric Boisvert" w:date="2016-04-03T12:16:00Z">
        <w:r w:rsidR="00652185">
          <w:rPr>
            <w:noProof/>
          </w:rPr>
          <w:t>35</w:t>
        </w:r>
      </w:ins>
      <w:ins w:id="3423" w:author="Boisvert, Eric" w:date="2016-04-01T13:15:00Z">
        <w:del w:id="3424" w:author="Eric Boisvert" w:date="2016-04-02T15:34:00Z">
          <w:r w:rsidR="008D755A" w:rsidDel="004F09EE">
            <w:rPr>
              <w:noProof/>
            </w:rPr>
            <w:delText>34</w:delText>
          </w:r>
        </w:del>
      </w:ins>
      <w:del w:id="3425" w:author="Eric Boisvert" w:date="2016-04-02T15:34:00Z">
        <w:r w:rsidR="0043586C" w:rsidDel="004F09EE">
          <w:rPr>
            <w:noProof/>
          </w:rPr>
          <w:delText>34</w:delText>
        </w:r>
      </w:del>
      <w:r>
        <w:fldChar w:fldCharType="end"/>
      </w:r>
      <w:r>
        <w:t xml:space="preserve"> Encoding of a quantity range of [15.6,26.7].  Note that the value is encoded in both lowerValue,upperValue and in value as an array</w:t>
      </w:r>
      <w:ins w:id="3426"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427" w:name="_Toc447367156"/>
      <w:r>
        <w:rPr>
          <w:lang w:val="en-CA"/>
        </w:rPr>
        <w:t>GeoSciML basic vocabularies</w:t>
      </w:r>
      <w:bookmarkEnd w:id="3427"/>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E21DD0">
        <w:t xml:space="preserve">Table </w:t>
      </w:r>
      <w:r w:rsidR="00E21DD0">
        <w:rPr>
          <w:noProof/>
        </w:rPr>
        <w:t>4</w:t>
      </w:r>
      <w:r w:rsidR="003C190E">
        <w:rPr>
          <w:lang w:val="en-CA"/>
        </w:rPr>
        <w:fldChar w:fldCharType="end"/>
      </w:r>
      <w:r w:rsidR="003C190E">
        <w:rPr>
          <w:lang w:val="en-CA"/>
        </w:rPr>
        <w:t xml:space="preserve"> lists the vocabularies used in </w:t>
      </w:r>
      <w:ins w:id="3428"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29" w:author="Eric Boisvert" w:date="2016-03-25T12:21:00Z">
        <w:r w:rsidR="003C190E" w:rsidDel="005A7585">
          <w:rPr>
            <w:lang w:val="en-CA"/>
          </w:rPr>
          <w:delText xml:space="preserve"> </w:delText>
        </w:r>
      </w:del>
      <w:ins w:id="3430"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31" w:author="Boisvert, Eric" w:date="2016-04-01T07:54:00Z">
        <w:r w:rsidR="00E21DD0">
          <w:rPr>
            <w:lang w:val="en-CA"/>
          </w:rPr>
          <w:t>7.2.7</w:t>
        </w:r>
      </w:ins>
      <w:ins w:id="3432" w:author="Eric Boisvert" w:date="2016-03-25T12:22:00Z">
        <w:r w:rsidR="005A7585">
          <w:rPr>
            <w:lang w:val="en-CA"/>
          </w:rPr>
          <w:fldChar w:fldCharType="end"/>
        </w:r>
      </w:ins>
    </w:p>
    <w:p w14:paraId="090C5302" w14:textId="0610A029" w:rsidR="003C190E" w:rsidRDefault="003C190E" w:rsidP="003C190E">
      <w:pPr>
        <w:pStyle w:val="Caption"/>
        <w:keepNext/>
      </w:pPr>
      <w:bookmarkStart w:id="3433" w:name="_Ref432861594"/>
      <w:r>
        <w:t xml:space="preserve">Table </w:t>
      </w:r>
      <w:ins w:id="3434" w:author="Eric Boisvert" w:date="2016-02-14T13:33:00Z">
        <w:r w:rsidR="00415E41">
          <w:fldChar w:fldCharType="begin"/>
        </w:r>
        <w:r w:rsidR="00415E41">
          <w:instrText xml:space="preserve"> SEQ Table \* ARABIC </w:instrText>
        </w:r>
      </w:ins>
      <w:r w:rsidR="00415E41">
        <w:fldChar w:fldCharType="separate"/>
      </w:r>
      <w:ins w:id="3435" w:author="Boisvert, Eric" w:date="2016-04-01T07:54:00Z">
        <w:r w:rsidR="00E21DD0">
          <w:rPr>
            <w:noProof/>
          </w:rPr>
          <w:t>4</w:t>
        </w:r>
      </w:ins>
      <w:ins w:id="3436" w:author="Eric Boisvert" w:date="2016-02-14T13:33:00Z">
        <w:r w:rsidR="00415E41">
          <w:fldChar w:fldCharType="end"/>
        </w:r>
      </w:ins>
      <w:del w:id="343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33"/>
      <w:r>
        <w:t>: Vocabularies used in GeoSciML Basic</w:t>
      </w:r>
      <w:ins w:id="3438"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39"/>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39"/>
            <w:r w:rsidRPr="003F5AA4">
              <w:rPr>
                <w:rStyle w:val="CommentReference"/>
                <w:rFonts w:ascii="Calibri" w:hAnsi="Calibri"/>
                <w:color w:val="000000"/>
                <w:sz w:val="18"/>
                <w:szCs w:val="18"/>
              </w:rPr>
              <w:commentReference w:id="3439"/>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40"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441"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42"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43"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44"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445"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AlterationUnit, ArtificialGround, BiostratigraphicUnit, ChronostratigraphicUnit ,</w:t>
            </w:r>
            <w:ins w:id="3446"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47"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48"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4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450" w:author="Boisvert, Eric" w:date="2016-03-29T08:43:00Z">
              <w:r w:rsidR="00853941" w:rsidRPr="003F5AA4">
                <w:rPr>
                  <w:rFonts w:ascii="Calibri" w:hAnsi="Calibri" w:cs="Segoe UI"/>
                  <w:color w:val="000000"/>
                  <w:sz w:val="18"/>
                  <w:szCs w:val="18"/>
                  <w:lang w:val="en-CA"/>
                </w:rPr>
                <w:t>.</w:t>
              </w:r>
            </w:ins>
            <w:del w:id="3451"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452"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Borehole </w:t>
            </w:r>
            <w:ins w:id="3453" w:author="Boisvert, Eric" w:date="2016-03-29T08:44:00Z">
              <w:r w:rsidR="00853941" w:rsidRPr="003F5AA4">
                <w:rPr>
                  <w:rFonts w:ascii="Calibri" w:hAnsi="Calibri"/>
                  <w:color w:val="1A1A1A"/>
                  <w:sz w:val="18"/>
                  <w:szCs w:val="18"/>
                  <w:shd w:val="clear" w:color="auto" w:fill="FAFAFA"/>
                </w:rPr>
                <w:t>.</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454"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5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56"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457"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5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59" w:author="Boisvert, Eric" w:date="2016-03-29T08:45:00Z">
              <w:r w:rsidRPr="003F5AA4" w:rsidDel="00853941">
                <w:rPr>
                  <w:rFonts w:ascii="Calibri" w:hAnsi="Calibri" w:cs="Segoe UI"/>
                  <w:color w:val="000000"/>
                  <w:sz w:val="18"/>
                  <w:szCs w:val="18"/>
                  <w:lang w:val="en-CA"/>
                </w:rPr>
                <w:delText xml:space="preserve">eg, </w:delText>
              </w:r>
            </w:del>
            <w:ins w:id="3460"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461" w:name="_Toc447367157"/>
      <w:r>
        <w:rPr>
          <w:lang w:val="en-CA"/>
        </w:rPr>
        <w:t>Instance example</w:t>
      </w:r>
      <w:bookmarkEnd w:id="3461"/>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62" w:author="Eric Boisvert" w:date="2016-01-14T05:40:00Z">
        <w:r w:rsidR="007F03F0">
          <w:rPr>
            <w:lang w:val="en-CA"/>
          </w:rPr>
          <w:t xml:space="preserve">  </w:t>
        </w:r>
        <w:commentRangeStart w:id="3463"/>
        <w:r w:rsidR="007F03F0">
          <w:rPr>
            <w:lang w:val="en-CA"/>
          </w:rPr>
          <w:t>This example has been chosen because it was selected for a similar exercise for the North American Data Model (</w:t>
        </w:r>
      </w:ins>
      <w:ins w:id="3464"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465" w:author="Eric Boisvert" w:date="2016-01-14T05:40:00Z">
        <w:r w:rsidR="007F03F0">
          <w:rPr>
            <w:lang w:val="en-CA"/>
          </w:rPr>
          <w:t>)</w:t>
        </w:r>
      </w:ins>
      <w:ins w:id="3466" w:author="Eric Boisvert" w:date="2016-01-14T05:46:00Z">
        <w:r w:rsidR="0032727A">
          <w:rPr>
            <w:lang w:val="en-CA"/>
          </w:rPr>
          <w:t>.</w:t>
        </w:r>
      </w:ins>
      <w:r>
        <w:rPr>
          <w:lang w:val="en-CA"/>
        </w:rPr>
        <w:t xml:space="preserve">  </w:t>
      </w:r>
      <w:commentRangeEnd w:id="3463"/>
      <w:r w:rsidR="0032727A">
        <w:rPr>
          <w:rStyle w:val="CommentReference"/>
        </w:rPr>
        <w:commentReference w:id="3463"/>
      </w:r>
      <w:r>
        <w:rPr>
          <w:lang w:val="en-CA"/>
        </w:rPr>
        <w:fldChar w:fldCharType="begin"/>
      </w:r>
      <w:r>
        <w:rPr>
          <w:lang w:val="en-CA"/>
        </w:rPr>
        <w:instrText xml:space="preserve"> REF _Ref440297651 \h </w:instrText>
      </w:r>
      <w:r>
        <w:rPr>
          <w:lang w:val="en-CA"/>
        </w:rPr>
      </w:r>
      <w:r>
        <w:rPr>
          <w:lang w:val="en-CA"/>
        </w:rPr>
        <w:fldChar w:fldCharType="separate"/>
      </w:r>
      <w:ins w:id="3467" w:author="Boisvert, Eric" w:date="2016-04-01T07:54:00Z">
        <w:r w:rsidR="00E21DD0">
          <w:t xml:space="preserve">Figure </w:t>
        </w:r>
        <w:r w:rsidR="00E21DD0">
          <w:rPr>
            <w:noProof/>
          </w:rPr>
          <w:t>34</w:t>
        </w:r>
      </w:ins>
      <w:ins w:id="3468" w:author="Eric Boisvert" w:date="2016-03-28T16:06:00Z">
        <w:del w:id="3469" w:author="Boisvert, Eric" w:date="2016-04-01T07:53:00Z">
          <w:r w:rsidR="003842F3" w:rsidDel="00E21DD0">
            <w:delText xml:space="preserve">Figure </w:delText>
          </w:r>
          <w:r w:rsidR="003842F3" w:rsidDel="00E21DD0">
            <w:rPr>
              <w:noProof/>
            </w:rPr>
            <w:delText>34</w:delText>
          </w:r>
        </w:del>
      </w:ins>
      <w:del w:id="3470" w:author="Boisvert, Eric" w:date="2016-04-01T07:53:00Z">
        <w:r w:rsidDel="00E21DD0">
          <w:delText xml:space="preserve">Figure </w:delText>
        </w:r>
        <w:r w:rsidDel="00E21DD0">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71" w:author="Boisvert, Eric" w:date="2016-04-01T07:54:00Z">
        <w:r w:rsidR="00E21DD0">
          <w:t xml:space="preserve">Figure </w:t>
        </w:r>
        <w:r w:rsidR="00E21DD0">
          <w:rPr>
            <w:noProof/>
          </w:rPr>
          <w:t>35</w:t>
        </w:r>
      </w:ins>
      <w:ins w:id="3472" w:author="Eric Boisvert" w:date="2016-03-28T16:06:00Z">
        <w:del w:id="3473" w:author="Boisvert, Eric" w:date="2016-04-01T07:53:00Z">
          <w:r w:rsidR="003842F3" w:rsidDel="00E21DD0">
            <w:delText xml:space="preserve">Figure </w:delText>
          </w:r>
          <w:r w:rsidR="003842F3" w:rsidDel="00E21DD0">
            <w:rPr>
              <w:noProof/>
            </w:rPr>
            <w:delText>35</w:delText>
          </w:r>
        </w:del>
      </w:ins>
      <w:del w:id="3474" w:author="Boisvert, Eric" w:date="2016-04-01T07:53:00Z">
        <w:r w:rsidDel="00E21DD0">
          <w:delText xml:space="preserve">Figure </w:delText>
        </w:r>
        <w:r w:rsidDel="00E21DD0">
          <w:rPr>
            <w:noProof/>
          </w:rPr>
          <w:delText>36</w:delText>
        </w:r>
      </w:del>
      <w:r>
        <w:rPr>
          <w:lang w:val="en-CA"/>
        </w:rPr>
        <w:fldChar w:fldCharType="end"/>
      </w:r>
      <w:r>
        <w:rPr>
          <w:lang w:val="en-CA"/>
        </w:rPr>
        <w:t>.</w:t>
      </w:r>
    </w:p>
    <w:p w14:paraId="48F69C95" w14:textId="77777777" w:rsidR="006F2329" w:rsidRDefault="001A7658" w:rsidP="007F03F0">
      <w:pPr>
        <w:keepNext/>
      </w:pPr>
      <w:r>
        <w:rPr>
          <w:noProof/>
          <w:lang w:val="en-CA" w:eastAsia="en-CA"/>
        </w:rPr>
        <w:lastRenderedPageBreak/>
        <w:pict w14:anchorId="2BB35D0D">
          <v:shape id="_x0000_i1062" type="#_x0000_t75" style="width:378.85pt;height:248.15pt;visibility:visible;mso-wrap-style:square">
            <v:imagedata r:id="rId53" o:title=""/>
          </v:shape>
        </w:pict>
      </w:r>
    </w:p>
    <w:p w14:paraId="223D74AC" w14:textId="6803FF91" w:rsidR="006F2329" w:rsidRDefault="006F2329" w:rsidP="007F03F0">
      <w:pPr>
        <w:pStyle w:val="Caption"/>
      </w:pPr>
      <w:bookmarkStart w:id="3475" w:name="_Ref440297651"/>
      <w:r>
        <w:t xml:space="preserve">Figure </w:t>
      </w:r>
      <w:r>
        <w:fldChar w:fldCharType="begin"/>
      </w:r>
      <w:r>
        <w:instrText xml:space="preserve"> SEQ Figure \* ARABIC </w:instrText>
      </w:r>
      <w:r>
        <w:fldChar w:fldCharType="separate"/>
      </w:r>
      <w:ins w:id="3476" w:author="Eric Boisvert" w:date="2016-04-03T12:16:00Z">
        <w:r w:rsidR="00652185">
          <w:rPr>
            <w:noProof/>
          </w:rPr>
          <w:t>36</w:t>
        </w:r>
      </w:ins>
      <w:ins w:id="3477" w:author="Boisvert, Eric" w:date="2016-04-01T13:15:00Z">
        <w:del w:id="3478" w:author="Eric Boisvert" w:date="2016-04-02T15:34:00Z">
          <w:r w:rsidR="008D755A" w:rsidDel="004F09EE">
            <w:rPr>
              <w:noProof/>
            </w:rPr>
            <w:delText>35</w:delText>
          </w:r>
        </w:del>
      </w:ins>
      <w:del w:id="3479" w:author="Eric Boisvert" w:date="2016-04-02T15:34:00Z">
        <w:r w:rsidR="0043586C" w:rsidDel="004F09EE">
          <w:rPr>
            <w:noProof/>
          </w:rPr>
          <w:delText>35</w:delText>
        </w:r>
      </w:del>
      <w:r>
        <w:fldChar w:fldCharType="end"/>
      </w:r>
      <w:bookmarkEnd w:id="3475"/>
      <w:r w:rsidR="00A05D5D">
        <w:t xml:space="preserve"> : Excerp from Drewes</w:t>
      </w:r>
      <w:r>
        <w:t xml:space="preserve"> map with Dacitic vent highlighted (Ttv)</w:t>
      </w:r>
    </w:p>
    <w:p w14:paraId="6B28618A" w14:textId="77777777" w:rsidR="006F2329" w:rsidRDefault="001A7658" w:rsidP="007F03F0">
      <w:pPr>
        <w:keepNext/>
      </w:pPr>
      <w:r>
        <w:rPr>
          <w:noProof/>
          <w:lang w:val="en-CA" w:eastAsia="en-CA"/>
        </w:rPr>
        <w:pict w14:anchorId="3774E021">
          <v:shape id="_x0000_i1063" type="#_x0000_t75" style="width:263.55pt;height:111.85pt;visibility:visible;mso-wrap-style:square">
            <v:imagedata r:id="rId54" o:title=""/>
          </v:shape>
        </w:pict>
      </w:r>
    </w:p>
    <w:p w14:paraId="0A3BF8D1" w14:textId="723A82D9" w:rsidR="006F2329" w:rsidRDefault="006F2329" w:rsidP="007F03F0">
      <w:pPr>
        <w:pStyle w:val="Caption"/>
      </w:pPr>
      <w:bookmarkStart w:id="3480" w:name="_Ref440297725"/>
      <w:r>
        <w:t xml:space="preserve">Figure </w:t>
      </w:r>
      <w:r>
        <w:fldChar w:fldCharType="begin"/>
      </w:r>
      <w:r>
        <w:instrText xml:space="preserve"> SEQ Figure \* ARABIC </w:instrText>
      </w:r>
      <w:r>
        <w:fldChar w:fldCharType="separate"/>
      </w:r>
      <w:ins w:id="3481" w:author="Eric Boisvert" w:date="2016-04-03T12:16:00Z">
        <w:r w:rsidR="00652185">
          <w:rPr>
            <w:noProof/>
          </w:rPr>
          <w:t>37</w:t>
        </w:r>
      </w:ins>
      <w:ins w:id="3482" w:author="Boisvert, Eric" w:date="2016-04-01T13:15:00Z">
        <w:del w:id="3483" w:author="Eric Boisvert" w:date="2016-04-02T15:34:00Z">
          <w:r w:rsidR="008D755A" w:rsidDel="004F09EE">
            <w:rPr>
              <w:noProof/>
            </w:rPr>
            <w:delText>36</w:delText>
          </w:r>
        </w:del>
      </w:ins>
      <w:del w:id="3484" w:author="Eric Boisvert" w:date="2016-04-02T15:34:00Z">
        <w:r w:rsidR="0043586C" w:rsidDel="004F09EE">
          <w:rPr>
            <w:noProof/>
          </w:rPr>
          <w:delText>36</w:delText>
        </w:r>
      </w:del>
      <w:r>
        <w:fldChar w:fldCharType="end"/>
      </w:r>
      <w:bookmarkEnd w:id="3480"/>
      <w:r>
        <w:t xml:space="preserve"> : Original description from map legend.  This legend item is represented as a GeologicFeature (specifically, a GeologicUnit)</w:t>
      </w:r>
    </w:p>
    <w:p w14:paraId="49BAA496" w14:textId="442E5C17" w:rsidR="006F2329" w:rsidRDefault="00A05D5D">
      <w:commentRangeStart w:id="3485"/>
      <w:r>
        <w:t>The map also has a cross section through the same Ttv unit (</w:t>
      </w:r>
      <w:r>
        <w:fldChar w:fldCharType="begin"/>
      </w:r>
      <w:r>
        <w:instrText xml:space="preserve"> REF _Ref440297766 \h </w:instrText>
      </w:r>
      <w:r>
        <w:fldChar w:fldCharType="separate"/>
      </w:r>
      <w:ins w:id="3486" w:author="Boisvert, Eric" w:date="2016-04-01T07:54:00Z">
        <w:r w:rsidR="00E21DD0">
          <w:t xml:space="preserve">Figure </w:t>
        </w:r>
        <w:r w:rsidR="00E21DD0">
          <w:rPr>
            <w:noProof/>
          </w:rPr>
          <w:t>36</w:t>
        </w:r>
      </w:ins>
      <w:ins w:id="3487" w:author="Eric Boisvert" w:date="2016-03-28T16:06:00Z">
        <w:del w:id="3488" w:author="Boisvert, Eric" w:date="2016-04-01T07:53:00Z">
          <w:r w:rsidR="003842F3" w:rsidDel="00E21DD0">
            <w:delText xml:space="preserve">Figure </w:delText>
          </w:r>
          <w:r w:rsidR="003842F3" w:rsidDel="00E21DD0">
            <w:rPr>
              <w:noProof/>
            </w:rPr>
            <w:delText>36</w:delText>
          </w:r>
        </w:del>
      </w:ins>
      <w:del w:id="3489" w:author="Boisvert, Eric" w:date="2016-04-01T07:53:00Z">
        <w:r w:rsidDel="00E21DD0">
          <w:delText xml:space="preserve">Figure </w:delText>
        </w:r>
        <w:r w:rsidDel="00E21DD0">
          <w:rPr>
            <w:noProof/>
          </w:rPr>
          <w:delText>37</w:delText>
        </w:r>
      </w:del>
      <w:r>
        <w:fldChar w:fldCharType="end"/>
      </w:r>
      <w:r>
        <w:t>) showing an example of a non-map mapping frame.</w:t>
      </w:r>
      <w:ins w:id="3490" w:author="Boisvert, Eric" w:date="2016-03-31T14:33:00Z">
        <w:r w:rsidR="00E11331">
          <w:t xml:space="preserve"> </w:t>
        </w:r>
      </w:ins>
      <w:commentRangeEnd w:id="3485"/>
      <w:ins w:id="3491" w:author="Boisvert, Eric" w:date="2016-03-31T14:34:00Z">
        <w:r w:rsidR="00E11331">
          <w:rPr>
            <w:rStyle w:val="CommentReference"/>
          </w:rPr>
          <w:commentReference w:id="3485"/>
        </w:r>
      </w:ins>
    </w:p>
    <w:p w14:paraId="471F9977" w14:textId="77777777" w:rsidR="006F2329" w:rsidRDefault="001A7658" w:rsidP="007F03F0">
      <w:pPr>
        <w:keepNext/>
      </w:pPr>
      <w:r>
        <w:rPr>
          <w:noProof/>
          <w:lang w:val="en-CA" w:eastAsia="en-CA"/>
        </w:rPr>
        <w:pict w14:anchorId="0F292D58">
          <v:shape id="_x0000_i1064" type="#_x0000_t75" style="width:199.2pt;height:86pt;visibility:visible;mso-wrap-style:square">
            <v:imagedata r:id="rId55" o:title=""/>
          </v:shape>
        </w:pict>
      </w:r>
    </w:p>
    <w:p w14:paraId="1848DBBF" w14:textId="2D22F5DB" w:rsidR="006F2329" w:rsidRDefault="006F2329" w:rsidP="007F03F0">
      <w:pPr>
        <w:pStyle w:val="Caption"/>
      </w:pPr>
      <w:bookmarkStart w:id="3492" w:name="_Ref440297766"/>
      <w:r>
        <w:t xml:space="preserve">Figure </w:t>
      </w:r>
      <w:r>
        <w:fldChar w:fldCharType="begin"/>
      </w:r>
      <w:r>
        <w:instrText xml:space="preserve"> SEQ Figure \* ARABIC </w:instrText>
      </w:r>
      <w:r>
        <w:fldChar w:fldCharType="separate"/>
      </w:r>
      <w:ins w:id="3493" w:author="Eric Boisvert" w:date="2016-04-03T12:16:00Z">
        <w:r w:rsidR="00652185">
          <w:rPr>
            <w:noProof/>
          </w:rPr>
          <w:t>38</w:t>
        </w:r>
      </w:ins>
      <w:ins w:id="3494" w:author="Boisvert, Eric" w:date="2016-04-01T13:15:00Z">
        <w:del w:id="3495" w:author="Eric Boisvert" w:date="2016-04-02T15:34:00Z">
          <w:r w:rsidR="008D755A" w:rsidDel="004F09EE">
            <w:rPr>
              <w:noProof/>
            </w:rPr>
            <w:delText>37</w:delText>
          </w:r>
        </w:del>
      </w:ins>
      <w:del w:id="3496" w:author="Eric Boisvert" w:date="2016-04-02T15:34:00Z">
        <w:r w:rsidR="0043586C" w:rsidDel="004F09EE">
          <w:rPr>
            <w:noProof/>
          </w:rPr>
          <w:delText>37</w:delText>
        </w:r>
      </w:del>
      <w:r>
        <w:fldChar w:fldCharType="end"/>
      </w:r>
      <w:bookmarkEnd w:id="3492"/>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1A7658" w:rsidP="007F03F0">
      <w:pPr>
        <w:keepNext/>
      </w:pPr>
      <w:r>
        <w:rPr>
          <w:lang w:val="en-CA"/>
        </w:rPr>
        <w:lastRenderedPageBreak/>
        <w:pict w14:anchorId="696916B7">
          <v:shape id="_x0000_i1065" type="#_x0000_t75" style="width:430.6pt;height:343.9pt">
            <v:imagedata r:id="rId56"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497" w:author="Eric Boisvert" w:date="2016-04-03T12:16:00Z">
        <w:r w:rsidR="00652185">
          <w:rPr>
            <w:noProof/>
          </w:rPr>
          <w:t>39</w:t>
        </w:r>
      </w:ins>
      <w:ins w:id="3498" w:author="Boisvert, Eric" w:date="2016-04-01T13:15:00Z">
        <w:del w:id="3499" w:author="Eric Boisvert" w:date="2016-04-02T15:34:00Z">
          <w:r w:rsidR="008D755A" w:rsidDel="004F09EE">
            <w:rPr>
              <w:noProof/>
            </w:rPr>
            <w:delText>38</w:delText>
          </w:r>
        </w:del>
      </w:ins>
      <w:del w:id="3500" w:author="Eric Boisvert" w:date="2016-04-02T15:34:00Z">
        <w:r w:rsidR="0043586C" w:rsidDel="004F09E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501" w:author="Eric Boisvert" w:date="2016-01-14T05:36:00Z">
        <w:r>
          <w:rPr>
            <w:lang w:val="en-CA"/>
          </w:rPr>
          <w:br w:type="page"/>
        </w:r>
      </w:ins>
    </w:p>
    <w:p w14:paraId="160AFAA2" w14:textId="0E9764BA" w:rsidR="009B3BBD" w:rsidRDefault="009B3BBD" w:rsidP="009B3BBD">
      <w:pPr>
        <w:pStyle w:val="Heading2"/>
        <w:rPr>
          <w:lang w:val="en-CA"/>
        </w:rPr>
      </w:pPr>
      <w:bookmarkStart w:id="3502" w:name="_Ref440187941"/>
      <w:bookmarkStart w:id="3503" w:name="_Toc447367158"/>
      <w:r w:rsidRPr="00D12552">
        <w:rPr>
          <w:lang w:val="en-CA"/>
        </w:rPr>
        <w:t xml:space="preserve">GeoSciML </w:t>
      </w:r>
      <w:r>
        <w:rPr>
          <w:lang w:val="en-CA"/>
        </w:rPr>
        <w:t>Extension</w:t>
      </w:r>
      <w:r w:rsidRPr="00D12552">
        <w:rPr>
          <w:lang w:val="en-CA"/>
        </w:rPr>
        <w:t xml:space="preserve"> Requirements Class</w:t>
      </w:r>
      <w:bookmarkEnd w:id="3502"/>
      <w:bookmarkEnd w:id="3503"/>
      <w:ins w:id="3504" w:author="Eric Boisvert" w:date="2016-04-03T12:50:00Z">
        <w:r w:rsidR="00052694">
          <w:rPr>
            <w:lang w:val="en-CA"/>
          </w:rPr>
          <w:t xml:space="preserve"> </w:t>
        </w:r>
        <w:r w:rsidR="00052694">
          <w:t xml:space="preserve"> (Normative)</w:t>
        </w:r>
      </w:ins>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rPr>
          <w:ins w:id="3505" w:author="Eric Boisvert" w:date="2016-04-02T15:29:00Z"/>
        </w:trPr>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ins w:id="3506" w:author="Eric Boisvert" w:date="2016-04-02T15:29:00Z"/>
                <w:rFonts w:ascii="Calibri" w:eastAsia="MS Mincho" w:hAnsi="Calibri"/>
                <w:b/>
                <w:sz w:val="20"/>
                <w:szCs w:val="20"/>
                <w:lang w:val="en-CA"/>
              </w:rPr>
            </w:pPr>
            <w:ins w:id="3507" w:author="Eric Boisvert" w:date="2016-04-02T15:29:00Z">
              <w:r w:rsidRPr="0051344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ins w:id="3508" w:author="Eric Boisvert" w:date="2016-04-02T15:29:00Z"/>
                <w:rFonts w:ascii="Calibri" w:eastAsia="MS Mincho" w:hAnsi="Calibri"/>
                <w:sz w:val="20"/>
                <w:szCs w:val="20"/>
                <w:lang w:val="en-CA"/>
              </w:rPr>
            </w:pPr>
            <w:ins w:id="3509" w:author="Eric Boisvert" w:date="2016-04-02T15:29:00Z">
              <w:r>
                <w:rPr>
                  <w:rFonts w:ascii="Calibri" w:eastAsia="MS Mincho" w:hAnsi="Calibri"/>
                  <w:sz w:val="20"/>
                  <w:szCs w:val="20"/>
                  <w:lang w:val="en-CA"/>
                </w:rPr>
                <w:t>/req!gsml4-geologictime</w:t>
              </w:r>
            </w:ins>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3510"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3511" w:author="Eric Boisvert" w:date="2016-04-01T16:40:00Z">
                  <w:rPr>
                    <w:rFonts w:ascii="Calibri" w:eastAsia="MS Mincho" w:hAnsi="Calibri"/>
                    <w:i/>
                    <w:sz w:val="20"/>
                    <w:szCs w:val="20"/>
                    <w:lang w:val="en-CA"/>
                  </w:rPr>
                </w:rPrChange>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12"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13" w:author="Eric Boisvert" w:date="2016-04-01T16:40:00Z">
                  <w:rPr>
                    <w:rFonts w:ascii="Calibri" w:eastAsia="MS Mincho" w:hAnsi="Calibri"/>
                    <w:i/>
                    <w:sz w:val="20"/>
                    <w:szCs w:val="20"/>
                    <w:lang w:val="en-CA"/>
                  </w:rPr>
                </w:rPrChange>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514" w:author="Eric Boisvert" w:date="2016-01-13T05:19:00Z">
        <w:r w:rsidR="00FD3D73">
          <w:rPr>
            <w:lang w:val="en-CA"/>
          </w:rPr>
          <w:t>s</w:t>
        </w:r>
      </w:ins>
      <w:del w:id="3515" w:author="Eric Boisvert" w:date="2016-01-13T05:19:00Z">
        <w:r w:rsidR="00CD7325" w:rsidDel="00FD3D73">
          <w:rPr>
            <w:lang w:val="en-CA"/>
          </w:rPr>
          <w:delText xml:space="preserve"> between basic classes</w:delText>
        </w:r>
      </w:del>
      <w:r w:rsidR="00CD7325">
        <w:rPr>
          <w:lang w:val="en-CA"/>
        </w:rPr>
        <w:t xml:space="preserve">.  It extends </w:t>
      </w:r>
      <w:del w:id="3516" w:author="Eric Boisvert" w:date="2016-01-13T05:21:00Z">
        <w:r w:rsidR="00CD7325" w:rsidDel="00FD3D73">
          <w:rPr>
            <w:lang w:val="en-CA"/>
          </w:rPr>
          <w:delText xml:space="preserve">AbstractDescription </w:delText>
        </w:r>
      </w:del>
      <w:ins w:id="3517" w:author="Eric Boisvert" w:date="2016-01-13T05:21:00Z">
        <w:r w:rsidR="00FD3D73">
          <w:rPr>
            <w:lang w:val="en-CA"/>
          </w:rPr>
          <w:t xml:space="preserve">abstract description </w:t>
        </w:r>
      </w:ins>
      <w:r w:rsidR="00CD7325">
        <w:rPr>
          <w:lang w:val="en-CA"/>
        </w:rPr>
        <w:t>stubs declared in basic package</w:t>
      </w:r>
      <w:del w:id="3518" w:author="Eric Boisvert" w:date="2016-01-13T05:22:00Z">
        <w:r w:rsidR="00CD7325" w:rsidDel="00FD3D73">
          <w:rPr>
            <w:lang w:val="en-CA"/>
          </w:rPr>
          <w:delText>.</w:delText>
        </w:r>
        <w:r w:rsidR="003E1755" w:rsidDel="00FD3D73">
          <w:rPr>
            <w:lang w:val="en-CA"/>
          </w:rPr>
          <w:delText xml:space="preserve">  It also</w:delText>
        </w:r>
      </w:del>
      <w:ins w:id="3519"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34BBF34F" w:rsidR="00845595" w:rsidRDefault="001A7658" w:rsidP="00364200">
      <w:pPr>
        <w:keepNext/>
      </w:pPr>
      <w:r>
        <w:pict w14:anchorId="467C970F">
          <v:shape id="_x0000_i1066" type="#_x0000_t75" style="width:417.3pt;height:427.8pt">
            <v:imagedata r:id="rId57" o:title=""/>
          </v:shape>
        </w:pict>
      </w:r>
    </w:p>
    <w:p w14:paraId="1DAC8896" w14:textId="75280BCF"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20" w:author="Eric Boisvert" w:date="2016-04-03T12:16:00Z">
        <w:r w:rsidR="00652185">
          <w:rPr>
            <w:noProof/>
          </w:rPr>
          <w:t>40</w:t>
        </w:r>
      </w:ins>
      <w:ins w:id="3521" w:author="Boisvert, Eric" w:date="2016-04-01T13:15:00Z">
        <w:del w:id="3522" w:author="Eric Boisvert" w:date="2016-04-02T15:34:00Z">
          <w:r w:rsidR="008D755A" w:rsidDel="004F09EE">
            <w:rPr>
              <w:noProof/>
            </w:rPr>
            <w:delText>39</w:delText>
          </w:r>
        </w:del>
      </w:ins>
      <w:del w:id="3523" w:author="Eric Boisvert" w:date="2016-04-02T15:34:00Z">
        <w:r w:rsidR="00090DCF" w:rsidDel="004F09EE">
          <w:rPr>
            <w:noProof/>
          </w:rPr>
          <w:delText>29</w:delText>
        </w:r>
      </w:del>
      <w:r w:rsidR="00673E83">
        <w:rPr>
          <w:noProof/>
        </w:rPr>
        <w:fldChar w:fldCharType="end"/>
      </w:r>
      <w:r>
        <w:t xml:space="preserve">: GeoSciML extension </w:t>
      </w:r>
      <w:ins w:id="3524" w:author="Boisvert, Eric" w:date="2016-03-29T08:46:00Z">
        <w:r w:rsidR="00853941">
          <w:t xml:space="preserve">package </w:t>
        </w:r>
      </w:ins>
      <w:r>
        <w:t>dependencies</w:t>
      </w:r>
      <w:ins w:id="3525"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526" w:name="_Toc447367159"/>
      <w:r>
        <w:rPr>
          <w:lang w:val="en-CA"/>
        </w:rPr>
        <w:t>Geologic Relations</w:t>
      </w:r>
      <w:bookmarkEnd w:id="3526"/>
    </w:p>
    <w:p w14:paraId="05E3DBF0" w14:textId="77777777" w:rsidR="000D4260" w:rsidRPr="000D4260" w:rsidRDefault="000D4260" w:rsidP="000D4260">
      <w:pPr>
        <w:rPr>
          <w:lang w:val="en-CA"/>
        </w:rPr>
      </w:pPr>
    </w:p>
    <w:p w14:paraId="11E3941A" w14:textId="54A04291" w:rsidR="009C64B2" w:rsidRDefault="001A7658" w:rsidP="009C64B2">
      <w:pPr>
        <w:keepNext/>
      </w:pPr>
      <w:r>
        <w:rPr>
          <w:noProof/>
          <w:lang w:val="en-CA" w:eastAsia="en-CA"/>
        </w:rPr>
        <w:lastRenderedPageBreak/>
        <w:pict w14:anchorId="0C19CB7D">
          <v:shape id="_x0000_i1067" type="#_x0000_t75" style="width:6in;height:466.95pt;visibility:visible;mso-wrap-style:square">
            <v:imagedata r:id="rId58" o:title=""/>
          </v:shape>
        </w:pict>
      </w:r>
    </w:p>
    <w:p w14:paraId="6AC44A74" w14:textId="5037B588"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527" w:author="Eric Boisvert" w:date="2016-04-03T12:16:00Z">
        <w:r w:rsidR="00652185">
          <w:rPr>
            <w:noProof/>
          </w:rPr>
          <w:t>41</w:t>
        </w:r>
      </w:ins>
      <w:ins w:id="3528" w:author="Boisvert, Eric" w:date="2016-04-01T13:15:00Z">
        <w:del w:id="3529" w:author="Eric Boisvert" w:date="2016-04-02T15:34:00Z">
          <w:r w:rsidR="008D755A" w:rsidDel="004F09EE">
            <w:rPr>
              <w:noProof/>
            </w:rPr>
            <w:delText>40</w:delText>
          </w:r>
        </w:del>
      </w:ins>
      <w:del w:id="3530" w:author="Eric Boisvert" w:date="2016-04-02T15:34:00Z">
        <w:r w:rsidR="00090DCF" w:rsidDel="004F09EE">
          <w:rPr>
            <w:noProof/>
          </w:rPr>
          <w:delText>30</w:delText>
        </w:r>
      </w:del>
      <w:r w:rsidR="00673E83">
        <w:rPr>
          <w:noProof/>
        </w:rPr>
        <w:fldChar w:fldCharType="end"/>
      </w:r>
      <w:r>
        <w:t xml:space="preserve">: </w:t>
      </w:r>
      <w:ins w:id="3531" w:author="Boisvert, Eric" w:date="2016-03-29T08:46:00Z">
        <w:r w:rsidR="00853941">
          <w:t xml:space="preserve">Summary diagram of </w:t>
        </w:r>
      </w:ins>
      <w:r w:rsidRPr="00077DFC">
        <w:t xml:space="preserve">GeologicFeatureRelation </w:t>
      </w:r>
      <w:del w:id="3532" w:author="Boisvert, Eric" w:date="2016-03-29T08:46:00Z">
        <w:r w:rsidRPr="00077DFC" w:rsidDel="00853941">
          <w:delText>i</w:delText>
        </w:r>
      </w:del>
      <w:ins w:id="3533" w:author="Boisvert, Eric" w:date="2016-03-29T08:46:00Z">
        <w:r w:rsidR="00853941">
          <w:t>a</w:t>
        </w:r>
      </w:ins>
      <w:r w:rsidRPr="00077DFC">
        <w:t>s a concrete subtype of AbstractFeatureRelation stub class</w:t>
      </w:r>
    </w:p>
    <w:p w14:paraId="6BED8677" w14:textId="77777777" w:rsidR="00390DF7" w:rsidRDefault="00390DF7" w:rsidP="00355CAB">
      <w:pPr>
        <w:rPr>
          <w:ins w:id="3534" w:author="Eric Boisvert" w:date="2016-01-13T05:30:00Z"/>
          <w:lang w:val="en-CA"/>
        </w:rPr>
      </w:pPr>
    </w:p>
    <w:p w14:paraId="39D9E0D7" w14:textId="769373BD" w:rsidR="009D650C" w:rsidRDefault="009D650C">
      <w:pPr>
        <w:pStyle w:val="Heading4"/>
        <w:rPr>
          <w:lang w:val="en-CA"/>
        </w:rPr>
        <w:pPrChange w:id="3535" w:author="Boisvert, Eric" w:date="2016-03-29T08:47:00Z">
          <w:pPr/>
        </w:pPrChange>
      </w:pPr>
      <w:commentRangeStart w:id="3536"/>
      <w:ins w:id="3537" w:author="Eric Boisvert" w:date="2016-01-13T05:30:00Z">
        <w:r>
          <w:rPr>
            <w:lang w:val="en-CA"/>
          </w:rPr>
          <w:t>GeologicHistory</w:t>
        </w:r>
      </w:ins>
      <w:commentRangeEnd w:id="3536"/>
      <w:ins w:id="3538" w:author="Eric Boisvert" w:date="2016-01-13T05:56:00Z">
        <w:r w:rsidR="000944A6">
          <w:rPr>
            <w:rStyle w:val="CommentReference"/>
          </w:rPr>
          <w:commentReference w:id="3536"/>
        </w:r>
      </w:ins>
    </w:p>
    <w:p w14:paraId="043C07F0" w14:textId="77777777" w:rsidR="00853941" w:rsidRDefault="00853941" w:rsidP="00894DAA">
      <w:pPr>
        <w:rPr>
          <w:ins w:id="3539"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40"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541" w:name="_Ref440189613"/>
      <w:r>
        <w:rPr>
          <w:lang w:val="en-CA"/>
        </w:rPr>
        <w:t>GeologicFeatureRelation</w:t>
      </w:r>
      <w:bookmarkEnd w:id="3541"/>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42" w:author="Eric Boisvert" w:date="2016-01-13T05:50:00Z">
        <w:r w:rsidR="000944A6">
          <w:rPr>
            <w:lang w:val="en-CA"/>
          </w:rPr>
          <w:t>Feature</w:t>
        </w:r>
      </w:ins>
      <w:r w:rsidRPr="000D4260">
        <w:rPr>
          <w:lang w:val="en-CA"/>
        </w:rPr>
        <w:t xml:space="preserve">Relation class </w:t>
      </w:r>
      <w:del w:id="3543"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44" w:author="Eric Boisvert" w:date="2016-01-13T05:50:00Z">
        <w:r w:rsidR="000944A6" w:rsidRPr="000D4260">
          <w:rPr>
            <w:lang w:val="en-CA"/>
          </w:rPr>
          <w:t xml:space="preserve">GeoSciML </w:t>
        </w:r>
      </w:ins>
      <w:r w:rsidRPr="000D4260">
        <w:rPr>
          <w:lang w:val="en-CA"/>
        </w:rPr>
        <w:t>feature type</w:t>
      </w:r>
      <w:ins w:id="3545" w:author="Eric Boisvert" w:date="2016-01-13T05:50:00Z">
        <w:r w:rsidR="000944A6">
          <w:rPr>
            <w:lang w:val="en-CA"/>
          </w:rPr>
          <w:t>s</w:t>
        </w:r>
      </w:ins>
      <w:del w:id="3546"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47"/>
      <w:del w:id="3548" w:author="Eric Boisvert" w:date="2016-01-13T05:52:00Z">
        <w:r w:rsidRPr="000D4260" w:rsidDel="000944A6">
          <w:rPr>
            <w:lang w:val="en-CA"/>
          </w:rPr>
          <w:delText xml:space="preserve">between spatial objects </w:delText>
        </w:r>
      </w:del>
      <w:commentRangeEnd w:id="3547"/>
      <w:r w:rsidR="000944A6">
        <w:rPr>
          <w:rStyle w:val="CommentReference"/>
        </w:rPr>
        <w:commentReference w:id="3547"/>
      </w:r>
      <w:r w:rsidRPr="000D4260">
        <w:rPr>
          <w:lang w:val="en-CA"/>
        </w:rPr>
        <w:t>could be described where they are scientifically significant.</w:t>
      </w:r>
    </w:p>
    <w:p w14:paraId="2E642AFC" w14:textId="48E63A77" w:rsidR="000D4260" w:rsidRDefault="001A7658" w:rsidP="000D4260">
      <w:pPr>
        <w:keepNext/>
      </w:pPr>
      <w:r>
        <w:rPr>
          <w:noProof/>
          <w:lang w:val="en-CA" w:eastAsia="en-CA"/>
        </w:rPr>
        <w:lastRenderedPageBreak/>
        <w:pict w14:anchorId="7FED2D0D">
          <v:shape id="_x0000_i1068" type="#_x0000_t75" style="width:382.35pt;height:270.5pt;visibility:visible;mso-wrap-style:square">
            <v:imagedata r:id="rId59"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49" w:author="Eric Boisvert" w:date="2016-04-03T12:16:00Z">
        <w:r w:rsidR="00652185">
          <w:rPr>
            <w:noProof/>
          </w:rPr>
          <w:t>42</w:t>
        </w:r>
      </w:ins>
      <w:ins w:id="3550" w:author="Boisvert, Eric" w:date="2016-04-01T13:15:00Z">
        <w:del w:id="3551" w:author="Eric Boisvert" w:date="2016-04-02T15:34:00Z">
          <w:r w:rsidR="008D755A" w:rsidDel="004F09EE">
            <w:rPr>
              <w:noProof/>
            </w:rPr>
            <w:delText>41</w:delText>
          </w:r>
        </w:del>
      </w:ins>
      <w:del w:id="3552" w:author="Eric Boisvert" w:date="2016-04-02T15:34:00Z">
        <w:r w:rsidR="00090DCF" w:rsidDel="004F09EE">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553" w:name="BKM_D050A55A_5C1C_4F4B_986C_7C31687F2ED2"/>
      <w:bookmarkEnd w:id="3553"/>
    </w:p>
    <w:p w14:paraId="29C61658" w14:textId="0E093A63"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id="3554" w:author="Boisvert, Eric" w:date="2016-03-29T08:47:00Z">
        <w:r w:rsidR="00853941">
          <w:rPr>
            <w:lang w:val="en-CA"/>
          </w:rPr>
          <w:t>.</w:t>
        </w:r>
      </w:ins>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ins w:id="3555"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556" w:name="BKM_18C9D12A_7280_4CA8_9066_431A68398F08"/>
      <w:bookmarkStart w:id="3557" w:name="BKM_B740241F_3BC0_40B4_9972_D590F470452B"/>
      <w:bookmarkStart w:id="3558" w:name="BKM_38727CDD_F0E8_4D00_A48C_555F0912BF41"/>
      <w:bookmarkEnd w:id="3556"/>
      <w:bookmarkEnd w:id="3557"/>
      <w:bookmarkEnd w:id="3558"/>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1A7658" w:rsidP="000D4260">
      <w:pPr>
        <w:keepNext/>
      </w:pPr>
      <w:r>
        <w:rPr>
          <w:noProof/>
          <w:lang w:val="en-CA" w:eastAsia="en-CA"/>
        </w:rPr>
        <w:pict w14:anchorId="34D80D6D">
          <v:shape id="_x0000_i1069" type="#_x0000_t75" style="width:371.9pt;height:379.55pt;visibility:visible;mso-wrap-style:square">
            <v:imagedata r:id="rId60" o:title=""/>
          </v:shape>
        </w:pict>
      </w:r>
    </w:p>
    <w:p w14:paraId="01E71704" w14:textId="26D8407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9" w:author="Eric Boisvert" w:date="2016-04-03T12:16:00Z">
        <w:r w:rsidR="00652185">
          <w:rPr>
            <w:noProof/>
          </w:rPr>
          <w:t>43</w:t>
        </w:r>
      </w:ins>
      <w:ins w:id="3560" w:author="Boisvert, Eric" w:date="2016-04-01T13:15:00Z">
        <w:del w:id="3561" w:author="Eric Boisvert" w:date="2016-04-02T15:34:00Z">
          <w:r w:rsidR="008D755A" w:rsidDel="004F09EE">
            <w:rPr>
              <w:noProof/>
            </w:rPr>
            <w:delText>42</w:delText>
          </w:r>
        </w:del>
      </w:ins>
      <w:del w:id="3562" w:author="Eric Boisvert" w:date="2016-04-02T15:34:00Z">
        <w:r w:rsidR="0085617E" w:rsidDel="004F09EE">
          <w:rPr>
            <w:noProof/>
          </w:rPr>
          <w:delText>43</w:delText>
        </w:r>
      </w:del>
      <w:r w:rsidR="00673E83">
        <w:rPr>
          <w:noProof/>
        </w:rPr>
        <w:fldChar w:fldCharType="end"/>
      </w:r>
      <w:r>
        <w:t>: Material relation</w:t>
      </w:r>
      <w:del w:id="3563" w:author="Boisvert, Eric" w:date="2016-03-29T08:48:00Z">
        <w:r w:rsidDel="00853941">
          <w:delText>s</w:delText>
        </w:r>
      </w:del>
      <w:ins w:id="3564" w:author="Boisvert, Eric" w:date="2016-03-29T08:47:00Z">
        <w:r w:rsidR="00853941">
          <w:t xml:space="preserve"> context diagram.</w:t>
        </w:r>
      </w:ins>
    </w:p>
    <w:p w14:paraId="2487E3B1" w14:textId="6ECBFB72" w:rsidR="000D4260" w:rsidRDefault="001150E2" w:rsidP="00D20646">
      <w:pPr>
        <w:pStyle w:val="Heading5"/>
        <w:rPr>
          <w:lang w:val="en-CA"/>
        </w:rPr>
      </w:pPr>
      <w:bookmarkStart w:id="3565" w:name="BKM_C0695B09_DC02_4BDD_AE59_38E8AE1F4632"/>
      <w:bookmarkEnd w:id="3565"/>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id="3566" w:author="Boisvert, Eric" w:date="2016-03-29T08:48:00Z">
        <w:r w:rsidR="00853941">
          <w:rPr>
            <w:lang w:val="en-CA"/>
          </w:rPr>
          <w:t>.</w:t>
        </w:r>
      </w:ins>
    </w:p>
    <w:p w14:paraId="180C502E" w14:textId="2B6CA378" w:rsidR="001150E2" w:rsidRDefault="001150E2" w:rsidP="00D20646">
      <w:pPr>
        <w:pStyle w:val="Heading5"/>
        <w:rPr>
          <w:lang w:val="en-CA"/>
        </w:rPr>
      </w:pPr>
      <w:r w:rsidRPr="00D970E9">
        <w:rPr>
          <w:lang w:val="en-CA"/>
        </w:rPr>
        <w:t>sourceRole</w:t>
      </w:r>
    </w:p>
    <w:p w14:paraId="227A47C5" w14:textId="664584BB"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id="3567" w:author="Boisvert, Eric" w:date="2016-03-29T08:48:00Z">
        <w:r w:rsidR="00853941">
          <w:rPr>
            <w:lang w:val="en-CA"/>
          </w:rPr>
          <w:t>.</w:t>
        </w:r>
      </w:ins>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568" w:name="BKM_F11CCC02_4943_439C_97BD_3878F0BA0970"/>
      <w:bookmarkStart w:id="3569" w:name="BKM_8ABBD347_C257_4419_A3F6_0485375DCF7F"/>
      <w:bookmarkStart w:id="3570" w:name="BKM_40919ABF_3C16_41E1_8906_0D3CE189EB1B"/>
      <w:bookmarkEnd w:id="3568"/>
      <w:bookmarkEnd w:id="3569"/>
      <w:bookmarkEnd w:id="3570"/>
      <w:ins w:id="3571" w:author="Boisvert, Eric" w:date="2016-03-29T08:48:00Z">
        <w:r w:rsidR="00853941">
          <w:rPr>
            <w:lang w:val="en-CA"/>
          </w:rPr>
          <w:t>.</w:t>
        </w:r>
      </w:ins>
    </w:p>
    <w:p w14:paraId="74ACF777" w14:textId="5B50C3FD" w:rsidR="000D4260" w:rsidRDefault="00AE357E" w:rsidP="00AE357E">
      <w:pPr>
        <w:pStyle w:val="Heading3"/>
        <w:rPr>
          <w:lang w:val="en-CA"/>
        </w:rPr>
      </w:pPr>
      <w:bookmarkStart w:id="3572" w:name="_Toc447367160"/>
      <w:r>
        <w:rPr>
          <w:lang w:val="en-CA"/>
        </w:rPr>
        <w:t xml:space="preserve">Earth material </w:t>
      </w:r>
      <w:r w:rsidR="00481AF6">
        <w:rPr>
          <w:lang w:val="en-CA"/>
        </w:rPr>
        <w:t>details</w:t>
      </w:r>
      <w:bookmarkEnd w:id="3572"/>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1A7658" w:rsidP="00AE357E">
      <w:pPr>
        <w:keepNext/>
      </w:pPr>
      <w:r>
        <w:rPr>
          <w:noProof/>
          <w:lang w:val="en-CA" w:eastAsia="en-CA"/>
        </w:rPr>
        <w:pict w14:anchorId="78508E6C">
          <v:shape id="_x0000_i1070" type="#_x0000_t75" style="width:432.7pt;height:260.05pt;visibility:visible;mso-wrap-style:square">
            <v:imagedata r:id="rId61" o:title=""/>
          </v:shape>
        </w:pict>
      </w:r>
    </w:p>
    <w:p w14:paraId="787DD0D7" w14:textId="29C0AF94"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573" w:author="Eric Boisvert" w:date="2016-04-03T12:16:00Z">
        <w:r w:rsidR="00652185">
          <w:rPr>
            <w:noProof/>
          </w:rPr>
          <w:t>44</w:t>
        </w:r>
      </w:ins>
      <w:ins w:id="3574" w:author="Boisvert, Eric" w:date="2016-04-01T13:15:00Z">
        <w:del w:id="3575" w:author="Eric Boisvert" w:date="2016-04-02T15:34:00Z">
          <w:r w:rsidR="008D755A" w:rsidDel="004F09EE">
            <w:rPr>
              <w:noProof/>
            </w:rPr>
            <w:delText>43</w:delText>
          </w:r>
        </w:del>
      </w:ins>
      <w:del w:id="3576" w:author="Eric Boisvert" w:date="2016-04-02T15:34:00Z">
        <w:r w:rsidR="0085617E" w:rsidDel="004F09EE">
          <w:rPr>
            <w:noProof/>
          </w:rPr>
          <w:delText>44</w:delText>
        </w:r>
      </w:del>
      <w:r w:rsidR="00673E83">
        <w:rPr>
          <w:noProof/>
        </w:rPr>
        <w:fldChar w:fldCharType="end"/>
      </w:r>
      <w:r>
        <w:t>: Overview of earth material description</w:t>
      </w:r>
      <w:ins w:id="3577" w:author="Boisvert, Eric" w:date="2016-03-29T08:48:00Z">
        <w:r w:rsidR="00853941">
          <w:t>.</w:t>
        </w:r>
      </w:ins>
    </w:p>
    <w:p w14:paraId="6A6B155F" w14:textId="2A473E63" w:rsidR="00AE357E" w:rsidRDefault="00AE357E" w:rsidP="00AE357E">
      <w:pPr>
        <w:pStyle w:val="Heading4"/>
      </w:pPr>
      <w:r>
        <w:lastRenderedPageBreak/>
        <w:t>Alteration description</w:t>
      </w:r>
    </w:p>
    <w:p w14:paraId="601C9881" w14:textId="77777777" w:rsidR="00853941" w:rsidRDefault="00853941" w:rsidP="00AE357E">
      <w:pPr>
        <w:rPr>
          <w:ins w:id="3578" w:author="Boisvert, Eric" w:date="2016-03-29T08:48:00Z"/>
        </w:rPr>
      </w:pPr>
    </w:p>
    <w:p w14:paraId="2051B298" w14:textId="1FE9F147" w:rsidR="001150E2" w:rsidRDefault="00AE357E" w:rsidP="00AE357E">
      <w:pPr>
        <w:rPr>
          <w:ins w:id="3579"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1A7658">
        <w:rPr>
          <w:noProof/>
          <w:lang w:val="en-CA" w:eastAsia="en-CA"/>
        </w:rPr>
        <w:pict w14:anchorId="4387B44A">
          <v:shape id="_x0000_i1071" type="#_x0000_t75" style="width:340.45pt;height:102.05pt;visibility:visible;mso-wrap-style:square">
            <v:imagedata r:id="rId62" o:title=""/>
          </v:shape>
        </w:pict>
      </w:r>
    </w:p>
    <w:p w14:paraId="7FAEF6A0" w14:textId="4413819A" w:rsidR="0016580A" w:rsidRDefault="0016580A" w:rsidP="00D20646">
      <w:pPr>
        <w:pStyle w:val="Caption"/>
      </w:pPr>
      <w:r>
        <w:t xml:space="preserve">Figure </w:t>
      </w:r>
      <w:r>
        <w:fldChar w:fldCharType="begin"/>
      </w:r>
      <w:r>
        <w:instrText xml:space="preserve"> SEQ Figure \* ARABIC </w:instrText>
      </w:r>
      <w:r>
        <w:fldChar w:fldCharType="separate"/>
      </w:r>
      <w:ins w:id="3580" w:author="Eric Boisvert" w:date="2016-04-03T12:16:00Z">
        <w:r w:rsidR="00652185">
          <w:rPr>
            <w:noProof/>
          </w:rPr>
          <w:t>45</w:t>
        </w:r>
      </w:ins>
      <w:ins w:id="3581" w:author="Boisvert, Eric" w:date="2016-04-01T13:15:00Z">
        <w:del w:id="3582" w:author="Eric Boisvert" w:date="2016-04-02T15:34:00Z">
          <w:r w:rsidR="008D755A" w:rsidDel="004F09EE">
            <w:rPr>
              <w:noProof/>
            </w:rPr>
            <w:delText>44</w:delText>
          </w:r>
        </w:del>
      </w:ins>
      <w:del w:id="3583" w:author="Eric Boisvert" w:date="2016-04-02T15:34:00Z">
        <w:r w:rsidR="0085617E" w:rsidDel="004F09EE">
          <w:rPr>
            <w:noProof/>
          </w:rPr>
          <w:delText>45</w:delText>
        </w:r>
      </w:del>
      <w:r>
        <w:fldChar w:fldCharType="end"/>
      </w:r>
      <w:r>
        <w:t xml:space="preserve"> </w:t>
      </w:r>
      <w:r w:rsidRPr="000D2BCF">
        <w:t>Example of a weathering profile</w:t>
      </w:r>
      <w:ins w:id="3584" w:author="Boisvert, Eric" w:date="2016-03-29T08:48:00Z">
        <w:r w:rsidR="00853941">
          <w:t>.</w:t>
        </w:r>
      </w:ins>
    </w:p>
    <w:p w14:paraId="56717D41" w14:textId="77777777" w:rsidR="0043586C" w:rsidRDefault="001A7658" w:rsidP="00D20646">
      <w:pPr>
        <w:keepNext/>
      </w:pPr>
      <w:r>
        <w:rPr>
          <w:noProof/>
          <w:lang w:val="en-CA" w:eastAsia="en-CA"/>
        </w:rPr>
        <w:lastRenderedPageBreak/>
        <w:pict w14:anchorId="379383D8">
          <v:shape id="_x0000_i1072" type="#_x0000_t75" style="width:6in;height:463.45pt;visibility:visible;mso-wrap-style:square">
            <v:imagedata r:id="rId63" o:title=""/>
          </v:shape>
        </w:pict>
      </w:r>
    </w:p>
    <w:p w14:paraId="0A31306A" w14:textId="64ED92F3" w:rsidR="00AE357E" w:rsidRPr="00BF2A41" w:rsidRDefault="0043586C" w:rsidP="00D20646">
      <w:pPr>
        <w:pStyle w:val="Caption"/>
        <w:rPr>
          <w:noProof/>
          <w:lang w:val="fr-CA" w:eastAsia="en-CA"/>
          <w:rPrChange w:id="3585" w:author="Boisvert, Eric" w:date="2016-03-29T08:30:00Z">
            <w:rPr>
              <w:noProof/>
              <w:lang w:val="en-CA" w:eastAsia="en-CA"/>
            </w:rPr>
          </w:rPrChange>
        </w:rPr>
      </w:pPr>
      <w:r w:rsidRPr="00BF2A41">
        <w:rPr>
          <w:lang w:val="fr-CA"/>
          <w:rPrChange w:id="3586" w:author="Boisvert, Eric" w:date="2016-03-29T08:30:00Z">
            <w:rPr/>
          </w:rPrChange>
        </w:rPr>
        <w:t xml:space="preserve">Figure </w:t>
      </w:r>
      <w:r>
        <w:fldChar w:fldCharType="begin"/>
      </w:r>
      <w:r w:rsidRPr="00BF2A41">
        <w:rPr>
          <w:lang w:val="fr-CA"/>
          <w:rPrChange w:id="3587" w:author="Boisvert, Eric" w:date="2016-03-29T08:30:00Z">
            <w:rPr/>
          </w:rPrChange>
        </w:rPr>
        <w:instrText xml:space="preserve"> SEQ Figure \* ARABIC </w:instrText>
      </w:r>
      <w:r>
        <w:fldChar w:fldCharType="separate"/>
      </w:r>
      <w:ins w:id="3588" w:author="Eric Boisvert" w:date="2016-04-03T12:16:00Z">
        <w:r w:rsidR="00652185">
          <w:rPr>
            <w:noProof/>
            <w:lang w:val="fr-CA"/>
          </w:rPr>
          <w:t>46</w:t>
        </w:r>
      </w:ins>
      <w:ins w:id="3589" w:author="Boisvert, Eric" w:date="2016-04-01T13:15:00Z">
        <w:del w:id="3590" w:author="Eric Boisvert" w:date="2016-04-02T15:34:00Z">
          <w:r w:rsidR="008D755A" w:rsidDel="004F09EE">
            <w:rPr>
              <w:noProof/>
              <w:lang w:val="fr-CA"/>
            </w:rPr>
            <w:delText>45</w:delText>
          </w:r>
        </w:del>
      </w:ins>
      <w:del w:id="3591" w:author="Eric Boisvert" w:date="2016-04-02T15:34:00Z">
        <w:r w:rsidR="0085617E" w:rsidRPr="00BF2A41" w:rsidDel="004F09EE">
          <w:rPr>
            <w:noProof/>
            <w:lang w:val="fr-CA"/>
            <w:rPrChange w:id="3592" w:author="Boisvert, Eric" w:date="2016-03-29T08:30:00Z">
              <w:rPr>
                <w:noProof/>
              </w:rPr>
            </w:rPrChange>
          </w:rPr>
          <w:delText>46</w:delText>
        </w:r>
      </w:del>
      <w:r>
        <w:fldChar w:fldCharType="end"/>
      </w:r>
      <w:r w:rsidRPr="00BF2A41">
        <w:rPr>
          <w:lang w:val="fr-CA"/>
          <w:rPrChange w:id="3593" w:author="Boisvert, Eric" w:date="2016-03-29T08:30:00Z">
            <w:rPr/>
          </w:rPrChange>
        </w:rPr>
        <w:t xml:space="preserve"> Alteration description context diagram</w:t>
      </w:r>
      <w:ins w:id="3594" w:author="Boisvert, Eric" w:date="2016-03-29T08:48:00Z">
        <w:r w:rsidR="00853941">
          <w:rPr>
            <w:lang w:val="fr-CA"/>
          </w:rPr>
          <w:t>.</w:t>
        </w:r>
      </w:ins>
    </w:p>
    <w:p w14:paraId="2230D1EF" w14:textId="5C64585A" w:rsidR="0043586C" w:rsidRDefault="001A7658" w:rsidP="00D20646">
      <w:pPr>
        <w:keepNext/>
      </w:pPr>
      <w:r>
        <w:lastRenderedPageBreak/>
        <w:pict w14:anchorId="42D9FBAE">
          <v:shape id="_x0000_i1073" type="#_x0000_t75" style="width:431.3pt;height:281pt">
            <v:imagedata r:id="rId64"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595" w:author="Eric Boisvert" w:date="2016-04-03T12:16:00Z">
        <w:r w:rsidR="00652185">
          <w:rPr>
            <w:noProof/>
          </w:rPr>
          <w:t>47</w:t>
        </w:r>
      </w:ins>
      <w:ins w:id="3596" w:author="Boisvert, Eric" w:date="2016-04-01T13:15:00Z">
        <w:del w:id="3597" w:author="Eric Boisvert" w:date="2016-04-02T15:34:00Z">
          <w:r w:rsidR="008D755A" w:rsidDel="004F09EE">
            <w:rPr>
              <w:noProof/>
            </w:rPr>
            <w:delText>46</w:delText>
          </w:r>
        </w:del>
      </w:ins>
      <w:del w:id="3598" w:author="Eric Boisvert" w:date="2016-04-02T15:34:00Z">
        <w:r w:rsidR="0085617E" w:rsidDel="004F09EE">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44FC14C1"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ins w:id="3599" w:author="Boisvert, Eric" w:date="2016-03-29T08:48:00Z">
        <w:r w:rsidR="00CB122C">
          <w:t>.</w:t>
        </w:r>
      </w:ins>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15B51292"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ins w:id="3600" w:author="Boisvert, Eric" w:date="2016-03-29T08:48:00Z">
        <w:r w:rsidR="00CB122C">
          <w:t>.</w:t>
        </w:r>
      </w:ins>
    </w:p>
    <w:p w14:paraId="3BB9444D" w14:textId="12CB8A5A" w:rsidR="00AE357E" w:rsidRDefault="0016580A" w:rsidP="00D20646">
      <w:pPr>
        <w:pStyle w:val="Heading5"/>
        <w:rPr>
          <w:lang w:val="en-CA"/>
        </w:rPr>
      </w:pPr>
      <w:bookmarkStart w:id="3601" w:name="BKM_8201810A_8593_4A0C_A4FE_B4A134FDF11D"/>
      <w:bookmarkEnd w:id="3601"/>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602" w:name="BKM_7C508FBF_33D9_484F_911B_6377C69AD667"/>
      <w:bookmarkStart w:id="3603" w:name="BKM_ED5D19E5_9BBB_4493_91D3_D708625FA37A"/>
      <w:bookmarkStart w:id="3604" w:name="BKM_E45C3931_F3F9_4BB2_B916_F57604E1D027"/>
      <w:bookmarkStart w:id="3605" w:name="BKM_26449531_DA00_4286_BEAD_53641C8C6B18"/>
      <w:bookmarkEnd w:id="3602"/>
      <w:bookmarkEnd w:id="3603"/>
      <w:bookmarkEnd w:id="3604"/>
      <w:bookmarkEnd w:id="3605"/>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1A7658" w:rsidP="00604E1E">
      <w:pPr>
        <w:keepNext/>
      </w:pPr>
      <w:r>
        <w:rPr>
          <w:noProof/>
          <w:lang w:val="en-CA" w:eastAsia="en-CA"/>
        </w:rPr>
        <w:pict w14:anchorId="30B53D03">
          <v:shape id="_x0000_i1074" type="#_x0000_t75" style="width:367.7pt;height:239.75pt;visibility:visible;mso-wrap-style:square">
            <v:imagedata r:id="rId65" o:title=""/>
          </v:shape>
        </w:pict>
      </w:r>
    </w:p>
    <w:p w14:paraId="63C3EBAA" w14:textId="5E963870"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606" w:author="Eric Boisvert" w:date="2016-04-03T12:16:00Z">
        <w:r w:rsidR="00652185">
          <w:rPr>
            <w:noProof/>
          </w:rPr>
          <w:t>48</w:t>
        </w:r>
      </w:ins>
      <w:ins w:id="3607" w:author="Boisvert, Eric" w:date="2016-04-01T13:15:00Z">
        <w:del w:id="3608" w:author="Eric Boisvert" w:date="2016-04-02T15:34:00Z">
          <w:r w:rsidR="008D755A" w:rsidDel="004F09EE">
            <w:rPr>
              <w:noProof/>
            </w:rPr>
            <w:delText>47</w:delText>
          </w:r>
        </w:del>
      </w:ins>
      <w:del w:id="3609" w:author="Eric Boisvert" w:date="2016-04-02T15:34:00Z">
        <w:r w:rsidR="0085617E" w:rsidDel="004F09EE">
          <w:rPr>
            <w:noProof/>
          </w:rPr>
          <w:delText>48</w:delText>
        </w:r>
      </w:del>
      <w:r w:rsidR="00673E83">
        <w:rPr>
          <w:noProof/>
        </w:rPr>
        <w:fldChar w:fldCharType="end"/>
      </w:r>
      <w:r>
        <w:t>: Chemical composition</w:t>
      </w:r>
      <w:ins w:id="3610" w:author="Boisvert, Eric" w:date="2016-03-29T08:48:00Z">
        <w:r w:rsidR="00CB122C">
          <w:t xml:space="preserve"> context diagram.</w:t>
        </w:r>
      </w:ins>
    </w:p>
    <w:p w14:paraId="6EB7E3F8" w14:textId="3222DDB4" w:rsidR="00604E1E" w:rsidRDefault="00BF4178" w:rsidP="00D20646">
      <w:pPr>
        <w:pStyle w:val="Heading5"/>
        <w:rPr>
          <w:lang w:val="en-CA"/>
        </w:rPr>
      </w:pPr>
      <w:bookmarkStart w:id="3611" w:name="BKM_D4FBCA43_958A_4AEF_8332_5F96792672DF"/>
      <w:bookmarkEnd w:id="3611"/>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ins w:id="3612" w:author="Boisvert, Eric" w:date="2016-03-29T08:48:00Z">
        <w:r w:rsidR="00CB122C">
          <w:rPr>
            <w:lang w:val="en-CA"/>
          </w:rPr>
          <w:t>.</w:t>
        </w:r>
      </w:ins>
    </w:p>
    <w:p w14:paraId="6A6F8840" w14:textId="77777777" w:rsidR="00AE357E" w:rsidRDefault="00AE357E" w:rsidP="00AE357E">
      <w:bookmarkStart w:id="3613" w:name="BKM_7DA6E39E_93F3_43B7_9C51_9F05A691932A"/>
      <w:bookmarkEnd w:id="3613"/>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1A7658" w:rsidP="00604E1E">
      <w:pPr>
        <w:keepNext/>
      </w:pPr>
      <w:r>
        <w:rPr>
          <w:noProof/>
          <w:lang w:val="en-CA" w:eastAsia="en-CA"/>
        </w:rPr>
        <w:pict w14:anchorId="28B167D3">
          <v:shape id="_x0000_i1075" type="#_x0000_t75" style="width:6in;height:382.35pt;visibility:visible;mso-wrap-style:square">
            <v:imagedata r:id="rId66" o:title=""/>
          </v:shape>
        </w:pict>
      </w:r>
    </w:p>
    <w:p w14:paraId="34F96725" w14:textId="55AAF526"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614" w:author="Eric Boisvert" w:date="2016-04-03T12:16:00Z">
        <w:r w:rsidR="00652185">
          <w:rPr>
            <w:noProof/>
          </w:rPr>
          <w:t>49</w:t>
        </w:r>
      </w:ins>
      <w:ins w:id="3615" w:author="Boisvert, Eric" w:date="2016-04-01T13:15:00Z">
        <w:del w:id="3616" w:author="Eric Boisvert" w:date="2016-04-02T15:34:00Z">
          <w:r w:rsidR="008D755A" w:rsidDel="004F09EE">
            <w:rPr>
              <w:noProof/>
            </w:rPr>
            <w:delText>48</w:delText>
          </w:r>
        </w:del>
      </w:ins>
      <w:del w:id="3617" w:author="Eric Boisvert" w:date="2016-04-02T15:34:00Z">
        <w:r w:rsidR="0085617E" w:rsidDel="004F09EE">
          <w:rPr>
            <w:noProof/>
          </w:rPr>
          <w:delText>49</w:delText>
        </w:r>
      </w:del>
      <w:r w:rsidR="00673E83">
        <w:rPr>
          <w:noProof/>
        </w:rPr>
        <w:fldChar w:fldCharType="end"/>
      </w:r>
      <w:r>
        <w:t>: Compound material description</w:t>
      </w:r>
      <w:ins w:id="3618" w:author="Boisvert, Eric" w:date="2016-03-29T08:49:00Z">
        <w:r w:rsidR="00CB122C">
          <w:t xml:space="preserve"> context diagram.</w:t>
        </w:r>
      </w:ins>
    </w:p>
    <w:p w14:paraId="1817E2F9" w14:textId="12994A65" w:rsidR="00604E1E" w:rsidRDefault="00224DF5" w:rsidP="00D20646">
      <w:pPr>
        <w:pStyle w:val="Heading5"/>
        <w:rPr>
          <w:lang w:val="en-CA"/>
        </w:rPr>
      </w:pPr>
      <w:bookmarkStart w:id="3619" w:name="BKM_0126A46B_77F6_4F3D_8366_99D7292A119E"/>
      <w:bookmarkEnd w:id="3619"/>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620" w:name="BKM_68F68CA6_F7FB_411D_8560_851B7315C00E"/>
      <w:bookmarkStart w:id="3621" w:name="BKM_F5243BEF_0ABC_4433_AFCB_2FCD01906472"/>
      <w:bookmarkEnd w:id="3620"/>
      <w:bookmarkEnd w:id="3621"/>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1A7658" w:rsidP="00D20646">
      <w:pPr>
        <w:keepNext/>
      </w:pPr>
      <w:r>
        <w:rPr>
          <w:noProof/>
          <w:lang w:val="en-CA" w:eastAsia="en-CA"/>
        </w:rPr>
        <w:lastRenderedPageBreak/>
        <w:pict w14:anchorId="7928CF19">
          <v:shape id="_x0000_i1076" type="#_x0000_t75" style="width:190.85pt;height:317.35pt;visibility:visible;mso-wrap-style:square">
            <v:imagedata r:id="rId67"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622" w:author="Eric Boisvert" w:date="2016-04-03T12:16:00Z">
        <w:r w:rsidR="00652185">
          <w:rPr>
            <w:noProof/>
          </w:rPr>
          <w:t>50</w:t>
        </w:r>
      </w:ins>
      <w:ins w:id="3623" w:author="Boisvert, Eric" w:date="2016-04-01T13:15:00Z">
        <w:del w:id="3624" w:author="Eric Boisvert" w:date="2016-04-02T15:34:00Z">
          <w:r w:rsidR="008D755A" w:rsidDel="004F09EE">
            <w:rPr>
              <w:noProof/>
            </w:rPr>
            <w:delText>49</w:delText>
          </w:r>
        </w:del>
      </w:ins>
      <w:del w:id="3625" w:author="Eric Boisvert" w:date="2016-04-02T15:34:00Z">
        <w:r w:rsidR="0085617E" w:rsidDel="004F09EE">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626" w:author="Eric Boisvert" w:date="2016-03-25T12:33:00Z">
          <w:pPr/>
        </w:pPrChange>
      </w:pPr>
      <w:r w:rsidRPr="004B1BCF">
        <w:t>particleType</w:t>
      </w:r>
    </w:p>
    <w:p w14:paraId="5796C57D" w14:textId="77777777" w:rsidR="00E105E6" w:rsidRDefault="00E105E6">
      <w:pPr>
        <w:rPr>
          <w:ins w:id="3627" w:author="Eric Boisvert" w:date="2016-03-25T12:34:00Z"/>
        </w:rPr>
        <w:pPrChange w:id="3628" w:author="Eric Boisvert" w:date="2016-03-25T12:33:00Z">
          <w:pPr>
            <w:pStyle w:val="Heading5"/>
          </w:pPr>
        </w:pPrChange>
      </w:pPr>
    </w:p>
    <w:p w14:paraId="5E59B820" w14:textId="0033412A" w:rsidR="0032727A" w:rsidDel="00E105E6" w:rsidRDefault="004B1BCF" w:rsidP="00E105E6">
      <w:pPr>
        <w:rPr>
          <w:del w:id="3629"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630" w:author="Boisvert, Eric" w:date="2016-03-30T07:55:00Z">
        <w:r w:rsidR="004D2792">
          <w:t>s</w:t>
        </w:r>
      </w:ins>
      <w:del w:id="3631"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632" w:author="Boisvert, Eric" w:date="2016-03-29T08:49:00Z">
        <w:r w:rsidR="00CB122C">
          <w:t>.</w:t>
        </w:r>
      </w:ins>
    </w:p>
    <w:p w14:paraId="4C292BE9" w14:textId="6FA033EE" w:rsidR="0032727A" w:rsidRPr="0032727A" w:rsidRDefault="00E105E6">
      <w:pPr>
        <w:pStyle w:val="Heading5"/>
        <w:pPrChange w:id="3633" w:author="Eric Boisvert" w:date="2016-03-25T12:33:00Z">
          <w:pPr/>
        </w:pPrChange>
      </w:pPr>
      <w:ins w:id="3634" w:author="Eric Boisvert" w:date="2016-03-25T12:33:00Z">
        <w:r>
          <w:t>aspectRatio</w:t>
        </w:r>
      </w:ins>
    </w:p>
    <w:p w14:paraId="6FF52C91" w14:textId="77777777" w:rsidR="00E105E6" w:rsidRDefault="00E105E6" w:rsidP="004B1BCF">
      <w:pPr>
        <w:rPr>
          <w:ins w:id="3635" w:author="Eric Boisvert" w:date="2016-03-25T12:34:00Z"/>
        </w:rPr>
      </w:pPr>
    </w:p>
    <w:p w14:paraId="6E5DDB30" w14:textId="44F93AA9" w:rsidR="0032727A" w:rsidRDefault="0032727A" w:rsidP="004B1BCF">
      <w:r>
        <w:t>The aspectRatio property (</w:t>
      </w:r>
      <w:del w:id="3636" w:author="Boisvert, Eric" w:date="2016-03-30T07:55:00Z">
        <w:r w:rsidDel="0057428A">
          <w:delText>swe</w:delText>
        </w:r>
      </w:del>
      <w:ins w:id="3637"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ins w:id="3638" w:author="Boisvert, Eric" w:date="2016-03-29T08:49:00Z">
        <w:r w:rsidR="00CB122C">
          <w:t>.</w:t>
        </w:r>
      </w:ins>
    </w:p>
    <w:p w14:paraId="578F6A22" w14:textId="480E655F" w:rsidR="0032727A" w:rsidRDefault="0032727A" w:rsidP="00D20646">
      <w:pPr>
        <w:pStyle w:val="Heading5"/>
      </w:pPr>
      <w:commentRangeStart w:id="3639"/>
      <w:r>
        <w:t>s</w:t>
      </w:r>
      <w:r w:rsidRPr="0032727A">
        <w:t>hape</w:t>
      </w:r>
      <w:commentRangeEnd w:id="3639"/>
      <w:r>
        <w:rPr>
          <w:rStyle w:val="CommentReference"/>
          <w:b w:val="0"/>
          <w:bCs w:val="0"/>
          <w:i w:val="0"/>
          <w:iCs w:val="0"/>
        </w:rPr>
        <w:commentReference w:id="3639"/>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640" w:author="Boisvert, Eric" w:date="2016-03-30T07:57:00Z">
        <w:r w:rsidR="0057428A">
          <w:t>SWE</w:t>
        </w:r>
      </w:ins>
      <w:del w:id="3641" w:author="Boisvert, Eric" w:date="2016-03-30T07:57:00Z">
        <w:r w:rsidDel="0057428A">
          <w:delText>swe</w:delText>
        </w:r>
      </w:del>
      <w:r>
        <w:t>:Category)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ins w:id="3642"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1CB98EB1" w:rsidR="0032727A" w:rsidRDefault="0032727A" w:rsidP="004B1BCF">
      <w:pPr>
        <w:rPr>
          <w:ins w:id="3643" w:author="Eric Boisvert" w:date="2016-04-03T10:39:00Z"/>
        </w:rPr>
      </w:pPr>
      <w:r>
        <w:t>The terms</w:t>
      </w:r>
      <w:r w:rsidRPr="0032727A">
        <w:t xml:space="preserve"> </w:t>
      </w:r>
      <w:r>
        <w:t>shall</w:t>
      </w:r>
      <w:r w:rsidRPr="0032727A">
        <w:t xml:space="preserve"> </w:t>
      </w:r>
      <w:ins w:id="3644" w:author="Eric Boisvert" w:date="2016-04-03T10:39:00Z">
        <w:r w:rsidR="003F0D05">
          <w:t xml:space="preserve">be a term from a controlled vocabulary and </w:t>
        </w:r>
      </w:ins>
      <w:r w:rsidRPr="0032727A">
        <w:t>be appropriate for the kind of compound material (eg: for crystalline rocks- euhedral, ideoblastic, subhedral, anhedral, xenoblastic; for sedimentary rocks - angular, rounded)</w:t>
      </w:r>
      <w:ins w:id="3645" w:author="Boisvert, Eric" w:date="2016-03-29T08:49:00Z">
        <w:r w:rsidR="00CB122C">
          <w:t>.</w:t>
        </w:r>
      </w:ins>
    </w:p>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46"/>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646"/>
      <w:r>
        <w:rPr>
          <w:rStyle w:val="CommentReference"/>
        </w:rPr>
        <w:commentReference w:id="3646"/>
      </w:r>
      <w:ins w:id="3647" w:author="Boisvert, Eric" w:date="2016-03-29T08:49:00Z">
        <w:r w:rsidR="00CB122C">
          <w:t>.</w:t>
        </w:r>
      </w:ins>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3648"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2A69335C" w:rsidR="003B691E" w:rsidRDefault="003B691E">
      <w:r>
        <w:t xml:space="preserve">The sourceOrganism property shall be an association between a ParticleGeometryDescription and an </w:t>
      </w:r>
      <w:r w:rsidRPr="003B691E">
        <w:t xml:space="preserve">Organism that </w:t>
      </w:r>
      <w:del w:id="3649" w:author="Boisvert, Eric" w:date="2016-03-30T09:37:00Z">
        <w:r w:rsidRPr="003B691E" w:rsidDel="00AC23CF">
          <w:delText xml:space="preserve">are </w:delText>
        </w:r>
      </w:del>
      <w:ins w:id="3650" w:author="Boisvert, Eric" w:date="2016-03-30T09:37:00Z">
        <w:r w:rsidR="00AC23CF">
          <w:t>is</w:t>
        </w:r>
        <w:r w:rsidR="00AC23CF" w:rsidRPr="003B691E">
          <w:t xml:space="preserve"> </w:t>
        </w:r>
      </w:ins>
      <w:r w:rsidRPr="003B691E">
        <w:t>the source of the particles (sponge spicules, bivalvia shells, etc</w:t>
      </w:r>
      <w:del w:id="3651" w:author="Boisvert, Eric" w:date="2016-03-29T08:49:00Z">
        <w:r w:rsidRPr="003B691E" w:rsidDel="00CB122C">
          <w:delText>.</w:delText>
        </w:r>
      </w:del>
      <w:r w:rsidRPr="003B691E">
        <w:t>)</w:t>
      </w:r>
      <w:ins w:id="3652" w:author="Boisvert, Eric" w:date="2016-03-29T08:49:00Z">
        <w:r w:rsidR="00CB122C">
          <w:t>.</w:t>
        </w:r>
      </w:ins>
    </w:p>
    <w:p w14:paraId="0949F96F" w14:textId="7FD35FD5" w:rsidR="00604E1E" w:rsidRDefault="00E66A9E" w:rsidP="00E66A9E">
      <w:pPr>
        <w:pStyle w:val="Heading4"/>
      </w:pPr>
      <w:bookmarkStart w:id="3653" w:name="BKM_D2D5D1B2_3FF4_4650_95E3_DA08EE4A7DFF"/>
      <w:bookmarkStart w:id="3654" w:name="BKM_7D2E3FD4_C90D_40DB_8BA1_3E5458C981C0"/>
      <w:bookmarkStart w:id="3655" w:name="BKM_13EF909A_AB70_4901_8CA1_C3BA3F992378"/>
      <w:bookmarkStart w:id="3656" w:name="BKM_A7128990_6B6B_49DD_9D88_9E8D7207A879"/>
      <w:bookmarkStart w:id="3657" w:name="BKM_92F07FBA_BBCD_4C39_9112_B2569C6076C8"/>
      <w:bookmarkStart w:id="3658" w:name="BKM_02F24C6F_6A70_4304_88F6_978891E8D391"/>
      <w:bookmarkEnd w:id="3653"/>
      <w:bookmarkEnd w:id="3654"/>
      <w:bookmarkEnd w:id="3655"/>
      <w:bookmarkEnd w:id="3656"/>
      <w:bookmarkEnd w:id="3657"/>
      <w:bookmarkEnd w:id="3658"/>
      <w:r w:rsidRPr="00E66A9E">
        <w:t>ConstituentPart</w:t>
      </w:r>
    </w:p>
    <w:p w14:paraId="6B1069C9" w14:textId="77777777" w:rsidR="00E66A9E" w:rsidRDefault="00E66A9E" w:rsidP="00AE357E"/>
    <w:p w14:paraId="58AC1117" w14:textId="12B8F704" w:rsidR="00E66A9E" w:rsidRDefault="00E66A9E" w:rsidP="00E66A9E">
      <w:r>
        <w:lastRenderedPageBreak/>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659" w:name="BKM_D2385579_8CEC_41FC_ACD0_1242C0AEF96E"/>
      <w:bookmarkEnd w:id="3659"/>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660"/>
      <w:r>
        <w:rPr>
          <w:lang w:val="en-CA"/>
        </w:rPr>
        <w:t>(</w:t>
      </w:r>
      <w:ins w:id="3661" w:author="Boisvert, Eric" w:date="2016-03-30T09:39:00Z">
        <w:r w:rsidR="00AC23CF">
          <w:rPr>
            <w:lang w:val="en-CA"/>
          </w:rPr>
          <w:t xml:space="preserve">“groundmass” is </w:t>
        </w:r>
      </w:ins>
      <w:r>
        <w:rPr>
          <w:lang w:val="en-CA"/>
        </w:rPr>
        <w:t>a ConstituentPart</w:t>
      </w:r>
      <w:del w:id="3662" w:author="Boisvert, Eric" w:date="2016-03-30T09:42:00Z">
        <w:r w:rsidDel="00AC23CF">
          <w:rPr>
            <w:lang w:val="en-CA"/>
          </w:rPr>
          <w:delText>.</w:delText>
        </w:r>
      </w:del>
      <w:ins w:id="3663" w:author="Boisvert, Eric" w:date="2016-03-30T09:42:00Z">
        <w:r w:rsidR="00AC23CF">
          <w:rPr>
            <w:lang w:val="en-CA"/>
          </w:rPr>
          <w:t>::</w:t>
        </w:r>
      </w:ins>
      <w:r w:rsidRPr="00D16D48">
        <w:rPr>
          <w:lang w:val="en-CA"/>
        </w:rPr>
        <w:t>role) and as p</w:t>
      </w:r>
      <w:r>
        <w:rPr>
          <w:lang w:val="en-CA"/>
        </w:rPr>
        <w:t xml:space="preserve">henocrysts </w:t>
      </w:r>
      <w:ins w:id="3664" w:author="Boisvert, Eric" w:date="2016-03-30T09:42:00Z">
        <w:r w:rsidR="00AC23CF">
          <w:rPr>
            <w:lang w:val="en-CA"/>
          </w:rPr>
          <w:t>(“phenocryst” is another</w:t>
        </w:r>
      </w:ins>
      <w:del w:id="3665" w:author="Boisvert, Eric" w:date="2016-03-30T09:42:00Z">
        <w:r w:rsidDel="00AC23CF">
          <w:rPr>
            <w:lang w:val="en-CA"/>
          </w:rPr>
          <w:delText>(a</w:delText>
        </w:r>
      </w:del>
      <w:r>
        <w:rPr>
          <w:lang w:val="en-CA"/>
        </w:rPr>
        <w:t xml:space="preserve"> ConstituentPart</w:t>
      </w:r>
      <w:ins w:id="3666" w:author="Boisvert, Eric" w:date="2016-03-30T09:42:00Z">
        <w:r w:rsidR="00AC23CF">
          <w:rPr>
            <w:lang w:val="en-CA"/>
          </w:rPr>
          <w:t>::</w:t>
        </w:r>
      </w:ins>
      <w:del w:id="3667" w:author="Boisvert, Eric" w:date="2016-03-30T09:42:00Z">
        <w:r w:rsidDel="00AC23CF">
          <w:rPr>
            <w:lang w:val="en-CA"/>
          </w:rPr>
          <w:delText>.</w:delText>
        </w:r>
      </w:del>
      <w:r w:rsidRPr="00D16D48">
        <w:rPr>
          <w:lang w:val="en-CA"/>
        </w:rPr>
        <w:t>role) within a single igneous rock.</w:t>
      </w:r>
      <w:commentRangeEnd w:id="3660"/>
      <w:r>
        <w:rPr>
          <w:rStyle w:val="CommentReference"/>
        </w:rPr>
        <w:commentReference w:id="3660"/>
      </w:r>
    </w:p>
    <w:p w14:paraId="69BC0A63" w14:textId="077D30AD" w:rsidR="00D16D48" w:rsidRDefault="00AC23CF" w:rsidP="00D20646">
      <w:pPr>
        <w:pStyle w:val="Heading5"/>
        <w:rPr>
          <w:lang w:val="en-CA"/>
        </w:rPr>
      </w:pPr>
      <w:ins w:id="3668" w:author="Boisvert, Eric" w:date="2016-03-30T09:42:00Z">
        <w:r>
          <w:rPr>
            <w:lang w:val="en-CA"/>
          </w:rPr>
          <w:t>p</w:t>
        </w:r>
      </w:ins>
      <w:del w:id="3669"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Heading5"/>
        <w:rPr>
          <w:lang w:val="en-CA"/>
        </w:rPr>
        <w:pPrChange w:id="3670" w:author="Boisvert, Eric" w:date="2016-03-29T08:50:00Z">
          <w:pPr/>
        </w:pPrChange>
      </w:pPr>
      <w:r w:rsidRPr="00D16D48">
        <w:rPr>
          <w:lang w:val="en-CA"/>
        </w:rPr>
        <w:t>constituentMaterial</w:t>
      </w:r>
    </w:p>
    <w:p w14:paraId="3156E009" w14:textId="77777777" w:rsidR="00CB122C" w:rsidRDefault="00CB122C" w:rsidP="00D20646">
      <w:pPr>
        <w:rPr>
          <w:ins w:id="3671"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672" w:name="BKM_C5A88E79_2FB3_4893_8914_60419C00F2D2"/>
      <w:bookmarkStart w:id="3673" w:name="BKM_A4F3FCE3_772C_4588_A2A4_96535416D1B6"/>
      <w:bookmarkEnd w:id="3672"/>
      <w:bookmarkEnd w:id="3673"/>
    </w:p>
    <w:p w14:paraId="2343428C" w14:textId="59DBA3B7" w:rsidR="008E4068" w:rsidRDefault="003A479F" w:rsidP="003A479F">
      <w:pPr>
        <w:pStyle w:val="Heading4"/>
      </w:pPr>
      <w:r>
        <w:t>Fabric Description</w:t>
      </w:r>
    </w:p>
    <w:p w14:paraId="683123E5" w14:textId="77777777" w:rsidR="003A479F" w:rsidRDefault="003A479F" w:rsidP="003A479F"/>
    <w:p w14:paraId="20F0A6D9" w14:textId="1F0EFC8F" w:rsidR="003A479F" w:rsidRDefault="003A479F" w:rsidP="003A479F">
      <w:r>
        <w:t xml:space="preserve">The FabricDescription </w:t>
      </w:r>
      <w:del w:id="3674" w:author="Boisvert, Eric" w:date="2016-03-30T09:51:00Z">
        <w:r w:rsidDel="00656751">
          <w:delText xml:space="preserve">class </w:delText>
        </w:r>
      </w:del>
      <w:ins w:id="3675"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w:t>
      </w:r>
      <w:r>
        <w:lastRenderedPageBreak/>
        <w:t xml:space="preserve">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676" w:author="Boisvert, Eric" w:date="2016-03-30T09:52:00Z">
        <w:r w:rsidR="00656751">
          <w:t>(</w:t>
        </w:r>
      </w:ins>
      <w:del w:id="3677" w:author="Boisvert, Eric" w:date="2016-03-30T09:52:00Z">
        <w:r w:rsidDel="00656751">
          <w:delText>[</w:delText>
        </w:r>
      </w:del>
      <w:r>
        <w:t>Passchier and Trouw, 1998</w:t>
      </w:r>
      <w:ins w:id="3678" w:author="Boisvert, Eric" w:date="2016-03-30T09:52:00Z">
        <w:r w:rsidR="00656751">
          <w:t>)</w:t>
        </w:r>
      </w:ins>
      <w:del w:id="3679"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680" w:author="Eric Boisvert" w:date="2016-01-14T17:20:00Z">
        <w:r w:rsidR="004A04F6">
          <w:t>p</w:t>
        </w:r>
      </w:ins>
      <w:del w:id="3681" w:author="Eric Boisvert" w:date="2016-01-14T17:20:00Z">
        <w:r w:rsidDel="004A04F6">
          <w:delText>P</w:delText>
        </w:r>
      </w:del>
      <w:r>
        <w:t xml:space="preserve">article </w:t>
      </w:r>
      <w:ins w:id="3682" w:author="Eric Boisvert" w:date="2016-01-14T17:20:00Z">
        <w:r w:rsidR="004A04F6">
          <w:t>g</w:t>
        </w:r>
      </w:ins>
      <w:del w:id="3683"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1A7658" w:rsidP="003A479F">
      <w:pPr>
        <w:keepNext/>
      </w:pPr>
      <w:r>
        <w:rPr>
          <w:noProof/>
          <w:lang w:val="en-CA" w:eastAsia="en-CA"/>
        </w:rPr>
        <w:pict w14:anchorId="06368E1E">
          <v:shape id="_x0000_i1077" type="#_x0000_t75" style="width:320.15pt;height:242.55pt;visibility:visible;mso-wrap-style:square">
            <v:imagedata r:id="rId68" o:title=""/>
          </v:shape>
        </w:pict>
      </w:r>
    </w:p>
    <w:p w14:paraId="13AEE541" w14:textId="6CDD8731" w:rsidR="003A479F" w:rsidRPr="00CB122C" w:rsidRDefault="003A479F" w:rsidP="003A479F">
      <w:pPr>
        <w:pStyle w:val="Caption"/>
        <w:rPr>
          <w:lang w:val="fr-CA"/>
          <w:rPrChange w:id="3684" w:author="Boisvert, Eric" w:date="2016-03-29T08:50:00Z">
            <w:rPr/>
          </w:rPrChange>
        </w:rPr>
      </w:pPr>
      <w:r w:rsidRPr="00CB122C">
        <w:rPr>
          <w:lang w:val="fr-CA"/>
          <w:rPrChange w:id="3685" w:author="Boisvert, Eric" w:date="2016-03-29T08:50:00Z">
            <w:rPr/>
          </w:rPrChange>
        </w:rPr>
        <w:t xml:space="preserve">Figure </w:t>
      </w:r>
      <w:r w:rsidR="00673E83">
        <w:fldChar w:fldCharType="begin"/>
      </w:r>
      <w:r w:rsidR="00673E83" w:rsidRPr="00CB122C">
        <w:rPr>
          <w:lang w:val="fr-CA"/>
          <w:rPrChange w:id="3686" w:author="Boisvert, Eric" w:date="2016-03-29T08:50:00Z">
            <w:rPr/>
          </w:rPrChange>
        </w:rPr>
        <w:instrText xml:space="preserve"> SEQ Figure \* ARABIC </w:instrText>
      </w:r>
      <w:r w:rsidR="00673E83">
        <w:fldChar w:fldCharType="separate"/>
      </w:r>
      <w:ins w:id="3687" w:author="Eric Boisvert" w:date="2016-04-03T12:16:00Z">
        <w:r w:rsidR="00652185">
          <w:rPr>
            <w:noProof/>
            <w:lang w:val="fr-CA"/>
          </w:rPr>
          <w:t>51</w:t>
        </w:r>
      </w:ins>
      <w:ins w:id="3688" w:author="Boisvert, Eric" w:date="2016-04-01T13:15:00Z">
        <w:del w:id="3689" w:author="Eric Boisvert" w:date="2016-04-02T15:34:00Z">
          <w:r w:rsidR="008D755A" w:rsidDel="004F09EE">
            <w:rPr>
              <w:noProof/>
              <w:lang w:val="fr-CA"/>
            </w:rPr>
            <w:delText>50</w:delText>
          </w:r>
        </w:del>
      </w:ins>
      <w:del w:id="3690" w:author="Eric Boisvert" w:date="2016-04-02T15:34:00Z">
        <w:r w:rsidR="0085617E" w:rsidRPr="00CB122C" w:rsidDel="004F09EE">
          <w:rPr>
            <w:noProof/>
            <w:lang w:val="fr-CA"/>
            <w:rPrChange w:id="3691" w:author="Boisvert, Eric" w:date="2016-03-29T08:50:00Z">
              <w:rPr>
                <w:noProof/>
              </w:rPr>
            </w:rPrChange>
          </w:rPr>
          <w:delText>51</w:delText>
        </w:r>
      </w:del>
      <w:r w:rsidR="00673E83">
        <w:rPr>
          <w:noProof/>
        </w:rPr>
        <w:fldChar w:fldCharType="end"/>
      </w:r>
      <w:r w:rsidRPr="00CB122C">
        <w:rPr>
          <w:lang w:val="fr-CA"/>
          <w:rPrChange w:id="3692" w:author="Boisvert, Eric" w:date="2016-03-29T08:50:00Z">
            <w:rPr/>
          </w:rPrChange>
        </w:rPr>
        <w:t>: Fabric description</w:t>
      </w:r>
      <w:ins w:id="3693" w:author="Boisvert, Eric" w:date="2016-03-29T08:50:00Z">
        <w:r w:rsidR="00CB122C" w:rsidRPr="00CB122C">
          <w:rPr>
            <w:lang w:val="fr-CA"/>
            <w:rPrChange w:id="3694" w:author="Boisvert, Eric" w:date="2016-03-29T08:50:00Z">
              <w:rPr/>
            </w:rPrChange>
          </w:rPr>
          <w:t xml:space="preserve"> context diagram.</w:t>
        </w:r>
      </w:ins>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31B779B3"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ins w:id="3695" w:author="Boisvert, Eric" w:date="2016-03-30T09:54:00Z">
        <w:r w:rsidR="00656751">
          <w:t>(</w:t>
        </w:r>
      </w:ins>
      <w:del w:id="3696" w:author="Boisvert, Eric" w:date="2016-03-30T09:54:00Z">
        <w:r w:rsidRPr="004A04F6" w:rsidDel="00656751">
          <w:delText>[</w:delText>
        </w:r>
      </w:del>
      <w:r w:rsidRPr="004A04F6">
        <w:t>Passchier and Trouw, 1998</w:t>
      </w:r>
      <w:ins w:id="3697" w:author="Boisvert, Eric" w:date="2016-03-30T09:54:00Z">
        <w:r w:rsidR="00656751">
          <w:t>)</w:t>
        </w:r>
      </w:ins>
      <w:del w:id="3698"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699" w:name="BKM_CEE739CE_1DAA_46F5_B493_438C458DE763"/>
      <w:bookmarkStart w:id="3700" w:name="BKM_F9869380_E0FA_4E99_89A5_99DF9CC6BB40"/>
      <w:bookmarkEnd w:id="3699"/>
      <w:bookmarkEnd w:id="3700"/>
      <w:r>
        <w:t>Inorganic fluid</w:t>
      </w:r>
    </w:p>
    <w:p w14:paraId="216E48B8" w14:textId="77777777" w:rsidR="00656751" w:rsidRDefault="00656751" w:rsidP="003A479F">
      <w:pPr>
        <w:rPr>
          <w:ins w:id="3701" w:author="Boisvert, Eric" w:date="2016-03-30T09:57:00Z"/>
        </w:rPr>
      </w:pPr>
    </w:p>
    <w:p w14:paraId="47D3B8EF" w14:textId="04DAB997" w:rsidR="003A479F" w:rsidRDefault="003A479F" w:rsidP="003A479F">
      <w:r>
        <w:lastRenderedPageBreak/>
        <w:t>An inorganic</w:t>
      </w:r>
      <w:ins w:id="3702"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703" w:author="Boisvert, Eric" w:date="2016-03-30T10:00:00Z">
        <w:r w:rsidR="00656751">
          <w:t xml:space="preserve"> (examples: water, brine, glass)</w:t>
        </w:r>
      </w:ins>
      <w:r>
        <w:t>.</w:t>
      </w:r>
      <w:del w:id="3704"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705"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1A7658" w:rsidP="003A479F">
      <w:pPr>
        <w:keepNext/>
      </w:pPr>
      <w:r>
        <w:rPr>
          <w:noProof/>
          <w:lang w:val="en-CA" w:eastAsia="en-CA"/>
        </w:rPr>
        <w:pict w14:anchorId="1F88541F">
          <v:shape id="_x0000_i1078" type="#_x0000_t75" style="width:3in;height:253.05pt;visibility:visible;mso-wrap-style:square">
            <v:imagedata r:id="rId69" o:title=""/>
          </v:shape>
        </w:pict>
      </w:r>
    </w:p>
    <w:p w14:paraId="3FD3F38F" w14:textId="09985F69"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706" w:author="Eric Boisvert" w:date="2016-04-03T12:16:00Z">
        <w:r w:rsidR="00652185">
          <w:rPr>
            <w:noProof/>
          </w:rPr>
          <w:t>52</w:t>
        </w:r>
      </w:ins>
      <w:ins w:id="3707" w:author="Boisvert, Eric" w:date="2016-04-01T13:15:00Z">
        <w:del w:id="3708" w:author="Eric Boisvert" w:date="2016-04-02T15:34:00Z">
          <w:r w:rsidR="008D755A" w:rsidDel="004F09EE">
            <w:rPr>
              <w:noProof/>
            </w:rPr>
            <w:delText>51</w:delText>
          </w:r>
        </w:del>
      </w:ins>
      <w:del w:id="3709" w:author="Eric Boisvert" w:date="2016-04-02T15:34:00Z">
        <w:r w:rsidR="0085617E" w:rsidDel="004F09EE">
          <w:rPr>
            <w:noProof/>
          </w:rPr>
          <w:delText>52</w:delText>
        </w:r>
      </w:del>
      <w:r w:rsidR="00673E83">
        <w:rPr>
          <w:noProof/>
        </w:rPr>
        <w:fldChar w:fldCharType="end"/>
      </w:r>
      <w:r>
        <w:t>: Inorganic fluid</w:t>
      </w:r>
      <w:ins w:id="3710" w:author="Boisvert, Eric" w:date="2016-03-29T08:50:00Z">
        <w:r w:rsidR="00CB122C">
          <w:t xml:space="preserve"> context diagram.</w:t>
        </w:r>
      </w:ins>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711" w:author="Boisvert, Eric" w:date="2016-03-30T10:01:00Z">
        <w:r w:rsidR="00FB4793">
          <w:t xml:space="preserve">  A MetamorphicDescription provides a link to the GeologicEven</w:t>
        </w:r>
      </w:ins>
      <w:ins w:id="3712" w:author="Boisvert, Eric" w:date="2016-03-30T10:02:00Z">
        <w:r w:rsidR="00FB4793">
          <w:t xml:space="preserve"> associated to the metamorphic event.</w:t>
        </w:r>
      </w:ins>
    </w:p>
    <w:p w14:paraId="25C51777" w14:textId="1FC7ECE6" w:rsidR="003A479F" w:rsidRDefault="001A7658" w:rsidP="003A479F">
      <w:pPr>
        <w:keepNext/>
      </w:pPr>
      <w:r>
        <w:rPr>
          <w:noProof/>
          <w:lang w:val="en-CA" w:eastAsia="en-CA"/>
        </w:rPr>
        <w:lastRenderedPageBreak/>
        <w:pict w14:anchorId="56A8AB7E">
          <v:shape id="_x0000_i1079" type="#_x0000_t75" style="width:6in;height:457.85pt;visibility:visible;mso-wrap-style:square">
            <v:imagedata r:id="rId70" o:title=""/>
          </v:shape>
        </w:pict>
      </w:r>
    </w:p>
    <w:p w14:paraId="57CFA55C" w14:textId="094A52C8"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713" w:author="Eric Boisvert" w:date="2016-04-03T12:16:00Z">
        <w:r w:rsidR="00652185">
          <w:rPr>
            <w:noProof/>
          </w:rPr>
          <w:t>53</w:t>
        </w:r>
      </w:ins>
      <w:ins w:id="3714" w:author="Boisvert, Eric" w:date="2016-04-01T13:15:00Z">
        <w:del w:id="3715" w:author="Eric Boisvert" w:date="2016-04-02T15:34:00Z">
          <w:r w:rsidR="008D755A" w:rsidDel="004F09EE">
            <w:rPr>
              <w:noProof/>
            </w:rPr>
            <w:delText>52</w:delText>
          </w:r>
        </w:del>
      </w:ins>
      <w:del w:id="3716" w:author="Eric Boisvert" w:date="2016-04-02T15:34:00Z">
        <w:r w:rsidR="0085617E" w:rsidDel="004F09EE">
          <w:rPr>
            <w:noProof/>
          </w:rPr>
          <w:delText>53</w:delText>
        </w:r>
      </w:del>
      <w:r w:rsidR="00673E83">
        <w:rPr>
          <w:noProof/>
        </w:rPr>
        <w:fldChar w:fldCharType="end"/>
      </w:r>
      <w:r>
        <w:t xml:space="preserve">: Metamorphic </w:t>
      </w:r>
      <w:ins w:id="3717" w:author="Boisvert, Eric" w:date="2016-03-29T08:50:00Z">
        <w:r w:rsidR="00CB122C">
          <w:t>d</w:t>
        </w:r>
      </w:ins>
      <w:del w:id="3718" w:author="Boisvert, Eric" w:date="2016-03-29T08:50:00Z">
        <w:r w:rsidDel="00CB122C">
          <w:delText>D</w:delText>
        </w:r>
      </w:del>
      <w:r>
        <w:t>escription</w:t>
      </w:r>
      <w:ins w:id="3719" w:author="Boisvert, Eric" w:date="2016-03-29T08:50:00Z">
        <w:r w:rsidR="00CB122C">
          <w:t xml:space="preserve"> context diagram.</w:t>
        </w:r>
      </w:ins>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50C7EF16" w:rsidR="00B11874" w:rsidRDefault="00B11874" w:rsidP="009021BE">
      <w:r>
        <w:t>The metamorphicFacies property (</w:t>
      </w:r>
      <w:ins w:id="3720" w:author="Boisvert, Eric" w:date="2016-03-30T10:03:00Z">
        <w:r w:rsidR="00FB4793">
          <w:t>SWE</w:t>
        </w:r>
      </w:ins>
      <w:del w:id="3721"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3722" w:author="Boisvert, Eric" w:date="2016-03-30T10:03:00Z">
        <w:r w:rsidR="00FB4793">
          <w:t xml:space="preserve">ressure and </w:t>
        </w:r>
      </w:ins>
      <w:del w:id="3723" w:author="Boisvert, Eric" w:date="2016-03-30T10:03:00Z">
        <w:r w:rsidRPr="00B11874" w:rsidDel="00FB4793">
          <w:delText>-</w:delText>
        </w:r>
      </w:del>
      <w:r w:rsidRPr="00B11874">
        <w:t>T</w:t>
      </w:r>
      <w:ins w:id="3724"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212C02F3" w:rsidR="00F21FA6" w:rsidRDefault="00F21FA6" w:rsidP="00F21FA6">
      <w:r>
        <w:lastRenderedPageBreak/>
        <w:t>The metamorphicGrade property (</w:t>
      </w:r>
      <w:ins w:id="3725" w:author="Boisvert, Eric" w:date="2016-03-30T10:03:00Z">
        <w:r w:rsidR="00FB4793">
          <w:t>SWE</w:t>
        </w:r>
      </w:ins>
      <w:del w:id="3726" w:author="Boisvert, Eric" w:date="2016-03-30T10:03:00Z">
        <w:r w:rsidDel="00FB4793">
          <w:delText>swe</w:delText>
        </w:r>
      </w:del>
      <w:r>
        <w:t>:Category)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727" w:author="Boisvert, Eric" w:date="2016-03-30T10:11:00Z">
        <w:r w:rsidRPr="00F21FA6" w:rsidDel="003607F6">
          <w:delText xml:space="preserve">constituted </w:delText>
        </w:r>
      </w:del>
      <w:ins w:id="3728"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03567802" w:rsidR="009021BE" w:rsidRDefault="00F21FA6" w:rsidP="00D20646">
      <w:pPr>
        <w:rPr>
          <w:lang w:val="en-CA"/>
        </w:rPr>
      </w:pPr>
      <w:bookmarkStart w:id="3729" w:name="BKM_593C69E3_0EC2_4CB1_8B2B_D0FE22B7C017"/>
      <w:bookmarkEnd w:id="3729"/>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730" w:author="Boisvert, Eric" w:date="2016-03-29T08:50:00Z">
        <w:r w:rsidR="00CB122C">
          <w:rPr>
            <w:lang w:val="en-CA"/>
          </w:rPr>
          <w:t>.</w:t>
        </w:r>
      </w:ins>
    </w:p>
    <w:p w14:paraId="579E742D" w14:textId="3E22C134" w:rsidR="009021BE" w:rsidRDefault="00267D2C" w:rsidP="00267D2C">
      <w:pPr>
        <w:pStyle w:val="Heading4"/>
      </w:pPr>
      <w:bookmarkStart w:id="3731" w:name="BKM_0ACE92C1_088C_42CF_93C8_D003E3CC8FC3"/>
      <w:bookmarkStart w:id="3732" w:name="BKM_14E0F14F_4532_4342_B7F1_67313964C676"/>
      <w:bookmarkStart w:id="3733" w:name="BKM_80AE61D4_C509_4CAA_B004_0231DB42B137"/>
      <w:bookmarkStart w:id="3734" w:name="BKM_5F5D6549_09AD_4BCF_806A_9B95D5D4E734"/>
      <w:bookmarkStart w:id="3735" w:name="BKM_80BAF21E_2C4E_40CD_B42E_41BCEA94DECC"/>
      <w:bookmarkEnd w:id="3731"/>
      <w:bookmarkEnd w:id="3732"/>
      <w:bookmarkEnd w:id="3733"/>
      <w:bookmarkEnd w:id="3734"/>
      <w:bookmarkEnd w:id="3735"/>
      <w:r>
        <w:t>OrganicMaterial</w:t>
      </w:r>
    </w:p>
    <w:p w14:paraId="50ADFF2A" w14:textId="77777777" w:rsidR="00267D2C" w:rsidRDefault="00267D2C" w:rsidP="009021BE"/>
    <w:p w14:paraId="1370954B" w14:textId="5839CD93" w:rsidR="00267D2C" w:rsidRDefault="00746E7F" w:rsidP="00267D2C">
      <w:r>
        <w:t>An Organi</w:t>
      </w:r>
      <w:ins w:id="3736" w:author="Boisvert, Eric" w:date="2016-03-30T10:12:00Z">
        <w:r w:rsidR="003607F6">
          <w:t>c</w:t>
        </w:r>
      </w:ins>
      <w:del w:id="3737"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738"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739" w:author="Boisvert, Eric" w:date="2016-03-29T08:50:00Z">
        <w:r w:rsidR="00CB122C">
          <w:t>.</w:t>
        </w:r>
      </w:ins>
    </w:p>
    <w:p w14:paraId="15D8A032" w14:textId="77777777" w:rsidR="00CB122C" w:rsidRDefault="001A7658">
      <w:pPr>
        <w:keepNext/>
        <w:rPr>
          <w:ins w:id="3740" w:author="Boisvert, Eric" w:date="2016-03-29T08:51:00Z"/>
        </w:rPr>
        <w:pPrChange w:id="3741" w:author="Boisvert, Eric" w:date="2016-03-29T08:51:00Z">
          <w:pPr/>
        </w:pPrChange>
      </w:pPr>
      <w:r>
        <w:rPr>
          <w:noProof/>
          <w:lang w:val="en-CA" w:eastAsia="en-CA"/>
        </w:rPr>
        <w:lastRenderedPageBreak/>
        <w:pict w14:anchorId="7EC5C33A">
          <v:shape id="_x0000_i1080" type="#_x0000_t75" style="width:3in;height:243.95pt;visibility:visible;mso-wrap-style:square">
            <v:imagedata r:id="rId71" o:title=""/>
          </v:shape>
        </w:pict>
      </w:r>
    </w:p>
    <w:p w14:paraId="565AC4A7" w14:textId="3AB75E4D" w:rsidR="00267D2C" w:rsidRDefault="00CB122C">
      <w:pPr>
        <w:pStyle w:val="Caption"/>
        <w:rPr>
          <w:ins w:id="3742" w:author="Boisvert, Eric" w:date="2016-03-29T08:51:00Z"/>
        </w:rPr>
        <w:pPrChange w:id="3743" w:author="Boisvert, Eric" w:date="2016-03-29T08:51:00Z">
          <w:pPr/>
        </w:pPrChange>
      </w:pPr>
      <w:ins w:id="3744" w:author="Boisvert, Eric" w:date="2016-03-29T08:51:00Z">
        <w:r>
          <w:t xml:space="preserve">Figure </w:t>
        </w:r>
        <w:r>
          <w:fldChar w:fldCharType="begin"/>
        </w:r>
        <w:r>
          <w:instrText xml:space="preserve"> SEQ Figure \* ARABIC </w:instrText>
        </w:r>
      </w:ins>
      <w:r>
        <w:fldChar w:fldCharType="separate"/>
      </w:r>
      <w:ins w:id="3745" w:author="Eric Boisvert" w:date="2016-04-03T12:16:00Z">
        <w:r w:rsidR="00652185">
          <w:rPr>
            <w:noProof/>
          </w:rPr>
          <w:t>54</w:t>
        </w:r>
      </w:ins>
      <w:ins w:id="3746" w:author="Boisvert, Eric" w:date="2016-04-01T13:15:00Z">
        <w:del w:id="3747" w:author="Eric Boisvert" w:date="2016-04-02T15:34:00Z">
          <w:r w:rsidR="008D755A" w:rsidDel="004F09EE">
            <w:rPr>
              <w:noProof/>
            </w:rPr>
            <w:delText>53</w:delText>
          </w:r>
        </w:del>
      </w:ins>
      <w:ins w:id="3748"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749" w:author="Boisvert, Eric" w:date="2016-03-30T10:12:00Z">
        <w:r w:rsidR="003607F6">
          <w:t>s</w:t>
        </w:r>
      </w:ins>
      <w:r w:rsidR="00267D2C" w:rsidRPr="00267D2C">
        <w:t>. This is the connection to taxonomy/biology for fossils.</w:t>
      </w:r>
      <w:ins w:id="3750" w:author="Boisvert, Eric" w:date="2016-03-30T10:13:00Z">
        <w:r w:rsidR="003607F6">
          <w:t xml:space="preserve">  This class is an empty placeholder for extension at a later date, or by other domain models.</w:t>
        </w:r>
      </w:ins>
    </w:p>
    <w:p w14:paraId="167EB540" w14:textId="32ED4B26" w:rsidR="00267D2C" w:rsidRDefault="001A7658" w:rsidP="00267D2C">
      <w:pPr>
        <w:keepNext/>
      </w:pPr>
      <w:r>
        <w:rPr>
          <w:noProof/>
          <w:lang w:val="en-CA" w:eastAsia="en-CA"/>
        </w:rPr>
        <w:lastRenderedPageBreak/>
        <w:pict w14:anchorId="05D40C6C">
          <v:shape id="_x0000_i1081" type="#_x0000_t75" style="width:190.85pt;height:317.35pt;visibility:visible;mso-wrap-style:square">
            <v:imagedata r:id="rId72" o:title=""/>
          </v:shape>
        </w:pict>
      </w:r>
    </w:p>
    <w:p w14:paraId="107DAD59" w14:textId="2BA33E8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751" w:author="Eric Boisvert" w:date="2016-04-03T12:16:00Z">
        <w:r w:rsidR="00652185">
          <w:rPr>
            <w:noProof/>
          </w:rPr>
          <w:t>55</w:t>
        </w:r>
      </w:ins>
      <w:ins w:id="3752" w:author="Boisvert, Eric" w:date="2016-04-01T13:15:00Z">
        <w:del w:id="3753" w:author="Eric Boisvert" w:date="2016-04-02T15:34:00Z">
          <w:r w:rsidR="008D755A" w:rsidDel="004F09EE">
            <w:rPr>
              <w:noProof/>
            </w:rPr>
            <w:delText>54</w:delText>
          </w:r>
        </w:del>
      </w:ins>
      <w:del w:id="3754" w:author="Eric Boisvert" w:date="2016-04-02T15:34:00Z">
        <w:r w:rsidR="0085617E" w:rsidDel="004F09EE">
          <w:rPr>
            <w:noProof/>
          </w:rPr>
          <w:delText>54</w:delText>
        </w:r>
      </w:del>
      <w:r w:rsidR="00673E83">
        <w:rPr>
          <w:noProof/>
        </w:rPr>
        <w:fldChar w:fldCharType="end"/>
      </w:r>
      <w:r>
        <w:t>: Organism</w:t>
      </w:r>
      <w:r w:rsidR="00746E7F">
        <w:t xml:space="preserve"> context diagram</w:t>
      </w:r>
      <w:ins w:id="3755" w:author="Boisvert, Eric" w:date="2016-03-29T08:51:00Z">
        <w:r w:rsidR="00CB122C">
          <w:t>.</w:t>
        </w:r>
      </w:ins>
    </w:p>
    <w:p w14:paraId="67B4687F" w14:textId="77777777" w:rsidR="00267D2C" w:rsidRDefault="00267D2C" w:rsidP="009021BE"/>
    <w:p w14:paraId="4014D048" w14:textId="551E9592" w:rsidR="00267D2C" w:rsidRDefault="00267D2C" w:rsidP="00267D2C">
      <w:pPr>
        <w:pStyle w:val="Heading4"/>
      </w:pPr>
      <w:bookmarkStart w:id="3756" w:name="_Ref447104844"/>
      <w:r>
        <w:t>Physical Description</w:t>
      </w:r>
      <w:bookmarkEnd w:id="3756"/>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757" w:author="Boisvert, Eric" w:date="2016-04-01T07:54:00Z">
        <w:r w:rsidR="00E21DD0">
          <w:t>7.4.1.3</w:t>
        </w:r>
      </w:ins>
      <w:ins w:id="3758" w:author="Eric Boisvert" w:date="2016-03-28T16:06:00Z">
        <w:del w:id="3759" w:author="Boisvert, Eric" w:date="2016-04-01T07:53:00Z">
          <w:r w:rsidR="003842F3" w:rsidDel="00E21DD0">
            <w:delText>7.4.1.3</w:delText>
          </w:r>
        </w:del>
      </w:ins>
      <w:del w:id="3760" w:author="Boisvert, Eric" w:date="2016-04-01T07:53:00Z">
        <w:r w:rsidR="004D34D6" w:rsidDel="00E21DD0">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761" w:author="Boisvert, Eric" w:date="2016-04-01T07:54:00Z">
        <w:r w:rsidR="00E21DD0">
          <w:t>7.4.1.6</w:t>
        </w:r>
      </w:ins>
      <w:ins w:id="3762" w:author="Eric Boisvert" w:date="2016-03-28T16:06:00Z">
        <w:del w:id="3763" w:author="Boisvert, Eric" w:date="2016-04-01T07:53:00Z">
          <w:r w:rsidR="003842F3" w:rsidDel="00E21DD0">
            <w:delText>7.4.1.6</w:delText>
          </w:r>
        </w:del>
      </w:ins>
      <w:del w:id="3764" w:author="Boisvert, Eric" w:date="2016-04-01T07:53:00Z">
        <w:r w:rsidR="004D34D6" w:rsidDel="00E21DD0">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765" w:author="Boisvert, Eric" w:date="2016-04-01T07:54:00Z">
        <w:r w:rsidR="00E21DD0">
          <w:t>7.4.3.1</w:t>
        </w:r>
      </w:ins>
      <w:ins w:id="3766" w:author="Eric Boisvert" w:date="2016-03-28T16:06:00Z">
        <w:del w:id="3767" w:author="Boisvert, Eric" w:date="2016-04-01T07:53:00Z">
          <w:r w:rsidR="003842F3" w:rsidDel="00E21DD0">
            <w:delText>7.4.3.1</w:delText>
          </w:r>
        </w:del>
      </w:ins>
      <w:del w:id="3768" w:author="Boisvert, Eric" w:date="2016-04-01T07:53:00Z">
        <w:r w:rsidR="004D34D6" w:rsidDel="00E21DD0">
          <w:delText>8.4.3.1</w:delText>
        </w:r>
      </w:del>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769" w:author="Boisvert, Eric" w:date="2016-03-30T10:18:00Z">
        <w:r w:rsidR="006619B2" w:rsidDel="003607F6">
          <w:delText xml:space="preserve">OM_Observation </w:delText>
        </w:r>
      </w:del>
      <w:r w:rsidR="006619B2">
        <w:t>feature</w:t>
      </w:r>
      <w:ins w:id="3770" w:author="Boisvert, Eric" w:date="2016-03-30T10:15:00Z">
        <w:r w:rsidR="003607F6">
          <w:t>s</w:t>
        </w:r>
      </w:ins>
      <w:r w:rsidR="006619B2">
        <w:t xml:space="preserve"> of interest</w:t>
      </w:r>
      <w:ins w:id="3771" w:author="Boisvert, Eric" w:date="2016-03-30T10:18:00Z">
        <w:r w:rsidR="003607F6">
          <w:t xml:space="preserve"> for any OM_Observation</w:t>
        </w:r>
      </w:ins>
      <w:del w:id="3772" w:author="Boisvert, Eric" w:date="2016-03-30T10:18:00Z">
        <w:r w:rsidR="006619B2" w:rsidDel="003607F6">
          <w:delText>.</w:delText>
        </w:r>
      </w:del>
    </w:p>
    <w:p w14:paraId="038780F7" w14:textId="77777777" w:rsidR="006619B2" w:rsidRDefault="006619B2" w:rsidP="00267D2C"/>
    <w:p w14:paraId="51ADD180" w14:textId="208FAA36" w:rsidR="00267D2C" w:rsidRDefault="001A7658" w:rsidP="00267D2C">
      <w:pPr>
        <w:keepNext/>
      </w:pPr>
      <w:r>
        <w:rPr>
          <w:noProof/>
          <w:lang w:val="en-CA" w:eastAsia="en-CA"/>
        </w:rPr>
        <w:lastRenderedPageBreak/>
        <w:pict w14:anchorId="52F1C7ED">
          <v:shape id="_x0000_i1082" type="#_x0000_t75" style="width:383.05pt;height:376.1pt;visibility:visible;mso-wrap-style:square">
            <v:imagedata r:id="rId73" o:title=""/>
          </v:shape>
        </w:pict>
      </w:r>
    </w:p>
    <w:p w14:paraId="115CF369" w14:textId="2E9843B4"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773" w:author="Eric Boisvert" w:date="2016-04-03T12:16:00Z">
        <w:r w:rsidR="00652185">
          <w:rPr>
            <w:noProof/>
          </w:rPr>
          <w:t>56</w:t>
        </w:r>
      </w:ins>
      <w:ins w:id="3774" w:author="Boisvert, Eric" w:date="2016-04-01T13:15:00Z">
        <w:del w:id="3775" w:author="Eric Boisvert" w:date="2016-04-02T15:34:00Z">
          <w:r w:rsidR="008D755A" w:rsidDel="004F09EE">
            <w:rPr>
              <w:noProof/>
            </w:rPr>
            <w:delText>55</w:delText>
          </w:r>
        </w:del>
      </w:ins>
      <w:del w:id="3776" w:author="Eric Boisvert" w:date="2016-04-02T15:34:00Z">
        <w:r w:rsidR="0085617E" w:rsidDel="004F09EE">
          <w:rPr>
            <w:noProof/>
          </w:rPr>
          <w:delText>55</w:delText>
        </w:r>
      </w:del>
      <w:r w:rsidR="00673E83">
        <w:rPr>
          <w:noProof/>
        </w:rPr>
        <w:fldChar w:fldCharType="end"/>
      </w:r>
      <w:r>
        <w:t xml:space="preserve">: Physical </w:t>
      </w:r>
      <w:ins w:id="3777" w:author="Boisvert, Eric" w:date="2016-03-29T08:51:00Z">
        <w:r w:rsidR="00CB122C">
          <w:t>d</w:t>
        </w:r>
      </w:ins>
      <w:del w:id="3778" w:author="Boisvert, Eric" w:date="2016-03-29T08:51:00Z">
        <w:r w:rsidDel="00CB122C">
          <w:delText>D</w:delText>
        </w:r>
      </w:del>
      <w:r>
        <w:t>escription</w:t>
      </w:r>
      <w:ins w:id="3779" w:author="Boisvert, Eric" w:date="2016-03-29T08:51:00Z">
        <w:r w:rsidR="00CB122C">
          <w:t xml:space="preserve"> context diagram.</w:t>
        </w:r>
      </w:ins>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780" w:author="Boisvert, Eric" w:date="2016-03-29T08:51:00Z">
        <w:r w:rsidR="00CB122C">
          <w:t>.</w:t>
        </w:r>
      </w:ins>
    </w:p>
    <w:p w14:paraId="3F6B2C30" w14:textId="77777777" w:rsidR="00267D2C" w:rsidRDefault="00267D2C" w:rsidP="00267D2C">
      <w:bookmarkStart w:id="3781" w:name="BKM_DF21AB41_C085_4AC9_B6F6_DFFDFCF925FF"/>
      <w:bookmarkStart w:id="3782" w:name="BKM_41B8BC40_9B55_499E_B59B_A3F4FD630754"/>
      <w:bookmarkStart w:id="3783" w:name="BKM_1184394F_75EC_44D4_8904_2EB2061759E4"/>
      <w:bookmarkEnd w:id="3781"/>
      <w:bookmarkEnd w:id="3782"/>
      <w:bookmarkEnd w:id="3783"/>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1A7658" w:rsidP="00267D2C">
      <w:pPr>
        <w:keepNext/>
      </w:pPr>
      <w:r>
        <w:rPr>
          <w:noProof/>
          <w:lang w:val="en-CA" w:eastAsia="en-CA"/>
        </w:rPr>
        <w:pict w14:anchorId="61D2979C">
          <v:shape id="_x0000_i1083" type="#_x0000_t75" style="width:186.65pt;height:520.8pt;visibility:visible;mso-wrap-style:square">
            <v:imagedata r:id="rId74" o:title=""/>
          </v:shape>
        </w:pict>
      </w:r>
    </w:p>
    <w:p w14:paraId="5D13B185" w14:textId="59AA1BB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784" w:author="Eric Boisvert" w:date="2016-04-03T12:16:00Z">
        <w:r w:rsidR="00652185">
          <w:rPr>
            <w:noProof/>
          </w:rPr>
          <w:t>57</w:t>
        </w:r>
      </w:ins>
      <w:ins w:id="3785" w:author="Boisvert, Eric" w:date="2016-04-01T13:15:00Z">
        <w:del w:id="3786" w:author="Eric Boisvert" w:date="2016-04-02T15:34:00Z">
          <w:r w:rsidR="008D755A" w:rsidDel="004F09EE">
            <w:rPr>
              <w:noProof/>
            </w:rPr>
            <w:delText>56</w:delText>
          </w:r>
        </w:del>
      </w:ins>
      <w:del w:id="3787" w:author="Eric Boisvert" w:date="2016-04-02T15:34:00Z">
        <w:r w:rsidR="0085617E" w:rsidDel="004F09EE">
          <w:rPr>
            <w:noProof/>
          </w:rPr>
          <w:delText>56</w:delText>
        </w:r>
      </w:del>
      <w:r w:rsidR="00673E83">
        <w:rPr>
          <w:noProof/>
        </w:rPr>
        <w:fldChar w:fldCharType="end"/>
      </w:r>
      <w:r>
        <w:t>: Rock material description</w:t>
      </w:r>
      <w:ins w:id="3788" w:author="Boisvert, Eric" w:date="2016-03-29T08:51:00Z">
        <w:r w:rsidR="00CB122C">
          <w:t xml:space="preserve"> context diagram.</w:t>
        </w:r>
      </w:ins>
    </w:p>
    <w:p w14:paraId="67FB9F13" w14:textId="3A41DC70" w:rsidR="00267D2C" w:rsidRDefault="00994C33" w:rsidP="00D20646">
      <w:pPr>
        <w:pStyle w:val="Heading5"/>
        <w:rPr>
          <w:lang w:val="en-CA"/>
        </w:rPr>
      </w:pPr>
      <w:bookmarkStart w:id="3789" w:name="BKM_54B0933A_5E39_4E6A_A950_9E63F5E10F0B"/>
      <w:bookmarkEnd w:id="3789"/>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790" w:author="Boisvert, Eric" w:date="2016-03-30T10:20:00Z">
        <w:r w:rsidR="003607F6">
          <w:rPr>
            <w:lang w:val="en-CA"/>
          </w:rPr>
          <w:t>SWE</w:t>
        </w:r>
      </w:ins>
      <w:del w:id="3791"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792" w:author="Boisvert, Eric" w:date="2016-03-29T08:51:00Z">
        <w:r w:rsidR="00CB122C">
          <w:rPr>
            <w:lang w:val="en-CA"/>
          </w:rPr>
          <w:t>.</w:t>
        </w:r>
      </w:ins>
    </w:p>
    <w:p w14:paraId="447B9940" w14:textId="73E087CF" w:rsidR="00481AF6" w:rsidRDefault="00481AF6" w:rsidP="00481AF6">
      <w:pPr>
        <w:pStyle w:val="Heading3"/>
      </w:pPr>
      <w:bookmarkStart w:id="3793" w:name="BKM_CE58381D_F747_4812_83C3_00C6282DB05A"/>
      <w:bookmarkStart w:id="3794" w:name="_Toc447367161"/>
      <w:bookmarkEnd w:id="3793"/>
      <w:r>
        <w:t>GeologicAgeDetails</w:t>
      </w:r>
      <w:bookmarkEnd w:id="3794"/>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79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796" w:author="Boisvert, Eric" w:date="2016-04-01T07:54:00Z">
        <w:r w:rsidR="00E21DD0">
          <w:t>7.6</w:t>
        </w:r>
      </w:ins>
      <w:ins w:id="3797" w:author="Eric Boisvert" w:date="2016-03-28T16:06:00Z">
        <w:del w:id="3798" w:author="Boisvert, Eric" w:date="2016-04-01T07:53:00Z">
          <w:r w:rsidR="003842F3" w:rsidDel="00E21DD0">
            <w:delText>7.6</w:delText>
          </w:r>
        </w:del>
      </w:ins>
      <w:del w:id="3799" w:author="Boisvert, Eric" w:date="2016-04-01T07:53:00Z">
        <w:r w:rsidR="004D34D6" w:rsidDel="00E21DD0">
          <w:delText>8.6</w:delText>
        </w:r>
      </w:del>
      <w:r w:rsidR="00AB10FC">
        <w:fldChar w:fldCharType="end"/>
      </w:r>
      <w:r w:rsidR="00AB10FC">
        <w:t>).</w:t>
      </w:r>
      <w:commentRangeEnd w:id="3795"/>
      <w:r w:rsidR="00AB10FC">
        <w:rPr>
          <w:rStyle w:val="CommentReference"/>
        </w:rPr>
        <w:commentReference w:id="3795"/>
      </w:r>
    </w:p>
    <w:p w14:paraId="32597B25" w14:textId="164046D8" w:rsidR="00AB10FC" w:rsidRDefault="001A7658" w:rsidP="00AB10FC">
      <w:pPr>
        <w:keepNext/>
      </w:pPr>
      <w:r>
        <w:rPr>
          <w:noProof/>
          <w:lang w:val="en-CA" w:eastAsia="en-CA"/>
        </w:rPr>
        <w:lastRenderedPageBreak/>
        <w:pict w14:anchorId="19F2E4CD">
          <v:shape id="_x0000_i1084" type="#_x0000_t75" style="width:6in;height:571.1pt;visibility:visible;mso-wrap-style:square">
            <v:imagedata r:id="rId75" o:title=""/>
          </v:shape>
        </w:pict>
      </w:r>
    </w:p>
    <w:p w14:paraId="41259C92" w14:textId="2DC95A84"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800" w:author="Eric Boisvert" w:date="2016-04-03T12:16:00Z">
        <w:r w:rsidR="00652185">
          <w:rPr>
            <w:noProof/>
          </w:rPr>
          <w:t>58</w:t>
        </w:r>
      </w:ins>
      <w:ins w:id="3801" w:author="Boisvert, Eric" w:date="2016-04-01T13:15:00Z">
        <w:del w:id="3802" w:author="Eric Boisvert" w:date="2016-04-02T15:34:00Z">
          <w:r w:rsidR="008D755A" w:rsidDel="004F09EE">
            <w:rPr>
              <w:noProof/>
            </w:rPr>
            <w:delText>57</w:delText>
          </w:r>
        </w:del>
      </w:ins>
      <w:del w:id="3803" w:author="Eric Boisvert" w:date="2016-04-02T15:34:00Z">
        <w:r w:rsidR="0085617E" w:rsidDel="004F09EE">
          <w:rPr>
            <w:noProof/>
          </w:rPr>
          <w:delText>57</w:delText>
        </w:r>
      </w:del>
      <w:r w:rsidR="00673E83">
        <w:rPr>
          <w:noProof/>
        </w:rPr>
        <w:fldChar w:fldCharType="end"/>
      </w:r>
      <w:r>
        <w:t xml:space="preserve">: GeologicEventDescription </w:t>
      </w:r>
      <w:ins w:id="3804" w:author="Boisvert, Eric" w:date="2016-03-29T08:52:00Z">
        <w:r w:rsidR="00CB122C">
          <w:t>summary diagram.</w:t>
        </w:r>
      </w:ins>
    </w:p>
    <w:p w14:paraId="195E5696" w14:textId="3D1C4343" w:rsidR="00AB10FC" w:rsidRDefault="00633964" w:rsidP="00D20646">
      <w:pPr>
        <w:pStyle w:val="Heading4"/>
        <w:rPr>
          <w:lang w:val="en-CA"/>
        </w:rPr>
      </w:pPr>
      <w:commentRangeStart w:id="3805"/>
      <w:r w:rsidRPr="00D970E9">
        <w:rPr>
          <w:lang w:val="en-CA"/>
        </w:rPr>
        <w:t>olderGeochronologicEra</w:t>
      </w:r>
      <w:commentRangeEnd w:id="3805"/>
      <w:r w:rsidR="00757C20">
        <w:rPr>
          <w:rStyle w:val="CommentReference"/>
          <w:b w:val="0"/>
          <w:bCs w:val="0"/>
        </w:rPr>
        <w:commentReference w:id="3805"/>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3806"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807" w:name="BKM_D8A9D87B_FAA3_4CC2_BC9F_D27B111A2980"/>
      <w:bookmarkStart w:id="3808" w:name="BKM_C843AC0B_80BB_4AD8_B2F6_459B6FFBBEB7"/>
      <w:bookmarkStart w:id="3809" w:name="_Toc447367162"/>
      <w:bookmarkEnd w:id="3807"/>
      <w:bookmarkEnd w:id="3808"/>
      <w:r>
        <w:t>Geologic Structure Details</w:t>
      </w:r>
      <w:bookmarkEnd w:id="3809"/>
    </w:p>
    <w:p w14:paraId="234AB6D3" w14:textId="77777777" w:rsidR="00733354" w:rsidRDefault="00733354" w:rsidP="00267D2C">
      <w:pPr>
        <w:rPr>
          <w:ins w:id="3810" w:author="Boisvert, Eric" w:date="2016-03-30T10:25:00Z"/>
        </w:rPr>
      </w:pPr>
    </w:p>
    <w:p w14:paraId="264C8A90" w14:textId="39DC6B71" w:rsidR="00AB10FC" w:rsidRDefault="00AB10FC" w:rsidP="00267D2C">
      <w:r w:rsidRPr="00AB10FC">
        <w:t>The Geologic</w:t>
      </w:r>
      <w:ins w:id="3811" w:author="Boisvert, Eric" w:date="2016-03-30T10:25:00Z">
        <w:r w:rsidR="00733354">
          <w:t xml:space="preserve"> </w:t>
        </w:r>
      </w:ins>
      <w:r w:rsidRPr="00AB10FC">
        <w:t>Structure</w:t>
      </w:r>
      <w:ins w:id="3812"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1A7658" w:rsidP="00AB10FC">
      <w:pPr>
        <w:keepNext/>
      </w:pPr>
      <w:r>
        <w:rPr>
          <w:noProof/>
          <w:lang w:val="en-CA" w:eastAsia="en-CA"/>
        </w:rPr>
        <w:pict w14:anchorId="23DAA132">
          <v:shape id="_x0000_i1085" type="#_x0000_t75" style="width:432.7pt;height:336.25pt;visibility:visible;mso-wrap-style:square">
            <v:imagedata r:id="rId76"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813" w:author="Eric Boisvert" w:date="2016-04-03T12:16:00Z">
        <w:r w:rsidR="00652185">
          <w:rPr>
            <w:noProof/>
          </w:rPr>
          <w:t>59</w:t>
        </w:r>
      </w:ins>
      <w:ins w:id="3814" w:author="Boisvert, Eric" w:date="2016-04-01T13:15:00Z">
        <w:del w:id="3815" w:author="Eric Boisvert" w:date="2016-04-02T15:34:00Z">
          <w:r w:rsidR="008D755A" w:rsidDel="004F09EE">
            <w:rPr>
              <w:noProof/>
            </w:rPr>
            <w:delText>58</w:delText>
          </w:r>
        </w:del>
      </w:ins>
      <w:del w:id="3816" w:author="Eric Boisvert" w:date="2016-04-02T15:34:00Z">
        <w:r w:rsidR="0085617E" w:rsidDel="004F09EE">
          <w:rPr>
            <w:noProof/>
          </w:rPr>
          <w:delText>58</w:delText>
        </w:r>
      </w:del>
      <w:r w:rsidR="00673E83">
        <w:rPr>
          <w:noProof/>
        </w:rPr>
        <w:fldChar w:fldCharType="end"/>
      </w:r>
      <w:r>
        <w:t>: Summary diagram of GeologicStructureDetail</w:t>
      </w:r>
      <w:del w:id="3817"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3818"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1A7658" w:rsidP="00FC626E">
      <w:pPr>
        <w:keepNext/>
      </w:pPr>
      <w:r>
        <w:rPr>
          <w:noProof/>
          <w:lang w:val="en-CA" w:eastAsia="en-CA"/>
        </w:rPr>
        <w:pict w14:anchorId="140F70E5">
          <v:shape id="_x0000_i1086" type="#_x0000_t75" style="width:432.7pt;height:390.75pt;visibility:visible;mso-wrap-style:square">
            <v:imagedata r:id="rId77" o:title=""/>
          </v:shape>
        </w:pict>
      </w:r>
    </w:p>
    <w:p w14:paraId="777DACC5" w14:textId="09901CCF" w:rsidR="00AB10FC" w:rsidRPr="00CB122C" w:rsidRDefault="00FC626E" w:rsidP="00FC626E">
      <w:pPr>
        <w:pStyle w:val="Caption"/>
        <w:rPr>
          <w:lang w:val="fr-CA"/>
          <w:rPrChange w:id="3819" w:author="Boisvert, Eric" w:date="2016-03-29T08:52:00Z">
            <w:rPr/>
          </w:rPrChange>
        </w:rPr>
      </w:pPr>
      <w:r w:rsidRPr="00CB122C">
        <w:rPr>
          <w:lang w:val="fr-CA"/>
          <w:rPrChange w:id="3820" w:author="Boisvert, Eric" w:date="2016-03-29T08:52:00Z">
            <w:rPr/>
          </w:rPrChange>
        </w:rPr>
        <w:t xml:space="preserve">Figure </w:t>
      </w:r>
      <w:r w:rsidR="00673E83">
        <w:fldChar w:fldCharType="begin"/>
      </w:r>
      <w:r w:rsidR="00673E83" w:rsidRPr="00CB122C">
        <w:rPr>
          <w:lang w:val="fr-CA"/>
          <w:rPrChange w:id="3821" w:author="Boisvert, Eric" w:date="2016-03-29T08:52:00Z">
            <w:rPr/>
          </w:rPrChange>
        </w:rPr>
        <w:instrText xml:space="preserve"> SEQ Figure \* ARABIC </w:instrText>
      </w:r>
      <w:r w:rsidR="00673E83">
        <w:fldChar w:fldCharType="separate"/>
      </w:r>
      <w:ins w:id="3822" w:author="Eric Boisvert" w:date="2016-04-03T12:16:00Z">
        <w:r w:rsidR="00652185">
          <w:rPr>
            <w:noProof/>
            <w:lang w:val="fr-CA"/>
          </w:rPr>
          <w:t>60</w:t>
        </w:r>
      </w:ins>
      <w:ins w:id="3823" w:author="Boisvert, Eric" w:date="2016-04-01T13:15:00Z">
        <w:del w:id="3824" w:author="Eric Boisvert" w:date="2016-04-02T15:34:00Z">
          <w:r w:rsidR="008D755A" w:rsidDel="004F09EE">
            <w:rPr>
              <w:noProof/>
              <w:lang w:val="fr-CA"/>
            </w:rPr>
            <w:delText>59</w:delText>
          </w:r>
        </w:del>
      </w:ins>
      <w:del w:id="3825" w:author="Eric Boisvert" w:date="2016-04-02T15:34:00Z">
        <w:r w:rsidR="0085617E" w:rsidRPr="00CB122C" w:rsidDel="004F09EE">
          <w:rPr>
            <w:noProof/>
            <w:lang w:val="fr-CA"/>
            <w:rPrChange w:id="3826" w:author="Boisvert, Eric" w:date="2016-03-29T08:52:00Z">
              <w:rPr>
                <w:noProof/>
              </w:rPr>
            </w:rPrChange>
          </w:rPr>
          <w:delText>59</w:delText>
        </w:r>
      </w:del>
      <w:r w:rsidR="00673E83">
        <w:rPr>
          <w:noProof/>
        </w:rPr>
        <w:fldChar w:fldCharType="end"/>
      </w:r>
      <w:r w:rsidRPr="00CB122C">
        <w:rPr>
          <w:lang w:val="fr-CA"/>
          <w:rPrChange w:id="3827" w:author="Boisvert, Eric" w:date="2016-03-29T08:52:00Z">
            <w:rPr/>
          </w:rPrChange>
        </w:rPr>
        <w:t>: Contact</w:t>
      </w:r>
      <w:ins w:id="3828" w:author="Boisvert, Eric" w:date="2016-03-29T08:52:00Z">
        <w:r w:rsidR="00CB122C" w:rsidRPr="00CB122C">
          <w:rPr>
            <w:lang w:val="fr-CA"/>
            <w:rPrChange w:id="3829" w:author="Boisvert, Eric" w:date="2016-03-29T08:52:00Z">
              <w:rPr/>
            </w:rPrChange>
          </w:rPr>
          <w:t xml:space="preserve"> </w:t>
        </w:r>
        <w:r w:rsidR="00CB122C">
          <w:rPr>
            <w:lang w:val="fr-CA"/>
          </w:rPr>
          <w:t>d</w:t>
        </w:r>
      </w:ins>
      <w:del w:id="3830" w:author="Boisvert, Eric" w:date="2016-03-29T08:52:00Z">
        <w:r w:rsidRPr="00CB122C" w:rsidDel="00CB122C">
          <w:rPr>
            <w:lang w:val="fr-CA"/>
            <w:rPrChange w:id="3831" w:author="Boisvert, Eric" w:date="2016-03-29T08:52:00Z">
              <w:rPr/>
            </w:rPrChange>
          </w:rPr>
          <w:delText>D</w:delText>
        </w:r>
      </w:del>
      <w:r w:rsidRPr="00CB122C">
        <w:rPr>
          <w:lang w:val="fr-CA"/>
          <w:rPrChange w:id="3832" w:author="Boisvert, Eric" w:date="2016-03-29T08:52:00Z">
            <w:rPr/>
          </w:rPrChange>
        </w:rPr>
        <w:t>escription</w:t>
      </w:r>
      <w:r w:rsidR="008B0EF5" w:rsidRPr="00CB122C">
        <w:rPr>
          <w:lang w:val="fr-CA"/>
          <w:rPrChange w:id="3833"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834" w:author="Boisvert, Eric" w:date="2016-03-29T08:52:00Z">
            <w:rPr>
              <w:color w:val="000000"/>
              <w:sz w:val="20"/>
              <w:szCs w:val="20"/>
              <w:lang w:val="en-CA"/>
            </w:rPr>
          </w:rPrChange>
        </w:rPr>
      </w:pPr>
      <w:bookmarkStart w:id="3835" w:name="BKM_E2CFECC1_AAB5_40F6_ABD4_D77907DA9990"/>
      <w:bookmarkEnd w:id="3835"/>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3836" w:author="Boisvert, Eric" w:date="2016-03-30T10:27:00Z"/>
          <w:lang w:val="en-CA"/>
        </w:rPr>
      </w:pPr>
      <w:r>
        <w:rPr>
          <w:lang w:val="en-CA"/>
        </w:rPr>
        <w:t>The contactCharacter (</w:t>
      </w:r>
      <w:ins w:id="3837" w:author="Boisvert, Eric" w:date="2016-03-30T10:27:00Z">
        <w:r w:rsidR="00733354">
          <w:rPr>
            <w:lang w:val="en-CA"/>
          </w:rPr>
          <w:t>SWE</w:t>
        </w:r>
      </w:ins>
      <w:del w:id="3838" w:author="Boisvert, Eric" w:date="2016-03-30T10:27:00Z">
        <w:r w:rsidDel="00733354">
          <w:rPr>
            <w:lang w:val="en-CA"/>
          </w:rPr>
          <w:delText>swe</w:delText>
        </w:r>
      </w:del>
      <w:r>
        <w:rPr>
          <w:lang w:val="en-CA"/>
        </w:rPr>
        <w:t xml:space="preserve">:Category) shall contain a term from a controlled voculabury that describes the </w:t>
      </w:r>
      <w:r w:rsidRPr="008B0EF5">
        <w:rPr>
          <w:lang w:val="en-CA"/>
        </w:rPr>
        <w:t>character of the boundary</w:t>
      </w:r>
      <w:ins w:id="3839"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3840" w:author="Boisvert, Eric" w:date="2016-03-30T10:27:00Z">
        <w:r w:rsidRPr="008B0EF5" w:rsidDel="00733354">
          <w:rPr>
            <w:lang w:val="en-CA"/>
          </w:rPr>
          <w:delText>e.g. abrupt, gradational</w:delText>
        </w:r>
      </w:del>
    </w:p>
    <w:p w14:paraId="1C16BD53" w14:textId="3B6D2C8E" w:rsidR="008B0EF5" w:rsidRDefault="008B0EF5">
      <w:pPr>
        <w:rPr>
          <w:lang w:val="en-CA"/>
        </w:rPr>
        <w:pPrChange w:id="3841" w:author="Boisvert, Eric" w:date="2016-03-30T10:27:00Z">
          <w:pPr>
            <w:pStyle w:val="Heading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3842"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43" w:name="BKM_C1076615_3AE6_4988_8393_E66493CD8FB0"/>
            <w:bookmarkStart w:id="3844" w:name="BKM_A9BDB16E_7011_463E_B96E_FB003E3472AA"/>
            <w:bookmarkEnd w:id="3843"/>
            <w:bookmarkEnd w:id="384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3845"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3846" w:author="Boisvert, Eric" w:date="2016-03-30T10:35:00Z">
        <w:r w:rsidDel="003C6266">
          <w:delText>can correlate</w:delText>
        </w:r>
      </w:del>
      <w:ins w:id="3847" w:author="Boisvert, Eric" w:date="2016-03-30T10:35:00Z">
        <w:r w:rsidR="003C6266">
          <w:t>correlation</w:t>
        </w:r>
      </w:ins>
      <w:r>
        <w:t xml:space="preserve"> with a Geochr</w:t>
      </w:r>
      <w:ins w:id="3848" w:author="Boisvert, Eric" w:date="2016-03-30T10:35:00Z">
        <w:r w:rsidR="003C6266">
          <w:t>o</w:t>
        </w:r>
      </w:ins>
      <w:r>
        <w:t xml:space="preserve">nologicBoundary SHALL </w:t>
      </w:r>
      <w:ins w:id="3849" w:author="Boisvert, Eric" w:date="2016-03-30T10:35:00Z">
        <w:r w:rsidR="003C6266">
          <w:t xml:space="preserve">ONLY </w:t>
        </w:r>
      </w:ins>
      <w:r>
        <w:t xml:space="preserve">be allowed </w:t>
      </w:r>
      <w:del w:id="3850"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851"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852" w:author="Eric Boisvert" w:date="2016-03-25T12:40:00Z"/>
                <w:rStyle w:val="requri"/>
                <w:lang w:val="en-CA"/>
              </w:rPr>
            </w:pPr>
            <w:del w:id="3853"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854" w:author="Eric Boisvert" w:date="2016-03-25T12:40:00Z"/>
                <w:rStyle w:val="reqtext"/>
                <w:lang w:val="en-CA"/>
              </w:rPr>
            </w:pPr>
            <w:del w:id="3855"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3856" w:author="Boisvert, Eric" w:date="2016-03-30T10:35:00Z">
        <w:r w:rsidR="003C6266">
          <w:t>s</w:t>
        </w:r>
      </w:ins>
      <w:r>
        <w: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3857" w:author="Boisvert, Eric" w:date="2016-03-30T10:36:00Z">
                  <w:rPr>
                    <w:rStyle w:val="reqtext"/>
                    <w:lang w:val="en-CA"/>
                  </w:rPr>
                </w:rPrChange>
              </w:rPr>
            </w:pPr>
            <w:commentRangeStart w:id="3858"/>
            <w:r>
              <w:rPr>
                <w:rStyle w:val="reqtext"/>
                <w:lang w:val="en-CA"/>
              </w:rPr>
              <w:t xml:space="preserve">A contact SHALL have 2 and </w:t>
            </w:r>
            <w:ins w:id="3859" w:author="Eric Boisvert" w:date="2016-03-25T12:41:00Z">
              <w:r w:rsidR="00E105E6">
                <w:rPr>
                  <w:rStyle w:val="reqtext"/>
                  <w:lang w:val="en-CA"/>
                </w:rPr>
                <w:t xml:space="preserve">only </w:t>
              </w:r>
            </w:ins>
            <w:r>
              <w:rPr>
                <w:rStyle w:val="reqtext"/>
                <w:lang w:val="en-CA"/>
              </w:rPr>
              <w:t xml:space="preserve">2 two instances of GeologicFeatureRelation </w:t>
            </w:r>
            <w:del w:id="3860" w:author="Boisvert, Eric" w:date="2016-03-30T10:36:00Z">
              <w:r w:rsidDel="003C6266">
                <w:rPr>
                  <w:rStyle w:val="reqtext"/>
                  <w:lang w:val="en-CA"/>
                </w:rPr>
                <w:delText xml:space="preserve">with </w:delText>
              </w:r>
            </w:del>
            <w:ins w:id="3861"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3858"/>
            <w:r w:rsidR="00F97733">
              <w:rPr>
                <w:rStyle w:val="CommentReference"/>
                <w:rFonts w:ascii="Times New Roman" w:eastAsia="Times New Roman" w:hAnsi="Times New Roman"/>
                <w:lang w:val="en-US" w:eastAsia="en-US"/>
              </w:rPr>
              <w:commentReference w:id="3858"/>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1A7658" w:rsidP="00FC626E">
      <w:pPr>
        <w:keepNext/>
      </w:pPr>
      <w:r>
        <w:rPr>
          <w:noProof/>
          <w:lang w:val="en-CA" w:eastAsia="en-CA"/>
        </w:rPr>
        <w:lastRenderedPageBreak/>
        <w:pict w14:anchorId="34B470B1">
          <v:shape id="_x0000_i1087" type="#_x0000_t75" style="width:308.95pt;height:452.95pt;visibility:visible;mso-wrap-style:square">
            <v:imagedata r:id="rId78" o:title=""/>
          </v:shape>
        </w:pict>
      </w:r>
    </w:p>
    <w:p w14:paraId="40398DF5" w14:textId="0731D726" w:rsidR="00FC626E" w:rsidRDefault="00FC626E" w:rsidP="00FC626E">
      <w:pPr>
        <w:pStyle w:val="Caption"/>
      </w:pPr>
      <w:bookmarkStart w:id="3862" w:name="_Ref446932377"/>
      <w:r>
        <w:t xml:space="preserve">Figure </w:t>
      </w:r>
      <w:r w:rsidR="00673E83">
        <w:fldChar w:fldCharType="begin"/>
      </w:r>
      <w:r w:rsidR="00673E83">
        <w:instrText xml:space="preserve"> SEQ Figure \* ARABIC </w:instrText>
      </w:r>
      <w:r w:rsidR="00673E83">
        <w:fldChar w:fldCharType="separate"/>
      </w:r>
      <w:ins w:id="3863" w:author="Eric Boisvert" w:date="2016-04-03T12:16:00Z">
        <w:r w:rsidR="00652185">
          <w:rPr>
            <w:noProof/>
          </w:rPr>
          <w:t>61</w:t>
        </w:r>
      </w:ins>
      <w:ins w:id="3864" w:author="Boisvert, Eric" w:date="2016-04-01T13:15:00Z">
        <w:del w:id="3865" w:author="Eric Boisvert" w:date="2016-04-02T15:34:00Z">
          <w:r w:rsidR="008D755A" w:rsidDel="004F09EE">
            <w:rPr>
              <w:noProof/>
            </w:rPr>
            <w:delText>60</w:delText>
          </w:r>
        </w:del>
      </w:ins>
      <w:del w:id="3866" w:author="Eric Boisvert" w:date="2016-04-02T15:34:00Z">
        <w:r w:rsidR="0085617E" w:rsidDel="004F09EE">
          <w:rPr>
            <w:noProof/>
          </w:rPr>
          <w:delText>60</w:delText>
        </w:r>
      </w:del>
      <w:r w:rsidR="00673E83">
        <w:rPr>
          <w:noProof/>
        </w:rPr>
        <w:fldChar w:fldCharType="end"/>
      </w:r>
      <w:bookmarkEnd w:id="3862"/>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D7C98C2" w:rsidR="00A63650" w:rsidRDefault="00A63650" w:rsidP="00D20646">
      <w:r>
        <w:t xml:space="preserve">The incrementalDisplacement:DisplacementValue property shall </w:t>
      </w:r>
      <w:ins w:id="3867" w:author="Boisvert, Eric" w:date="2016-03-30T10:37:00Z">
        <w:r w:rsidR="003C6266">
          <w:t xml:space="preserve">be an association between a DiplacementEvent and a DisplacementValue </w:t>
        </w:r>
      </w:ins>
      <w:r>
        <w:t>report</w:t>
      </w:r>
      <w:ins w:id="3868" w:author="Boisvert, Eric" w:date="2016-03-30T10:38:00Z">
        <w:r w:rsidR="003C6266">
          <w:t>ing</w:t>
        </w:r>
      </w:ins>
      <w:r>
        <w:t xml:space="preserve"> </w:t>
      </w:r>
      <w:del w:id="3869"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3F3FBB4" w:rsidR="009A0D4B" w:rsidRDefault="003C6266" w:rsidP="00D20646">
      <w:ins w:id="3870" w:author="Boisvert, Eric" w:date="2016-03-30T10:38:00Z">
        <w:r>
          <w:lastRenderedPageBreak/>
          <w:t>A p</w:t>
        </w:r>
      </w:ins>
      <w:del w:id="3871" w:author="Boisvert, Eric" w:date="2016-03-30T10:38:00Z">
        <w:r w:rsidR="009A0D4B" w:rsidRPr="009A0D4B" w:rsidDel="003C6266">
          <w:delText>P</w:delText>
        </w:r>
      </w:del>
      <w:r w:rsidR="009A0D4B" w:rsidRPr="009A0D4B">
        <w:t>lanar foliation</w:t>
      </w:r>
      <w:ins w:id="3872"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3873" w:author="Boisvert, Eric" w:date="2016-03-30T10:38:00Z">
        <w:r>
          <w:t xml:space="preserve"> (NADMSC 2004) </w:t>
        </w:r>
      </w:ins>
      <w:r w:rsidR="009A0D4B" w:rsidRPr="009A0D4B">
        <w:t xml:space="preserve">, so that the GeologicStructure characteristic of gneiss is layering. </w:t>
      </w:r>
      <w:del w:id="3874"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1A7658" w:rsidP="00D20646">
      <w:pPr>
        <w:keepNext/>
      </w:pPr>
      <w:r>
        <w:rPr>
          <w:noProof/>
          <w:lang w:val="en-CA" w:eastAsia="en-CA"/>
        </w:rPr>
        <w:pict w14:anchorId="67477FD4">
          <v:shape id="_x0000_i1088" type="#_x0000_t75" style="width:386.55pt;height:296.4pt;visibility:visible;mso-wrap-style:square">
            <v:imagedata r:id="rId79"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875" w:author="Eric Boisvert" w:date="2016-04-03T12:16:00Z">
        <w:r w:rsidR="00652185">
          <w:rPr>
            <w:noProof/>
          </w:rPr>
          <w:t>62</w:t>
        </w:r>
      </w:ins>
      <w:ins w:id="3876" w:author="Boisvert, Eric" w:date="2016-04-01T13:15:00Z">
        <w:del w:id="3877" w:author="Eric Boisvert" w:date="2016-04-02T15:34:00Z">
          <w:r w:rsidR="008D755A" w:rsidDel="004F09EE">
            <w:rPr>
              <w:noProof/>
            </w:rPr>
            <w:delText>61</w:delText>
          </w:r>
        </w:del>
      </w:ins>
      <w:del w:id="3878" w:author="Eric Boisvert" w:date="2016-04-02T15:34:00Z">
        <w:r w:rsidR="0085617E" w:rsidDel="004F09EE">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879" w:author="Boisvert, Eric" w:date="2016-03-29T09:03:00Z">
        <w:r w:rsidR="008279FB">
          <w:t>.</w:t>
        </w:r>
      </w:ins>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Pr>
        <w:rPr>
          <w:ins w:id="3880"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881" w:author="Boisvert, Eric" w:date="2016-03-29T09:03:00Z">
        <w:r w:rsidR="008279FB">
          <w:t>.</w:t>
        </w:r>
      </w:ins>
    </w:p>
    <w:p w14:paraId="14044106" w14:textId="77777777" w:rsidR="00777586" w:rsidRDefault="00777586" w:rsidP="00FC626E"/>
    <w:p w14:paraId="470D8BA5" w14:textId="4D0C94C2" w:rsidR="00386910" w:rsidRDefault="001A7658" w:rsidP="00386910">
      <w:pPr>
        <w:keepNext/>
      </w:pPr>
      <w:r>
        <w:rPr>
          <w:noProof/>
          <w:lang w:val="en-CA" w:eastAsia="en-CA"/>
        </w:rPr>
        <w:pict w14:anchorId="637CFD41">
          <v:shape id="_x0000_i1089" type="#_x0000_t75" style="width:6in;height:366.3pt;visibility:visible;mso-wrap-style:square">
            <v:imagedata r:id="rId80" o:title=""/>
          </v:shape>
        </w:pict>
      </w:r>
    </w:p>
    <w:p w14:paraId="6B5034BE" w14:textId="23A3F9F0"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882" w:author="Eric Boisvert" w:date="2016-04-03T12:16:00Z">
        <w:r w:rsidR="00652185">
          <w:rPr>
            <w:noProof/>
          </w:rPr>
          <w:t>63</w:t>
        </w:r>
      </w:ins>
      <w:ins w:id="3883" w:author="Boisvert, Eric" w:date="2016-04-01T13:15:00Z">
        <w:del w:id="3884" w:author="Eric Boisvert" w:date="2016-04-02T15:34:00Z">
          <w:r w:rsidR="008D755A" w:rsidDel="004F09EE">
            <w:rPr>
              <w:noProof/>
            </w:rPr>
            <w:delText>62</w:delText>
          </w:r>
        </w:del>
      </w:ins>
      <w:del w:id="3885" w:author="Eric Boisvert" w:date="2016-04-02T15:34:00Z">
        <w:r w:rsidR="0085617E" w:rsidDel="004F09EE">
          <w:rPr>
            <w:noProof/>
          </w:rPr>
          <w:delText>62</w:delText>
        </w:r>
      </w:del>
      <w:r w:rsidR="00673E83">
        <w:rPr>
          <w:noProof/>
        </w:rPr>
        <w:fldChar w:fldCharType="end"/>
      </w:r>
      <w:r>
        <w:t xml:space="preserve">: </w:t>
      </w:r>
      <w:r w:rsidRPr="00E94CE7">
        <w:t>Displacement value subtypes</w:t>
      </w:r>
      <w:ins w:id="3886"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887" w:name="BKM_0148DBC7_BEFE_411F_BDA0_ED2509780C45"/>
      <w:bookmarkEnd w:id="3887"/>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3888"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ins w:id="3889" w:author="Boisvert, Eric" w:date="2016-03-29T09:03:00Z">
        <w:r w:rsidR="008279FB">
          <w:rPr>
            <w:lang w:val="en-CA"/>
          </w:rPr>
          <w:t>.</w:t>
        </w:r>
      </w:ins>
    </w:p>
    <w:p w14:paraId="10ADEFA4" w14:textId="7BCF1E52" w:rsidR="00AF6A26" w:rsidRDefault="00AF6A26" w:rsidP="00D20646">
      <w:pPr>
        <w:pStyle w:val="Heading5"/>
        <w:rPr>
          <w:lang w:val="en-CA"/>
        </w:rPr>
      </w:pPr>
      <w:r w:rsidRPr="00D970E9">
        <w:rPr>
          <w:lang w:val="en-CA"/>
        </w:rPr>
        <w:t>movementType</w:t>
      </w:r>
    </w:p>
    <w:p w14:paraId="6B1E694D" w14:textId="64B82A27" w:rsidR="00AF6A26" w:rsidRDefault="00AF6A26" w:rsidP="00D20646">
      <w:pPr>
        <w:rPr>
          <w:lang w:val="en-CA"/>
        </w:rPr>
      </w:pPr>
      <w:r>
        <w:rPr>
          <w:lang w:val="en-CA"/>
        </w:rPr>
        <w:lastRenderedPageBreak/>
        <w:t xml:space="preserve">The property movementType:MovementTypeTerm shall contain a term from a controlled vocabulary that </w:t>
      </w:r>
      <w:del w:id="3890" w:author="Boisvert, Eric" w:date="2016-03-30T10:40:00Z">
        <w:r w:rsidDel="003C6266">
          <w:rPr>
            <w:lang w:val="en-CA"/>
          </w:rPr>
          <w:delText xml:space="preserve"> </w:delText>
        </w:r>
      </w:del>
      <w:r>
        <w:rPr>
          <w:lang w:val="en-CA"/>
        </w:rPr>
        <w:t>d</w:t>
      </w:r>
      <w:r w:rsidRPr="00AF6A26">
        <w:rPr>
          <w:lang w:val="en-CA"/>
        </w:rPr>
        <w:t>efines the type of movement  (eg dip-slip, strike-slip)</w:t>
      </w:r>
      <w:ins w:id="3891" w:author="Boisvert, Eric" w:date="2016-03-29T09:03:00Z">
        <w:r w:rsidR="008279FB">
          <w:rPr>
            <w:lang w:val="en-CA"/>
          </w:rPr>
          <w:t>.</w:t>
        </w:r>
      </w:ins>
    </w:p>
    <w:p w14:paraId="7C024198" w14:textId="7D9B5B0D" w:rsidR="00AF6A26" w:rsidRDefault="00AF6A26" w:rsidP="00D20646">
      <w:pPr>
        <w:pStyle w:val="Heading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3892" w:author="Boisvert, Eric" w:date="2016-03-30T10:41:00Z">
        <w:r w:rsidDel="003C6266">
          <w:rPr>
            <w:lang w:val="en-CA"/>
          </w:rPr>
          <w:delText>:Disp</w:delText>
        </w:r>
      </w:del>
      <w:del w:id="3893" w:author="Boisvert, Eric" w:date="2016-03-30T10:40:00Z">
        <w:r w:rsidDel="003C6266">
          <w:rPr>
            <w:lang w:val="en-CA"/>
          </w:rPr>
          <w:delText>a</w:delText>
        </w:r>
      </w:del>
      <w:del w:id="3894" w:author="Boisvert, Eric" w:date="2016-03-30T10:41:00Z">
        <w:r w:rsidDel="003C6266">
          <w:rPr>
            <w:lang w:val="en-CA"/>
          </w:rPr>
          <w:delText>lcement</w:delText>
        </w:r>
      </w:del>
      <w:r>
        <w:rPr>
          <w:lang w:val="en-CA"/>
        </w:rPr>
        <w:t xml:space="preserve"> event shall </w:t>
      </w:r>
      <w:ins w:id="3895" w:author="Boisvert, Eric" w:date="2016-03-30T10:41:00Z">
        <w:r w:rsidR="003C6266">
          <w:rPr>
            <w:lang w:val="en-CA"/>
          </w:rPr>
          <w:t xml:space="preserve">be an association between </w:t>
        </w:r>
      </w:ins>
      <w:ins w:id="3896" w:author="Boisvert, Eric" w:date="2016-03-30T10:42:00Z">
        <w:r w:rsidR="003C6266">
          <w:rPr>
            <w:lang w:val="en-CA"/>
          </w:rPr>
          <w:t xml:space="preserve">a Displacement and a GeologicEvent that </w:t>
        </w:r>
      </w:ins>
      <w:r>
        <w:rPr>
          <w:lang w:val="en-CA"/>
        </w:rPr>
        <w:t>contain</w:t>
      </w:r>
      <w:ins w:id="3897"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898" w:name="BKM_3201DCDD_D133_49AE_90CB_9F86F5B18ACE"/>
      <w:bookmarkStart w:id="3899" w:name="BKM_5AEA7724_2100_40A1_BA99_6516E4CE2A3E"/>
      <w:bookmarkStart w:id="3900" w:name="BKM_65E9638C_341E_4069_9C8F_D8BC2F8B7601"/>
      <w:bookmarkEnd w:id="3898"/>
      <w:bookmarkEnd w:id="3899"/>
      <w:bookmarkEnd w:id="3900"/>
      <w:r>
        <w:t>SeparationValue</w:t>
      </w:r>
    </w:p>
    <w:p w14:paraId="0835FC54" w14:textId="77777777" w:rsidR="008279FB" w:rsidRDefault="008279FB" w:rsidP="00AB10FC">
      <w:pPr>
        <w:rPr>
          <w:ins w:id="3901"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3902" w:author="Boisvert, Eric" w:date="2016-03-30T10:42:00Z">
        <w:r w:rsidR="003C6266">
          <w:t xml:space="preserve">a </w:t>
        </w:r>
      </w:ins>
      <w:r w:rsidRPr="00C74871">
        <w:t>vector.</w:t>
      </w:r>
    </w:p>
    <w:p w14:paraId="50543842" w14:textId="45A24A54" w:rsidR="00777586" w:rsidRDefault="00777586" w:rsidP="00777586">
      <w:pPr>
        <w:pStyle w:val="Heading4"/>
      </w:pPr>
      <w:bookmarkStart w:id="3903" w:name="BKM_08A92A70_F1F3_4B2A_9DC3_7E931F02BD38"/>
      <w:bookmarkStart w:id="3904" w:name="BKM_3F7EC057_E707_4A06_A6E3_17A0DD602106"/>
      <w:bookmarkEnd w:id="3903"/>
      <w:bookmarkEnd w:id="3904"/>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3905"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3906" w:name="BKM_5D7D3A73_2BA5_4999_B2D9_B2638FD2E3F3"/>
      <w:bookmarkStart w:id="3907" w:name="BKM_7025CFD1_5818_4184_A744_DEA2C7504840"/>
      <w:bookmarkEnd w:id="3906"/>
      <w:bookmarkEnd w:id="3907"/>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908" w:author="Boisvert, Eric" w:date="2016-03-30T10:43:00Z">
              <w:r w:rsidR="003C6266">
                <w:rPr>
                  <w:rStyle w:val="reqtext"/>
                  <w:lang w:val="en-CA"/>
                </w:rPr>
                <w:t xml:space="preserve">be a </w:t>
              </w:r>
            </w:ins>
            <w:ins w:id="3909"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3910" w:author="Boisvert, Eric" w:date="2016-03-29T09:03:00Z">
        <w:r w:rsidR="008279FB">
          <w:rPr>
            <w:lang w:val="en-CA"/>
          </w:rPr>
          <w:t>.</w:t>
        </w:r>
      </w:ins>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911" w:name="BKM_D8F0C163_8545_458E_90CD_CA5151787B07"/>
      <w:bookmarkStart w:id="3912" w:name="BKM_C37626AA_696F_429A_B16D_4833F8339B50"/>
      <w:bookmarkStart w:id="3913" w:name="BKM_8E0A8CD6_1952_49E4_ACE7_469172BABBA7"/>
      <w:bookmarkStart w:id="3914" w:name="BKM_498C83DB_DFDB_4234_B978_7C656FD73043"/>
      <w:bookmarkEnd w:id="3911"/>
      <w:bookmarkEnd w:id="3912"/>
      <w:bookmarkEnd w:id="3913"/>
      <w:bookmarkEnd w:id="3914"/>
    </w:p>
    <w:p w14:paraId="5BB0F76E" w14:textId="3DDDCD36" w:rsidR="00FE753A" w:rsidRDefault="00FE753A" w:rsidP="00FE753A">
      <w:pPr>
        <w:pStyle w:val="Heading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915" w:author="Boisvert, Eric" w:date="2016-03-29T09:04:00Z">
        <w:r w:rsidR="008279FB">
          <w:t>y</w:t>
        </w:r>
      </w:ins>
      <w:del w:id="3916"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1A7658">
        <w:pict w14:anchorId="7340E358">
          <v:shape id="_x0000_i1090" type="#_x0000_t75" style="width:6in;height:400.55pt">
            <v:imagedata r:id="rId81" o:title=""/>
          </v:shape>
        </w:pict>
      </w:r>
    </w:p>
    <w:p w14:paraId="67314E9E" w14:textId="49995625"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917" w:author="Eric Boisvert" w:date="2016-04-03T12:16:00Z">
        <w:r w:rsidR="00652185">
          <w:rPr>
            <w:noProof/>
          </w:rPr>
          <w:t>64</w:t>
        </w:r>
      </w:ins>
      <w:ins w:id="3918" w:author="Boisvert, Eric" w:date="2016-04-01T13:15:00Z">
        <w:del w:id="3919" w:author="Eric Boisvert" w:date="2016-04-02T15:34:00Z">
          <w:r w:rsidR="008D755A" w:rsidDel="004F09EE">
            <w:rPr>
              <w:noProof/>
            </w:rPr>
            <w:delText>63</w:delText>
          </w:r>
        </w:del>
      </w:ins>
      <w:del w:id="3920" w:author="Eric Boisvert" w:date="2016-04-02T15:34:00Z">
        <w:r w:rsidR="0085617E" w:rsidDel="004F09EE">
          <w:rPr>
            <w:noProof/>
          </w:rPr>
          <w:delText>63</w:delText>
        </w:r>
      </w:del>
      <w:r w:rsidR="00673E83">
        <w:rPr>
          <w:noProof/>
        </w:rPr>
        <w:fldChar w:fldCharType="end"/>
      </w:r>
      <w:r>
        <w:t>: FoldDescription</w:t>
      </w:r>
      <w:r w:rsidR="001E6E27">
        <w:t xml:space="preserve"> context diagram</w:t>
      </w:r>
      <w:ins w:id="3921" w:author="Boisvert, Eric" w:date="2016-03-29T09:04:00Z">
        <w:r w:rsidR="008279FB">
          <w:t>.</w:t>
        </w:r>
      </w:ins>
    </w:p>
    <w:p w14:paraId="2C0473CB" w14:textId="573BEE77" w:rsidR="00FE753A" w:rsidRDefault="00385692" w:rsidP="00D20646">
      <w:pPr>
        <w:pStyle w:val="Heading5"/>
        <w:rPr>
          <w:lang w:val="en-CA"/>
        </w:rPr>
      </w:pPr>
      <w:bookmarkStart w:id="3922" w:name="BKM_D8139323_6092_443C_A360_3F3BE3361CC0"/>
      <w:bookmarkEnd w:id="3922"/>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3923" w:author="Boisvert, Eric" w:date="2016-03-30T10:46:00Z">
        <w:r w:rsidDel="00732681">
          <w:rPr>
            <w:lang w:val="en-CA"/>
          </w:rPr>
          <w:delText>swe</w:delText>
        </w:r>
      </w:del>
      <w:ins w:id="3924" w:author="Boisvert, Eric" w:date="2016-03-30T10:46:00Z">
        <w:r w:rsidR="00732681">
          <w:rPr>
            <w:lang w:val="en-CA"/>
          </w:rPr>
          <w:t>SWE:</w:t>
        </w:r>
      </w:ins>
      <w:r>
        <w:rPr>
          <w:lang w:val="en-CA"/>
        </w:rPr>
        <w:t xml:space="preserve">:Category) shall contain a term from a controlled vocabulary describing the </w:t>
      </w:r>
      <w:ins w:id="3925" w:author="Boisvert, Eric" w:date="2016-03-30T10:46:00Z">
        <w:r w:rsidR="00732681">
          <w:rPr>
            <w:lang w:val="en-CA"/>
          </w:rPr>
          <w:t>s</w:t>
        </w:r>
      </w:ins>
      <w:del w:id="3926"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3927" w:author="Boisvert, Eric" w:date="2016-03-30T10:47:00Z">
        <w:r w:rsidDel="00732681">
          <w:rPr>
            <w:lang w:val="en-CA"/>
          </w:rPr>
          <w:delText>t</w:delText>
        </w:r>
      </w:del>
      <w:ins w:id="3928" w:author="Boisvert, Eric" w:date="2016-03-30T10:47:00Z">
        <w:r w:rsidR="00732681">
          <w:rPr>
            <w:lang w:val="en-CA"/>
          </w:rPr>
          <w:t>T</w:t>
        </w:r>
      </w:ins>
      <w:r>
        <w:rPr>
          <w:lang w:val="en-CA"/>
        </w:rPr>
        <w:t>he hingeLineCurvature property (</w:t>
      </w:r>
      <w:del w:id="3929" w:author="Boisvert, Eric" w:date="2016-03-30T10:47:00Z">
        <w:r w:rsidDel="00732681">
          <w:rPr>
            <w:lang w:val="en-CA"/>
          </w:rPr>
          <w:delText>swe</w:delText>
        </w:r>
      </w:del>
      <w:ins w:id="3930"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931" w:author="Boisvert, Eric" w:date="2016-03-29T09:04:00Z">
        <w:r w:rsidR="008279FB">
          <w:rPr>
            <w:lang w:val="en-CA"/>
          </w:rPr>
          <w:t>.</w:t>
        </w:r>
      </w:ins>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3932"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3933" w:author="Boisvert, Eric" w:date="2016-03-30T11:25:00Z"/>
          <w:lang w:val="en-CA"/>
        </w:rPr>
      </w:pPr>
      <w:r w:rsidRPr="00D20646">
        <w:rPr>
          <w:bCs/>
          <w:lang w:val="en-CA"/>
        </w:rPr>
        <w:t>The property hingeShape (</w:t>
      </w:r>
      <w:ins w:id="3934" w:author="Boisvert, Eric" w:date="2016-03-30T11:19:00Z">
        <w:r w:rsidR="00C1314B">
          <w:rPr>
            <w:bCs/>
            <w:lang w:val="en-CA"/>
          </w:rPr>
          <w:t>SWE</w:t>
        </w:r>
      </w:ins>
      <w:del w:id="3935"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936"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3937" w:author="Boisvert, Eric" w:date="2016-03-30T11:25:00Z">
          <w:pPr>
            <w:autoSpaceDE w:val="0"/>
            <w:autoSpaceDN w:val="0"/>
            <w:adjustRightInd w:val="0"/>
            <w:spacing w:after="0"/>
          </w:pPr>
        </w:pPrChange>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3938" w:author="Boisvert, Eric" w:date="2016-03-30T11:26:00Z">
        <w:r w:rsidR="00C1314B">
          <w:rPr>
            <w:lang w:val="en-CA"/>
          </w:rPr>
          <w:t>SWE</w:t>
        </w:r>
      </w:ins>
      <w:del w:id="3939" w:author="Boisvert, Eric" w:date="2016-03-30T11:26:00Z">
        <w:r w:rsidDel="00C1314B">
          <w:rPr>
            <w:lang w:val="en-CA"/>
          </w:rPr>
          <w:delText>swe</w:delText>
        </w:r>
      </w:del>
      <w:r>
        <w:rPr>
          <w:lang w:val="en-CA"/>
        </w:rPr>
        <w:t xml:space="preserv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3940" w:author="Boisvert, Eric" w:date="2016-03-30T11:26:00Z">
        <w:r w:rsidR="00C1314B">
          <w:rPr>
            <w:lang w:val="en-CA"/>
          </w:rPr>
          <w:t>SWE</w:t>
        </w:r>
      </w:ins>
      <w:del w:id="3941" w:author="Boisvert, Eric" w:date="2016-03-30T11:26:00Z">
        <w:r w:rsidDel="00C1314B">
          <w:rPr>
            <w:lang w:val="en-CA"/>
          </w:rPr>
          <w:delText>swe</w:delText>
        </w:r>
      </w:del>
      <w:r>
        <w:rPr>
          <w:lang w:val="en-CA"/>
        </w:rPr>
        <w:t>:Category) shall contain a term from a controlled vocabulary describing the shape of the lim</w:t>
      </w:r>
      <w:ins w:id="3942" w:author="Boisvert, Eric" w:date="2016-03-30T11:26:00Z">
        <w:r w:rsidR="00C1314B">
          <w:rPr>
            <w:lang w:val="en-CA"/>
          </w:rPr>
          <w:t>b</w:t>
        </w:r>
      </w:ins>
      <w:del w:id="3943"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3944" w:author="Boisvert, Eric" w:date="2016-03-30T11:26:00Z">
        <w:r w:rsidR="00C1314B">
          <w:rPr>
            <w:lang w:val="en-CA"/>
          </w:rPr>
          <w:t>SWE</w:t>
        </w:r>
      </w:ins>
      <w:del w:id="3945"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3946" w:author="Boisvert, Eric" w:date="2016-03-30T11:27:00Z">
        <w:r w:rsidR="00C1314B">
          <w:rPr>
            <w:lang w:val="en-CA"/>
          </w:rPr>
          <w:t>The d</w:t>
        </w:r>
      </w:ins>
      <w:del w:id="3947"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3948"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Heading5"/>
        <w:rPr>
          <w:lang w:val="en-CA"/>
        </w:rPr>
      </w:pPr>
      <w:del w:id="3949" w:author="Boisvert, Eric" w:date="2016-03-30T11:27:00Z">
        <w:r w:rsidDel="00C1314B">
          <w:rPr>
            <w:lang w:val="en-CA"/>
          </w:rPr>
          <w:delText>S</w:delText>
        </w:r>
      </w:del>
      <w:ins w:id="3950"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951" w:name="BKM_9F55EEFA_C0E3_452C_8F3E_4601CB5BDD65"/>
      <w:bookmarkStart w:id="3952" w:name="BKM_B6CF2C95_A27D_49AD_BB55_36897A8B9A93"/>
      <w:bookmarkStart w:id="3953" w:name="BKM_C47055C6_23E4_4FE1_89C3_7EA3E53F016F"/>
      <w:bookmarkStart w:id="3954" w:name="BKM_BE3EB69A_2E9F_4015_9A53_7E29585ADF99"/>
      <w:bookmarkStart w:id="3955" w:name="BKM_D49811C3_C3B3_4361_989B_69411D4795BC"/>
      <w:bookmarkStart w:id="3956" w:name="BKM_6411C0D6_8DBF_4DB6_A7B6_ADED17047AE5"/>
      <w:bookmarkStart w:id="3957" w:name="BKM_2C450E0F_0DB6_4DEB_964F_DE2661303D3A"/>
      <w:bookmarkStart w:id="3958" w:name="BKM_5CAB0B26_2CE6_42AB_B2CE_2FA413E9F025"/>
      <w:bookmarkStart w:id="3959" w:name="BKM_FA6FE08B_7A03_4337_979E_0DF7D1B98F33"/>
      <w:bookmarkStart w:id="3960" w:name="BKM_922E2E10_A22B_488C_B866_3D68572C1248"/>
      <w:bookmarkEnd w:id="3951"/>
      <w:bookmarkEnd w:id="3952"/>
      <w:bookmarkEnd w:id="3953"/>
      <w:bookmarkEnd w:id="3954"/>
      <w:bookmarkEnd w:id="3955"/>
      <w:bookmarkEnd w:id="3956"/>
      <w:bookmarkEnd w:id="3957"/>
      <w:bookmarkEnd w:id="3958"/>
      <w:bookmarkEnd w:id="3959"/>
      <w:bookmarkEnd w:id="396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1A7658" w:rsidP="00FE753A">
      <w:pPr>
        <w:keepNext/>
      </w:pPr>
      <w:r>
        <w:rPr>
          <w:noProof/>
          <w:lang w:val="en-CA" w:eastAsia="en-CA"/>
        </w:rPr>
        <w:lastRenderedPageBreak/>
        <w:pict w14:anchorId="66F3638C">
          <v:shape id="_x0000_i1091" type="#_x0000_t75" style="width:432.7pt;height:450.15pt;visibility:visible;mso-wrap-style:square">
            <v:imagedata r:id="rId82" o:title=""/>
          </v:shape>
        </w:pict>
      </w:r>
    </w:p>
    <w:p w14:paraId="580337F0" w14:textId="0A62CD97"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961" w:author="Eric Boisvert" w:date="2016-04-03T12:16:00Z">
        <w:r w:rsidR="00652185">
          <w:rPr>
            <w:noProof/>
          </w:rPr>
          <w:t>65</w:t>
        </w:r>
      </w:ins>
      <w:ins w:id="3962" w:author="Boisvert, Eric" w:date="2016-04-01T13:15:00Z">
        <w:del w:id="3963" w:author="Eric Boisvert" w:date="2016-04-02T15:34:00Z">
          <w:r w:rsidR="008D755A" w:rsidDel="004F09EE">
            <w:rPr>
              <w:noProof/>
            </w:rPr>
            <w:delText>64</w:delText>
          </w:r>
        </w:del>
      </w:ins>
      <w:del w:id="3964" w:author="Eric Boisvert" w:date="2016-04-02T15:34:00Z">
        <w:r w:rsidR="0085617E" w:rsidDel="004F09EE">
          <w:rPr>
            <w:noProof/>
          </w:rPr>
          <w:delText>64</w:delText>
        </w:r>
      </w:del>
      <w:r w:rsidR="00673E83">
        <w:rPr>
          <w:noProof/>
        </w:rPr>
        <w:fldChar w:fldCharType="end"/>
      </w:r>
      <w:r>
        <w:t>: FoldSystem</w:t>
      </w:r>
      <w:ins w:id="3965"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966" w:name="BKM_60CC5835_79D2_4A13_B4A8_D7D9DBF215A3"/>
      <w:bookmarkEnd w:id="3966"/>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3967"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3968" w:author="Boisvert, Eric" w:date="2016-03-30T11:28:00Z">
        <w:r w:rsidRPr="007E7F7B" w:rsidDel="00C1314B">
          <w:rPr>
            <w:lang w:val="en-CA"/>
          </w:rPr>
          <w:delText xml:space="preserve">specification </w:delText>
        </w:r>
      </w:del>
      <w:ins w:id="3969" w:author="Boisvert, Eric" w:date="2016-03-30T11:28:00Z">
        <w:r w:rsidR="00C1314B">
          <w:rPr>
            <w:lang w:val="en-CA"/>
          </w:rPr>
          <w:t>description</w:t>
        </w:r>
        <w:r w:rsidR="00C1314B" w:rsidRPr="007E7F7B">
          <w:rPr>
            <w:lang w:val="en-CA"/>
          </w:rPr>
          <w:t xml:space="preserve"> </w:t>
        </w:r>
      </w:ins>
      <w:r w:rsidRPr="007E7F7B">
        <w:rPr>
          <w:lang w:val="en-CA"/>
        </w:rPr>
        <w:t xml:space="preserve">of </w:t>
      </w:r>
      <w:ins w:id="3970"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3971"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Heading4"/>
      </w:pPr>
      <w:bookmarkStart w:id="3972" w:name="BKM_50AAAF20_CB99_4ABC_9FAE_60AD6D1987FD"/>
      <w:bookmarkStart w:id="3973" w:name="BKM_15CC129A_078F_4F7E_80FD_248D1D0D33F2"/>
      <w:bookmarkEnd w:id="3972"/>
      <w:bookmarkEnd w:id="3973"/>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1A7658" w:rsidP="003804FE">
      <w:pPr>
        <w:keepNext/>
      </w:pPr>
      <w:r>
        <w:rPr>
          <w:noProof/>
          <w:lang w:val="en-CA" w:eastAsia="en-CA"/>
        </w:rPr>
        <w:lastRenderedPageBreak/>
        <w:pict w14:anchorId="0A454231">
          <v:shape id="_x0000_i1092" type="#_x0000_t75" style="width:6in;height:461.35pt;visibility:visible;mso-wrap-style:square">
            <v:imagedata r:id="rId83" o:title=""/>
          </v:shape>
        </w:pict>
      </w:r>
    </w:p>
    <w:p w14:paraId="0A7AE18D" w14:textId="0B75CA0A"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974" w:author="Eric Boisvert" w:date="2016-04-03T12:16:00Z">
        <w:r w:rsidR="00652185">
          <w:rPr>
            <w:noProof/>
          </w:rPr>
          <w:t>66</w:t>
        </w:r>
      </w:ins>
      <w:ins w:id="3975" w:author="Boisvert, Eric" w:date="2016-04-01T13:15:00Z">
        <w:del w:id="3976" w:author="Eric Boisvert" w:date="2016-04-02T15:34:00Z">
          <w:r w:rsidR="008D755A" w:rsidDel="004F09EE">
            <w:rPr>
              <w:noProof/>
            </w:rPr>
            <w:delText>65</w:delText>
          </w:r>
        </w:del>
      </w:ins>
      <w:del w:id="3977" w:author="Eric Boisvert" w:date="2016-04-02T15:34:00Z">
        <w:r w:rsidR="0085617E" w:rsidDel="004F09EE">
          <w:rPr>
            <w:noProof/>
          </w:rPr>
          <w:delText>65</w:delText>
        </w:r>
      </w:del>
      <w:r w:rsidR="00673E83">
        <w:rPr>
          <w:noProof/>
        </w:rPr>
        <w:fldChar w:fldCharType="end"/>
      </w:r>
      <w:r>
        <w:t>: FoliationDescription</w:t>
      </w:r>
      <w:r w:rsidR="007E7F7B">
        <w:t xml:space="preserve"> context diagram</w:t>
      </w:r>
      <w:ins w:id="3978"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979" w:name="BKM_FDDB3C9C_445F_40FB_AB70_ED1438E267DC"/>
      <w:bookmarkEnd w:id="3979"/>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3980" w:author="Boisvert, Eric" w:date="2016-03-30T11:29:00Z">
        <w:r w:rsidR="00734129">
          <w:rPr>
            <w:lang w:val="en-CA"/>
          </w:rPr>
          <w:t>SWE</w:t>
        </w:r>
      </w:ins>
      <w:del w:id="3981"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3982" w:author="Boisvert, Eric" w:date="2016-03-30T11:29:00Z">
          <w:pPr>
            <w:autoSpaceDE w:val="0"/>
            <w:autoSpaceDN w:val="0"/>
            <w:adjustRightInd w:val="0"/>
            <w:spacing w:after="0"/>
          </w:pPr>
        </w:pPrChange>
      </w:pPr>
      <w:r>
        <w:rPr>
          <w:lang w:val="en-CA"/>
        </w:rPr>
        <w:t>The continuity proper</w:t>
      </w:r>
      <w:del w:id="3983" w:author="Boisvert, Eric" w:date="2016-03-30T11:29:00Z">
        <w:r w:rsidDel="00734129">
          <w:rPr>
            <w:lang w:val="en-CA"/>
          </w:rPr>
          <w:delText>r</w:delText>
        </w:r>
      </w:del>
      <w:ins w:id="3984" w:author="Boisvert, Eric" w:date="2016-03-30T11:29:00Z">
        <w:r w:rsidR="00734129">
          <w:rPr>
            <w:lang w:val="en-CA"/>
          </w:rPr>
          <w:t>t</w:t>
        </w:r>
      </w:ins>
      <w:r>
        <w:rPr>
          <w:lang w:val="en-CA"/>
        </w:rPr>
        <w:t>y (</w:t>
      </w:r>
      <w:ins w:id="3985" w:author="Boisvert, Eric" w:date="2016-03-30T11:29:00Z">
        <w:r w:rsidR="00734129">
          <w:rPr>
            <w:lang w:val="en-CA"/>
          </w:rPr>
          <w:t>SWE</w:t>
        </w:r>
      </w:ins>
      <w:del w:id="3986"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3987" w:author="Boisvert, Eric" w:date="2016-03-30T12:30:00Z">
        <w:r w:rsidDel="00FA3C67">
          <w:rPr>
            <w:lang w:val="en-CA"/>
          </w:rPr>
          <w:delText xml:space="preserve">continuity </w:delText>
        </w:r>
      </w:del>
      <w:ins w:id="3988" w:author="Boisvert, Eric" w:date="2016-03-30T12:30:00Z">
        <w:r w:rsidR="00FA3C67">
          <w:rPr>
            <w:lang w:val="en-CA"/>
          </w:rPr>
          <w:t xml:space="preserve">intensity </w:t>
        </w:r>
      </w:ins>
      <w:r>
        <w:rPr>
          <w:lang w:val="en-CA"/>
        </w:rPr>
        <w:t>property (</w:t>
      </w:r>
      <w:ins w:id="3989" w:author="Boisvert, Eric" w:date="2016-03-30T12:32:00Z">
        <w:r w:rsidR="00FA3C67">
          <w:rPr>
            <w:lang w:val="en-CA"/>
          </w:rPr>
          <w:t>SWE</w:t>
        </w:r>
      </w:ins>
      <w:del w:id="3990"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3991"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992" w:name="BKM_19D968ED_E9E9_4696_A463_9B8A89B9A29C"/>
      <w:bookmarkStart w:id="3993" w:name="BKM_A9E84D60_87E8_4274_B497_38C594525434"/>
      <w:bookmarkStart w:id="3994" w:name="BKM_F7EC3986_4D93_479D_BDAB_FDA23552D58F"/>
      <w:bookmarkStart w:id="3995" w:name="BKM_3788366B_341E_49F9_A366_57B90FBEF589"/>
      <w:bookmarkStart w:id="3996" w:name="BKM_472C9381_9698_46F2_8E04_2E603A1474CC"/>
      <w:bookmarkStart w:id="3997" w:name="BKM_33E4A038_4438_4CEF_A4A6_6E8349B6FDCC"/>
      <w:bookmarkEnd w:id="3992"/>
      <w:bookmarkEnd w:id="3993"/>
      <w:bookmarkEnd w:id="3994"/>
      <w:bookmarkEnd w:id="3995"/>
      <w:bookmarkEnd w:id="3996"/>
      <w:bookmarkEnd w:id="3997"/>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3998" w:author="Boisvert, Eric" w:date="2016-04-01T07:54:00Z">
        <w:r w:rsidR="00E21DD0">
          <w:t>7.4.3.5</w:t>
        </w:r>
      </w:ins>
      <w:ins w:id="3999" w:author="Eric Boisvert" w:date="2016-03-28T16:06:00Z">
        <w:del w:id="4000" w:author="Boisvert, Eric" w:date="2016-04-01T07:53:00Z">
          <w:r w:rsidR="003842F3" w:rsidDel="00E21DD0">
            <w:delText>7.4.3.5</w:delText>
          </w:r>
        </w:del>
      </w:ins>
      <w:del w:id="4001" w:author="Boisvert, Eric" w:date="2016-04-01T07:53:00Z">
        <w:r w:rsidR="004D34D6" w:rsidDel="00E21DD0">
          <w:delText>8.4.3.5</w:delText>
        </w:r>
      </w:del>
      <w:r>
        <w:fldChar w:fldCharType="end"/>
      </w:r>
      <w:r>
        <w:t xml:space="preserve"> by extending the abstract property block ShearDisplacementStructureAbstractDescription.</w:t>
      </w:r>
    </w:p>
    <w:p w14:paraId="30DEBDCB" w14:textId="7CFC2286" w:rsidR="00617E36" w:rsidRDefault="001A7658" w:rsidP="00617E36">
      <w:pPr>
        <w:keepNext/>
      </w:pPr>
      <w:r>
        <w:rPr>
          <w:noProof/>
          <w:lang w:val="en-CA" w:eastAsia="en-CA"/>
        </w:rPr>
        <w:lastRenderedPageBreak/>
        <w:pict w14:anchorId="61B1CC6B">
          <v:shape id="_x0000_i1093" type="#_x0000_t75" style="width:431.3pt;height:318.75pt;visibility:visible;mso-wrap-style:square">
            <v:imagedata r:id="rId84" o:title=""/>
          </v:shape>
        </w:pict>
      </w:r>
      <w:r w:rsidR="001B4102">
        <w:rPr>
          <w:rStyle w:val="CommentReference"/>
        </w:rPr>
        <w:commentReference w:id="4002"/>
      </w:r>
    </w:p>
    <w:p w14:paraId="3149E471" w14:textId="3FD5DD57"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4003" w:author="Eric Boisvert" w:date="2016-04-03T12:16:00Z">
        <w:r w:rsidR="00652185">
          <w:rPr>
            <w:noProof/>
          </w:rPr>
          <w:t>67</w:t>
        </w:r>
      </w:ins>
      <w:ins w:id="4004" w:author="Boisvert, Eric" w:date="2016-04-01T13:15:00Z">
        <w:del w:id="4005" w:author="Eric Boisvert" w:date="2016-04-02T15:34:00Z">
          <w:r w:rsidR="008D755A" w:rsidDel="004F09EE">
            <w:rPr>
              <w:noProof/>
            </w:rPr>
            <w:delText>66</w:delText>
          </w:r>
        </w:del>
      </w:ins>
      <w:del w:id="4006" w:author="Eric Boisvert" w:date="2016-04-02T15:34:00Z">
        <w:r w:rsidR="0085617E" w:rsidDel="004F09EE">
          <w:rPr>
            <w:noProof/>
          </w:rPr>
          <w:delText>66</w:delText>
        </w:r>
      </w:del>
      <w:r w:rsidR="00673E83">
        <w:rPr>
          <w:noProof/>
        </w:rPr>
        <w:fldChar w:fldCharType="end"/>
      </w:r>
      <w:r>
        <w:t>: ShearDisplacementStructureDescription</w:t>
      </w:r>
      <w:ins w:id="4007" w:author="Boisvert, Eric" w:date="2016-03-29T09:04:00Z">
        <w:r w:rsidR="008279FB">
          <w:t xml:space="preserve"> context diagram.</w:t>
        </w:r>
      </w:ins>
    </w:p>
    <w:p w14:paraId="4C496C34" w14:textId="4AAC8A86" w:rsidR="00617E36" w:rsidRDefault="001B4102" w:rsidP="00D20646">
      <w:pPr>
        <w:pStyle w:val="Heading5"/>
        <w:rPr>
          <w:lang w:val="en-CA"/>
        </w:rPr>
      </w:pPr>
      <w:bookmarkStart w:id="4008" w:name="BKM_E32F3F79_7117_4294_86FD_A68126B03F62"/>
      <w:bookmarkEnd w:id="4008"/>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4009" w:author="Boisvert, Eric" w:date="2016-03-30T12:37:00Z">
        <w:r w:rsidR="00D331B1">
          <w:rPr>
            <w:lang w:val="en-CA"/>
          </w:rPr>
          <w:t>(</w:t>
        </w:r>
      </w:ins>
      <w:ins w:id="4010"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4011" w:author="Boisvert, Eric" w:date="2016-04-01T07:54:00Z">
        <w:r w:rsidR="00E21DD0">
          <w:rPr>
            <w:lang w:val="en-CA"/>
          </w:rPr>
          <w:t>7.5.2.11</w:t>
        </w:r>
      </w:ins>
      <w:ins w:id="4012" w:author="Boisvert, Eric" w:date="2016-03-30T12:38:00Z">
        <w:r w:rsidR="00D331B1">
          <w:rPr>
            <w:lang w:val="en-CA"/>
          </w:rPr>
          <w:fldChar w:fldCharType="end"/>
        </w:r>
      </w:ins>
      <w:ins w:id="4013" w:author="Boisvert, Eric" w:date="2016-03-30T12:37:00Z">
        <w:r w:rsidR="00D331B1">
          <w:rPr>
            <w:lang w:val="en-CA"/>
          </w:rPr>
          <w:t>)</w:t>
        </w:r>
      </w:ins>
      <w:ins w:id="4014"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Heading3"/>
      </w:pPr>
      <w:bookmarkStart w:id="4015" w:name="BKM_76F0AF36_F011_4216_B99A_7C75820C7A2C"/>
      <w:bookmarkStart w:id="4016" w:name="BKM_B13360B8_167E_4DA8_A7B7_EA7DCABE7993"/>
      <w:bookmarkStart w:id="4017" w:name="_Toc447367163"/>
      <w:bookmarkEnd w:id="4015"/>
      <w:bookmarkEnd w:id="4016"/>
      <w:r>
        <w:t>Geologic Unit Details</w:t>
      </w:r>
      <w:bookmarkEnd w:id="4017"/>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4018" w:author="Boisvert, Eric" w:date="2016-04-01T07:54:00Z">
        <w:r w:rsidR="00E21DD0">
          <w:t>7.4.1.3</w:t>
        </w:r>
      </w:ins>
      <w:ins w:id="4019" w:author="Eric Boisvert" w:date="2016-03-28T16:06:00Z">
        <w:del w:id="4020" w:author="Boisvert, Eric" w:date="2016-04-01T07:53:00Z">
          <w:r w:rsidR="003842F3" w:rsidDel="00E21DD0">
            <w:delText>7.4.1.3</w:delText>
          </w:r>
        </w:del>
      </w:ins>
      <w:del w:id="4021" w:author="Boisvert, Eric" w:date="2016-04-01T07:53:00Z">
        <w:r w:rsidR="004D34D6" w:rsidDel="00E21DD0">
          <w:delText>8.4.1.3</w:delText>
        </w:r>
      </w:del>
      <w:r w:rsidR="00297011">
        <w:fldChar w:fldCharType="end"/>
      </w:r>
      <w:r w:rsidR="00297011">
        <w:t>)</w:t>
      </w:r>
      <w:r w:rsidRPr="00CB339F">
        <w:t>.</w:t>
      </w:r>
    </w:p>
    <w:p w14:paraId="47A20F63" w14:textId="16F8E84A" w:rsidR="00CB339F" w:rsidRDefault="001A7658" w:rsidP="00CB339F">
      <w:pPr>
        <w:keepNext/>
      </w:pPr>
      <w:r>
        <w:rPr>
          <w:noProof/>
          <w:lang w:val="en-CA" w:eastAsia="en-CA"/>
        </w:rPr>
        <w:pict w14:anchorId="30A076C3">
          <v:shape id="_x0000_i1094" type="#_x0000_t75" style="width:253.75pt;height:554.35pt;visibility:visible;mso-wrap-style:square">
            <v:imagedata r:id="rId85"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4022" w:author="Eric Boisvert" w:date="2016-04-03T12:16:00Z">
        <w:r w:rsidR="00652185">
          <w:rPr>
            <w:noProof/>
          </w:rPr>
          <w:t>68</w:t>
        </w:r>
      </w:ins>
      <w:ins w:id="4023" w:author="Boisvert, Eric" w:date="2016-04-01T13:15:00Z">
        <w:del w:id="4024" w:author="Eric Boisvert" w:date="2016-04-02T15:34:00Z">
          <w:r w:rsidR="008D755A" w:rsidDel="004F09EE">
            <w:rPr>
              <w:noProof/>
            </w:rPr>
            <w:delText>67</w:delText>
          </w:r>
        </w:del>
      </w:ins>
      <w:del w:id="4025" w:author="Eric Boisvert" w:date="2016-04-02T15:34:00Z">
        <w:r w:rsidR="0085617E" w:rsidDel="004F09EE">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026" w:author="Boisvert, Eric" w:date="2016-04-01T07:54:00Z">
        <w:r w:rsidR="00E21DD0">
          <w:t>7.4.1.3</w:t>
        </w:r>
      </w:ins>
      <w:ins w:id="4027" w:author="Eric Boisvert" w:date="2016-03-28T16:06:00Z">
        <w:del w:id="4028" w:author="Boisvert, Eric" w:date="2016-04-01T07:53:00Z">
          <w:r w:rsidR="003842F3" w:rsidDel="00E21DD0">
            <w:delText>7.4.1.3</w:delText>
          </w:r>
        </w:del>
      </w:ins>
      <w:del w:id="4029" w:author="Boisvert, Eric" w:date="2016-04-01T07:53:00Z">
        <w:r w:rsidR="004D34D6" w:rsidDel="00E21DD0">
          <w:delText>8.4.1.3</w:delText>
        </w:r>
      </w:del>
      <w:r>
        <w:fldChar w:fldCharType="end"/>
      </w:r>
      <w:r>
        <w:t>)</w:t>
      </w:r>
      <w:r w:rsidRPr="00CB339F">
        <w:t>.</w:t>
      </w:r>
    </w:p>
    <w:p w14:paraId="5E871F43" w14:textId="7D7B38ED" w:rsidR="00CB339F" w:rsidRDefault="00297011" w:rsidP="00D20646">
      <w:pPr>
        <w:pStyle w:val="Heading5"/>
        <w:rPr>
          <w:lang w:val="en-CA"/>
        </w:rPr>
      </w:pPr>
      <w:bookmarkStart w:id="4030" w:name="BKM_E8CC2926_B007_4DFB_997F_F78EC469DF9A"/>
      <w:bookmarkEnd w:id="4030"/>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031" w:author="Boisvert, Eric" w:date="2016-03-30T12:39:00Z">
        <w:r w:rsidR="00D331B1">
          <w:rPr>
            <w:lang w:val="en-CA"/>
          </w:rPr>
          <w:t>SWE</w:t>
        </w:r>
      </w:ins>
      <w:del w:id="4032"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033"/>
      <w:r w:rsidRPr="00297011">
        <w:rPr>
          <w:lang w:val="en-CA"/>
        </w:rPr>
        <w:t xml:space="preserve">is independent </w:t>
      </w:r>
      <w:commentRangeEnd w:id="4033"/>
      <w:r>
        <w:rPr>
          <w:rStyle w:val="CommentReference"/>
        </w:rPr>
        <w:commentReference w:id="4033"/>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034" w:author="Boisvert, Eric" w:date="2016-03-30T12:40:00Z">
        <w:r w:rsidR="00D331B1">
          <w:rPr>
            <w:lang w:val="en-CA"/>
          </w:rPr>
          <w:t>SWE</w:t>
        </w:r>
      </w:ins>
      <w:del w:id="4035"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036" w:author="Boisvert, Eric" w:date="2016-03-30T12:41:00Z">
        <w:r w:rsidR="00D331B1">
          <w:rPr>
            <w:lang w:val="en-CA"/>
          </w:rPr>
          <w:t>SWE</w:t>
        </w:r>
      </w:ins>
      <w:del w:id="4037"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038"/>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038"/>
      <w:r w:rsidR="00D331B1">
        <w:rPr>
          <w:rStyle w:val="CommentReference"/>
        </w:rPr>
        <w:commentReference w:id="4038"/>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039" w:author="Boisvert, Eric" w:date="2016-04-01T07:54:00Z">
        <w:r w:rsidR="00E21DD0">
          <w:rPr>
            <w:lang w:val="en-CA"/>
          </w:rPr>
          <w:t>7.5.5.2</w:t>
        </w:r>
      </w:ins>
      <w:ins w:id="4040" w:author="Eric Boisvert" w:date="2016-03-28T16:06:00Z">
        <w:del w:id="4041" w:author="Boisvert, Eric" w:date="2016-04-01T07:53:00Z">
          <w:r w:rsidR="003842F3" w:rsidDel="00E21DD0">
            <w:rPr>
              <w:lang w:val="en-CA"/>
            </w:rPr>
            <w:delText>7.5.5.2</w:delText>
          </w:r>
        </w:del>
      </w:ins>
      <w:del w:id="4042" w:author="Boisvert, Eric" w:date="2016-04-01T07:53:00Z">
        <w:r w:rsidR="004D34D6" w:rsidDel="00E21DD0">
          <w:rPr>
            <w:lang w:val="en-CA"/>
          </w:rPr>
          <w:delText>8.5.5.2</w:delText>
        </w:r>
      </w:del>
      <w:r w:rsidR="00E97193">
        <w:rPr>
          <w:lang w:val="en-CA"/>
        </w:rPr>
        <w:fldChar w:fldCharType="end"/>
      </w:r>
      <w:r w:rsidR="00E97193">
        <w:rPr>
          <w:lang w:val="en-CA"/>
        </w:rPr>
        <w:t>)</w:t>
      </w:r>
      <w:ins w:id="4043" w:author="Boisvert, Eric" w:date="2016-03-29T09:05:00Z">
        <w:r w:rsidR="008279FB">
          <w:rPr>
            <w:lang w:val="en-CA"/>
          </w:rPr>
          <w:t>.</w:t>
        </w:r>
      </w:ins>
    </w:p>
    <w:p w14:paraId="442C7D8D" w14:textId="2436C79B" w:rsidR="006045F2" w:rsidRDefault="006045F2" w:rsidP="006045F2">
      <w:pPr>
        <w:pStyle w:val="Heading4"/>
      </w:pPr>
      <w:bookmarkStart w:id="4044" w:name="BKM_BB58E692_A1AE_4D52_B50D_8A8583AB1BE4"/>
      <w:bookmarkStart w:id="4045" w:name="BKM_31BF4296_6E8D_413D_AA94_37BAA601A4E2"/>
      <w:bookmarkStart w:id="4046" w:name="BKM_0CE007A8_3CE4_4605_997D_014E0E71F898"/>
      <w:bookmarkStart w:id="4047" w:name="BKM_4ACCDAB5_D34A_4312_AB32_2B6F03610F7A"/>
      <w:bookmarkStart w:id="4048" w:name="_Ref440802024"/>
      <w:bookmarkEnd w:id="4044"/>
      <w:bookmarkEnd w:id="4045"/>
      <w:bookmarkEnd w:id="4046"/>
      <w:bookmarkEnd w:id="4047"/>
      <w:r>
        <w:t>BeddingDescription</w:t>
      </w:r>
      <w:bookmarkEnd w:id="4048"/>
    </w:p>
    <w:p w14:paraId="30D66ADD" w14:textId="77777777" w:rsidR="006045F2" w:rsidRPr="006045F2" w:rsidRDefault="006045F2" w:rsidP="006045F2"/>
    <w:p w14:paraId="79D9664E" w14:textId="30131C9E" w:rsidR="006045F2" w:rsidRDefault="00E97193" w:rsidP="00AB10FC">
      <w:r>
        <w:t>BeddingDescription provide</w:t>
      </w:r>
      <w:ins w:id="4049" w:author="Boisvert, Eric" w:date="2016-03-30T12:44:00Z">
        <w:r w:rsidR="00D331B1">
          <w:t>s</w:t>
        </w:r>
      </w:ins>
      <w:del w:id="4050" w:author="Boisvert, Eric" w:date="2016-03-30T12:44:00Z">
        <w:r w:rsidDel="00D331B1">
          <w:delText>d</w:delText>
        </w:r>
      </w:del>
      <w:r>
        <w:t xml:space="preserve"> a detailed</w:t>
      </w:r>
      <w:del w:id="4051"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052" w:name="BKM_19472229_5BF0_45F8_BED6_B86B706423A9"/>
      <w:bookmarkEnd w:id="4052"/>
      <w:r w:rsidRPr="00D970E9">
        <w:rPr>
          <w:lang w:val="en-CA"/>
        </w:rPr>
        <w:lastRenderedPageBreak/>
        <w:t>beddingPattern</w:t>
      </w:r>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053" w:author="Boisvert, Eric" w:date="2016-03-30T12:45:00Z">
        <w:r w:rsidDel="00D331B1">
          <w:rPr>
            <w:lang w:val="en-CA"/>
          </w:rPr>
          <w:delText>swe</w:delText>
        </w:r>
      </w:del>
      <w:ins w:id="4054" w:author="Boisvert, Eric" w:date="2016-03-30T12:45:00Z">
        <w:r w:rsidR="00D331B1">
          <w:rPr>
            <w:lang w:val="en-CA"/>
          </w:rPr>
          <w:t>SWE</w:t>
        </w:r>
      </w:ins>
      <w:r>
        <w:rPr>
          <w:lang w:val="en-CA"/>
        </w:rPr>
        <w:t xml:space="preserv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055" w:author="Boisvert, Eric" w:date="2016-03-30T12:45:00Z">
        <w:r w:rsidR="00D331B1">
          <w:rPr>
            <w:lang w:val="en-CA"/>
          </w:rPr>
          <w:t>SWE</w:t>
        </w:r>
      </w:ins>
      <w:del w:id="4056"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057" w:author="Boisvert, Eric" w:date="2016-03-30T12:45:00Z">
        <w:r w:rsidR="00D331B1">
          <w:rPr>
            <w:lang w:val="en-CA"/>
          </w:rPr>
          <w:t>SWE</w:t>
        </w:r>
      </w:ins>
      <w:del w:id="4058" w:author="Boisvert, Eric" w:date="2016-03-30T12:45:00Z">
        <w:r w:rsidDel="00D331B1">
          <w:rPr>
            <w:lang w:val="en-CA"/>
          </w:rPr>
          <w:delText>swe</w:delText>
        </w:r>
      </w:del>
      <w:r>
        <w:rPr>
          <w:lang w:val="en-CA"/>
        </w:rPr>
        <w:t xml:space="preserve">:Category) shall provide </w:t>
      </w:r>
      <w:commentRangeStart w:id="4059"/>
      <w:r>
        <w:rPr>
          <w:lang w:val="en-CA"/>
        </w:rPr>
        <w:t>a term</w:t>
      </w:r>
      <w:commentRangeEnd w:id="4059"/>
      <w:r>
        <w:rPr>
          <w:rStyle w:val="CommentReference"/>
        </w:rPr>
        <w:commentReference w:id="4059"/>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060" w:name="BKM_B8E145AE_8356_455D_8AF6_DD01E80B774C"/>
      <w:bookmarkStart w:id="4061" w:name="BKM_8FB90A67_2503_406F_8326_44811B80D96C"/>
      <w:bookmarkStart w:id="4062" w:name="BKM_32D036C1_ECEB_4E0E_8D49_567109DB3963"/>
      <w:bookmarkStart w:id="4063" w:name="_Toc447367164"/>
      <w:bookmarkEnd w:id="4060"/>
      <w:bookmarkEnd w:id="4061"/>
      <w:bookmarkEnd w:id="4062"/>
      <w:r>
        <w:t>GeoSciML extension vocabularies</w:t>
      </w:r>
      <w:bookmarkEnd w:id="4063"/>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064" w:author="Boisvert, Eric" w:date="2016-04-01T07:54:00Z">
        <w:r w:rsidR="00E21DD0">
          <w:t xml:space="preserve">Table </w:t>
        </w:r>
        <w:r w:rsidR="00E21DD0">
          <w:rPr>
            <w:noProof/>
          </w:rPr>
          <w:t>5</w:t>
        </w:r>
      </w:ins>
      <w:ins w:id="4065" w:author="Eric Boisvert" w:date="2016-03-28T16:06:00Z">
        <w:del w:id="4066" w:author="Boisvert, Eric" w:date="2016-04-01T07:53:00Z">
          <w:r w:rsidR="003842F3" w:rsidDel="00E21DD0">
            <w:delText xml:space="preserve">Table </w:delText>
          </w:r>
          <w:r w:rsidR="003842F3" w:rsidDel="00E21DD0">
            <w:rPr>
              <w:noProof/>
            </w:rPr>
            <w:delText>5</w:delText>
          </w:r>
        </w:del>
      </w:ins>
      <w:del w:id="4067" w:author="Boisvert, Eric" w:date="2016-04-01T07:53:00Z">
        <w:r w:rsidDel="00E21DD0">
          <w:delText xml:space="preserve">Table </w:delText>
        </w:r>
        <w:r w:rsidDel="00E21DD0">
          <w:rPr>
            <w:noProof/>
          </w:rPr>
          <w:delText>15</w:delText>
        </w:r>
      </w:del>
      <w:r>
        <w:fldChar w:fldCharType="end"/>
      </w:r>
      <w:ins w:id="4068" w:author="Boisvert, Eric" w:date="2016-03-29T09:05:00Z">
        <w:r w:rsidR="008279FB">
          <w:t>.</w:t>
        </w:r>
      </w:ins>
    </w:p>
    <w:p w14:paraId="3DB0B66F" w14:textId="77777777" w:rsidR="00FE43AC" w:rsidRDefault="00FE43AC" w:rsidP="00AB10FC"/>
    <w:p w14:paraId="4E5106A3" w14:textId="42C11EC0" w:rsidR="00FE43AC" w:rsidRDefault="00FE43AC" w:rsidP="00FE43AC">
      <w:pPr>
        <w:pStyle w:val="Caption"/>
        <w:keepNext/>
      </w:pPr>
      <w:bookmarkStart w:id="4069" w:name="_Ref433004816"/>
      <w:r>
        <w:t xml:space="preserve">Table </w:t>
      </w:r>
      <w:r w:rsidR="00415E41">
        <w:fldChar w:fldCharType="begin"/>
      </w:r>
      <w:r w:rsidR="00415E41">
        <w:instrText xml:space="preserve"> SEQ Table \* ARABIC </w:instrText>
      </w:r>
      <w:r w:rsidR="00415E41">
        <w:fldChar w:fldCharType="separate"/>
      </w:r>
      <w:r w:rsidR="00E21DD0">
        <w:rPr>
          <w:noProof/>
        </w:rPr>
        <w:t>5</w:t>
      </w:r>
      <w:r w:rsidR="00415E41">
        <w:fldChar w:fldCharType="end"/>
      </w:r>
      <w:bookmarkEnd w:id="4069"/>
      <w:r>
        <w:t xml:space="preserve"> : GeoSciML vocabularies</w:t>
      </w:r>
      <w:ins w:id="4070"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071"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072"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073"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074"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075"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076"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077"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078"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movement  (eg, dip-slip, strike-slip)</w:t>
            </w:r>
            <w:ins w:id="4079"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080"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081" w:author="Boisvert, Eric" w:date="2016-03-30T12:46:00Z">
        <w:r>
          <w:br w:type="page"/>
        </w:r>
      </w:ins>
    </w:p>
    <w:p w14:paraId="62BDB0BB" w14:textId="530D9784" w:rsidR="003666A1" w:rsidRDefault="003666A1" w:rsidP="003666A1">
      <w:pPr>
        <w:pStyle w:val="Heading2"/>
        <w:rPr>
          <w:lang w:val="en-CA"/>
        </w:rPr>
      </w:pPr>
      <w:bookmarkStart w:id="4082" w:name="_Ref432948522"/>
      <w:bookmarkStart w:id="4083" w:name="_Toc447367165"/>
      <w:r w:rsidRPr="00D12552">
        <w:rPr>
          <w:lang w:val="en-CA"/>
        </w:rPr>
        <w:t xml:space="preserve">GeoSciML </w:t>
      </w:r>
      <w:r>
        <w:rPr>
          <w:lang w:val="en-CA"/>
        </w:rPr>
        <w:t>GeologicTime</w:t>
      </w:r>
      <w:r w:rsidRPr="00D12552">
        <w:rPr>
          <w:lang w:val="en-CA"/>
        </w:rPr>
        <w:t xml:space="preserve"> </w:t>
      </w:r>
      <w:ins w:id="4084" w:author="Eric Boisvert" w:date="2015-11-03T05:15:00Z">
        <w:r w:rsidR="004F0DC1">
          <w:rPr>
            <w:lang w:val="en-CA"/>
          </w:rPr>
          <w:t xml:space="preserve">Abstract </w:t>
        </w:r>
      </w:ins>
      <w:r w:rsidRPr="00D12552">
        <w:rPr>
          <w:lang w:val="en-CA"/>
        </w:rPr>
        <w:t>Requirements Class</w:t>
      </w:r>
      <w:bookmarkEnd w:id="4082"/>
      <w:bookmarkEnd w:id="4083"/>
      <w:ins w:id="4085" w:author="Eric Boisvert" w:date="2016-04-03T12:50:00Z">
        <w:r w:rsidR="00052694">
          <w:rPr>
            <w:lang w:val="en-CA"/>
          </w:rPr>
          <w:t xml:space="preserve"> </w:t>
        </w:r>
        <w:r w:rsidR="00052694">
          <w:t xml:space="preserve"> (Normative)</w:t>
        </w:r>
      </w:ins>
    </w:p>
    <w:p w14:paraId="2285F0D3" w14:textId="77777777" w:rsidR="002A58E0" w:rsidRDefault="002A58E0" w:rsidP="00355CAB">
      <w:pPr>
        <w:rPr>
          <w:ins w:id="4086"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4087" w:author="Boisvert, Eric" w:date="2016-03-30T13:06:00Z">
        <w:r w:rsidR="00775F72">
          <w:rPr>
            <w:lang w:val="en-CA"/>
          </w:rPr>
          <w:t xml:space="preserve">, developed by </w:t>
        </w:r>
      </w:ins>
      <w:del w:id="4088" w:author="Boisvert, Eric" w:date="2016-03-30T13:06:00Z">
        <w:r w:rsidRPr="003666A1" w:rsidDel="00775F72">
          <w:rPr>
            <w:lang w:val="en-CA"/>
          </w:rPr>
          <w:delText xml:space="preserve"> </w:delText>
        </w:r>
      </w:del>
      <w:ins w:id="4089"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090"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1A7658" w:rsidP="000B1244">
      <w:pPr>
        <w:keepNext/>
      </w:pPr>
      <w:r>
        <w:rPr>
          <w:noProof/>
          <w:lang w:val="en-CA" w:eastAsia="en-CA"/>
        </w:rPr>
        <w:lastRenderedPageBreak/>
        <w:pict w14:anchorId="45B11095">
          <v:shape id="_x0000_i1095" type="#_x0000_t75" style="width:377.5pt;height:424.3pt;visibility:visible;mso-wrap-style:square">
            <v:imagedata r:id="rId86" o:title=""/>
          </v:shape>
        </w:pict>
      </w:r>
    </w:p>
    <w:p w14:paraId="1CA1FBA7" w14:textId="6BEE7FF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091" w:author="Eric Boisvert" w:date="2016-04-03T12:16:00Z">
        <w:r w:rsidR="00652185">
          <w:rPr>
            <w:noProof/>
          </w:rPr>
          <w:t>69</w:t>
        </w:r>
      </w:ins>
      <w:ins w:id="4092" w:author="Boisvert, Eric" w:date="2016-04-01T13:15:00Z">
        <w:del w:id="4093" w:author="Eric Boisvert" w:date="2016-04-02T15:34:00Z">
          <w:r w:rsidR="008D755A" w:rsidDel="004F09EE">
            <w:rPr>
              <w:noProof/>
            </w:rPr>
            <w:delText>68</w:delText>
          </w:r>
        </w:del>
      </w:ins>
      <w:del w:id="4094" w:author="Eric Boisvert" w:date="2016-04-02T15:34:00Z">
        <w:r w:rsidR="00090DCF" w:rsidDel="004F09EE">
          <w:rPr>
            <w:noProof/>
          </w:rPr>
          <w:delText>52</w:delText>
        </w:r>
      </w:del>
      <w:r w:rsidR="00673E83">
        <w:rPr>
          <w:noProof/>
        </w:rPr>
        <w:fldChar w:fldCharType="end"/>
      </w:r>
      <w:r>
        <w:t>: GeologicTime dependencies</w:t>
      </w:r>
      <w:ins w:id="4095" w:author="Boisvert, Eric" w:date="2016-03-29T09:05:00Z">
        <w:r w:rsidR="008279FB">
          <w:t>.</w:t>
        </w:r>
      </w:ins>
    </w:p>
    <w:p w14:paraId="2C2DA796" w14:textId="62CBFC2E" w:rsidR="008F4E9C" w:rsidRDefault="001A7658" w:rsidP="008F4E9C">
      <w:pPr>
        <w:keepNext/>
      </w:pPr>
      <w:r>
        <w:rPr>
          <w:noProof/>
          <w:lang w:val="en-CA" w:eastAsia="en-CA"/>
        </w:rPr>
        <w:lastRenderedPageBreak/>
        <w:pict w14:anchorId="1784F587">
          <v:shape id="_x0000_i1096" type="#_x0000_t75" style="width:432.7pt;height:374pt;visibility:visible;mso-wrap-style:square">
            <v:imagedata r:id="rId87" o:title=""/>
          </v:shape>
        </w:pict>
      </w:r>
    </w:p>
    <w:p w14:paraId="7CF7A581" w14:textId="37AF5D60"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4096" w:author="Eric Boisvert" w:date="2016-04-03T12:16:00Z">
        <w:r w:rsidR="00652185">
          <w:rPr>
            <w:noProof/>
          </w:rPr>
          <w:t>70</w:t>
        </w:r>
      </w:ins>
      <w:ins w:id="4097" w:author="Boisvert, Eric" w:date="2016-04-01T13:15:00Z">
        <w:del w:id="4098" w:author="Eric Boisvert" w:date="2016-04-02T15:34:00Z">
          <w:r w:rsidR="008D755A" w:rsidDel="004F09EE">
            <w:rPr>
              <w:noProof/>
            </w:rPr>
            <w:delText>69</w:delText>
          </w:r>
        </w:del>
      </w:ins>
      <w:del w:id="4099" w:author="Eric Boisvert" w:date="2016-04-02T15:34:00Z">
        <w:r w:rsidR="00090DCF" w:rsidDel="004F09EE">
          <w:rPr>
            <w:noProof/>
          </w:rPr>
          <w:delText>53</w:delText>
        </w:r>
      </w:del>
      <w:r w:rsidR="00673E83">
        <w:rPr>
          <w:noProof/>
        </w:rPr>
        <w:fldChar w:fldCharType="end"/>
      </w:r>
      <w:r>
        <w:t>: Geologic Time summary diagram</w:t>
      </w:r>
      <w:ins w:id="4100" w:author="Boisvert, Eric" w:date="2016-03-29T09:05:00Z">
        <w:r w:rsidR="008279FB">
          <w:t>.</w:t>
        </w:r>
      </w:ins>
    </w:p>
    <w:p w14:paraId="1B5DD8CD" w14:textId="60B4F9D0" w:rsidR="008F4E9C" w:rsidRDefault="008F4E9C" w:rsidP="00D81A7B">
      <w:pPr>
        <w:pStyle w:val="Heading3"/>
      </w:pPr>
      <w:bookmarkStart w:id="4101" w:name="_Toc447367166"/>
      <w:r w:rsidRPr="008F4E9C">
        <w:t>Global Boundary Stratotype Sections and Points</w:t>
      </w:r>
      <w:bookmarkEnd w:id="4101"/>
    </w:p>
    <w:p w14:paraId="10D727D8" w14:textId="77777777" w:rsidR="00821F1F" w:rsidRDefault="00821F1F" w:rsidP="008F4E9C"/>
    <w:p w14:paraId="7A52FF85" w14:textId="2F0AC543" w:rsidR="008F4E9C" w:rsidRDefault="008F4E9C" w:rsidP="008F4E9C">
      <w:r w:rsidRPr="008F4E9C">
        <w:t xml:space="preserve">The GSSP model describes </w:t>
      </w:r>
      <w:ins w:id="4102"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1A7658" w:rsidP="00821F1F">
      <w:pPr>
        <w:keepNext/>
      </w:pPr>
      <w:r>
        <w:rPr>
          <w:noProof/>
          <w:lang w:val="en-CA" w:eastAsia="en-CA"/>
        </w:rPr>
        <w:lastRenderedPageBreak/>
        <w:pict w14:anchorId="4B5A3431">
          <v:shape id="_x0000_i1097" type="#_x0000_t75" style="width:6in;height:326.45pt;visibility:visible;mso-wrap-style:square">
            <v:imagedata r:id="rId88" o:title=""/>
          </v:shape>
        </w:pict>
      </w:r>
    </w:p>
    <w:p w14:paraId="5D21835B" w14:textId="5D9E0C75"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4103" w:author="Eric Boisvert" w:date="2016-04-03T12:16:00Z">
        <w:r w:rsidR="00652185">
          <w:rPr>
            <w:noProof/>
          </w:rPr>
          <w:t>71</w:t>
        </w:r>
      </w:ins>
      <w:ins w:id="4104" w:author="Boisvert, Eric" w:date="2016-04-01T13:15:00Z">
        <w:del w:id="4105" w:author="Eric Boisvert" w:date="2016-04-02T15:34:00Z">
          <w:r w:rsidR="008D755A" w:rsidDel="004F09EE">
            <w:rPr>
              <w:noProof/>
            </w:rPr>
            <w:delText>70</w:delText>
          </w:r>
        </w:del>
      </w:ins>
      <w:del w:id="4106" w:author="Eric Boisvert" w:date="2016-04-02T15:34:00Z">
        <w:r w:rsidR="0085617E" w:rsidDel="004F09EE">
          <w:rPr>
            <w:noProof/>
          </w:rPr>
          <w:delText>70</w:delText>
        </w:r>
      </w:del>
      <w:r w:rsidR="00673E83">
        <w:rPr>
          <w:noProof/>
        </w:rPr>
        <w:fldChar w:fldCharType="end"/>
      </w:r>
      <w:r>
        <w:t xml:space="preserve">: </w:t>
      </w:r>
      <w:r w:rsidRPr="00AE031B">
        <w:t>Global Boundary Stratotype Sections and Points</w:t>
      </w:r>
      <w:ins w:id="4107" w:author="Boisvert, Eric" w:date="2016-03-29T09:05:00Z">
        <w:r w:rsidR="008279FB">
          <w:t>.</w:t>
        </w:r>
      </w:ins>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108" w:author="Boisvert, Eric" w:date="2016-03-29T09:05:00Z">
        <w:r w:rsidR="008279FB">
          <w:t>.</w:t>
        </w:r>
      </w:ins>
    </w:p>
    <w:p w14:paraId="6C5E99E9" w14:textId="6DEBB3B9" w:rsidR="00821F1F" w:rsidRDefault="001A7658" w:rsidP="00821F1F">
      <w:pPr>
        <w:keepNext/>
      </w:pPr>
      <w:r>
        <w:rPr>
          <w:noProof/>
          <w:lang w:val="en-CA" w:eastAsia="en-CA"/>
        </w:rPr>
        <w:lastRenderedPageBreak/>
        <w:pict w14:anchorId="7C6C9DB9">
          <v:shape id="_x0000_i1098" type="#_x0000_t75" style="width:241.85pt;height:365.6pt;visibility:visible;mso-wrap-style:square">
            <v:imagedata r:id="rId89" o:title=""/>
          </v:shape>
        </w:pict>
      </w:r>
    </w:p>
    <w:p w14:paraId="27847BD6" w14:textId="2830403B" w:rsidR="00821F1F" w:rsidRPr="00BF2A41" w:rsidRDefault="00821F1F" w:rsidP="00821F1F">
      <w:pPr>
        <w:pStyle w:val="Caption"/>
        <w:rPr>
          <w:lang w:val="fr-CA"/>
          <w:rPrChange w:id="4109" w:author="Boisvert, Eric" w:date="2016-03-29T08:30:00Z">
            <w:rPr/>
          </w:rPrChange>
        </w:rPr>
      </w:pPr>
      <w:r w:rsidRPr="00BF2A41">
        <w:rPr>
          <w:lang w:val="fr-CA"/>
          <w:rPrChange w:id="4110" w:author="Boisvert, Eric" w:date="2016-03-29T08:30:00Z">
            <w:rPr/>
          </w:rPrChange>
        </w:rPr>
        <w:t xml:space="preserve">Figure </w:t>
      </w:r>
      <w:r w:rsidR="00673E83">
        <w:fldChar w:fldCharType="begin"/>
      </w:r>
      <w:r w:rsidR="00673E83" w:rsidRPr="00BF2A41">
        <w:rPr>
          <w:lang w:val="fr-CA"/>
          <w:rPrChange w:id="4111" w:author="Boisvert, Eric" w:date="2016-03-29T08:30:00Z">
            <w:rPr/>
          </w:rPrChange>
        </w:rPr>
        <w:instrText xml:space="preserve"> SEQ Figure \* ARABIC </w:instrText>
      </w:r>
      <w:r w:rsidR="00673E83">
        <w:fldChar w:fldCharType="separate"/>
      </w:r>
      <w:ins w:id="4112" w:author="Eric Boisvert" w:date="2016-04-03T12:16:00Z">
        <w:r w:rsidR="00652185">
          <w:rPr>
            <w:noProof/>
            <w:lang w:val="fr-CA"/>
          </w:rPr>
          <w:t>72</w:t>
        </w:r>
      </w:ins>
      <w:ins w:id="4113" w:author="Boisvert, Eric" w:date="2016-04-01T13:15:00Z">
        <w:del w:id="4114" w:author="Eric Boisvert" w:date="2016-04-02T15:34:00Z">
          <w:r w:rsidR="008D755A" w:rsidDel="004F09EE">
            <w:rPr>
              <w:noProof/>
              <w:lang w:val="fr-CA"/>
            </w:rPr>
            <w:delText>71</w:delText>
          </w:r>
        </w:del>
      </w:ins>
      <w:del w:id="4115" w:author="Eric Boisvert" w:date="2016-04-02T15:34:00Z">
        <w:r w:rsidR="0085617E" w:rsidRPr="00BF2A41" w:rsidDel="004F09EE">
          <w:rPr>
            <w:noProof/>
            <w:lang w:val="fr-CA"/>
            <w:rPrChange w:id="4116" w:author="Boisvert, Eric" w:date="2016-03-29T08:30:00Z">
              <w:rPr>
                <w:noProof/>
              </w:rPr>
            </w:rPrChange>
          </w:rPr>
          <w:delText>71</w:delText>
        </w:r>
      </w:del>
      <w:r w:rsidR="00673E83">
        <w:rPr>
          <w:noProof/>
        </w:rPr>
        <w:fldChar w:fldCharType="end"/>
      </w:r>
      <w:r w:rsidR="00024B9A" w:rsidRPr="00BF2A41">
        <w:rPr>
          <w:lang w:val="fr-CA"/>
          <w:rPrChange w:id="4117" w:author="Boisvert, Eric" w:date="2016-03-29T08:30:00Z">
            <w:rPr/>
          </w:rPrChange>
        </w:rPr>
        <w:t>: Stratigraphic points</w:t>
      </w:r>
      <w:r w:rsidR="009328CD" w:rsidRPr="00BF2A41">
        <w:rPr>
          <w:lang w:val="fr-CA"/>
          <w:rPrChange w:id="4118" w:author="Boisvert, Eric" w:date="2016-03-29T08:30:00Z">
            <w:rPr/>
          </w:rPrChange>
        </w:rPr>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4119"/>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119"/>
      <w:r>
        <w:rPr>
          <w:rStyle w:val="CommentReference"/>
        </w:rPr>
        <w:commentReference w:id="4119"/>
      </w:r>
    </w:p>
    <w:p w14:paraId="25A5D343" w14:textId="6B08E83F" w:rsidR="00821F1F" w:rsidRDefault="009328CD" w:rsidP="00D20646">
      <w:pPr>
        <w:pStyle w:val="Heading5"/>
        <w:rPr>
          <w:lang w:val="en-CA"/>
        </w:rPr>
      </w:pPr>
      <w:bookmarkStart w:id="4120" w:name="BKM_58D632CF_BB56_4A60_B802_C78FC42B4B0D"/>
      <w:bookmarkEnd w:id="4120"/>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121" w:author="Boisvert, Eric" w:date="2016-03-29T09:06:00Z">
        <w:r w:rsidR="008279FB">
          <w:rPr>
            <w:lang w:val="en-CA"/>
          </w:rPr>
          <w:t>.</w:t>
        </w:r>
      </w:ins>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ins w:id="4122" w:author="Boisvert, Eric" w:date="2016-03-29T09:06:00Z">
        <w:r w:rsidR="008279FB">
          <w:rPr>
            <w:lang w:val="en-CA"/>
          </w:rPr>
          <w:t>.</w:t>
        </w:r>
      </w:ins>
    </w:p>
    <w:p w14:paraId="385CD0D8" w14:textId="3144FD99" w:rsidR="00821F1F" w:rsidRDefault="00024B9A" w:rsidP="00024B9A">
      <w:pPr>
        <w:pStyle w:val="Heading4"/>
      </w:pPr>
      <w:bookmarkStart w:id="4123" w:name="BKM_B8B6E400_425B_496D_997B_63F3369FC8C6"/>
      <w:bookmarkStart w:id="4124" w:name="BKM_0A8B18AD_F79E_4E63_8D17_DE2C48F3AF42"/>
      <w:bookmarkStart w:id="4125" w:name="BKM_F023F8DE_07B5_4FF5_8335_917836DF40EC"/>
      <w:bookmarkEnd w:id="4123"/>
      <w:bookmarkEnd w:id="4124"/>
      <w:bookmarkEnd w:id="4125"/>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126" w:author="Boisvert, Eric" w:date="2016-03-29T09:06:00Z">
        <w:r w:rsidR="008279FB">
          <w:t>.</w:t>
        </w:r>
      </w:ins>
    </w:p>
    <w:p w14:paraId="16749770" w14:textId="1D9FFAFE" w:rsidR="00024B9A" w:rsidRDefault="001A7658" w:rsidP="00024B9A">
      <w:pPr>
        <w:keepNext/>
      </w:pPr>
      <w:r>
        <w:rPr>
          <w:noProof/>
          <w:lang w:val="en-CA" w:eastAsia="en-CA"/>
        </w:rPr>
        <w:pict w14:anchorId="7DEA392A">
          <v:shape id="_x0000_i1099" type="#_x0000_t75" style="width:371.9pt;height:399.85pt;visibility:visible;mso-wrap-style:square">
            <v:imagedata r:id="rId90" o:title=""/>
          </v:shape>
        </w:pict>
      </w:r>
    </w:p>
    <w:p w14:paraId="25FBC17D" w14:textId="622F2900" w:rsidR="00024B9A" w:rsidRPr="00BF2A41" w:rsidRDefault="00024B9A" w:rsidP="00024B9A">
      <w:pPr>
        <w:pStyle w:val="Caption"/>
        <w:rPr>
          <w:lang w:val="fr-CA"/>
          <w:rPrChange w:id="4127" w:author="Boisvert, Eric" w:date="2016-03-29T08:30:00Z">
            <w:rPr/>
          </w:rPrChange>
        </w:rPr>
      </w:pPr>
      <w:r w:rsidRPr="00BF2A41">
        <w:rPr>
          <w:lang w:val="fr-CA"/>
          <w:rPrChange w:id="4128" w:author="Boisvert, Eric" w:date="2016-03-29T08:30:00Z">
            <w:rPr/>
          </w:rPrChange>
        </w:rPr>
        <w:t xml:space="preserve">Figure </w:t>
      </w:r>
      <w:r w:rsidR="00673E83">
        <w:fldChar w:fldCharType="begin"/>
      </w:r>
      <w:r w:rsidR="00673E83" w:rsidRPr="00BF2A41">
        <w:rPr>
          <w:lang w:val="fr-CA"/>
          <w:rPrChange w:id="4129" w:author="Boisvert, Eric" w:date="2016-03-29T08:30:00Z">
            <w:rPr/>
          </w:rPrChange>
        </w:rPr>
        <w:instrText xml:space="preserve"> SEQ Figure \* ARABIC </w:instrText>
      </w:r>
      <w:r w:rsidR="00673E83">
        <w:fldChar w:fldCharType="separate"/>
      </w:r>
      <w:ins w:id="4130" w:author="Eric Boisvert" w:date="2016-04-03T12:16:00Z">
        <w:r w:rsidR="00652185">
          <w:rPr>
            <w:noProof/>
            <w:lang w:val="fr-CA"/>
          </w:rPr>
          <w:t>73</w:t>
        </w:r>
      </w:ins>
      <w:ins w:id="4131" w:author="Boisvert, Eric" w:date="2016-04-01T13:15:00Z">
        <w:del w:id="4132" w:author="Eric Boisvert" w:date="2016-04-02T15:34:00Z">
          <w:r w:rsidR="008D755A" w:rsidDel="004F09EE">
            <w:rPr>
              <w:noProof/>
              <w:lang w:val="fr-CA"/>
            </w:rPr>
            <w:delText>72</w:delText>
          </w:r>
        </w:del>
      </w:ins>
      <w:del w:id="4133" w:author="Eric Boisvert" w:date="2016-04-02T15:34:00Z">
        <w:r w:rsidR="0085617E" w:rsidRPr="00BF2A41" w:rsidDel="004F09EE">
          <w:rPr>
            <w:noProof/>
            <w:lang w:val="fr-CA"/>
            <w:rPrChange w:id="4134" w:author="Boisvert, Eric" w:date="2016-03-29T08:30:00Z">
              <w:rPr>
                <w:noProof/>
              </w:rPr>
            </w:rPrChange>
          </w:rPr>
          <w:delText>72</w:delText>
        </w:r>
      </w:del>
      <w:r w:rsidR="00673E83">
        <w:rPr>
          <w:noProof/>
        </w:rPr>
        <w:fldChar w:fldCharType="end"/>
      </w:r>
      <w:r w:rsidRPr="00BF2A41">
        <w:rPr>
          <w:lang w:val="fr-CA"/>
          <w:rPrChange w:id="4135" w:author="Boisvert, Eric" w:date="2016-03-29T08:30:00Z">
            <w:rPr/>
          </w:rPrChange>
        </w:rPr>
        <w:t>: Stratigraphic sections</w:t>
      </w:r>
      <w:r w:rsidR="009328CD" w:rsidRPr="00BF2A41">
        <w:rPr>
          <w:lang w:val="fr-CA"/>
          <w:rPrChange w:id="4136" w:author="Boisvert, Eric" w:date="2016-03-29T08:30:00Z">
            <w:rPr/>
          </w:rPrChange>
        </w:rPr>
        <w:t xml:space="preserve"> context diagram</w:t>
      </w:r>
      <w:ins w:id="4137" w:author="Boisvert, Eric" w:date="2016-03-29T09:06:00Z">
        <w:r w:rsidR="008279FB">
          <w:rPr>
            <w:lang w:val="fr-CA"/>
          </w:rPr>
          <w:t>.</w:t>
        </w:r>
      </w:ins>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138" w:author="Boisvert, Eric" w:date="2016-03-29T09:06:00Z">
        <w:r w:rsidR="008279FB">
          <w:rPr>
            <w:lang w:val="en-CA"/>
          </w:rPr>
          <w:t>.</w:t>
        </w:r>
      </w:ins>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59ACE97F"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ins w:id="4139" w:author="Boisvert, Eric" w:date="2016-03-29T09:06:00Z">
        <w:r w:rsidR="008279FB">
          <w:t>.</w:t>
        </w:r>
      </w:ins>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140" w:author="Boisvert, Eric" w:date="2016-03-29T09:06:00Z">
        <w:r w:rsidR="008279FB">
          <w:t>.</w:t>
        </w:r>
      </w:ins>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141" w:author="Boisvert, Eric" w:date="2016-03-29T09:06:00Z">
        <w:r w:rsidR="008279FB">
          <w:t>.</w:t>
        </w:r>
      </w:ins>
    </w:p>
    <w:p w14:paraId="4098BE06" w14:textId="0760C900" w:rsidR="00024B9A" w:rsidRDefault="009C2973" w:rsidP="009C2973">
      <w:pPr>
        <w:pStyle w:val="Heading3"/>
      </w:pPr>
      <w:bookmarkStart w:id="4142" w:name="BKM_1C0FB01B_F4A6_4733_BA06_87BA9B2415C9"/>
      <w:bookmarkStart w:id="4143" w:name="BKM_FF29DAEB_3E4E_4D00_B3A1_D0E4D913A1D2"/>
      <w:bookmarkStart w:id="4144" w:name="BKM_2769F637_48D7_42F4_B567_915886458F2C"/>
      <w:bookmarkStart w:id="4145" w:name="BKM_DAEF393B_8D05_4043_87C1_9038BA957915"/>
      <w:bookmarkStart w:id="4146" w:name="BKM_45E678ED_7B83_4A86_A4BD_BC55352F39D9"/>
      <w:bookmarkStart w:id="4147" w:name="_Toc447367167"/>
      <w:bookmarkEnd w:id="4142"/>
      <w:bookmarkEnd w:id="4143"/>
      <w:bookmarkEnd w:id="4144"/>
      <w:bookmarkEnd w:id="4145"/>
      <w:bookmarkEnd w:id="4146"/>
      <w:r>
        <w:t>Temporal Reference System</w:t>
      </w:r>
      <w:bookmarkEnd w:id="4147"/>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1A7658" w:rsidP="009C2973">
      <w:pPr>
        <w:keepNext/>
      </w:pPr>
      <w:r>
        <w:rPr>
          <w:noProof/>
          <w:lang w:val="en-CA" w:eastAsia="en-CA"/>
        </w:rPr>
        <w:lastRenderedPageBreak/>
        <w:pict w14:anchorId="7E6628A8">
          <v:shape id="_x0000_i1100" type="#_x0000_t75" style="width:432.7pt;height:508.9pt;visibility:visible;mso-wrap-style:square">
            <v:imagedata r:id="rId91" o:title=""/>
          </v:shape>
        </w:pict>
      </w:r>
    </w:p>
    <w:p w14:paraId="45D9D86A" w14:textId="3F95A273"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148" w:author="Eric Boisvert" w:date="2016-04-03T12:16:00Z">
        <w:r w:rsidR="00652185">
          <w:rPr>
            <w:noProof/>
          </w:rPr>
          <w:t>74</w:t>
        </w:r>
      </w:ins>
      <w:ins w:id="4149" w:author="Boisvert, Eric" w:date="2016-04-01T13:15:00Z">
        <w:del w:id="4150" w:author="Eric Boisvert" w:date="2016-04-02T15:34:00Z">
          <w:r w:rsidR="008D755A" w:rsidDel="004F09EE">
            <w:rPr>
              <w:noProof/>
            </w:rPr>
            <w:delText>73</w:delText>
          </w:r>
        </w:del>
      </w:ins>
      <w:del w:id="4151" w:author="Eric Boisvert" w:date="2016-04-02T15:34:00Z">
        <w:r w:rsidR="0085617E" w:rsidDel="004F09EE">
          <w:rPr>
            <w:noProof/>
          </w:rPr>
          <w:delText>73</w:delText>
        </w:r>
      </w:del>
      <w:r w:rsidR="00673E83">
        <w:rPr>
          <w:noProof/>
        </w:rPr>
        <w:fldChar w:fldCharType="end"/>
      </w:r>
      <w:r>
        <w:t>: Temporal Reference System</w:t>
      </w:r>
      <w:ins w:id="4152" w:author="Boisvert, Eric" w:date="2016-03-29T09:06:00Z">
        <w:r w:rsidR="008279FB">
          <w:t xml:space="preserve"> summary diagram.</w:t>
        </w:r>
      </w:ins>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153" w:author="Boisvert, Eric" w:date="2016-03-30T13:23:00Z">
        <w:r w:rsidR="005D5CE5">
          <w:rPr>
            <w:lang w:val="en-CA"/>
          </w:rPr>
          <w:t>s</w:t>
        </w:r>
      </w:ins>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154"/>
      <w:r w:rsidR="00B0615B">
        <w:t xml:space="preserve">The association of an era with a stratotype is optional.  In the GSSP approach recommended by ICS for the Global </w:t>
      </w:r>
      <w:commentRangeEnd w:id="4154"/>
      <w:r w:rsidR="001B130F">
        <w:rPr>
          <w:rStyle w:val="CommentReference"/>
        </w:rPr>
        <w:commentReference w:id="4154"/>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Heading5"/>
      </w:pPr>
      <w:del w:id="4155" w:author="Boisvert, Eric" w:date="2016-03-30T13:24:00Z">
        <w:r w:rsidRPr="00F613F1" w:rsidDel="005D5CE5">
          <w:delText>M</w:delText>
        </w:r>
      </w:del>
      <w:ins w:id="4156" w:author="Boisvert, Eric" w:date="2016-03-30T13:24:00Z">
        <w:r w:rsidR="005D5CE5">
          <w:t>m</w:t>
        </w:r>
      </w:ins>
      <w:r w:rsidRPr="00F613F1">
        <w:t>ember</w:t>
      </w:r>
    </w:p>
    <w:p w14:paraId="7BAA56CA" w14:textId="77777777" w:rsidR="00F613F1" w:rsidRPr="00F613F1" w:rsidRDefault="00F613F1"/>
    <w:p w14:paraId="53DC834F" w14:textId="55A1EBAC" w:rsidR="00F613F1" w:rsidRDefault="00F613F1" w:rsidP="00F84286">
      <w:r>
        <w:t>The property member shall be an association between a TimeOrdinalEra and another TimeOrdinalEra which is hierarchically below.  The refered TimeOrdinalEras are subdivision the the current TimeOrdinalEra.</w:t>
      </w:r>
      <w:ins w:id="4157" w:author="Eric Boisvert" w:date="2016-04-03T11:01:00Z">
        <w:r w:rsidR="00F84286">
          <w:t xml:space="preserve"> Note that </w:t>
        </w:r>
      </w:ins>
      <w:del w:id="4158" w:author="Eric Boisvert" w:date="2016-04-03T11:01:00Z">
        <w:r w:rsidDel="00F84286">
          <w:delText xml:space="preserve">The </w:delText>
        </w:r>
      </w:del>
      <w:r>
        <w:t>nesting shall not be cyclic</w:t>
      </w:r>
      <w:ins w:id="4159" w:author="Eric Boisvert" w:date="2016-04-03T11:01:00Z">
        <w:r w:rsidR="00F84286">
          <w:t xml:space="preserve">.  </w:t>
        </w:r>
      </w:ins>
      <w:ins w:id="4160" w:author="Eric Boisvert" w:date="2016-04-03T11:02:00Z">
        <w:r w:rsidR="003424E5">
          <w:t>A TimeOrdinalE</w:t>
        </w:r>
      </w:ins>
      <w:ins w:id="4161" w:author="Eric Boisvert" w:date="2016-04-03T11:11:00Z">
        <w:r w:rsidR="003424E5">
          <w:t xml:space="preserve">ra </w:t>
        </w:r>
      </w:ins>
      <w:ins w:id="4162" w:author="Eric Boisvert" w:date="2016-04-03T11:02:00Z">
        <w:r w:rsidR="00F84286">
          <w:t>can</w:t>
        </w:r>
      </w:ins>
      <w:ins w:id="4163" w:author="Eric Boisvert" w:date="2016-04-03T11:03:00Z">
        <w:r w:rsidR="00F84286">
          <w:t xml:space="preserve">’t be a member of itself or any intermediate member (we can consider that member is </w:t>
        </w:r>
      </w:ins>
      <w:ins w:id="4164" w:author="Eric Boisvert" w:date="2016-04-03T11:04:00Z">
        <w:r w:rsidR="00F84286">
          <w:t xml:space="preserve">a </w:t>
        </w:r>
      </w:ins>
      <w:ins w:id="4165" w:author="Eric Boisvert" w:date="2016-04-03T11:03:00Z">
        <w:r w:rsidR="00F84286">
          <w:t>transitive</w:t>
        </w:r>
      </w:ins>
      <w:ins w:id="4166" w:author="Eric Boisvert" w:date="2016-04-03T11:04:00Z">
        <w:r w:rsidR="003424E5">
          <w:t xml:space="preserve"> prop</w:t>
        </w:r>
      </w:ins>
      <w:ins w:id="4167" w:author="Eric Boisvert" w:date="2016-04-03T11:11:00Z">
        <w:r w:rsidR="003424E5">
          <w:t>e</w:t>
        </w:r>
      </w:ins>
      <w:ins w:id="4168" w:author="Eric Boisvert" w:date="2016-04-03T11:04:00Z">
        <w:r w:rsidR="00F84286">
          <w:t>rty</w:t>
        </w:r>
      </w:ins>
      <w:ins w:id="4169" w:author="Eric Boisvert" w:date="2016-04-03T11:03:00Z">
        <w:r w:rsidR="00F84286">
          <w:t xml:space="preserve">). </w:t>
        </w:r>
      </w:ins>
      <w:ins w:id="4170" w:author="Eric Boisvert" w:date="2016-04-03T11:01:00Z">
        <w:r w:rsidR="00F84286">
          <w:t xml:space="preserve">This is not a model issue </w:t>
        </w:r>
      </w:ins>
      <w:ins w:id="4171" w:author="Eric Boisvert" w:date="2016-04-03T11:02:00Z">
        <w:r w:rsidR="00F84286">
          <w:t>but a</w:t>
        </w:r>
      </w:ins>
      <w:ins w:id="4172" w:author="Eric Boisvert" w:date="2016-04-03T11:01:00Z">
        <w:r w:rsidR="00F84286">
          <w:t xml:space="preserve"> data coherence issue.</w:t>
        </w:r>
      </w:ins>
      <w:r>
        <w:t xml:space="preserve"> </w:t>
      </w:r>
      <w:del w:id="4173" w:author="Eric Boisvert" w:date="2016-04-03T11:01:00Z">
        <w:r w:rsidDel="00F84286">
          <w:delText>(infinite loop) as a member cannot appear more than once in a give tree.</w:delText>
        </w:r>
      </w:del>
    </w:p>
    <w:p w14:paraId="4916DC42" w14:textId="0B6AED6D" w:rsidR="00EA7BCE" w:rsidRDefault="005D5CE5">
      <w:pPr>
        <w:pStyle w:val="Heading5"/>
        <w:pPrChange w:id="4174" w:author="Eric Boisvert" w:date="2016-03-25T12:50:00Z">
          <w:pPr/>
        </w:pPrChange>
      </w:pPr>
      <w:ins w:id="4175" w:author="Boisvert, Eric" w:date="2016-03-30T13:25:00Z">
        <w:r>
          <w:t>g</w:t>
        </w:r>
      </w:ins>
      <w:del w:id="4176"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177" w:author="Eric Boisvert" w:date="2016-03-25T12:50:00Z"/>
        </w:rPr>
      </w:pPr>
    </w:p>
    <w:p w14:paraId="0F9BD5EA" w14:textId="2C8B25D9" w:rsidR="00EA7BCE" w:rsidRDefault="00EA7BCE" w:rsidP="00B0615B">
      <w:r>
        <w:t xml:space="preserve">The group property shall be an association to a (single) parent TimeOrdinalEra. The </w:t>
      </w:r>
      <w:del w:id="4178" w:author="Eric Boisvert" w:date="2016-04-03T11:06:00Z">
        <w:r w:rsidDel="00F84286">
          <w:delText>parent TimeOrdinalEra shall no be any of the member or transitive member.</w:delText>
        </w:r>
      </w:del>
      <w:ins w:id="4179" w:author="Eric Boisvert" w:date="2016-04-03T11:06:00Z">
        <w:r w:rsidR="00F84286">
          <w:t>group association</w:t>
        </w:r>
      </w:ins>
      <w:ins w:id="4180" w:author="Eric Boisvert" w:date="2016-04-03T11:11:00Z">
        <w:r w:rsidR="003424E5">
          <w:t>s</w:t>
        </w:r>
      </w:ins>
      <w:ins w:id="4181" w:author="Eric Boisvert" w:date="2016-04-03T11:06:00Z">
        <w:r w:rsidR="00F84286">
          <w:t xml:space="preserve"> shall not </w:t>
        </w:r>
      </w:ins>
      <w:ins w:id="4182" w:author="Eric Boisvert" w:date="2016-04-03T11:11:00Z">
        <w:r w:rsidR="003424E5">
          <w:t>produce</w:t>
        </w:r>
      </w:ins>
      <w:ins w:id="4183" w:author="Eric Boisvert" w:date="2016-04-03T11:06:00Z">
        <w:r w:rsidR="00F84286">
          <w:t xml:space="preserve"> a cyclic graph.</w:t>
        </w:r>
      </w:ins>
      <w:ins w:id="4184" w:author="Eric Boisvert" w:date="2016-04-03T11:07:00Z">
        <w:r w:rsidR="00F84286">
          <w:t xml:space="preserve"> A TimeOrdinalE</w:t>
        </w:r>
        <w:r w:rsidR="00F84286" w:rsidRPr="00F84286">
          <w:t>r</w:t>
        </w:r>
        <w:r w:rsidR="00F84286">
          <w:t>a group cannot be itself</w:t>
        </w:r>
        <w:r w:rsidR="00F84286" w:rsidRPr="00F84286">
          <w:t xml:space="preserve"> or any intermediate </w:t>
        </w:r>
      </w:ins>
      <w:ins w:id="4185" w:author="Eric Boisvert" w:date="2016-04-03T11:08:00Z">
        <w:r w:rsidR="00F84286">
          <w:t>group</w:t>
        </w:r>
      </w:ins>
      <w:ins w:id="4186" w:author="Eric Boisvert" w:date="2016-04-03T11:07:00Z">
        <w:r w:rsidR="00F84286" w:rsidRPr="00F84286">
          <w:t xml:space="preserve"> (we can consider that </w:t>
        </w:r>
      </w:ins>
      <w:ins w:id="4187" w:author="Eric Boisvert" w:date="2016-04-03T11:08:00Z">
        <w:r w:rsidR="00F84286">
          <w:t>group</w:t>
        </w:r>
      </w:ins>
      <w:ins w:id="4188" w:author="Eric Boisvert" w:date="2016-04-03T11:07:00Z">
        <w:r w:rsidR="003424E5">
          <w:t xml:space="preserve"> is a transitive prop</w:t>
        </w:r>
      </w:ins>
      <w:ins w:id="4189" w:author="Eric Boisvert" w:date="2016-04-03T11:11:00Z">
        <w:r w:rsidR="003424E5">
          <w:t>e</w:t>
        </w:r>
      </w:ins>
      <w:ins w:id="4190" w:author="Eric Boisvert" w:date="2016-04-03T11:07:00Z">
        <w:r w:rsidR="00F84286" w:rsidRPr="00F84286">
          <w:t>rty). This is not a model issue but a data coherence issue.</w:t>
        </w:r>
      </w:ins>
    </w:p>
    <w:p w14:paraId="76B03D92" w14:textId="0FE617BC"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w:t>
      </w:r>
      <w:r w:rsidR="00543FE8">
        <w:lastRenderedPageBreak/>
        <w:t xml:space="preserve">OWL.  For other encoding (for instance XSD), this rule cannot be inferred from the schema and this knowledge must either be </w:t>
      </w:r>
      <w:del w:id="4191" w:author="Eric Boisvert" w:date="2016-04-03T11:09:00Z">
        <w:r w:rsidR="00543FE8" w:rsidDel="003424E5">
          <w:delText xml:space="preserve">encoded </w:delText>
        </w:r>
      </w:del>
      <w:ins w:id="4192" w:author="Eric Boisvert" w:date="2016-04-03T11:09:00Z">
        <w:r w:rsidR="003424E5">
          <w:t>understood by</w:t>
        </w:r>
      </w:ins>
      <w:del w:id="4193" w:author="Eric Boisvert" w:date="2016-04-03T11:09:00Z">
        <w:r w:rsidR="00543FE8" w:rsidDel="003424E5">
          <w:delText>in</w:delText>
        </w:r>
      </w:del>
      <w:r w:rsidR="00543FE8">
        <w:t xml:space="preserve"> the client consuming the information or explicitly encoded in such a way that if the instance B-&gt;member-&gt;A is serialized, A-&gt;group-&gt;B </w:t>
      </w:r>
      <w:del w:id="4194" w:author="Eric Boisvert" w:date="2016-04-03T11:10:00Z">
        <w:r w:rsidR="00543FE8" w:rsidDel="003424E5">
          <w:delText xml:space="preserve">SHALL </w:delText>
        </w:r>
      </w:del>
      <w:ins w:id="4195" w:author="Eric Boisvert" w:date="2016-04-03T11:10:00Z">
        <w:r w:rsidR="003424E5">
          <w:t xml:space="preserve">should </w:t>
        </w:r>
      </w:ins>
      <w:r w:rsidR="00543FE8">
        <w:t>be serialized as well.</w:t>
      </w:r>
      <w:ins w:id="4196" w:author="Eric Boisvert" w:date="2016-04-03T11:10:00Z">
        <w:r w:rsidR="003424E5">
          <w:t xml:space="preserve">  This specification does not prescribe any encoding pattern.</w:t>
        </w:r>
      </w:ins>
    </w:p>
    <w:p w14:paraId="3D9D7812" w14:textId="474A0958" w:rsidR="00EA7BCE" w:rsidRDefault="00347A75" w:rsidP="00D20646">
      <w:pPr>
        <w:pStyle w:val="Heading5"/>
        <w:rPr>
          <w:lang w:val="en-CA"/>
        </w:rPr>
      </w:pPr>
      <w:commentRangeStart w:id="4197"/>
      <w:r>
        <w:rPr>
          <w:lang w:val="en-CA"/>
        </w:rPr>
        <w:t>s</w:t>
      </w:r>
      <w:r w:rsidRPr="00D970E9">
        <w:rPr>
          <w:lang w:val="en-CA"/>
        </w:rPr>
        <w:t>tart</w:t>
      </w:r>
      <w:commentRangeEnd w:id="4197"/>
      <w:r>
        <w:rPr>
          <w:rStyle w:val="CommentReference"/>
          <w:b w:val="0"/>
          <w:bCs w:val="0"/>
          <w:i w:val="0"/>
          <w:iCs w:val="0"/>
        </w:rPr>
        <w:commentReference w:id="4197"/>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Heading5"/>
      </w:pPr>
      <w:ins w:id="4198" w:author="Boisvert, Eric" w:date="2016-03-30T13:26:00Z">
        <w:r>
          <w:t>p</w:t>
        </w:r>
      </w:ins>
      <w:del w:id="4199"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200" w:author="Boisvert, Eric" w:date="2016-03-30T13:26:00Z">
        <w:r w:rsidR="005D5B95">
          <w:rPr>
            <w:lang w:val="en-CA"/>
          </w:rPr>
          <w:t>n</w:t>
        </w:r>
      </w:ins>
      <w:r>
        <w:rPr>
          <w:lang w:val="en-CA"/>
        </w:rPr>
        <w:t xml:space="preserve"> OM_Observation </w:t>
      </w:r>
      <w:del w:id="4201" w:author="Boisvert, Eric" w:date="2016-03-30T13:27:00Z">
        <w:r w:rsidDel="005D5B95">
          <w:rPr>
            <w:lang w:val="en-CA"/>
          </w:rPr>
          <w:delText xml:space="preserve">to </w:delText>
        </w:r>
      </w:del>
      <w:ins w:id="4202" w:author="Boisvert, Eric" w:date="2016-03-30T13:27:00Z">
        <w:r w:rsidR="005D5B95">
          <w:rPr>
            <w:lang w:val="en-CA"/>
          </w:rPr>
          <w:t xml:space="preserve">in </w:t>
        </w:r>
      </w:ins>
      <w:r>
        <w:rPr>
          <w:lang w:val="en-CA"/>
        </w:rPr>
        <w:t>support</w:t>
      </w:r>
      <w:r w:rsidRPr="0059102D">
        <w:rPr>
          <w:lang w:val="en-CA"/>
        </w:rPr>
        <w:t xml:space="preserve"> </w:t>
      </w:r>
      <w:ins w:id="4203" w:author="Boisvert, Eric" w:date="2016-03-30T13:27:00Z">
        <w:r w:rsidR="005D5B95">
          <w:rPr>
            <w:lang w:val="en-CA"/>
          </w:rPr>
          <w:t xml:space="preserve">of </w:t>
        </w:r>
      </w:ins>
      <w:r w:rsidRPr="0059102D">
        <w:rPr>
          <w:lang w:val="en-CA"/>
        </w:rPr>
        <w:t>the existence of the boundary (geochronology, paleontology, etc.)</w:t>
      </w:r>
      <w:ins w:id="4204" w:author="Boisvert, Eric" w:date="2016-03-29T09:06:00Z">
        <w:r w:rsidR="008279FB">
          <w:rPr>
            <w:lang w:val="en-CA"/>
          </w:rPr>
          <w:t>.</w:t>
        </w:r>
      </w:ins>
    </w:p>
    <w:p w14:paraId="4F046F66" w14:textId="58C4DB99" w:rsidR="00B0615B" w:rsidRDefault="00935ECA" w:rsidP="00935ECA">
      <w:pPr>
        <w:pStyle w:val="Heading3"/>
      </w:pPr>
      <w:bookmarkStart w:id="4205" w:name="BKM_63ECF066_EE03_4253_8744_0F86D06238D4"/>
      <w:bookmarkStart w:id="4206" w:name="BKM_87370C48_A777_490F_8AD5_7B430EEB4CC8"/>
      <w:bookmarkStart w:id="4207" w:name="BKM_229122EC_1DA3_4235_81D3_26787B18C5E7"/>
      <w:bookmarkStart w:id="4208" w:name="_Toc447367168"/>
      <w:bookmarkEnd w:id="4205"/>
      <w:bookmarkEnd w:id="4206"/>
      <w:bookmarkEnd w:id="4207"/>
      <w:r>
        <w:t>Time scale</w:t>
      </w:r>
      <w:bookmarkEnd w:id="420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1A7658" w:rsidP="00935ECA">
      <w:pPr>
        <w:keepNext/>
      </w:pPr>
      <w:r>
        <w:rPr>
          <w:noProof/>
          <w:lang w:val="en-CA" w:eastAsia="en-CA"/>
        </w:rPr>
        <w:pict w14:anchorId="61396997">
          <v:shape id="_x0000_i1101" type="#_x0000_t75" style="width:6in;height:380.95pt;visibility:visible;mso-wrap-style:square">
            <v:imagedata r:id="rId92" o:title=""/>
          </v:shape>
        </w:pict>
      </w:r>
    </w:p>
    <w:p w14:paraId="4CABE6E0" w14:textId="2D4988F6"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209" w:author="Eric Boisvert" w:date="2016-04-03T12:16:00Z">
        <w:r w:rsidR="00652185">
          <w:rPr>
            <w:noProof/>
          </w:rPr>
          <w:t>75</w:t>
        </w:r>
      </w:ins>
      <w:ins w:id="4210" w:author="Boisvert, Eric" w:date="2016-04-01T13:15:00Z">
        <w:del w:id="4211" w:author="Eric Boisvert" w:date="2016-04-02T15:34:00Z">
          <w:r w:rsidR="008D755A" w:rsidDel="004F09EE">
            <w:rPr>
              <w:noProof/>
            </w:rPr>
            <w:delText>74</w:delText>
          </w:r>
        </w:del>
      </w:ins>
      <w:del w:id="4212" w:author="Eric Boisvert" w:date="2016-04-02T15:34:00Z">
        <w:r w:rsidR="00090DCF" w:rsidDel="004F09EE">
          <w:rPr>
            <w:noProof/>
          </w:rPr>
          <w:delText>58</w:delText>
        </w:r>
      </w:del>
      <w:r w:rsidR="00673E83">
        <w:rPr>
          <w:noProof/>
        </w:rPr>
        <w:fldChar w:fldCharType="end"/>
      </w:r>
      <w:r>
        <w:t>: Time scale</w:t>
      </w:r>
      <w:ins w:id="4213"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t>A GeochronologicEra is a period of time between two GeochronologicBoundaries</w:t>
      </w:r>
      <w:r>
        <w:t xml:space="preserve">. </w:t>
      </w:r>
      <w:r w:rsidR="00935ECA">
        <w:t>The association of a</w:t>
      </w:r>
      <w:del w:id="4214"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1A7658" w:rsidP="00606F7E">
      <w:pPr>
        <w:keepNext/>
      </w:pPr>
      <w:r>
        <w:rPr>
          <w:noProof/>
          <w:lang w:val="en-CA" w:eastAsia="en-CA"/>
        </w:rPr>
        <w:lastRenderedPageBreak/>
        <w:pict w14:anchorId="4C779ED5">
          <v:shape id="_x0000_i1102" type="#_x0000_t75" style="width:6in;height:391.45pt;visibility:visible;mso-wrap-style:square">
            <v:imagedata r:id="rId93" o:title=""/>
          </v:shape>
        </w:pict>
      </w:r>
    </w:p>
    <w:p w14:paraId="21B3C114" w14:textId="79181F47"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215" w:author="Eric Boisvert" w:date="2016-04-03T12:16:00Z">
        <w:r w:rsidR="00652185">
          <w:rPr>
            <w:noProof/>
          </w:rPr>
          <w:t>76</w:t>
        </w:r>
      </w:ins>
      <w:ins w:id="4216" w:author="Boisvert, Eric" w:date="2016-04-01T13:15:00Z">
        <w:del w:id="4217" w:author="Eric Boisvert" w:date="2016-04-02T15:34:00Z">
          <w:r w:rsidR="008D755A" w:rsidDel="004F09EE">
            <w:rPr>
              <w:noProof/>
            </w:rPr>
            <w:delText>75</w:delText>
          </w:r>
        </w:del>
      </w:ins>
      <w:del w:id="4218" w:author="Eric Boisvert" w:date="2016-04-02T15:34:00Z">
        <w:r w:rsidR="0085617E" w:rsidDel="004F09EE">
          <w:rPr>
            <w:noProof/>
          </w:rPr>
          <w:delText>75</w:delText>
        </w:r>
      </w:del>
      <w:r w:rsidR="00673E83">
        <w:rPr>
          <w:noProof/>
        </w:rPr>
        <w:fldChar w:fldCharType="end"/>
      </w:r>
      <w:r>
        <w:t xml:space="preserve"> : GeochronologicEra</w:t>
      </w:r>
      <w:ins w:id="4219" w:author="Boisvert, Eric" w:date="2016-03-29T09:07:00Z">
        <w:r w:rsidR="008279FB">
          <w:t xml:space="preserve"> context diagram.</w:t>
        </w:r>
      </w:ins>
    </w:p>
    <w:p w14:paraId="5E62F251" w14:textId="7FEB2880" w:rsidR="00935ECA" w:rsidRDefault="001B130F" w:rsidP="00D20646">
      <w:pPr>
        <w:pStyle w:val="Heading5"/>
        <w:rPr>
          <w:lang w:val="en-CA"/>
        </w:rPr>
      </w:pPr>
      <w:bookmarkStart w:id="4220" w:name="BKM_87E807D4_B547_4527_95DA_3886362CC5FC"/>
      <w:bookmarkEnd w:id="4220"/>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221" w:author="Boisvert, Eric" w:date="2016-03-29T09:07:00Z">
        <w:r w:rsidR="008279FB">
          <w:rPr>
            <w:lang w:val="en-CA"/>
          </w:rPr>
          <w:t>.</w:t>
        </w:r>
      </w:ins>
    </w:p>
    <w:p w14:paraId="3A6EE748" w14:textId="43E01A96" w:rsidR="00935ECA" w:rsidRDefault="00606F7E" w:rsidP="00606F7E">
      <w:pPr>
        <w:pStyle w:val="Heading4"/>
      </w:pPr>
      <w:bookmarkStart w:id="4222" w:name="BKM_84F1004A_AA50_459B_B70A_65E13CA8B294"/>
      <w:bookmarkEnd w:id="4222"/>
      <w:r>
        <w:lastRenderedPageBreak/>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223" w:author="Boisvert, Eric" w:date="2016-03-29T09:08:00Z">
        <w:r w:rsidR="00606F7E" w:rsidRPr="00606F7E" w:rsidDel="008279FB">
          <w:delText xml:space="preserve"> </w:delText>
        </w:r>
      </w:del>
      <w:r w:rsidR="00606F7E" w:rsidRPr="00606F7E">
        <w:t>boundary between two geochronologic time periods</w:t>
      </w:r>
      <w:ins w:id="4224" w:author="Boisvert, Eric" w:date="2016-03-29T09:08:00Z">
        <w:r w:rsidR="008279FB">
          <w:t>.</w:t>
        </w:r>
      </w:ins>
    </w:p>
    <w:p w14:paraId="7D8220B0" w14:textId="77777777" w:rsidR="00606F7E" w:rsidRDefault="00606F7E" w:rsidP="00821F1F"/>
    <w:p w14:paraId="5A63EE19" w14:textId="38BBBEB7" w:rsidR="00C343CA" w:rsidRDefault="001A7658" w:rsidP="00C343CA">
      <w:pPr>
        <w:keepNext/>
      </w:pPr>
      <w:r>
        <w:rPr>
          <w:noProof/>
          <w:lang w:val="en-CA" w:eastAsia="en-CA"/>
        </w:rPr>
        <w:pict w14:anchorId="1938F27F">
          <v:shape id="_x0000_i1103" type="#_x0000_t75" style="width:431.3pt;height:470.45pt;visibility:visible;mso-wrap-style:square">
            <v:imagedata r:id="rId94" o:title=""/>
          </v:shape>
        </w:pict>
      </w:r>
    </w:p>
    <w:p w14:paraId="042CF880" w14:textId="1F9B5D3B"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4225" w:author="Eric Boisvert" w:date="2016-04-03T12:16:00Z">
        <w:r w:rsidR="00652185">
          <w:rPr>
            <w:noProof/>
          </w:rPr>
          <w:t>77</w:t>
        </w:r>
      </w:ins>
      <w:ins w:id="4226" w:author="Boisvert, Eric" w:date="2016-04-01T13:15:00Z">
        <w:del w:id="4227" w:author="Eric Boisvert" w:date="2016-04-02T15:34:00Z">
          <w:r w:rsidR="008D755A" w:rsidDel="004F09EE">
            <w:rPr>
              <w:noProof/>
            </w:rPr>
            <w:delText>76</w:delText>
          </w:r>
        </w:del>
      </w:ins>
      <w:del w:id="4228" w:author="Eric Boisvert" w:date="2016-04-02T15:34:00Z">
        <w:r w:rsidR="0085617E" w:rsidDel="004F09EE">
          <w:rPr>
            <w:noProof/>
          </w:rPr>
          <w:delText>76</w:delText>
        </w:r>
      </w:del>
      <w:r w:rsidR="00673E83">
        <w:rPr>
          <w:noProof/>
        </w:rPr>
        <w:fldChar w:fldCharType="end"/>
      </w:r>
      <w:r>
        <w:t>: GeochronologyBoundary</w:t>
      </w:r>
      <w:r w:rsidR="00757EBF">
        <w:t xml:space="preserve"> context diagram</w:t>
      </w:r>
      <w:ins w:id="4229" w:author="Boisvert, Eric" w:date="2016-03-29T09:08:00Z">
        <w:r w:rsidR="008279FB">
          <w:t>.</w:t>
        </w:r>
      </w:ins>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fldChar w:fldCharType="begin"/>
      </w:r>
      <w:r>
        <w:instrText xml:space="preserve"> REF _Ref440945032 \h </w:instrText>
      </w:r>
      <w:r>
        <w:fldChar w:fldCharType="separate"/>
      </w:r>
      <w:ins w:id="4230" w:author="Boisvert, Eric" w:date="2016-04-01T07:54:00Z">
        <w:r w:rsidR="00E21DD0">
          <w:t xml:space="preserve">Figure </w:t>
        </w:r>
        <w:r w:rsidR="00E21DD0">
          <w:rPr>
            <w:noProof/>
          </w:rPr>
          <w:t>76</w:t>
        </w:r>
      </w:ins>
      <w:ins w:id="4231" w:author="Eric Boisvert" w:date="2016-03-28T16:06:00Z">
        <w:del w:id="4232" w:author="Boisvert, Eric" w:date="2016-04-01T07:53:00Z">
          <w:r w:rsidR="003842F3" w:rsidDel="00E21DD0">
            <w:delText xml:space="preserve">Figure </w:delText>
          </w:r>
          <w:r w:rsidR="003842F3" w:rsidDel="00E21DD0">
            <w:rPr>
              <w:noProof/>
            </w:rPr>
            <w:delText>75</w:delText>
          </w:r>
        </w:del>
      </w:ins>
      <w:del w:id="4233" w:author="Boisvert, Eric" w:date="2016-04-01T07:53:00Z">
        <w:r w:rsidDel="00E21DD0">
          <w:delText xml:space="preserve">Figure </w:delText>
        </w:r>
        <w:r w:rsidDel="00E21DD0">
          <w:rPr>
            <w:noProof/>
          </w:rPr>
          <w:delText>74</w:delText>
        </w:r>
      </w:del>
      <w:r>
        <w:fldChar w:fldCharType="end"/>
      </w:r>
      <w:r>
        <w:t xml:space="preserve"> show a partial encoding of Miocene</w:t>
      </w:r>
    </w:p>
    <w:p w14:paraId="6DB19622" w14:textId="77777777" w:rsidR="008132F4" w:rsidRDefault="001A7658" w:rsidP="008132F4">
      <w:pPr>
        <w:keepNext/>
      </w:pPr>
      <w:r>
        <w:pict w14:anchorId="5AC5B4AF">
          <v:shape id="_x0000_i1104" type="#_x0000_t75" style="width:6in;height:227.2pt">
            <v:imagedata r:id="rId95" o:title=""/>
          </v:shape>
        </w:pict>
      </w:r>
    </w:p>
    <w:p w14:paraId="50D97A28" w14:textId="0CC7BBF3" w:rsidR="008132F4" w:rsidRDefault="008132F4" w:rsidP="008132F4">
      <w:pPr>
        <w:pStyle w:val="Caption"/>
      </w:pPr>
      <w:bookmarkStart w:id="4234" w:name="_Ref440945032"/>
      <w:r>
        <w:t xml:space="preserve">Figure </w:t>
      </w:r>
      <w:r>
        <w:fldChar w:fldCharType="begin"/>
      </w:r>
      <w:r>
        <w:instrText xml:space="preserve"> SEQ Figure \* ARABIC </w:instrText>
      </w:r>
      <w:r>
        <w:fldChar w:fldCharType="separate"/>
      </w:r>
      <w:ins w:id="4235" w:author="Eric Boisvert" w:date="2016-04-03T12:16:00Z">
        <w:r w:rsidR="00652185">
          <w:rPr>
            <w:noProof/>
          </w:rPr>
          <w:t>78</w:t>
        </w:r>
      </w:ins>
      <w:ins w:id="4236" w:author="Boisvert, Eric" w:date="2016-04-01T13:15:00Z">
        <w:del w:id="4237" w:author="Eric Boisvert" w:date="2016-04-02T15:34:00Z">
          <w:r w:rsidR="008D755A" w:rsidDel="004F09EE">
            <w:rPr>
              <w:noProof/>
            </w:rPr>
            <w:delText>77</w:delText>
          </w:r>
        </w:del>
      </w:ins>
      <w:del w:id="4238" w:author="Eric Boisvert" w:date="2016-04-02T15:34:00Z">
        <w:r w:rsidR="0085617E" w:rsidDel="004F09EE">
          <w:rPr>
            <w:noProof/>
          </w:rPr>
          <w:delText>77</w:delText>
        </w:r>
      </w:del>
      <w:r>
        <w:fldChar w:fldCharType="end"/>
      </w:r>
      <w:bookmarkEnd w:id="4234"/>
      <w:r>
        <w:t xml:space="preserve"> : Partial encoding of Miocene</w:t>
      </w:r>
      <w:ins w:id="4239"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240" w:author="Boisvert, Eric" w:date="2016-03-30T13:30:00Z">
        <w:r w:rsidR="005D5B95">
          <w:t xml:space="preserve"> </w:t>
        </w:r>
      </w:ins>
      <w:del w:id="4241" w:author="Boisvert, Eric" w:date="2016-03-30T13:30:00Z">
        <w:r w:rsidR="00B42641" w:rsidDel="005D5B95">
          <w:delText xml:space="preserve"> (</w:delText>
        </w:r>
      </w:del>
      <w:r w:rsidR="00B42641">
        <w:t>where boundaries are not defined by a material reference but a</w:t>
      </w:r>
      <w:ins w:id="4242" w:author="Boisvert, Eric" w:date="2016-03-30T13:30:00Z">
        <w:r w:rsidR="005D5B95">
          <w:t>s</w:t>
        </w:r>
      </w:ins>
      <w:r w:rsidR="00B42641">
        <w:t xml:space="preserve"> numerical value</w:t>
      </w:r>
      <w:ins w:id="4243" w:author="Boisvert, Eric" w:date="2016-03-30T13:30:00Z">
        <w:r w:rsidR="005D5B95">
          <w:t>s</w:t>
        </w:r>
      </w:ins>
      <w:del w:id="4244" w:author="Boisvert, Eric" w:date="2016-03-30T13:30:00Z">
        <w:r w:rsidR="00B42641" w:rsidDel="005D5B95">
          <w:delText>)</w:delText>
        </w:r>
      </w:del>
      <w:r w:rsidR="00B42641">
        <w:t>.</w:t>
      </w:r>
    </w:p>
    <w:p w14:paraId="172FA562" w14:textId="77777777" w:rsidR="008279FB" w:rsidRDefault="001A7658">
      <w:pPr>
        <w:keepNext/>
        <w:rPr>
          <w:ins w:id="4245" w:author="Boisvert, Eric" w:date="2016-03-29T09:08:00Z"/>
        </w:rPr>
        <w:pPrChange w:id="4246" w:author="Boisvert, Eric" w:date="2016-03-29T09:08:00Z">
          <w:pPr/>
        </w:pPrChange>
      </w:pPr>
      <w:r>
        <w:rPr>
          <w:noProof/>
          <w:lang w:val="en-CA" w:eastAsia="en-CA"/>
        </w:rPr>
        <w:lastRenderedPageBreak/>
        <w:pict w14:anchorId="344623C1">
          <v:shape id="_x0000_i1105" type="#_x0000_t75" style="width:278.9pt;height:327.15pt;visibility:visible;mso-wrap-style:square">
            <v:imagedata r:id="rId96" o:title=""/>
          </v:shape>
        </w:pict>
      </w:r>
    </w:p>
    <w:p w14:paraId="701A1A7D" w14:textId="51EC04D8" w:rsidR="00B42641" w:rsidRDefault="008279FB">
      <w:pPr>
        <w:pStyle w:val="Caption"/>
        <w:pPrChange w:id="4247" w:author="Boisvert, Eric" w:date="2016-03-29T09:08:00Z">
          <w:pPr/>
        </w:pPrChange>
      </w:pPr>
      <w:ins w:id="4248" w:author="Boisvert, Eric" w:date="2016-03-29T09:08:00Z">
        <w:r>
          <w:t xml:space="preserve">Figure </w:t>
        </w:r>
        <w:r>
          <w:fldChar w:fldCharType="begin"/>
        </w:r>
        <w:r>
          <w:instrText xml:space="preserve"> SEQ Figure \* ARABIC </w:instrText>
        </w:r>
      </w:ins>
      <w:r>
        <w:fldChar w:fldCharType="separate"/>
      </w:r>
      <w:ins w:id="4249" w:author="Eric Boisvert" w:date="2016-04-03T12:16:00Z">
        <w:r w:rsidR="00652185">
          <w:rPr>
            <w:noProof/>
          </w:rPr>
          <w:t>79</w:t>
        </w:r>
      </w:ins>
      <w:ins w:id="4250" w:author="Boisvert, Eric" w:date="2016-04-01T13:15:00Z">
        <w:del w:id="4251" w:author="Eric Boisvert" w:date="2016-04-02T15:34:00Z">
          <w:r w:rsidR="008D755A" w:rsidDel="004F09EE">
            <w:rPr>
              <w:noProof/>
            </w:rPr>
            <w:delText>78</w:delText>
          </w:r>
        </w:del>
      </w:ins>
      <w:ins w:id="4252"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253" w:author="Boisvert, Eric" w:date="2016-03-29T09:08:00Z">
        <w:r w:rsidR="008279FB">
          <w:t>.</w:t>
        </w:r>
      </w:ins>
    </w:p>
    <w:p w14:paraId="38A758B3" w14:textId="77777777" w:rsidR="00B42641" w:rsidRDefault="00B42641" w:rsidP="00C343CA"/>
    <w:p w14:paraId="11C42997" w14:textId="0BEADEA6" w:rsidR="00B42641" w:rsidRDefault="00FE43AC" w:rsidP="00B42641">
      <w:pPr>
        <w:pStyle w:val="Heading3"/>
      </w:pPr>
      <w:bookmarkStart w:id="4254" w:name="_Toc447367169"/>
      <w:r>
        <w:t>Geologic time</w:t>
      </w:r>
      <w:r w:rsidR="00B42641">
        <w:t xml:space="preserve"> vocabularies</w:t>
      </w:r>
      <w:bookmarkEnd w:id="4254"/>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255" w:author="Boisvert, Eric" w:date="2016-04-01T07:54:00Z">
        <w:r w:rsidR="00E21DD0">
          <w:t xml:space="preserve">Table </w:t>
        </w:r>
        <w:r w:rsidR="00E21DD0">
          <w:rPr>
            <w:noProof/>
          </w:rPr>
          <w:t>6</w:t>
        </w:r>
      </w:ins>
      <w:ins w:id="4256" w:author="Eric Boisvert" w:date="2016-03-28T16:06:00Z">
        <w:del w:id="4257" w:author="Boisvert, Eric" w:date="2016-04-01T07:53:00Z">
          <w:r w:rsidR="003842F3" w:rsidDel="00E21DD0">
            <w:delText xml:space="preserve">Table </w:delText>
          </w:r>
          <w:r w:rsidR="003842F3" w:rsidDel="00E21DD0">
            <w:rPr>
              <w:noProof/>
            </w:rPr>
            <w:delText>6</w:delText>
          </w:r>
        </w:del>
      </w:ins>
      <w:del w:id="4258" w:author="Boisvert, Eric" w:date="2016-04-01T07:53:00Z">
        <w:r w:rsidR="00634C52" w:rsidDel="00E21DD0">
          <w:delText xml:space="preserve">Table </w:delText>
        </w:r>
        <w:r w:rsidR="00634C52" w:rsidDel="00E21DD0">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259" w:name="_Ref433005219"/>
      <w:r>
        <w:lastRenderedPageBreak/>
        <w:t xml:space="preserve">Table </w:t>
      </w:r>
      <w:r w:rsidR="00415E41">
        <w:fldChar w:fldCharType="begin"/>
      </w:r>
      <w:r w:rsidR="00415E41">
        <w:instrText xml:space="preserve"> SEQ Table \* ARABIC </w:instrText>
      </w:r>
      <w:r w:rsidR="00415E41">
        <w:fldChar w:fldCharType="separate"/>
      </w:r>
      <w:r w:rsidR="00E21DD0">
        <w:rPr>
          <w:noProof/>
        </w:rPr>
        <w:t>6</w:t>
      </w:r>
      <w:r w:rsidR="00415E41">
        <w:fldChar w:fldCharType="end"/>
      </w:r>
      <w:bookmarkEnd w:id="4259"/>
      <w:r>
        <w:t>: Geologic time vocabulary</w:t>
      </w:r>
      <w:ins w:id="4260"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352F0820" w:rsidR="009B3BBD" w:rsidRDefault="009B3BBD" w:rsidP="009B3BBD">
      <w:pPr>
        <w:pStyle w:val="Heading2"/>
        <w:rPr>
          <w:lang w:val="en-CA"/>
        </w:rPr>
      </w:pPr>
      <w:bookmarkStart w:id="4261" w:name="_Toc447367170"/>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261"/>
      <w:ins w:id="4262" w:author="Eric Boisvert" w:date="2016-04-03T12:50:00Z">
        <w:r w:rsidR="00052694">
          <w:rPr>
            <w:lang w:val="en-CA"/>
          </w:rPr>
          <w:t xml:space="preserve"> </w:t>
        </w:r>
      </w:ins>
      <w:ins w:id="4263" w:author="Eric Boisvert" w:date="2016-04-03T12:51:00Z">
        <w:r w:rsidR="00052694">
          <w:t xml:space="preserve"> (Normative)</w:t>
        </w:r>
      </w:ins>
    </w:p>
    <w:p w14:paraId="55EC4296" w14:textId="77777777" w:rsidR="00611A7A" w:rsidRDefault="00611A7A" w:rsidP="00CD7325">
      <w:pPr>
        <w:rPr>
          <w:ins w:id="4264"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4265" w:author="Eric Boisvert" w:date="2016-04-01T16:46:00Z"/>
          <w:lang w:val="en-CA"/>
        </w:rPr>
      </w:pPr>
      <w:ins w:id="4266"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267" w:author="Boisvert, Eric" w:date="2016-03-30T13:37:00Z">
        <w:r w:rsidRPr="00CD7325" w:rsidDel="004E6F80">
          <w:rPr>
            <w:lang w:val="en-CA"/>
          </w:rPr>
          <w:delText>model elements for representing</w:delText>
        </w:r>
      </w:del>
      <w:ins w:id="4268" w:author="Boisvert, Eric" w:date="2016-03-30T13:37:00Z">
        <w:r w:rsidR="004E6F80">
          <w:rPr>
            <w:lang w:val="en-CA"/>
          </w:rPr>
          <w:t>representing information model for</w:t>
        </w:r>
      </w:ins>
      <w:r w:rsidRPr="00CD7325">
        <w:rPr>
          <w:lang w:val="en-CA"/>
        </w:rPr>
        <w:t xml:space="preserve"> Boreholes</w:t>
      </w:r>
      <w:ins w:id="4269"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270"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1A7658" w:rsidP="000B1244">
      <w:pPr>
        <w:keepNext/>
      </w:pPr>
      <w:r>
        <w:rPr>
          <w:noProof/>
          <w:lang w:val="en-CA" w:eastAsia="en-CA"/>
        </w:rPr>
        <w:pict w14:anchorId="05DF672F">
          <v:shape id="_x0000_i1106" type="#_x0000_t75" style="width:6in;height:316.65pt;visibility:visible;mso-wrap-style:square">
            <v:imagedata r:id="rId97" o:title=""/>
          </v:shape>
        </w:pict>
      </w:r>
    </w:p>
    <w:p w14:paraId="6DC4376B" w14:textId="51532F07"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271" w:author="Eric Boisvert" w:date="2016-04-03T12:16:00Z">
        <w:r w:rsidR="00652185">
          <w:rPr>
            <w:noProof/>
          </w:rPr>
          <w:t>80</w:t>
        </w:r>
      </w:ins>
      <w:ins w:id="4272" w:author="Boisvert, Eric" w:date="2016-04-01T13:15:00Z">
        <w:del w:id="4273" w:author="Eric Boisvert" w:date="2016-04-02T15:34:00Z">
          <w:r w:rsidR="008D755A" w:rsidDel="004F09EE">
            <w:rPr>
              <w:noProof/>
            </w:rPr>
            <w:delText>79</w:delText>
          </w:r>
        </w:del>
      </w:ins>
      <w:del w:id="4274" w:author="Eric Boisvert" w:date="2016-04-02T15:34:00Z">
        <w:r w:rsidR="0085617E" w:rsidDel="004F09EE">
          <w:rPr>
            <w:noProof/>
          </w:rPr>
          <w:delText>78</w:delText>
        </w:r>
      </w:del>
      <w:r w:rsidR="00673E83">
        <w:rPr>
          <w:noProof/>
        </w:rPr>
        <w:fldChar w:fldCharType="end"/>
      </w:r>
      <w:r>
        <w:t>: Borehole dependency diagram</w:t>
      </w:r>
      <w:ins w:id="4275" w:author="Boisvert, Eric" w:date="2016-03-29T09:09:00Z">
        <w:r w:rsidR="00B8253A">
          <w:t>.</w:t>
        </w:r>
      </w:ins>
    </w:p>
    <w:p w14:paraId="1B8F04AD" w14:textId="77777777" w:rsidR="000B1244" w:rsidRDefault="000B1244" w:rsidP="00CD7325">
      <w:pPr>
        <w:rPr>
          <w:lang w:val="en-CA"/>
        </w:rPr>
      </w:pPr>
    </w:p>
    <w:p w14:paraId="77D69A94" w14:textId="04AAA7F9" w:rsidR="00F46BB7" w:rsidRDefault="001A7658" w:rsidP="00F46BB7">
      <w:pPr>
        <w:keepNext/>
      </w:pPr>
      <w:r>
        <w:rPr>
          <w:noProof/>
          <w:lang w:val="en-CA" w:eastAsia="en-CA"/>
        </w:rPr>
        <w:lastRenderedPageBreak/>
        <w:pict w14:anchorId="7FDE0D21">
          <v:shape id="_x0000_i1107" type="#_x0000_t75" style="width:6in;height:336.25pt;visibility:visible;mso-wrap-style:square">
            <v:imagedata r:id="rId98" o:title=""/>
          </v:shape>
        </w:pict>
      </w:r>
    </w:p>
    <w:p w14:paraId="799B4D2A" w14:textId="7F3FFC27"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76" w:author="Eric Boisvert" w:date="2016-04-03T12:16:00Z">
        <w:r w:rsidR="00652185">
          <w:rPr>
            <w:noProof/>
          </w:rPr>
          <w:t>81</w:t>
        </w:r>
      </w:ins>
      <w:ins w:id="4277" w:author="Boisvert, Eric" w:date="2016-04-01T13:15:00Z">
        <w:del w:id="4278" w:author="Eric Boisvert" w:date="2016-04-02T15:34:00Z">
          <w:r w:rsidR="008D755A" w:rsidDel="004F09EE">
            <w:rPr>
              <w:noProof/>
            </w:rPr>
            <w:delText>80</w:delText>
          </w:r>
        </w:del>
      </w:ins>
      <w:del w:id="4279" w:author="Eric Boisvert" w:date="2016-04-02T15:34:00Z">
        <w:r w:rsidR="0085617E" w:rsidDel="004F09EE">
          <w:rPr>
            <w:noProof/>
          </w:rPr>
          <w:delText>79</w:delText>
        </w:r>
      </w:del>
      <w:r w:rsidR="00673E83">
        <w:rPr>
          <w:noProof/>
        </w:rPr>
        <w:fldChar w:fldCharType="end"/>
      </w:r>
      <w:r>
        <w:t>: Borehole summary diagram</w:t>
      </w:r>
      <w:ins w:id="4280"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281" w:name="_Toc447367171"/>
      <w:r>
        <w:rPr>
          <w:lang w:val="en-CA"/>
        </w:rPr>
        <w:t>Borehole</w:t>
      </w:r>
      <w:bookmarkEnd w:id="4281"/>
    </w:p>
    <w:p w14:paraId="54B9517D" w14:textId="77777777" w:rsidR="00B8253A" w:rsidRDefault="00B8253A" w:rsidP="00CD7325">
      <w:pPr>
        <w:rPr>
          <w:ins w:id="4282"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1A7658" w:rsidP="00F46BB7">
      <w:pPr>
        <w:keepNext/>
      </w:pPr>
      <w:r>
        <w:rPr>
          <w:noProof/>
          <w:lang w:val="en-CA" w:eastAsia="en-CA"/>
        </w:rPr>
        <w:lastRenderedPageBreak/>
        <w:pict w14:anchorId="6B5502F1">
          <v:shape id="_x0000_i1108" type="#_x0000_t75" style="width:6in;height:243.95pt;visibility:visible;mso-wrap-style:square">
            <v:imagedata r:id="rId99" o:title=""/>
          </v:shape>
        </w:pict>
      </w:r>
    </w:p>
    <w:p w14:paraId="0F8F0235" w14:textId="647802D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83" w:author="Eric Boisvert" w:date="2016-04-03T12:16:00Z">
        <w:r w:rsidR="00652185">
          <w:rPr>
            <w:noProof/>
          </w:rPr>
          <w:t>82</w:t>
        </w:r>
      </w:ins>
      <w:ins w:id="4284" w:author="Boisvert, Eric" w:date="2016-04-01T13:15:00Z">
        <w:del w:id="4285" w:author="Eric Boisvert" w:date="2016-04-02T15:34:00Z">
          <w:r w:rsidR="008D755A" w:rsidDel="004F09EE">
            <w:rPr>
              <w:noProof/>
            </w:rPr>
            <w:delText>81</w:delText>
          </w:r>
        </w:del>
      </w:ins>
      <w:del w:id="4286" w:author="Eric Boisvert" w:date="2016-04-02T15:34:00Z">
        <w:r w:rsidR="0085617E" w:rsidDel="004F09EE">
          <w:rPr>
            <w:noProof/>
          </w:rPr>
          <w:delText>80</w:delText>
        </w:r>
      </w:del>
      <w:r w:rsidR="00673E83">
        <w:rPr>
          <w:noProof/>
        </w:rPr>
        <w:fldChar w:fldCharType="end"/>
      </w:r>
      <w:r>
        <w:t>: Borehole</w:t>
      </w:r>
      <w:ins w:id="4287" w:author="Boisvert, Eric" w:date="2016-03-29T09:09:00Z">
        <w:r w:rsidR="00B8253A">
          <w:t xml:space="preserve"> context diagram.</w:t>
        </w:r>
      </w:ins>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288" w:author="Boisvert, Eric" w:date="2016-03-30T13:39:00Z">
        <w:r w:rsidR="004E6F80">
          <w:rPr>
            <w:lang w:val="en-CA"/>
          </w:rPr>
          <w:t>.</w:t>
        </w:r>
      </w:ins>
      <w:del w:id="4289"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290" w:author="Boisvert, Eric" w:date="2016-03-30T13:39:00Z">
        <w:r>
          <w:rPr>
            <w:lang w:val="en-CA"/>
          </w:rPr>
          <w:t>Drilling Details is a</w:t>
        </w:r>
      </w:ins>
      <w:del w:id="4291" w:author="Boisvert, Eric" w:date="2016-03-30T13:39:00Z">
        <w:r w:rsidR="00F46BB7" w:rsidRPr="00F46BB7" w:rsidDel="004E6F80">
          <w:rPr>
            <w:lang w:val="en-CA"/>
          </w:rPr>
          <w:delText>A</w:delText>
        </w:r>
      </w:del>
      <w:r w:rsidR="00F46BB7" w:rsidRPr="00F46BB7">
        <w:rPr>
          <w:lang w:val="en-CA"/>
        </w:rPr>
        <w:t xml:space="preserve"> class t</w:t>
      </w:r>
      <w:ins w:id="4292" w:author="Boisvert, Eric" w:date="2016-03-30T13:39:00Z">
        <w:r>
          <w:rPr>
            <w:lang w:val="en-CA"/>
          </w:rPr>
          <w:t>hat</w:t>
        </w:r>
      </w:ins>
      <w:del w:id="4293" w:author="Boisvert, Eric" w:date="2016-03-30T13:39:00Z">
        <w:r w:rsidR="00F46BB7" w:rsidRPr="00F46BB7" w:rsidDel="004E6F80">
          <w:rPr>
            <w:lang w:val="en-CA"/>
          </w:rPr>
          <w:delText>o</w:delText>
        </w:r>
      </w:del>
      <w:r w:rsidR="00F46BB7" w:rsidRPr="00F46BB7">
        <w:rPr>
          <w:lang w:val="en-CA"/>
        </w:rPr>
        <w:t xml:space="preserve"> capture</w:t>
      </w:r>
      <w:ins w:id="4294" w:author="Boisvert, Eric" w:date="2016-03-30T13:39:00Z">
        <w:r>
          <w:rPr>
            <w:lang w:val="en-CA"/>
          </w:rPr>
          <w:t>s</w:t>
        </w:r>
      </w:ins>
      <w:r w:rsidR="00F46BB7" w:rsidRPr="00F46BB7">
        <w:rPr>
          <w:lang w:val="en-CA"/>
        </w:rPr>
        <w:t xml:space="preserve"> </w:t>
      </w:r>
      <w:ins w:id="4295" w:author="Boisvert, Eric" w:date="2016-03-30T13:39:00Z">
        <w:r>
          <w:rPr>
            <w:lang w:val="en-CA"/>
          </w:rPr>
          <w:t xml:space="preserve">the </w:t>
        </w:r>
      </w:ins>
      <w:r w:rsidR="00F46BB7" w:rsidRPr="00F46BB7">
        <w:rPr>
          <w:lang w:val="en-CA"/>
        </w:rPr>
        <w:t>description of drilling methods and hole diameter</w:t>
      </w:r>
      <w:ins w:id="4296" w:author="Boisvert, Eric" w:date="2016-03-30T13:40:00Z">
        <w:r>
          <w:rPr>
            <w:lang w:val="en-CA"/>
          </w:rPr>
          <w:t>s</w:t>
        </w:r>
      </w:ins>
      <w:r w:rsidR="00F46BB7" w:rsidRPr="00F46BB7">
        <w:rPr>
          <w:lang w:val="en-CA"/>
        </w:rPr>
        <w:t xml:space="preserve"> down the </w:t>
      </w:r>
      <w:del w:id="4297" w:author="Boisvert, Eric" w:date="2016-03-30T13:40:00Z">
        <w:r w:rsidR="00F46BB7" w:rsidRPr="00F46BB7" w:rsidDel="004E6F80">
          <w:rPr>
            <w:lang w:val="en-CA"/>
          </w:rPr>
          <w:delText>hole</w:delText>
        </w:r>
      </w:del>
      <w:ins w:id="4298"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299" w:author="Eric Boisvert" w:date="2016-03-25T13:08:00Z"/>
          <w:noProof/>
          <w:lang w:val="en-CA" w:eastAsia="en-CA"/>
        </w:rPr>
      </w:pPr>
    </w:p>
    <w:p w14:paraId="72C112B5" w14:textId="18D7BED0" w:rsidR="00745739" w:rsidRDefault="001A7658" w:rsidP="008B1DC6">
      <w:pPr>
        <w:keepNext/>
      </w:pPr>
      <w:ins w:id="4300" w:author="Eric Boisvert" w:date="2016-03-25T13:08:00Z">
        <w:r>
          <w:pict w14:anchorId="703301F9">
            <v:shape id="_x0000_i1109" type="#_x0000_t75" style="width:432.7pt;height:277.5pt">
              <v:imagedata r:id="rId100"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301" w:author="Eric Boisvert" w:date="2016-04-03T12:16:00Z">
        <w:r w:rsidR="00652185">
          <w:rPr>
            <w:noProof/>
          </w:rPr>
          <w:t>83</w:t>
        </w:r>
      </w:ins>
      <w:ins w:id="4302" w:author="Boisvert, Eric" w:date="2016-04-01T13:15:00Z">
        <w:del w:id="4303" w:author="Eric Boisvert" w:date="2016-04-02T15:34:00Z">
          <w:r w:rsidR="008D755A" w:rsidDel="004F09EE">
            <w:rPr>
              <w:noProof/>
            </w:rPr>
            <w:delText>82</w:delText>
          </w:r>
        </w:del>
      </w:ins>
      <w:del w:id="4304" w:author="Eric Boisvert" w:date="2016-04-02T15:34:00Z">
        <w:r w:rsidR="0085617E" w:rsidDel="004F09EE">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305"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306" w:author="Boisvert, Eric" w:date="2016-03-29T09:09:00Z">
        <w:r w:rsidR="00B8253A">
          <w:rPr>
            <w:lang w:val="en-CA"/>
          </w:rPr>
          <w:t>,</w:t>
        </w:r>
      </w:ins>
      <w:del w:id="4307" w:author="Boisvert, Eric" w:date="2016-03-29T09:09:00Z">
        <w:r w:rsidRPr="0056286F" w:rsidDel="00B8253A">
          <w:rPr>
            <w:lang w:val="en-CA"/>
          </w:rPr>
          <w:delText>;</w:delText>
        </w:r>
      </w:del>
      <w:r w:rsidRPr="0056286F">
        <w:rPr>
          <w:lang w:val="en-CA"/>
        </w:rPr>
        <w:t xml:space="preserve"> auger</w:t>
      </w:r>
      <w:ins w:id="4308" w:author="Boisvert, Eric" w:date="2016-03-29T09:09:00Z">
        <w:r w:rsidR="00B8253A">
          <w:rPr>
            <w:lang w:val="en-CA"/>
          </w:rPr>
          <w:t>,</w:t>
        </w:r>
      </w:ins>
      <w:del w:id="4309" w:author="Boisvert, Eric" w:date="2016-03-29T09:09:00Z">
        <w:r w:rsidRPr="0056286F" w:rsidDel="00B8253A">
          <w:rPr>
            <w:lang w:val="en-CA"/>
          </w:rPr>
          <w:delText>;</w:delText>
        </w:r>
      </w:del>
      <w:r w:rsidRPr="0056286F">
        <w:rPr>
          <w:lang w:val="en-CA"/>
        </w:rPr>
        <w:t xml:space="preserve"> diamond core</w:t>
      </w:r>
      <w:ins w:id="4310" w:author="Boisvert, Eric" w:date="2016-03-29T09:10:00Z">
        <w:r w:rsidR="00B8253A">
          <w:rPr>
            <w:lang w:val="en-CA"/>
          </w:rPr>
          <w:t>,</w:t>
        </w:r>
      </w:ins>
      <w:del w:id="4311" w:author="Boisvert, Eric" w:date="2016-03-29T09:10:00Z">
        <w:r w:rsidRPr="0056286F" w:rsidDel="00B8253A">
          <w:rPr>
            <w:lang w:val="en-CA"/>
          </w:rPr>
          <w:delText>;</w:delText>
        </w:r>
      </w:del>
      <w:r w:rsidRPr="0056286F">
        <w:rPr>
          <w:lang w:val="en-CA"/>
        </w:rPr>
        <w:t xml:space="preserve"> air core</w:t>
      </w:r>
      <w:ins w:id="4312" w:author="Boisvert, Eric" w:date="2016-03-29T09:10:00Z">
        <w:r w:rsidR="00B8253A">
          <w:rPr>
            <w:lang w:val="en-CA"/>
          </w:rPr>
          <w:t>,</w:t>
        </w:r>
      </w:ins>
      <w:del w:id="4313" w:author="Boisvert, Eric" w:date="2016-03-29T09:10:00Z">
        <w:r w:rsidRPr="0056286F" w:rsidDel="00B8253A">
          <w:rPr>
            <w:lang w:val="en-CA"/>
          </w:rPr>
          <w:delText>;</w:delText>
        </w:r>
      </w:del>
      <w:r w:rsidRPr="0056286F">
        <w:rPr>
          <w:lang w:val="en-CA"/>
        </w:rPr>
        <w:t xml:space="preserve"> etc</w:t>
      </w:r>
      <w:ins w:id="4314" w:author="Boisvert, Eric" w:date="2016-03-29T09:09:00Z">
        <w:r w:rsidR="00B8253A">
          <w:rPr>
            <w:lang w:val="en-CA"/>
          </w:rPr>
          <w:t>.</w:t>
        </w:r>
      </w:ins>
      <w:ins w:id="4315"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ins w:id="4316" w:author="Eric Boisvert" w:date="2016-04-02T15:47:00Z"/>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ins w:id="4317"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 xml:space="preserve">he measured distance of the start of the interval along the path of the borehole. The measured value must be less than or equal to the IntervalEnd value. </w:t>
      </w:r>
      <w:del w:id="4318" w:author="Boisvert, Eric" w:date="2016-03-30T13:42:00Z">
        <w:r w:rsidRPr="0056286F" w:rsidDel="004E6F80">
          <w:rPr>
            <w:lang w:val="en-CA"/>
          </w:rPr>
          <w:delText xml:space="preserve">The "IntervalBegin" and "IntervalEnd" elements are added </w:delText>
        </w:r>
      </w:del>
      <w:del w:id="4319" w:author="Boisvert, Eric" w:date="2016-03-30T13:41:00Z">
        <w:r w:rsidRPr="0056286F" w:rsidDel="004E6F80">
          <w:rPr>
            <w:lang w:val="en-CA"/>
          </w:rPr>
          <w:delText xml:space="preserve">in version 3.2 </w:delText>
        </w:r>
      </w:del>
      <w:del w:id="4320"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321" w:author="Boisvert, Eric" w:date="2016-03-30T13:44:00Z"/>
          <w:lang w:val="en-CA"/>
        </w:rPr>
      </w:pPr>
      <w:commentRangeStart w:id="432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323"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324" w:author="Boisvert, Eric" w:date="2016-03-30T13:44:00Z"/>
                <w:rStyle w:val="requri"/>
                <w:lang w:val="en-CA"/>
              </w:rPr>
            </w:pPr>
            <w:del w:id="4325"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326" w:author="Boisvert, Eric" w:date="2016-03-30T13:44:00Z"/>
                <w:rStyle w:val="reqtext"/>
                <w:lang w:val="en-CA"/>
              </w:rPr>
            </w:pPr>
            <w:del w:id="4327" w:author="Boisvert, Eric" w:date="2016-03-30T13:44:00Z">
              <w:r w:rsidDel="004E6F80">
                <w:rPr>
                  <w:rStyle w:val="reqtext"/>
                  <w:lang w:val="en-CA"/>
                </w:rPr>
                <w:delText>The intervalBegin SHALL have a unit of measurement.</w:delText>
              </w:r>
            </w:del>
          </w:p>
        </w:tc>
      </w:tr>
    </w:tbl>
    <w:commentRangeEnd w:id="4322"/>
    <w:p w14:paraId="234E48B0" w14:textId="228349F2" w:rsidR="0056286F" w:rsidDel="004E6F80" w:rsidRDefault="004E6F80" w:rsidP="0056286F">
      <w:pPr>
        <w:rPr>
          <w:del w:id="4328" w:author="Boisvert, Eric" w:date="2016-03-30T13:44:00Z"/>
          <w:lang w:val="en-CA"/>
        </w:rPr>
      </w:pPr>
      <w:r>
        <w:rPr>
          <w:rStyle w:val="CommentReference"/>
        </w:rPr>
        <w:commentReference w:id="432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329" w:name="BKM_A12417ED_F0A6_4403_85AA_20F080BAB4D5"/>
      <w:bookmarkEnd w:id="4329"/>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330"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331" w:author="Boisvert, Eric" w:date="2016-03-30T13:44:00Z"/>
          <w:lang w:val="en-CA"/>
        </w:rPr>
      </w:pPr>
      <w:commentRangeStart w:id="433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333"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334" w:author="Boisvert, Eric" w:date="2016-03-30T13:44:00Z"/>
                <w:rStyle w:val="requri"/>
                <w:lang w:val="en-CA"/>
              </w:rPr>
            </w:pPr>
            <w:del w:id="4335"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336" w:author="Boisvert, Eric" w:date="2016-03-30T13:44:00Z"/>
                <w:rStyle w:val="reqtext"/>
                <w:lang w:val="en-CA"/>
              </w:rPr>
            </w:pPr>
            <w:del w:id="4337" w:author="Boisvert, Eric" w:date="2016-03-30T13:44:00Z">
              <w:r w:rsidDel="004E6F80">
                <w:rPr>
                  <w:rStyle w:val="reqtext"/>
                  <w:lang w:val="en-CA"/>
                </w:rPr>
                <w:delText>The intervalEnd SHALL have a unit of measurement.</w:delText>
              </w:r>
            </w:del>
          </w:p>
        </w:tc>
      </w:tr>
    </w:tbl>
    <w:commentRangeEnd w:id="4332"/>
    <w:p w14:paraId="7C219EC2" w14:textId="0BBDD273" w:rsidR="0056286F" w:rsidDel="004E6F80" w:rsidRDefault="004E6F80" w:rsidP="008B1DC6">
      <w:pPr>
        <w:autoSpaceDE w:val="0"/>
        <w:autoSpaceDN w:val="0"/>
        <w:adjustRightInd w:val="0"/>
        <w:spacing w:after="0" w:line="240" w:lineRule="atLeast"/>
        <w:rPr>
          <w:del w:id="4338" w:author="Boisvert, Eric" w:date="2016-03-30T13:44:00Z"/>
          <w:rFonts w:cs="Arial"/>
          <w:color w:val="000000"/>
          <w:sz w:val="20"/>
          <w:lang w:val="en-CA"/>
        </w:rPr>
      </w:pPr>
      <w:r>
        <w:rPr>
          <w:rStyle w:val="CommentReference"/>
        </w:rPr>
        <w:commentReference w:id="4332"/>
      </w: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w:t>
      </w:r>
      <w:ins w:id="4339"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340" w:author="Boisvert, Eric" w:date="2016-03-30T13:47:00Z">
        <w:r w:rsidR="0078533A">
          <w:rPr>
            <w:lang w:val="en-CA"/>
          </w:rPr>
          <w:t xml:space="preserve">geometry </w:t>
        </w:r>
      </w:ins>
      <w:r>
        <w:rPr>
          <w:lang w:val="en-CA"/>
        </w:rPr>
        <w:t xml:space="preserve">as </w:t>
      </w:r>
      <w:del w:id="4341"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342"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343"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344"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345" w:author="Boisvert, Eric" w:date="2016-03-30T13:48:00Z">
              <w:r w:rsidDel="0078533A">
                <w:rPr>
                  <w:rStyle w:val="reqtext"/>
                  <w:lang w:val="en-CA"/>
                </w:rPr>
                <w:delText>borehole</w:delText>
              </w:r>
            </w:del>
            <w:ins w:id="4346"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347" w:name="BKM_25F49F60_E3B5_4649_859A_CB23C16B4FDD"/>
      <w:bookmarkStart w:id="4348" w:name="BKM_D18D7519_9180_4B84_84F3_D595F9367FF9"/>
      <w:bookmarkStart w:id="4349" w:name="BKM_E2471C2A_7288_4681_B62D_57416C5AAFFF"/>
      <w:bookmarkStart w:id="4350" w:name="BKM_C67677C2_A392_4DF9_BEE3_2543E744EE8A"/>
      <w:bookmarkEnd w:id="4347"/>
      <w:bookmarkEnd w:id="4348"/>
      <w:bookmarkEnd w:id="4349"/>
      <w:bookmarkEnd w:id="4350"/>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351" w:author="Boisvert, Eric" w:date="2016-03-30T13:48:00Z">
        <w:r w:rsidRPr="00B3403C" w:rsidDel="0078533A">
          <w:rPr>
            <w:lang w:val="en-CA"/>
          </w:rPr>
          <w:delText>corresponding to</w:delText>
        </w:r>
      </w:del>
      <w:ins w:id="4352" w:author="Boisvert, Eric" w:date="2016-03-30T13:48:00Z">
        <w:r w:rsidR="0078533A">
          <w:rPr>
            <w:lang w:val="en-CA"/>
          </w:rPr>
          <w:t>referencing</w:t>
        </w:r>
      </w:ins>
      <w:r w:rsidRPr="00B3403C">
        <w:rPr>
          <w:lang w:val="en-CA"/>
        </w:rPr>
        <w:t xml:space="preserve"> the borehole </w:t>
      </w:r>
      <w:del w:id="4353" w:author="Boisvert, Eric" w:date="2016-03-30T13:48:00Z">
        <w:r w:rsidRPr="00B3403C" w:rsidDel="0078533A">
          <w:rPr>
            <w:lang w:val="en-CA"/>
          </w:rPr>
          <w:delText xml:space="preserve">curve </w:delText>
        </w:r>
      </w:del>
      <w:r w:rsidRPr="00B3403C">
        <w:rPr>
          <w:lang w:val="en-CA"/>
        </w:rPr>
        <w:t>shape</w:t>
      </w:r>
      <w:ins w:id="4354"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Heading4"/>
        <w:rPr>
          <w:lang w:val="en-CA"/>
        </w:rPr>
      </w:pPr>
      <w:bookmarkStart w:id="4355" w:name="_Ref443827761"/>
      <w:r>
        <w:rPr>
          <w:lang w:val="en-CA"/>
        </w:rPr>
        <w:t>BoreholeInterval</w:t>
      </w:r>
      <w:bookmarkEnd w:id="4355"/>
    </w:p>
    <w:p w14:paraId="3F9555FC" w14:textId="77777777" w:rsidR="008B1DC6" w:rsidRDefault="008B1DC6" w:rsidP="00CD7325">
      <w:pPr>
        <w:rPr>
          <w:lang w:val="en-CA"/>
        </w:rPr>
      </w:pPr>
    </w:p>
    <w:p w14:paraId="015152CD" w14:textId="77777777" w:rsidR="008C1955" w:rsidRDefault="008B1DC6" w:rsidP="008C1955">
      <w:pPr>
        <w:rPr>
          <w:ins w:id="4356" w:author="Boisvert, Eric" w:date="2016-03-30T13:53:00Z"/>
          <w:lang w:val="en-CA"/>
        </w:rPr>
      </w:pPr>
      <w:r w:rsidRPr="008B1DC6">
        <w:rPr>
          <w:lang w:val="en-CA"/>
        </w:rPr>
        <w:t xml:space="preserve">A </w:t>
      </w:r>
      <w:ins w:id="4357"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358"/>
      <w:r w:rsidRPr="008B1DC6">
        <w:rPr>
          <w:lang w:val="en-CA"/>
        </w:rPr>
        <w:t>SRS of the containing borehole</w:t>
      </w:r>
      <w:ins w:id="4359" w:author="Boisvert, Eric" w:date="2016-03-29T09:10:00Z">
        <w:r w:rsidR="00B8253A">
          <w:rPr>
            <w:lang w:val="en-CA"/>
          </w:rPr>
          <w:t>.</w:t>
        </w:r>
      </w:ins>
      <w:commentRangeEnd w:id="4358"/>
      <w:ins w:id="4360" w:author="Boisvert, Eric" w:date="2016-03-30T13:50:00Z">
        <w:r w:rsidR="0078533A">
          <w:rPr>
            <w:rStyle w:val="CommentReference"/>
          </w:rPr>
          <w:commentReference w:id="4358"/>
        </w:r>
      </w:ins>
      <w:ins w:id="4361"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362" w:author="Eric Boisvert" w:date="2016-03-25T16:40:00Z"/>
          <w:noProof/>
          <w:lang w:val="en-CA" w:eastAsia="en-CA"/>
        </w:rPr>
      </w:pPr>
    </w:p>
    <w:p w14:paraId="521D6CB5" w14:textId="35D1F6D3" w:rsidR="00E62D87" w:rsidRDefault="001A7658" w:rsidP="008B1DC6">
      <w:pPr>
        <w:keepNext/>
      </w:pPr>
      <w:ins w:id="4363" w:author="Eric Boisvert" w:date="2016-03-25T16:43:00Z">
        <w:r>
          <w:pict w14:anchorId="7C3E7E6D">
            <v:shape id="_x0000_i1110" type="#_x0000_t75" style="width:6in;height:315.25pt">
              <v:imagedata r:id="rId101" o:title=""/>
            </v:shape>
          </w:pict>
        </w:r>
      </w:ins>
    </w:p>
    <w:p w14:paraId="18DBC4F9" w14:textId="20C091E3"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364" w:author="Eric Boisvert" w:date="2016-04-03T12:16:00Z">
        <w:r w:rsidR="00652185">
          <w:rPr>
            <w:noProof/>
          </w:rPr>
          <w:t>84</w:t>
        </w:r>
      </w:ins>
      <w:ins w:id="4365" w:author="Boisvert, Eric" w:date="2016-04-01T13:15:00Z">
        <w:del w:id="4366" w:author="Eric Boisvert" w:date="2016-04-02T15:34:00Z">
          <w:r w:rsidR="008D755A" w:rsidDel="004F09EE">
            <w:rPr>
              <w:noProof/>
            </w:rPr>
            <w:delText>83</w:delText>
          </w:r>
        </w:del>
      </w:ins>
      <w:del w:id="4367" w:author="Eric Boisvert" w:date="2016-04-02T15:34:00Z">
        <w:r w:rsidR="0085617E" w:rsidDel="004F09EE">
          <w:rPr>
            <w:noProof/>
          </w:rPr>
          <w:delText>82</w:delText>
        </w:r>
      </w:del>
      <w:r w:rsidR="00673E83">
        <w:rPr>
          <w:noProof/>
        </w:rPr>
        <w:fldChar w:fldCharType="end"/>
      </w:r>
      <w:r>
        <w:t>: Borehole interval</w:t>
      </w:r>
      <w:ins w:id="4368"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369"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370" w:author="Boisvert, Eric" w:date="2016-03-30T13:50:00Z">
        <w:r w:rsidR="00A14461">
          <w:rPr>
            <w:lang w:val="en-CA"/>
          </w:rPr>
          <w:t xml:space="preserve">It is semantically </w:t>
        </w:r>
      </w:ins>
      <w:ins w:id="4371" w:author="Boisvert, Eric" w:date="2016-03-30T13:51:00Z">
        <w:r w:rsidR="00A14461">
          <w:rPr>
            <w:lang w:val="en-CA"/>
          </w:rPr>
          <w:t>e</w:t>
        </w:r>
      </w:ins>
      <w:del w:id="4372" w:author="Boisvert, Eric" w:date="2016-03-30T13:51:00Z">
        <w:r w:rsidR="00816874" w:rsidDel="00A14461">
          <w:rPr>
            <w:lang w:val="en-CA"/>
          </w:rPr>
          <w:delText>E</w:delText>
        </w:r>
      </w:del>
      <w:r w:rsidR="00816874">
        <w:rPr>
          <w:lang w:val="en-CA"/>
        </w:rPr>
        <w:t>qu</w:t>
      </w:r>
      <w:r w:rsidR="00816874" w:rsidRPr="00816874">
        <w:rPr>
          <w:lang w:val="en-CA"/>
        </w:rPr>
        <w:t>ivalent to O&amp;M</w:t>
      </w:r>
      <w:ins w:id="4373"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374"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375" w:author="Boisvert, Eric" w:date="2016-03-30T13:51:00Z"/>
          <w:lang w:val="en-CA"/>
        </w:rPr>
      </w:pPr>
      <w:commentRangeStart w:id="437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377"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378" w:author="Boisvert, Eric" w:date="2016-03-30T13:51:00Z"/>
                <w:rStyle w:val="requri"/>
                <w:lang w:val="en-CA"/>
              </w:rPr>
            </w:pPr>
            <w:del w:id="4379"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380" w:author="Boisvert, Eric" w:date="2016-03-30T13:51:00Z"/>
                <w:rStyle w:val="reqtext"/>
                <w:lang w:val="en-CA"/>
              </w:rPr>
            </w:pPr>
            <w:del w:id="4381" w:author="Boisvert, Eric" w:date="2016-03-30T13:51:00Z">
              <w:r w:rsidDel="00A14461">
                <w:rPr>
                  <w:rStyle w:val="reqtext"/>
                  <w:lang w:val="en-CA"/>
                </w:rPr>
                <w:delText>The mappedIntervalBegin SHALL have a unit of measurement.</w:delText>
              </w:r>
            </w:del>
          </w:p>
        </w:tc>
      </w:tr>
    </w:tbl>
    <w:commentRangeEnd w:id="4376"/>
    <w:p w14:paraId="751ADF29" w14:textId="16ADBF37" w:rsidR="00816874" w:rsidRDefault="00A14461" w:rsidP="00816874">
      <w:pPr>
        <w:rPr>
          <w:lang w:val="en-CA"/>
        </w:rPr>
      </w:pPr>
      <w:del w:id="4382" w:author="Boisvert, Eric" w:date="2016-03-30T13:51:00Z">
        <w:r w:rsidDel="00A14461">
          <w:rPr>
            <w:rStyle w:val="CommentReference"/>
          </w:rPr>
          <w:commentReference w:id="4376"/>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383"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384"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385"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386" w:author="Boisvert, Eric" w:date="2016-03-30T13:53:00Z"/>
                <w:rStyle w:val="requri"/>
                <w:lang w:val="en-CA"/>
              </w:rPr>
            </w:pPr>
            <w:del w:id="4387"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388" w:author="Boisvert, Eric" w:date="2016-03-30T13:53:00Z"/>
                <w:rStyle w:val="reqtext"/>
                <w:lang w:val="en-CA"/>
              </w:rPr>
            </w:pPr>
            <w:del w:id="4389" w:author="Boisvert, Eric" w:date="2016-03-30T13:53:00Z">
              <w:r w:rsidDel="008C1955">
                <w:rPr>
                  <w:rStyle w:val="reqtext"/>
                  <w:lang w:val="en-CA"/>
                </w:rPr>
                <w:delText>The mappedIntervalEnd</w:delText>
              </w:r>
            </w:del>
            <w:ins w:id="4390" w:author="Eric Boisvert" w:date="2016-03-25T16:24:00Z">
              <w:del w:id="4391" w:author="Boisvert, Eric" w:date="2016-03-30T13:53:00Z">
                <w:r w:rsidR="00CD6CE1" w:rsidDel="008C1955">
                  <w:rPr>
                    <w:rStyle w:val="reqtext"/>
                    <w:lang w:val="en-CA"/>
                  </w:rPr>
                  <w:delText xml:space="preserve"> </w:delText>
                </w:r>
              </w:del>
            </w:ins>
            <w:del w:id="4392"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393" w:author="Boisvert, Eric" w:date="2016-03-30T13:53:00Z"/>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394"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ins w:id="4395"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396" w:name="BKM_73DD4A6D_1BCE_421F_B6B6_00A34E56B7BC"/>
      <w:bookmarkStart w:id="4397" w:name="BKM_C7D17ABA_A07A_45C4_8096_F592A2DCBF59"/>
      <w:bookmarkStart w:id="4398" w:name="BKM_7AC10AA1_3FE2_4E49_AD1F_C27423759ACA"/>
      <w:bookmarkStart w:id="4399" w:name="BKM_E1DEAC71_7DFE_439E_9E4B_2C2A15DE8E14"/>
      <w:bookmarkStart w:id="4400" w:name="BKM_DEBFAE1D_DC46_4CB5_8920_4391F9626B7A"/>
      <w:bookmarkStart w:id="4401" w:name="BKM_EB3A6321_4939_429E_A4B6_C36556700F0A"/>
      <w:bookmarkEnd w:id="4396"/>
      <w:bookmarkEnd w:id="4397"/>
      <w:bookmarkEnd w:id="4398"/>
      <w:bookmarkEnd w:id="4399"/>
      <w:bookmarkEnd w:id="4400"/>
      <w:bookmarkEnd w:id="4401"/>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id="4402"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403"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404"/>
            <w:r>
              <w:rPr>
                <w:rStyle w:val="reqtext"/>
                <w:lang w:val="en-CA"/>
              </w:rPr>
              <w:t>Coordinate Reference System of interval geometries SHALL use an appropriate 1D CRS</w:t>
            </w:r>
            <w:commentRangeEnd w:id="4404"/>
            <w:r>
              <w:rPr>
                <w:rStyle w:val="CommentReference"/>
                <w:rFonts w:ascii="Times New Roman" w:eastAsia="Times New Roman" w:hAnsi="Times New Roman"/>
                <w:lang w:val="en-US" w:eastAsia="en-US"/>
              </w:rPr>
              <w:commentReference w:id="4404"/>
            </w:r>
            <w:ins w:id="4405"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406" w:author="Boisvert, Eric" w:date="2016-03-30T13:54:00Z">
        <w:r>
          <w:t xml:space="preserve">Instance example for </w:t>
        </w:r>
      </w:ins>
      <w:r w:rsidR="008023AC">
        <w:t xml:space="preserve">Klčovo </w:t>
      </w:r>
      <w:ins w:id="4407" w:author="Boisvert, Eric" w:date="2016-03-30T13:54:00Z">
        <w:r>
          <w:t xml:space="preserve">and </w:t>
        </w:r>
      </w:ins>
      <w:del w:id="4408" w:author="Boisvert, Eric" w:date="2016-03-30T13:54:00Z">
        <w:r w:rsidR="008023AC" w:rsidDel="008C1955">
          <w:delText xml:space="preserve">Formation </w:delText>
        </w:r>
      </w:del>
      <w:r w:rsidR="008023AC">
        <w:t>Lastomir Formation</w:t>
      </w:r>
      <w:ins w:id="4409" w:author="Boisvert, Eric" w:date="2016-03-30T13:54:00Z">
        <w:r>
          <w:t xml:space="preserve"> </w:t>
        </w:r>
      </w:ins>
      <w:ins w:id="4410" w:author="Boisvert, Eric" w:date="2016-03-31T07:30:00Z">
        <w:r w:rsidR="008B4986">
          <w:t>adapted from</w:t>
        </w:r>
      </w:ins>
      <w:ins w:id="4411" w:author="Boisvert, Eric" w:date="2016-03-30T13:54:00Z">
        <w:r>
          <w:t xml:space="preserve"> </w:t>
        </w:r>
      </w:ins>
      <w:ins w:id="4412" w:author="Boisvert, Eric" w:date="2016-03-30T13:55:00Z">
        <w:r w:rsidRPr="008C1955">
          <w:t>TÚNYI et al (2005)</w:t>
        </w:r>
        <w:r>
          <w:t xml:space="preserve"> </w:t>
        </w:r>
      </w:ins>
    </w:p>
    <w:p w14:paraId="03CE38BA" w14:textId="0979080C" w:rsidR="008023AC" w:rsidDel="008C1955" w:rsidRDefault="008023AC" w:rsidP="00CD7325">
      <w:pPr>
        <w:rPr>
          <w:del w:id="4413" w:author="Boisvert, Eric" w:date="2016-03-30T13:55:00Z"/>
        </w:rPr>
      </w:pPr>
    </w:p>
    <w:p w14:paraId="1962D8FE" w14:textId="75D5314B" w:rsidR="008023AC" w:rsidRDefault="004D2792" w:rsidP="00CD7325">
      <w:del w:id="4414"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Hyperlink"/>
          </w:rPr>
          <w:delText>http://www.geologicacarpathica.com/GeolCarp_Vol56_No3_273_284.html</w:delText>
        </w:r>
        <w:r w:rsidDel="008C1955">
          <w:rPr>
            <w:rStyle w:val="Hyperlink"/>
          </w:rPr>
          <w:fldChar w:fldCharType="end"/>
        </w:r>
      </w:del>
    </w:p>
    <w:p w14:paraId="4CC9B1F8" w14:textId="77777777" w:rsidR="008023AC" w:rsidRDefault="008023AC" w:rsidP="00CD7325"/>
    <w:p w14:paraId="03E564E6" w14:textId="67B68558" w:rsidR="008023AC" w:rsidRDefault="001A7658">
      <w:pPr>
        <w:keepNext/>
        <w:jc w:val="center"/>
        <w:pPrChange w:id="4415" w:author="Boisvert, Eric" w:date="2016-03-31T07:48:00Z">
          <w:pPr>
            <w:keepNext/>
          </w:pPr>
        </w:pPrChange>
      </w:pPr>
      <w:ins w:id="4416" w:author="Boisvert, Eric" w:date="2016-03-31T08:06:00Z">
        <w:r>
          <w:lastRenderedPageBreak/>
          <w:pict w14:anchorId="60924D90">
            <v:shape id="_x0000_i1111" type="#_x0000_t75" style="width:282.4pt;height:369.8pt">
              <v:imagedata r:id="rId102" o:title=""/>
            </v:shape>
          </w:pict>
        </w:r>
      </w:ins>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4417" w:author="Eric Boisvert" w:date="2016-04-03T12:16:00Z">
        <w:r w:rsidR="00652185">
          <w:rPr>
            <w:noProof/>
          </w:rPr>
          <w:t>85</w:t>
        </w:r>
      </w:ins>
      <w:ins w:id="4418" w:author="Boisvert, Eric" w:date="2016-04-01T13:15:00Z">
        <w:del w:id="4419" w:author="Eric Boisvert" w:date="2016-04-02T15:34:00Z">
          <w:r w:rsidR="008D755A" w:rsidDel="004F09EE">
            <w:rPr>
              <w:noProof/>
            </w:rPr>
            <w:delText>84</w:delText>
          </w:r>
        </w:del>
      </w:ins>
      <w:del w:id="4420" w:author="Eric Boisvert" w:date="2016-04-02T15:34:00Z">
        <w:r w:rsidR="0085617E" w:rsidDel="004F09EE">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1A7658">
      <w:pPr>
        <w:keepNext/>
        <w:pPrChange w:id="4421" w:author="Eric Boisvert" w:date="2016-01-19T19:09:00Z">
          <w:pPr/>
        </w:pPrChange>
      </w:pPr>
      <w:r>
        <w:lastRenderedPageBreak/>
        <w:pict w14:anchorId="3009B22B">
          <v:shape id="_x0000_i1112" type="#_x0000_t75" style="width:6in;height:285.2pt">
            <v:imagedata r:id="rId103" o:title=""/>
          </v:shape>
        </w:pict>
      </w:r>
    </w:p>
    <w:p w14:paraId="3D9D9EFC" w14:textId="59998FD9" w:rsidR="00302FB5" w:rsidRDefault="00302FB5" w:rsidP="00302FB5">
      <w:pPr>
        <w:pStyle w:val="Caption"/>
      </w:pPr>
      <w:r>
        <w:t xml:space="preserve">Figure </w:t>
      </w:r>
      <w:r>
        <w:fldChar w:fldCharType="begin"/>
      </w:r>
      <w:r>
        <w:instrText xml:space="preserve"> SEQ Figure \* ARABIC </w:instrText>
      </w:r>
      <w:r>
        <w:fldChar w:fldCharType="separate"/>
      </w:r>
      <w:ins w:id="4422" w:author="Eric Boisvert" w:date="2016-04-03T12:16:00Z">
        <w:r w:rsidR="00652185">
          <w:rPr>
            <w:noProof/>
          </w:rPr>
          <w:t>86</w:t>
        </w:r>
      </w:ins>
      <w:ins w:id="4423" w:author="Boisvert, Eric" w:date="2016-04-01T13:15:00Z">
        <w:del w:id="4424" w:author="Eric Boisvert" w:date="2016-04-02T15:34:00Z">
          <w:r w:rsidR="008D755A" w:rsidDel="004F09EE">
            <w:rPr>
              <w:noProof/>
            </w:rPr>
            <w:delText>85</w:delText>
          </w:r>
        </w:del>
      </w:ins>
      <w:del w:id="4425" w:author="Eric Boisvert" w:date="2016-04-02T15:34:00Z">
        <w:r w:rsidR="0085617E" w:rsidDel="004F09EE">
          <w:rPr>
            <w:noProof/>
          </w:rPr>
          <w:delText>84</w:delText>
        </w:r>
      </w:del>
      <w:r>
        <w:fldChar w:fldCharType="end"/>
      </w:r>
      <w:r>
        <w:t xml:space="preserve"> Encoding of a borehole with 2 distinct logs (collectionIdentifier)</w:t>
      </w:r>
      <w:ins w:id="4426"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427"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1A7658" w:rsidP="00D30B51">
      <w:pPr>
        <w:keepNext/>
      </w:pPr>
      <w:r>
        <w:rPr>
          <w:noProof/>
          <w:lang w:val="en-CA" w:eastAsia="en-CA"/>
        </w:rPr>
        <w:lastRenderedPageBreak/>
        <w:pict w14:anchorId="519B4BD7">
          <v:shape id="_x0000_i1113" type="#_x0000_t75" style="width:429.2pt;height:410.35pt;visibility:visible;mso-wrap-style:square">
            <v:imagedata r:id="rId104" o:title=""/>
          </v:shape>
        </w:pict>
      </w:r>
    </w:p>
    <w:p w14:paraId="5AD6E1DD" w14:textId="733051BE"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428" w:author="Eric Boisvert" w:date="2016-04-03T12:16:00Z">
        <w:r w:rsidR="00652185">
          <w:rPr>
            <w:noProof/>
          </w:rPr>
          <w:t>87</w:t>
        </w:r>
      </w:ins>
      <w:ins w:id="4429" w:author="Boisvert, Eric" w:date="2016-04-01T13:15:00Z">
        <w:del w:id="4430" w:author="Eric Boisvert" w:date="2016-04-02T15:34:00Z">
          <w:r w:rsidR="008D755A" w:rsidDel="004F09EE">
            <w:rPr>
              <w:noProof/>
            </w:rPr>
            <w:delText>86</w:delText>
          </w:r>
        </w:del>
      </w:ins>
      <w:del w:id="4431" w:author="Eric Boisvert" w:date="2016-04-02T15:34:00Z">
        <w:r w:rsidR="0085617E" w:rsidDel="004F09EE">
          <w:rPr>
            <w:noProof/>
          </w:rPr>
          <w:delText>85</w:delText>
        </w:r>
      </w:del>
      <w:r w:rsidR="00673E83">
        <w:rPr>
          <w:noProof/>
        </w:rPr>
        <w:fldChar w:fldCharType="end"/>
      </w:r>
      <w:r>
        <w:t>: Borehole details</w:t>
      </w:r>
      <w:ins w:id="4432" w:author="Boisvert, Eric" w:date="2016-03-29T09:10:00Z">
        <w:r w:rsidR="00B8253A">
          <w:t xml:space="preserve"> context diagram.</w:t>
        </w:r>
      </w:ins>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ins w:id="4433"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434" w:author="Boisvert, Eric" w:date="2016-03-30T13:58:00Z">
        <w:r w:rsidDel="008C1955">
          <w:rPr>
            <w:lang w:val="en-CA"/>
          </w:rPr>
          <w:delText>cit</w:delText>
        </w:r>
      </w:del>
      <w:ins w:id="4435"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436" w:name="BKM_DD9713AD_C742_4E77_9937_E79AF8E3F761"/>
      <w:bookmarkEnd w:id="4436"/>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437" w:author="Boisvert, Eric" w:date="2016-03-30T13:58:00Z">
        <w:r w:rsidR="008C1955">
          <w:rPr>
            <w:lang w:val="en-CA"/>
          </w:rPr>
          <w:t>CIT</w:t>
        </w:r>
      </w:ins>
      <w:del w:id="4438"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439"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440"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441" w:author="Boisvert, Eric" w:date="2016-03-29T09:11:00Z">
        <w:r w:rsidR="00B8253A">
          <w:rPr>
            <w:lang w:val="en-CA"/>
          </w:rPr>
          <w:t>.</w:t>
        </w:r>
      </w:ins>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442"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443" w:author="Boisvert, Eric" w:date="2016-03-29T09:11:00Z">
        <w:r w:rsidR="00B8253A">
          <w:rPr>
            <w:lang w:val="en-CA"/>
          </w:rPr>
          <w:t>.</w:t>
        </w:r>
      </w:ins>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444" w:author="Boisvert, Eric" w:date="2016-03-30T13:59:00Z">
        <w:r w:rsidR="008C1955">
          <w:rPr>
            <w:lang w:val="en-CA"/>
          </w:rPr>
          <w:t>CIT</w:t>
        </w:r>
      </w:ins>
      <w:del w:id="4445"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446" w:author="Boisvert, Eric" w:date="2016-03-30T13:59:00Z">
        <w:r w:rsidR="008C1955">
          <w:rPr>
            <w:lang w:val="en-CA"/>
          </w:rPr>
          <w:t>CIT</w:t>
        </w:r>
      </w:ins>
      <w:del w:id="4447"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448" w:name="BKM_138D3390_B811_48AF_8A06_0C7EE945A325"/>
      <w:bookmarkStart w:id="4449" w:name="BKM_7C64B668_6255_4F21_934B_ED8983B04D0C"/>
      <w:bookmarkStart w:id="4450" w:name="BKM_0C4AECF7_73FF_44BA_9AA0_74A2155E1FB1"/>
      <w:bookmarkStart w:id="4451" w:name="BKM_405E5965_47DE_4F32_A8CF_BBB50354D56F"/>
      <w:bookmarkStart w:id="4452" w:name="BKM_8793A391_7A4C_4EEB_B8CF_F9D3F0D2716E"/>
      <w:bookmarkStart w:id="4453" w:name="BKM_3186C02E_BB7D_4207_BBD4_E76B02D0C894"/>
      <w:bookmarkStart w:id="4454" w:name="BKM_88BD49B2_8659_4CF8_BF4A_6EB59EB7D01A"/>
      <w:bookmarkStart w:id="4455" w:name="BKM_EDF197A9_47A0_4D71_AC33_859957294ED6"/>
      <w:bookmarkStart w:id="4456" w:name="BKM_F8F0AC0D_621F_42A5_92B3_5F5CC6F39AD8"/>
      <w:bookmarkEnd w:id="4448"/>
      <w:bookmarkEnd w:id="4449"/>
      <w:bookmarkEnd w:id="4450"/>
      <w:bookmarkEnd w:id="4451"/>
      <w:bookmarkEnd w:id="4452"/>
      <w:bookmarkEnd w:id="4453"/>
      <w:bookmarkEnd w:id="4454"/>
      <w:bookmarkEnd w:id="4455"/>
      <w:bookmarkEnd w:id="4456"/>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457" w:author="Boisvert, Eric" w:date="2016-03-30T14:00:00Z"/>
          <w:lang w:val="en-CA"/>
        </w:rPr>
      </w:pPr>
      <w:r w:rsidRPr="007C69FE">
        <w:rPr>
          <w:lang w:val="en-CA"/>
        </w:rPr>
        <w:t>A Borehole OriginPosition is a feature corresponding to the start point of a borehole log.  This may, but not necessarily, correspond to the borehole collar location (eg, kelly bush).</w:t>
      </w:r>
    </w:p>
    <w:p w14:paraId="53DE3B4C" w14:textId="77777777" w:rsidR="008C1955" w:rsidRDefault="008C1955" w:rsidP="007C69FE">
      <w:pPr>
        <w:rPr>
          <w:lang w:val="en-CA"/>
        </w:rPr>
      </w:pPr>
    </w:p>
    <w:p w14:paraId="63502C36" w14:textId="5482CC79" w:rsidR="00B3403C" w:rsidRDefault="001A7658" w:rsidP="00B3403C">
      <w:pPr>
        <w:keepNext/>
      </w:pPr>
      <w:r>
        <w:rPr>
          <w:noProof/>
          <w:lang w:val="en-CA" w:eastAsia="en-CA"/>
        </w:rPr>
        <w:pict w14:anchorId="45010DFF">
          <v:shape id="_x0000_i1114" type="#_x0000_t75" style="width:362.8pt;height:316.65pt;visibility:visible;mso-wrap-style:square">
            <v:imagedata r:id="rId105" o:title=""/>
          </v:shape>
        </w:pict>
      </w:r>
    </w:p>
    <w:p w14:paraId="2D670C68" w14:textId="3C0A7161"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458" w:author="Eric Boisvert" w:date="2016-04-03T12:16:00Z">
        <w:r w:rsidR="00652185">
          <w:rPr>
            <w:noProof/>
          </w:rPr>
          <w:t>88</w:t>
        </w:r>
      </w:ins>
      <w:ins w:id="4459" w:author="Boisvert, Eric" w:date="2016-04-01T13:15:00Z">
        <w:del w:id="4460" w:author="Eric Boisvert" w:date="2016-04-02T15:34:00Z">
          <w:r w:rsidR="008D755A" w:rsidDel="004F09EE">
            <w:rPr>
              <w:noProof/>
            </w:rPr>
            <w:delText>87</w:delText>
          </w:r>
        </w:del>
      </w:ins>
      <w:del w:id="4461" w:author="Eric Boisvert" w:date="2016-04-02T15:34:00Z">
        <w:r w:rsidR="0085617E" w:rsidDel="004F09EE">
          <w:rPr>
            <w:noProof/>
          </w:rPr>
          <w:delText>86</w:delText>
        </w:r>
      </w:del>
      <w:r w:rsidR="00673E83">
        <w:rPr>
          <w:noProof/>
        </w:rPr>
        <w:fldChar w:fldCharType="end"/>
      </w:r>
      <w:r>
        <w:t>: Origin position</w:t>
      </w:r>
      <w:ins w:id="4462"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463"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464" w:author="Eric Boisvert" w:date="2016-03-25T16:50:00Z">
        <w:r w:rsidRPr="007C69FE" w:rsidDel="00F8603E">
          <w:rPr>
            <w:lang w:val="en-CA"/>
          </w:rPr>
          <w:delText>If no GM_Point is available, a</w:delText>
        </w:r>
        <w:r w:rsidDel="00F8603E">
          <w:rPr>
            <w:lang w:val="en-CA"/>
          </w:rPr>
          <w:delText xml:space="preserve">n OGC nil value </w:delText>
        </w:r>
      </w:del>
      <w:del w:id="4465" w:author="Eric Boisvert" w:date="2016-03-25T16:47:00Z">
        <w:r w:rsidDel="00F8603E">
          <w:rPr>
            <w:lang w:val="en-CA"/>
          </w:rPr>
          <w:delText xml:space="preserve">should </w:delText>
        </w:r>
      </w:del>
      <w:del w:id="4466"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467"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468" w:author="Eric Boisvert" w:date="2016-03-25T16:50:00Z"/>
                <w:rStyle w:val="requri"/>
                <w:lang w:val="en-CA"/>
              </w:rPr>
              <w:pPrChange w:id="4469" w:author="Eric Boisvert" w:date="2016-03-25T16:50:00Z">
                <w:pPr>
                  <w:pStyle w:val="Tabletext10"/>
                </w:pPr>
              </w:pPrChange>
            </w:pPr>
            <w:del w:id="4470"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471" w:author="Eric Boisvert" w:date="2016-03-25T16:50:00Z"/>
                <w:rStyle w:val="reqtext"/>
                <w:lang w:val="en-CA"/>
              </w:rPr>
              <w:pPrChange w:id="4472" w:author="Eric Boisvert" w:date="2016-03-25T16:50:00Z">
                <w:pPr>
                  <w:pStyle w:val="Tabletext10"/>
                  <w:jc w:val="left"/>
                </w:pPr>
              </w:pPrChange>
            </w:pPr>
            <w:del w:id="4473"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474" w:author="Eric Boisvert" w:date="2016-03-25T16:50:00Z"/>
        </w:rPr>
      </w:pPr>
    </w:p>
    <w:p w14:paraId="0F2DB809" w14:textId="10F7F772" w:rsidR="007C69FE" w:rsidRDefault="007C69FE" w:rsidP="00F8603E">
      <w:pPr>
        <w:rPr>
          <w:lang w:val="en-CA"/>
        </w:rPr>
      </w:pPr>
      <w:del w:id="4475"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476" w:author="Eric Boisvert" w:date="2016-03-25T16:50:00Z"/>
          <w:lang w:val="en-CA"/>
        </w:rPr>
      </w:pPr>
      <w:del w:id="4477"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478"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479" w:author="Eric Boisvert" w:date="2016-03-25T16:50:00Z"/>
                <w:rStyle w:val="requri"/>
                <w:lang w:val="en-CA"/>
              </w:rPr>
            </w:pPr>
            <w:del w:id="4480"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481" w:author="Eric Boisvert" w:date="2016-03-25T16:50:00Z"/>
                <w:rStyle w:val="reqtext"/>
                <w:lang w:val="en-CA"/>
              </w:rPr>
            </w:pPr>
            <w:del w:id="4482"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483" w:author="Eric Boisvert" w:date="2016-03-25T16:50:00Z"/>
        </w:rPr>
      </w:pP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pPr>
        <w:rPr>
          <w:ins w:id="4484"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485" w:author="Eric Boisvert" w:date="2016-03-25T16:50:00Z"/>
          <w:lang w:val="en-CA"/>
        </w:rPr>
      </w:pPr>
      <w:ins w:id="4486"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487"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488" w:author="Eric Boisvert" w:date="2016-03-25T16:50:00Z"/>
                <w:rStyle w:val="requri"/>
                <w:lang w:val="en-CA"/>
              </w:rPr>
            </w:pPr>
            <w:ins w:id="4489"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490" w:author="Eric Boisvert" w:date="2016-03-25T16:50:00Z"/>
                <w:rStyle w:val="reqtext"/>
                <w:lang w:val="en-CA"/>
              </w:rPr>
            </w:pPr>
            <w:ins w:id="4491"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492" w:author="Boisvert, Eric" w:date="2016-03-29T09:11:00Z">
              <w:r w:rsidR="00B8253A">
                <w:rPr>
                  <w:rStyle w:val="reqtext"/>
                  <w:lang w:val="en-CA"/>
                </w:rPr>
                <w:t>.</w:t>
              </w:r>
            </w:ins>
          </w:p>
        </w:tc>
      </w:tr>
    </w:tbl>
    <w:p w14:paraId="603A75D6" w14:textId="77777777" w:rsidR="00F8603E" w:rsidRPr="007C69FE" w:rsidRDefault="00F8603E" w:rsidP="00F8603E">
      <w:pPr>
        <w:rPr>
          <w:ins w:id="4493" w:author="Eric Boisvert" w:date="2016-03-25T16:50:00Z"/>
        </w:rPr>
      </w:pPr>
    </w:p>
    <w:p w14:paraId="3DC787B5" w14:textId="77777777" w:rsidR="00F8603E" w:rsidRDefault="00F8603E" w:rsidP="00F8603E">
      <w:pPr>
        <w:rPr>
          <w:ins w:id="4494" w:author="Eric Boisvert" w:date="2016-03-25T16:50:00Z"/>
          <w:lang w:val="en-CA"/>
        </w:rPr>
      </w:pPr>
      <w:ins w:id="4495"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Pr>
        <w:rPr>
          <w:ins w:id="4496" w:author="Eric Boisvert" w:date="2016-03-25T16:50:00Z"/>
        </w:rPr>
      </w:pPr>
    </w:p>
    <w:p w14:paraId="6409361F" w14:textId="77777777" w:rsidR="00F8603E" w:rsidRPr="007C69FE" w:rsidRDefault="00F8603E" w:rsidP="00F8603E">
      <w:pPr>
        <w:rPr>
          <w:ins w:id="4497" w:author="Eric Boisvert" w:date="2016-03-25T16:50:00Z"/>
          <w:lang w:val="en-CA"/>
        </w:rPr>
      </w:pPr>
      <w:ins w:id="4498"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499"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500" w:author="Eric Boisvert" w:date="2016-03-25T16:50:00Z"/>
                <w:rStyle w:val="requri"/>
                <w:lang w:val="en-CA"/>
              </w:rPr>
            </w:pPr>
            <w:ins w:id="4501"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502" w:author="Eric Boisvert" w:date="2016-03-25T16:50:00Z"/>
                <w:rStyle w:val="reqtext"/>
                <w:lang w:val="en-CA"/>
              </w:rPr>
            </w:pPr>
            <w:ins w:id="4503"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504"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505" w:author="Boisvert, Eric" w:date="2016-04-01T07:54:00Z">
        <w:r w:rsidR="00E21DD0">
          <w:t xml:space="preserve">Table </w:t>
        </w:r>
        <w:r w:rsidR="00E21DD0">
          <w:rPr>
            <w:noProof/>
          </w:rPr>
          <w:t>7</w:t>
        </w:r>
      </w:ins>
      <w:ins w:id="4506" w:author="Eric Boisvert" w:date="2016-03-28T16:06:00Z">
        <w:del w:id="4507" w:author="Boisvert, Eric" w:date="2016-04-01T07:53:00Z">
          <w:r w:rsidR="003842F3" w:rsidDel="00E21DD0">
            <w:delText xml:space="preserve">Table </w:delText>
          </w:r>
          <w:r w:rsidR="003842F3" w:rsidDel="00E21DD0">
            <w:rPr>
              <w:noProof/>
            </w:rPr>
            <w:delText>7</w:delText>
          </w:r>
        </w:del>
      </w:ins>
      <w:del w:id="4508" w:author="Boisvert, Eric" w:date="2016-04-01T07:53:00Z">
        <w:r w:rsidDel="00E21DD0">
          <w:delText xml:space="preserve">Table </w:delText>
        </w:r>
        <w:r w:rsidDel="00E21DD0">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Caption"/>
        <w:keepNext/>
      </w:pPr>
      <w:bookmarkStart w:id="4509" w:name="_Ref433007016"/>
      <w:r>
        <w:t xml:space="preserve">Table </w:t>
      </w:r>
      <w:r w:rsidR="00415E41">
        <w:fldChar w:fldCharType="begin"/>
      </w:r>
      <w:r w:rsidR="00415E41">
        <w:instrText xml:space="preserve"> SEQ Table \* ARABIC </w:instrText>
      </w:r>
      <w:r w:rsidR="00415E41">
        <w:fldChar w:fldCharType="separate"/>
      </w:r>
      <w:r w:rsidR="00E21DD0">
        <w:rPr>
          <w:noProof/>
        </w:rPr>
        <w:t>7</w:t>
      </w:r>
      <w:r w:rsidR="00415E41">
        <w:fldChar w:fldCharType="end"/>
      </w:r>
      <w:bookmarkEnd w:id="4509"/>
      <w:r>
        <w:t>: Borehole vocabularies</w:t>
      </w:r>
      <w:ins w:id="4510"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id="4511"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512"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015C6599" w:rsidR="009B3BBD" w:rsidRPr="00D12552" w:rsidRDefault="009B3BBD" w:rsidP="009B3BBD">
      <w:pPr>
        <w:pStyle w:val="Heading2"/>
        <w:rPr>
          <w:lang w:val="en-CA"/>
        </w:rPr>
      </w:pPr>
      <w:bookmarkStart w:id="4513" w:name="_Toc447367173"/>
      <w:r w:rsidRPr="00D12552">
        <w:rPr>
          <w:lang w:val="en-CA"/>
        </w:rPr>
        <w:t xml:space="preserve">GeoSciML </w:t>
      </w:r>
      <w:r>
        <w:rPr>
          <w:lang w:val="en-CA"/>
        </w:rPr>
        <w:t xml:space="preserve">Laboratory </w:t>
      </w:r>
      <w:del w:id="4514" w:author="Eric Boisvert" w:date="2016-04-01T17:00:00Z">
        <w:r w:rsidR="004F0DC1" w:rsidDel="00D35608">
          <w:rPr>
            <w:lang w:val="en-CA"/>
          </w:rPr>
          <w:delText xml:space="preserve">Abstract </w:delText>
        </w:r>
      </w:del>
      <w:r>
        <w:rPr>
          <w:lang w:val="en-CA"/>
        </w:rPr>
        <w:t>Analysis</w:t>
      </w:r>
      <w:r w:rsidRPr="00D12552">
        <w:rPr>
          <w:lang w:val="en-CA"/>
        </w:rPr>
        <w:t xml:space="preserve"> Requirements Class</w:t>
      </w:r>
      <w:bookmarkEnd w:id="4513"/>
      <w:ins w:id="4515" w:author="Eric Boisvert" w:date="2016-04-03T12:51:00Z">
        <w:r w:rsidR="00052694">
          <w:rPr>
            <w:lang w:val="en-CA"/>
          </w:rPr>
          <w:t xml:space="preserve"> </w:t>
        </w:r>
        <w:r w:rsidR="00052694">
          <w:t xml:space="preserve"> (Normative)</w:t>
        </w:r>
      </w:ins>
    </w:p>
    <w:p w14:paraId="314F9F4D" w14:textId="77777777" w:rsidR="002151F2" w:rsidRDefault="002151F2" w:rsidP="00CD7325">
      <w:pPr>
        <w:rPr>
          <w:ins w:id="4516"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lastRenderedPageBreak/>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Pr>
                <w:rStyle w:val="reqtext"/>
                <w:noProof/>
                <w:lang w:val="en-CA"/>
              </w:rPr>
              <w:t>201</w:t>
            </w:r>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4517" w:author="Boisvert, Eric" w:date="2016-03-30T14:11:00Z">
        <w:r w:rsidR="00FD6399">
          <w:rPr>
            <w:lang w:val="en-CA"/>
          </w:rPr>
          <w:t xml:space="preserve"> </w:t>
        </w:r>
      </w:ins>
      <w:r w:rsidR="001111B0">
        <w:rPr>
          <w:lang w:val="en-CA"/>
        </w:rPr>
        <w:t>(Ventouras et al, 2010</w:t>
      </w:r>
      <w:r w:rsidRPr="00CD7325">
        <w:rPr>
          <w:lang w:val="en-CA"/>
        </w:rPr>
        <w:t>)</w:t>
      </w:r>
      <w:r w:rsidR="0084053A">
        <w:rPr>
          <w:lang w:val="en-CA"/>
        </w:rPr>
        <w:t xml:space="preserve"> .  </w:t>
      </w:r>
      <w:del w:id="4518"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1A7658" w:rsidP="00090DCF">
      <w:pPr>
        <w:keepNext/>
      </w:pPr>
      <w:r>
        <w:rPr>
          <w:noProof/>
          <w:lang w:val="en-CA" w:eastAsia="en-CA"/>
        </w:rPr>
        <w:lastRenderedPageBreak/>
        <w:pict w14:anchorId="540C09FE">
          <v:shape id="_x0000_i1115" type="#_x0000_t75" style="width:432.7pt;height:397.75pt;visibility:visible;mso-wrap-style:square">
            <v:imagedata r:id="rId106" o:title=""/>
          </v:shape>
        </w:pict>
      </w:r>
      <w:r w:rsidR="00043E8E">
        <w:rPr>
          <w:rStyle w:val="CommentReference"/>
        </w:rPr>
        <w:commentReference w:id="4519"/>
      </w:r>
    </w:p>
    <w:p w14:paraId="053FE055" w14:textId="1ACDD060"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520" w:author="Eric Boisvert" w:date="2016-04-03T12:16:00Z">
        <w:r w:rsidR="00652185">
          <w:rPr>
            <w:noProof/>
          </w:rPr>
          <w:t>89</w:t>
        </w:r>
      </w:ins>
      <w:ins w:id="4521" w:author="Boisvert, Eric" w:date="2016-04-01T13:15:00Z">
        <w:del w:id="4522" w:author="Eric Boisvert" w:date="2016-04-02T15:34:00Z">
          <w:r w:rsidR="008D755A" w:rsidDel="004F09EE">
            <w:rPr>
              <w:noProof/>
            </w:rPr>
            <w:delText>89</w:delText>
          </w:r>
        </w:del>
      </w:ins>
      <w:del w:id="4523" w:author="Eric Boisvert" w:date="2016-04-02T15:34:00Z">
        <w:r w:rsidR="0085617E" w:rsidDel="004F09EE">
          <w:rPr>
            <w:noProof/>
          </w:rPr>
          <w:delText>88</w:delText>
        </w:r>
      </w:del>
      <w:r w:rsidR="00673E83">
        <w:rPr>
          <w:noProof/>
        </w:rPr>
        <w:fldChar w:fldCharType="end"/>
      </w:r>
      <w:r>
        <w:t>: LaboratoryAnalysis and Specimen dependencies</w:t>
      </w:r>
      <w:ins w:id="4524" w:author="Boisvert, Eric" w:date="2016-03-29T09:14:00Z">
        <w:r w:rsidR="00B8253A">
          <w:t>.</w:t>
        </w:r>
      </w:ins>
    </w:p>
    <w:p w14:paraId="7C25DBA1" w14:textId="77777777" w:rsidR="00733724" w:rsidRDefault="00733724" w:rsidP="00733724">
      <w:pPr>
        <w:pStyle w:val="Heading3"/>
        <w:rPr>
          <w:lang w:val="en-CA"/>
        </w:rPr>
      </w:pPr>
      <w:bookmarkStart w:id="4525" w:name="_Toc447367174"/>
      <w:r>
        <w:rPr>
          <w:lang w:val="en-CA"/>
        </w:rPr>
        <w:t>Laboratory Analysis</w:t>
      </w:r>
      <w:bookmarkEnd w:id="4525"/>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526"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Heading4"/>
        <w:rPr>
          <w:lang w:val="en-CA"/>
        </w:rPr>
      </w:pPr>
      <w:del w:id="4527" w:author="Eric Boisvert" w:date="2016-03-26T13:44:00Z">
        <w:r w:rsidDel="00A25212">
          <w:rPr>
            <w:lang w:val="en-CA"/>
          </w:rPr>
          <w:delText>OM_Observation</w:delText>
        </w:r>
      </w:del>
      <w:ins w:id="4528" w:author="Eric Boisvert" w:date="2016-03-26T13:44:00Z">
        <w:r w:rsidR="00A25212">
          <w:rPr>
            <w:lang w:val="en-CA"/>
          </w:rPr>
          <w:t>SF_SamplingFeature::</w:t>
        </w:r>
      </w:ins>
      <w:del w:id="4529"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530"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4531" w:author="Eric Boisvert" w:date="2016-03-26T14:01:00Z">
        <w:r w:rsidDel="005960FA">
          <w:delText>/</w:delText>
        </w:r>
      </w:del>
      <w:ins w:id="4532" w:author="Eric Boisvert" w:date="2016-03-26T14:01:00Z">
        <w:r w:rsidR="005960FA">
          <w:t>::</w:t>
        </w:r>
      </w:ins>
      <w:r>
        <w:t>resultQuality</w:t>
      </w:r>
      <w:ins w:id="4533" w:author="Eric Boisvert" w:date="2016-03-26T14:01:00Z">
        <w:r w:rsidR="005960FA">
          <w:t>::</w:t>
        </w:r>
      </w:ins>
      <w:del w:id="4534"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535"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536"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537" w:author="Eric Boisvert" w:date="2016-03-26T14:02:00Z"/>
                <w:rStyle w:val="requri"/>
                <w:lang w:val="en-CA"/>
              </w:rPr>
            </w:pPr>
            <w:del w:id="4538"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539" w:author="Eric Boisvert" w:date="2016-03-26T14:02:00Z"/>
                <w:rStyle w:val="reqtext"/>
                <w:lang w:val="en-CA"/>
              </w:rPr>
            </w:pPr>
            <w:del w:id="4540"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541" w:author="Eric Boisvert" w:date="2016-03-26T14:02:00Z"/>
        </w:rPr>
      </w:pPr>
    </w:p>
    <w:p w14:paraId="06FD44A9" w14:textId="688E23DB" w:rsidR="0084053A" w:rsidRDefault="0084053A" w:rsidP="0084053A">
      <w:pPr>
        <w:rPr>
          <w:ins w:id="4542" w:author="Eric Boisvert" w:date="2016-03-26T14:06:00Z"/>
        </w:rPr>
      </w:pPr>
      <w:r>
        <w:t xml:space="preserve">At least "nameOfMeasure" and "result" shall be used when delivering om:resultQuality/gmd:DQ_QuantitativeAttributeAccuracy.  </w:t>
      </w:r>
    </w:p>
    <w:p w14:paraId="75CBE3F7" w14:textId="77777777" w:rsidR="005960FA" w:rsidRDefault="001A7658">
      <w:pPr>
        <w:keepNext/>
        <w:rPr>
          <w:ins w:id="4543" w:author="Eric Boisvert" w:date="2016-03-26T14:06:00Z"/>
        </w:rPr>
        <w:pPrChange w:id="4544" w:author="Eric Boisvert" w:date="2016-03-26T14:06:00Z">
          <w:pPr/>
        </w:pPrChange>
      </w:pPr>
      <w:ins w:id="4545" w:author="Eric Boisvert" w:date="2016-03-26T14:06:00Z">
        <w:r>
          <w:rPr>
            <w:noProof/>
            <w:lang w:val="en-CA" w:eastAsia="en-CA"/>
          </w:rPr>
          <w:pict w14:anchorId="2A02038D">
            <v:shape id="_x0000_i1116" type="#_x0000_t75" style="width:332.75pt;height:148.2pt;visibility:visible;mso-wrap-style:square">
              <v:imagedata r:id="rId107" o:title=""/>
            </v:shape>
          </w:pict>
        </w:r>
      </w:ins>
    </w:p>
    <w:p w14:paraId="34CA648E" w14:textId="2A96AE41" w:rsidR="005960FA" w:rsidRDefault="005960FA">
      <w:pPr>
        <w:pStyle w:val="Caption"/>
        <w:pPrChange w:id="4546" w:author="Eric Boisvert" w:date="2016-03-26T14:06:00Z">
          <w:pPr/>
        </w:pPrChange>
      </w:pPr>
      <w:ins w:id="4547" w:author="Eric Boisvert" w:date="2016-03-26T14:06:00Z">
        <w:r>
          <w:t xml:space="preserve">Figure </w:t>
        </w:r>
        <w:r>
          <w:fldChar w:fldCharType="begin"/>
        </w:r>
        <w:r>
          <w:instrText xml:space="preserve"> SEQ Figure \* ARABIC </w:instrText>
        </w:r>
      </w:ins>
      <w:r>
        <w:fldChar w:fldCharType="separate"/>
      </w:r>
      <w:ins w:id="4548" w:author="Eric Boisvert" w:date="2016-04-03T12:16:00Z">
        <w:r w:rsidR="00652185">
          <w:rPr>
            <w:noProof/>
          </w:rPr>
          <w:t>90</w:t>
        </w:r>
      </w:ins>
      <w:ins w:id="4549" w:author="Boisvert, Eric" w:date="2016-04-01T13:15:00Z">
        <w:del w:id="4550" w:author="Eric Boisvert" w:date="2016-04-02T15:34:00Z">
          <w:r w:rsidR="008D755A" w:rsidDel="004F09EE">
            <w:rPr>
              <w:noProof/>
            </w:rPr>
            <w:delText>90</w:delText>
          </w:r>
        </w:del>
      </w:ins>
      <w:ins w:id="4551" w:author="Eric Boisvert" w:date="2016-03-26T14:06:00Z">
        <w:r>
          <w:fldChar w:fldCharType="end"/>
        </w:r>
        <w:r>
          <w:t>: DQ_Element from ISO19115:2003</w:t>
        </w:r>
      </w:ins>
      <w:ins w:id="4552"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553"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554"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555"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Heading4"/>
      </w:pPr>
      <w:r>
        <w:lastRenderedPageBreak/>
        <w:t>OM_Observation</w:t>
      </w:r>
      <w:ins w:id="4556" w:author="Boisvert, Eric" w:date="2016-03-30T14:13:00Z">
        <w:r w:rsidR="00FD6399">
          <w:t>::</w:t>
        </w:r>
      </w:ins>
      <w:del w:id="4557"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558"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559" w:author="Eric Boisvert" w:date="2016-03-26T14:11:00Z">
        <w:r w:rsidDel="002A6766">
          <w:delText xml:space="preserve">shall </w:delText>
        </w:r>
      </w:del>
      <w:ins w:id="4560"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561"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562"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563" w:author="Eric Boisvert" w:date="2016-03-26T14:11:00Z"/>
                <w:rStyle w:val="requri"/>
                <w:lang w:val="en-CA"/>
              </w:rPr>
            </w:pPr>
            <w:commentRangeStart w:id="4564"/>
            <w:del w:id="4565"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566" w:author="Eric Boisvert" w:date="2016-03-26T14:11:00Z"/>
                <w:rStyle w:val="reqtext"/>
                <w:lang w:val="en-CA"/>
              </w:rPr>
            </w:pPr>
            <w:del w:id="4567"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564"/>
            <w:r w:rsidR="002A6766">
              <w:rPr>
                <w:rStyle w:val="CommentReference"/>
                <w:rFonts w:ascii="Times New Roman" w:eastAsia="Times New Roman" w:hAnsi="Times New Roman"/>
                <w:lang w:val="en-US" w:eastAsia="en-US"/>
              </w:rPr>
              <w:commentReference w:id="4564"/>
            </w:r>
          </w:p>
        </w:tc>
      </w:tr>
    </w:tbl>
    <w:p w14:paraId="71A90CDD" w14:textId="5291D6BD" w:rsidR="00F67178" w:rsidRPr="00F67178" w:rsidDel="002A6766" w:rsidRDefault="00F67178" w:rsidP="002151F2">
      <w:pPr>
        <w:rPr>
          <w:del w:id="4568" w:author="Eric Boisvert" w:date="2016-03-26T14:11:00Z"/>
        </w:rPr>
      </w:pPr>
    </w:p>
    <w:p w14:paraId="520DD96C" w14:textId="6BCD88F7" w:rsidR="00775DD7" w:rsidRDefault="001A7658" w:rsidP="00775DD7">
      <w:pPr>
        <w:keepNext/>
      </w:pPr>
      <w:r>
        <w:rPr>
          <w:noProof/>
          <w:lang w:val="en-CA" w:eastAsia="en-CA"/>
        </w:rPr>
        <w:pict w14:anchorId="7C6C8F97">
          <v:shape id="_x0000_i1117" type="#_x0000_t75" style="width:432.7pt;height:253.75pt;visibility:visible;mso-wrap-style:square">
            <v:imagedata r:id="rId108" o:title=""/>
          </v:shape>
        </w:pict>
      </w:r>
    </w:p>
    <w:p w14:paraId="790AFF30" w14:textId="69A656C1"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569" w:author="Eric Boisvert" w:date="2016-04-03T12:16:00Z">
        <w:r w:rsidR="00652185">
          <w:rPr>
            <w:noProof/>
          </w:rPr>
          <w:t>91</w:t>
        </w:r>
      </w:ins>
      <w:ins w:id="4570" w:author="Boisvert, Eric" w:date="2016-04-01T13:15:00Z">
        <w:del w:id="4571" w:author="Eric Boisvert" w:date="2016-04-02T15:34:00Z">
          <w:r w:rsidR="008D755A" w:rsidDel="004F09EE">
            <w:rPr>
              <w:noProof/>
            </w:rPr>
            <w:delText>91</w:delText>
          </w:r>
        </w:del>
      </w:ins>
      <w:del w:id="4572" w:author="Eric Boisvert" w:date="2016-04-02T15:34:00Z">
        <w:r w:rsidR="0085617E" w:rsidDel="004F09EE">
          <w:rPr>
            <w:noProof/>
          </w:rPr>
          <w:delText>89</w:delText>
        </w:r>
      </w:del>
      <w:r w:rsidR="00673E83">
        <w:rPr>
          <w:noProof/>
        </w:rPr>
        <w:fldChar w:fldCharType="end"/>
      </w:r>
      <w:r>
        <w:t>: Laboratory analysis summary diagram</w:t>
      </w:r>
      <w:ins w:id="4573"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574" w:author="Boisvert, Eric" w:date="2016-03-30T14:46:00Z">
        <w:r>
          <w:rPr>
            <w:lang w:val="en-CA"/>
          </w:rPr>
          <w:t xml:space="preserve">The Analytical instrument is the </w:t>
        </w:r>
      </w:ins>
      <w:del w:id="4575" w:author="Boisvert, Eric" w:date="2016-03-30T14:47:00Z">
        <w:r w:rsidR="00775DD7" w:rsidRPr="00775DD7" w:rsidDel="005D5B97">
          <w:rPr>
            <w:lang w:val="en-CA"/>
          </w:rPr>
          <w:delText>T</w:delText>
        </w:r>
      </w:del>
      <w:del w:id="4576" w:author="Boisvert, Eric" w:date="2016-03-30T15:04:00Z">
        <w:r w:rsidR="00775DD7" w:rsidRPr="00775DD7" w:rsidDel="009C2E9A">
          <w:rPr>
            <w:lang w:val="en-CA"/>
          </w:rPr>
          <w:delText>ype</w:delText>
        </w:r>
      </w:del>
      <w:ins w:id="4577" w:author="Boisvert, Eric" w:date="2016-03-30T15:04:00Z">
        <w:r w:rsidR="009C2E9A">
          <w:rPr>
            <w:lang w:val="en-CA"/>
          </w:rPr>
          <w:t>category</w:t>
        </w:r>
      </w:ins>
      <w:r w:rsidR="00775DD7" w:rsidRPr="00775DD7">
        <w:rPr>
          <w:lang w:val="en-CA"/>
        </w:rPr>
        <w:t xml:space="preserve"> of </w:t>
      </w:r>
      <w:ins w:id="4578" w:author="Boisvert, Eric" w:date="2016-03-30T14:47:00Z">
        <w:r>
          <w:rPr>
            <w:lang w:val="en-CA"/>
          </w:rPr>
          <w:t xml:space="preserve">measurement </w:t>
        </w:r>
      </w:ins>
      <w:r w:rsidR="00775DD7" w:rsidRPr="00775DD7">
        <w:rPr>
          <w:lang w:val="en-CA"/>
        </w:rPr>
        <w:t>instrument used to perform an analytical observation</w:t>
      </w:r>
      <w:ins w:id="4579" w:author="Boisvert, Eric" w:date="2016-03-29T09:14:00Z">
        <w:r w:rsidR="00B8253A">
          <w:rPr>
            <w:lang w:val="en-CA"/>
          </w:rPr>
          <w:t>.</w:t>
        </w:r>
      </w:ins>
    </w:p>
    <w:p w14:paraId="32485D33" w14:textId="0280CB51" w:rsidR="00775DD7" w:rsidRDefault="001A7658" w:rsidP="00775DD7">
      <w:pPr>
        <w:keepNext/>
      </w:pPr>
      <w:r>
        <w:rPr>
          <w:noProof/>
          <w:lang w:val="en-CA" w:eastAsia="en-CA"/>
        </w:rPr>
        <w:lastRenderedPageBreak/>
        <w:pict w14:anchorId="4548520E">
          <v:shape id="_x0000_i1118" type="#_x0000_t75" style="width:6in;height:229.3pt;visibility:visible;mso-wrap-style:square">
            <v:imagedata r:id="rId109" o:title=""/>
          </v:shape>
        </w:pict>
      </w:r>
    </w:p>
    <w:p w14:paraId="0188072E" w14:textId="1973E52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580" w:author="Eric Boisvert" w:date="2016-04-03T12:16:00Z">
        <w:r w:rsidR="00652185">
          <w:rPr>
            <w:noProof/>
          </w:rPr>
          <w:t>92</w:t>
        </w:r>
      </w:ins>
      <w:ins w:id="4581" w:author="Boisvert, Eric" w:date="2016-04-01T13:15:00Z">
        <w:del w:id="4582" w:author="Eric Boisvert" w:date="2016-04-02T15:34:00Z">
          <w:r w:rsidR="008D755A" w:rsidDel="004F09EE">
            <w:rPr>
              <w:noProof/>
            </w:rPr>
            <w:delText>92</w:delText>
          </w:r>
        </w:del>
      </w:ins>
      <w:del w:id="4583" w:author="Eric Boisvert" w:date="2016-04-02T15:34:00Z">
        <w:r w:rsidR="0085617E" w:rsidDel="004F09EE">
          <w:rPr>
            <w:noProof/>
          </w:rPr>
          <w:delText>90</w:delText>
        </w:r>
      </w:del>
      <w:r w:rsidR="00673E83">
        <w:rPr>
          <w:noProof/>
        </w:rPr>
        <w:fldChar w:fldCharType="end"/>
      </w:r>
      <w:r>
        <w:t>: Analytical instrument</w:t>
      </w:r>
      <w:r w:rsidR="00733724">
        <w:t xml:space="preserve"> context diagram</w:t>
      </w:r>
      <w:ins w:id="4584" w:author="Boisvert, Eric" w:date="2016-03-29T09:14:00Z">
        <w:r w:rsidR="00B8253A">
          <w:t>.</w:t>
        </w:r>
      </w:ins>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4585" w:name="BKM_4320F660_2F6E_4F45_98F8_50B996AF05CA"/>
      <w:bookmarkEnd w:id="4585"/>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4586" w:author="Boisvert, Eric" w:date="2016-03-30T15:04:00Z">
        <w:r w:rsidDel="009C2E9A">
          <w:rPr>
            <w:lang w:val="en-CA"/>
          </w:rPr>
          <w:delText xml:space="preserve">describes </w:delText>
        </w:r>
      </w:del>
      <w:ins w:id="4587"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Heading5"/>
        <w:rPr>
          <w:lang w:val="en-CA"/>
        </w:rPr>
      </w:pPr>
      <w:ins w:id="4588" w:author="Boisvert, Eric" w:date="2016-03-30T15:04:00Z">
        <w:r>
          <w:rPr>
            <w:lang w:val="en-CA"/>
          </w:rPr>
          <w:t>l</w:t>
        </w:r>
      </w:ins>
      <w:del w:id="4589"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590" w:author="Boisvert, Eric" w:date="2016-03-30T15:04:00Z">
        <w:r w:rsidR="009C2E9A">
          <w:rPr>
            <w:lang w:val="en-CA"/>
          </w:rPr>
          <w:t>CIT</w:t>
        </w:r>
      </w:ins>
      <w:del w:id="4591" w:author="Boisvert, Eric" w:date="2016-03-30T15:04:00Z">
        <w:r w:rsidDel="009C2E9A">
          <w:rPr>
            <w:lang w:val="en-CA"/>
          </w:rPr>
          <w:delText>cit</w:delText>
        </w:r>
      </w:del>
      <w:r>
        <w:rPr>
          <w:lang w:val="en-CA"/>
        </w:rPr>
        <w:t xml:space="preserve">:Responsibility describing the </w:t>
      </w:r>
      <w:del w:id="4592"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4593" w:name="BKM_C47BB20E_AB3E_41B0_BEAF_8545314C826D"/>
      <w:bookmarkStart w:id="4594" w:name="BKM_5A9940B3_320D_4C85_8B41_0199FF52327B"/>
      <w:bookmarkStart w:id="4595" w:name="BKM_692BBE92_2CD8_471D_9014_13E6919FFDA7"/>
      <w:bookmarkStart w:id="4596" w:name="BKM_E14379F1_C7A7_42A6_B412_F1E01671E46F"/>
      <w:bookmarkStart w:id="4597" w:name="BKM_40997390_B407_46AF_928A_15F7B52273ED"/>
      <w:bookmarkEnd w:id="4593"/>
      <w:bookmarkEnd w:id="4594"/>
      <w:bookmarkEnd w:id="4595"/>
      <w:bookmarkEnd w:id="4596"/>
      <w:bookmarkEnd w:id="4597"/>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598" w:author="Boisvert, Eric" w:date="2016-03-30T15:05:00Z">
        <w:r w:rsidRPr="00775DD7" w:rsidDel="009C2E9A">
          <w:rPr>
            <w:lang w:val="en-CA"/>
          </w:rPr>
          <w:delText xml:space="preserve">class </w:delText>
        </w:r>
      </w:del>
      <w:ins w:id="4599"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1A7658" w:rsidP="00775DD7">
      <w:pPr>
        <w:keepNext/>
      </w:pPr>
      <w:r>
        <w:rPr>
          <w:noProof/>
          <w:lang w:val="en-CA" w:eastAsia="en-CA"/>
        </w:rPr>
        <w:pict w14:anchorId="787888AA">
          <v:shape id="_x0000_i1119" type="#_x0000_t75" style="width:6in;height:341.85pt;visibility:visible;mso-wrap-style:square">
            <v:imagedata r:id="rId110" o:title=""/>
          </v:shape>
        </w:pict>
      </w:r>
    </w:p>
    <w:p w14:paraId="61F89649" w14:textId="0E2A52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600" w:author="Eric Boisvert" w:date="2016-04-03T12:16:00Z">
        <w:r w:rsidR="00652185">
          <w:rPr>
            <w:noProof/>
          </w:rPr>
          <w:t>93</w:t>
        </w:r>
      </w:ins>
      <w:ins w:id="4601" w:author="Boisvert, Eric" w:date="2016-04-01T13:15:00Z">
        <w:del w:id="4602" w:author="Eric Boisvert" w:date="2016-04-02T15:34:00Z">
          <w:r w:rsidR="008D755A" w:rsidDel="004F09EE">
            <w:rPr>
              <w:noProof/>
            </w:rPr>
            <w:delText>93</w:delText>
          </w:r>
        </w:del>
      </w:ins>
      <w:del w:id="4603" w:author="Eric Boisvert" w:date="2016-04-02T15:34:00Z">
        <w:r w:rsidR="0085617E" w:rsidDel="004F09EE">
          <w:rPr>
            <w:noProof/>
          </w:rPr>
          <w:delText>91</w:delText>
        </w:r>
      </w:del>
      <w:r w:rsidR="00673E83">
        <w:rPr>
          <w:noProof/>
        </w:rPr>
        <w:fldChar w:fldCharType="end"/>
      </w:r>
      <w:r>
        <w:t>: Analytical session</w:t>
      </w:r>
      <w:r w:rsidR="00B17686">
        <w:t xml:space="preserve"> context diagram</w:t>
      </w:r>
      <w:ins w:id="4604" w:author="Boisvert, Eric" w:date="2016-03-29T09:14:00Z">
        <w:r w:rsidR="00B8253A">
          <w:t>.</w:t>
        </w:r>
      </w:ins>
    </w:p>
    <w:p w14:paraId="134D2DC3" w14:textId="5581F845" w:rsidR="00775DD7" w:rsidRDefault="00B17686" w:rsidP="00D20646">
      <w:pPr>
        <w:pStyle w:val="Heading5"/>
        <w:rPr>
          <w:lang w:val="en-CA"/>
        </w:rPr>
      </w:pPr>
      <w:bookmarkStart w:id="4605" w:name="BKM_BF1C223A_F0A6_4FC2_9EEF_88DC486F7DB4"/>
      <w:bookmarkEnd w:id="4605"/>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lastRenderedPageBreak/>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Heading5"/>
        <w:rPr>
          <w:lang w:val="en-CA"/>
        </w:rPr>
      </w:pPr>
      <w:ins w:id="4606" w:author="Boisvert, Eric" w:date="2016-03-30T15:05:00Z">
        <w:r>
          <w:rPr>
            <w:lang w:val="en-CA"/>
          </w:rPr>
          <w:t>o</w:t>
        </w:r>
      </w:ins>
      <w:del w:id="4607"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4608" w:author="Boisvert, Eric" w:date="2016-03-30T15:06:00Z">
        <w:r w:rsidR="009C2E9A">
          <w:rPr>
            <w:lang w:val="en-CA"/>
          </w:rPr>
          <w:t>CIT</w:t>
        </w:r>
      </w:ins>
      <w:del w:id="4609"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del w:id="4610"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4611" w:name="BKM_FCC3B9BB_23CF_4B5C_A83B_A898D191B651"/>
      <w:bookmarkStart w:id="4612" w:name="BKM_D9B59F94_645D_4A43_B06F_F3308DA82998"/>
      <w:bookmarkStart w:id="4613" w:name="BKM_963C6EE0_1269_4609_B11A_C2CBF9678C56"/>
      <w:bookmarkEnd w:id="4611"/>
      <w:bookmarkEnd w:id="4612"/>
      <w:bookmarkEnd w:id="4613"/>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4614" w:author="Boisvert, Eric" w:date="2016-03-30T15:06:00Z">
        <w:r w:rsidR="009C2E9A">
          <w:rPr>
            <w:lang w:val="en-CA"/>
          </w:rPr>
          <w:t>ing</w:t>
        </w:r>
      </w:ins>
      <w:del w:id="4615" w:author="Boisvert, Eric" w:date="2016-03-30T15:06:00Z">
        <w:r w:rsidR="0026586A" w:rsidDel="009C2E9A">
          <w:rPr>
            <w:lang w:val="en-CA"/>
          </w:rPr>
          <w:delText>es</w:delText>
        </w:r>
      </w:del>
      <w:r w:rsidR="0026586A">
        <w:rPr>
          <w:lang w:val="en-CA"/>
        </w:rPr>
        <w:t xml:space="preserve">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1A7658" w:rsidP="00D01D0C">
      <w:pPr>
        <w:keepNext/>
      </w:pPr>
      <w:r>
        <w:rPr>
          <w:noProof/>
          <w:lang w:val="en-CA" w:eastAsia="en-CA"/>
        </w:rPr>
        <w:pict w14:anchorId="01F9E98B">
          <v:shape id="_x0000_i1120" type="#_x0000_t75" style="width:432.7pt;height:401.9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616" w:author="Eric Boisvert" w:date="2016-04-03T12:16:00Z">
        <w:r w:rsidR="00652185">
          <w:rPr>
            <w:noProof/>
          </w:rPr>
          <w:t>94</w:t>
        </w:r>
      </w:ins>
      <w:ins w:id="4617" w:author="Boisvert, Eric" w:date="2016-04-01T13:15:00Z">
        <w:del w:id="4618" w:author="Eric Boisvert" w:date="2016-04-02T15:34:00Z">
          <w:r w:rsidR="008D755A" w:rsidDel="004F09EE">
            <w:rPr>
              <w:noProof/>
            </w:rPr>
            <w:delText>94</w:delText>
          </w:r>
        </w:del>
      </w:ins>
      <w:del w:id="4619" w:author="Eric Boisvert" w:date="2016-04-02T15:34:00Z">
        <w:r w:rsidR="0085617E" w:rsidDel="004F09EE">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Heading5"/>
      </w:pPr>
      <w:ins w:id="4620" w:author="Boisvert, Eric" w:date="2016-03-30T15:07:00Z">
        <w:r>
          <w:t>m</w:t>
        </w:r>
      </w:ins>
      <w:del w:id="4621"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Heading5"/>
        <w:rPr>
          <w:lang w:val="en-CA"/>
        </w:rPr>
      </w:pPr>
      <w:ins w:id="4622" w:author="Boisvert, Eric" w:date="2016-03-30T15:07:00Z">
        <w:r>
          <w:rPr>
            <w:lang w:val="en-CA"/>
          </w:rPr>
          <w:t>a</w:t>
        </w:r>
      </w:ins>
      <w:del w:id="4623"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Heading5"/>
        <w:rPr>
          <w:lang w:val="en-CA"/>
        </w:rPr>
      </w:pPr>
      <w:ins w:id="4624" w:author="Boisvert, Eric" w:date="2016-03-30T15:07:00Z">
        <w:r>
          <w:rPr>
            <w:lang w:val="en-CA"/>
          </w:rPr>
          <w:t>c</w:t>
        </w:r>
      </w:ins>
      <w:del w:id="4625"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626" w:author="Boisvert, Eric" w:date="2016-03-29T09:15:00Z">
        <w:r w:rsidR="00B8253A">
          <w:t>.</w:t>
        </w:r>
      </w:ins>
    </w:p>
    <w:p w14:paraId="1D49CAE8" w14:textId="77777777" w:rsidR="0026586A" w:rsidRDefault="0026586A" w:rsidP="00B51AB4"/>
    <w:p w14:paraId="276E92B7" w14:textId="5ACF5E08" w:rsidR="00E966AA" w:rsidRDefault="001A7658" w:rsidP="00E966AA">
      <w:pPr>
        <w:keepNext/>
      </w:pPr>
      <w:r>
        <w:rPr>
          <w:noProof/>
          <w:lang w:val="en-CA" w:eastAsia="en-CA"/>
        </w:rPr>
        <w:pict w14:anchorId="0B91289A">
          <v:shape id="_x0000_i1121" type="#_x0000_t75" style="width:366.3pt;height:244.6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627" w:author="Eric Boisvert" w:date="2016-04-03T12:16:00Z">
        <w:r w:rsidR="00652185">
          <w:rPr>
            <w:noProof/>
          </w:rPr>
          <w:t>95</w:t>
        </w:r>
      </w:ins>
      <w:ins w:id="4628" w:author="Boisvert, Eric" w:date="2016-04-01T13:15:00Z">
        <w:del w:id="4629" w:author="Eric Boisvert" w:date="2016-04-02T15:34:00Z">
          <w:r w:rsidR="008D755A" w:rsidDel="004F09EE">
            <w:rPr>
              <w:noProof/>
            </w:rPr>
            <w:delText>95</w:delText>
          </w:r>
        </w:del>
      </w:ins>
      <w:del w:id="4630" w:author="Eric Boisvert" w:date="2016-04-02T15:34:00Z">
        <w:r w:rsidR="0085617E" w:rsidDel="004F09EE">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28BCF277"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ins w:id="4631" w:author="Boisvert, Eric" w:date="2016-03-29T09:15:00Z">
        <w:r w:rsidR="00B8253A">
          <w:t>.</w:t>
        </w:r>
      </w:ins>
    </w:p>
    <w:p w14:paraId="1D049858" w14:textId="19FE6029" w:rsidR="0026586A" w:rsidRDefault="0026586A" w:rsidP="00D20646">
      <w:pPr>
        <w:pStyle w:val="Heading5"/>
      </w:pPr>
      <w:r>
        <w:t>c</w:t>
      </w:r>
      <w:r w:rsidRPr="0026586A">
        <w:t>itation</w:t>
      </w:r>
    </w:p>
    <w:p w14:paraId="096255E1" w14:textId="02E8308F" w:rsidR="0026586A" w:rsidRDefault="0026586A" w:rsidP="00E966AA">
      <w:r>
        <w:t xml:space="preserve">The citation property shall be an association between an AnalyticalMethod and a </w:t>
      </w:r>
      <w:ins w:id="4632" w:author="Boisvert, Eric" w:date="2016-03-30T15:07:00Z">
        <w:r w:rsidR="009C2E9A">
          <w:t>CIT</w:t>
        </w:r>
      </w:ins>
      <w:del w:id="4633" w:author="Boisvert, Eric" w:date="2016-03-30T15:07:00Z">
        <w:r w:rsidDel="009C2E9A">
          <w:delText>cit</w:delText>
        </w:r>
      </w:del>
      <w:r>
        <w:t xml:space="preserve">:CI_Citation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4634" w:name="BKM_79050478_59B4_46CF_B3EE_2B3B979B34B2"/>
      <w:bookmarkStart w:id="4635" w:name="BKM_49851DB0_5102_456A_B25E_E5E16C13E2EB"/>
      <w:bookmarkStart w:id="4636" w:name="BKM_B16CD918_4034_47F7_9393_204D6BE54C10"/>
      <w:bookmarkEnd w:id="4634"/>
      <w:bookmarkEnd w:id="4635"/>
      <w:bookmarkEnd w:id="4636"/>
      <w:r>
        <w:lastRenderedPageBreak/>
        <w:t>Image</w:t>
      </w:r>
    </w:p>
    <w:p w14:paraId="16C55310" w14:textId="77777777" w:rsidR="0026586A" w:rsidRDefault="0026586A" w:rsidP="00E966AA"/>
    <w:p w14:paraId="5C92B4AE" w14:textId="25586765" w:rsidR="00E966AA" w:rsidRDefault="0026586A" w:rsidP="00E966AA">
      <w:r>
        <w:t xml:space="preserve">The Image </w:t>
      </w:r>
      <w:del w:id="4637" w:author="Boisvert, Eric" w:date="2016-03-30T15:08:00Z">
        <w:r w:rsidDel="009C2E9A">
          <w:delText xml:space="preserve">class </w:delText>
        </w:r>
      </w:del>
      <w:ins w:id="4638"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1A7658" w:rsidP="00E966AA">
      <w:pPr>
        <w:keepNext/>
      </w:pPr>
      <w:r>
        <w:rPr>
          <w:noProof/>
          <w:lang w:val="en-CA" w:eastAsia="en-CA"/>
        </w:rPr>
        <w:pict w14:anchorId="40102AE1">
          <v:shape id="_x0000_i1122" type="#_x0000_t75" style="width:213.2pt;height:248.15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639" w:author="Eric Boisvert" w:date="2016-04-03T12:16:00Z">
        <w:r w:rsidR="00652185">
          <w:rPr>
            <w:noProof/>
          </w:rPr>
          <w:t>96</w:t>
        </w:r>
      </w:ins>
      <w:ins w:id="4640" w:author="Boisvert, Eric" w:date="2016-04-01T13:15:00Z">
        <w:del w:id="4641" w:author="Eric Boisvert" w:date="2016-04-02T15:34:00Z">
          <w:r w:rsidR="008D755A" w:rsidDel="004F09EE">
            <w:rPr>
              <w:noProof/>
            </w:rPr>
            <w:delText>96</w:delText>
          </w:r>
        </w:del>
      </w:ins>
      <w:del w:id="4642" w:author="Eric Boisvert" w:date="2016-04-02T15:34:00Z">
        <w:r w:rsidR="0085617E" w:rsidDel="004F09EE">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4643" w:author="Boisvert, Eric" w:date="2016-03-30T15:08:00Z">
        <w:r w:rsidR="009C2E9A">
          <w:t>at</w:t>
        </w:r>
      </w:ins>
      <w:del w:id="4644"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4645" w:author="Boisvert, Eric" w:date="2016-03-30T15:09:00Z">
        <w:r w:rsidR="009C2E9A">
          <w:t>n</w:t>
        </w:r>
      </w:ins>
      <w:ins w:id="4646" w:author="Boisvert, Eric" w:date="2016-03-30T15:08:00Z">
        <w:r w:rsidR="009C2E9A">
          <w:t xml:space="preserve"> identifier</w:t>
        </w:r>
      </w:ins>
      <w:ins w:id="4647" w:author="Boisvert, Eric" w:date="2016-03-30T15:09:00Z">
        <w:r w:rsidR="009C2E9A">
          <w:t xml:space="preserve"> of a </w:t>
        </w:r>
      </w:ins>
      <w:del w:id="4648" w:author="Boisvert, Eric" w:date="2016-03-30T15:09:00Z">
        <w:r w:rsidDel="009C2E9A">
          <w:delText xml:space="preserve"> </w:delText>
        </w:r>
      </w:del>
      <w:r>
        <w:t>camera</w:t>
      </w:r>
      <w:ins w:id="4649"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650"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Heading3"/>
      </w:pPr>
      <w:bookmarkStart w:id="4651" w:name="_Toc447367175"/>
      <w:r>
        <w:t>Geochronology</w:t>
      </w:r>
      <w:bookmarkEnd w:id="465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lastRenderedPageBreak/>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652" w:author="Boisvert, Eric" w:date="2016-03-29T09:15:00Z">
        <w:r w:rsidR="00B8253A">
          <w:t>.</w:t>
        </w:r>
      </w:ins>
    </w:p>
    <w:p w14:paraId="1BC74315" w14:textId="77777777" w:rsidR="007F7DE0" w:rsidRDefault="007F7DE0" w:rsidP="007F7DE0"/>
    <w:p w14:paraId="4B6BCEF4" w14:textId="0486A37D" w:rsidR="007F7DE0" w:rsidRDefault="001A7658" w:rsidP="007F7DE0">
      <w:pPr>
        <w:keepNext/>
      </w:pPr>
      <w:r>
        <w:rPr>
          <w:noProof/>
          <w:lang w:val="en-CA" w:eastAsia="en-CA"/>
        </w:rPr>
        <w:pict w14:anchorId="3C78E219">
          <v:shape id="_x0000_i1123" type="#_x0000_t75" style="width:431.3pt;height:262.15pt;visibility:visible;mso-wrap-style:square">
            <v:imagedata r:id="rId114" o:title=""/>
          </v:shape>
        </w:pict>
      </w:r>
    </w:p>
    <w:p w14:paraId="46654EFA" w14:textId="04110937"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653" w:author="Eric Boisvert" w:date="2016-04-03T12:16:00Z">
        <w:r w:rsidR="00652185">
          <w:rPr>
            <w:noProof/>
          </w:rPr>
          <w:t>97</w:t>
        </w:r>
      </w:ins>
      <w:ins w:id="4654" w:author="Boisvert, Eric" w:date="2016-04-01T13:15:00Z">
        <w:del w:id="4655" w:author="Eric Boisvert" w:date="2016-04-02T15:34:00Z">
          <w:r w:rsidR="008D755A" w:rsidDel="004F09EE">
            <w:rPr>
              <w:noProof/>
            </w:rPr>
            <w:delText>97</w:delText>
          </w:r>
        </w:del>
      </w:ins>
      <w:del w:id="4656" w:author="Eric Boisvert" w:date="2016-04-02T15:34:00Z">
        <w:r w:rsidR="0085617E" w:rsidDel="004F09EE">
          <w:rPr>
            <w:noProof/>
          </w:rPr>
          <w:delText>95</w:delText>
        </w:r>
      </w:del>
      <w:r w:rsidR="00673E83">
        <w:rPr>
          <w:noProof/>
        </w:rPr>
        <w:fldChar w:fldCharType="end"/>
      </w:r>
      <w:r>
        <w:t>: Summary diagram of geochronology</w:t>
      </w:r>
      <w:ins w:id="4657" w:author="Boisvert, Eric" w:date="2016-03-29T09:15:00Z">
        <w:r w:rsidR="00B8253A">
          <w:t>.</w:t>
        </w:r>
      </w:ins>
    </w:p>
    <w:p w14:paraId="37939833" w14:textId="77777777" w:rsidR="007F7DE0" w:rsidRDefault="007F7DE0" w:rsidP="007F7DE0"/>
    <w:p w14:paraId="23F2D92B" w14:textId="337881DA" w:rsidR="007F7DE0" w:rsidRDefault="007F7DE0" w:rsidP="007F7DE0">
      <w:pPr>
        <w:pStyle w:val="Heading4"/>
      </w:pPr>
      <w:bookmarkStart w:id="4658" w:name="BKM_A1B6B909_67BC_419F_AEF9_8696BB63F29E"/>
      <w:bookmarkEnd w:id="4658"/>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1A7658" w:rsidP="007F7DE0">
      <w:pPr>
        <w:keepNext/>
      </w:pPr>
      <w:r>
        <w:rPr>
          <w:noProof/>
          <w:lang w:val="en-CA" w:eastAsia="en-CA"/>
        </w:rPr>
        <w:lastRenderedPageBreak/>
        <w:pict w14:anchorId="2A5AD7C5">
          <v:shape id="_x0000_i1124" type="#_x0000_t75" style="width:6in;height:402.65pt;visibility:visible;mso-wrap-style:square">
            <v:imagedata r:id="rId115" o:title=""/>
          </v:shape>
        </w:pict>
      </w:r>
    </w:p>
    <w:p w14:paraId="1497C4AA" w14:textId="1C9B26E0" w:rsidR="007F7DE0" w:rsidRPr="00B8253A" w:rsidRDefault="007F7DE0" w:rsidP="007F7DE0">
      <w:pPr>
        <w:pStyle w:val="Caption"/>
        <w:rPr>
          <w:lang w:val="fr-CA"/>
          <w:rPrChange w:id="4659" w:author="Boisvert, Eric" w:date="2016-03-29T09:15:00Z">
            <w:rPr/>
          </w:rPrChange>
        </w:rPr>
      </w:pPr>
      <w:r w:rsidRPr="00B8253A">
        <w:rPr>
          <w:lang w:val="fr-CA"/>
          <w:rPrChange w:id="4660" w:author="Boisvert, Eric" w:date="2016-03-29T09:15:00Z">
            <w:rPr/>
          </w:rPrChange>
        </w:rPr>
        <w:t xml:space="preserve">Figure </w:t>
      </w:r>
      <w:r w:rsidR="00673E83">
        <w:fldChar w:fldCharType="begin"/>
      </w:r>
      <w:r w:rsidR="00673E83" w:rsidRPr="00B8253A">
        <w:rPr>
          <w:lang w:val="fr-CA"/>
          <w:rPrChange w:id="4661" w:author="Boisvert, Eric" w:date="2016-03-29T09:15:00Z">
            <w:rPr/>
          </w:rPrChange>
        </w:rPr>
        <w:instrText xml:space="preserve"> SEQ Figure \* ARABIC </w:instrText>
      </w:r>
      <w:r w:rsidR="00673E83">
        <w:fldChar w:fldCharType="separate"/>
      </w:r>
      <w:ins w:id="4662" w:author="Eric Boisvert" w:date="2016-04-03T12:16:00Z">
        <w:r w:rsidR="00652185">
          <w:rPr>
            <w:noProof/>
            <w:lang w:val="fr-CA"/>
          </w:rPr>
          <w:t>98</w:t>
        </w:r>
      </w:ins>
      <w:ins w:id="4663" w:author="Boisvert, Eric" w:date="2016-04-01T13:15:00Z">
        <w:del w:id="4664" w:author="Eric Boisvert" w:date="2016-04-02T15:34:00Z">
          <w:r w:rsidR="008D755A" w:rsidDel="004F09EE">
            <w:rPr>
              <w:noProof/>
              <w:lang w:val="fr-CA"/>
            </w:rPr>
            <w:delText>98</w:delText>
          </w:r>
        </w:del>
      </w:ins>
      <w:del w:id="4665" w:author="Eric Boisvert" w:date="2016-04-02T15:34:00Z">
        <w:r w:rsidR="0085617E" w:rsidRPr="00B8253A" w:rsidDel="004F09EE">
          <w:rPr>
            <w:noProof/>
            <w:lang w:val="fr-CA"/>
            <w:rPrChange w:id="4666" w:author="Boisvert, Eric" w:date="2016-03-29T09:15:00Z">
              <w:rPr>
                <w:noProof/>
              </w:rPr>
            </w:rPrChange>
          </w:rPr>
          <w:delText>96</w:delText>
        </w:r>
      </w:del>
      <w:r w:rsidR="00673E83">
        <w:rPr>
          <w:noProof/>
        </w:rPr>
        <w:fldChar w:fldCharType="end"/>
      </w:r>
      <w:r w:rsidRPr="00B8253A">
        <w:rPr>
          <w:lang w:val="fr-CA"/>
          <w:rPrChange w:id="4667" w:author="Boisvert, Eric" w:date="2016-03-29T09:15:00Z">
            <w:rPr/>
          </w:rPrChange>
        </w:rPr>
        <w:t>: Geochronologic interpretation</w:t>
      </w:r>
      <w:ins w:id="4668" w:author="Boisvert, Eric" w:date="2016-03-29T09:15:00Z">
        <w:r w:rsidR="00B8253A" w:rsidRPr="00B8253A">
          <w:rPr>
            <w:lang w:val="fr-CA"/>
            <w:rPrChange w:id="4669" w:author="Boisvert, Eric" w:date="2016-03-29T09:15:00Z">
              <w:rPr/>
            </w:rPrChange>
          </w:rPr>
          <w:t xml:space="preserve"> context diagram.</w:t>
        </w:r>
      </w:ins>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ins w:id="4670" w:author="Boisvert, Eric" w:date="2016-03-30T15:10:00Z"/>
          <w:lang w:val="en-CA"/>
        </w:rPr>
      </w:pP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671" w:author="Boisvert, Eric" w:date="2016-03-29T09:15:00Z">
        <w:r w:rsidR="00B8253A">
          <w:rPr>
            <w:lang w:val="en-CA"/>
          </w:rPr>
          <w:t>.</w:t>
        </w:r>
      </w:ins>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4672" w:author="Boisvert, Eric" w:date="2016-03-30T15:10:00Z">
        <w:r w:rsidRPr="00F701C7" w:rsidDel="009C2E9A">
          <w:rPr>
            <w:lang w:val="en-CA"/>
          </w:rPr>
          <w:delText>cit</w:delText>
        </w:r>
      </w:del>
      <w:ins w:id="4673"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4674" w:name="BKM_0B1CA329_7FCB_4838_9738_F600EF3A8B04"/>
      <w:bookmarkStart w:id="4675" w:name="BKM_1D244EC3_ED85_479D_9C71_0F691EEBA5EA"/>
      <w:bookmarkStart w:id="4676" w:name="BKM_9712572B_F199_4830_ACFD_E9764FB58028"/>
      <w:bookmarkStart w:id="4677" w:name="BKM_95947C71_177C_4EA6_8B4C_94C513E8FE7E"/>
      <w:bookmarkStart w:id="4678" w:name="BKM_F00B629C_EDB4_449B_8603_CDBBEFBA3576"/>
      <w:bookmarkStart w:id="4679" w:name="BKM_B465F0F6_D0B5_40C2_8492_D188CFF84ACF"/>
      <w:bookmarkStart w:id="4680" w:name="BKM_84CD8D11_428B_401E_A711_B019F6D0913D"/>
      <w:bookmarkStart w:id="4681" w:name="_Toc447367176"/>
      <w:bookmarkEnd w:id="4674"/>
      <w:bookmarkEnd w:id="4675"/>
      <w:bookmarkEnd w:id="4676"/>
      <w:bookmarkEnd w:id="4677"/>
      <w:bookmarkEnd w:id="4678"/>
      <w:bookmarkEnd w:id="4679"/>
      <w:bookmarkEnd w:id="4680"/>
      <w:r>
        <w:rPr>
          <w:lang w:val="en-CA"/>
        </w:rPr>
        <w:t>Geologic Specimen</w:t>
      </w:r>
      <w:bookmarkEnd w:id="4681"/>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4682" w:author="Boisvert, Eric" w:date="2016-03-30T15:11:00Z">
        <w:r w:rsidRPr="007F7DE0" w:rsidDel="009C2E9A">
          <w:rPr>
            <w:lang w:val="en-CA"/>
          </w:rPr>
          <w:delText>schema</w:delText>
        </w:r>
      </w:del>
      <w:ins w:id="4683"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1A7658" w:rsidP="00672D0D">
      <w:pPr>
        <w:keepNext/>
      </w:pPr>
      <w:r>
        <w:rPr>
          <w:noProof/>
          <w:lang w:val="en-CA" w:eastAsia="en-CA"/>
        </w:rPr>
        <w:pict w14:anchorId="2C9B2F6F">
          <v:shape id="_x0000_i1125" type="#_x0000_t75" style="width:431.3pt;height:383.75pt;visibility:visible;mso-wrap-style:square">
            <v:imagedata r:id="rId116" o:title=""/>
          </v:shape>
        </w:pict>
      </w:r>
    </w:p>
    <w:p w14:paraId="3258DEC6" w14:textId="33FBA67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684" w:author="Eric Boisvert" w:date="2016-04-03T12:16:00Z">
        <w:r w:rsidR="00652185">
          <w:rPr>
            <w:noProof/>
          </w:rPr>
          <w:t>99</w:t>
        </w:r>
      </w:ins>
      <w:ins w:id="4685" w:author="Boisvert, Eric" w:date="2016-04-01T13:15:00Z">
        <w:del w:id="4686" w:author="Eric Boisvert" w:date="2016-04-02T15:34:00Z">
          <w:r w:rsidR="008D755A" w:rsidDel="004F09EE">
            <w:rPr>
              <w:noProof/>
            </w:rPr>
            <w:delText>99</w:delText>
          </w:r>
        </w:del>
      </w:ins>
      <w:del w:id="4687" w:author="Eric Boisvert" w:date="2016-04-02T15:34:00Z">
        <w:r w:rsidR="0085617E" w:rsidDel="004F09EE">
          <w:rPr>
            <w:noProof/>
          </w:rPr>
          <w:delText>97</w:delText>
        </w:r>
      </w:del>
      <w:r w:rsidR="00673E83">
        <w:rPr>
          <w:noProof/>
        </w:rPr>
        <w:fldChar w:fldCharType="end"/>
      </w:r>
      <w:r>
        <w:t>: Geologic speciment summary diagram</w:t>
      </w:r>
      <w:ins w:id="4688" w:author="Boisvert, Eric" w:date="2016-03-29T09:15:00Z">
        <w:r w:rsidR="00B8253A">
          <w:t>.</w:t>
        </w:r>
      </w:ins>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1A7658" w:rsidP="00672D0D">
      <w:pPr>
        <w:keepNext/>
      </w:pPr>
      <w:r>
        <w:rPr>
          <w:noProof/>
          <w:lang w:val="en-CA" w:eastAsia="en-CA"/>
        </w:rPr>
        <w:lastRenderedPageBreak/>
        <w:pict w14:anchorId="5B91989F">
          <v:shape id="_x0000_i1126" type="#_x0000_t75" style="width:226.5pt;height:347.4pt;visibility:visible;mso-wrap-style:square">
            <v:imagedata r:id="rId117" o:title=""/>
          </v:shape>
        </w:pict>
      </w:r>
    </w:p>
    <w:p w14:paraId="47E216F7" w14:textId="582E89B5"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689" w:author="Eric Boisvert" w:date="2016-04-03T12:16:00Z">
        <w:r w:rsidR="00652185">
          <w:rPr>
            <w:noProof/>
          </w:rPr>
          <w:t>100</w:t>
        </w:r>
      </w:ins>
      <w:ins w:id="4690" w:author="Boisvert, Eric" w:date="2016-04-01T13:15:00Z">
        <w:del w:id="4691" w:author="Eric Boisvert" w:date="2016-04-02T15:34:00Z">
          <w:r w:rsidR="008D755A" w:rsidDel="004F09EE">
            <w:rPr>
              <w:noProof/>
            </w:rPr>
            <w:delText>100</w:delText>
          </w:r>
        </w:del>
      </w:ins>
      <w:del w:id="4692" w:author="Eric Boisvert" w:date="2016-04-02T15:34:00Z">
        <w:r w:rsidR="0085617E" w:rsidDel="004F09EE">
          <w:rPr>
            <w:noProof/>
          </w:rPr>
          <w:delText>98</w:delText>
        </w:r>
      </w:del>
      <w:r w:rsidR="00673E83">
        <w:rPr>
          <w:noProof/>
        </w:rPr>
        <w:fldChar w:fldCharType="end"/>
      </w:r>
      <w:r>
        <w:t>: Reference specimen</w:t>
      </w:r>
      <w:r w:rsidR="00437ED0">
        <w:t xml:space="preserve"> context diagram</w:t>
      </w:r>
      <w:ins w:id="4693" w:author="Boisvert, Eric" w:date="2016-03-29T09:15:00Z">
        <w:r w:rsidR="00B8253A">
          <w:t>.</w:t>
        </w:r>
      </w:ins>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4694" w:author="Boisvert, Eric" w:date="2016-03-30T15:12:00Z">
        <w:r w:rsidDel="009C2E9A">
          <w:delText>cit</w:delText>
        </w:r>
      </w:del>
      <w:ins w:id="4695"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4696" w:name="BKM_A953E1E0_629C_4E85_A72E_737CDDDCFAE9"/>
      <w:bookmarkEnd w:id="4696"/>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4697"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4698" w:name="BKM_01360702_0FF9_4329_8A24_6080B84F3852"/>
      <w:bookmarkEnd w:id="4698"/>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ins w:id="4699" w:author="Boisvert, Eric" w:date="2016-03-29T09:15:00Z">
        <w:r w:rsidR="00B8253A">
          <w:rPr>
            <w:lang w:val="en-CA"/>
          </w:rPr>
          <w:t>.</w:t>
        </w:r>
      </w:ins>
    </w:p>
    <w:p w14:paraId="3292B09B" w14:textId="0CDEF85E" w:rsidR="00180077" w:rsidRDefault="001A7658" w:rsidP="00D20646">
      <w:pPr>
        <w:keepNext/>
      </w:pPr>
      <w:r>
        <w:rPr>
          <w:noProof/>
          <w:lang w:val="en-CA" w:eastAsia="en-CA"/>
        </w:rPr>
        <w:pict w14:anchorId="35800F7D">
          <v:shape id="_x0000_i1127" type="#_x0000_t75" style="width:6in;height:353.7pt;visibility:visible;mso-wrap-style:square">
            <v:imagedata r:id="rId118" o:title=""/>
          </v:shape>
        </w:pict>
      </w:r>
    </w:p>
    <w:p w14:paraId="21DA6829" w14:textId="3A7AEEC8"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4700" w:author="Eric Boisvert" w:date="2016-04-03T12:16:00Z">
        <w:r w:rsidR="00652185">
          <w:rPr>
            <w:noProof/>
          </w:rPr>
          <w:t>101</w:t>
        </w:r>
      </w:ins>
      <w:ins w:id="4701" w:author="Boisvert, Eric" w:date="2016-04-01T13:15:00Z">
        <w:del w:id="4702" w:author="Eric Boisvert" w:date="2016-04-02T15:34:00Z">
          <w:r w:rsidR="008D755A" w:rsidDel="004F09EE">
            <w:rPr>
              <w:noProof/>
            </w:rPr>
            <w:delText>101</w:delText>
          </w:r>
        </w:del>
      </w:ins>
      <w:del w:id="4703" w:author="Eric Boisvert" w:date="2016-04-02T15:34:00Z">
        <w:r w:rsidR="0085617E" w:rsidDel="004F09EE">
          <w:rPr>
            <w:noProof/>
          </w:rPr>
          <w:delText>99</w:delText>
        </w:r>
      </w:del>
      <w:r>
        <w:fldChar w:fldCharType="end"/>
      </w:r>
      <w:r>
        <w:t xml:space="preserve"> : Geologic specimen preparation</w:t>
      </w:r>
      <w:r w:rsidR="00437ED0">
        <w:t xml:space="preserve"> context diagram</w:t>
      </w:r>
      <w:ins w:id="4704" w:author="Boisvert, Eric" w:date="2016-03-29T09:15:00Z">
        <w:r w:rsidR="00B8253A">
          <w:t>.</w:t>
        </w:r>
      </w:ins>
    </w:p>
    <w:p w14:paraId="26FAB876" w14:textId="70DC2A0F" w:rsidR="00DD288D" w:rsidRDefault="00437ED0" w:rsidP="00D20646">
      <w:pPr>
        <w:pStyle w:val="Heading5"/>
        <w:rPr>
          <w:lang w:val="en-CA"/>
        </w:rPr>
      </w:pPr>
      <w:bookmarkStart w:id="4705" w:name="BKM_99DC7785_B09A_4EA4_AE4E_BDEDC4CCA382"/>
      <w:bookmarkEnd w:id="4705"/>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4706" w:name="BKM_2563A400_6C3B_4942_8487_10D45BA1555F"/>
      <w:bookmarkStart w:id="4707" w:name="BKM_F3DE8415_7817_43D1_B72D_75E85103B0DD"/>
      <w:bookmarkEnd w:id="4706"/>
      <w:bookmarkEnd w:id="4707"/>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1A7658" w:rsidP="00D20646">
      <w:pPr>
        <w:keepNext/>
      </w:pPr>
      <w:r>
        <w:rPr>
          <w:noProof/>
          <w:lang w:val="en-CA" w:eastAsia="en-CA"/>
        </w:rPr>
        <w:pict w14:anchorId="14B5059D">
          <v:shape id="_x0000_i1128" type="#_x0000_t75" style="width:367.7pt;height:337.6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4708" w:author="Eric Boisvert" w:date="2016-04-03T12:16:00Z">
        <w:r w:rsidR="00652185">
          <w:rPr>
            <w:noProof/>
          </w:rPr>
          <w:t>102</w:t>
        </w:r>
      </w:ins>
      <w:ins w:id="4709" w:author="Boisvert, Eric" w:date="2016-04-01T13:15:00Z">
        <w:del w:id="4710" w:author="Eric Boisvert" w:date="2016-04-02T15:34:00Z">
          <w:r w:rsidR="008D755A" w:rsidDel="004F09EE">
            <w:rPr>
              <w:noProof/>
            </w:rPr>
            <w:delText>102</w:delText>
          </w:r>
        </w:del>
      </w:ins>
      <w:del w:id="4711" w:author="Eric Boisvert" w:date="2016-04-02T15:34:00Z">
        <w:r w:rsidR="0085617E" w:rsidDel="004F09EE">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712" w:author="Eric Boisvert" w:date="2016-03-26T14:19:00Z"/>
          <w:lang w:val="en-CA"/>
        </w:rPr>
      </w:pPr>
      <w:del w:id="4713"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714"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715" w:author="Eric Boisvert" w:date="2016-03-26T14:19:00Z"/>
                <w:rStyle w:val="requri"/>
                <w:lang w:val="en-CA"/>
              </w:rPr>
            </w:pPr>
            <w:del w:id="4716"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717" w:author="Eric Boisvert" w:date="2016-03-26T14:19:00Z"/>
                <w:rStyle w:val="reqtext"/>
                <w:lang w:val="en-CA"/>
              </w:rPr>
            </w:pPr>
            <w:commentRangeStart w:id="4718"/>
            <w:del w:id="4719"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718"/>
              <w:r w:rsidDel="002B3C3F">
                <w:rPr>
                  <w:rStyle w:val="CommentReference"/>
                  <w:rFonts w:ascii="Times New Roman" w:eastAsia="Times New Roman" w:hAnsi="Times New Roman"/>
                  <w:lang w:val="en-US" w:eastAsia="en-US"/>
                </w:rPr>
                <w:commentReference w:id="4718"/>
              </w:r>
            </w:del>
          </w:p>
        </w:tc>
      </w:tr>
    </w:tbl>
    <w:p w14:paraId="39331A94" w14:textId="79B7BE5F" w:rsidR="00437ED0" w:rsidDel="002B3C3F" w:rsidRDefault="00437ED0" w:rsidP="00DD288D">
      <w:pPr>
        <w:rPr>
          <w:del w:id="4720"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4721" w:name="BKM_7694DED9_A4F1_4913_BBD8_F553EF63B4A9"/>
      <w:bookmarkEnd w:id="4721"/>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4722" w:name="BKM_D4F19968_4426_4517_BA14_BAB7917AB647"/>
      <w:bookmarkStart w:id="4723" w:name="BKM_04EA1B0A_66CA_4B08_B485_94449A53A44A"/>
      <w:bookmarkStart w:id="4724" w:name="_Toc447367177"/>
      <w:bookmarkEnd w:id="4722"/>
      <w:bookmarkEnd w:id="4723"/>
      <w:r>
        <w:rPr>
          <w:lang w:val="en-CA"/>
        </w:rPr>
        <w:t>GeoSciML Laboratory analysis and specimen vocabularies</w:t>
      </w:r>
      <w:bookmarkEnd w:id="472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725"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726"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727"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728"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729"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730"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ins w:id="4731"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732" w:name="_Ref433015177"/>
      <w:bookmarkStart w:id="4733" w:name="_Toc447367178"/>
      <w:r>
        <w:rPr>
          <w:lang w:val="en-CA"/>
        </w:rPr>
        <w:t>Outcrop encoding pattern</w:t>
      </w:r>
      <w:r w:rsidR="00DD288D">
        <w:rPr>
          <w:lang w:val="en-CA"/>
        </w:rPr>
        <w:t xml:space="preserve"> (</w:t>
      </w:r>
      <w:commentRangeStart w:id="4734"/>
      <w:r w:rsidR="00DD288D">
        <w:rPr>
          <w:lang w:val="en-CA"/>
        </w:rPr>
        <w:t>Informative</w:t>
      </w:r>
      <w:commentRangeEnd w:id="4734"/>
      <w:r w:rsidR="00DD288D">
        <w:rPr>
          <w:rStyle w:val="CommentReference"/>
          <w:b w:val="0"/>
          <w:bCs w:val="0"/>
        </w:rPr>
        <w:commentReference w:id="4734"/>
      </w:r>
      <w:r w:rsidR="00DD288D">
        <w:rPr>
          <w:lang w:val="en-CA"/>
        </w:rPr>
        <w:t>)</w:t>
      </w:r>
      <w:bookmarkEnd w:id="4732"/>
      <w:bookmarkEnd w:id="4733"/>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1A7658" w:rsidP="00672D0D">
      <w:pPr>
        <w:keepNext/>
      </w:pPr>
      <w:r>
        <w:rPr>
          <w:noProof/>
          <w:lang w:val="en-CA" w:eastAsia="en-CA"/>
        </w:rPr>
        <w:pict w14:anchorId="6AAC71D2">
          <v:shape id="_x0000_i1129" type="#_x0000_t75" style="width:432.7pt;height:243.25pt;visibility:visible;mso-wrap-style:square">
            <v:imagedata r:id="rId120" o:title=""/>
          </v:shape>
        </w:pict>
      </w:r>
    </w:p>
    <w:p w14:paraId="30A1E2AA" w14:textId="3AE3C5D3"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735" w:author="Eric Boisvert" w:date="2016-04-03T12:16:00Z">
        <w:r w:rsidR="00652185">
          <w:rPr>
            <w:noProof/>
          </w:rPr>
          <w:t>103</w:t>
        </w:r>
      </w:ins>
      <w:ins w:id="4736" w:author="Boisvert, Eric" w:date="2016-04-01T13:15:00Z">
        <w:del w:id="4737" w:author="Eric Boisvert" w:date="2016-04-02T15:34:00Z">
          <w:r w:rsidR="008D755A" w:rsidDel="004F09EE">
            <w:rPr>
              <w:noProof/>
            </w:rPr>
            <w:delText>103</w:delText>
          </w:r>
        </w:del>
      </w:ins>
      <w:del w:id="4738" w:author="Eric Boisvert" w:date="2016-04-02T15:34:00Z">
        <w:r w:rsidR="00090DCF" w:rsidDel="004F09EE">
          <w:rPr>
            <w:noProof/>
          </w:rPr>
          <w:delText>81</w:delText>
        </w:r>
      </w:del>
      <w:r w:rsidR="00673E83">
        <w:rPr>
          <w:noProof/>
        </w:rPr>
        <w:fldChar w:fldCharType="end"/>
      </w:r>
      <w:r>
        <w:t>: Outcrop encoding pattern using ISO19156</w:t>
      </w:r>
      <w:ins w:id="4739"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740" w:author="Boisvert, Eric" w:date="2016-04-01T07:54:00Z">
              <w:r w:rsidR="00E21DD0">
                <w:rPr>
                  <w:rStyle w:val="reqtext"/>
                  <w:lang w:val="en-CA"/>
                </w:rPr>
                <w:t>7.8.5</w:t>
              </w:r>
            </w:ins>
            <w:ins w:id="4741" w:author="Eric Boisvert" w:date="2016-03-28T16:06:00Z">
              <w:del w:id="4742" w:author="Boisvert, Eric" w:date="2016-04-01T07:53:00Z">
                <w:r w:rsidR="003842F3" w:rsidDel="00E21DD0">
                  <w:rPr>
                    <w:rStyle w:val="reqtext"/>
                    <w:lang w:val="en-CA"/>
                  </w:rPr>
                  <w:delText>7.8.5</w:delText>
                </w:r>
              </w:del>
            </w:ins>
            <w:del w:id="4743" w:author="Boisvert, Eric" w:date="2016-04-01T07:53:00Z">
              <w:r w:rsidR="004D34D6" w:rsidDel="00E21DD0">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744" w:author="Boisvert, Eric" w:date="2016-04-01T07:54:00Z">
              <w:r w:rsidR="00E21DD0">
                <w:rPr>
                  <w:rStyle w:val="reqtext"/>
                  <w:noProof/>
                  <w:lang w:val="en-CA"/>
                </w:rPr>
                <w:t>201</w:t>
              </w:r>
            </w:ins>
            <w:ins w:id="4745" w:author="Eric Boisvert" w:date="2016-03-28T16:06:00Z">
              <w:del w:id="4746" w:author="Boisvert, Eric" w:date="2016-04-01T07:54:00Z">
                <w:r w:rsidR="003842F3" w:rsidDel="00E21DD0">
                  <w:rPr>
                    <w:rStyle w:val="reqtext"/>
                    <w:noProof/>
                    <w:lang w:val="en-CA"/>
                  </w:rPr>
                  <w:delText>203</w:delText>
                </w:r>
              </w:del>
            </w:ins>
            <w:r w:rsidR="00C2184E">
              <w:rPr>
                <w:rStyle w:val="reqtext"/>
                <w:lang w:val="en-CA"/>
              </w:rPr>
              <w:fldChar w:fldCharType="end"/>
            </w:r>
            <w:ins w:id="4747" w:author="Boisvert, Eric" w:date="2016-03-29T09:16:00Z">
              <w:r w:rsidR="00B8253A">
                <w:rPr>
                  <w:rStyle w:val="reqtext"/>
                  <w:lang w:val="en-CA"/>
                </w:rPr>
                <w:t>.</w:t>
              </w:r>
            </w:ins>
          </w:p>
        </w:tc>
      </w:tr>
    </w:tbl>
    <w:p w14:paraId="254431DB" w14:textId="76869EA6" w:rsidR="00437ED0" w:rsidRDefault="00437ED0" w:rsidP="007F7DE0">
      <w:pPr>
        <w:rPr>
          <w:ins w:id="4748" w:author="Eric Boisvert" w:date="2016-01-19T21:25:00Z"/>
        </w:rPr>
      </w:pPr>
    </w:p>
    <w:p w14:paraId="70D35591" w14:textId="77777777" w:rsidR="00672D0D" w:rsidRPr="0073628E" w:rsidRDefault="00437ED0" w:rsidP="007F7DE0">
      <w:ins w:id="4749" w:author="Eric Boisvert" w:date="2016-01-19T21:25:00Z">
        <w:r>
          <w:br w:type="page"/>
        </w:r>
      </w:ins>
    </w:p>
    <w:p w14:paraId="10AC2A8A" w14:textId="16FCA420" w:rsidR="009B3BBD" w:rsidRDefault="009B3BBD" w:rsidP="009B3BBD">
      <w:pPr>
        <w:pStyle w:val="Heading1"/>
        <w:rPr>
          <w:lang w:val="en-CA"/>
        </w:rPr>
      </w:pPr>
      <w:bookmarkStart w:id="4750" w:name="_Toc447367179"/>
      <w:del w:id="4751" w:author="Eric Boisvert" w:date="2016-04-03T12:16:00Z">
        <w:r w:rsidDel="00652185">
          <w:rPr>
            <w:lang w:val="en-CA"/>
          </w:rPr>
          <w:delText xml:space="preserve">GML </w:delText>
        </w:r>
      </w:del>
      <w:ins w:id="4752" w:author="Eric Boisvert" w:date="2016-04-03T12:16:00Z">
        <w:r w:rsidR="00652185">
          <w:rPr>
            <w:lang w:val="en-CA"/>
          </w:rPr>
          <w:t xml:space="preserve">XML </w:t>
        </w:r>
      </w:ins>
      <w:r>
        <w:rPr>
          <w:lang w:val="en-CA"/>
        </w:rPr>
        <w:t>Encoding Requirement</w:t>
      </w:r>
      <w:del w:id="4753" w:author="Eric Boisvert" w:date="2016-04-02T14:18:00Z">
        <w:r w:rsidDel="00E37232">
          <w:rPr>
            <w:lang w:val="en-CA"/>
          </w:rPr>
          <w:delText>s</w:delText>
        </w:r>
      </w:del>
      <w:r>
        <w:rPr>
          <w:lang w:val="en-CA"/>
        </w:rPr>
        <w:t xml:space="preserve"> classes</w:t>
      </w:r>
      <w:ins w:id="4754" w:author="Eric Boisvert" w:date="2016-04-02T12:05:00Z">
        <w:r w:rsidR="00401781">
          <w:rPr>
            <w:lang w:val="en-CA"/>
          </w:rPr>
          <w:t xml:space="preserve"> (Normative)</w:t>
        </w:r>
      </w:ins>
      <w:bookmarkEnd w:id="4750"/>
    </w:p>
    <w:p w14:paraId="120C17FC" w14:textId="62B3AC6C" w:rsidR="00504099" w:rsidRDefault="00504099" w:rsidP="00156903">
      <w:pPr>
        <w:rPr>
          <w:ins w:id="4755" w:author="Eric Boisvert" w:date="2016-04-03T12:16:00Z"/>
          <w:lang w:val="en-CA"/>
        </w:rPr>
      </w:pPr>
      <w:r>
        <w:rPr>
          <w:lang w:val="en-CA"/>
        </w:rPr>
        <w:t>XSD</w:t>
      </w:r>
      <w:ins w:id="4756"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w:t>
      </w:r>
      <w:ins w:id="4757" w:author="Eric Boisvert" w:date="2016-04-02T15:03:00Z">
        <w:r w:rsidR="004818C8">
          <w:rPr>
            <w:lang w:val="en-CA"/>
          </w:rPr>
          <w:t xml:space="preserve">ISO19136-2 , OGC </w:t>
        </w:r>
      </w:ins>
      <w:r w:rsidR="00156903">
        <w:rPr>
          <w:lang w:val="en-CA"/>
        </w:rPr>
        <w:t xml:space="preserve">10-129r1) that </w:t>
      </w:r>
      <w:ins w:id="4758" w:author="Eric Boisvert" w:date="2016-01-04T09:19:00Z">
        <w:r w:rsidR="0064023A">
          <w:rPr>
            <w:lang w:val="en-CA"/>
          </w:rPr>
          <w:t xml:space="preserve">extends and </w:t>
        </w:r>
      </w:ins>
      <w:r w:rsidR="00156903">
        <w:rPr>
          <w:lang w:val="en-CA"/>
        </w:rPr>
        <w:t xml:space="preserve">superceeds some of </w:t>
      </w:r>
      <w:del w:id="4759" w:author="Eric Boisvert" w:date="2016-01-04T09:20:00Z">
        <w:r w:rsidR="00156903" w:rsidDel="0064023A">
          <w:rPr>
            <w:lang w:val="en-CA"/>
          </w:rPr>
          <w:delText xml:space="preserve">the </w:delText>
        </w:r>
      </w:del>
      <w:r w:rsidR="00156903">
        <w:rPr>
          <w:lang w:val="en-CA"/>
        </w:rPr>
        <w:t>ISO 19136-2007</w:t>
      </w:r>
      <w:del w:id="4760" w:author="Eric Boisvert" w:date="2016-01-04T09:20:00Z">
        <w:r w:rsidR="00156903" w:rsidDel="0064023A">
          <w:rPr>
            <w:lang w:val="en-CA"/>
          </w:rPr>
          <w:delText xml:space="preserve"> rules </w:delText>
        </w:r>
      </w:del>
      <w:ins w:id="4761" w:author="Eric Boisvert" w:date="2015-11-03T05:22:00Z">
        <w:r w:rsidR="004F0DC1">
          <w:rPr>
            <w:lang w:val="en-CA"/>
          </w:rPr>
          <w:t xml:space="preserve">, specifically clauses 11 (CodeType encoding) and </w:t>
        </w:r>
      </w:ins>
      <w:ins w:id="4762" w:author="Eric Boisvert" w:date="2015-11-03T05:23:00Z">
        <w:r w:rsidR="004F0DC1">
          <w:rPr>
            <w:lang w:val="en-CA"/>
          </w:rPr>
          <w:t xml:space="preserve">12.3 (Association encoding) </w:t>
        </w:r>
      </w:ins>
      <w:del w:id="4763" w:author="Eric Boisvert" w:date="2015-11-03T05:15:00Z">
        <w:r w:rsidR="00156903" w:rsidDel="004F0DC1">
          <w:rPr>
            <w:lang w:val="en-CA"/>
          </w:rPr>
          <w:delText>(</w:delText>
        </w:r>
      </w:del>
      <w:del w:id="4764" w:author="Eric Boisvert" w:date="2015-11-03T05:24:00Z">
        <w:r w:rsidR="00156903" w:rsidDel="007C49F8">
          <w:rPr>
            <w:lang w:val="en-CA"/>
          </w:rPr>
          <w:delText>more specifically CodeType encoding)</w:delText>
        </w:r>
      </w:del>
      <w:del w:id="4765" w:author="Eric Boisvert" w:date="2015-10-30T05:10:00Z">
        <w:r w:rsidDel="00156903">
          <w:rPr>
            <w:lang w:val="en-CA"/>
          </w:rPr>
          <w:delText xml:space="preserve"> </w:delText>
        </w:r>
      </w:del>
      <w:del w:id="4766" w:author="Eric Boisvert" w:date="2015-11-03T05:24:00Z">
        <w:r w:rsidDel="007C49F8">
          <w:rPr>
            <w:lang w:val="en-CA"/>
          </w:rPr>
          <w:delText xml:space="preserve">.  </w:delText>
        </w:r>
      </w:del>
    </w:p>
    <w:p w14:paraId="555BDADF" w14:textId="77777777" w:rsidR="00652185" w:rsidRDefault="001A7658">
      <w:pPr>
        <w:keepNext/>
        <w:rPr>
          <w:ins w:id="4767" w:author="Eric Boisvert" w:date="2016-04-03T12:16:00Z"/>
        </w:rPr>
        <w:pPrChange w:id="4768" w:author="Eric Boisvert" w:date="2016-04-03T12:16:00Z">
          <w:pPr/>
        </w:pPrChange>
      </w:pPr>
      <w:ins w:id="4769" w:author="Eric Boisvert" w:date="2016-04-03T12:16:00Z">
        <w:r>
          <w:rPr>
            <w:lang w:val="en-CA"/>
          </w:rPr>
          <w:pict w14:anchorId="20B941F9">
            <v:shape id="_x0000_i1130" type="#_x0000_t75" style="width:6in;height:185.25pt">
              <v:imagedata r:id="rId121" o:title=""/>
            </v:shape>
          </w:pict>
        </w:r>
      </w:ins>
    </w:p>
    <w:p w14:paraId="753123CF" w14:textId="713633B4" w:rsidR="00652185" w:rsidRPr="00504099" w:rsidRDefault="00652185">
      <w:pPr>
        <w:pStyle w:val="Caption"/>
        <w:rPr>
          <w:lang w:val="en-CA"/>
        </w:rPr>
        <w:pPrChange w:id="4770" w:author="Eric Boisvert" w:date="2016-04-03T12:16:00Z">
          <w:pPr/>
        </w:pPrChange>
      </w:pPr>
      <w:ins w:id="4771" w:author="Eric Boisvert" w:date="2016-04-03T12:16:00Z">
        <w:r>
          <w:t xml:space="preserve">Figure </w:t>
        </w:r>
        <w:r>
          <w:fldChar w:fldCharType="begin"/>
        </w:r>
        <w:r>
          <w:instrText xml:space="preserve"> SEQ Figure \* ARABIC </w:instrText>
        </w:r>
      </w:ins>
      <w:r>
        <w:fldChar w:fldCharType="separate"/>
      </w:r>
      <w:ins w:id="4772" w:author="Eric Boisvert" w:date="2016-04-03T12:16:00Z">
        <w:r>
          <w:rPr>
            <w:noProof/>
          </w:rPr>
          <w:t>104</w:t>
        </w:r>
        <w:r>
          <w:fldChar w:fldCharType="end"/>
        </w:r>
        <w:r>
          <w:t>: XML Encoding requirements classes dependencies</w:t>
        </w:r>
      </w:ins>
      <w:ins w:id="4773" w:author="Eric Boisvert" w:date="2016-04-03T12:17:00Z">
        <w:r>
          <w:t xml:space="preserve"> (external dependencies not show)</w:t>
        </w:r>
      </w:ins>
    </w:p>
    <w:p w14:paraId="2510C35E" w14:textId="77777777" w:rsidR="00D470D6" w:rsidRDefault="009B3BBD" w:rsidP="009B3BBD">
      <w:pPr>
        <w:rPr>
          <w:ins w:id="4774" w:author="Eric Boisvert" w:date="2016-04-02T12:04: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775" w:author="Eric Boisvert" w:date="2016-02-14T13:30:00Z">
        <w:r w:rsidR="00415E41">
          <w:rPr>
            <w:lang w:val="en-CA"/>
          </w:rPr>
          <w:t xml:space="preserve"> of this document</w:t>
        </w:r>
      </w:ins>
      <w:r>
        <w:rPr>
          <w:lang w:val="en-CA"/>
        </w:rPr>
        <w:t>.</w:t>
      </w:r>
      <w:ins w:id="4776" w:author="Eric Boisvert" w:date="2016-02-14T13:30:00Z">
        <w:r w:rsidR="00415E41">
          <w:rPr>
            <w:lang w:val="en-CA"/>
          </w:rPr>
          <w:t xml:space="preserve">  Therefore, compliant XML instances shall </w:t>
        </w:r>
      </w:ins>
    </w:p>
    <w:p w14:paraId="698495DE" w14:textId="46A0251E" w:rsidR="00D470D6" w:rsidRDefault="00415E41">
      <w:pPr>
        <w:numPr>
          <w:ilvl w:val="1"/>
          <w:numId w:val="11"/>
        </w:numPr>
        <w:rPr>
          <w:ins w:id="4777" w:author="Eric Boisvert" w:date="2016-04-02T12:04:00Z"/>
          <w:lang w:val="en-CA"/>
        </w:rPr>
        <w:pPrChange w:id="4778" w:author="Eric Boisvert" w:date="2016-04-02T12:05:00Z">
          <w:pPr/>
        </w:pPrChange>
      </w:pPr>
      <w:ins w:id="4779" w:author="Eric Boisvert" w:date="2016-02-14T13:30:00Z">
        <w:r>
          <w:rPr>
            <w:lang w:val="en-CA"/>
          </w:rPr>
          <w:t xml:space="preserve">validate with XSD schemas, </w:t>
        </w:r>
      </w:ins>
    </w:p>
    <w:p w14:paraId="3A8B0348" w14:textId="71E0366B" w:rsidR="00D470D6" w:rsidRDefault="00415E41">
      <w:pPr>
        <w:numPr>
          <w:ilvl w:val="1"/>
          <w:numId w:val="11"/>
        </w:numPr>
        <w:rPr>
          <w:ins w:id="4780" w:author="Eric Boisvert" w:date="2016-04-02T12:05:00Z"/>
          <w:lang w:val="en-CA"/>
        </w:rPr>
        <w:pPrChange w:id="4781" w:author="Eric Boisvert" w:date="2016-04-02T12:05:00Z">
          <w:pPr/>
        </w:pPrChange>
      </w:pPr>
      <w:ins w:id="4782" w:author="Eric Boisvert" w:date="2016-02-14T13:30:00Z">
        <w:r>
          <w:rPr>
            <w:lang w:val="en-CA"/>
          </w:rPr>
          <w:t xml:space="preserve">pass schematron rules and then </w:t>
        </w:r>
      </w:ins>
    </w:p>
    <w:p w14:paraId="0B58FD66" w14:textId="7EA977EB" w:rsidR="00C648D4" w:rsidRDefault="00415E41">
      <w:pPr>
        <w:numPr>
          <w:ilvl w:val="1"/>
          <w:numId w:val="11"/>
        </w:numPr>
        <w:rPr>
          <w:ins w:id="4783" w:author="Eric Boisvert" w:date="2015-10-30T05:35:00Z"/>
          <w:lang w:val="en-CA"/>
        </w:rPr>
        <w:pPrChange w:id="4784" w:author="Eric Boisvert" w:date="2016-04-02T12:05:00Z">
          <w:pPr/>
        </w:pPrChange>
      </w:pPr>
      <w:ins w:id="4785" w:author="Eric Boisvert" w:date="2016-02-14T13:30:00Z">
        <w:r>
          <w:rPr>
            <w:lang w:val="en-CA"/>
          </w:rPr>
          <w:t>pass compl</w:t>
        </w:r>
      </w:ins>
      <w:ins w:id="4786" w:author="Eric Boisvert" w:date="2016-02-14T13:31:00Z">
        <w:r>
          <w:rPr>
            <w:lang w:val="en-CA"/>
          </w:rPr>
          <w:t>iance tests</w:t>
        </w:r>
      </w:ins>
      <w:ins w:id="4787" w:author="Eric Boisvert" w:date="2016-02-14T13:32:00Z">
        <w:r>
          <w:rPr>
            <w:lang w:val="en-CA"/>
          </w:rPr>
          <w:t xml:space="preserve"> listed in relevant compliance sections.</w:t>
        </w:r>
      </w:ins>
      <w:del w:id="4788" w:author="Eric Boisvert" w:date="2016-02-14T13:32:00Z">
        <w:r w:rsidR="009B3BBD" w:rsidDel="00415E41">
          <w:rPr>
            <w:lang w:val="en-CA"/>
          </w:rPr>
          <w:delText xml:space="preserve"> </w:delText>
        </w:r>
      </w:del>
      <w:r w:rsidR="009B3BBD">
        <w:rPr>
          <w:lang w:val="en-CA"/>
        </w:rPr>
        <w:t xml:space="preserve"> </w:t>
      </w:r>
    </w:p>
    <w:p w14:paraId="0B4B971B" w14:textId="6DF098A2" w:rsidR="00E97666" w:rsidRDefault="00E97666">
      <w:pPr>
        <w:pStyle w:val="Heading2"/>
        <w:rPr>
          <w:lang w:val="en-CA"/>
        </w:rPr>
        <w:pPrChange w:id="4789" w:author="Eric Boisvert" w:date="2015-10-30T05:36:00Z">
          <w:pPr/>
        </w:pPrChange>
      </w:pPr>
      <w:bookmarkStart w:id="4790" w:name="_Toc447367180"/>
      <w:ins w:id="4791" w:author="Eric Boisvert" w:date="2015-10-30T05:35:00Z">
        <w:r>
          <w:rPr>
            <w:lang w:val="en-CA"/>
          </w:rPr>
          <w:t>Prefixes used in examples</w:t>
        </w:r>
      </w:ins>
      <w:bookmarkEnd w:id="4790"/>
    </w:p>
    <w:p w14:paraId="1E3C2AA6" w14:textId="77777777" w:rsidR="0099305B" w:rsidRDefault="0099305B" w:rsidP="009B3BBD">
      <w:pPr>
        <w:rPr>
          <w:ins w:id="4792" w:author="Eric Boisvert" w:date="2016-01-24T13:37:00Z"/>
          <w:lang w:val="en-CA"/>
        </w:rPr>
      </w:pPr>
    </w:p>
    <w:p w14:paraId="75322E50" w14:textId="20E0E704"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ins w:id="4793" w:author="Eric Boisvert" w:date="2016-04-02T11:56:00Z">
        <w:r w:rsidR="000419EF">
          <w:rPr>
            <w:lang w:val="en-CA"/>
          </w:rPr>
          <w:t>s</w:t>
        </w:r>
      </w:ins>
      <w:r>
        <w:rPr>
          <w:lang w:val="en-CA"/>
        </w:rPr>
        <w:t xml:space="preserve"> might be omitted.  Throughout this document, the following </w:t>
      </w:r>
      <w:r w:rsidR="00E97666">
        <w:rPr>
          <w:lang w:val="en-CA"/>
        </w:rPr>
        <w:t>namespace</w:t>
      </w:r>
      <w:del w:id="4794" w:author="Eric Boisvert" w:date="2016-04-02T11:56:00Z">
        <w:r w:rsidR="00E97666" w:rsidDel="000419EF">
          <w:rPr>
            <w:lang w:val="en-CA"/>
          </w:rPr>
          <w:delText>s</w:delText>
        </w:r>
      </w:del>
      <w:r w:rsidR="00E97666">
        <w:rPr>
          <w:lang w:val="en-CA"/>
        </w:rPr>
        <w:t xml:space="preserve"> mapping</w:t>
      </w:r>
      <w:ins w:id="4795" w:author="Eric Boisvert" w:date="2016-04-02T11:56:00Z">
        <w:r w:rsidR="000419EF">
          <w:rPr>
            <w:lang w:val="en-CA"/>
          </w:rPr>
          <w:t>s</w:t>
        </w:r>
      </w:ins>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E21DD0">
        <w:t xml:space="preserve">Table </w:t>
      </w:r>
      <w:r w:rsidR="00E21DD0">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lastRenderedPageBreak/>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513A7E" w:rsidP="00A65B96">
            <w:pPr>
              <w:spacing w:after="0"/>
              <w:rPr>
                <w:rFonts w:ascii="Consolas" w:hAnsi="Consolas" w:cs="Consolas"/>
                <w:color w:val="000000"/>
                <w:sz w:val="20"/>
                <w:szCs w:val="20"/>
                <w:lang w:val="en-CA" w:eastAsia="en-CA"/>
              </w:rPr>
            </w:pPr>
            <w:hyperlink r:id="rId122"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513A7E"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513A7E"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513A7E"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513A7E" w:rsidP="00A65B96">
            <w:pPr>
              <w:spacing w:after="0"/>
              <w:rPr>
                <w:rFonts w:ascii="Consolas" w:hAnsi="Consolas" w:cs="Consolas"/>
                <w:color w:val="0000FF"/>
                <w:sz w:val="20"/>
                <w:szCs w:val="20"/>
                <w:u w:val="single"/>
                <w:lang w:val="en-CA" w:eastAsia="en-CA"/>
              </w:rPr>
            </w:pPr>
            <w:hyperlink r:id="rId126"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796"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797"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4798"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513A7E" w:rsidP="00A65B96">
            <w:pPr>
              <w:spacing w:after="0"/>
              <w:rPr>
                <w:rFonts w:ascii="Consolas" w:hAnsi="Consolas" w:cs="Consolas"/>
                <w:color w:val="000000"/>
                <w:sz w:val="20"/>
                <w:szCs w:val="20"/>
                <w:lang w:val="en-CA" w:eastAsia="en-CA"/>
              </w:rPr>
            </w:pPr>
            <w:hyperlink r:id="rId127"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513A7E"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513A7E"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513A7E"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513A7E"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513A7E"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513A7E"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513A7E"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513A7E"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513A7E"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513A7E"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513A7E"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513A7E"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513A7E"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513A7E" w:rsidP="00A65B96">
            <w:pPr>
              <w:keepNext/>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4799" w:name="_Ref443220196"/>
      <w:r>
        <w:t xml:space="preserve">Table </w:t>
      </w:r>
      <w:r>
        <w:fldChar w:fldCharType="begin"/>
      </w:r>
      <w:r>
        <w:instrText xml:space="preserve"> SEQ Table \* ARABIC </w:instrText>
      </w:r>
      <w:r>
        <w:fldChar w:fldCharType="separate"/>
      </w:r>
      <w:r w:rsidR="00E21DD0">
        <w:rPr>
          <w:noProof/>
        </w:rPr>
        <w:t>8</w:t>
      </w:r>
      <w:r>
        <w:fldChar w:fldCharType="end"/>
      </w:r>
      <w:bookmarkEnd w:id="4799"/>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800" w:author="Eric Boisvert" w:date="2016-02-14T14:08:00Z"/>
        </w:rPr>
      </w:pPr>
      <w:ins w:id="4801" w:author="Eric Boisvert" w:date="2016-02-14T14:08:00Z">
        <w:r>
          <w:t>Also to improve readability, the following XML entities are used</w:t>
        </w:r>
      </w:ins>
      <w:ins w:id="4802" w:author="Eric Boisvert" w:date="2016-03-06T13:56:00Z">
        <w:r w:rsidR="00B123AA">
          <w:t xml:space="preserve"> in instance examples</w:t>
        </w:r>
      </w:ins>
      <w:ins w:id="4803" w:author="Boisvert, Eric" w:date="2016-03-29T09:16:00Z">
        <w:r w:rsidR="00B8253A">
          <w:t>.</w:t>
        </w:r>
      </w:ins>
    </w:p>
    <w:p w14:paraId="3C9E2732" w14:textId="1CB7CF00" w:rsidR="00FE640E" w:rsidDel="00FE640E" w:rsidRDefault="00FE640E">
      <w:pPr>
        <w:numPr>
          <w:ilvl w:val="0"/>
          <w:numId w:val="48"/>
        </w:numPr>
        <w:rPr>
          <w:del w:id="4804" w:author="Eric Boisvert" w:date="2016-02-14T14:13:00Z"/>
        </w:rPr>
        <w:pPrChange w:id="4805" w:author="Eric Boisvert" w:date="2016-02-14T14:11:00Z">
          <w:pPr/>
        </w:pPrChange>
      </w:pPr>
    </w:p>
    <w:p w14:paraId="62A0F49E" w14:textId="544852C7" w:rsidR="00FE640E" w:rsidRPr="00B8253A" w:rsidRDefault="00FE640E">
      <w:pPr>
        <w:spacing w:after="0"/>
        <w:rPr>
          <w:ins w:id="4806" w:author="Eric Boisvert" w:date="2016-02-14T14:12:00Z"/>
          <w:rFonts w:ascii="Courier New" w:hAnsi="Courier New" w:cs="Courier New"/>
          <w:sz w:val="20"/>
          <w:szCs w:val="20"/>
          <w:lang w:val="en-CA"/>
          <w:rPrChange w:id="4807" w:author="Boisvert, Eric" w:date="2016-03-29T09:16:00Z">
            <w:rPr>
              <w:ins w:id="4808" w:author="Eric Boisvert" w:date="2016-02-14T14:12:00Z"/>
              <w:lang w:val="en-CA"/>
            </w:rPr>
          </w:rPrChange>
        </w:rPr>
        <w:pPrChange w:id="4809" w:author="Eric Boisvert" w:date="2016-02-14T14:12:00Z">
          <w:pPr/>
        </w:pPrChange>
      </w:pPr>
      <w:commentRangeStart w:id="4810"/>
      <w:ins w:id="4811" w:author="Eric Boisvert" w:date="2016-02-14T14:12:00Z">
        <w:r w:rsidRPr="00B8253A">
          <w:rPr>
            <w:rFonts w:ascii="Courier New" w:hAnsi="Courier New" w:cs="Courier New"/>
            <w:sz w:val="20"/>
            <w:szCs w:val="20"/>
            <w:lang w:val="en-CA"/>
            <w:rPrChange w:id="4812" w:author="Boisvert, Eric" w:date="2016-03-29T09:16:00Z">
              <w:rPr>
                <w:lang w:val="en-CA"/>
              </w:rPr>
            </w:rPrChange>
          </w:rPr>
          <w:t>&lt;!ENTITY guid "</w:t>
        </w:r>
      </w:ins>
      <w:ins w:id="4813" w:author="Eric Boisvert" w:date="2016-02-14T14:13:00Z">
        <w:r w:rsidRPr="00B8253A">
          <w:rPr>
            <w:rFonts w:ascii="Courier New" w:hAnsi="Courier New" w:cs="Courier New"/>
            <w:sz w:val="20"/>
            <w:szCs w:val="20"/>
            <w:lang w:val="en-CA"/>
            <w:rPrChange w:id="4814" w:author="Boisvert, Eric" w:date="2016-03-29T09:16:00Z">
              <w:rPr>
                <w:rFonts w:ascii="Courier New" w:hAnsi="Courier New" w:cs="Courier New"/>
                <w:lang w:val="en-CA"/>
              </w:rPr>
            </w:rPrChange>
          </w:rPr>
          <w:t>http://www.ietf.org/rfc/rfc2616</w:t>
        </w:r>
      </w:ins>
      <w:ins w:id="4815" w:author="Eric Boisvert" w:date="2016-02-14T14:12:00Z">
        <w:r w:rsidRPr="00B8253A">
          <w:rPr>
            <w:rFonts w:ascii="Courier New" w:hAnsi="Courier New" w:cs="Courier New"/>
            <w:sz w:val="20"/>
            <w:szCs w:val="20"/>
            <w:lang w:val="en-CA"/>
            <w:rPrChange w:id="4816" w:author="Boisvert, Eric" w:date="2016-03-29T09:16:00Z">
              <w:rPr>
                <w:lang w:val="en-CA"/>
              </w:rPr>
            </w:rPrChange>
          </w:rPr>
          <w:t>"&gt;</w:t>
        </w:r>
      </w:ins>
      <w:commentRangeEnd w:id="4810"/>
      <w:ins w:id="4817" w:author="Eric Boisvert" w:date="2016-02-14T14:13:00Z">
        <w:r w:rsidRPr="00B8253A">
          <w:rPr>
            <w:rStyle w:val="CommentReference"/>
            <w:sz w:val="20"/>
            <w:szCs w:val="20"/>
            <w:rPrChange w:id="4818" w:author="Boisvert, Eric" w:date="2016-03-29T09:16:00Z">
              <w:rPr>
                <w:rStyle w:val="CommentReference"/>
              </w:rPr>
            </w:rPrChange>
          </w:rPr>
          <w:commentReference w:id="4810"/>
        </w:r>
      </w:ins>
    </w:p>
    <w:p w14:paraId="53D5459D" w14:textId="004B31ED" w:rsidR="00FE640E" w:rsidRPr="00B8253A" w:rsidRDefault="00FE640E">
      <w:pPr>
        <w:spacing w:after="0"/>
        <w:rPr>
          <w:ins w:id="4819" w:author="Eric Boisvert" w:date="2016-02-14T14:12:00Z"/>
          <w:rFonts w:ascii="Courier New" w:hAnsi="Courier New" w:cs="Courier New"/>
          <w:sz w:val="20"/>
          <w:szCs w:val="20"/>
          <w:lang w:val="en-CA"/>
          <w:rPrChange w:id="4820" w:author="Boisvert, Eric" w:date="2016-03-29T09:16:00Z">
            <w:rPr>
              <w:ins w:id="4821" w:author="Eric Boisvert" w:date="2016-02-14T14:12:00Z"/>
              <w:lang w:val="en-CA"/>
            </w:rPr>
          </w:rPrChange>
        </w:rPr>
        <w:pPrChange w:id="4822" w:author="Eric Boisvert" w:date="2016-02-14T14:12:00Z">
          <w:pPr/>
        </w:pPrChange>
      </w:pPr>
      <w:ins w:id="4823" w:author="Eric Boisvert" w:date="2016-02-14T14:12:00Z">
        <w:r w:rsidRPr="00B8253A">
          <w:rPr>
            <w:rFonts w:ascii="Courier New" w:hAnsi="Courier New" w:cs="Courier New"/>
            <w:sz w:val="20"/>
            <w:szCs w:val="20"/>
            <w:lang w:val="en-CA"/>
            <w:rPrChange w:id="4824" w:author="Boisvert, Eric" w:date="2016-03-29T09:16:00Z">
              <w:rPr>
                <w:lang w:val="en-CA"/>
              </w:rPr>
            </w:rPrChange>
          </w:rPr>
          <w:t xml:space="preserve">&lt;!ENTITY </w:t>
        </w:r>
      </w:ins>
      <w:ins w:id="4825" w:author="Eric Boisvert" w:date="2016-02-14T14:13:00Z">
        <w:r w:rsidRPr="00B8253A">
          <w:rPr>
            <w:rFonts w:ascii="Courier New" w:hAnsi="Courier New" w:cs="Courier New"/>
            <w:sz w:val="20"/>
            <w:szCs w:val="20"/>
            <w:rPrChange w:id="4826" w:author="Boisvert, Eric" w:date="2016-03-29T09:16:00Z">
              <w:rPr>
                <w:rFonts w:ascii="Courier New" w:hAnsi="Courier New" w:cs="Courier New"/>
              </w:rPr>
            </w:rPrChange>
          </w:rPr>
          <w:t>resource</w:t>
        </w:r>
        <w:r w:rsidRPr="00B8253A">
          <w:rPr>
            <w:sz w:val="20"/>
            <w:szCs w:val="20"/>
            <w:rPrChange w:id="4827" w:author="Boisvert, Eric" w:date="2016-03-29T09:16:00Z">
              <w:rPr/>
            </w:rPrChange>
          </w:rPr>
          <w:t xml:space="preserve"> </w:t>
        </w:r>
      </w:ins>
      <w:ins w:id="4828" w:author="Eric Boisvert" w:date="2016-02-14T14:12:00Z">
        <w:r w:rsidRPr="00B8253A">
          <w:rPr>
            <w:rFonts w:ascii="Courier New" w:hAnsi="Courier New" w:cs="Courier New"/>
            <w:sz w:val="20"/>
            <w:szCs w:val="20"/>
            <w:lang w:val="en-CA"/>
            <w:rPrChange w:id="4829" w:author="Boisvert, Eric" w:date="2016-03-29T09:16:00Z">
              <w:rPr>
                <w:lang w:val="en-CA"/>
              </w:rPr>
            </w:rPrChange>
          </w:rPr>
          <w:t>"</w:t>
        </w:r>
      </w:ins>
      <w:ins w:id="4830" w:author="Eric Boisvert" w:date="2016-02-14T14:13:00Z">
        <w:r w:rsidRPr="00B8253A">
          <w:rPr>
            <w:sz w:val="20"/>
            <w:szCs w:val="20"/>
            <w:rPrChange w:id="4831" w:author="Boisvert, Eric" w:date="2016-03-29T09:16:00Z">
              <w:rPr/>
            </w:rPrChange>
          </w:rPr>
          <w:t xml:space="preserve"> </w:t>
        </w:r>
        <w:r w:rsidRPr="00B8253A">
          <w:rPr>
            <w:rFonts w:ascii="Courier New" w:hAnsi="Courier New" w:cs="Courier New"/>
            <w:sz w:val="20"/>
            <w:szCs w:val="20"/>
            <w:lang w:val="en-CA"/>
            <w:rPrChange w:id="4832" w:author="Boisvert, Eric" w:date="2016-03-29T09:16:00Z">
              <w:rPr>
                <w:rFonts w:ascii="Courier New" w:hAnsi="Courier New" w:cs="Courier New"/>
                <w:lang w:val="en-CA"/>
              </w:rPr>
            </w:rPrChange>
          </w:rPr>
          <w:t xml:space="preserve">http://resource.geosciml.org </w:t>
        </w:r>
      </w:ins>
      <w:ins w:id="4833" w:author="Eric Boisvert" w:date="2016-02-14T14:12:00Z">
        <w:r w:rsidRPr="00B8253A">
          <w:rPr>
            <w:rFonts w:ascii="Courier New" w:hAnsi="Courier New" w:cs="Courier New"/>
            <w:sz w:val="20"/>
            <w:szCs w:val="20"/>
            <w:lang w:val="en-CA"/>
            <w:rPrChange w:id="4834" w:author="Boisvert, Eric" w:date="2016-03-29T09:16:00Z">
              <w:rPr>
                <w:lang w:val="en-CA"/>
              </w:rPr>
            </w:rPrChange>
          </w:rPr>
          <w:t>"&gt;</w:t>
        </w:r>
      </w:ins>
    </w:p>
    <w:p w14:paraId="37DC674F" w14:textId="77777777" w:rsidR="00FE640E" w:rsidRPr="00B8253A" w:rsidRDefault="00FE640E">
      <w:pPr>
        <w:spacing w:after="0"/>
        <w:rPr>
          <w:ins w:id="4835" w:author="Eric Boisvert" w:date="2016-02-14T14:12:00Z"/>
          <w:rFonts w:ascii="Courier New" w:hAnsi="Courier New" w:cs="Courier New"/>
          <w:sz w:val="20"/>
          <w:szCs w:val="20"/>
          <w:lang w:val="en-CA"/>
          <w:rPrChange w:id="4836" w:author="Boisvert, Eric" w:date="2016-03-29T09:16:00Z">
            <w:rPr>
              <w:ins w:id="4837" w:author="Eric Boisvert" w:date="2016-02-14T14:12:00Z"/>
              <w:lang w:val="en-CA"/>
            </w:rPr>
          </w:rPrChange>
        </w:rPr>
        <w:pPrChange w:id="4838" w:author="Eric Boisvert" w:date="2016-02-14T14:12:00Z">
          <w:pPr/>
        </w:pPrChange>
      </w:pPr>
      <w:ins w:id="4839" w:author="Eric Boisvert" w:date="2016-02-14T14:12:00Z">
        <w:r w:rsidRPr="00B8253A">
          <w:rPr>
            <w:rFonts w:ascii="Courier New" w:hAnsi="Courier New" w:cs="Courier New"/>
            <w:sz w:val="20"/>
            <w:szCs w:val="20"/>
            <w:lang w:val="en-CA"/>
            <w:rPrChange w:id="4840" w:author="Boisvert, Eric" w:date="2016-03-29T09:16:00Z">
              <w:rPr>
                <w:lang w:val="en-CA"/>
              </w:rPr>
            </w:rPrChange>
          </w:rPr>
          <w:t>&lt;!ENTITY nil "http://www.opengis.net/def/nil/OGC/0/unknown"&gt;</w:t>
        </w:r>
      </w:ins>
    </w:p>
    <w:p w14:paraId="4C6BAEAB" w14:textId="1D742249" w:rsidR="00FE640E" w:rsidRPr="00B8253A" w:rsidRDefault="00FE640E">
      <w:pPr>
        <w:spacing w:after="0"/>
        <w:rPr>
          <w:ins w:id="4841" w:author="Eric Boisvert" w:date="2016-02-14T14:12:00Z"/>
          <w:rFonts w:ascii="Courier New" w:hAnsi="Courier New" w:cs="Courier New"/>
          <w:sz w:val="20"/>
          <w:szCs w:val="20"/>
          <w:lang w:val="en-CA"/>
          <w:rPrChange w:id="4842" w:author="Boisvert, Eric" w:date="2016-03-29T09:16:00Z">
            <w:rPr>
              <w:ins w:id="4843" w:author="Eric Boisvert" w:date="2016-02-14T14:12:00Z"/>
              <w:lang w:val="en-CA"/>
            </w:rPr>
          </w:rPrChange>
        </w:rPr>
        <w:pPrChange w:id="4844" w:author="Eric Boisvert" w:date="2016-02-14T14:12:00Z">
          <w:pPr/>
        </w:pPrChange>
      </w:pPr>
      <w:ins w:id="4845" w:author="Eric Boisvert" w:date="2016-02-14T14:12:00Z">
        <w:r w:rsidRPr="00B8253A">
          <w:rPr>
            <w:rFonts w:ascii="Courier New" w:hAnsi="Courier New" w:cs="Courier New"/>
            <w:sz w:val="20"/>
            <w:szCs w:val="20"/>
            <w:lang w:val="en-CA"/>
            <w:rPrChange w:id="4846" w:author="Boisvert, Eric" w:date="2016-03-29T09:16:00Z">
              <w:rPr>
                <w:lang w:val="en-CA"/>
              </w:rPr>
            </w:rPrChange>
          </w:rPr>
          <w:t>]&gt;</w:t>
        </w:r>
      </w:ins>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4847" w:name="_Toc447367181"/>
      <w:r w:rsidRPr="00D12552">
        <w:rPr>
          <w:lang w:val="en-CA"/>
        </w:rPr>
        <w:t xml:space="preserve">GeoSciML </w:t>
      </w:r>
      <w:r>
        <w:rPr>
          <w:lang w:val="en-CA"/>
        </w:rPr>
        <w:t>Core XML</w:t>
      </w:r>
      <w:r w:rsidRPr="00D12552">
        <w:rPr>
          <w:lang w:val="en-CA"/>
        </w:rPr>
        <w:t xml:space="preserve"> </w:t>
      </w:r>
      <w:ins w:id="4848" w:author="Eric Boisvert" w:date="2016-02-27T14:49:00Z">
        <w:r w:rsidR="00AF7E7A">
          <w:rPr>
            <w:lang w:val="en-CA"/>
          </w:rPr>
          <w:t xml:space="preserve">Abstract </w:t>
        </w:r>
      </w:ins>
      <w:r w:rsidRPr="00D12552">
        <w:rPr>
          <w:lang w:val="en-CA"/>
        </w:rPr>
        <w:t>Requirements Class</w:t>
      </w:r>
      <w:bookmarkEnd w:id="4847"/>
      <w:ins w:id="4849" w:author="Eric Boisvert" w:date="2016-04-03T12:49:00Z">
        <w:r w:rsidR="00052694">
          <w:rPr>
            <w:lang w:val="en-CA"/>
          </w:rPr>
          <w:t xml:space="preserve"> (Normative)</w:t>
        </w:r>
      </w:ins>
    </w:p>
    <w:p w14:paraId="46D450FC" w14:textId="77777777" w:rsidR="005A0C30" w:rsidRDefault="005A0C30" w:rsidP="005A0C30">
      <w:pPr>
        <w:rPr>
          <w:ins w:id="4850"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3DF96021" w:rsidR="006C4C24" w:rsidRPr="00402582" w:rsidRDefault="006C4C24"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 xml:space="preserve">Abtract </w:t>
            </w:r>
            <w:r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rPr>
          <w:ins w:id="4851" w:author="Eric Boisvert" w:date="2016-04-03T11:13:00Z"/>
        </w:trPr>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ins w:id="4852" w:author="Eric Boisvert" w:date="2016-04-03T11:13:00Z"/>
                <w:rFonts w:ascii="Calibri" w:eastAsia="MS Mincho" w:hAnsi="Calibri"/>
                <w:b/>
                <w:sz w:val="20"/>
                <w:szCs w:val="20"/>
                <w:lang w:val="en-CA"/>
              </w:rPr>
            </w:pPr>
            <w:ins w:id="4853" w:author="Eric Boisvert" w:date="2016-04-03T11:13: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ins w:id="4854" w:author="Eric Boisvert" w:date="2016-04-03T11:13:00Z"/>
                <w:rFonts w:ascii="Calibri" w:eastAsia="MS Mincho" w:hAnsi="Calibri"/>
                <w:sz w:val="20"/>
                <w:szCs w:val="20"/>
                <w:lang w:val="en-CA"/>
              </w:rPr>
            </w:pPr>
            <w:ins w:id="4855" w:author="Eric Boisvert" w:date="2016-04-03T11:13:00Z">
              <w:r>
                <w:rPr>
                  <w:rFonts w:ascii="Calibri" w:eastAsia="MS Mincho" w:hAnsi="Calibri"/>
                  <w:sz w:val="20"/>
                  <w:szCs w:val="20"/>
                  <w:lang w:val="en-CA"/>
                </w:rPr>
                <w:t>ISO19118 Encoding</w:t>
              </w:r>
            </w:ins>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3260676"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ins w:id="4856" w:author="Eric Boisvert" w:date="2016-04-02T15:05:00Z">
              <w:r w:rsidR="00736C68">
                <w:rPr>
                  <w:rFonts w:ascii="Calibri" w:eastAsia="MS Mincho" w:hAnsi="Calibri"/>
                  <w:sz w:val="20"/>
                  <w:szCs w:val="20"/>
                  <w:lang w:val="en-CA"/>
                </w:rPr>
                <w:t>:2007</w:t>
              </w:r>
            </w:ins>
            <w:r>
              <w:rPr>
                <w:rFonts w:ascii="Calibri" w:eastAsia="MS Mincho" w:hAnsi="Calibri"/>
                <w:sz w:val="20"/>
                <w:szCs w:val="20"/>
                <w:lang w:val="en-CA"/>
              </w:rPr>
              <w:t xml:space="preserve"> </w:t>
            </w:r>
            <w:ins w:id="4857" w:author="Eric Boisvert" w:date="2016-04-02T15:05:00Z">
              <w:r w:rsidR="00736C68" w:rsidRPr="00736C68">
                <w:rPr>
                  <w:rFonts w:ascii="Calibri" w:eastAsia="MS Mincho" w:hAnsi="Calibri"/>
                  <w:sz w:val="20"/>
                  <w:szCs w:val="20"/>
                  <w:lang w:val="en-CA"/>
                </w:rPr>
                <w:t>Geography Markup Language (GML)</w:t>
              </w:r>
            </w:ins>
            <w:del w:id="4858" w:author="Eric Boisvert" w:date="2016-04-02T15:05:00Z">
              <w:r w:rsidDel="00736C68">
                <w:rPr>
                  <w:rFonts w:ascii="Calibri" w:eastAsia="MS Mincho" w:hAnsi="Calibri"/>
                  <w:sz w:val="20"/>
                  <w:szCs w:val="20"/>
                  <w:lang w:val="en-CA"/>
                </w:rPr>
                <w:delText>Schema</w:delText>
              </w:r>
            </w:del>
          </w:p>
        </w:tc>
      </w:tr>
      <w:tr w:rsidR="00736C68" w:rsidRPr="00402582" w14:paraId="66B7B037" w14:textId="77777777" w:rsidTr="00B61014">
        <w:trPr>
          <w:ins w:id="4859" w:author="Eric Boisvert" w:date="2016-04-02T15:04:00Z"/>
        </w:trPr>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ins w:id="4860" w:author="Eric Boisvert" w:date="2016-04-02T15:04:00Z"/>
                <w:rFonts w:ascii="Calibri" w:eastAsia="MS Mincho" w:hAnsi="Calibri"/>
                <w:b/>
                <w:sz w:val="20"/>
                <w:szCs w:val="20"/>
                <w:lang w:val="en-CA"/>
              </w:rPr>
            </w:pPr>
            <w:ins w:id="4861" w:author="Eric Boisvert" w:date="2016-04-02T15:05:00Z">
              <w:r w:rsidRPr="00402582">
                <w:rPr>
                  <w:rFonts w:ascii="Calibri" w:eastAsia="MS Mincho" w:hAnsi="Calibri"/>
                  <w:b/>
                  <w:sz w:val="20"/>
                  <w:szCs w:val="20"/>
                  <w:lang w:val="en-CA"/>
                </w:rPr>
                <w:lastRenderedPageBreak/>
                <w:t>Dependency</w:t>
              </w:r>
            </w:ins>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ins w:id="4862" w:author="Eric Boisvert" w:date="2016-04-02T15:04:00Z"/>
                <w:rFonts w:ascii="Calibri" w:eastAsia="MS Mincho" w:hAnsi="Calibri"/>
                <w:sz w:val="20"/>
                <w:szCs w:val="20"/>
                <w:lang w:val="en-CA"/>
              </w:rPr>
            </w:pPr>
            <w:ins w:id="4863" w:author="Eric Boisvert" w:date="2016-04-02T15:05:00Z">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ins>
          </w:p>
        </w:tc>
      </w:tr>
      <w:tr w:rsidR="006C4C24" w:rsidRPr="00402582"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OMXML </w:t>
            </w:r>
            <w:r w:rsidRPr="006C4C24">
              <w:rPr>
                <w:rFonts w:ascii="Calibri" w:eastAsia="MS Mincho" w:hAnsi="Calibri"/>
                <w:sz w:val="20"/>
                <w:szCs w:val="20"/>
                <w:lang w:val="en-CA"/>
              </w:rPr>
              <w:t>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rPr>
          <w:ins w:id="4864" w:author="Eric Boisvert" w:date="2016-04-02T15:06:00Z"/>
        </w:trPr>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ins w:id="4865" w:author="Eric Boisvert" w:date="2016-04-02T15:06:00Z"/>
                <w:rFonts w:ascii="Calibri" w:eastAsia="MS Mincho" w:hAnsi="Calibri"/>
                <w:b/>
                <w:sz w:val="20"/>
                <w:szCs w:val="20"/>
                <w:lang w:val="en-CA"/>
              </w:rPr>
            </w:pPr>
            <w:ins w:id="4866" w:author="Eric Boisvert" w:date="2016-04-02T15:06: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ins w:id="4867" w:author="Eric Boisvert" w:date="2016-04-02T15:06:00Z"/>
                <w:rFonts w:ascii="Calibri" w:eastAsia="MS Mincho" w:hAnsi="Calibri"/>
                <w:sz w:val="20"/>
                <w:szCs w:val="20"/>
                <w:lang w:val="en-CA"/>
              </w:rPr>
            </w:pPr>
            <w:ins w:id="4868" w:author="Eric Boisvert" w:date="2016-04-02T15:06:00Z">
              <w:r>
                <w:rPr>
                  <w:rFonts w:ascii="Calibri" w:eastAsia="MS Mincho" w:hAnsi="Calibri"/>
                  <w:sz w:val="20"/>
                  <w:szCs w:val="20"/>
                  <w:lang w:val="en-CA"/>
                </w:rPr>
                <w:t>ISO19115-3 encoding (preliminary)</w:t>
              </w:r>
            </w:ins>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13C84E4F"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bookmarkStart w:id="4869" w:name="_GoBack"/>
            <w:r w:rsidRPr="00106124">
              <w:rPr>
                <w:rStyle w:val="requri"/>
                <w:lang w:val="en-CA"/>
              </w:rPr>
              <w:t>/req/gsml4xsd/byref</w:t>
            </w:r>
            <w:r w:rsidRPr="0084053A">
              <w:rPr>
                <w:rStyle w:val="reqtext"/>
                <w:lang w:val="en-CA"/>
              </w:rPr>
              <w:t xml:space="preserve"> </w:t>
            </w:r>
          </w:p>
          <w:bookmarkEnd w:id="4869"/>
          <w:p w14:paraId="67C97F9F" w14:textId="7342B1B0" w:rsidR="006C4C24" w:rsidRDefault="001A7658" w:rsidP="00B61014">
            <w:pPr>
              <w:spacing w:before="100" w:beforeAutospacing="1" w:after="100" w:afterAutospacing="1" w:line="230" w:lineRule="atLeast"/>
              <w:jc w:val="both"/>
              <w:rPr>
                <w:rStyle w:val="requri"/>
                <w:lang w:val="en-CA"/>
              </w:rPr>
            </w:pPr>
            <w:ins w:id="4870" w:author="Eric Boisvert" w:date="2016-04-03T13:43:00Z">
              <w:r w:rsidRPr="001A7658">
                <w:rPr>
                  <w:rStyle w:val="reqtext"/>
                  <w:lang w:val="en-CA"/>
                </w:rPr>
                <w:t>By Reference property referencing an external resource SHALL be encoded with as HTTP URI in xlink:href, and resolve to a representation of that resource using Linked Open Data principles.</w:t>
              </w:r>
            </w:ins>
            <w:del w:id="4871" w:author="Eric Boisvert" w:date="2016-04-03T13:43:00Z">
              <w:r w:rsidR="00FE3B55" w:rsidRPr="00FE3B55" w:rsidDel="001A7658">
                <w:rPr>
                  <w:rStyle w:val="reqtext"/>
                  <w:lang w:val="en-CA"/>
                </w:rPr>
                <w:delText>By Reference property referencing to an external resource SHALL be encoded with as HTTP URI in xlink:href, and resolve to a representation of that resource using Linked Open Data principles according to RFC 3986.</w:delText>
              </w:r>
            </w:del>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pPr>
              <w:tabs>
                <w:tab w:val="left" w:pos="1873"/>
              </w:tabs>
              <w:spacing w:before="100" w:beforeAutospacing="1" w:after="100" w:afterAutospacing="1" w:line="230" w:lineRule="atLeast"/>
              <w:jc w:val="both"/>
              <w:rPr>
                <w:rStyle w:val="requri"/>
              </w:rPr>
              <w:pPrChange w:id="4872"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pPr>
              <w:tabs>
                <w:tab w:val="left" w:pos="1873"/>
              </w:tabs>
              <w:spacing w:before="100" w:beforeAutospacing="1" w:after="100" w:afterAutospacing="1" w:line="230" w:lineRule="atLeast"/>
              <w:jc w:val="both"/>
              <w:rPr>
                <w:rStyle w:val="requri"/>
                <w:rFonts w:ascii="Calibri" w:hAnsi="Calibri"/>
                <w:sz w:val="20"/>
                <w:szCs w:val="20"/>
                <w:lang w:val="en-CA"/>
                <w:rPrChange w:id="4873" w:author="Eric Boisvert" w:date="2016-04-01T18:01:00Z">
                  <w:rPr>
                    <w:rStyle w:val="requri"/>
                    <w:rFonts w:eastAsia="MS Mincho"/>
                    <w:szCs w:val="20"/>
                    <w:lang w:val="en-CA" w:eastAsia="ja-JP"/>
                  </w:rPr>
                </w:rPrChange>
              </w:rPr>
              <w:pPrChange w:id="4874"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4875" w:author="Eric Boisvert" w:date="2016-04-01T18:01:00Z">
                  <w:rPr>
                    <w:rFonts w:ascii="Arial" w:hAnsi="Arial"/>
                    <w:b/>
                    <w:sz w:val="18"/>
                    <w:lang w:val="en-AU"/>
                  </w:rPr>
                </w:rPrChange>
              </w:rPr>
              <w:t>(Z|[+-]HH:MM).</w:t>
            </w:r>
            <w:r w:rsidRPr="00432FFC">
              <w:rPr>
                <w:rStyle w:val="reqtext"/>
                <w:rFonts w:ascii="Calibri" w:hAnsi="Calibri"/>
                <w:sz w:val="20"/>
                <w:szCs w:val="20"/>
                <w:rPrChange w:id="4876" w:author="Eric Boisvert" w:date="2016-04-01T18:01:00Z">
                  <w:rPr>
                    <w:rStyle w:val="reqtext"/>
                  </w:rPr>
                </w:rPrChange>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4877" w:author="Eric Boisvert" w:date="2016-01-24T13:38:00Z"/>
          <w:lang w:val="en-CA"/>
        </w:rPr>
      </w:pPr>
    </w:p>
    <w:p w14:paraId="7F6C0035" w14:textId="147B4F42" w:rsidR="0099305B" w:rsidRDefault="00AF7E7A" w:rsidP="005A0C30">
      <w:pPr>
        <w:rPr>
          <w:ins w:id="4878" w:author="Eric Boisvert" w:date="2016-04-01T17:57:00Z"/>
          <w:lang w:val="en-CA"/>
        </w:rPr>
      </w:pPr>
      <w:ins w:id="4879" w:author="Eric Boisvert" w:date="2016-01-24T13:38:00Z">
        <w:r>
          <w:rPr>
            <w:lang w:val="en-CA"/>
          </w:rPr>
          <w:t>Th</w:t>
        </w:r>
      </w:ins>
      <w:ins w:id="4880" w:author="Eric Boisvert" w:date="2016-02-27T14:48:00Z">
        <w:r>
          <w:rPr>
            <w:lang w:val="en-CA"/>
          </w:rPr>
          <w:t>is</w:t>
        </w:r>
      </w:ins>
      <w:ins w:id="4881" w:author="Eric Boisvert" w:date="2016-01-24T13:38:00Z">
        <w:r w:rsidR="0099305B">
          <w:rPr>
            <w:lang w:val="en-CA"/>
          </w:rPr>
          <w:t xml:space="preserve"> requiremen</w:t>
        </w:r>
      </w:ins>
      <w:ins w:id="4882" w:author="Eric Boisvert" w:date="2016-01-24T13:39:00Z">
        <w:r w:rsidR="0099305B">
          <w:rPr>
            <w:lang w:val="en-CA"/>
          </w:rPr>
          <w:t xml:space="preserve">ts class is </w:t>
        </w:r>
      </w:ins>
      <w:ins w:id="4883" w:author="Eric Boisvert" w:date="2016-04-03T12:24:00Z">
        <w:r w:rsidR="00513361">
          <w:rPr>
            <w:lang w:val="en-CA"/>
          </w:rPr>
          <w:t>shared by all</w:t>
        </w:r>
      </w:ins>
      <w:ins w:id="4884" w:author="Eric Boisvert" w:date="2016-01-24T13:39:00Z">
        <w:r w:rsidR="0099305B">
          <w:rPr>
            <w:lang w:val="en-CA"/>
          </w:rPr>
          <w:t xml:space="preserve"> GML/XML GeoSciML instances.</w:t>
        </w:r>
      </w:ins>
    </w:p>
    <w:p w14:paraId="407799A7" w14:textId="77777777" w:rsidR="00380908" w:rsidRDefault="00380908" w:rsidP="00380908">
      <w:pPr>
        <w:pStyle w:val="Heading3"/>
        <w:rPr>
          <w:lang w:val="en-CA"/>
        </w:rPr>
      </w:pPr>
      <w:bookmarkStart w:id="4885" w:name="_Toc447367182"/>
      <w:r>
        <w:rPr>
          <w:lang w:val="en-CA"/>
        </w:rPr>
        <w:t>XML document validation</w:t>
      </w:r>
      <w:bookmarkEnd w:id="4885"/>
    </w:p>
    <w:p w14:paraId="0167B34A" w14:textId="77777777" w:rsidR="00B95F74" w:rsidRDefault="00B95F74" w:rsidP="00380908">
      <w:pPr>
        <w:rPr>
          <w:ins w:id="4886" w:author="Eric Boisvert" w:date="2016-01-20T05:27:00Z"/>
          <w:lang w:val="en-CA"/>
        </w:rPr>
      </w:pPr>
    </w:p>
    <w:p w14:paraId="474E80BF" w14:textId="77777777" w:rsidR="00380908" w:rsidRDefault="00380908" w:rsidP="00380908">
      <w:pPr>
        <w:rPr>
          <w:lang w:val="en-CA"/>
        </w:rPr>
      </w:pPr>
      <w:commentRangeStart w:id="4887"/>
      <w:r>
        <w:rPr>
          <w:lang w:val="en-CA"/>
        </w:rPr>
        <w:t xml:space="preserve">An XML instance shall validate to both the XSD and schematron rules provided by this specification for each of the XML requirements classes. </w:t>
      </w:r>
      <w:commentRangeEnd w:id="4887"/>
      <w:r w:rsidR="00C859E9">
        <w:rPr>
          <w:rStyle w:val="CommentReference"/>
        </w:rPr>
        <w:commentReference w:id="4887"/>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888" w:author="Eric Boisvert" w:date="2015-10-28T11:32:00Z">
              <w:r w:rsidR="00DE3D18">
                <w:rPr>
                  <w:rStyle w:val="reqtext"/>
                  <w:lang w:val="en-CA"/>
                </w:rPr>
                <w:t xml:space="preserve"> validate</w:t>
              </w:r>
            </w:ins>
            <w:r>
              <w:rPr>
                <w:rStyle w:val="reqtext"/>
                <w:lang w:val="en-CA"/>
              </w:rPr>
              <w:t xml:space="preserve"> against XSD schema</w:t>
            </w:r>
            <w:ins w:id="4889"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890" w:author="Eric Boisvert" w:date="2016-02-14T13:34:00Z">
              <w:r w:rsidR="00415E41">
                <w:rPr>
                  <w:rStyle w:val="reqtext"/>
                  <w:lang w:val="en-CA"/>
                </w:rPr>
                <w:t>pass</w:t>
              </w:r>
            </w:ins>
            <w:del w:id="4891" w:author="Eric Boisvert" w:date="2016-02-14T13:34:00Z">
              <w:r w:rsidDel="00415E41">
                <w:rPr>
                  <w:rStyle w:val="reqtext"/>
                  <w:lang w:val="en-CA"/>
                </w:rPr>
                <w:delText>against</w:delText>
              </w:r>
            </w:del>
            <w:r>
              <w:rPr>
                <w:rStyle w:val="reqtext"/>
                <w:lang w:val="en-CA"/>
              </w:rPr>
              <w:t xml:space="preserve"> schematron rules</w:t>
            </w:r>
            <w:ins w:id="4892"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893" w:author="Eric Boisvert" w:date="2016-03-26T14:25:00Z"/>
          <w:lang w:val="en-CA"/>
        </w:rPr>
      </w:pPr>
      <w:commentRangeStart w:id="4894"/>
      <w:del w:id="4895" w:author="Eric Boisvert" w:date="2016-03-26T14:25:00Z">
        <w:r w:rsidDel="002B3C3F">
          <w:rPr>
            <w:lang w:val="en-CA"/>
          </w:rPr>
          <w:delText xml:space="preserve">Some core rules are implemented in .sch </w:delText>
        </w:r>
      </w:del>
      <w:del w:id="4896" w:author="Eric Boisvert" w:date="2016-01-23T11:34:00Z">
        <w:r w:rsidDel="005F3FAD">
          <w:rPr>
            <w:lang w:val="en-CA"/>
          </w:rPr>
          <w:delText xml:space="preserve">that </w:delText>
        </w:r>
      </w:del>
      <w:del w:id="4897" w:author="Eric Boisvert" w:date="2016-03-26T14:25:00Z">
        <w:r w:rsidDel="002B3C3F">
          <w:rPr>
            <w:lang w:val="en-CA"/>
          </w:rPr>
          <w:delText>apply to all instances</w:delText>
        </w:r>
        <w:commentRangeEnd w:id="4894"/>
        <w:r w:rsidDel="002B3C3F">
          <w:rPr>
            <w:rStyle w:val="CommentReference"/>
          </w:rPr>
          <w:commentReference w:id="4894"/>
        </w:r>
        <w:r w:rsidR="005B40C3" w:rsidDel="002B3C3F">
          <w:rPr>
            <w:lang w:val="en-CA"/>
          </w:rPr>
          <w:delText xml:space="preserve">.  Since this is a </w:delText>
        </w:r>
        <w:r w:rsidR="005B40C3" w:rsidRPr="005F3FAD" w:rsidDel="002B3C3F">
          <w:rPr>
            <w:u w:val="single"/>
            <w:lang w:val="en-CA"/>
            <w:rPrChange w:id="4898"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899" w:author="Eric Boisvert" w:date="2016-01-23T11:35:00Z">
        <w:r w:rsidR="005B40C3" w:rsidDel="005F3FAD">
          <w:rPr>
            <w:lang w:val="en-CA"/>
          </w:rPr>
          <w:delText>targets will import this schematron file</w:delText>
        </w:r>
      </w:del>
      <w:del w:id="4900"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901"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902" w:author="Eric Boisvert" w:date="2016-03-26T14:25:00Z"/>
                <w:rStyle w:val="requri"/>
                <w:lang w:val="en-CA"/>
              </w:rPr>
            </w:pPr>
            <w:del w:id="4903" w:author="Eric Boisvert" w:date="2016-03-26T14:25:00Z">
              <w:r w:rsidDel="002B3C3F">
                <w:rPr>
                  <w:rStyle w:val="requri"/>
                  <w:lang w:val="en-CA"/>
                </w:rPr>
                <w:delText>/req/gsml4xsd/co</w:delText>
              </w:r>
            </w:del>
            <w:del w:id="4904" w:author="Eric Boisvert" w:date="2016-03-26T14:24:00Z">
              <w:r w:rsidDel="002B3C3F">
                <w:rPr>
                  <w:rStyle w:val="requri"/>
                  <w:lang w:val="en-CA"/>
                </w:rPr>
                <w:delText>d</w:delText>
              </w:r>
            </w:del>
            <w:del w:id="4905"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906" w:author="Eric Boisvert" w:date="2016-03-26T14:25:00Z"/>
                <w:rStyle w:val="reqtext"/>
                <w:lang w:val="en-CA"/>
              </w:rPr>
            </w:pPr>
            <w:del w:id="4907"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4908" w:author="Eric Boisvert" w:date="2016-02-14T13:46:00Z">
          <w:pPr/>
        </w:pPrChange>
      </w:pPr>
      <w:r>
        <w:rPr>
          <w:lang w:val="en-CA"/>
        </w:rPr>
        <w:t xml:space="preserve"> </w:t>
      </w:r>
      <w:bookmarkStart w:id="4909" w:name="_Toc447367183"/>
      <w:r>
        <w:rPr>
          <w:lang w:val="en-CA"/>
        </w:rPr>
        <w:t>Reference</w:t>
      </w:r>
      <w:bookmarkEnd w:id="4909"/>
    </w:p>
    <w:p w14:paraId="3BAEC3D3" w14:textId="77777777" w:rsidR="00B123AA" w:rsidRDefault="00B123AA" w:rsidP="00AD7649">
      <w:pPr>
        <w:rPr>
          <w:ins w:id="4910" w:author="Eric Boisvert" w:date="2016-03-06T13:59:00Z"/>
          <w:lang w:val="en-CA"/>
        </w:rPr>
      </w:pPr>
    </w:p>
    <w:p w14:paraId="3A9B36C4" w14:textId="40744685" w:rsidR="00B123AA" w:rsidRDefault="00B123AA" w:rsidP="00AD7649">
      <w:pPr>
        <w:rPr>
          <w:ins w:id="4911" w:author="Eric Boisvert" w:date="2016-02-14T13:46:00Z"/>
          <w:lang w:val="en-CA"/>
        </w:rPr>
      </w:pPr>
      <w:ins w:id="4912" w:author="Eric Boisvert" w:date="2016-03-06T13:59:00Z">
        <w:r>
          <w:rPr>
            <w:lang w:val="en-CA"/>
          </w:rPr>
          <w:t xml:space="preserve">This requirement enforces the use a Linked Data URI </w:t>
        </w:r>
      </w:ins>
      <w:ins w:id="4913" w:author="Eric Boisvert" w:date="2016-03-06T14:03:00Z">
        <w:r>
          <w:rPr>
            <w:lang w:val="en-CA"/>
          </w:rPr>
          <w:t>in xlink:href and gml:identifier.</w:t>
        </w:r>
      </w:ins>
      <w:ins w:id="4914" w:author="Eric Boisvert" w:date="2016-03-06T14:04:00Z">
        <w:r>
          <w:rPr>
            <w:lang w:val="en-CA"/>
          </w:rPr>
          <w:t xml:space="preserve">  Linked Data URIs play the dual role of identifier and accessor (a mean to retrieve an instance).  The requirement clarifies some</w:t>
        </w:r>
      </w:ins>
      <w:ins w:id="4915" w:author="Eric Boisvert" w:date="2016-03-06T14:07:00Z">
        <w:r w:rsidR="00C67B89">
          <w:rPr>
            <w:lang w:val="en-CA"/>
          </w:rPr>
          <w:t xml:space="preserve"> expectation about the use of those URIs </w:t>
        </w:r>
      </w:ins>
      <w:ins w:id="4916" w:author="Eric Boisvert" w:date="2016-03-06T14:08:00Z">
        <w:r w:rsidR="00C67B89">
          <w:rPr>
            <w:lang w:val="en-CA"/>
          </w:rPr>
          <w:t>in</w:t>
        </w:r>
      </w:ins>
      <w:ins w:id="4917" w:author="Eric Boisvert" w:date="2016-03-06T14:07:00Z">
        <w:r w:rsidR="00C67B89">
          <w:rPr>
            <w:lang w:val="en-CA"/>
          </w:rPr>
          <w:t xml:space="preserve"> processing XML instance</w:t>
        </w:r>
      </w:ins>
      <w:ins w:id="4918" w:author="Eric Boisvert" w:date="2016-03-06T14:08:00Z">
        <w:r w:rsidR="00C67B89">
          <w:rPr>
            <w:lang w:val="en-CA"/>
          </w:rPr>
          <w:t>s</w:t>
        </w:r>
      </w:ins>
      <w:ins w:id="4919" w:author="Eric Boisvert" w:date="2016-03-06T14:07:00Z">
        <w:r w:rsidR="00C67B89">
          <w:rPr>
            <w:lang w:val="en-CA"/>
          </w:rPr>
          <w:t>.</w:t>
        </w:r>
      </w:ins>
    </w:p>
    <w:p w14:paraId="1125D7C9" w14:textId="266E7145" w:rsidR="00A8510C" w:rsidRDefault="00A8510C" w:rsidP="00AD7649">
      <w:pPr>
        <w:rPr>
          <w:ins w:id="4920"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4921"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922" w:author="Eric Boisvert" w:date="2016-02-14T13:37:00Z"/>
          <w:lang w:val="en-CA"/>
        </w:rPr>
      </w:pPr>
      <w:ins w:id="4923" w:author="Eric Boisvert" w:date="2016-03-06T14:08:00Z">
        <w:r>
          <w:rPr>
            <w:lang w:val="en-CA"/>
          </w:rPr>
          <w:t xml:space="preserve">W3C XLink </w:t>
        </w:r>
      </w:ins>
      <w:ins w:id="4924" w:author="Eric Boisvert" w:date="2016-03-06T14:11:00Z">
        <w:r>
          <w:rPr>
            <w:lang w:val="en-CA"/>
          </w:rPr>
          <w:t xml:space="preserve">tells where the resource is, but not </w:t>
        </w:r>
        <w:r w:rsidRPr="00C67B89">
          <w:rPr>
            <w:u w:val="single"/>
            <w:lang w:val="en-CA"/>
            <w:rPrChange w:id="4925" w:author="Eric Boisvert" w:date="2016-03-06T14:12:00Z">
              <w:rPr>
                <w:lang w:val="en-CA"/>
              </w:rPr>
            </w:rPrChange>
          </w:rPr>
          <w:t>what</w:t>
        </w:r>
      </w:ins>
      <w:ins w:id="4926" w:author="Eric Boisvert" w:date="2016-03-06T14:25:00Z">
        <w:r w:rsidR="0042527D">
          <w:rPr>
            <w:u w:val="single"/>
            <w:lang w:val="en-CA"/>
          </w:rPr>
          <w:t xml:space="preserve"> it is</w:t>
        </w:r>
      </w:ins>
      <w:ins w:id="4927" w:author="Eric Boisvert" w:date="2016-03-06T14:12:00Z">
        <w:r>
          <w:rPr>
            <w:u w:val="single"/>
            <w:lang w:val="en-CA"/>
          </w:rPr>
          <w:t xml:space="preserve"> (</w:t>
        </w:r>
      </w:ins>
      <w:ins w:id="4928" w:author="Eric Boisvert" w:date="2016-03-06T14:24:00Z">
        <w:r w:rsidR="0042527D">
          <w:rPr>
            <w:u w:val="single"/>
            <w:lang w:val="en-CA"/>
          </w:rPr>
          <w:t>the identity of what will be retrieve</w:t>
        </w:r>
      </w:ins>
      <w:ins w:id="4929" w:author="Eric Boisvert" w:date="2016-03-06T14:12:00Z">
        <w:r>
          <w:rPr>
            <w:u w:val="single"/>
            <w:lang w:val="en-CA"/>
          </w:rPr>
          <w:t>)</w:t>
        </w:r>
      </w:ins>
      <w:ins w:id="4930" w:author="Eric Boisvert" w:date="2016-03-06T14:16:00Z">
        <w:r w:rsidR="0042527D">
          <w:rPr>
            <w:lang w:val="en-CA"/>
          </w:rPr>
          <w:t xml:space="preserve">.  </w:t>
        </w:r>
      </w:ins>
      <w:ins w:id="4931" w:author="Eric Boisvert" w:date="2016-03-06T14:12:00Z">
        <w:r>
          <w:rPr>
            <w:lang w:val="en-CA"/>
          </w:rPr>
          <w:t>Obviously, the identifier is often part of the link</w:t>
        </w:r>
      </w:ins>
      <w:ins w:id="4932" w:author="Eric Boisvert" w:date="2016-03-06T14:21:00Z">
        <w:r w:rsidR="0042527D">
          <w:rPr>
            <w:lang w:val="en-CA"/>
          </w:rPr>
          <w:t>, but it requires from the client a prior knowledge of the API (SOS or WFS</w:t>
        </w:r>
      </w:ins>
      <w:ins w:id="4933" w:author="Eric Boisvert" w:date="2016-03-06T14:25:00Z">
        <w:r w:rsidR="0042527D">
          <w:rPr>
            <w:lang w:val="en-CA"/>
          </w:rPr>
          <w:t xml:space="preserve"> for example</w:t>
        </w:r>
      </w:ins>
      <w:ins w:id="4934" w:author="Eric Boisvert" w:date="2016-03-06T14:21:00Z">
        <w:r w:rsidR="0042527D">
          <w:rPr>
            <w:lang w:val="en-CA"/>
          </w:rPr>
          <w:t>) and where to find the identifier in the list of parameters.</w:t>
        </w:r>
      </w:ins>
    </w:p>
    <w:p w14:paraId="02275925" w14:textId="6590A03D" w:rsidR="00C13B9B" w:rsidRDefault="00C13B9B" w:rsidP="00C13B9B">
      <w:pPr>
        <w:rPr>
          <w:ins w:id="4935" w:author="Eric Boisvert" w:date="2016-02-14T13:37:00Z"/>
          <w:lang w:val="en-CA"/>
        </w:rPr>
      </w:pPr>
      <w:ins w:id="4936" w:author="Eric Boisvert" w:date="2016-02-14T13:37:00Z">
        <w:r>
          <w:rPr>
            <w:lang w:val="en-CA"/>
          </w:rPr>
          <w:t xml:space="preserve">This example shows 3 encoding of a gsmlb:specification property containing (or referring) to </w:t>
        </w:r>
      </w:ins>
      <w:ins w:id="4937" w:author="Eric Boisvert" w:date="2016-03-06T14:26:00Z">
        <w:r w:rsidR="0042527D">
          <w:rPr>
            <w:lang w:val="en-CA"/>
          </w:rPr>
          <w:t>the same</w:t>
        </w:r>
      </w:ins>
      <w:ins w:id="4938" w:author="Eric Boisvert" w:date="2016-02-14T13:37:00Z">
        <w:r>
          <w:rPr>
            <w:lang w:val="en-CA"/>
          </w:rPr>
          <w:t xml:space="preserve"> gsmlb:GeologicUnit</w:t>
        </w:r>
      </w:ins>
      <w:ins w:id="4939" w:author="Eric Boisvert" w:date="2016-03-06T14:26:00Z">
        <w:r w:rsidR="0042527D">
          <w:rPr>
            <w:lang w:val="en-CA"/>
          </w:rPr>
          <w:t xml:space="preserve"> instance</w:t>
        </w:r>
      </w:ins>
      <w:ins w:id="4940" w:author="Eric Boisvert" w:date="2016-02-14T13:37:00Z">
        <w:r>
          <w:rPr>
            <w:lang w:val="en-CA"/>
          </w:rPr>
          <w:t xml:space="preserve">.  The first is inline, </w:t>
        </w:r>
      </w:ins>
      <w:ins w:id="4941" w:author="Eric Boisvert" w:date="2016-03-06T14:26:00Z">
        <w:r w:rsidR="0042527D">
          <w:rPr>
            <w:lang w:val="en-CA"/>
          </w:rPr>
          <w:t>the second uses a local reference, while the last</w:t>
        </w:r>
      </w:ins>
      <w:ins w:id="4942" w:author="Eric Boisvert" w:date="2016-02-14T13:37:00Z">
        <w:r>
          <w:rPr>
            <w:lang w:val="en-CA"/>
          </w:rPr>
          <w:t xml:space="preserve"> </w:t>
        </w:r>
      </w:ins>
      <w:ins w:id="4943" w:author="Eric Boisvert" w:date="2016-04-03T12:25:00Z">
        <w:r w:rsidR="00513361">
          <w:rPr>
            <w:lang w:val="en-CA"/>
          </w:rPr>
          <w:t xml:space="preserve">one </w:t>
        </w:r>
      </w:ins>
      <w:ins w:id="4944" w:author="Eric Boisvert" w:date="2016-02-14T13:37:00Z">
        <w:r>
          <w:rPr>
            <w:lang w:val="en-CA"/>
          </w:rPr>
          <w:t xml:space="preserve">uses a </w:t>
        </w:r>
      </w:ins>
      <w:ins w:id="4945" w:author="Eric Boisvert" w:date="2016-04-03T12:26:00Z">
        <w:r w:rsidR="00513361">
          <w:rPr>
            <w:lang w:val="en-CA"/>
          </w:rPr>
          <w:t>URI</w:t>
        </w:r>
      </w:ins>
      <w:ins w:id="4946" w:author="Eric Boisvert" w:date="2016-02-14T13:37:00Z">
        <w:r>
          <w:rPr>
            <w:lang w:val="en-CA"/>
          </w:rPr>
          <w:t xml:space="preserv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947" w:author="Eric Boisvert" w:date="2015-10-30T06:31:00Z">
            <w:rPr>
              <w:lang w:val="en-CA"/>
            </w:rPr>
          </w:rPrChange>
        </w:rPr>
        <w:pPrChange w:id="4948" w:author="Eric Boisvert" w:date="2015-10-30T06:31:00Z">
          <w:pPr/>
        </w:pPrChange>
      </w:pPr>
      <w:r w:rsidRPr="00174304">
        <w:rPr>
          <w:rFonts w:ascii="Courier New" w:hAnsi="Courier New" w:cs="Courier New"/>
          <w:sz w:val="20"/>
          <w:szCs w:val="20"/>
          <w:lang w:val="en-CA"/>
          <w:rPrChange w:id="4949"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4950" w:author="Eric Boisvert" w:date="2015-10-30T06:31:00Z">
            <w:rPr>
              <w:lang w:val="en-CA"/>
            </w:rPr>
          </w:rPrChange>
        </w:rPr>
        <w:pPrChange w:id="4951" w:author="Eric Boisvert" w:date="2015-10-30T06:31:00Z">
          <w:pPr/>
        </w:pPrChange>
      </w:pPr>
      <w:r w:rsidRPr="00174304">
        <w:rPr>
          <w:rFonts w:ascii="Courier New" w:hAnsi="Courier New" w:cs="Courier New"/>
          <w:sz w:val="20"/>
          <w:szCs w:val="20"/>
          <w:lang w:val="en-CA"/>
          <w:rPrChange w:id="4952"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4953" w:author="Eric Boisvert" w:date="2015-10-30T06:31:00Z">
            <w:rPr>
              <w:lang w:val="en-CA"/>
            </w:rPr>
          </w:rPrChange>
        </w:rPr>
        <w:pPrChange w:id="4954" w:author="Eric Boisvert" w:date="2015-10-30T06:31:00Z">
          <w:pPr/>
        </w:pPrChange>
      </w:pPr>
      <w:r w:rsidRPr="00174304">
        <w:rPr>
          <w:rFonts w:ascii="Courier New" w:hAnsi="Courier New" w:cs="Courier New"/>
          <w:sz w:val="20"/>
          <w:szCs w:val="20"/>
          <w:lang w:val="en-CA"/>
          <w:rPrChange w:id="4955"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4956" w:author="Eric Boisvert" w:date="2015-10-30T06:31:00Z">
            <w:rPr>
              <w:lang w:val="en-CA"/>
            </w:rPr>
          </w:rPrChange>
        </w:rPr>
        <w:pPrChange w:id="4957" w:author="Eric Boisvert" w:date="2015-10-30T06:31:00Z">
          <w:pPr/>
        </w:pPrChange>
      </w:pPr>
      <w:r w:rsidRPr="00174304">
        <w:rPr>
          <w:rFonts w:ascii="Courier New" w:hAnsi="Courier New" w:cs="Courier New"/>
          <w:sz w:val="20"/>
          <w:szCs w:val="20"/>
          <w:lang w:val="en-CA"/>
          <w:rPrChange w:id="4958" w:author="Eric Boisvert" w:date="2015-10-30T06:31:00Z">
            <w:rPr>
              <w:lang w:val="en-CA"/>
            </w:rPr>
          </w:rPrChange>
        </w:rPr>
        <w:tab/>
      </w:r>
      <w:r w:rsidRPr="00174304">
        <w:rPr>
          <w:rFonts w:ascii="Courier New" w:hAnsi="Courier New" w:cs="Courier New"/>
          <w:sz w:val="20"/>
          <w:szCs w:val="20"/>
          <w:lang w:val="en-CA"/>
          <w:rPrChange w:id="4959" w:author="Eric Boisvert" w:date="2015-10-30T06:31:00Z">
            <w:rPr>
              <w:lang w:val="en-CA"/>
            </w:rPr>
          </w:rPrChange>
        </w:rPr>
        <w:tab/>
        <w:t>&lt;gsmlb:specification&gt;</w:t>
      </w:r>
    </w:p>
    <w:p w14:paraId="65F9D5E5" w14:textId="77777777" w:rsidR="00174304" w:rsidRDefault="00174304">
      <w:pPr>
        <w:contextualSpacing/>
        <w:rPr>
          <w:ins w:id="4960" w:author="Eric Boisvert" w:date="2016-02-14T13:53:00Z"/>
          <w:rFonts w:ascii="Courier New" w:hAnsi="Courier New" w:cs="Courier New"/>
          <w:sz w:val="20"/>
          <w:szCs w:val="20"/>
          <w:lang w:val="en-CA"/>
        </w:rPr>
        <w:pPrChange w:id="4961" w:author="Eric Boisvert" w:date="2015-10-30T06:31:00Z">
          <w:pPr/>
        </w:pPrChange>
      </w:pPr>
      <w:r w:rsidRPr="00174304">
        <w:rPr>
          <w:rFonts w:ascii="Courier New" w:hAnsi="Courier New" w:cs="Courier New"/>
          <w:sz w:val="20"/>
          <w:szCs w:val="20"/>
          <w:lang w:val="en-CA"/>
          <w:rPrChange w:id="4962" w:author="Eric Boisvert" w:date="2015-10-30T06:31:00Z">
            <w:rPr>
              <w:lang w:val="en-CA"/>
            </w:rPr>
          </w:rPrChange>
        </w:rPr>
        <w:tab/>
      </w:r>
      <w:r w:rsidRPr="00174304">
        <w:rPr>
          <w:rFonts w:ascii="Courier New" w:hAnsi="Courier New" w:cs="Courier New"/>
          <w:sz w:val="20"/>
          <w:szCs w:val="20"/>
          <w:lang w:val="en-CA"/>
          <w:rPrChange w:id="4963" w:author="Eric Boisvert" w:date="2015-10-30T06:31:00Z">
            <w:rPr>
              <w:lang w:val="en-CA"/>
            </w:rPr>
          </w:rPrChange>
        </w:rPr>
        <w:tab/>
      </w:r>
      <w:r w:rsidRPr="00174304">
        <w:rPr>
          <w:rFonts w:ascii="Courier New" w:hAnsi="Courier New" w:cs="Courier New"/>
          <w:sz w:val="20"/>
          <w:szCs w:val="20"/>
          <w:lang w:val="en-CA"/>
          <w:rPrChange w:id="4964" w:author="Eric Boisvert" w:date="2015-10-30T06:31:00Z">
            <w:rPr>
              <w:lang w:val="en-CA"/>
            </w:rPr>
          </w:rPrChange>
        </w:rPr>
        <w:tab/>
        <w:t>&lt;gsmlb:GeologicUnit gml:id="G1"&gt;</w:t>
      </w:r>
    </w:p>
    <w:p w14:paraId="26F633BF" w14:textId="7285F93A" w:rsidR="00BB76F4" w:rsidRDefault="00BB76F4">
      <w:pPr>
        <w:contextualSpacing/>
        <w:rPr>
          <w:ins w:id="4965" w:author="Eric Boisvert" w:date="2016-02-14T13:53:00Z"/>
          <w:rFonts w:ascii="Courier New" w:hAnsi="Courier New" w:cs="Courier New"/>
          <w:sz w:val="20"/>
          <w:szCs w:val="20"/>
          <w:lang w:val="en-CA"/>
        </w:rPr>
        <w:pPrChange w:id="4966" w:author="Eric Boisvert" w:date="2015-10-30T06:31:00Z">
          <w:pPr/>
        </w:pPrChange>
      </w:pPr>
      <w:commentRangeStart w:id="4967"/>
      <w:ins w:id="4968"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4969" w:author="Eric Boisvert" w:date="2016-02-14T13:54:00Z">
        <w:r>
          <w:rPr>
            <w:rFonts w:ascii="Courier New" w:hAnsi="Courier New" w:cs="Courier New"/>
            <w:sz w:val="20"/>
            <w:szCs w:val="20"/>
            <w:lang w:val="en-CA"/>
          </w:rPr>
          <w:t>identifier</w:t>
        </w:r>
      </w:ins>
      <w:ins w:id="4970"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971" w:author="Eric Boisvert" w:date="2016-02-14T13:54:00Z">
        <w:r w:rsidRPr="00BB76F4">
          <w:t xml:space="preserve"> </w:t>
        </w:r>
      </w:ins>
      <w:ins w:id="4972" w:author="Eric Boisvert" w:date="2016-02-14T14:10:00Z">
        <w:r w:rsidR="00FE640E">
          <w:rPr>
            <w:rFonts w:ascii="Courier New" w:hAnsi="Courier New" w:cs="Courier New"/>
            <w:sz w:val="20"/>
            <w:szCs w:val="20"/>
            <w:lang w:val="en-CA"/>
          </w:rPr>
          <w:t>&amp;resource;</w:t>
        </w:r>
      </w:ins>
      <w:ins w:id="4973" w:author="Eric Boisvert" w:date="2016-02-14T13:57:00Z">
        <w:r w:rsidR="00E20E2E" w:rsidRPr="00E20E2E">
          <w:rPr>
            <w:rFonts w:ascii="Courier New" w:hAnsi="Courier New" w:cs="Courier New"/>
            <w:sz w:val="20"/>
            <w:szCs w:val="20"/>
            <w:lang w:val="en-CA"/>
          </w:rPr>
          <w:t>/feature/GeologicUnit/45247347623</w:t>
        </w:r>
      </w:ins>
      <w:ins w:id="4974" w:author="Eric Boisvert" w:date="2016-02-14T13:54:00Z">
        <w:r>
          <w:rPr>
            <w:rFonts w:ascii="Courier New" w:hAnsi="Courier New" w:cs="Courier New"/>
            <w:sz w:val="20"/>
            <w:szCs w:val="20"/>
            <w:lang w:val="en-CA"/>
          </w:rPr>
          <w:t>&lt;/gml:identifier&gt;</w:t>
        </w:r>
        <w:commentRangeEnd w:id="4967"/>
        <w:r>
          <w:rPr>
            <w:rStyle w:val="CommentReference"/>
          </w:rPr>
          <w:commentReference w:id="4967"/>
        </w:r>
      </w:ins>
    </w:p>
    <w:p w14:paraId="29E1646A" w14:textId="483FDC82" w:rsidR="00BB76F4" w:rsidRPr="00174304" w:rsidDel="00BB76F4" w:rsidRDefault="00BB76F4">
      <w:pPr>
        <w:contextualSpacing/>
        <w:rPr>
          <w:del w:id="4975" w:author="Eric Boisvert" w:date="2016-02-14T13:53:00Z"/>
          <w:rFonts w:ascii="Courier New" w:hAnsi="Courier New" w:cs="Courier New"/>
          <w:sz w:val="20"/>
          <w:szCs w:val="20"/>
          <w:lang w:val="en-CA"/>
          <w:rPrChange w:id="4976" w:author="Eric Boisvert" w:date="2015-10-30T06:31:00Z">
            <w:rPr>
              <w:del w:id="4977" w:author="Eric Boisvert" w:date="2016-02-14T13:53:00Z"/>
              <w:lang w:val="en-CA"/>
            </w:rPr>
          </w:rPrChange>
        </w:rPr>
        <w:pPrChange w:id="4978"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979" w:author="Eric Boisvert" w:date="2015-10-30T06:31:00Z">
            <w:rPr>
              <w:lang w:val="en-CA"/>
            </w:rPr>
          </w:rPrChange>
        </w:rPr>
        <w:pPrChange w:id="4980" w:author="Eric Boisvert" w:date="2015-10-30T06:31:00Z">
          <w:pPr/>
        </w:pPrChange>
      </w:pPr>
      <w:del w:id="4981" w:author="Eric Boisvert" w:date="2016-02-14T13:53:00Z">
        <w:r w:rsidRPr="00174304" w:rsidDel="00BB76F4">
          <w:rPr>
            <w:rFonts w:ascii="Courier New" w:hAnsi="Courier New" w:cs="Courier New"/>
            <w:sz w:val="20"/>
            <w:szCs w:val="20"/>
            <w:lang w:val="en-CA"/>
            <w:rPrChange w:id="4982" w:author="Eric Boisvert" w:date="2015-10-30T06:31:00Z">
              <w:rPr>
                <w:lang w:val="en-CA"/>
              </w:rPr>
            </w:rPrChange>
          </w:rPr>
          <w:tab/>
        </w:r>
        <w:r w:rsidRPr="00174304" w:rsidDel="00BB76F4">
          <w:rPr>
            <w:rFonts w:ascii="Courier New" w:hAnsi="Courier New" w:cs="Courier New"/>
            <w:sz w:val="20"/>
            <w:szCs w:val="20"/>
            <w:lang w:val="en-CA"/>
            <w:rPrChange w:id="4983" w:author="Eric Boisvert" w:date="2015-10-30T06:31:00Z">
              <w:rPr>
                <w:lang w:val="en-CA"/>
              </w:rPr>
            </w:rPrChange>
          </w:rPr>
          <w:tab/>
        </w:r>
      </w:del>
      <w:r w:rsidRPr="00174304">
        <w:rPr>
          <w:rFonts w:ascii="Courier New" w:hAnsi="Courier New" w:cs="Courier New"/>
          <w:sz w:val="20"/>
          <w:szCs w:val="20"/>
          <w:lang w:val="en-CA"/>
          <w:rPrChange w:id="4984"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985" w:author="Eric Boisvert" w:date="2015-10-30T06:31:00Z">
            <w:rPr>
              <w:lang w:val="en-CA"/>
            </w:rPr>
          </w:rPrChange>
        </w:rPr>
        <w:pPrChange w:id="4986" w:author="Eric Boisvert" w:date="2015-10-30T06:31:00Z">
          <w:pPr/>
        </w:pPrChange>
      </w:pPr>
      <w:r w:rsidRPr="00174304">
        <w:rPr>
          <w:rFonts w:ascii="Courier New" w:hAnsi="Courier New" w:cs="Courier New"/>
          <w:sz w:val="20"/>
          <w:szCs w:val="20"/>
          <w:lang w:val="en-CA"/>
          <w:rPrChange w:id="4987" w:author="Eric Boisvert" w:date="2015-10-30T06:31:00Z">
            <w:rPr>
              <w:lang w:val="en-CA"/>
            </w:rPr>
          </w:rPrChange>
        </w:rPr>
        <w:lastRenderedPageBreak/>
        <w:tab/>
      </w:r>
      <w:r w:rsidRPr="00174304">
        <w:rPr>
          <w:rFonts w:ascii="Courier New" w:hAnsi="Courier New" w:cs="Courier New"/>
          <w:sz w:val="20"/>
          <w:szCs w:val="20"/>
          <w:lang w:val="en-CA"/>
          <w:rPrChange w:id="4988" w:author="Eric Boisvert" w:date="2015-10-30T06:31:00Z">
            <w:rPr>
              <w:lang w:val="en-CA"/>
            </w:rPr>
          </w:rPrChange>
        </w:rPr>
        <w:tab/>
      </w:r>
      <w:r w:rsidRPr="00174304">
        <w:rPr>
          <w:rFonts w:ascii="Courier New" w:hAnsi="Courier New" w:cs="Courier New"/>
          <w:sz w:val="20"/>
          <w:szCs w:val="20"/>
          <w:lang w:val="en-CA"/>
          <w:rPrChange w:id="4989"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4990" w:author="Eric Boisvert" w:date="2015-10-30T06:31:00Z">
            <w:rPr>
              <w:lang w:val="en-CA"/>
            </w:rPr>
          </w:rPrChange>
        </w:rPr>
        <w:pPrChange w:id="4991" w:author="Eric Boisvert" w:date="2015-10-30T06:31:00Z">
          <w:pPr/>
        </w:pPrChange>
      </w:pPr>
      <w:r w:rsidRPr="00174304">
        <w:rPr>
          <w:rFonts w:ascii="Courier New" w:hAnsi="Courier New" w:cs="Courier New"/>
          <w:sz w:val="20"/>
          <w:szCs w:val="20"/>
          <w:lang w:val="en-CA"/>
          <w:rPrChange w:id="4992" w:author="Eric Boisvert" w:date="2015-10-30T06:31:00Z">
            <w:rPr>
              <w:lang w:val="en-CA"/>
            </w:rPr>
          </w:rPrChange>
        </w:rPr>
        <w:tab/>
      </w:r>
      <w:r w:rsidRPr="00174304">
        <w:rPr>
          <w:rFonts w:ascii="Courier New" w:hAnsi="Courier New" w:cs="Courier New"/>
          <w:sz w:val="20"/>
          <w:szCs w:val="20"/>
          <w:lang w:val="en-CA"/>
          <w:rPrChange w:id="4993"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4994" w:author="Eric Boisvert" w:date="2015-10-30T06:31:00Z">
            <w:rPr>
              <w:lang w:val="en-CA"/>
            </w:rPr>
          </w:rPrChange>
        </w:rPr>
        <w:pPrChange w:id="4995" w:author="Eric Boisvert" w:date="2015-10-30T06:31:00Z">
          <w:pPr/>
        </w:pPrChange>
      </w:pPr>
      <w:r w:rsidRPr="00174304">
        <w:rPr>
          <w:rFonts w:ascii="Courier New" w:hAnsi="Courier New" w:cs="Courier New"/>
          <w:sz w:val="20"/>
          <w:szCs w:val="20"/>
          <w:lang w:val="en-CA"/>
          <w:rPrChange w:id="4996"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4997" w:author="Eric Boisvert" w:date="2015-10-30T06:31:00Z">
            <w:rPr>
              <w:lang w:val="en-CA"/>
            </w:rPr>
          </w:rPrChange>
        </w:rPr>
        <w:pPrChange w:id="4998" w:author="Eric Boisvert" w:date="2015-10-30T06:31:00Z">
          <w:pPr/>
        </w:pPrChange>
      </w:pPr>
      <w:r w:rsidRPr="00174304">
        <w:rPr>
          <w:rFonts w:ascii="Courier New" w:hAnsi="Courier New" w:cs="Courier New"/>
          <w:sz w:val="20"/>
          <w:szCs w:val="20"/>
          <w:lang w:val="en-CA"/>
          <w:rPrChange w:id="4999"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000" w:author="Eric Boisvert" w:date="2015-10-30T06:31:00Z">
            <w:rPr>
              <w:lang w:val="en-CA"/>
            </w:rPr>
          </w:rPrChange>
        </w:rPr>
        <w:pPrChange w:id="5001" w:author="Eric Boisvert" w:date="2015-10-30T06:31:00Z">
          <w:pPr/>
        </w:pPrChange>
      </w:pPr>
      <w:r w:rsidRPr="00174304">
        <w:rPr>
          <w:rFonts w:ascii="Courier New" w:hAnsi="Courier New" w:cs="Courier New"/>
          <w:sz w:val="20"/>
          <w:szCs w:val="20"/>
          <w:lang w:val="en-CA"/>
          <w:rPrChange w:id="5002"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003" w:author="Eric Boisvert" w:date="2015-10-30T06:31:00Z">
            <w:rPr>
              <w:lang w:val="en-CA"/>
            </w:rPr>
          </w:rPrChange>
        </w:rPr>
        <w:pPrChange w:id="5004" w:author="Eric Boisvert" w:date="2015-10-30T06:31:00Z">
          <w:pPr/>
        </w:pPrChange>
      </w:pPr>
      <w:r w:rsidRPr="00174304">
        <w:rPr>
          <w:rFonts w:ascii="Courier New" w:hAnsi="Courier New" w:cs="Courier New"/>
          <w:sz w:val="20"/>
          <w:szCs w:val="20"/>
          <w:lang w:val="en-CA"/>
          <w:rPrChange w:id="5005"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006" w:author="Eric Boisvert" w:date="2015-10-30T06:32:00Z">
            <w:rPr>
              <w:lang w:val="en-CA"/>
            </w:rPr>
          </w:rPrChange>
        </w:rPr>
        <w:pPrChange w:id="5007" w:author="Eric Boisvert" w:date="2015-10-30T06:31:00Z">
          <w:pPr/>
        </w:pPrChange>
      </w:pPr>
      <w:r w:rsidRPr="00174304">
        <w:rPr>
          <w:rFonts w:ascii="Courier New" w:hAnsi="Courier New" w:cs="Courier New"/>
          <w:b/>
          <w:sz w:val="20"/>
          <w:szCs w:val="20"/>
          <w:lang w:val="en-CA"/>
          <w:rPrChange w:id="5008" w:author="Eric Boisvert" w:date="2015-10-30T06:32:00Z">
            <w:rPr>
              <w:lang w:val="en-CA"/>
            </w:rPr>
          </w:rPrChange>
        </w:rPr>
        <w:tab/>
      </w:r>
      <w:r w:rsidRPr="00174304">
        <w:rPr>
          <w:rFonts w:ascii="Courier New" w:hAnsi="Courier New" w:cs="Courier New"/>
          <w:b/>
          <w:sz w:val="20"/>
          <w:szCs w:val="20"/>
          <w:lang w:val="en-CA"/>
          <w:rPrChange w:id="5009"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010"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011" w:author="Eric Boisvert" w:date="2015-10-30T06:31:00Z">
            <w:rPr>
              <w:lang w:val="en-CA"/>
            </w:rPr>
          </w:rPrChange>
        </w:rPr>
        <w:pPrChange w:id="5012" w:author="Eric Boisvert" w:date="2015-10-30T06:31:00Z">
          <w:pPr/>
        </w:pPrChange>
      </w:pPr>
      <w:r w:rsidRPr="00174304">
        <w:rPr>
          <w:rFonts w:ascii="Courier New" w:hAnsi="Courier New" w:cs="Courier New"/>
          <w:sz w:val="20"/>
          <w:szCs w:val="20"/>
          <w:lang w:val="en-CA"/>
          <w:rPrChange w:id="5013"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014" w:author="Eric Boisvert" w:date="2015-10-30T06:31:00Z">
          <w:pPr/>
        </w:pPrChange>
      </w:pPr>
      <w:r w:rsidRPr="00174304">
        <w:rPr>
          <w:rFonts w:ascii="Courier New" w:hAnsi="Courier New" w:cs="Courier New"/>
          <w:sz w:val="20"/>
          <w:szCs w:val="20"/>
          <w:lang w:val="en-CA"/>
          <w:rPrChange w:id="5015"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016"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017" w:author="Eric Boisvert" w:date="2015-10-30T06:31:00Z">
            <w:rPr>
              <w:lang w:val="en-CA"/>
            </w:rPr>
          </w:rPrChange>
        </w:rPr>
        <w:pPrChange w:id="5018"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019" w:author="Eric Boisvert" w:date="2015-10-30T06:31:00Z">
            <w:rPr>
              <w:lang w:val="en-CA"/>
            </w:rPr>
          </w:rPrChange>
        </w:rPr>
        <w:pPrChange w:id="5020" w:author="Eric Boisvert" w:date="2015-10-30T06:31:00Z">
          <w:pPr/>
        </w:pPrChange>
      </w:pPr>
      <w:r w:rsidRPr="00174304">
        <w:rPr>
          <w:rFonts w:ascii="Courier New" w:hAnsi="Courier New" w:cs="Courier New"/>
          <w:sz w:val="20"/>
          <w:szCs w:val="20"/>
          <w:lang w:val="en-CA"/>
          <w:rPrChange w:id="5021" w:author="Eric Boisvert" w:date="2015-10-30T06:31:00Z">
            <w:rPr>
              <w:lang w:val="en-CA"/>
            </w:rPr>
          </w:rPrChange>
        </w:rPr>
        <w:t>&lt;/gsmlb:GSML&gt;</w:t>
      </w:r>
      <w:r w:rsidRPr="00174304">
        <w:rPr>
          <w:rFonts w:ascii="Courier New" w:hAnsi="Courier New" w:cs="Courier New"/>
          <w:sz w:val="20"/>
          <w:szCs w:val="20"/>
          <w:lang w:val="en-CA"/>
          <w:rPrChange w:id="5022" w:author="Eric Boisvert" w:date="2015-10-30T06:31:00Z">
            <w:rPr>
              <w:lang w:val="en-CA"/>
            </w:rPr>
          </w:rPrChange>
        </w:rPr>
        <w:tab/>
      </w:r>
    </w:p>
    <w:p w14:paraId="0AD1A072" w14:textId="77777777" w:rsidR="00174304" w:rsidRDefault="00174304" w:rsidP="00A8510C">
      <w:pPr>
        <w:rPr>
          <w:ins w:id="5023" w:author="Eric Boisvert" w:date="2016-04-03T12:28:00Z"/>
          <w:lang w:val="en-CA"/>
        </w:rPr>
      </w:pPr>
    </w:p>
    <w:p w14:paraId="56876531" w14:textId="2A4C7FFD" w:rsidR="00C13B9B" w:rsidRDefault="00513361" w:rsidP="00C13B9B">
      <w:pPr>
        <w:rPr>
          <w:ins w:id="5024" w:author="Eric Boisvert" w:date="2016-02-14T13:37:00Z"/>
          <w:lang w:val="en-CA"/>
        </w:rPr>
      </w:pPr>
      <w:ins w:id="5025" w:author="Eric Boisvert" w:date="2016-04-03T12:28:00Z">
        <w:r>
          <w:rPr>
            <w:lang w:val="en-CA"/>
          </w:rPr>
          <w:t xml:space="preserve">In the third case, the xlink:href contains an identifier that also acts as a location.  In comparison, </w:t>
        </w:r>
      </w:ins>
      <w:ins w:id="5026" w:author="Eric Boisvert" w:date="2016-04-03T12:33:00Z">
        <w:r>
          <w:rPr>
            <w:lang w:val="en-CA"/>
          </w:rPr>
          <w:t>t</w:t>
        </w:r>
      </w:ins>
      <w:ins w:id="5027" w:author="Eric Boisvert" w:date="2016-02-14T13:37:00Z">
        <w:r w:rsidR="00C13B9B">
          <w:rPr>
            <w:lang w:val="en-CA"/>
          </w:rPr>
          <w:t xml:space="preserve">he next example shows yet </w:t>
        </w:r>
      </w:ins>
      <w:ins w:id="5028" w:author="Eric Boisvert" w:date="2016-02-27T14:53:00Z">
        <w:r w:rsidR="00AF7E7A">
          <w:rPr>
            <w:lang w:val="en-CA"/>
          </w:rPr>
          <w:t>an</w:t>
        </w:r>
      </w:ins>
      <w:ins w:id="5029" w:author="Eric Boisvert" w:date="2016-02-14T13:38:00Z">
        <w:r w:rsidR="00C13B9B">
          <w:rPr>
            <w:lang w:val="en-CA"/>
          </w:rPr>
          <w:t>other</w:t>
        </w:r>
      </w:ins>
      <w:ins w:id="5030" w:author="Eric Boisvert" w:date="2016-02-14T13:37:00Z">
        <w:r w:rsidR="00C13B9B">
          <w:rPr>
            <w:lang w:val="en-CA"/>
          </w:rPr>
          <w:t xml:space="preserve"> W3C encoding of a link using a WFS 2.0 request.  While </w:t>
        </w:r>
      </w:ins>
      <w:ins w:id="5031" w:author="Eric Boisvert" w:date="2016-02-27T14:54:00Z">
        <w:r w:rsidR="00AF7E7A">
          <w:rPr>
            <w:lang w:val="en-CA"/>
          </w:rPr>
          <w:t>it</w:t>
        </w:r>
      </w:ins>
      <w:ins w:id="5032" w:author="Eric Boisvert" w:date="2016-02-14T13:37:00Z">
        <w:r w:rsidR="00AF7E7A">
          <w:rPr>
            <w:lang w:val="en-CA"/>
          </w:rPr>
          <w:t xml:space="preserve"> </w:t>
        </w:r>
      </w:ins>
      <w:ins w:id="5033" w:author="Eric Boisvert" w:date="2016-02-27T14:54:00Z">
        <w:r w:rsidR="00AF7E7A">
          <w:rPr>
            <w:lang w:val="en-CA"/>
          </w:rPr>
          <w:t>is an</w:t>
        </w:r>
      </w:ins>
      <w:ins w:id="5034" w:author="Eric Boisvert" w:date="2016-02-14T13:37:00Z">
        <w:r w:rsidR="00C13B9B">
          <w:rPr>
            <w:lang w:val="en-CA"/>
          </w:rPr>
          <w:t xml:space="preserve"> </w:t>
        </w:r>
      </w:ins>
      <w:ins w:id="5035" w:author="Eric Boisvert" w:date="2016-02-27T14:51:00Z">
        <w:r w:rsidR="00AF7E7A">
          <w:rPr>
            <w:lang w:val="en-CA"/>
          </w:rPr>
          <w:t xml:space="preserve">XSD </w:t>
        </w:r>
      </w:ins>
      <w:ins w:id="5036" w:author="Eric Boisvert" w:date="2016-02-14T13:37:00Z">
        <w:r w:rsidR="00AF7E7A">
          <w:rPr>
            <w:lang w:val="en-CA"/>
          </w:rPr>
          <w:t xml:space="preserve">valid encoding, the link </w:t>
        </w:r>
      </w:ins>
      <w:ins w:id="5037" w:author="Eric Boisvert" w:date="2016-02-27T14:54:00Z">
        <w:r w:rsidR="00AF7E7A">
          <w:rPr>
            <w:lang w:val="en-CA"/>
          </w:rPr>
          <w:t>is</w:t>
        </w:r>
      </w:ins>
      <w:ins w:id="5038" w:author="Eric Boisvert" w:date="2016-02-14T13:37:00Z">
        <w:r w:rsidR="00C13B9B">
          <w:rPr>
            <w:lang w:val="en-CA"/>
          </w:rPr>
          <w:t xml:space="preserve"> not</w:t>
        </w:r>
      </w:ins>
      <w:ins w:id="5039" w:author="Eric Boisvert" w:date="2016-02-27T14:54:00Z">
        <w:r w:rsidR="00AF7E7A">
          <w:rPr>
            <w:lang w:val="en-CA"/>
          </w:rPr>
          <w:t xml:space="preserve"> an</w:t>
        </w:r>
      </w:ins>
      <w:ins w:id="5040" w:author="Eric Boisvert" w:date="2016-02-14T13:37:00Z">
        <w:r w:rsidR="00C13B9B">
          <w:rPr>
            <w:lang w:val="en-CA"/>
          </w:rPr>
          <w:t xml:space="preserve"> identifier (although </w:t>
        </w:r>
      </w:ins>
      <w:ins w:id="5041" w:author="Eric Boisvert" w:date="2016-02-27T14:51:00Z">
        <w:r w:rsidR="00AF7E7A">
          <w:rPr>
            <w:lang w:val="en-CA"/>
          </w:rPr>
          <w:t>an identifier might appear somewhere in the</w:t>
        </w:r>
      </w:ins>
      <w:ins w:id="5042" w:author="Eric Boisvert" w:date="2016-02-14T13:37:00Z">
        <w:r w:rsidR="00C13B9B">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043"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044"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045" w:author="Eric Boisvert" w:date="2016-02-14T13:37:00Z">
        <w:r w:rsidDel="00C13B9B">
          <w:rPr>
            <w:rFonts w:ascii="Courier New" w:hAnsi="Courier New" w:cs="Courier New"/>
            <w:sz w:val="20"/>
            <w:szCs w:val="20"/>
            <w:lang w:val="en-CA"/>
          </w:rPr>
          <w:delText>m4</w:delText>
        </w:r>
      </w:del>
      <w:ins w:id="5046"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04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04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04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050"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051" w:author="Eric Boisvert" w:date="2016-03-06T14:28:00Z"/>
          <w:lang w:val="en-CA"/>
        </w:rPr>
      </w:pPr>
    </w:p>
    <w:p w14:paraId="7C856C8D" w14:textId="1D4DDDB9" w:rsidR="005171DA" w:rsidRDefault="005171DA" w:rsidP="00A8510C">
      <w:pPr>
        <w:rPr>
          <w:lang w:val="en-CA"/>
        </w:rPr>
      </w:pPr>
      <w:ins w:id="5052" w:author="Eric Boisvert" w:date="2016-03-06T14:28:00Z">
        <w:r>
          <w:rPr>
            <w:lang w:val="en-CA"/>
          </w:rPr>
          <w:t xml:space="preserve">This encoding does not readily tell the client </w:t>
        </w:r>
      </w:ins>
      <w:ins w:id="5053" w:author="Eric Boisvert" w:date="2016-03-06T14:29:00Z">
        <w:r>
          <w:rPr>
            <w:lang w:val="en-CA"/>
          </w:rPr>
          <w:t xml:space="preserve">application </w:t>
        </w:r>
      </w:ins>
      <w:ins w:id="5054" w:author="Eric Boisvert" w:date="2016-04-03T12:33:00Z">
        <w:r w:rsidR="00513361">
          <w:rPr>
            <w:lang w:val="en-CA"/>
          </w:rPr>
          <w:t>the identify of the feature</w:t>
        </w:r>
      </w:ins>
      <w:ins w:id="5055" w:author="Eric Boisvert" w:date="2016-04-03T12:34:00Z">
        <w:r w:rsidR="00513361">
          <w:rPr>
            <w:lang w:val="en-CA"/>
          </w:rPr>
          <w:t xml:space="preserve"> the </w:t>
        </w:r>
        <w:r w:rsidR="008B7B0C" w:rsidRPr="009248F6">
          <w:rPr>
            <w:rFonts w:ascii="Calibri" w:hAnsi="Calibri"/>
            <w:lang w:val="en-CA"/>
            <w:rPrChange w:id="5056" w:author="Eric Boisvert" w:date="2016-04-03T12:35:00Z">
              <w:rPr>
                <w:lang w:val="en-CA"/>
              </w:rPr>
            </w:rPrChange>
          </w:rPr>
          <w:t>gsmlb:</w:t>
        </w:r>
        <w:r w:rsidR="00513361" w:rsidRPr="009248F6">
          <w:rPr>
            <w:rFonts w:ascii="Calibri" w:hAnsi="Calibri"/>
            <w:lang w:val="en-CA"/>
            <w:rPrChange w:id="5057" w:author="Eric Boisvert" w:date="2016-04-03T12:35:00Z">
              <w:rPr>
                <w:lang w:val="en-CA"/>
              </w:rPr>
            </w:rPrChange>
          </w:rPr>
          <w:t>specification</w:t>
        </w:r>
      </w:ins>
      <w:ins w:id="5058" w:author="Eric Boisvert" w:date="2016-03-06T14:28:00Z">
        <w:r>
          <w:rPr>
            <w:lang w:val="en-CA"/>
          </w:rPr>
          <w:t xml:space="preserve"> link</w:t>
        </w:r>
      </w:ins>
      <w:ins w:id="5059" w:author="Eric Boisvert" w:date="2016-04-03T12:34:00Z">
        <w:r w:rsidR="008B7B0C">
          <w:rPr>
            <w:lang w:val="en-CA"/>
          </w:rPr>
          <w:t>s to</w:t>
        </w:r>
      </w:ins>
      <w:ins w:id="5060" w:author="Eric Boisvert" w:date="2016-03-06T14:28:00Z">
        <w:r>
          <w:rPr>
            <w:lang w:val="en-CA"/>
          </w:rPr>
          <w:t xml:space="preserve"> (again, unless </w:t>
        </w:r>
      </w:ins>
      <w:ins w:id="5061" w:author="Eric Boisvert" w:date="2016-03-06T14:29:00Z">
        <w:r w:rsidR="008B7B0C">
          <w:rPr>
            <w:lang w:val="en-CA"/>
          </w:rPr>
          <w:t>it can figure it</w:t>
        </w:r>
      </w:ins>
      <w:ins w:id="5062" w:author="Eric Boisvert" w:date="2016-04-03T12:35:00Z">
        <w:r w:rsidR="008B7B0C">
          <w:rPr>
            <w:lang w:val="en-CA"/>
          </w:rPr>
          <w:t xml:space="preserve"> i</w:t>
        </w:r>
      </w:ins>
      <w:ins w:id="5063" w:author="Eric Boisvert" w:date="2016-03-06T14:29:00Z">
        <w:r>
          <w:rPr>
            <w:lang w:val="en-CA"/>
          </w:rPr>
          <w:t xml:space="preserve">s a WFS request and the ID parameter is a datastore reference to </w:t>
        </w:r>
      </w:ins>
      <w:ins w:id="5064" w:author="Eric Boisvert" w:date="2016-03-06T14:30:00Z">
        <w:r w:rsidRPr="009248F6">
          <w:rPr>
            <w:rFonts w:ascii="Calibri" w:hAnsi="Calibri"/>
            <w:lang w:val="en-CA"/>
            <w:rPrChange w:id="5065" w:author="Eric Boisvert" w:date="2016-04-03T12:35:00Z">
              <w:rPr>
                <w:lang w:val="en-CA"/>
              </w:rPr>
            </w:rPrChange>
          </w:rPr>
          <w:t>GeologicUnit/45247347623</w:t>
        </w:r>
      </w:ins>
      <w:ins w:id="5066" w:author="Eric Boisvert" w:date="2016-03-06T14:34:00Z">
        <w:r>
          <w:rPr>
            <w:lang w:val="en-CA"/>
          </w:rPr>
          <w:t>)</w:t>
        </w:r>
      </w:ins>
      <w:ins w:id="5067" w:author="Eric Boisvert" w:date="2016-03-06T14:35:00Z">
        <w:r>
          <w:rPr>
            <w:lang w:val="en-CA"/>
          </w:rPr>
          <w:t xml:space="preserve"> </w:t>
        </w:r>
      </w:ins>
      <w:ins w:id="5068" w:author="Eric Boisvert" w:date="2016-03-06T14:34:00Z">
        <w:r>
          <w:rPr>
            <w:lang w:val="en-CA"/>
          </w:rPr>
          <w:t xml:space="preserve"> </w:t>
        </w:r>
      </w:ins>
      <w:ins w:id="5069" w:author="Eric Boisvert" w:date="2016-04-03T12:35:00Z">
        <w:r w:rsidR="008B7B0C">
          <w:rPr>
            <w:lang w:val="en-CA"/>
          </w:rPr>
          <w:t>and encodes the identity of the linked feature to a specific API</w:t>
        </w:r>
      </w:ins>
      <w:ins w:id="5070" w:author="Eric Boisvert" w:date="2016-03-06T14:35:00Z">
        <w:r>
          <w:rPr>
            <w:lang w:val="en-CA"/>
          </w:rPr>
          <w:t>.</w:t>
        </w:r>
      </w:ins>
    </w:p>
    <w:p w14:paraId="308DAA23" w14:textId="2D207AA0" w:rsidR="003E6590" w:rsidRDefault="00B95F74" w:rsidP="00A8510C">
      <w:pPr>
        <w:rPr>
          <w:ins w:id="5071" w:author="Eric Boisvert" w:date="2016-02-14T13:42:00Z"/>
          <w:lang w:val="en-CA"/>
        </w:rPr>
      </w:pPr>
      <w:del w:id="5072"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073"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del w:id="5074" w:author="Eric Boisvert" w:date="2016-04-03T12:43:00Z">
        <w:r w:rsidR="0099305B" w:rsidDel="008B7B0C">
          <w:rPr>
            <w:lang w:val="en-CA"/>
          </w:rPr>
          <w:delText>requires</w:delText>
        </w:r>
        <w:r w:rsidR="003E6590" w:rsidDel="008B7B0C">
          <w:rPr>
            <w:lang w:val="en-CA"/>
          </w:rPr>
          <w:delText xml:space="preserve"> </w:delText>
        </w:r>
      </w:del>
      <w:ins w:id="5075" w:author="Eric Boisvert" w:date="2016-04-03T12:43:00Z">
        <w:r w:rsidR="008B7B0C">
          <w:rPr>
            <w:lang w:val="en-CA"/>
          </w:rPr>
          <w:t xml:space="preserve">recommends </w:t>
        </w:r>
      </w:ins>
      <w:r w:rsidR="003E6590">
        <w:rPr>
          <w:lang w:val="en-CA"/>
        </w:rPr>
        <w:t xml:space="preserve">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076"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lastRenderedPageBreak/>
              <w:t>/req/gsml4xsd/byref</w:t>
            </w:r>
          </w:p>
        </w:tc>
        <w:tc>
          <w:tcPr>
            <w:tcW w:w="4678" w:type="dxa"/>
            <w:tcBorders>
              <w:left w:val="nil"/>
            </w:tcBorders>
            <w:shd w:val="clear" w:color="auto" w:fill="auto"/>
          </w:tcPr>
          <w:p w14:paraId="5BA2077B" w14:textId="583B8D4C" w:rsidR="00106124" w:rsidRPr="00D12552" w:rsidRDefault="00106124" w:rsidP="001A7658">
            <w:pPr>
              <w:pStyle w:val="Tabletext10"/>
              <w:jc w:val="left"/>
              <w:rPr>
                <w:rStyle w:val="reqtext"/>
                <w:lang w:val="en-CA"/>
              </w:rPr>
            </w:pPr>
            <w:r w:rsidRPr="00106124">
              <w:rPr>
                <w:rStyle w:val="reqtext"/>
                <w:lang w:val="en-CA"/>
              </w:rPr>
              <w:t xml:space="preserve">By Reference property </w:t>
            </w:r>
            <w:ins w:id="5077" w:author="Eric Boisvert" w:date="2015-10-30T06:36:00Z">
              <w:r w:rsidR="003E6590">
                <w:rPr>
                  <w:rStyle w:val="reqtext"/>
                  <w:lang w:val="en-CA"/>
                </w:rPr>
                <w:t xml:space="preserve">referencing an external resource </w:t>
              </w:r>
            </w:ins>
            <w:r w:rsidRPr="00106124">
              <w:rPr>
                <w:rStyle w:val="reqtext"/>
                <w:lang w:val="en-CA"/>
              </w:rPr>
              <w:t xml:space="preserve">SHALL be encoded </w:t>
            </w:r>
            <w:del w:id="5078" w:author="Eric Boisvert" w:date="2016-04-03T12:45:00Z">
              <w:r w:rsidRPr="00106124" w:rsidDel="00353645">
                <w:rPr>
                  <w:rStyle w:val="reqtext"/>
                  <w:lang w:val="en-CA"/>
                </w:rPr>
                <w:delText xml:space="preserve">with </w:delText>
              </w:r>
            </w:del>
            <w:ins w:id="5079" w:author="Eric Boisvert" w:date="2016-04-03T12:45:00Z">
              <w:r w:rsidR="00353645">
                <w:rPr>
                  <w:rStyle w:val="reqtext"/>
                  <w:lang w:val="en-CA"/>
                </w:rPr>
                <w:t>as</w:t>
              </w:r>
              <w:r w:rsidR="00353645" w:rsidRPr="00106124">
                <w:rPr>
                  <w:rStyle w:val="reqtext"/>
                  <w:lang w:val="en-CA"/>
                </w:rPr>
                <w:t xml:space="preserve"> </w:t>
              </w:r>
            </w:ins>
            <w:r w:rsidRPr="00106124">
              <w:rPr>
                <w:rStyle w:val="reqtext"/>
                <w:lang w:val="en-CA"/>
              </w:rPr>
              <w:t>HTTP URI in xlink:href, and resolve to a representation of that resource using Linked Open Data principles</w:t>
            </w:r>
            <w:ins w:id="5080" w:author="Boisvert, Eric" w:date="2016-03-29T09:16:00Z">
              <w:r w:rsidR="00B8253A">
                <w:rPr>
                  <w:rStyle w:val="reqtext"/>
                  <w:lang w:val="en-CA"/>
                </w:rPr>
                <w:t>.</w:t>
              </w:r>
            </w:ins>
          </w:p>
        </w:tc>
      </w:tr>
    </w:tbl>
    <w:p w14:paraId="64B30BCC" w14:textId="77777777" w:rsidR="00106124" w:rsidRDefault="00106124" w:rsidP="00AD7649">
      <w:pPr>
        <w:rPr>
          <w:ins w:id="5081" w:author="Eric Boisvert" w:date="2015-10-30T06:47:00Z"/>
          <w:lang w:val="en-CA"/>
        </w:rPr>
      </w:pPr>
      <w:r>
        <w:rPr>
          <w:lang w:val="en-CA"/>
        </w:rPr>
        <w:t xml:space="preserve"> </w:t>
      </w:r>
    </w:p>
    <w:p w14:paraId="00A2CAF8" w14:textId="77777777" w:rsidR="00652E95" w:rsidRDefault="00652E95" w:rsidP="00652E95">
      <w:pPr>
        <w:pStyle w:val="Heading3"/>
        <w:rPr>
          <w:ins w:id="5082" w:author="Eric Boisvert" w:date="2015-10-30T06:47:00Z"/>
          <w:lang w:val="en-CA"/>
        </w:rPr>
      </w:pPr>
      <w:bookmarkStart w:id="5083" w:name="_Toc447367184"/>
      <w:ins w:id="5084" w:author="Eric Boisvert" w:date="2015-10-30T06:47:00Z">
        <w:r>
          <w:rPr>
            <w:lang w:val="en-CA"/>
          </w:rPr>
          <w:t>CodeList</w:t>
        </w:r>
        <w:bookmarkEnd w:id="5083"/>
      </w:ins>
    </w:p>
    <w:p w14:paraId="00512E31" w14:textId="77777777" w:rsidR="00652E95" w:rsidRDefault="00652E95" w:rsidP="00652E95">
      <w:pPr>
        <w:rPr>
          <w:ins w:id="5085" w:author="Eric Boisvert" w:date="2015-10-30T06:47:00Z"/>
          <w:lang w:val="en-CA"/>
        </w:rPr>
      </w:pPr>
    </w:p>
    <w:p w14:paraId="4565B3B7" w14:textId="461BF747" w:rsidR="00652E95" w:rsidRDefault="00652E95" w:rsidP="00652E95">
      <w:pPr>
        <w:rPr>
          <w:ins w:id="5086" w:author="Eric Boisvert" w:date="2015-10-30T06:47:00Z"/>
          <w:lang w:val="en-CA"/>
        </w:rPr>
      </w:pPr>
      <w:ins w:id="5087" w:author="Eric Boisvert" w:date="2015-10-30T06:47:00Z">
        <w:r>
          <w:rPr>
            <w:lang w:val="en-CA"/>
          </w:rPr>
          <w:t>Code List</w:t>
        </w:r>
      </w:ins>
      <w:ins w:id="5088" w:author="Eric Boisvert" w:date="2016-02-14T14:37:00Z">
        <w:r w:rsidR="00D70F03">
          <w:rPr>
            <w:lang w:val="en-CA"/>
          </w:rPr>
          <w:t>s</w:t>
        </w:r>
      </w:ins>
      <w:ins w:id="5089"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5090" w:author="Eric Boisvert" w:date="2016-01-20T05:31:00Z">
        <w:r w:rsidR="00B95F74">
          <w:rPr>
            <w:lang w:val="en-CA"/>
          </w:rPr>
          <w:t xml:space="preserve"> term</w:t>
        </w:r>
      </w:ins>
      <w:ins w:id="5091" w:author="Eric Boisvert" w:date="2015-10-30T06:47:00Z">
        <w:r w:rsidR="00D70F03">
          <w:rPr>
            <w:lang w:val="en-CA"/>
          </w:rPr>
          <w:t xml:space="preserve"> reference ha</w:t>
        </w:r>
      </w:ins>
      <w:ins w:id="5092" w:author="Eric Boisvert" w:date="2016-02-14T14:37:00Z">
        <w:r w:rsidR="00D70F03">
          <w:rPr>
            <w:lang w:val="en-CA"/>
          </w:rPr>
          <w:t>s</w:t>
        </w:r>
      </w:ins>
      <w:ins w:id="5093" w:author="Eric Boisvert" w:date="2015-10-30T06:47:00Z">
        <w:r>
          <w:rPr>
            <w:lang w:val="en-CA"/>
          </w:rPr>
          <w:t xml:space="preserve"> xlink:href and xlink:title as mandatory attributes.</w:t>
        </w:r>
      </w:ins>
    </w:p>
    <w:p w14:paraId="69AC555F" w14:textId="77777777" w:rsidR="00652E95" w:rsidRDefault="00652E95" w:rsidP="00652E95">
      <w:pPr>
        <w:rPr>
          <w:ins w:id="5094" w:author="Eric Boisvert" w:date="2015-10-30T06:47:00Z"/>
          <w:rFonts w:ascii="Consolas" w:hAnsi="Consolas" w:cs="Consolas"/>
          <w:sz w:val="20"/>
          <w:szCs w:val="20"/>
          <w:lang w:val="en-CA"/>
        </w:rPr>
      </w:pPr>
      <w:ins w:id="5095" w:author="Eric Boisvert" w:date="2015-10-30T06:47:00Z">
        <w:r w:rsidRPr="008D2309">
          <w:rPr>
            <w:rFonts w:ascii="Consolas" w:hAnsi="Consolas" w:cs="Consolas"/>
            <w:sz w:val="20"/>
            <w:szCs w:val="20"/>
            <w:lang w:val="en-CA"/>
          </w:rPr>
          <w:t>&lt;gsmlb:lithology xlink:href="</w:t>
        </w:r>
        <w:commentRangeStart w:id="5096"/>
        <w:r w:rsidRPr="008D2309">
          <w:rPr>
            <w:rFonts w:ascii="Consolas" w:hAnsi="Consolas" w:cs="Consolas"/>
            <w:sz w:val="20"/>
            <w:szCs w:val="20"/>
            <w:lang w:val="en-CA"/>
          </w:rPr>
          <w:t>http://resource.geosciml.org/classifier/cgi/simplelithology/mudstone</w:t>
        </w:r>
        <w:commentRangeEnd w:id="5096"/>
        <w:r>
          <w:rPr>
            <w:rStyle w:val="CommentReference"/>
          </w:rPr>
          <w:commentReference w:id="5096"/>
        </w:r>
        <w:r w:rsidRPr="008D2309">
          <w:rPr>
            <w:rFonts w:ascii="Consolas" w:hAnsi="Consolas" w:cs="Consolas"/>
            <w:sz w:val="20"/>
            <w:szCs w:val="20"/>
            <w:lang w:val="en-CA"/>
          </w:rPr>
          <w:t>" xlink:title="mudstone"/&gt;</w:t>
        </w:r>
      </w:ins>
    </w:p>
    <w:p w14:paraId="13540271" w14:textId="4D0DCD42" w:rsidR="00652E95" w:rsidRDefault="00652E95" w:rsidP="00652E95">
      <w:pPr>
        <w:rPr>
          <w:ins w:id="5097" w:author="Eric Boisvert" w:date="2015-10-30T06:47:00Z"/>
          <w:lang w:val="en-CA"/>
        </w:rPr>
      </w:pPr>
      <w:ins w:id="5098" w:author="Eric Boisvert" w:date="2015-10-30T06:47:00Z">
        <w:r>
          <w:rPr>
            <w:lang w:val="en-CA"/>
          </w:rPr>
          <w:t xml:space="preserve">The xlink:href contains an absolute HTTP URI that </w:t>
        </w:r>
      </w:ins>
      <w:ins w:id="5099" w:author="Eric Boisvert" w:date="2016-01-24T13:41:00Z">
        <w:r w:rsidR="0099305B">
          <w:rPr>
            <w:lang w:val="en-CA"/>
          </w:rPr>
          <w:t>should</w:t>
        </w:r>
      </w:ins>
      <w:ins w:id="5100" w:author="Eric Boisvert" w:date="2015-10-30T06:47:00Z">
        <w:r>
          <w:rPr>
            <w:lang w:val="en-CA"/>
          </w:rPr>
          <w:t xml:space="preserve"> resolve to a resource</w:t>
        </w:r>
      </w:ins>
      <w:ins w:id="5101" w:author="Eric Boisvert" w:date="2016-01-24T13:41:00Z">
        <w:r w:rsidR="0099305B">
          <w:rPr>
            <w:lang w:val="en-CA"/>
          </w:rPr>
          <w:t xml:space="preserve"> representation</w:t>
        </w:r>
      </w:ins>
      <w:ins w:id="5102"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10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10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105" w:author="Eric Boisvert" w:date="2015-10-30T06:48:00Z"/>
                <w:rStyle w:val="requri"/>
                <w:lang w:val="en-CA"/>
              </w:rPr>
            </w:pPr>
            <w:ins w:id="510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107" w:author="Eric Boisvert" w:date="2015-10-30T06:48:00Z"/>
                <w:rStyle w:val="reqtext"/>
                <w:lang w:val="en-CA"/>
              </w:rPr>
            </w:pPr>
            <w:ins w:id="5108" w:author="Eric Boisvert" w:date="2015-10-30T06:48:00Z">
              <w:r w:rsidRPr="00106124">
                <w:rPr>
                  <w:rStyle w:val="reqtext"/>
                  <w:lang w:val="en-CA"/>
                </w:rPr>
                <w:t xml:space="preserve">Vocabulary term </w:t>
              </w:r>
            </w:ins>
            <w:ins w:id="5109" w:author="Eric Boisvert" w:date="2016-03-25T17:16:00Z">
              <w:r w:rsidR="0063099F">
                <w:rPr>
                  <w:rStyle w:val="reqtext"/>
                  <w:lang w:val="en-CA"/>
                </w:rPr>
                <w:t>SHALL</w:t>
              </w:r>
            </w:ins>
            <w:ins w:id="5110"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111" w:author="Boisvert, Eric" w:date="2016-03-29T09:17:00Z">
              <w:r w:rsidR="00B8253A">
                <w:rPr>
                  <w:rStyle w:val="reqtext"/>
                  <w:lang w:val="en-CA"/>
                </w:rPr>
                <w:t>.</w:t>
              </w:r>
            </w:ins>
          </w:p>
        </w:tc>
      </w:tr>
    </w:tbl>
    <w:p w14:paraId="7BEF1021" w14:textId="77777777" w:rsidR="00160943" w:rsidRDefault="00160943" w:rsidP="00160943">
      <w:pPr>
        <w:rPr>
          <w:ins w:id="5112"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113" w:author="Eric Boisvert" w:date="2015-10-30T05:38:00Z"/>
          <w:lang w:val="en-CA"/>
        </w:rPr>
      </w:pPr>
      <w:del w:id="5114"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115" w:author="Eric Boisvert" w:date="2015-10-30T05:38:00Z"/>
          <w:rFonts w:ascii="Consolas" w:hAnsi="Consolas" w:cs="Consolas"/>
          <w:sz w:val="20"/>
          <w:szCs w:val="20"/>
          <w:lang w:val="en-CA"/>
        </w:rPr>
      </w:pPr>
      <w:del w:id="5116" w:author="Eric Boisvert" w:date="2015-10-30T05:38:00Z">
        <w:r w:rsidRPr="008D2309" w:rsidDel="00E97666">
          <w:rPr>
            <w:rFonts w:ascii="Consolas" w:hAnsi="Consolas" w:cs="Consolas"/>
            <w:sz w:val="20"/>
            <w:szCs w:val="20"/>
            <w:lang w:val="en-CA"/>
          </w:rPr>
          <w:delText>&lt;gsmlb:lithology xlink:href="</w:delText>
        </w:r>
        <w:commentRangeStart w:id="5117"/>
        <w:r w:rsidRPr="008D2309" w:rsidDel="00E97666">
          <w:rPr>
            <w:rFonts w:ascii="Consolas" w:hAnsi="Consolas" w:cs="Consolas"/>
            <w:sz w:val="20"/>
            <w:szCs w:val="20"/>
            <w:lang w:val="en-CA"/>
          </w:rPr>
          <w:delText>http://resource.geosciml.org/classifier/cgi/simplelithology/mudstone</w:delText>
        </w:r>
        <w:commentRangeEnd w:id="5117"/>
        <w:r w:rsidR="008D1584" w:rsidDel="00E97666">
          <w:rPr>
            <w:rStyle w:val="CommentReference"/>
          </w:rPr>
          <w:commentReference w:id="5117"/>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118" w:author="Eric Boisvert" w:date="2015-10-30T05:38:00Z"/>
          <w:lang w:val="en-CA"/>
        </w:rPr>
      </w:pPr>
      <w:del w:id="5119"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120" w:name="_Toc447367185"/>
      <w:r>
        <w:rPr>
          <w:lang w:val="en-CA"/>
        </w:rPr>
        <w:t>Identifiers</w:t>
      </w:r>
      <w:bookmarkEnd w:id="5120"/>
    </w:p>
    <w:p w14:paraId="4DD0F239" w14:textId="77777777" w:rsidR="00370329" w:rsidRDefault="00370329" w:rsidP="00AD7649">
      <w:pPr>
        <w:rPr>
          <w:ins w:id="5121" w:author="Eric Boisvert" w:date="2016-03-26T14:38:00Z"/>
          <w:lang w:val="en-CA"/>
        </w:rPr>
      </w:pPr>
    </w:p>
    <w:p w14:paraId="35FFE370" w14:textId="490102C9" w:rsidR="00DB594D" w:rsidRDefault="00DB594D" w:rsidP="00AD7649">
      <w:pPr>
        <w:rPr>
          <w:lang w:val="en-CA"/>
        </w:rPr>
      </w:pPr>
      <w:ins w:id="5122" w:author="Eric Boisvert" w:date="2016-03-26T14:38:00Z">
        <w:r>
          <w:rPr>
            <w:lang w:val="en-CA"/>
          </w:rPr>
          <w:lastRenderedPageBreak/>
          <w:t>Gml:identifier</w:t>
        </w:r>
      </w:ins>
      <w:ins w:id="5123" w:author="Eric Boisvert" w:date="2016-03-26T14:39:00Z">
        <w:r>
          <w:rPr>
            <w:lang w:val="en-CA"/>
          </w:rPr>
          <w:t>’s identified with the specific codeSpace “</w:t>
        </w:r>
        <w:r w:rsidRPr="00DB594D">
          <w:rPr>
            <w:rStyle w:val="reqtext"/>
            <w:rPrChange w:id="5124" w:author="Eric Boisvert" w:date="2016-03-26T14:39:00Z">
              <w:rPr>
                <w:lang w:val="en-CA"/>
              </w:rPr>
            </w:rPrChange>
          </w:rPr>
          <w:t>http://www.ietf.org/rfc/rfc2616</w:t>
        </w:r>
        <w:r>
          <w:rPr>
            <w:lang w:val="en-CA"/>
          </w:rPr>
          <w:t xml:space="preserve">” shall be resolvable HTTP URI that return an instance of </w:t>
        </w:r>
      </w:ins>
      <w:ins w:id="5125" w:author="Eric Boisvert" w:date="2016-03-26T14:41:00Z">
        <w:r>
          <w:rPr>
            <w:lang w:val="en-CA"/>
          </w:rPr>
          <w:t>itself.</w:t>
        </w:r>
      </w:ins>
    </w:p>
    <w:p w14:paraId="4980DCF9" w14:textId="67ADC14D" w:rsidR="008C6C76" w:rsidRDefault="008C6C76" w:rsidP="00AD7649">
      <w:pPr>
        <w:rPr>
          <w:lang w:val="en-CA"/>
        </w:rPr>
      </w:pPr>
      <w:del w:id="5126" w:author="Eric Boisvert" w:date="2016-03-26T14:41:00Z">
        <w:r w:rsidDel="00DB594D">
          <w:rPr>
            <w:lang w:val="en-CA"/>
          </w:rPr>
          <w:delText xml:space="preserve">Feature identifiers shall be encoded as gml:identifier which value is </w:delText>
        </w:r>
        <w:commentRangeStart w:id="5127"/>
        <w:r w:rsidDel="00DB594D">
          <w:rPr>
            <w:lang w:val="en-CA"/>
          </w:rPr>
          <w:delText>a Linked Open Data resource identifier</w:delText>
        </w:r>
        <w:commentRangeEnd w:id="5127"/>
        <w:r w:rsidR="0068411B" w:rsidDel="00DB594D">
          <w:rPr>
            <w:rStyle w:val="CommentReference"/>
          </w:rPr>
          <w:commentReference w:id="5127"/>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128"/>
            <w:r>
              <w:rPr>
                <w:rStyle w:val="reqtext"/>
                <w:lang w:val="en-CA"/>
              </w:rPr>
              <w:t xml:space="preserve">Feature identifiers (unique name) provided in gml:identifier </w:t>
            </w:r>
            <w:ins w:id="5129" w:author="Eric Boisvert" w:date="2016-03-26T14:40:00Z">
              <w:r w:rsidR="00DB594D">
                <w:rPr>
                  <w:rStyle w:val="reqtext"/>
                  <w:lang w:val="en-CA"/>
                </w:rPr>
                <w:t>and codeSpace = “</w:t>
              </w:r>
            </w:ins>
            <w:ins w:id="5130" w:author="Eric Boisvert" w:date="2016-03-26T14:41:00Z">
              <w:r w:rsidR="00DB594D" w:rsidRPr="00DB594D">
                <w:rPr>
                  <w:rStyle w:val="reqtext"/>
                  <w:lang w:val="en-CA"/>
                </w:rPr>
                <w:t>http://www.ietf.org/rfc/rfc2616</w:t>
              </w:r>
            </w:ins>
            <w:ins w:id="5131"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128"/>
            <w:r>
              <w:rPr>
                <w:rStyle w:val="CommentReference"/>
                <w:rFonts w:ascii="Times New Roman" w:eastAsia="Times New Roman" w:hAnsi="Times New Roman"/>
                <w:lang w:val="en-US" w:eastAsia="en-US"/>
              </w:rPr>
              <w:commentReference w:id="5128"/>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132" w:author="Eric Boisvert" w:date="2016-02-14T14:38:00Z">
        <w:r w:rsidR="00D70F03" w:rsidRPr="008C6C76" w:rsidDel="00D70F03">
          <w:rPr>
            <w:rFonts w:ascii="Consolas" w:hAnsi="Consolas" w:cs="Consolas"/>
            <w:color w:val="000000"/>
            <w:sz w:val="20"/>
            <w:szCs w:val="20"/>
            <w:highlight w:val="white"/>
            <w:lang w:val="fr-CA"/>
          </w:rPr>
          <w:t xml:space="preserve"> </w:t>
        </w:r>
      </w:ins>
      <w:del w:id="5133" w:author="Eric Boisvert" w:date="2016-02-14T14:38:00Z">
        <w:r w:rsidRPr="008C6C76" w:rsidDel="00D70F03">
          <w:rPr>
            <w:rFonts w:ascii="Consolas" w:hAnsi="Consolas" w:cs="Consolas"/>
            <w:color w:val="000000"/>
            <w:sz w:val="20"/>
            <w:szCs w:val="20"/>
            <w:highlight w:val="white"/>
            <w:lang w:val="fr-CA"/>
          </w:rPr>
          <w:delText>http://data.geoscience.gov.xx</w:delText>
        </w:r>
      </w:del>
      <w:ins w:id="5134" w:author="Eric Boisvert" w:date="2016-03-26T14:41:00Z">
        <w:r w:rsidR="00DB594D" w:rsidRPr="007C5519">
          <w:rPr>
            <w:lang w:val="fr-CA"/>
            <w:rPrChange w:id="5135"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136"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137" w:author="Eric Boisvert" w:date="2016-03-26T14:42:00Z"/>
          <w:lang w:val="en-CA"/>
          <w:rPrChange w:id="5138" w:author="Boisvert, Eric" w:date="2016-03-29T07:53:00Z">
            <w:rPr>
              <w:ins w:id="5139" w:author="Eric Boisvert" w:date="2016-03-26T14:42:00Z"/>
              <w:lang w:val="fr-CA"/>
            </w:rPr>
          </w:rPrChange>
        </w:rPr>
      </w:pPr>
      <w:ins w:id="5140" w:author="Eric Boisvert" w:date="2016-03-26T14:42:00Z">
        <w:r w:rsidRPr="007C5519">
          <w:rPr>
            <w:lang w:val="en-CA"/>
            <w:rPrChange w:id="5141" w:author="Boisvert, Eric" w:date="2016-03-29T07:53:00Z">
              <w:rPr>
                <w:lang w:val="fr-CA"/>
              </w:rPr>
            </w:rPrChange>
          </w:rPr>
          <w:t xml:space="preserve">Resolving </w:t>
        </w:r>
        <w:r>
          <w:rPr>
            <w:lang w:val="fr-CA"/>
          </w:rPr>
          <w:fldChar w:fldCharType="begin"/>
        </w:r>
        <w:r w:rsidRPr="007C5519">
          <w:rPr>
            <w:lang w:val="en-CA"/>
            <w:rPrChange w:id="5142"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Hyperlink"/>
            <w:lang w:val="en-CA"/>
            <w:rPrChange w:id="5143" w:author="Boisvert, Eric" w:date="2016-03-29T07:53:00Z">
              <w:rPr>
                <w:rStyle w:val="Hyperlink"/>
                <w:lang w:val="fr-CA"/>
              </w:rPr>
            </w:rPrChange>
          </w:rPr>
          <w:t>http://data.geoscience.gov.xx/feature/asc/geologicunit/stratno/25947</w:t>
        </w:r>
        <w:r>
          <w:rPr>
            <w:lang w:val="fr-CA"/>
          </w:rPr>
          <w:fldChar w:fldCharType="end"/>
        </w:r>
        <w:r w:rsidRPr="007C5519">
          <w:rPr>
            <w:lang w:val="en-CA"/>
            <w:rPrChange w:id="5144" w:author="Boisvert, Eric" w:date="2016-03-29T07:53:00Z">
              <w:rPr>
                <w:lang w:val="fr-CA"/>
              </w:rPr>
            </w:rPrChange>
          </w:rPr>
          <w:t xml:space="preserve">  shall return </w:t>
        </w:r>
      </w:ins>
    </w:p>
    <w:p w14:paraId="4D149DE6" w14:textId="77777777" w:rsidR="00DB594D" w:rsidRPr="00DB594D" w:rsidRDefault="00DB594D" w:rsidP="00DB594D">
      <w:pPr>
        <w:contextualSpacing/>
        <w:rPr>
          <w:ins w:id="5145" w:author="Eric Boisvert" w:date="2016-03-26T14:43:00Z"/>
          <w:rStyle w:val="reqtext"/>
          <w:rPrChange w:id="5146" w:author="Eric Boisvert" w:date="2016-03-26T14:43:00Z">
            <w:rPr>
              <w:ins w:id="5147" w:author="Eric Boisvert" w:date="2016-03-26T14:43:00Z"/>
              <w:rFonts w:ascii="Courier New" w:hAnsi="Courier New" w:cs="Courier New"/>
              <w:sz w:val="20"/>
              <w:szCs w:val="20"/>
              <w:lang w:val="en-CA"/>
            </w:rPr>
          </w:rPrChange>
        </w:rPr>
      </w:pPr>
      <w:ins w:id="5148" w:author="Eric Boisvert" w:date="2016-03-26T14:43:00Z">
        <w:r w:rsidRPr="00DB594D">
          <w:rPr>
            <w:rStyle w:val="reqtext"/>
            <w:rPrChange w:id="5149" w:author="Eric Boisvert" w:date="2016-03-26T14:43:00Z">
              <w:rPr>
                <w:rFonts w:ascii="Courier New" w:hAnsi="Courier New" w:cs="Courier New"/>
                <w:sz w:val="20"/>
                <w:szCs w:val="20"/>
                <w:lang w:val="en-CA"/>
              </w:rPr>
            </w:rPrChange>
          </w:rPr>
          <w:t>&lt;gsmlb:GeologicUnit gml:id="G1"&gt;</w:t>
        </w:r>
      </w:ins>
    </w:p>
    <w:p w14:paraId="049D8AD4" w14:textId="27600CDB" w:rsidR="00DB594D" w:rsidRPr="0064111E" w:rsidRDefault="00DB594D" w:rsidP="00AD7649">
      <w:pPr>
        <w:rPr>
          <w:ins w:id="5150" w:author="Eric Boisvert" w:date="2016-03-26T14:43:00Z"/>
          <w:rStyle w:val="reqtext"/>
          <w:rPrChange w:id="5151" w:author="Boisvert, Eric" w:date="2016-04-01T07:41:00Z">
            <w:rPr>
              <w:ins w:id="5152" w:author="Eric Boisvert" w:date="2016-03-26T14:43:00Z"/>
              <w:lang w:val="fr-CA"/>
            </w:rPr>
          </w:rPrChange>
        </w:rPr>
      </w:pPr>
      <w:ins w:id="5153" w:author="Eric Boisvert" w:date="2016-03-26T14:43:00Z">
        <w:r w:rsidRPr="0064111E">
          <w:rPr>
            <w:rStyle w:val="reqtext"/>
            <w:rPrChange w:id="5154" w:author="Boisvert, Eric" w:date="2016-04-01T07:41:00Z">
              <w:rPr>
                <w:lang w:val="fr-CA"/>
              </w:rPr>
            </w:rPrChange>
          </w:rPr>
          <w:t>(…)</w:t>
        </w:r>
      </w:ins>
    </w:p>
    <w:p w14:paraId="2AD9F664" w14:textId="77777777" w:rsidR="00DB594D" w:rsidRPr="0064111E" w:rsidRDefault="00DB594D" w:rsidP="00DB594D">
      <w:pPr>
        <w:rPr>
          <w:ins w:id="5155" w:author="Eric Boisvert" w:date="2016-03-26T14:43:00Z"/>
          <w:rStyle w:val="reqtext"/>
          <w:rPrChange w:id="5156" w:author="Boisvert, Eric" w:date="2016-04-01T07:41:00Z">
            <w:rPr>
              <w:ins w:id="5157" w:author="Eric Boisvert" w:date="2016-03-26T14:43:00Z"/>
              <w:rFonts w:ascii="Consolas" w:hAnsi="Consolas" w:cs="Consolas"/>
              <w:color w:val="0000FF"/>
              <w:sz w:val="20"/>
              <w:szCs w:val="20"/>
              <w:lang w:val="fr-CA"/>
            </w:rPr>
          </w:rPrChange>
        </w:rPr>
      </w:pPr>
      <w:ins w:id="5158" w:author="Eric Boisvert" w:date="2016-03-26T14:43:00Z">
        <w:r w:rsidRPr="0064111E">
          <w:rPr>
            <w:rStyle w:val="reqtext"/>
            <w:highlight w:val="white"/>
            <w:rPrChange w:id="5159" w:author="Boisvert, Eric" w:date="2016-04-01T07:41:00Z">
              <w:rPr>
                <w:rFonts w:ascii="Consolas" w:hAnsi="Consolas" w:cs="Consolas"/>
                <w:color w:val="0000FF"/>
                <w:sz w:val="20"/>
                <w:szCs w:val="20"/>
                <w:highlight w:val="white"/>
                <w:lang w:val="fr-CA"/>
              </w:rPr>
            </w:rPrChange>
          </w:rPr>
          <w:t>&lt;gml:identifier codeSpace="</w:t>
        </w:r>
        <w:r w:rsidRPr="0064111E" w:rsidDel="00D70F03">
          <w:rPr>
            <w:rStyle w:val="reqtext"/>
            <w:highlight w:val="white"/>
            <w:rPrChange w:id="5160" w:author="Boisvert, Eric" w:date="2016-04-01T07:41:00Z">
              <w:rPr>
                <w:rFonts w:ascii="Consolas" w:hAnsi="Consolas" w:cs="Consolas"/>
                <w:color w:val="000000"/>
                <w:sz w:val="20"/>
                <w:szCs w:val="20"/>
                <w:highlight w:val="white"/>
                <w:lang w:val="fr-CA"/>
              </w:rPr>
            </w:rPrChange>
          </w:rPr>
          <w:t xml:space="preserve"> </w:t>
        </w:r>
        <w:r w:rsidRPr="007C5519">
          <w:rPr>
            <w:rStyle w:val="reqtext"/>
            <w:lang w:val="fr-CA"/>
            <w:rPrChange w:id="5161" w:author="Boisvert, Eric" w:date="2016-03-29T07:53:00Z">
              <w:rPr/>
            </w:rPrChange>
          </w:rPr>
          <w:t xml:space="preserve"> http://www.ietf.org/rfc/rfc2616</w:t>
        </w:r>
        <w:r w:rsidRPr="0064111E">
          <w:rPr>
            <w:rStyle w:val="reqtext"/>
            <w:highlight w:val="white"/>
            <w:rPrChange w:id="5162" w:author="Boisvert, Eric" w:date="2016-04-01T07:41:00Z">
              <w:rPr>
                <w:rFonts w:ascii="Consolas" w:hAnsi="Consolas" w:cs="Consolas"/>
                <w:color w:val="000000"/>
                <w:sz w:val="20"/>
                <w:szCs w:val="20"/>
                <w:highlight w:val="white"/>
                <w:lang w:val="fr-CA"/>
              </w:rPr>
            </w:rPrChange>
          </w:rPr>
          <w:t>/"&gt;</w:t>
        </w:r>
        <w:r w:rsidRPr="00DB594D">
          <w:rPr>
            <w:rStyle w:val="reqtext"/>
            <w:rPrChange w:id="5163" w:author="Eric Boisvert" w:date="2016-03-26T14:43:00Z">
              <w:rPr/>
            </w:rPrChange>
          </w:rPr>
          <w:fldChar w:fldCharType="begin"/>
        </w:r>
        <w:r w:rsidRPr="0064111E">
          <w:rPr>
            <w:rStyle w:val="reqtext"/>
            <w:rPrChange w:id="5164" w:author="Boisvert, Eric" w:date="2016-04-01T07:41:00Z">
              <w:rPr>
                <w:lang w:val="fr-CA"/>
              </w:rPr>
            </w:rPrChange>
          </w:rPr>
          <w:instrText xml:space="preserve"> HYPERLINK "http://data.geoscience.gov.xx/feature/asc/geologicunit/stratno/25947%3c/gml:identifier" </w:instrText>
        </w:r>
        <w:r w:rsidRPr="00DB594D">
          <w:rPr>
            <w:rStyle w:val="reqtext"/>
            <w:rPrChange w:id="5165" w:author="Eric Boisvert" w:date="2016-03-26T14:43:00Z">
              <w:rPr>
                <w:rStyle w:val="Hyperlink"/>
                <w:rFonts w:ascii="Consolas" w:hAnsi="Consolas" w:cs="Consolas"/>
                <w:sz w:val="20"/>
                <w:szCs w:val="20"/>
                <w:highlight w:val="white"/>
                <w:lang w:val="fr-CA"/>
              </w:rPr>
            </w:rPrChange>
          </w:rPr>
          <w:fldChar w:fldCharType="separate"/>
        </w:r>
        <w:r w:rsidRPr="0064111E">
          <w:rPr>
            <w:rStyle w:val="reqtext"/>
            <w:highlight w:val="white"/>
            <w:rPrChange w:id="5166" w:author="Boisvert, Eric" w:date="2016-04-01T07:41: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167" w:author="Eric Boisvert" w:date="2016-03-26T14:43:00Z">
              <w:rPr>
                <w:rStyle w:val="Hyperlink"/>
                <w:rFonts w:ascii="Consolas" w:hAnsi="Consolas" w:cs="Consolas"/>
                <w:sz w:val="20"/>
                <w:szCs w:val="20"/>
                <w:highlight w:val="white"/>
                <w:lang w:val="fr-CA"/>
              </w:rPr>
            </w:rPrChange>
          </w:rPr>
          <w:fldChar w:fldCharType="end"/>
        </w:r>
        <w:r w:rsidRPr="0064111E">
          <w:rPr>
            <w:rStyle w:val="reqtext"/>
            <w:highlight w:val="white"/>
            <w:rPrChange w:id="5168" w:author="Boisvert, Eric" w:date="2016-04-01T07:41: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169" w:author="Eric Boisvert" w:date="2016-03-26T14:43:00Z"/>
          <w:rStyle w:val="reqtext"/>
          <w:rPrChange w:id="5170" w:author="Eric Boisvert" w:date="2016-03-26T14:43:00Z">
            <w:rPr>
              <w:ins w:id="5171" w:author="Eric Boisvert" w:date="2016-03-26T14:43:00Z"/>
              <w:rFonts w:ascii="Consolas" w:hAnsi="Consolas" w:cs="Consolas"/>
              <w:color w:val="0000FF"/>
              <w:sz w:val="20"/>
              <w:szCs w:val="20"/>
              <w:lang w:val="fr-CA"/>
            </w:rPr>
          </w:rPrChange>
        </w:rPr>
      </w:pPr>
      <w:ins w:id="5172" w:author="Eric Boisvert" w:date="2016-03-26T14:43:00Z">
        <w:r w:rsidRPr="00DB594D">
          <w:rPr>
            <w:rStyle w:val="reqtext"/>
            <w:rPrChange w:id="5173"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174" w:author="Eric Boisvert" w:date="2016-03-26T14:43:00Z"/>
          <w:rStyle w:val="reqtext"/>
          <w:rPrChange w:id="5175" w:author="Eric Boisvert" w:date="2016-03-26T14:43:00Z">
            <w:rPr>
              <w:ins w:id="5176" w:author="Eric Boisvert" w:date="2016-03-26T14:43:00Z"/>
              <w:rFonts w:ascii="Courier New" w:hAnsi="Courier New" w:cs="Courier New"/>
              <w:sz w:val="20"/>
              <w:szCs w:val="20"/>
              <w:lang w:val="en-CA"/>
            </w:rPr>
          </w:rPrChange>
        </w:rPr>
      </w:pPr>
      <w:ins w:id="5177" w:author="Eric Boisvert" w:date="2016-03-26T14:43:00Z">
        <w:r w:rsidRPr="00DB594D">
          <w:rPr>
            <w:rStyle w:val="reqtext"/>
            <w:rPrChange w:id="5178"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5179" w:author="Eric Boisvert" w:date="2016-03-26T14:42:00Z"/>
          <w:lang w:val="fr-CA"/>
        </w:rPr>
      </w:pPr>
    </w:p>
    <w:p w14:paraId="1E7F0706" w14:textId="1B3CBFFA" w:rsidR="008C6C76" w:rsidRPr="008C6C76" w:rsidRDefault="00DB594D" w:rsidP="00AD7649">
      <w:pPr>
        <w:rPr>
          <w:lang w:val="fr-CA"/>
        </w:rPr>
      </w:pPr>
      <w:ins w:id="5180" w:author="Eric Boisvert" w:date="2016-03-26T14:42:00Z">
        <w:r>
          <w:rPr>
            <w:lang w:val="fr-CA"/>
          </w:rPr>
          <w:t> </w:t>
        </w:r>
      </w:ins>
    </w:p>
    <w:p w14:paraId="63E94E9E" w14:textId="573E3412" w:rsidR="00370329" w:rsidRDefault="00370329" w:rsidP="00370329">
      <w:pPr>
        <w:pStyle w:val="Heading3"/>
        <w:rPr>
          <w:lang w:val="en-CA"/>
        </w:rPr>
      </w:pPr>
      <w:bookmarkStart w:id="5181" w:name="_Toc447367186"/>
      <w:r>
        <w:rPr>
          <w:lang w:val="en-CA"/>
        </w:rPr>
        <w:t>Nillables or Voidables</w:t>
      </w:r>
      <w:bookmarkEnd w:id="5181"/>
    </w:p>
    <w:p w14:paraId="168C9B83" w14:textId="77777777" w:rsidR="00370329" w:rsidRDefault="00370329" w:rsidP="00AD7649">
      <w:pPr>
        <w:rPr>
          <w:lang w:val="en-CA"/>
        </w:rPr>
      </w:pPr>
    </w:p>
    <w:p w14:paraId="1F86A32A" w14:textId="526BBC3E" w:rsidR="00E966AA" w:rsidRDefault="00370329" w:rsidP="00AD7649">
      <w:pPr>
        <w:rPr>
          <w:ins w:id="5182"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183" w:author="Eric Boisvert" w:date="2016-03-06T10:39:00Z">
        <w:r w:rsidR="00C47395">
          <w:rPr>
            <w:lang w:val="en-CA"/>
          </w:rPr>
          <w:t>a value is not provided.</w:t>
        </w:r>
      </w:ins>
      <w:del w:id="5184" w:author="Eric Boisvert" w:date="2016-01-20T05:39:00Z">
        <w:r w:rsidR="008A6B29" w:rsidDel="00B63214">
          <w:rPr>
            <w:lang w:val="en-CA"/>
          </w:rPr>
          <w:delText>it</w:delText>
        </w:r>
      </w:del>
      <w:del w:id="5185" w:author="Eric Boisvert" w:date="2016-03-06T10:39:00Z">
        <w:r w:rsidR="008A6B29" w:rsidDel="00C47395">
          <w:rPr>
            <w:lang w:val="en-CA"/>
          </w:rPr>
          <w:delText xml:space="preserve"> d</w:delText>
        </w:r>
      </w:del>
      <w:del w:id="5186" w:author="Eric Boisvert" w:date="2016-01-20T05:39:00Z">
        <w:r w:rsidR="008A6B29" w:rsidDel="00B63214">
          <w:rPr>
            <w:lang w:val="en-CA"/>
          </w:rPr>
          <w:delText>oes</w:delText>
        </w:r>
      </w:del>
      <w:del w:id="5187"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188" w:author="Eric Boisvert" w:date="2016-01-20T05:39:00Z">
        <w:r w:rsidR="00B63214">
          <w:rPr>
            <w:lang w:val="en-CA"/>
          </w:rPr>
          <w:t>.</w:t>
        </w:r>
      </w:ins>
    </w:p>
    <w:p w14:paraId="4E1749C7" w14:textId="3011CF13" w:rsidR="00B63214" w:rsidRDefault="00B63214">
      <w:pPr>
        <w:numPr>
          <w:ilvl w:val="0"/>
          <w:numId w:val="37"/>
        </w:numPr>
        <w:rPr>
          <w:ins w:id="5189" w:author="Eric Boisvert" w:date="2016-01-20T05:40:00Z"/>
          <w:lang w:val="en-CA"/>
        </w:rPr>
        <w:pPrChange w:id="5190" w:author="Eric Boisvert" w:date="2016-01-20T05:40:00Z">
          <w:pPr/>
        </w:pPrChange>
      </w:pPr>
      <w:ins w:id="5191" w:author="Eric Boisvert" w:date="2016-01-20T05:39:00Z">
        <w:r>
          <w:rPr>
            <w:lang w:val="en-CA"/>
          </w:rPr>
          <w:t>Using XSD xsi:nill=”true” and nilReason</w:t>
        </w:r>
      </w:ins>
    </w:p>
    <w:p w14:paraId="453B707B" w14:textId="47A88E00" w:rsidR="00B63214" w:rsidRDefault="00B63214">
      <w:pPr>
        <w:numPr>
          <w:ilvl w:val="0"/>
          <w:numId w:val="37"/>
        </w:numPr>
        <w:rPr>
          <w:ins w:id="5192" w:author="Eric Boisvert" w:date="2016-01-20T05:39:00Z"/>
          <w:lang w:val="en-CA"/>
        </w:rPr>
        <w:pPrChange w:id="5193" w:author="Eric Boisvert" w:date="2016-01-20T05:40:00Z">
          <w:pPr/>
        </w:pPrChange>
      </w:pPr>
      <w:ins w:id="5194" w:author="Eric Boisvert" w:date="2016-01-20T05:40:00Z">
        <w:r>
          <w:rPr>
            <w:lang w:val="en-CA"/>
          </w:rPr>
          <w:t xml:space="preserve">Using a HTTP URI identifier defined by a community as representing a null value.  OGC uses </w:t>
        </w:r>
      </w:ins>
      <w:ins w:id="5195"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196"/>
        <w:r>
          <w:rPr>
            <w:lang w:val="en-CA"/>
          </w:rPr>
          <w:t>(OGC 12-110).</w:t>
        </w:r>
        <w:commentRangeEnd w:id="5196"/>
        <w:r>
          <w:rPr>
            <w:rStyle w:val="CommentReference"/>
          </w:rPr>
          <w:commentReference w:id="5196"/>
        </w:r>
      </w:ins>
    </w:p>
    <w:p w14:paraId="53D1BB78" w14:textId="77777777" w:rsidR="00B63214" w:rsidRDefault="00B63214" w:rsidP="00AD7649">
      <w:pPr>
        <w:rPr>
          <w:ins w:id="5197"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198" w:name="_Toc447367187"/>
      <w:r>
        <w:rPr>
          <w:lang w:val="en-CA"/>
        </w:rPr>
        <w:lastRenderedPageBreak/>
        <w:t>Date encoding</w:t>
      </w:r>
      <w:bookmarkEnd w:id="5198"/>
    </w:p>
    <w:p w14:paraId="4E700643" w14:textId="77777777" w:rsidR="00330E0C" w:rsidRDefault="00330E0C" w:rsidP="00AD7649">
      <w:pPr>
        <w:rPr>
          <w:lang w:val="en-CA"/>
        </w:rPr>
      </w:pPr>
    </w:p>
    <w:p w14:paraId="34A50A34" w14:textId="50D4C50F" w:rsidR="00330E0C" w:rsidRDefault="00330E0C" w:rsidP="00330E0C">
      <w:r>
        <w:t xml:space="preserve">The date-time </w:t>
      </w:r>
      <w:del w:id="5199" w:author="Eric Boisvert" w:date="2016-01-20T05:47:00Z">
        <w:r w:rsidDel="00AE70BC">
          <w:delText xml:space="preserve">formats </w:delText>
        </w:r>
      </w:del>
      <w:ins w:id="5200" w:author="Eric Boisvert" w:date="2016-01-20T05:47:00Z">
        <w:r w:rsidR="00AE70BC">
          <w:t>values shall</w:t>
        </w:r>
      </w:ins>
      <w:del w:id="5201" w:author="Eric Boisvert" w:date="2016-01-20T05:47:00Z">
        <w:r w:rsidDel="00AE70BC">
          <w:delText>will</w:delText>
        </w:r>
      </w:del>
      <w:r>
        <w:t xml:space="preserve"> conform to ISO</w:t>
      </w:r>
      <w:ins w:id="5202" w:author="Eric Boisvert" w:date="2016-01-20T05:47:00Z">
        <w:r w:rsidR="00AE70BC">
          <w:t xml:space="preserve"> 8601</w:t>
        </w:r>
      </w:ins>
      <w:r>
        <w:t xml:space="preserve"> standards.  Although this is already a GML 3.2 encoding rule (clause 14.2.2.7), this format </w:t>
      </w:r>
      <w:del w:id="5203" w:author="Eric Boisvert" w:date="2016-04-01T17:59:00Z">
        <w:r w:rsidDel="00DA608A">
          <w:delText xml:space="preserve">shall </w:delText>
        </w:r>
      </w:del>
      <w:ins w:id="5204" w:author="Eric Boisvert" w:date="2016-04-01T17:59:00Z">
        <w:r w:rsidR="00DA608A">
          <w:t xml:space="preserve">should </w:t>
        </w:r>
      </w:ins>
      <w:r>
        <w:t xml:space="preserve">also be used in any string </w:t>
      </w:r>
      <w:del w:id="5205" w:author="Eric Boisvert" w:date="2016-01-20T05:47:00Z">
        <w:r w:rsidDel="00AE70BC">
          <w:delText>that does not attempt to validate</w:delText>
        </w:r>
      </w:del>
      <w:ins w:id="5206" w:author="Eric Boisvert" w:date="2016-01-20T05:47:00Z">
        <w:r w:rsidR="00AE70BC">
          <w:t>that contain</w:t>
        </w:r>
      </w:ins>
      <w:del w:id="5207" w:author="Eric Boisvert" w:date="2016-01-20T05:47:00Z">
        <w:r w:rsidDel="00AE70BC">
          <w:delText xml:space="preserve"> the</w:delText>
        </w:r>
      </w:del>
      <w:r>
        <w:t xml:space="preserve"> </w:t>
      </w:r>
      <w:ins w:id="5208" w:author="Eric Boisvert" w:date="2016-01-20T05:47:00Z">
        <w:r w:rsidR="00AE70BC">
          <w:t xml:space="preserve">a </w:t>
        </w:r>
      </w:ins>
      <w:r>
        <w:t>date</w:t>
      </w:r>
      <w:ins w:id="5209" w:author="Eric Boisvert" w:date="2016-01-20T05:48:00Z">
        <w:r w:rsidR="00AE70BC">
          <w:t>-</w:t>
        </w:r>
      </w:ins>
      <w:del w:id="5210" w:author="Eric Boisvert" w:date="2016-01-20T05:48:00Z">
        <w:r w:rsidDel="00AE70BC">
          <w:delText xml:space="preserve"> </w:delText>
        </w:r>
      </w:del>
      <w:r>
        <w:t xml:space="preserve">time </w:t>
      </w:r>
      <w:del w:id="5211"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5212" w:author="Eric Boisvert" w:date="2016-01-20T05:48:00Z">
              <w:r w:rsidRPr="00031D61" w:rsidDel="00AE70BC">
                <w:rPr>
                  <w:rStyle w:val="reqtext"/>
                </w:rPr>
                <w:delText xml:space="preserve">elements </w:delText>
              </w:r>
            </w:del>
            <w:ins w:id="5213" w:author="Eric Boisvert" w:date="2016-01-20T05:48:00Z">
              <w:r w:rsidR="00AE70BC">
                <w:rPr>
                  <w:rStyle w:val="reqtext"/>
                </w:rPr>
                <w:t>occurrences</w:t>
              </w:r>
              <w:r w:rsidR="00AE70BC" w:rsidRPr="00031D61">
                <w:rPr>
                  <w:rStyle w:val="reqtext"/>
                </w:rPr>
                <w:t xml:space="preserve"> </w:t>
              </w:r>
            </w:ins>
            <w:del w:id="5214" w:author="Eric Boisvert" w:date="2016-04-01T17:59:00Z">
              <w:r w:rsidDel="00DA608A">
                <w:rPr>
                  <w:rStyle w:val="reqtext"/>
                </w:rPr>
                <w:delText>SHALL</w:delText>
              </w:r>
              <w:r w:rsidRPr="00031D61" w:rsidDel="00DA608A">
                <w:rPr>
                  <w:rStyle w:val="reqtext"/>
                </w:rPr>
                <w:delText xml:space="preserve"> </w:delText>
              </w:r>
            </w:del>
            <w:ins w:id="5215"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5216"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217" w:author="Eric Boisvert" w:date="2016-01-20T05:49:00Z"/>
        </w:rPr>
      </w:pPr>
      <w:r>
        <w:t xml:space="preserve">Note that this precludes the use of time-coordinate systems such as UNIX time. This is specified in order to be maximally consistent with </w:t>
      </w:r>
      <w:del w:id="5218" w:author="Eric Boisvert" w:date="2016-02-28T14:38:00Z">
        <w:r w:rsidDel="00457AE6">
          <w:delText xml:space="preserve">WML2 </w:delText>
        </w:r>
      </w:del>
      <w:ins w:id="5219"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220" w:author="Eric Boisvert" w:date="2016-01-20T05:49:00Z">
        <w:r w:rsidDel="00AE70BC">
          <w:delText xml:space="preserve">will </w:delText>
        </w:r>
      </w:del>
      <w:ins w:id="5221"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222"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223" w:name="_Toc447367188"/>
      <w:r>
        <w:t>Units of Measure</w:t>
      </w:r>
      <w:bookmarkEnd w:id="5223"/>
    </w:p>
    <w:p w14:paraId="76D71FB5" w14:textId="77777777" w:rsidR="00E966AA" w:rsidRDefault="00E966AA" w:rsidP="00AD7649">
      <w:pPr>
        <w:rPr>
          <w:lang w:val="en-CA"/>
        </w:rPr>
      </w:pPr>
    </w:p>
    <w:p w14:paraId="71B250A1" w14:textId="439BDF21" w:rsidR="008D6449" w:rsidRDefault="008D6449" w:rsidP="00AD7649">
      <w:pPr>
        <w:rPr>
          <w:lang w:val="en-CA"/>
        </w:rPr>
      </w:pPr>
      <w:del w:id="5224" w:author="Eric Boisvert" w:date="2016-01-24T13:46:00Z">
        <w:r w:rsidDel="00974714">
          <w:rPr>
            <w:lang w:val="en-CA"/>
          </w:rPr>
          <w:delText xml:space="preserve">SWE </w:delText>
        </w:r>
      </w:del>
      <w:ins w:id="5225" w:author="Eric Boisvert" w:date="2016-01-24T13:46:00Z">
        <w:r w:rsidR="00974714">
          <w:rPr>
            <w:lang w:val="en-CA"/>
          </w:rPr>
          <w:t>swe:</w:t>
        </w:r>
      </w:ins>
      <w:r>
        <w:rPr>
          <w:lang w:val="en-CA"/>
        </w:rPr>
        <w:t>Quantity shall have a unit of measure (uom)</w:t>
      </w:r>
      <w:ins w:id="5226"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227" w:author="Eric Boisvert" w:date="2016-01-24T13:46:00Z">
              <w:r w:rsidR="00974714">
                <w:rPr>
                  <w:rStyle w:val="reqtext"/>
                </w:rPr>
                <w:t>swe:</w:t>
              </w:r>
            </w:ins>
            <w:r>
              <w:rPr>
                <w:rStyle w:val="reqtext"/>
              </w:rPr>
              <w:t>Quantities SHALL have a defined unit of measure</w:t>
            </w:r>
            <w:ins w:id="5228"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5229" w:name="_Ref444433734"/>
      <w:bookmarkStart w:id="5230" w:name="_Toc447367189"/>
      <w:r>
        <w:rPr>
          <w:lang w:val="en-CA"/>
        </w:rPr>
        <w:lastRenderedPageBreak/>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229"/>
      <w:bookmarkEnd w:id="5230"/>
      <w:ins w:id="5231" w:author="Eric Boisvert" w:date="2016-04-03T12:49:00Z">
        <w:r w:rsidR="00052694">
          <w:rPr>
            <w:lang w:val="en-CA"/>
          </w:rPr>
          <w:t xml:space="preserve"> (Normative)</w:t>
        </w:r>
      </w:ins>
    </w:p>
    <w:p w14:paraId="04AEED42" w14:textId="77777777" w:rsidR="00225333" w:rsidRDefault="00225333" w:rsidP="00225333">
      <w:pPr>
        <w:rPr>
          <w:ins w:id="5232"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7777777" w:rsidR="00DA608A" w:rsidRPr="00432FFC"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Abtract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222CA43B"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4B80A42C"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 .</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5233"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Del="009024EB" w:rsidRDefault="00225333" w:rsidP="00225333">
      <w:pPr>
        <w:rPr>
          <w:del w:id="5234" w:author="Eric Boisvert" w:date="2016-04-03T12:52:00Z"/>
        </w:rPr>
      </w:pPr>
    </w:p>
    <w:p w14:paraId="6378C5AC" w14:textId="1836A7BD" w:rsidR="007A1979" w:rsidDel="00974714" w:rsidRDefault="007A1979" w:rsidP="00225333">
      <w:pPr>
        <w:rPr>
          <w:del w:id="5235"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236" w:author="Eric Boisvert" w:date="2016-01-24T14:17:00Z">
        <w:r w:rsidR="006F54EF">
          <w:t>0</w:t>
        </w:r>
      </w:ins>
      <w:del w:id="5237" w:author="Eric Boisvert" w:date="2016-01-24T14:17:00Z">
        <w:r w:rsidR="00112EA6" w:rsidDel="006F54EF">
          <w:delText>1</w:delText>
        </w:r>
      </w:del>
      <w:r w:rsidR="00112EA6">
        <w:t xml:space="preserve"> (OGC 10-100r3</w:t>
      </w:r>
      <w:r>
        <w:t>)</w:t>
      </w:r>
      <w:ins w:id="5238" w:author="Eric Boisvert" w:date="2016-01-20T05:54:00Z">
        <w:r w:rsidR="00AE70BC">
          <w:t xml:space="preserve">. </w:t>
        </w:r>
      </w:ins>
      <w:del w:id="5239" w:author="Eric Boisvert" w:date="2016-01-20T05:54:00Z">
        <w:r w:rsidR="00112EA6" w:rsidDel="00AE70BC">
          <w:delText>,</w:delText>
        </w:r>
      </w:del>
      <w:r w:rsidR="00112EA6">
        <w:t xml:space="preserve"> </w:t>
      </w:r>
      <w:commentRangeStart w:id="5240"/>
      <w:ins w:id="5241" w:author="Eric Boisvert" w:date="2016-01-20T05:54:00Z">
        <w:r w:rsidR="00AE70BC">
          <w:t>U</w:t>
        </w:r>
      </w:ins>
      <w:del w:id="5242" w:author="Eric Boisvert" w:date="2016-01-20T05:54:00Z">
        <w:r w:rsidR="00112EA6" w:rsidDel="00AE70BC">
          <w:delText>u</w:delText>
        </w:r>
      </w:del>
      <w:r w:rsidR="00112EA6">
        <w:t>ser defined properties must respect the same constrains as defined in SF-1 specification</w:t>
      </w:r>
      <w:commentRangeEnd w:id="5240"/>
      <w:r w:rsidR="00AE70BC">
        <w:rPr>
          <w:rStyle w:val="CommentReference"/>
        </w:rPr>
        <w:commentReference w:id="5240"/>
      </w:r>
      <w:ins w:id="5243"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244" w:author="Eric Boisvert" w:date="2016-04-01T18:05:00Z">
              <w:r w:rsidR="00DA608A">
                <w:rPr>
                  <w:rStyle w:val="requri"/>
                  <w:lang w:val="en-CA"/>
                </w:rPr>
                <w:t>0</w:t>
              </w:r>
            </w:ins>
            <w:del w:id="5245"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561A2FE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w:t>
            </w:r>
            <w:ins w:id="5246" w:author="Eric Boisvert" w:date="2016-04-01T18:05:00Z">
              <w:r w:rsidR="00DA608A">
                <w:rPr>
                  <w:rStyle w:val="reqtext"/>
                  <w:lang w:val="en-CA"/>
                </w:rPr>
                <w:t>0.</w:t>
              </w:r>
            </w:ins>
            <w:del w:id="5247" w:author="Eric Boisvert" w:date="2016-04-01T18:05:00Z">
              <w:r w:rsidDel="00DA608A">
                <w:rPr>
                  <w:rStyle w:val="reqtext"/>
                  <w:lang w:val="en-CA"/>
                </w:rPr>
                <w:delText xml:space="preserve">1 </w:delText>
              </w:r>
            </w:del>
            <w:ins w:id="5248" w:author="Boisvert, Eric" w:date="2016-03-29T09:17:00Z">
              <w:del w:id="5249" w:author="Eric Boisvert" w:date="2016-04-01T18:05:00Z">
                <w:r w:rsidR="00B8253A" w:rsidDel="00DA608A">
                  <w:rPr>
                    <w:rStyle w:val="reqtext"/>
                    <w:lang w:val="en-CA"/>
                  </w:rPr>
                  <w:delText>.</w:delText>
                </w:r>
              </w:del>
            </w:ins>
          </w:p>
        </w:tc>
      </w:tr>
    </w:tbl>
    <w:p w14:paraId="37E48400" w14:textId="77777777" w:rsidR="006A7DD0" w:rsidRDefault="006A7DD0" w:rsidP="00225333">
      <w:pPr>
        <w:rPr>
          <w:ins w:id="5250" w:author="Eric Boisvert" w:date="2016-01-24T14:21:00Z"/>
        </w:rPr>
      </w:pPr>
    </w:p>
    <w:p w14:paraId="11794971" w14:textId="5B02B1E2" w:rsidR="006F54EF" w:rsidRDefault="006F54EF" w:rsidP="00225333">
      <w:pPr>
        <w:rPr>
          <w:ins w:id="5251" w:author="Eric Boisvert" w:date="2016-01-24T14:22:00Z"/>
        </w:rPr>
      </w:pPr>
      <w:ins w:id="5252" w:author="Eric Boisvert" w:date="2016-01-24T14:21:00Z">
        <w:r>
          <w:t>Simple Feature defines 3 compliance levels</w:t>
        </w:r>
      </w:ins>
      <w:ins w:id="5253" w:author="Eric Boisvert" w:date="2016-01-24T14:22:00Z">
        <w:r>
          <w:t xml:space="preserve"> summarized </w:t>
        </w:r>
        <w:r w:rsidR="007F17CE">
          <w:t xml:space="preserve">in </w:t>
        </w:r>
      </w:ins>
      <w:ins w:id="5254" w:author="Eric Boisvert" w:date="2016-01-24T14:33:00Z">
        <w:r w:rsidR="007F17CE">
          <w:fldChar w:fldCharType="begin"/>
        </w:r>
        <w:r w:rsidR="007F17CE">
          <w:instrText xml:space="preserve"> REF _Ref441409363 \h </w:instrText>
        </w:r>
      </w:ins>
      <w:r w:rsidR="007F17CE">
        <w:fldChar w:fldCharType="separate"/>
      </w:r>
      <w:ins w:id="5255" w:author="Boisvert, Eric" w:date="2016-04-01T07:54:00Z">
        <w:r w:rsidR="00E21DD0">
          <w:t xml:space="preserve">Table </w:t>
        </w:r>
        <w:r w:rsidR="00E21DD0">
          <w:rPr>
            <w:noProof/>
          </w:rPr>
          <w:t>9</w:t>
        </w:r>
      </w:ins>
      <w:ins w:id="5256" w:author="Eric Boisvert" w:date="2016-01-24T14:33:00Z">
        <w:r w:rsidR="007F17CE">
          <w:fldChar w:fldCharType="end"/>
        </w:r>
      </w:ins>
      <w:ins w:id="5257"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pPr>
        <w:pStyle w:val="Caption"/>
        <w:rPr>
          <w:ins w:id="5258" w:author="Eric Boisvert" w:date="2016-01-24T14:22:00Z"/>
        </w:rPr>
        <w:pPrChange w:id="5259" w:author="Eric Boisvert" w:date="2016-01-24T14:33:00Z">
          <w:pPr/>
        </w:pPrChange>
      </w:pPr>
      <w:bookmarkStart w:id="5260" w:name="_Ref441409363"/>
      <w:ins w:id="5261" w:author="Eric Boisvert" w:date="2016-01-24T14:33:00Z">
        <w:r>
          <w:t xml:space="preserve">Table </w:t>
        </w:r>
      </w:ins>
      <w:ins w:id="5262" w:author="Eric Boisvert" w:date="2016-02-14T13:33:00Z">
        <w:r w:rsidR="00415E41">
          <w:fldChar w:fldCharType="begin"/>
        </w:r>
        <w:r w:rsidR="00415E41">
          <w:instrText xml:space="preserve"> SEQ Table \* ARABIC </w:instrText>
        </w:r>
      </w:ins>
      <w:r w:rsidR="00415E41">
        <w:fldChar w:fldCharType="separate"/>
      </w:r>
      <w:ins w:id="5263" w:author="Boisvert, Eric" w:date="2016-04-01T07:54:00Z">
        <w:r w:rsidR="00E21DD0">
          <w:rPr>
            <w:noProof/>
          </w:rPr>
          <w:t>9</w:t>
        </w:r>
      </w:ins>
      <w:ins w:id="5264" w:author="Eric Boisvert" w:date="2016-02-14T13:33:00Z">
        <w:r w:rsidR="00415E41">
          <w:fldChar w:fldCharType="end"/>
        </w:r>
      </w:ins>
      <w:bookmarkEnd w:id="5260"/>
      <w:ins w:id="5265" w:author="Eric Boisvert" w:date="2016-01-24T14:33:00Z">
        <w:r>
          <w:t xml:space="preserve"> : Reproduction of Table 1 of 10-100r3 (Clause 2.1)</w:t>
        </w:r>
      </w:ins>
      <w:ins w:id="5266"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267" w:author="Eric Boisvert" w:date="2016-01-24T14:17:00Z">
        <w:r w:rsidR="006F54EF">
          <w:t>0</w:t>
        </w:r>
      </w:ins>
      <w:del w:id="5268"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id="5269"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270" w:author="Eric Boisvert" w:date="2016-04-01T18:05:00Z">
              <w:r w:rsidR="00DA608A">
                <w:rPr>
                  <w:rStyle w:val="requri"/>
                  <w:lang w:val="en-CA"/>
                </w:rPr>
                <w:t>0</w:t>
              </w:r>
            </w:ins>
            <w:del w:id="5271"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ins w:id="5272" w:author="Boisvert, Eric" w:date="2016-03-29T09:17:00Z">
              <w:r w:rsidR="00B8253A">
                <w:rPr>
                  <w:rStyle w:val="reqtext"/>
                  <w:lang w:val="en-CA"/>
                </w:rPr>
                <w:t>.</w:t>
              </w:r>
            </w:ins>
          </w:p>
        </w:tc>
      </w:tr>
    </w:tbl>
    <w:p w14:paraId="424D9698" w14:textId="77777777" w:rsidR="00112EA6" w:rsidRDefault="00112EA6" w:rsidP="00112EA6"/>
    <w:p w14:paraId="629FF36F" w14:textId="3EE9A1F0" w:rsidR="00112EA6" w:rsidRDefault="00753B5D" w:rsidP="00225333">
      <w:r>
        <w:t xml:space="preserve">User defined properties are </w:t>
      </w:r>
      <w:del w:id="5273" w:author="Eric Boisvert" w:date="2016-01-24T14:34:00Z">
        <w:r w:rsidDel="007F17CE">
          <w:delText xml:space="preserve">defined </w:delText>
        </w:r>
      </w:del>
      <w:ins w:id="5274" w:author="Eric Boisvert" w:date="2016-01-24T14:34:00Z">
        <w:r w:rsidR="007F17CE">
          <w:t xml:space="preserve">encoded </w:t>
        </w:r>
      </w:ins>
      <w:r>
        <w:t>as</w:t>
      </w:r>
      <w:ins w:id="5275"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commentRangeStart w:id="5276"/>
      <w:r>
        <w:t xml:space="preserve">Process content is set to “lax”, </w:t>
      </w:r>
      <w:commentRangeEnd w:id="5276"/>
      <w:r w:rsidR="00F813AA">
        <w:rPr>
          <w:rStyle w:val="CommentReference"/>
        </w:rPr>
        <w:commentReference w:id="5276"/>
      </w:r>
      <w:r>
        <w:t xml:space="preserve">which means </w:t>
      </w:r>
      <w:del w:id="5277" w:author="Eric Boisvert" w:date="2016-01-24T14:35:00Z">
        <w:r w:rsidDel="007F17CE">
          <w:delText xml:space="preserve">that </w:delText>
        </w:r>
      </w:del>
      <w:r>
        <w:t xml:space="preserve">the validator will attempt to validate user defined property </w:t>
      </w:r>
      <w:ins w:id="5278" w:author="Eric Boisvert" w:date="2016-01-24T14:35:00Z">
        <w:r w:rsidR="007F17CE">
          <w:t xml:space="preserve">only </w:t>
        </w:r>
      </w:ins>
      <w:r>
        <w:t>i</w:t>
      </w:r>
      <w:ins w:id="5279" w:author="Eric Boisvert" w:date="2016-01-20T05:57:00Z">
        <w:r w:rsidR="00153787">
          <w:t>f</w:t>
        </w:r>
      </w:ins>
      <w:del w:id="5280" w:author="Eric Boisvert" w:date="2016-01-20T05:57:00Z">
        <w:r w:rsidDel="00153787">
          <w:delText>s</w:delText>
        </w:r>
      </w:del>
      <w:r>
        <w:t xml:space="preserve"> a schema is available.  To help client applications and developer to validate instance containing use</w:t>
      </w:r>
      <w:ins w:id="5281" w:author="Eric Boisvert" w:date="2016-01-24T14:35:00Z">
        <w:r w:rsidR="007F17CE">
          <w:t>r</w:t>
        </w:r>
      </w:ins>
      <w:r>
        <w:t xml:space="preserve"> defined propert</w:t>
      </w:r>
      <w:ins w:id="5282" w:author="Eric Boisvert" w:date="2016-01-24T14:35:00Z">
        <w:r w:rsidR="007F17CE">
          <w:t>ies</w:t>
        </w:r>
      </w:ins>
      <w:del w:id="5283" w:author="Eric Boisvert" w:date="2016-01-24T14:35:00Z">
        <w:r w:rsidDel="007F17CE">
          <w:delText>y</w:delText>
        </w:r>
      </w:del>
      <w:r>
        <w:t xml:space="preserve">, a XSD </w:t>
      </w:r>
      <w:ins w:id="5284" w:author="Eric Boisvert" w:date="2016-01-24T14:36:00Z">
        <w:r w:rsidR="007F17CE">
          <w:t>schema</w:t>
        </w:r>
      </w:ins>
      <w:del w:id="5285" w:author="Eric Boisvert" w:date="2016-01-24T14:36:00Z">
        <w:r w:rsidDel="007F17CE">
          <w:delText xml:space="preserve">file </w:delText>
        </w:r>
      </w:del>
      <w:r>
        <w:t>should be provided</w:t>
      </w:r>
      <w:ins w:id="5286" w:author="Eric Boisvert" w:date="2016-01-20T05:57:00Z">
        <w:r w:rsidR="00153787">
          <w:t xml:space="preserve"> in the instance</w:t>
        </w:r>
      </w:ins>
      <w:ins w:id="5287" w:author="Eric Boisvert" w:date="2016-01-24T14:36:00Z">
        <w:r w:rsidR="007F17CE">
          <w:t>’s</w:t>
        </w:r>
      </w:ins>
      <w:ins w:id="5288"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289"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5290" w:name="_Ref439836832"/>
      <w:bookmarkStart w:id="5291" w:name="_Toc447367190"/>
      <w:r>
        <w:t>GeoSciML Portrayal GML 3.1 profile</w:t>
      </w:r>
      <w:bookmarkEnd w:id="5290"/>
      <w:bookmarkEnd w:id="5291"/>
      <w:ins w:id="5292" w:author="Eric Boisvert" w:date="2016-04-03T12:49:00Z">
        <w:r w:rsidR="00052694">
          <w:t xml:space="preserve"> (Normative)</w:t>
        </w:r>
      </w:ins>
    </w:p>
    <w:p w14:paraId="28785625" w14:textId="77777777" w:rsidR="00746B77" w:rsidRDefault="00746B77" w:rsidP="00225333">
      <w:pPr>
        <w:rPr>
          <w:ins w:id="5293"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66AF4950"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del w:id="5294" w:author="Eric Boisvert" w:date="2016-04-03T13:08:00Z">
              <w:r w:rsidRPr="00DA608A" w:rsidDel="00CE2547">
                <w:rPr>
                  <w:rFonts w:ascii="Calibri" w:eastAsia="MS Mincho" w:hAnsi="Calibri"/>
                  <w:sz w:val="20"/>
                  <w:szCs w:val="20"/>
                  <w:lang w:val="en-CA"/>
                </w:rPr>
                <w:delText xml:space="preserve">pass schematron defined </w:delText>
              </w:r>
            </w:del>
            <w:ins w:id="5295" w:author="Eric Boisvert" w:date="2016-04-03T13:08:00Z">
              <w:r w:rsidR="00CE2547">
                <w:rPr>
                  <w:rFonts w:ascii="Calibri" w:eastAsia="MS Mincho" w:hAnsi="Calibri"/>
                  <w:sz w:val="20"/>
                  <w:szCs w:val="20"/>
                  <w:lang w:val="en-CA"/>
                </w:rPr>
                <w:t xml:space="preserve">pass schematron rules defined </w:t>
              </w:r>
            </w:ins>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Pr>
        <w:rPr>
          <w:ins w:id="5296" w:author="Eric Boisvert" w:date="2016-01-24T13:47:00Z"/>
        </w:rPr>
      </w:pPr>
    </w:p>
    <w:p w14:paraId="24EAECDC" w14:textId="6AC0E28B" w:rsidR="00746B77" w:rsidRDefault="00974714" w:rsidP="00974714">
      <w:pPr>
        <w:rPr>
          <w:ins w:id="5297" w:author="Eric Boisvert" w:date="2016-04-01T18:09:00Z"/>
        </w:rPr>
      </w:pPr>
      <w:commentRangeStart w:id="5298"/>
      <w:r>
        <w:t xml:space="preserve">Because of the limited availability of WFS 2.0 compliant servers and clients, GeoSciML SWG officially supports WFS 1.1.0 and GML 3.1.1. </w:t>
      </w:r>
      <w:commentRangeEnd w:id="5298"/>
      <w:r>
        <w:rPr>
          <w:rStyle w:val="CommentReference"/>
        </w:rPr>
        <w:commentReference w:id="5298"/>
      </w:r>
      <w:r>
        <w:t xml:space="preserve">(See  </w:t>
      </w:r>
      <w:r>
        <w:fldChar w:fldCharType="begin"/>
      </w:r>
      <w:r>
        <w:instrText xml:space="preserve"> REF _Ref439836832 \r \h </w:instrText>
      </w:r>
      <w:r>
        <w:fldChar w:fldCharType="separate"/>
      </w:r>
      <w:ins w:id="5299" w:author="Boisvert, Eric" w:date="2016-04-01T07:54:00Z">
        <w:r w:rsidR="00E21DD0">
          <w:t>8.4</w:t>
        </w:r>
      </w:ins>
      <w:ins w:id="5300" w:author="Eric Boisvert" w:date="2016-03-28T16:06:00Z">
        <w:del w:id="5301" w:author="Boisvert, Eric" w:date="2016-04-01T07:53:00Z">
          <w:r w:rsidR="003842F3" w:rsidDel="00E21DD0">
            <w:delText>8.4</w:delText>
          </w:r>
        </w:del>
      </w:ins>
      <w:del w:id="5302" w:author="Boisvert, Eric" w:date="2016-04-01T07:53:00Z">
        <w:r w:rsidDel="00E21DD0">
          <w:delText>9.5</w:delText>
        </w:r>
      </w:del>
      <w:r>
        <w:fldChar w:fldCharType="end"/>
      </w:r>
      <w:r>
        <w:t xml:space="preserve">).  </w:t>
      </w:r>
      <w:r w:rsidR="00746B77">
        <w:t>to accommodate WFS 1.1.0 services</w:t>
      </w:r>
      <w:r>
        <w:t>.  GML 3.2 compliant portrayal schema shall be published as a profile</w:t>
      </w:r>
      <w:ins w:id="5303" w:author="Eric Boisvert" w:date="2016-02-28T14:39:00Z">
        <w:r w:rsidR="00457AE6">
          <w:t xml:space="preserve"> of </w:t>
        </w:r>
      </w:ins>
      <w:ins w:id="5304" w:author="Eric Boisvert" w:date="2016-02-28T14:40:00Z">
        <w:r w:rsidR="00457AE6">
          <w:fldChar w:fldCharType="begin"/>
        </w:r>
        <w:r w:rsidR="00457AE6">
          <w:instrText xml:space="preserve"> REF _Ref444433734 \r \h </w:instrText>
        </w:r>
      </w:ins>
      <w:r w:rsidR="00457AE6">
        <w:fldChar w:fldCharType="separate"/>
      </w:r>
      <w:ins w:id="5305" w:author="Boisvert, Eric" w:date="2016-04-01T07:54:00Z">
        <w:r w:rsidR="00E21DD0">
          <w:t>8.3</w:t>
        </w:r>
      </w:ins>
      <w:ins w:id="5306" w:author="Eric Boisvert" w:date="2016-02-28T14:40:00Z">
        <w:r w:rsidR="00457AE6">
          <w:fldChar w:fldCharType="end"/>
        </w:r>
      </w:ins>
      <w:ins w:id="5307" w:author="Eric Boisvert" w:date="2016-01-24T13:48:00Z">
        <w:r>
          <w:t>.</w:t>
        </w:r>
      </w:ins>
      <w:r>
        <w:t xml:space="preserve"> </w:t>
      </w:r>
      <w:del w:id="5308"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309" w:author="Eric Boisvert" w:date="2016-01-20T05:58:00Z">
        <w:r w:rsidDel="00153787">
          <w:delText>-wfs1</w:delText>
        </w:r>
      </w:del>
      <w:r w:rsidRPr="005372A3">
        <w:t>.xsd</w:t>
      </w:r>
      <w:ins w:id="5310"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311" w:author="Eric Boisvert" w:date="2016-01-20T05:58:00Z">
              <w:r w:rsidDel="00153787">
                <w:rPr>
                  <w:rStyle w:val="reqtext"/>
                  <w:lang w:val="en-CA"/>
                </w:rPr>
                <w:delText>_wfs1</w:delText>
              </w:r>
            </w:del>
            <w:r w:rsidRPr="005372A3">
              <w:rPr>
                <w:rStyle w:val="reqtext"/>
                <w:lang w:val="en-CA"/>
              </w:rPr>
              <w:t>.xsd</w:t>
            </w:r>
            <w:ins w:id="5312" w:author="Boisvert, Eric" w:date="2016-03-29T09:17:00Z">
              <w:r w:rsidR="00B8253A">
                <w:rPr>
                  <w:rStyle w:val="reqtext"/>
                  <w:lang w:val="en-CA"/>
                </w:rPr>
                <w:t>.</w:t>
              </w:r>
            </w:ins>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ins w:id="5313" w:author="Eric Boisvert" w:date="2016-04-03T13:06:00Z">
        <w:r w:rsidR="00CE2547">
          <w:t>s</w:t>
        </w:r>
      </w:ins>
      <w:r>
        <w:t xml:space="preserve"> defined in the schematron file located at </w:t>
      </w:r>
      <w:hyperlink r:id="rId142" w:history="1">
        <w:r w:rsidRPr="00140F09">
          <w:rPr>
            <w:rStyle w:val="Hyperlink"/>
          </w:rPr>
          <w:t>http://schemas.opengis.net/gsml/4.0/geosciml-portrayal.sch</w:t>
        </w:r>
      </w:hyperlink>
      <w:ins w:id="5314" w:author="Boisvert, Eric" w:date="2016-03-29T09:17: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315" w:author="Eric Boisvert" w:date="2016-03-25T17:23:00Z">
              <w:r w:rsidR="0063099F">
                <w:rPr>
                  <w:rStyle w:val="requri"/>
                  <w:lang w:val="en-CA"/>
                </w:rPr>
                <w:t>ch</w:t>
              </w:r>
            </w:ins>
            <w:del w:id="5316"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6D9C60D8"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del w:id="5317" w:author="Eric Boisvert" w:date="2016-04-03T13:08:00Z">
              <w:r w:rsidDel="00CE2547">
                <w:rPr>
                  <w:rStyle w:val="reqtext"/>
                  <w:lang w:val="en-CA"/>
                </w:rPr>
                <w:delText xml:space="preserve">pass schematron defined </w:delText>
              </w:r>
            </w:del>
            <w:ins w:id="5318"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319"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2B64A071" w:rsidR="009B3BBD" w:rsidRDefault="009B3BBD" w:rsidP="009B3BBD">
      <w:pPr>
        <w:pStyle w:val="Heading2"/>
        <w:rPr>
          <w:lang w:val="en-CA"/>
        </w:rPr>
      </w:pPr>
      <w:bookmarkStart w:id="5320" w:name="_Ref446664275"/>
      <w:bookmarkStart w:id="5321" w:name="_Toc447367191"/>
      <w:r w:rsidRPr="00D12552">
        <w:rPr>
          <w:lang w:val="en-CA"/>
        </w:rPr>
        <w:t xml:space="preserve">GeoSciML </w:t>
      </w:r>
      <w:r>
        <w:rPr>
          <w:lang w:val="en-CA"/>
        </w:rPr>
        <w:t>Basic XML</w:t>
      </w:r>
      <w:r w:rsidRPr="00D12552">
        <w:rPr>
          <w:lang w:val="en-CA"/>
        </w:rPr>
        <w:t xml:space="preserve"> Requirements Class</w:t>
      </w:r>
      <w:bookmarkEnd w:id="5320"/>
      <w:bookmarkEnd w:id="5321"/>
      <w:ins w:id="5322" w:author="Eric Boisvert" w:date="2016-04-03T12:50:00Z">
        <w:r w:rsidR="00052694">
          <w:rPr>
            <w:lang w:val="en-CA"/>
          </w:rPr>
          <w:t xml:space="preserve"> </w:t>
        </w:r>
        <w:r w:rsidR="00052694">
          <w:t xml:space="preserve"> (Normative)</w:t>
        </w:r>
      </w:ins>
    </w:p>
    <w:p w14:paraId="48238B04" w14:textId="77777777" w:rsidR="006A7DD0" w:rsidRDefault="006A7DD0" w:rsidP="006A7DD0">
      <w:pPr>
        <w:rPr>
          <w:ins w:id="5323"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233C360E"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del w:id="5324" w:author="Eric Boisvert" w:date="2016-04-03T13:08:00Z">
              <w:r w:rsidRPr="00A1351F" w:rsidDel="00CE2547">
                <w:rPr>
                  <w:rFonts w:ascii="Calibri" w:eastAsia="MS Mincho" w:hAnsi="Calibri"/>
                  <w:sz w:val="20"/>
                  <w:szCs w:val="20"/>
                  <w:lang w:val="en-CA"/>
                </w:rPr>
                <w:delText xml:space="preserve">pass schematron defined </w:delText>
              </w:r>
            </w:del>
            <w:ins w:id="5325" w:author="Eric Boisvert" w:date="2016-04-03T13:08:00Z">
              <w:r w:rsidR="00CE2547">
                <w:rPr>
                  <w:rFonts w:ascii="Calibri" w:eastAsia="MS Mincho" w:hAnsi="Calibri"/>
                  <w:sz w:val="20"/>
                  <w:szCs w:val="20"/>
                  <w:lang w:val="en-CA"/>
                </w:rPr>
                <w:t xml:space="preserve">pass schematron rules defined </w:t>
              </w:r>
            </w:ins>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ins w:id="5326" w:author="Eric Boisvert" w:date="2016-04-01T18:11:00Z"/>
          <w:lang w:val="en-CA"/>
        </w:rPr>
      </w:pPr>
    </w:p>
    <w:p w14:paraId="0B7FB0EB" w14:textId="77777777" w:rsidR="00A1351F" w:rsidRDefault="00A1351F" w:rsidP="006A7DD0">
      <w:pPr>
        <w:rPr>
          <w:ins w:id="5327"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328"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329">
          <w:tblGrid>
            <w:gridCol w:w="4219"/>
            <w:gridCol w:w="4678"/>
          </w:tblGrid>
        </w:tblGridChange>
      </w:tblGrid>
      <w:tr w:rsidR="005372A3" w:rsidRPr="00D12552" w14:paraId="1DAD4D89" w14:textId="77777777" w:rsidTr="00C859E9">
        <w:trPr>
          <w:cantSplit/>
          <w:trPrChange w:id="5330" w:author="Eric Boisvert" w:date="2016-01-24T14:40:00Z">
            <w:trPr>
              <w:cantSplit/>
            </w:trPr>
          </w:trPrChange>
        </w:trPr>
        <w:tc>
          <w:tcPr>
            <w:tcW w:w="4077" w:type="dxa"/>
            <w:tcBorders>
              <w:right w:val="nil"/>
            </w:tcBorders>
            <w:shd w:val="clear" w:color="auto" w:fill="auto"/>
            <w:tcPrChange w:id="5331"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332" w:author="Eric Boisvert" w:date="2016-01-24T14:40:00Z">
              <w:tcPr>
                <w:tcW w:w="4678" w:type="dxa"/>
                <w:tcBorders>
                  <w:left w:val="nil"/>
                </w:tcBorders>
                <w:shd w:val="clear" w:color="auto" w:fill="auto"/>
              </w:tcPr>
            </w:tcPrChange>
          </w:tcPr>
          <w:p w14:paraId="79B7DD2F" w14:textId="466987E5"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333" w:author="Eric Boisvert" w:date="2016-04-03T13:06:00Z">
              <w:r w:rsidRPr="005372A3" w:rsidDel="00CE2547">
                <w:rPr>
                  <w:rStyle w:val="reqtext"/>
                  <w:lang w:val="en-CA"/>
                </w:rPr>
                <w:delText xml:space="preserve">shall </w:delText>
              </w:r>
            </w:del>
            <w:ins w:id="5334" w:author="Eric Boisvert" w:date="2016-04-03T13:06: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w:t>
            </w:r>
            <w:del w:id="5335"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336" w:author="Boisvert, Eric" w:date="2016-03-29T09:18:00Z">
              <w:r w:rsidR="00B8253A">
                <w:rPr>
                  <w:rStyle w:val="reqtext"/>
                  <w:lang w:val="en-CA"/>
                </w:rPr>
                <w:t>.</w:t>
              </w:r>
            </w:ins>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ins w:id="5337" w:author="Eric Boisvert" w:date="2016-04-03T13:06:00Z">
        <w:r w:rsidR="00CE2547">
          <w:t>s</w:t>
        </w:r>
      </w:ins>
      <w:r>
        <w:t xml:space="preserve"> defined in the schematron file located at </w:t>
      </w:r>
      <w:hyperlink r:id="rId143" w:history="1">
        <w:r w:rsidR="00CE5B49" w:rsidRPr="00140F09">
          <w:rPr>
            <w:rStyle w:val="Hyperlink"/>
          </w:rPr>
          <w:t>http://schemas.opengis.net/gsml/4.0/geoSciMLBasic.sch</w:t>
        </w:r>
      </w:hyperlink>
      <w:ins w:id="5338"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7F28D07" w:rsidR="005372A3" w:rsidRPr="00D12552" w:rsidRDefault="005372A3" w:rsidP="00CE2547">
            <w:pPr>
              <w:pStyle w:val="Tabletext10"/>
              <w:jc w:val="left"/>
              <w:rPr>
                <w:rStyle w:val="reqtext"/>
                <w:lang w:val="en-CA"/>
              </w:rPr>
            </w:pPr>
            <w:r w:rsidRPr="005372A3">
              <w:rPr>
                <w:rStyle w:val="reqtext"/>
                <w:lang w:val="en-CA"/>
              </w:rPr>
              <w:t xml:space="preserve">XML instance document </w:t>
            </w:r>
            <w:del w:id="5339" w:author="Eric Boisvert" w:date="2016-04-03T13:06:00Z">
              <w:r w:rsidRPr="005372A3" w:rsidDel="00CE2547">
                <w:rPr>
                  <w:rStyle w:val="reqtext"/>
                  <w:lang w:val="en-CA"/>
                </w:rPr>
                <w:delText xml:space="preserve">shall </w:delText>
              </w:r>
            </w:del>
            <w:ins w:id="5340" w:author="Eric Boisvert" w:date="2016-04-03T13:06:00Z">
              <w:r w:rsidR="00CE2547">
                <w:rPr>
                  <w:rStyle w:val="reqtext"/>
                  <w:lang w:val="en-CA"/>
                </w:rPr>
                <w:t>SHALL</w:t>
              </w:r>
              <w:r w:rsidR="00CE2547" w:rsidRPr="005372A3">
                <w:rPr>
                  <w:rStyle w:val="reqtext"/>
                  <w:lang w:val="en-CA"/>
                </w:rPr>
                <w:t xml:space="preserve"> </w:t>
              </w:r>
            </w:ins>
            <w:del w:id="5341" w:author="Eric Boisvert" w:date="2016-04-03T13:08:00Z">
              <w:r w:rsidDel="00CE2547">
                <w:rPr>
                  <w:rStyle w:val="reqtext"/>
                  <w:lang w:val="en-CA"/>
                </w:rPr>
                <w:delText xml:space="preserve">pass schematron defined </w:delText>
              </w:r>
            </w:del>
            <w:ins w:id="5342"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343"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344"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E21DD0">
        <w:t>5.2</w:t>
      </w:r>
      <w:r w:rsidR="008A0D27">
        <w:fldChar w:fldCharType="end"/>
      </w:r>
      <w:r w:rsidR="008A0D27">
        <w:t>) which value are empty abstract classes</w:t>
      </w:r>
      <w:ins w:id="5345" w:author="Eric Boisvert" w:date="2016-03-06T14:57:00Z">
        <w:r w:rsidR="004F0435">
          <w:t xml:space="preserve"> in Basic package</w:t>
        </w:r>
      </w:ins>
      <w:ins w:id="5346" w:author="Eric Boisvert" w:date="2016-03-06T14:37:00Z">
        <w:r w:rsidR="00C70FFE">
          <w:t xml:space="preserve">. </w:t>
        </w:r>
      </w:ins>
      <w:del w:id="5347" w:author="Eric Boisvert" w:date="2016-03-06T14:37:00Z">
        <w:r w:rsidR="002A2C89" w:rsidDel="00C70FFE">
          <w:delText>,</w:delText>
        </w:r>
      </w:del>
      <w:r w:rsidR="002A2C89">
        <w:t xml:space="preserve"> </w:t>
      </w:r>
      <w:ins w:id="5348" w:author="Eric Boisvert" w:date="2016-03-06T14:57:00Z">
        <w:r w:rsidR="004F0435">
          <w:t xml:space="preserve">Since abstract description classes are DataType, the property is inline only and therefore an empty property is not schema valid.  </w:t>
        </w:r>
      </w:ins>
      <w:del w:id="5349" w:author="Eric Boisvert" w:date="2016-03-06T14:37:00Z">
        <w:r w:rsidR="002A2C89" w:rsidDel="00C70FFE">
          <w:delText>t</w:delText>
        </w:r>
      </w:del>
      <w:del w:id="5350" w:author="Eric Boisvert" w:date="2016-03-06T14:57:00Z">
        <w:r w:rsidR="002A2C89" w:rsidDel="004F0435">
          <w:delText xml:space="preserve">herefore no value </w:delText>
        </w:r>
      </w:del>
      <w:del w:id="5351" w:author="Eric Boisvert" w:date="2016-03-06T14:56:00Z">
        <w:r w:rsidR="002A2C89" w:rsidDel="004F0435">
          <w:delText>can be</w:delText>
        </w:r>
      </w:del>
      <w:del w:id="5352" w:author="Eric Boisvert" w:date="2016-03-06T14:57:00Z">
        <w:r w:rsidR="002A2C89" w:rsidDel="004F0435">
          <w:delText xml:space="preserve"> provided in basic package.  </w:delText>
        </w:r>
      </w:del>
    </w:p>
    <w:p w14:paraId="3DF8D3C9" w14:textId="31F73FB6" w:rsidR="005372A3" w:rsidDel="004F0435" w:rsidRDefault="004F0435" w:rsidP="006A7DD0">
      <w:pPr>
        <w:rPr>
          <w:del w:id="5353" w:author="Eric Boisvert" w:date="2016-03-06T14:58:00Z"/>
        </w:rPr>
      </w:pPr>
      <w:ins w:id="5354" w:author="Eric Boisvert" w:date="2016-03-06T14:58:00Z">
        <w:r w:rsidDel="004F0435">
          <w:t xml:space="preserve"> </w:t>
        </w:r>
      </w:ins>
      <w:del w:id="5355"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356" w:author="Eric Boisvert" w:date="2016-03-06T14:58:00Z"/>
          <w:rFonts w:ascii="Courier New" w:hAnsi="Courier New" w:cs="Courier New"/>
          <w:b/>
          <w:bCs/>
          <w:color w:val="000000"/>
          <w:sz w:val="20"/>
          <w:szCs w:val="20"/>
          <w:highlight w:val="white"/>
          <w:lang w:val="en-CA" w:eastAsia="en-CA"/>
        </w:rPr>
      </w:pPr>
      <w:del w:id="5357"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358" w:author="Eric Boisvert" w:date="2016-03-06T14:58:00Z"/>
          <w:rFonts w:ascii="Courier New" w:hAnsi="Courier New" w:cs="Courier New"/>
          <w:b/>
          <w:bCs/>
          <w:color w:val="000000"/>
          <w:sz w:val="20"/>
          <w:szCs w:val="20"/>
          <w:highlight w:val="white"/>
          <w:lang w:val="en-CA" w:eastAsia="en-CA"/>
        </w:rPr>
      </w:pPr>
      <w:del w:id="5359"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360" w:author="Eric Boisvert" w:date="2016-03-06T14:58:00Z"/>
          <w:rFonts w:ascii="Courier New" w:hAnsi="Courier New" w:cs="Courier New"/>
          <w:b/>
          <w:bCs/>
          <w:color w:val="000000"/>
          <w:sz w:val="20"/>
          <w:szCs w:val="20"/>
          <w:highlight w:val="white"/>
          <w:lang w:val="en-CA" w:eastAsia="en-CA"/>
        </w:rPr>
      </w:pPr>
      <w:del w:id="536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362" w:author="Eric Boisvert" w:date="2016-03-06T14:58:00Z"/>
          <w:rFonts w:ascii="Courier New" w:hAnsi="Courier New" w:cs="Courier New"/>
          <w:b/>
          <w:bCs/>
          <w:color w:val="000000"/>
          <w:sz w:val="20"/>
          <w:szCs w:val="20"/>
          <w:highlight w:val="white"/>
          <w:lang w:val="en-CA" w:eastAsia="en-CA"/>
        </w:rPr>
      </w:pPr>
      <w:del w:id="536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364" w:author="Eric Boisvert" w:date="2016-01-24T14:51:00Z"/>
          <w:rFonts w:ascii="Courier New" w:hAnsi="Courier New" w:cs="Courier New"/>
          <w:color w:val="0000FF"/>
          <w:sz w:val="20"/>
          <w:szCs w:val="20"/>
          <w:lang w:val="en-CA" w:eastAsia="en-CA"/>
        </w:rPr>
      </w:pPr>
      <w:del w:id="5365"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366"/>
      <w:ins w:id="5367" w:author="Eric Boisvert" w:date="2016-01-24T14:51:00Z">
        <w:r w:rsidR="00811785">
          <w:rPr>
            <w:rFonts w:ascii="Courier New" w:hAnsi="Courier New" w:cs="Courier New"/>
            <w:color w:val="0000FF"/>
            <w:sz w:val="20"/>
            <w:szCs w:val="20"/>
            <w:lang w:val="en-CA" w:eastAsia="en-CA"/>
          </w:rPr>
          <w:t>(…)</w:t>
        </w:r>
      </w:ins>
      <w:commentRangeEnd w:id="5366"/>
      <w:ins w:id="5368" w:author="Eric Boisvert" w:date="2016-01-24T14:52:00Z">
        <w:r w:rsidR="00811785">
          <w:rPr>
            <w:rStyle w:val="CommentReference"/>
          </w:rPr>
          <w:commentReference w:id="5366"/>
        </w:r>
      </w:ins>
    </w:p>
    <w:p w14:paraId="4E1553E9" w14:textId="77777777" w:rsidR="00811785" w:rsidRDefault="00811785" w:rsidP="006A7DD0">
      <w:pPr>
        <w:rPr>
          <w:ins w:id="5369"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370" w:author="Eric Boisvert" w:date="2016-03-06T14:59:00Z"/>
        </w:rPr>
      </w:pPr>
      <w:ins w:id="5371" w:author="Eric Boisvert" w:date="2016-03-06T14:59:00Z">
        <w:r>
          <w:t xml:space="preserve">This instance is </w:t>
        </w:r>
        <w:r w:rsidRPr="004F0435">
          <w:rPr>
            <w:b/>
            <w:u w:val="single"/>
            <w:rPrChange w:id="5372"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373"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374" w:author="Eric Boisvert" w:date="2016-03-06T14:56:00Z"/>
          <w:rFonts w:ascii="Consolas" w:hAnsi="Consolas" w:cs="Consolas"/>
          <w:color w:val="0000FF"/>
          <w:sz w:val="20"/>
          <w:szCs w:val="20"/>
          <w:highlight w:val="white"/>
          <w:lang w:val="en-CA" w:eastAsia="en-CA"/>
        </w:rPr>
        <w:pPrChange w:id="5375"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376"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377" w:author="Eric Boisvert" w:date="2016-03-06T14:54:00Z"/>
        </w:rPr>
      </w:pPr>
      <w:del w:id="5378"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379"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380" w:author="Eric Boisvert" w:date="2016-03-06T14:54:00Z"/>
                <w:rStyle w:val="requri"/>
                <w:lang w:val="en-CA"/>
              </w:rPr>
            </w:pPr>
            <w:commentRangeStart w:id="5381"/>
            <w:del w:id="5382"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383" w:author="Eric Boisvert" w:date="2016-03-06T14:54:00Z"/>
                <w:rStyle w:val="reqtext"/>
                <w:lang w:val="en-CA"/>
              </w:rPr>
            </w:pPr>
            <w:del w:id="5384" w:author="Eric Boisvert" w:date="2016-03-06T14:54:00Z">
              <w:r w:rsidDel="004F0435">
                <w:rPr>
                  <w:rStyle w:val="reqtext"/>
                  <w:lang w:val="en-CA"/>
                </w:rPr>
                <w:delText>Properties that link to abstract description classes should not be serialized.</w:delText>
              </w:r>
            </w:del>
            <w:commentRangeEnd w:id="5381"/>
            <w:r w:rsidR="004F0435">
              <w:rPr>
                <w:rStyle w:val="CommentReference"/>
                <w:rFonts w:ascii="Times New Roman" w:eastAsia="Times New Roman" w:hAnsi="Times New Roman"/>
                <w:lang w:val="en-US" w:eastAsia="en-US"/>
              </w:rPr>
              <w:commentReference w:id="5381"/>
            </w:r>
          </w:p>
        </w:tc>
      </w:tr>
    </w:tbl>
    <w:p w14:paraId="5612A58C" w14:textId="14426536" w:rsidR="002A2C89" w:rsidDel="004F0435" w:rsidRDefault="002A2C89" w:rsidP="006A7DD0">
      <w:pPr>
        <w:rPr>
          <w:del w:id="5385" w:author="Eric Boisvert" w:date="2016-03-06T14:54:00Z"/>
        </w:rPr>
      </w:pPr>
    </w:p>
    <w:p w14:paraId="71A5BB71" w14:textId="2C5AFF7A" w:rsidR="002A2C89" w:rsidDel="009C6C9E" w:rsidRDefault="004F0435" w:rsidP="006A7DD0">
      <w:pPr>
        <w:rPr>
          <w:del w:id="5386" w:author="Eric Boisvert" w:date="2016-03-06T14:59:00Z"/>
        </w:rPr>
      </w:pPr>
      <w:ins w:id="5387" w:author="Eric Boisvert" w:date="2016-03-06T15:00:00Z">
        <w:r>
          <w:t>Is should be noted that this is by design.</w:t>
        </w:r>
      </w:ins>
    </w:p>
    <w:p w14:paraId="55D6E5A3" w14:textId="77777777" w:rsidR="009C6C9E" w:rsidRDefault="009C6C9E" w:rsidP="006A7DD0">
      <w:pPr>
        <w:rPr>
          <w:ins w:id="5388" w:author="Eric Boisvert" w:date="2016-03-17T05:51:00Z"/>
        </w:rPr>
      </w:pPr>
    </w:p>
    <w:p w14:paraId="695012D9" w14:textId="54890481" w:rsidR="009C6C9E" w:rsidRDefault="009C6C9E">
      <w:pPr>
        <w:pStyle w:val="Heading3"/>
        <w:rPr>
          <w:ins w:id="5389" w:author="Eric Boisvert" w:date="2016-03-17T05:51:00Z"/>
        </w:rPr>
        <w:pPrChange w:id="5390" w:author="Eric Boisvert" w:date="2016-03-17T05:53:00Z">
          <w:pPr/>
        </w:pPrChange>
      </w:pPr>
      <w:bookmarkStart w:id="5391" w:name="_Toc447367192"/>
      <w:ins w:id="5392" w:author="Eric Boisvert" w:date="2016-03-17T05:51:00Z">
        <w:r>
          <w:t>relatedFeature</w:t>
        </w:r>
        <w:bookmarkEnd w:id="5391"/>
      </w:ins>
    </w:p>
    <w:p w14:paraId="6DBC9F7A" w14:textId="77777777" w:rsidR="009C6C9E" w:rsidRDefault="009C6C9E" w:rsidP="006A7DD0">
      <w:pPr>
        <w:rPr>
          <w:ins w:id="5393" w:author="Eric Boisvert" w:date="2016-03-17T05:53:00Z"/>
        </w:rPr>
      </w:pPr>
    </w:p>
    <w:p w14:paraId="2CC2345B" w14:textId="494DE0A5" w:rsidR="009C6C9E" w:rsidRDefault="009C6C9E" w:rsidP="006A7DD0">
      <w:pPr>
        <w:rPr>
          <w:ins w:id="5394" w:author="Eric Boisvert" w:date="2016-03-17T05:51:00Z"/>
        </w:rPr>
      </w:pPr>
      <w:ins w:id="5395" w:author="Eric Boisvert" w:date="2016-03-17T05:51:00Z">
        <w:r>
          <w:t>In GeoSciML Basic, relatedFeature is byReference only as AbstractFeatureRelation</w:t>
        </w:r>
      </w:ins>
      <w:ins w:id="5396" w:author="Eric Boisvert" w:date="2016-03-17T05:55:00Z">
        <w:r w:rsidR="00617DFF">
          <w:t xml:space="preserve"> subtypes</w:t>
        </w:r>
      </w:ins>
      <w:ins w:id="5397" w:author="Eric Boisvert" w:date="2016-03-17T05:51:00Z">
        <w:r w:rsidR="00617DFF">
          <w:t xml:space="preserve"> </w:t>
        </w:r>
      </w:ins>
      <w:ins w:id="5398" w:author="Eric Boisvert" w:date="2016-03-17T05:55:00Z">
        <w:r w:rsidR="00617DFF">
          <w:t>are</w:t>
        </w:r>
      </w:ins>
      <w:ins w:id="5399" w:author="Eric Boisvert" w:date="2016-03-17T05:51:00Z">
        <w:r>
          <w:t xml:space="preserve"> </w:t>
        </w:r>
      </w:ins>
      <w:ins w:id="5400" w:author="Eric Boisvert" w:date="2016-03-17T05:52:00Z">
        <w:r>
          <w:t>materialized</w:t>
        </w:r>
      </w:ins>
      <w:ins w:id="5401" w:author="Eric Boisvert" w:date="2016-03-17T05:51:00Z">
        <w:r>
          <w:t xml:space="preserve"> </w:t>
        </w:r>
      </w:ins>
      <w:ins w:id="5402" w:author="Eric Boisvert" w:date="2016-03-17T05:52:00Z">
        <w:r>
          <w:t>in Extension package.</w:t>
        </w:r>
      </w:ins>
      <w:ins w:id="5403" w:author="Eric Boisvert" w:date="2016-03-17T05:55:00Z">
        <w:r w:rsidR="00617DFF">
          <w:t xml:space="preserve"> </w:t>
        </w:r>
      </w:ins>
    </w:p>
    <w:p w14:paraId="30348145" w14:textId="77777777" w:rsidR="009C6C9E" w:rsidRPr="006A7DD0" w:rsidRDefault="009C6C9E" w:rsidP="006A7DD0">
      <w:pPr>
        <w:rPr>
          <w:ins w:id="5404" w:author="Eric Boisvert" w:date="2016-03-17T05:51:00Z"/>
        </w:rPr>
      </w:pPr>
    </w:p>
    <w:p w14:paraId="4F39824A" w14:textId="1B53F5B4" w:rsidR="009B3BBD" w:rsidRDefault="009B3BBD" w:rsidP="009B3BBD">
      <w:pPr>
        <w:pStyle w:val="Heading2"/>
        <w:rPr>
          <w:ins w:id="5405" w:author="Eric Boisvert" w:date="2016-04-01T18:12:00Z"/>
          <w:lang w:val="en-CA"/>
        </w:rPr>
      </w:pPr>
      <w:bookmarkStart w:id="5406" w:name="_Toc44736719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406"/>
      <w:ins w:id="5407" w:author="Eric Boisvert" w:date="2016-04-03T12:50:00Z">
        <w:r w:rsidR="00052694">
          <w:rPr>
            <w:lang w:val="en-CA"/>
          </w:rPr>
          <w:t xml:space="preserve"> </w:t>
        </w:r>
        <w:r w:rsidR="00052694">
          <w:t xml:space="preserve"> (Normative)</w:t>
        </w:r>
      </w:ins>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rPr>
          <w:ins w:id="5408" w:author="Eric Boisvert" w:date="2016-04-02T15:30:00Z"/>
        </w:trPr>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ins w:id="5409" w:author="Eric Boisvert" w:date="2016-04-02T15:30:00Z"/>
                <w:rFonts w:ascii="Calibri" w:eastAsia="MS Mincho" w:hAnsi="Calibri"/>
                <w:b/>
                <w:sz w:val="20"/>
                <w:szCs w:val="20"/>
                <w:lang w:val="en-CA"/>
              </w:rPr>
            </w:pPr>
            <w:ins w:id="5410" w:author="Eric Boisvert" w:date="2016-04-02T15:30:00Z">
              <w:r w:rsidRPr="00DC2FB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ins w:id="5411" w:author="Eric Boisvert" w:date="2016-04-02T15:30:00Z"/>
                <w:rFonts w:ascii="Calibri" w:eastAsia="MS Mincho" w:hAnsi="Calibri"/>
                <w:sz w:val="20"/>
                <w:szCs w:val="20"/>
                <w:lang w:val="en-CA"/>
              </w:rPr>
            </w:pPr>
            <w:ins w:id="5412" w:author="Eric Boisvert" w:date="2016-04-02T15:30:00Z">
              <w:r w:rsidRPr="00DC2FB9">
                <w:rPr>
                  <w:rFonts w:ascii="Calibri" w:eastAsia="MS Mincho" w:hAnsi="Calibri"/>
                  <w:sz w:val="20"/>
                  <w:szCs w:val="20"/>
                  <w:lang w:val="en-CA"/>
                </w:rPr>
                <w:t>/req/gsml4xsd</w:t>
              </w:r>
              <w:r>
                <w:rPr>
                  <w:rFonts w:ascii="Calibri" w:eastAsia="MS Mincho" w:hAnsi="Calibri"/>
                  <w:sz w:val="20"/>
                  <w:szCs w:val="20"/>
                  <w:lang w:val="en-CA"/>
                </w:rPr>
                <w:t>-geologictime</w:t>
              </w:r>
            </w:ins>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22286FF"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del w:id="5413" w:author="Eric Boisvert" w:date="2016-04-03T13:07:00Z">
              <w:r w:rsidRPr="00DC2FB9" w:rsidDel="00CE2547">
                <w:rPr>
                  <w:rFonts w:ascii="Calibri" w:eastAsia="MS Mincho" w:hAnsi="Calibri"/>
                  <w:sz w:val="20"/>
                  <w:szCs w:val="20"/>
                  <w:lang w:val="en-CA"/>
                </w:rPr>
                <w:delText xml:space="preserve">shall </w:delText>
              </w:r>
            </w:del>
            <w:ins w:id="5414" w:author="Eric Boisvert" w:date="2016-04-03T13:07:00Z">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ins>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0F192C7F"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del w:id="5415" w:author="Eric Boisvert" w:date="2016-04-03T13:07:00Z">
              <w:r w:rsidRPr="00DC2FB9" w:rsidDel="00CE2547">
                <w:rPr>
                  <w:rStyle w:val="reqtext"/>
                  <w:rFonts w:ascii="Calibri" w:hAnsi="Calibri"/>
                  <w:sz w:val="20"/>
                  <w:szCs w:val="20"/>
                  <w:lang w:val="en-CA"/>
                </w:rPr>
                <w:delText xml:space="preserve">shall </w:delText>
              </w:r>
            </w:del>
            <w:ins w:id="5416" w:author="Eric Boisvert" w:date="2016-04-03T13:07:00Z">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ins>
            <w:del w:id="5417" w:author="Eric Boisvert" w:date="2016-04-03T13:08:00Z">
              <w:r w:rsidRPr="00DC2FB9" w:rsidDel="00CE2547">
                <w:rPr>
                  <w:rStyle w:val="reqtext"/>
                  <w:rFonts w:ascii="Calibri" w:hAnsi="Calibri"/>
                  <w:sz w:val="20"/>
                  <w:szCs w:val="20"/>
                  <w:lang w:val="en-CA"/>
                </w:rPr>
                <w:delText xml:space="preserve">pass schematron defined </w:delText>
              </w:r>
            </w:del>
            <w:ins w:id="5418" w:author="Eric Boisvert" w:date="2016-04-03T13:08:00Z">
              <w:r w:rsidR="00CE2547">
                <w:rPr>
                  <w:rStyle w:val="reqtext"/>
                  <w:rFonts w:ascii="Calibri" w:hAnsi="Calibri"/>
                  <w:sz w:val="20"/>
                  <w:szCs w:val="20"/>
                  <w:lang w:val="en-CA"/>
                </w:rPr>
                <w:t xml:space="preserve">pass schematron rules defined </w:t>
              </w:r>
            </w:ins>
            <w:r w:rsidRPr="00DC2FB9">
              <w:rPr>
                <w:rStyle w:val="reqtext"/>
                <w:rFonts w:ascii="Calibri" w:hAnsi="Calibri"/>
                <w:sz w:val="20"/>
                <w:szCs w:val="20"/>
                <w:lang w:val="en-CA"/>
              </w:rPr>
              <w:t xml:space="preserve">in schematron file located at   </w:t>
            </w:r>
            <w:r w:rsidRPr="00DC2FB9">
              <w:rPr>
                <w:rStyle w:val="reqtext"/>
                <w:rFonts w:ascii="Calibri" w:hAnsi="Calibri"/>
                <w:sz w:val="20"/>
                <w:szCs w:val="20"/>
                <w:lang w:val="en-CA"/>
              </w:rPr>
              <w:lastRenderedPageBreak/>
              <w:t>http://schemas.opengis.net/gsml/4.0/geoSciMLExtension.sch.</w:t>
            </w:r>
          </w:p>
        </w:tc>
      </w:tr>
    </w:tbl>
    <w:p w14:paraId="5213F33D" w14:textId="77777777" w:rsidR="006A7DD0" w:rsidRDefault="006A7DD0" w:rsidP="006A7DD0">
      <w:pPr>
        <w:rPr>
          <w:ins w:id="5419" w:author="Eric Boisvert" w:date="2016-04-01T18:12:00Z"/>
          <w:lang w:val="en-CA"/>
        </w:rPr>
      </w:pPr>
    </w:p>
    <w:p w14:paraId="5EE116B5" w14:textId="77777777" w:rsidR="00A1351F" w:rsidRDefault="00A1351F" w:rsidP="006A7DD0">
      <w:pPr>
        <w:rPr>
          <w:ins w:id="5420"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42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39B07F28"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422" w:author="Eric Boisvert" w:date="2016-04-03T13:07:00Z">
              <w:r w:rsidRPr="005372A3" w:rsidDel="00CE2547">
                <w:rPr>
                  <w:rStyle w:val="reqtext"/>
                  <w:lang w:val="en-CA"/>
                </w:rPr>
                <w:delText xml:space="preserve">shall </w:delText>
              </w:r>
            </w:del>
            <w:ins w:id="5423" w:author="Eric Boisvert" w:date="2016-04-03T13:07: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424" w:author="Boisvert, Eric" w:date="2016-03-29T09:18:00Z">
              <w:r w:rsidR="00B8253A">
                <w:rPr>
                  <w:rStyle w:val="reqtext"/>
                  <w:lang w:val="en-CA"/>
                </w:rPr>
                <w:t>.</w:t>
              </w:r>
            </w:ins>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ins w:id="5425" w:author="Eric Boisvert" w:date="2016-04-03T13:07:00Z">
        <w:r w:rsidR="00CE2547">
          <w:t>s</w:t>
        </w:r>
      </w:ins>
      <w:r>
        <w:t xml:space="preserve"> defined in the schematron file located at </w:t>
      </w:r>
      <w:r w:rsidRPr="00CE5B49">
        <w:t>http://schemas.opengis.net/gsml/4.0/geoSciMLExtension.</w:t>
      </w:r>
      <w:r>
        <w:t>sch</w:t>
      </w:r>
      <w:ins w:id="542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53CCCDA4"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427" w:author="Eric Boisvert" w:date="2016-04-03T13:07:00Z">
              <w:r w:rsidRPr="005372A3" w:rsidDel="00CE2547">
                <w:rPr>
                  <w:rStyle w:val="reqtext"/>
                  <w:lang w:val="en-CA"/>
                </w:rPr>
                <w:delText xml:space="preserve">shall </w:delText>
              </w:r>
            </w:del>
            <w:ins w:id="5428" w:author="Eric Boisvert" w:date="2016-04-03T13:07:00Z">
              <w:r w:rsidR="00CE2547">
                <w:rPr>
                  <w:rStyle w:val="reqtext"/>
                  <w:lang w:val="en-CA"/>
                </w:rPr>
                <w:t>SHALL</w:t>
              </w:r>
              <w:r w:rsidR="00CE2547" w:rsidRPr="005372A3">
                <w:rPr>
                  <w:rStyle w:val="reqtext"/>
                  <w:lang w:val="en-CA"/>
                </w:rPr>
                <w:t xml:space="preserve"> </w:t>
              </w:r>
            </w:ins>
            <w:del w:id="5429" w:author="Eric Boisvert" w:date="2016-04-03T13:08:00Z">
              <w:r w:rsidDel="00CE2547">
                <w:rPr>
                  <w:rStyle w:val="reqtext"/>
                  <w:lang w:val="en-CA"/>
                </w:rPr>
                <w:delText xml:space="preserve">pass schematron defined </w:delText>
              </w:r>
            </w:del>
            <w:ins w:id="5430"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431"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19813D17" w:rsidR="009B3BBD" w:rsidRDefault="009B3BBD" w:rsidP="009B3BBD">
      <w:pPr>
        <w:pStyle w:val="Heading2"/>
        <w:rPr>
          <w:lang w:val="en-CA"/>
        </w:rPr>
      </w:pPr>
      <w:bookmarkStart w:id="5432" w:name="_Toc44736719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432"/>
      <w:ins w:id="5433" w:author="Eric Boisvert" w:date="2016-04-03T12:50:00Z">
        <w:r w:rsidR="00052694">
          <w:rPr>
            <w:lang w:val="en-CA"/>
          </w:rPr>
          <w:t xml:space="preserve"> </w:t>
        </w:r>
        <w:r w:rsidR="00052694">
          <w:t xml:space="preserve"> (Normative)</w:t>
        </w:r>
      </w:ins>
    </w:p>
    <w:p w14:paraId="3C2D3365" w14:textId="77777777" w:rsidR="0068411B" w:rsidRDefault="0068411B" w:rsidP="0068411B">
      <w:pPr>
        <w:rPr>
          <w:ins w:id="5434" w:author="Eric Boisvert" w:date="2016-04-02T11:57: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631F560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del w:id="5435" w:author="Eric Boisvert" w:date="2016-04-03T13:08:00Z">
              <w:r w:rsidRPr="000419EF" w:rsidDel="00CE2547">
                <w:rPr>
                  <w:rFonts w:ascii="Calibri" w:eastAsia="MS Mincho" w:hAnsi="Calibri"/>
                  <w:sz w:val="20"/>
                  <w:szCs w:val="20"/>
                  <w:lang w:val="en-CA"/>
                </w:rPr>
                <w:delText xml:space="preserve">shall </w:delText>
              </w:r>
            </w:del>
            <w:ins w:id="5436" w:author="Eric Boisvert" w:date="2016-04-03T13:08:00Z">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ins>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72F9EDAF"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del w:id="5437" w:author="Eric Boisvert" w:date="2016-04-03T13:08:00Z">
              <w:r w:rsidRPr="000419EF" w:rsidDel="00CE2547">
                <w:rPr>
                  <w:rStyle w:val="reqtext"/>
                  <w:rFonts w:ascii="Calibri" w:hAnsi="Calibri"/>
                  <w:sz w:val="20"/>
                  <w:szCs w:val="20"/>
                  <w:lang w:val="en-CA"/>
                </w:rPr>
                <w:delText xml:space="preserve">shall </w:delText>
              </w:r>
            </w:del>
            <w:ins w:id="5438" w:author="Eric Boisvert" w:date="2016-04-03T13:08:00Z">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ins>
            <w:del w:id="5439" w:author="Eric Boisvert" w:date="2016-04-03T13:08:00Z">
              <w:r w:rsidRPr="000419EF" w:rsidDel="00CE2547">
                <w:rPr>
                  <w:rStyle w:val="reqtext"/>
                  <w:rFonts w:ascii="Calibri" w:hAnsi="Calibri"/>
                  <w:sz w:val="20"/>
                  <w:szCs w:val="20"/>
                  <w:lang w:val="en-CA"/>
                </w:rPr>
                <w:delText xml:space="preserve">pass schematron defined </w:delText>
              </w:r>
            </w:del>
            <w:ins w:id="5440" w:author="Eric Boisvert" w:date="2016-04-03T13:08:00Z">
              <w:r w:rsidR="00CE2547">
                <w:rPr>
                  <w:rStyle w:val="reqtext"/>
                  <w:rFonts w:ascii="Calibri" w:hAnsi="Calibri"/>
                  <w:sz w:val="20"/>
                  <w:szCs w:val="20"/>
                  <w:lang w:val="en-CA"/>
                </w:rPr>
                <w:t xml:space="preserve">pass schematron rules defined </w:t>
              </w:r>
            </w:ins>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ins w:id="5441" w:author="Eric Boisvert" w:date="2016-04-02T11:57:00Z"/>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44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D3AE1F0"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443" w:author="Eric Boisvert" w:date="2016-04-02T11:59:00Z">
              <w:r w:rsidRPr="005372A3" w:rsidDel="000419EF">
                <w:rPr>
                  <w:rStyle w:val="reqtext"/>
                  <w:lang w:val="en-CA"/>
                </w:rPr>
                <w:delText xml:space="preserve">shall </w:delText>
              </w:r>
            </w:del>
            <w:ins w:id="5444" w:author="Eric Boisvert" w:date="2016-04-02T11:59:00Z">
              <w:r w:rsidR="000419EF">
                <w:rPr>
                  <w:rStyle w:val="reqtext"/>
                  <w:lang w:val="en-CA"/>
                </w:rPr>
                <w:t>SHALL</w:t>
              </w:r>
              <w:r w:rsidR="000419EF"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445" w:author="Boisvert, Eric" w:date="2016-03-29T09:18:00Z">
              <w:r w:rsidR="00B8253A">
                <w:rPr>
                  <w:rStyle w:val="reqtext"/>
                  <w:lang w:val="en-CA"/>
                </w:rPr>
                <w:t>.</w:t>
              </w:r>
            </w:ins>
          </w:p>
        </w:tc>
      </w:tr>
    </w:tbl>
    <w:p w14:paraId="196969B3" w14:textId="77777777" w:rsidR="00CE5B49" w:rsidRDefault="00CE5B49" w:rsidP="00CE5B49"/>
    <w:p w14:paraId="7C08BBAF" w14:textId="7939BB3F" w:rsidR="00CE5B49" w:rsidRDefault="00CE5B49" w:rsidP="00CE5B49">
      <w:r>
        <w:t>All the elements from basic must pass the schematron rule</w:t>
      </w:r>
      <w:ins w:id="5446" w:author="Eric Boisvert" w:date="2016-04-03T13:08:00Z">
        <w:r w:rsidR="00CE2547">
          <w:t>s</w:t>
        </w:r>
      </w:ins>
      <w:r>
        <w:t xml:space="preserve"> defined in the schematron file located at </w:t>
      </w:r>
      <w:hyperlink r:id="rId144" w:history="1">
        <w:r w:rsidRPr="00140F09">
          <w:rPr>
            <w:rStyle w:val="Hyperlink"/>
          </w:rPr>
          <w:t>http://schemas.opengis.net/gsml/4.0/geologictime.sch</w:t>
        </w:r>
      </w:hyperlink>
      <w:ins w:id="5447"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AB91496"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448" w:author="Eric Boisvert" w:date="2016-04-02T11:59:00Z">
              <w:r w:rsidRPr="005372A3" w:rsidDel="000419EF">
                <w:rPr>
                  <w:rStyle w:val="reqtext"/>
                  <w:lang w:val="en-CA"/>
                </w:rPr>
                <w:delText xml:space="preserve">shall </w:delText>
              </w:r>
            </w:del>
            <w:ins w:id="5449" w:author="Eric Boisvert" w:date="2016-04-02T11:59:00Z">
              <w:r w:rsidR="000419EF">
                <w:rPr>
                  <w:rStyle w:val="reqtext"/>
                  <w:lang w:val="en-CA"/>
                </w:rPr>
                <w:t>SHALL</w:t>
              </w:r>
              <w:r w:rsidR="000419EF" w:rsidRPr="005372A3">
                <w:rPr>
                  <w:rStyle w:val="reqtext"/>
                  <w:lang w:val="en-CA"/>
                </w:rPr>
                <w:t xml:space="preserve"> </w:t>
              </w:r>
            </w:ins>
            <w:del w:id="5450" w:author="Eric Boisvert" w:date="2016-04-03T13:08:00Z">
              <w:r w:rsidDel="00CE2547">
                <w:rPr>
                  <w:rStyle w:val="reqtext"/>
                  <w:lang w:val="en-CA"/>
                </w:rPr>
                <w:delText xml:space="preserve">pass schematron defined </w:delText>
              </w:r>
            </w:del>
            <w:ins w:id="5451"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452"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48241D66" w:rsidR="003666A1" w:rsidRDefault="003666A1" w:rsidP="003666A1">
      <w:pPr>
        <w:pStyle w:val="Heading2"/>
        <w:rPr>
          <w:lang w:val="en-CA"/>
        </w:rPr>
      </w:pPr>
      <w:bookmarkStart w:id="5453" w:name="_Toc44736719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453"/>
      <w:ins w:id="5454" w:author="Eric Boisvert" w:date="2016-04-03T12:50:00Z">
        <w:r w:rsidR="00052694">
          <w:rPr>
            <w:lang w:val="en-CA"/>
          </w:rPr>
          <w:t xml:space="preserve"> </w:t>
        </w:r>
        <w:r w:rsidR="00052694">
          <w:t xml:space="preserve"> (Normative)</w:t>
        </w:r>
      </w:ins>
    </w:p>
    <w:p w14:paraId="10B64978" w14:textId="77777777" w:rsidR="0068411B" w:rsidRDefault="0068411B" w:rsidP="0068411B">
      <w:pPr>
        <w:rPr>
          <w:ins w:id="5455" w:author="Eric Boisvert" w:date="2016-04-02T11:59: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rPr>
          <w:ins w:id="5456"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ins w:id="5457" w:author="Eric Boisvert" w:date="2016-04-02T11:59:00Z"/>
                <w:rFonts w:ascii="Calibri" w:eastAsia="MS Mincho" w:hAnsi="Calibri"/>
                <w:b/>
                <w:sz w:val="20"/>
                <w:szCs w:val="20"/>
                <w:lang w:val="en-CA"/>
              </w:rPr>
            </w:pPr>
            <w:ins w:id="5458" w:author="Eric Boisvert" w:date="2016-04-02T11:59:00Z">
              <w:r w:rsidRPr="000419EF">
                <w:rPr>
                  <w:rFonts w:ascii="Calibri" w:eastAsia="MS Mincho" w:hAnsi="Calibri"/>
                  <w:b/>
                  <w:sz w:val="20"/>
                  <w:szCs w:val="20"/>
                  <w:lang w:val="en-CA"/>
                </w:rPr>
                <w:t>Requirements Class</w:t>
              </w:r>
            </w:ins>
          </w:p>
        </w:tc>
      </w:tr>
      <w:tr w:rsidR="000419EF" w:rsidRPr="000419EF" w14:paraId="240DC588" w14:textId="77777777" w:rsidTr="00B61014">
        <w:trPr>
          <w:ins w:id="5459"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ins w:id="5460" w:author="Eric Boisvert" w:date="2016-04-02T11:59:00Z"/>
                <w:rFonts w:ascii="Calibri" w:eastAsia="MS Mincho" w:hAnsi="Calibri"/>
                <w:b/>
                <w:sz w:val="20"/>
                <w:szCs w:val="20"/>
                <w:lang w:val="en-CA"/>
              </w:rPr>
            </w:pPr>
            <w:ins w:id="5461" w:author="Eric Boisvert" w:date="2016-04-02T11:59:00Z">
              <w:r w:rsidRPr="000419EF">
                <w:rPr>
                  <w:rStyle w:val="requri"/>
                  <w:rFonts w:ascii="Calibri" w:hAnsi="Calibri"/>
                  <w:sz w:val="20"/>
                  <w:szCs w:val="20"/>
                  <w:lang w:val="en-CA"/>
                </w:rPr>
                <w:t>/req/gsml4xsd-borehole</w:t>
              </w:r>
            </w:ins>
          </w:p>
        </w:tc>
      </w:tr>
      <w:tr w:rsidR="000419EF" w:rsidRPr="000419EF" w14:paraId="332E37DD" w14:textId="77777777" w:rsidTr="00B61014">
        <w:trPr>
          <w:ins w:id="5462" w:author="Eric Boisvert" w:date="2016-04-02T11:59:00Z"/>
        </w:trPr>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ins w:id="5463" w:author="Eric Boisvert" w:date="2016-04-02T11:59:00Z"/>
                <w:rFonts w:ascii="Calibri" w:eastAsia="MS Mincho" w:hAnsi="Calibri"/>
                <w:b/>
                <w:sz w:val="20"/>
                <w:szCs w:val="20"/>
                <w:lang w:val="en-CA"/>
              </w:rPr>
            </w:pPr>
            <w:ins w:id="5464" w:author="Eric Boisvert" w:date="2016-04-02T11:59: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ins w:id="5465" w:author="Eric Boisvert" w:date="2016-04-02T11:59:00Z"/>
                <w:rFonts w:ascii="Calibri" w:eastAsia="MS Mincho" w:hAnsi="Calibri"/>
                <w:sz w:val="20"/>
                <w:szCs w:val="20"/>
                <w:lang w:val="en-CA"/>
              </w:rPr>
            </w:pPr>
            <w:ins w:id="5466" w:author="Eric Boisvert" w:date="2016-04-02T11:59:00Z">
              <w:r w:rsidRPr="000419EF">
                <w:rPr>
                  <w:rFonts w:ascii="Calibri" w:eastAsia="MS Mincho" w:hAnsi="Calibri"/>
                  <w:sz w:val="20"/>
                  <w:szCs w:val="20"/>
                  <w:lang w:val="en-CA"/>
                </w:rPr>
                <w:t>Data instance</w:t>
              </w:r>
            </w:ins>
          </w:p>
        </w:tc>
      </w:tr>
      <w:tr w:rsidR="000419EF" w:rsidRPr="000419EF" w14:paraId="72927899" w14:textId="77777777" w:rsidTr="00B61014">
        <w:trPr>
          <w:ins w:id="5467"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ins w:id="5468" w:author="Eric Boisvert" w:date="2016-04-02T11:59:00Z"/>
                <w:rFonts w:ascii="Calibri" w:eastAsia="MS Mincho" w:hAnsi="Calibri"/>
                <w:b/>
                <w:sz w:val="20"/>
                <w:szCs w:val="20"/>
                <w:lang w:val="en-CA"/>
              </w:rPr>
            </w:pPr>
            <w:ins w:id="5469" w:author="Eric Boisvert" w:date="2016-04-02T11:59: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ins w:id="5470" w:author="Eric Boisvert" w:date="2016-04-02T11:59:00Z"/>
                <w:rFonts w:ascii="Calibri" w:eastAsia="MS Mincho" w:hAnsi="Calibri"/>
                <w:sz w:val="20"/>
                <w:szCs w:val="20"/>
                <w:lang w:val="en-CA"/>
              </w:rPr>
            </w:pPr>
            <w:ins w:id="5471" w:author="Eric Boisvert" w:date="2016-04-02T11:59: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ins>
            <w:ins w:id="5472" w:author="Eric Boisvert" w:date="2016-04-02T12:00:00Z">
              <w:r>
                <w:rPr>
                  <w:rFonts w:ascii="Calibri" w:eastAsia="MS Mincho" w:hAnsi="Calibri"/>
                  <w:sz w:val="20"/>
                  <w:szCs w:val="20"/>
                  <w:lang w:val="en-CA"/>
                </w:rPr>
                <w:t>borehole</w:t>
              </w:r>
            </w:ins>
          </w:p>
        </w:tc>
      </w:tr>
      <w:tr w:rsidR="000419EF" w:rsidRPr="000419EF" w14:paraId="25C855A4" w14:textId="77777777" w:rsidTr="00B61014">
        <w:trPr>
          <w:ins w:id="5473"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ins w:id="5474" w:author="Eric Boisvert" w:date="2016-04-02T11:59:00Z"/>
                <w:rFonts w:ascii="Calibri" w:eastAsia="MS Mincho" w:hAnsi="Calibri"/>
                <w:b/>
                <w:sz w:val="20"/>
                <w:szCs w:val="20"/>
                <w:lang w:val="en-CA"/>
              </w:rPr>
            </w:pPr>
            <w:ins w:id="5475" w:author="Eric Boisvert" w:date="2016-04-02T11:59: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ins w:id="5476" w:author="Eric Boisvert" w:date="2016-04-02T11:59:00Z"/>
                <w:rFonts w:ascii="Calibri" w:eastAsia="MS Mincho" w:hAnsi="Calibri"/>
                <w:sz w:val="20"/>
                <w:szCs w:val="20"/>
                <w:lang w:val="en-CA"/>
              </w:rPr>
            </w:pPr>
            <w:ins w:id="5477" w:author="Eric Boisvert" w:date="2016-04-02T11:59: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984DD50" w14:textId="77777777" w:rsidTr="00B61014">
        <w:trPr>
          <w:ins w:id="5478"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ins w:id="5479" w:author="Eric Boisvert" w:date="2016-04-02T11:59:00Z"/>
                <w:rFonts w:ascii="Calibri" w:eastAsia="MS Mincho" w:hAnsi="Calibri"/>
                <w:b/>
                <w:sz w:val="20"/>
                <w:szCs w:val="20"/>
                <w:lang w:val="en-CA"/>
              </w:rPr>
            </w:pPr>
            <w:ins w:id="5480"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ins w:id="5481" w:author="Eric Boisvert" w:date="2016-04-02T11:59:00Z"/>
                <w:rStyle w:val="requri"/>
                <w:rFonts w:ascii="Calibri" w:eastAsia="MS Mincho" w:hAnsi="Calibri"/>
                <w:sz w:val="20"/>
                <w:szCs w:val="20"/>
                <w:lang w:val="en-CA"/>
              </w:rPr>
            </w:pPr>
            <w:ins w:id="5482" w:author="Eric Boisvert" w:date="2016-04-02T11:59:00Z">
              <w:r>
                <w:rPr>
                  <w:rStyle w:val="requri"/>
                  <w:rFonts w:ascii="Calibri" w:hAnsi="Calibri"/>
                  <w:sz w:val="20"/>
                  <w:szCs w:val="20"/>
                  <w:lang w:val="en-CA"/>
                </w:rPr>
                <w:t>/req/gsml4xsd-</w:t>
              </w:r>
            </w:ins>
            <w:ins w:id="5483" w:author="Eric Boisvert" w:date="2016-04-02T12:01:00Z">
              <w:r>
                <w:rPr>
                  <w:rStyle w:val="requri"/>
                  <w:rFonts w:ascii="Calibri" w:hAnsi="Calibri"/>
                  <w:sz w:val="20"/>
                  <w:szCs w:val="20"/>
                  <w:lang w:val="en-CA"/>
                </w:rPr>
                <w:t>borehole</w:t>
              </w:r>
            </w:ins>
            <w:ins w:id="5484" w:author="Eric Boisvert" w:date="2016-04-02T11:59:00Z">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236EB790" w14:textId="23CF9595" w:rsidR="000419EF" w:rsidRPr="000419EF" w:rsidRDefault="000419EF" w:rsidP="000419EF">
            <w:pPr>
              <w:spacing w:before="100" w:beforeAutospacing="1" w:after="100" w:afterAutospacing="1" w:line="230" w:lineRule="atLeast"/>
              <w:rPr>
                <w:ins w:id="5485" w:author="Eric Boisvert" w:date="2016-04-02T11:59:00Z"/>
                <w:rFonts w:ascii="Calibri" w:eastAsia="MS Mincho" w:hAnsi="Calibri"/>
                <w:sz w:val="20"/>
                <w:szCs w:val="20"/>
                <w:lang w:val="en-CA"/>
              </w:rPr>
            </w:pPr>
            <w:ins w:id="5486" w:author="Eric Boisvert" w:date="2016-04-02T11:59:00Z">
              <w:r w:rsidRPr="000419EF">
                <w:rPr>
                  <w:rFonts w:ascii="Calibri" w:eastAsia="MS Mincho" w:hAnsi="Calibri"/>
                  <w:sz w:val="20"/>
                  <w:szCs w:val="20"/>
                  <w:lang w:val="en-CA"/>
                </w:rPr>
                <w:t>XML instance document shall validate with schema located at   http://schemas.opengis.net/gsml/4.0/</w:t>
              </w:r>
            </w:ins>
            <w:ins w:id="5487" w:author="Eric Boisvert" w:date="2016-04-02T12:01:00Z">
              <w:r>
                <w:rPr>
                  <w:rFonts w:ascii="Calibri" w:eastAsia="MS Mincho" w:hAnsi="Calibri"/>
                  <w:sz w:val="20"/>
                  <w:szCs w:val="20"/>
                  <w:lang w:val="en-CA"/>
                </w:rPr>
                <w:t>borehole</w:t>
              </w:r>
            </w:ins>
            <w:ins w:id="5488" w:author="Eric Boisvert" w:date="2016-04-02T11:59:00Z">
              <w:r w:rsidRPr="000419EF">
                <w:rPr>
                  <w:rFonts w:ascii="Calibri" w:eastAsia="MS Mincho" w:hAnsi="Calibri"/>
                  <w:sz w:val="20"/>
                  <w:szCs w:val="20"/>
                  <w:lang w:val="en-CA"/>
                </w:rPr>
                <w:t>.xsd</w:t>
              </w:r>
            </w:ins>
          </w:p>
        </w:tc>
      </w:tr>
      <w:tr w:rsidR="000419EF" w:rsidRPr="000419EF" w14:paraId="08C06C64" w14:textId="77777777" w:rsidTr="00B61014">
        <w:trPr>
          <w:ins w:id="5489"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ins w:id="5490" w:author="Eric Boisvert" w:date="2016-04-02T11:59:00Z"/>
                <w:rFonts w:ascii="Calibri" w:eastAsia="MS Mincho" w:hAnsi="Calibri"/>
                <w:b/>
                <w:sz w:val="20"/>
                <w:szCs w:val="20"/>
                <w:lang w:val="en-CA"/>
              </w:rPr>
            </w:pPr>
            <w:ins w:id="5491"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ins w:id="5492" w:author="Eric Boisvert" w:date="2016-04-02T11:59:00Z"/>
                <w:rStyle w:val="requri"/>
                <w:rFonts w:ascii="Calibri" w:hAnsi="Calibri"/>
                <w:sz w:val="20"/>
                <w:szCs w:val="20"/>
                <w:lang w:val="en-CA"/>
              </w:rPr>
            </w:pPr>
            <w:ins w:id="5493" w:author="Eric Boisvert" w:date="2016-04-02T11:59:00Z">
              <w:r>
                <w:rPr>
                  <w:rStyle w:val="requri"/>
                  <w:rFonts w:ascii="Calibri" w:hAnsi="Calibri"/>
                  <w:sz w:val="20"/>
                  <w:szCs w:val="20"/>
                  <w:lang w:val="en-CA"/>
                </w:rPr>
                <w:t>/req/gsml4xsd-</w:t>
              </w:r>
            </w:ins>
            <w:ins w:id="5494" w:author="Eric Boisvert" w:date="2016-04-02T12:01:00Z">
              <w:r>
                <w:rPr>
                  <w:rStyle w:val="requri"/>
                  <w:rFonts w:ascii="Calibri" w:hAnsi="Calibri"/>
                  <w:sz w:val="20"/>
                  <w:szCs w:val="20"/>
                  <w:lang w:val="en-CA"/>
                </w:rPr>
                <w:t>borehole</w:t>
              </w:r>
            </w:ins>
            <w:ins w:id="5495" w:author="Eric Boisvert" w:date="2016-04-02T11:59:00Z">
              <w:r w:rsidRPr="000419EF">
                <w:rPr>
                  <w:rStyle w:val="requri"/>
                  <w:rFonts w:ascii="Calibri" w:hAnsi="Calibri"/>
                  <w:sz w:val="20"/>
                  <w:szCs w:val="20"/>
                  <w:lang w:val="en-CA"/>
                </w:rPr>
                <w:t xml:space="preserve">/sch </w:t>
              </w:r>
            </w:ins>
          </w:p>
          <w:p w14:paraId="31F7C153" w14:textId="3C571646" w:rsidR="000419EF" w:rsidRPr="000419EF" w:rsidRDefault="000419EF" w:rsidP="000419EF">
            <w:pPr>
              <w:spacing w:before="100" w:beforeAutospacing="1" w:after="100" w:afterAutospacing="1" w:line="230" w:lineRule="atLeast"/>
              <w:rPr>
                <w:ins w:id="5496" w:author="Eric Boisvert" w:date="2016-04-02T11:59:00Z"/>
                <w:rFonts w:ascii="Calibri" w:eastAsia="MS Mincho" w:hAnsi="Calibri"/>
                <w:b/>
                <w:sz w:val="20"/>
                <w:szCs w:val="20"/>
                <w:lang w:val="en-CA"/>
              </w:rPr>
            </w:pPr>
            <w:ins w:id="5497" w:author="Eric Boisvert" w:date="2016-04-02T11:59:00Z">
              <w:r w:rsidRPr="000419EF">
                <w:rPr>
                  <w:rStyle w:val="reqtext"/>
                  <w:rFonts w:ascii="Calibri" w:hAnsi="Calibri"/>
                  <w:sz w:val="20"/>
                  <w:szCs w:val="20"/>
                  <w:lang w:val="en-CA"/>
                </w:rPr>
                <w:t xml:space="preserve">XML instance document shall </w:t>
              </w:r>
            </w:ins>
            <w:ins w:id="5498" w:author="Eric Boisvert" w:date="2016-04-03T13:08:00Z">
              <w:r w:rsidR="00CE2547">
                <w:rPr>
                  <w:rStyle w:val="reqtext"/>
                  <w:rFonts w:ascii="Calibri" w:hAnsi="Calibri"/>
                  <w:sz w:val="20"/>
                  <w:szCs w:val="20"/>
                  <w:lang w:val="en-CA"/>
                </w:rPr>
                <w:t xml:space="preserve">pass schematron rules defined </w:t>
              </w:r>
            </w:ins>
            <w:ins w:id="5499" w:author="Eric Boisvert" w:date="2016-04-02T11:59:00Z">
              <w:r w:rsidRPr="000419EF">
                <w:rPr>
                  <w:rStyle w:val="reqtext"/>
                  <w:rFonts w:ascii="Calibri" w:hAnsi="Calibri"/>
                  <w:sz w:val="20"/>
                  <w:szCs w:val="20"/>
                  <w:lang w:val="en-CA"/>
                </w:rPr>
                <w:t>in schematron file located at   http://schemas.opengis.net/gsml/4.0/</w:t>
              </w:r>
            </w:ins>
            <w:ins w:id="5500" w:author="Eric Boisvert" w:date="2016-04-02T12:01:00Z">
              <w:r>
                <w:rPr>
                  <w:rStyle w:val="reqtext"/>
                  <w:rFonts w:ascii="Calibri" w:hAnsi="Calibri"/>
                  <w:sz w:val="20"/>
                  <w:szCs w:val="20"/>
                  <w:lang w:val="en-CA"/>
                </w:rPr>
                <w:t>borehole</w:t>
              </w:r>
            </w:ins>
            <w:ins w:id="5501" w:author="Eric Boisvert" w:date="2016-04-02T11:59:00Z">
              <w:r w:rsidRPr="000419EF">
                <w:rPr>
                  <w:rStyle w:val="reqtext"/>
                  <w:rFonts w:ascii="Calibri" w:hAnsi="Calibri"/>
                  <w:sz w:val="20"/>
                  <w:szCs w:val="20"/>
                  <w:lang w:val="en-CA"/>
                </w:rPr>
                <w:t>.sch</w:t>
              </w:r>
            </w:ins>
          </w:p>
        </w:tc>
      </w:tr>
    </w:tbl>
    <w:p w14:paraId="3EEE0E14" w14:textId="77777777" w:rsidR="000419EF" w:rsidRDefault="000419EF" w:rsidP="0068411B">
      <w:pPr>
        <w:rPr>
          <w:ins w:id="5502" w:author="Eric Boisvert" w:date="2016-04-02T11:59:00Z"/>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550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504"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505"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lastRenderedPageBreak/>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3FE46F4"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del w:id="5506" w:author="Eric Boisvert" w:date="2016-04-03T13:08:00Z">
              <w:r w:rsidDel="00CE2547">
                <w:rPr>
                  <w:rStyle w:val="reqtext"/>
                  <w:lang w:val="en-CA"/>
                </w:rPr>
                <w:delText xml:space="preserve">pass schematron defined </w:delText>
              </w:r>
            </w:del>
            <w:ins w:id="5507"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508"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0FD01D8B" w:rsidR="009B3BBD" w:rsidRDefault="009B3BBD" w:rsidP="009B3BBD">
      <w:pPr>
        <w:pStyle w:val="Heading2"/>
        <w:rPr>
          <w:lang w:val="en-CA"/>
        </w:rPr>
      </w:pPr>
      <w:bookmarkStart w:id="5509" w:name="_Toc447367196"/>
      <w:r w:rsidRPr="00D12552">
        <w:rPr>
          <w:lang w:val="en-CA"/>
        </w:rPr>
        <w:t xml:space="preserve">GeoSciML </w:t>
      </w:r>
      <w:r>
        <w:rPr>
          <w:lang w:val="en-CA"/>
        </w:rPr>
        <w:t>Laboratory XML Analysis</w:t>
      </w:r>
      <w:r w:rsidRPr="00D12552">
        <w:rPr>
          <w:lang w:val="en-CA"/>
        </w:rPr>
        <w:t xml:space="preserve"> Requirements Class</w:t>
      </w:r>
      <w:bookmarkEnd w:id="5509"/>
      <w:ins w:id="5510" w:author="Eric Boisvert" w:date="2016-04-03T12:50:00Z">
        <w:r w:rsidR="00052694">
          <w:rPr>
            <w:lang w:val="en-CA"/>
          </w:rPr>
          <w:t xml:space="preserve"> </w:t>
        </w:r>
        <w:r w:rsidR="00052694">
          <w:t xml:space="preserve"> (Normative)</w:t>
        </w:r>
      </w:ins>
    </w:p>
    <w:p w14:paraId="7C74EBE4" w14:textId="77777777" w:rsidR="00C648D4" w:rsidRDefault="00C648D4" w:rsidP="00C648D4">
      <w:pPr>
        <w:rPr>
          <w:ins w:id="5511" w:author="Eric Boisvert" w:date="2016-04-02T12:0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rPr>
          <w:ins w:id="5512"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ins w:id="5513" w:author="Eric Boisvert" w:date="2016-04-02T12:01:00Z"/>
                <w:rFonts w:ascii="Calibri" w:eastAsia="MS Mincho" w:hAnsi="Calibri"/>
                <w:b/>
                <w:sz w:val="20"/>
                <w:szCs w:val="20"/>
                <w:lang w:val="en-CA"/>
              </w:rPr>
            </w:pPr>
            <w:ins w:id="5514" w:author="Eric Boisvert" w:date="2016-04-02T12:01:00Z">
              <w:r w:rsidRPr="000419EF">
                <w:rPr>
                  <w:rFonts w:ascii="Calibri" w:eastAsia="MS Mincho" w:hAnsi="Calibri"/>
                  <w:b/>
                  <w:sz w:val="20"/>
                  <w:szCs w:val="20"/>
                  <w:lang w:val="en-CA"/>
                </w:rPr>
                <w:t>Requirements Class</w:t>
              </w:r>
            </w:ins>
          </w:p>
        </w:tc>
      </w:tr>
      <w:tr w:rsidR="000419EF" w:rsidRPr="000419EF" w14:paraId="3A60D223" w14:textId="77777777" w:rsidTr="00B61014">
        <w:trPr>
          <w:ins w:id="5515"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ins w:id="5516" w:author="Eric Boisvert" w:date="2016-04-02T12:01:00Z"/>
                <w:rFonts w:ascii="Calibri" w:eastAsia="MS Mincho" w:hAnsi="Calibri"/>
                <w:b/>
                <w:sz w:val="20"/>
                <w:szCs w:val="20"/>
                <w:lang w:val="en-CA"/>
              </w:rPr>
            </w:pPr>
            <w:ins w:id="5517" w:author="Eric Boisvert" w:date="2016-04-02T12:01:00Z">
              <w:r>
                <w:rPr>
                  <w:rStyle w:val="requri"/>
                  <w:rFonts w:ascii="Calibri" w:hAnsi="Calibri"/>
                  <w:sz w:val="20"/>
                  <w:szCs w:val="20"/>
                  <w:lang w:val="en-CA"/>
                </w:rPr>
                <w:t>/req/gsml4xsd-lab</w:t>
              </w:r>
            </w:ins>
          </w:p>
        </w:tc>
      </w:tr>
      <w:tr w:rsidR="000419EF" w:rsidRPr="000419EF" w14:paraId="72B255CA" w14:textId="77777777" w:rsidTr="00B61014">
        <w:trPr>
          <w:ins w:id="5518" w:author="Eric Boisvert" w:date="2016-04-02T12:01:00Z"/>
        </w:trPr>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ins w:id="5519" w:author="Eric Boisvert" w:date="2016-04-02T12:01:00Z"/>
                <w:rFonts w:ascii="Calibri" w:eastAsia="MS Mincho" w:hAnsi="Calibri"/>
                <w:b/>
                <w:sz w:val="20"/>
                <w:szCs w:val="20"/>
                <w:lang w:val="en-CA"/>
              </w:rPr>
            </w:pPr>
            <w:ins w:id="5520" w:author="Eric Boisvert" w:date="2016-04-02T12:01: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ins w:id="5521" w:author="Eric Boisvert" w:date="2016-04-02T12:01:00Z"/>
                <w:rFonts w:ascii="Calibri" w:eastAsia="MS Mincho" w:hAnsi="Calibri"/>
                <w:sz w:val="20"/>
                <w:szCs w:val="20"/>
                <w:lang w:val="en-CA"/>
              </w:rPr>
            </w:pPr>
            <w:ins w:id="5522" w:author="Eric Boisvert" w:date="2016-04-02T12:01:00Z">
              <w:r w:rsidRPr="000419EF">
                <w:rPr>
                  <w:rFonts w:ascii="Calibri" w:eastAsia="MS Mincho" w:hAnsi="Calibri"/>
                  <w:sz w:val="20"/>
                  <w:szCs w:val="20"/>
                  <w:lang w:val="en-CA"/>
                </w:rPr>
                <w:t>Data instance</w:t>
              </w:r>
            </w:ins>
          </w:p>
        </w:tc>
      </w:tr>
      <w:tr w:rsidR="000419EF" w:rsidRPr="000419EF" w14:paraId="73B06893" w14:textId="77777777" w:rsidTr="00B61014">
        <w:trPr>
          <w:ins w:id="5523"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ins w:id="5524" w:author="Eric Boisvert" w:date="2016-04-02T12:01:00Z"/>
                <w:rFonts w:ascii="Calibri" w:eastAsia="MS Mincho" w:hAnsi="Calibri"/>
                <w:b/>
                <w:sz w:val="20"/>
                <w:szCs w:val="20"/>
                <w:lang w:val="en-CA"/>
              </w:rPr>
            </w:pPr>
            <w:ins w:id="5525" w:author="Eric Boisvert" w:date="2016-04-02T12:01: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ins w:id="5526" w:author="Eric Boisvert" w:date="2016-04-02T12:01:00Z"/>
                <w:rFonts w:ascii="Calibri" w:eastAsia="MS Mincho" w:hAnsi="Calibri"/>
                <w:sz w:val="20"/>
                <w:szCs w:val="20"/>
                <w:lang w:val="en-CA"/>
              </w:rPr>
            </w:pPr>
            <w:ins w:id="5527" w:author="Eric Boisvert" w:date="2016-04-02T12:01: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ins>
          </w:p>
        </w:tc>
      </w:tr>
      <w:tr w:rsidR="000419EF" w:rsidRPr="000419EF" w14:paraId="70D781B7" w14:textId="77777777" w:rsidTr="00B61014">
        <w:trPr>
          <w:ins w:id="5528"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ins w:id="5529" w:author="Eric Boisvert" w:date="2016-04-02T12:01:00Z"/>
                <w:rFonts w:ascii="Calibri" w:eastAsia="MS Mincho" w:hAnsi="Calibri"/>
                <w:b/>
                <w:sz w:val="20"/>
                <w:szCs w:val="20"/>
                <w:lang w:val="en-CA"/>
              </w:rPr>
            </w:pPr>
            <w:ins w:id="5530" w:author="Eric Boisvert" w:date="2016-04-02T12:01: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ins w:id="5531" w:author="Eric Boisvert" w:date="2016-04-02T12:01:00Z"/>
                <w:rFonts w:ascii="Calibri" w:eastAsia="MS Mincho" w:hAnsi="Calibri"/>
                <w:sz w:val="20"/>
                <w:szCs w:val="20"/>
                <w:lang w:val="en-CA"/>
              </w:rPr>
            </w:pPr>
            <w:ins w:id="5532" w:author="Eric Boisvert" w:date="2016-04-02T12:01: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D6252EC" w14:textId="77777777" w:rsidTr="00B61014">
        <w:trPr>
          <w:ins w:id="5533"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ins w:id="5534" w:author="Eric Boisvert" w:date="2016-04-02T12:01:00Z"/>
                <w:rFonts w:ascii="Calibri" w:eastAsia="MS Mincho" w:hAnsi="Calibri"/>
                <w:b/>
                <w:sz w:val="20"/>
                <w:szCs w:val="20"/>
                <w:lang w:val="en-CA"/>
              </w:rPr>
            </w:pPr>
            <w:ins w:id="5535"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ins w:id="5536" w:author="Eric Boisvert" w:date="2016-04-02T12:01:00Z"/>
                <w:rStyle w:val="requri"/>
                <w:rFonts w:ascii="Calibri" w:eastAsia="MS Mincho" w:hAnsi="Calibri"/>
                <w:sz w:val="20"/>
                <w:szCs w:val="20"/>
                <w:lang w:val="en-CA"/>
              </w:rPr>
            </w:pPr>
            <w:ins w:id="5537"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3CFA6786" w14:textId="655BAACE" w:rsidR="000419EF" w:rsidRPr="000419EF" w:rsidRDefault="000419EF" w:rsidP="00CE2547">
            <w:pPr>
              <w:spacing w:before="100" w:beforeAutospacing="1" w:after="100" w:afterAutospacing="1" w:line="230" w:lineRule="atLeast"/>
              <w:rPr>
                <w:ins w:id="5538" w:author="Eric Boisvert" w:date="2016-04-02T12:01:00Z"/>
                <w:rFonts w:ascii="Calibri" w:eastAsia="MS Mincho" w:hAnsi="Calibri"/>
                <w:sz w:val="20"/>
                <w:szCs w:val="20"/>
                <w:lang w:val="en-CA"/>
              </w:rPr>
            </w:pPr>
            <w:ins w:id="5539" w:author="Eric Boisvert" w:date="2016-04-02T12:01:00Z">
              <w:r w:rsidRPr="000419EF">
                <w:rPr>
                  <w:rFonts w:ascii="Calibri" w:eastAsia="MS Mincho" w:hAnsi="Calibri"/>
                  <w:sz w:val="20"/>
                  <w:szCs w:val="20"/>
                  <w:lang w:val="en-CA"/>
                </w:rPr>
                <w:t xml:space="preserve">XML instance document </w:t>
              </w:r>
            </w:ins>
            <w:ins w:id="5540" w:author="Eric Boisvert" w:date="2016-04-03T13:09:00Z">
              <w:r w:rsidR="00CE2547">
                <w:rPr>
                  <w:rFonts w:ascii="Calibri" w:eastAsia="MS Mincho" w:hAnsi="Calibri"/>
                  <w:sz w:val="20"/>
                  <w:szCs w:val="20"/>
                  <w:lang w:val="en-CA"/>
                </w:rPr>
                <w:t>SHALL</w:t>
              </w:r>
            </w:ins>
            <w:ins w:id="5541" w:author="Eric Boisvert" w:date="2016-04-02T12:01:00Z">
              <w:r w:rsidRPr="000419EF">
                <w:rPr>
                  <w:rFonts w:ascii="Calibri" w:eastAsia="MS Mincho" w:hAnsi="Calibri"/>
                  <w:sz w:val="20"/>
                  <w:szCs w:val="20"/>
                  <w:lang w:val="en-CA"/>
                </w:rPr>
                <w:t xml:space="preserve"> validate with schema located at   http://schemas.opengis.net/gsml/4.0/</w:t>
              </w:r>
            </w:ins>
            <w:ins w:id="5542" w:author="Eric Boisvert" w:date="2016-04-02T12:02:00Z">
              <w:r w:rsidRPr="00CE5B49">
                <w:rPr>
                  <w:rStyle w:val="reqtext"/>
                  <w:lang w:val="en-CA"/>
                </w:rPr>
                <w:t>laboratoryAnalysis-Specimen</w:t>
              </w:r>
            </w:ins>
            <w:ins w:id="5543" w:author="Eric Boisvert" w:date="2016-04-02T12:01:00Z">
              <w:r w:rsidRPr="000419EF">
                <w:rPr>
                  <w:rFonts w:ascii="Calibri" w:eastAsia="MS Mincho" w:hAnsi="Calibri"/>
                  <w:sz w:val="20"/>
                  <w:szCs w:val="20"/>
                  <w:lang w:val="en-CA"/>
                </w:rPr>
                <w:t>.xsd</w:t>
              </w:r>
            </w:ins>
          </w:p>
        </w:tc>
      </w:tr>
      <w:tr w:rsidR="000419EF" w:rsidRPr="000419EF" w14:paraId="00099277" w14:textId="77777777" w:rsidTr="00B61014">
        <w:trPr>
          <w:ins w:id="5544"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ins w:id="5545" w:author="Eric Boisvert" w:date="2016-04-02T12:01:00Z"/>
                <w:rFonts w:ascii="Calibri" w:eastAsia="MS Mincho" w:hAnsi="Calibri"/>
                <w:b/>
                <w:sz w:val="20"/>
                <w:szCs w:val="20"/>
                <w:lang w:val="en-CA"/>
              </w:rPr>
            </w:pPr>
            <w:ins w:id="5546"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ins w:id="5547" w:author="Eric Boisvert" w:date="2016-04-02T12:01:00Z"/>
                <w:rStyle w:val="requri"/>
                <w:rFonts w:ascii="Calibri" w:hAnsi="Calibri"/>
                <w:sz w:val="20"/>
                <w:szCs w:val="20"/>
                <w:lang w:val="en-CA"/>
              </w:rPr>
            </w:pPr>
            <w:ins w:id="5548"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ins>
          </w:p>
          <w:p w14:paraId="3172112C" w14:textId="116552E8" w:rsidR="000419EF" w:rsidRPr="000419EF" w:rsidRDefault="000419EF" w:rsidP="00CE2547">
            <w:pPr>
              <w:spacing w:before="100" w:beforeAutospacing="1" w:after="100" w:afterAutospacing="1" w:line="230" w:lineRule="atLeast"/>
              <w:rPr>
                <w:ins w:id="5549" w:author="Eric Boisvert" w:date="2016-04-02T12:01:00Z"/>
                <w:rFonts w:ascii="Calibri" w:eastAsia="MS Mincho" w:hAnsi="Calibri"/>
                <w:b/>
                <w:sz w:val="20"/>
                <w:szCs w:val="20"/>
                <w:lang w:val="en-CA"/>
              </w:rPr>
            </w:pPr>
            <w:ins w:id="5550" w:author="Eric Boisvert" w:date="2016-04-02T12:01:00Z">
              <w:r w:rsidRPr="000419EF">
                <w:rPr>
                  <w:rStyle w:val="reqtext"/>
                  <w:rFonts w:ascii="Calibri" w:hAnsi="Calibri"/>
                  <w:sz w:val="20"/>
                  <w:szCs w:val="20"/>
                  <w:lang w:val="en-CA"/>
                </w:rPr>
                <w:t xml:space="preserve">XML instance document </w:t>
              </w:r>
            </w:ins>
            <w:ins w:id="5551" w:author="Eric Boisvert" w:date="2016-04-03T13:09:00Z">
              <w:r w:rsidR="00CE2547">
                <w:rPr>
                  <w:rStyle w:val="reqtext"/>
                  <w:rFonts w:ascii="Calibri" w:hAnsi="Calibri"/>
                  <w:sz w:val="20"/>
                  <w:szCs w:val="20"/>
                  <w:lang w:val="en-CA"/>
                </w:rPr>
                <w:t>SHALL</w:t>
              </w:r>
            </w:ins>
            <w:ins w:id="5552" w:author="Eric Boisvert" w:date="2016-04-02T12:01:00Z">
              <w:r w:rsidRPr="000419EF">
                <w:rPr>
                  <w:rStyle w:val="reqtext"/>
                  <w:rFonts w:ascii="Calibri" w:hAnsi="Calibri"/>
                  <w:sz w:val="20"/>
                  <w:szCs w:val="20"/>
                  <w:lang w:val="en-CA"/>
                </w:rPr>
                <w:t xml:space="preserve"> </w:t>
              </w:r>
            </w:ins>
            <w:ins w:id="5553" w:author="Eric Boisvert" w:date="2016-04-03T13:08:00Z">
              <w:r w:rsidR="00CE2547">
                <w:rPr>
                  <w:rStyle w:val="reqtext"/>
                  <w:rFonts w:ascii="Calibri" w:hAnsi="Calibri"/>
                  <w:sz w:val="20"/>
                  <w:szCs w:val="20"/>
                  <w:lang w:val="en-CA"/>
                </w:rPr>
                <w:t xml:space="preserve">pass schematron rules defined </w:t>
              </w:r>
            </w:ins>
            <w:ins w:id="5554" w:author="Eric Boisvert" w:date="2016-04-02T12:01:00Z">
              <w:r w:rsidRPr="000419EF">
                <w:rPr>
                  <w:rStyle w:val="reqtext"/>
                  <w:rFonts w:ascii="Calibri" w:hAnsi="Calibri"/>
                  <w:sz w:val="20"/>
                  <w:szCs w:val="20"/>
                  <w:lang w:val="en-CA"/>
                </w:rPr>
                <w:t>in schematron file located at   http://schemas.opengis.net/gsml/4.0/</w:t>
              </w:r>
            </w:ins>
            <w:ins w:id="5555" w:author="Eric Boisvert" w:date="2016-04-02T12:02:00Z">
              <w:r w:rsidRPr="00CE5B49">
                <w:rPr>
                  <w:rStyle w:val="reqtext"/>
                  <w:lang w:val="en-CA"/>
                </w:rPr>
                <w:t>laboratoryAnalysis-Specimen</w:t>
              </w:r>
            </w:ins>
            <w:ins w:id="5556" w:author="Eric Boisvert" w:date="2016-04-02T12:01:00Z">
              <w:r w:rsidRPr="000419EF">
                <w:rPr>
                  <w:rStyle w:val="reqtext"/>
                  <w:rFonts w:ascii="Calibri" w:hAnsi="Calibri"/>
                  <w:sz w:val="20"/>
                  <w:szCs w:val="20"/>
                  <w:lang w:val="en-CA"/>
                </w:rPr>
                <w:t>.sch</w:t>
              </w:r>
            </w:ins>
          </w:p>
        </w:tc>
      </w:tr>
    </w:tbl>
    <w:p w14:paraId="3495BE7D" w14:textId="77777777" w:rsidR="000419EF" w:rsidRDefault="000419EF" w:rsidP="00C648D4">
      <w:pPr>
        <w:rPr>
          <w:ins w:id="5557" w:author="Eric Boisvert" w:date="2016-04-02T12:01:00Z"/>
          <w:lang w:val="en-CA"/>
        </w:rPr>
      </w:pPr>
    </w:p>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55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CA8D042"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559" w:author="Eric Boisvert" w:date="2016-04-03T13:09:00Z">
              <w:r w:rsidRPr="005372A3" w:rsidDel="00CE2547">
                <w:rPr>
                  <w:rStyle w:val="reqtext"/>
                  <w:lang w:val="en-CA"/>
                </w:rPr>
                <w:delText xml:space="preserve">shall </w:delText>
              </w:r>
            </w:del>
            <w:ins w:id="5560" w:author="Eric Boisvert" w:date="2016-04-03T13:09:00Z">
              <w:r w:rsidR="00CE2547">
                <w:rPr>
                  <w:rStyle w:val="reqtext"/>
                  <w:lang w:val="en-CA"/>
                </w:rPr>
                <w:t>SHALL</w:t>
              </w:r>
              <w:r w:rsidR="00CE2547"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561"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56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CDA113A" w:rsidR="00CE5B49" w:rsidRPr="00D12552" w:rsidRDefault="00CE5B49" w:rsidP="00CE2547">
            <w:pPr>
              <w:pStyle w:val="Tabletext10"/>
              <w:jc w:val="left"/>
              <w:rPr>
                <w:rStyle w:val="reqtext"/>
                <w:lang w:val="en-CA"/>
              </w:rPr>
            </w:pPr>
            <w:r w:rsidRPr="005372A3">
              <w:rPr>
                <w:rStyle w:val="reqtext"/>
                <w:lang w:val="en-CA"/>
              </w:rPr>
              <w:t xml:space="preserve">XML instance document </w:t>
            </w:r>
            <w:del w:id="5563" w:author="Eric Boisvert" w:date="2016-04-03T13:09:00Z">
              <w:r w:rsidRPr="005372A3" w:rsidDel="00CE2547">
                <w:rPr>
                  <w:rStyle w:val="reqtext"/>
                  <w:lang w:val="en-CA"/>
                </w:rPr>
                <w:delText xml:space="preserve">shall </w:delText>
              </w:r>
            </w:del>
            <w:ins w:id="5564" w:author="Eric Boisvert" w:date="2016-04-03T13:09:00Z">
              <w:r w:rsidR="00CE2547">
                <w:rPr>
                  <w:rStyle w:val="reqtext"/>
                  <w:lang w:val="en-CA"/>
                </w:rPr>
                <w:t>SHALL</w:t>
              </w:r>
              <w:r w:rsidR="00CE2547" w:rsidRPr="005372A3">
                <w:rPr>
                  <w:rStyle w:val="reqtext"/>
                  <w:lang w:val="en-CA"/>
                </w:rPr>
                <w:t xml:space="preserve"> </w:t>
              </w:r>
            </w:ins>
            <w:del w:id="5565" w:author="Eric Boisvert" w:date="2016-04-03T13:08:00Z">
              <w:r w:rsidDel="00CE2547">
                <w:rPr>
                  <w:rStyle w:val="reqtext"/>
                  <w:lang w:val="en-CA"/>
                </w:rPr>
                <w:delText xml:space="preserve">pass schematron defined </w:delText>
              </w:r>
            </w:del>
            <w:ins w:id="5566" w:author="Eric Boisvert" w:date="2016-04-03T13:08:00Z">
              <w:r w:rsidR="00CE2547">
                <w:rPr>
                  <w:rStyle w:val="reqtext"/>
                  <w:lang w:val="en-CA"/>
                </w:rPr>
                <w:t xml:space="preserve">pass schematron rules defined </w:t>
              </w:r>
            </w:ins>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567" w:author="Boisvert, Eric" w:date="2016-03-29T09:18:00Z">
              <w:r w:rsidR="00B8253A">
                <w:rPr>
                  <w:rStyle w:val="reqtext"/>
                  <w:lang w:val="en-CA"/>
                </w:rPr>
                <w:t>.</w:t>
              </w:r>
            </w:ins>
          </w:p>
        </w:tc>
      </w:tr>
    </w:tbl>
    <w:p w14:paraId="7F3DC502" w14:textId="5A05D939" w:rsidR="00334B16" w:rsidRDefault="00334B16" w:rsidP="00C648D4">
      <w:pPr>
        <w:rPr>
          <w:ins w:id="5568" w:author="Eric Boisvert" w:date="2016-04-02T13:22:00Z"/>
        </w:rPr>
      </w:pPr>
    </w:p>
    <w:p w14:paraId="3B4ED31D" w14:textId="77777777" w:rsidR="00B020FC" w:rsidRDefault="00334B16" w:rsidP="00C648D4">
      <w:ins w:id="5569" w:author="Eric Boisvert" w:date="2016-04-02T13:22:00Z">
        <w:r>
          <w:br w:type="page"/>
        </w:r>
      </w:ins>
    </w:p>
    <w:p w14:paraId="7368FBB6" w14:textId="77777777" w:rsidR="009A7B37" w:rsidRPr="00D12552" w:rsidRDefault="009A7B37">
      <w:pPr>
        <w:pStyle w:val="Heading1"/>
        <w:rPr>
          <w:lang w:val="en-CA"/>
        </w:rPr>
      </w:pPr>
      <w:bookmarkStart w:id="5570" w:name="_Toc447367197"/>
      <w:r w:rsidRPr="00D12552">
        <w:rPr>
          <w:lang w:val="en-CA"/>
        </w:rPr>
        <w:t>Media Types for any data encoding(s)</w:t>
      </w:r>
      <w:bookmarkEnd w:id="5570"/>
    </w:p>
    <w:p w14:paraId="7EC3DB5E" w14:textId="330B0565" w:rsidR="00EE0227" w:rsidRDefault="00EE0227" w:rsidP="00EE0227">
      <w:pPr>
        <w:autoSpaceDE w:val="0"/>
        <w:autoSpaceDN w:val="0"/>
        <w:adjustRightInd w:val="0"/>
        <w:spacing w:after="0"/>
        <w:rPr>
          <w:ins w:id="5571" w:author="Boisvert, Eric" w:date="2016-04-01T10:51:00Z"/>
          <w:rFonts w:ascii="TimesNewRomanPSMT" w:hAnsi="TimesNewRomanPSMT" w:cs="TimesNewRomanPSMT"/>
          <w:lang w:val="en-CA" w:eastAsia="en-CA"/>
        </w:rPr>
      </w:pPr>
      <w:ins w:id="5572" w:author="Boisvert, Eric" w:date="2016-04-01T10:52:00Z">
        <w:r>
          <w:rPr>
            <w:rFonts w:ascii="TimesNewRomanPSMT" w:hAnsi="TimesNewRomanPSMT" w:cs="TimesNewRomanPSMT"/>
            <w:lang w:val="en-CA" w:eastAsia="en-CA"/>
          </w:rPr>
          <w:t>GeoSciML 4.0</w:t>
        </w:r>
      </w:ins>
      <w:ins w:id="5573" w:author="Boisvert, Eric" w:date="2016-04-01T10:51:00Z">
        <w:r>
          <w:rPr>
            <w:rFonts w:ascii="TimesNewRomanPSMT" w:hAnsi="TimesNewRomanPSMT" w:cs="TimesNewRomanPSMT"/>
            <w:lang w:val="en-CA" w:eastAsia="en-CA"/>
          </w:rPr>
          <w:t xml:space="preserve"> data conforming to </w:t>
        </w:r>
      </w:ins>
      <w:ins w:id="5574" w:author="Boisvert, Eric" w:date="2016-04-01T10:52:00Z">
        <w:r>
          <w:rPr>
            <w:rFonts w:ascii="TimesNewRomanPSMT" w:hAnsi="TimesNewRomanPSMT" w:cs="TimesNewRomanPSMT"/>
            <w:lang w:val="en-CA" w:eastAsia="en-CA"/>
          </w:rPr>
          <w:t>clause 8</w:t>
        </w:r>
      </w:ins>
      <w:ins w:id="5575" w:author="Boisvert, Eric" w:date="2016-04-01T10:51:00Z">
        <w:r>
          <w:rPr>
            <w:rFonts w:ascii="TimesNewRomanPSMT" w:hAnsi="TimesNewRomanPSMT" w:cs="TimesNewRomanPSMT"/>
            <w:lang w:val="en-CA" w:eastAsia="en-CA"/>
          </w:rPr>
          <w:t xml:space="preserve"> is encoded in</w:t>
        </w:r>
      </w:ins>
    </w:p>
    <w:p w14:paraId="3AC3A7E6" w14:textId="77777777" w:rsidR="00EE0227" w:rsidRDefault="00EE0227" w:rsidP="00EE0227">
      <w:pPr>
        <w:autoSpaceDE w:val="0"/>
        <w:autoSpaceDN w:val="0"/>
        <w:adjustRightInd w:val="0"/>
        <w:spacing w:after="0"/>
        <w:rPr>
          <w:ins w:id="5576" w:author="Boisvert, Eric" w:date="2016-04-01T10:51:00Z"/>
          <w:rFonts w:ascii="TimesNewRomanPSMT" w:hAnsi="TimesNewRomanPSMT" w:cs="TimesNewRomanPSMT"/>
          <w:lang w:val="en-CA" w:eastAsia="en-CA"/>
        </w:rPr>
      </w:pPr>
      <w:ins w:id="5577" w:author="Boisvert, Eric" w:date="2016-04-01T10:51:00Z">
        <w:r>
          <w:rPr>
            <w:rFonts w:ascii="TimesNewRomanPSMT" w:hAnsi="TimesNewRomanPSMT" w:cs="TimesNewRomanPSMT"/>
            <w:lang w:val="en-CA" w:eastAsia="en-CA"/>
          </w:rPr>
          <w:t>GML-conformant XML documents. The standard MIME-type and sub-type for GML</w:t>
        </w:r>
      </w:ins>
    </w:p>
    <w:p w14:paraId="7F0CFB0B" w14:textId="77777777" w:rsidR="00EE0227" w:rsidRDefault="00EE0227" w:rsidP="00EE0227">
      <w:pPr>
        <w:autoSpaceDE w:val="0"/>
        <w:autoSpaceDN w:val="0"/>
        <w:adjustRightInd w:val="0"/>
        <w:spacing w:after="0"/>
        <w:rPr>
          <w:ins w:id="5578" w:author="Boisvert, Eric" w:date="2016-04-01T10:51:00Z"/>
          <w:i/>
          <w:iCs/>
          <w:lang w:val="en-CA" w:eastAsia="en-CA"/>
        </w:rPr>
      </w:pPr>
      <w:ins w:id="5579" w:author="Boisvert, Eric" w:date="2016-04-01T10:51:00Z">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ins>
    </w:p>
    <w:p w14:paraId="3007C2B1" w14:textId="77777777" w:rsidR="00EE0227" w:rsidRDefault="00EE0227" w:rsidP="00EE0227">
      <w:pPr>
        <w:autoSpaceDE w:val="0"/>
        <w:autoSpaceDN w:val="0"/>
        <w:adjustRightInd w:val="0"/>
        <w:spacing w:after="0"/>
        <w:rPr>
          <w:ins w:id="5580" w:author="Eric Boisvert" w:date="2016-04-02T12:02:00Z"/>
          <w:rFonts w:ascii="TimesNewRomanPSMT" w:hAnsi="TimesNewRomanPSMT" w:cs="TimesNewRomanPSMT"/>
          <w:lang w:val="en-CA" w:eastAsia="en-CA"/>
        </w:rPr>
      </w:pPr>
      <w:ins w:id="5581" w:author="Boisvert, Eric" w:date="2016-04-01T10:51:00Z">
        <w:r>
          <w:rPr>
            <w:i/>
            <w:iCs/>
            <w:lang w:val="en-CA" w:eastAsia="en-CA"/>
          </w:rPr>
          <w:t xml:space="preserve">Media Types for GML </w:t>
        </w:r>
        <w:r>
          <w:rPr>
            <w:rFonts w:ascii="TimesNewRomanPSMT" w:hAnsi="TimesNewRomanPSMT" w:cs="TimesNewRomanPSMT"/>
            <w:lang w:val="en-CA" w:eastAsia="en-CA"/>
          </w:rPr>
          <w:t>, namely</w:t>
        </w:r>
      </w:ins>
    </w:p>
    <w:p w14:paraId="4ABEB529" w14:textId="77777777" w:rsidR="000419EF" w:rsidRDefault="000419EF" w:rsidP="00EE0227">
      <w:pPr>
        <w:autoSpaceDE w:val="0"/>
        <w:autoSpaceDN w:val="0"/>
        <w:adjustRightInd w:val="0"/>
        <w:spacing w:after="0"/>
        <w:rPr>
          <w:ins w:id="5582" w:author="Boisvert, Eric" w:date="2016-04-01T10:51:00Z"/>
          <w:rFonts w:ascii="TimesNewRomanPSMT" w:hAnsi="TimesNewRomanPSMT" w:cs="TimesNewRomanPSMT"/>
          <w:lang w:val="en-CA" w:eastAsia="en-CA"/>
        </w:rPr>
      </w:pPr>
    </w:p>
    <w:p w14:paraId="397D43DF" w14:textId="5D0CAFBC" w:rsidR="00EE0227" w:rsidRDefault="00EE0227" w:rsidP="00EE0227">
      <w:pPr>
        <w:rPr>
          <w:ins w:id="5583" w:author="Eric Boisvert" w:date="2016-04-02T13:21:00Z"/>
          <w:lang w:val="en-CA"/>
        </w:rPr>
      </w:pPr>
      <w:ins w:id="5584" w:author="Boisvert, Eric" w:date="2016-04-01T10:51:00Z">
        <w:r>
          <w:rPr>
            <w:rFonts w:ascii="TimesNewRomanPSMT" w:hAnsi="TimesNewRomanPSMT" w:cs="TimesNewRomanPSMT"/>
            <w:lang w:val="en-CA" w:eastAsia="en-CA"/>
          </w:rPr>
          <w:t>application/gml+xml</w:t>
        </w:r>
        <w:r w:rsidRPr="00D12552" w:rsidDel="00EE0227">
          <w:rPr>
            <w:lang w:val="en-CA"/>
          </w:rPr>
          <w:t xml:space="preserve"> </w:t>
        </w:r>
      </w:ins>
    </w:p>
    <w:p w14:paraId="78D9A287" w14:textId="503CFA7F" w:rsidR="00334B16" w:rsidRDefault="00334B16" w:rsidP="00EE0227">
      <w:pPr>
        <w:rPr>
          <w:ins w:id="5585" w:author="Boisvert, Eric" w:date="2016-04-01T10:52:00Z"/>
          <w:lang w:val="en-CA"/>
        </w:rPr>
      </w:pPr>
      <w:ins w:id="5586" w:author="Eric Boisvert" w:date="2016-04-02T13:22:00Z">
        <w:r>
          <w:rPr>
            <w:lang w:val="en-CA"/>
          </w:rPr>
          <w:br w:type="page"/>
        </w:r>
      </w:ins>
    </w:p>
    <w:p w14:paraId="68B7A5E5" w14:textId="619A0F79" w:rsidR="000F075C" w:rsidRPr="00D12552" w:rsidRDefault="000F075C" w:rsidP="000F075C">
      <w:pPr>
        <w:pStyle w:val="Heading1"/>
        <w:rPr>
          <w:lang w:val="en-CA"/>
        </w:rPr>
      </w:pPr>
      <w:bookmarkStart w:id="5587" w:name="_Toc447367198"/>
      <w:r>
        <w:rPr>
          <w:lang w:val="en-CA"/>
        </w:rPr>
        <w:t>Abbreviations and Acronyms</w:t>
      </w:r>
      <w:bookmarkEnd w:id="5587"/>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5"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6"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588" w:author="Ollie Raymond" w:date="2016-02-03T09:38:00Z"/>
          <w:lang w:val="en-CA"/>
        </w:rPr>
      </w:pPr>
    </w:p>
    <w:p w14:paraId="57CEF178" w14:textId="165938B3" w:rsidR="009A7B37" w:rsidRPr="00D12552" w:rsidRDefault="009A7B37">
      <w:pPr>
        <w:pStyle w:val="AnnexLevel1main"/>
        <w:rPr>
          <w:lang w:val="en-CA"/>
        </w:rPr>
        <w:pPrChange w:id="5589" w:author="Eric Boisvert" w:date="2016-04-02T12:10:00Z">
          <w:pPr/>
        </w:pPrChange>
      </w:pPr>
      <w:r w:rsidRPr="00D12552">
        <w:rPr>
          <w:lang w:val="en-CA"/>
        </w:rPr>
        <w:br w:type="page"/>
      </w:r>
      <w:ins w:id="5590" w:author="Eric Boisvert" w:date="2016-04-02T12:10:00Z">
        <w:r w:rsidR="00B61014">
          <w:rPr>
            <w:lang w:val="en-CA"/>
          </w:rPr>
          <w:lastRenderedPageBreak/>
          <w:t>Annexes</w:t>
        </w:r>
      </w:ins>
    </w:p>
    <w:p w14:paraId="4A91F08D" w14:textId="226EF7C9" w:rsidR="00B61014" w:rsidRPr="0027787F" w:rsidRDefault="00B61014" w:rsidP="0027787F">
      <w:pPr>
        <w:pStyle w:val="OGCAnnexX"/>
      </w:pPr>
      <w:bookmarkStart w:id="5591" w:name="_Toc447367199"/>
      <w:bookmarkStart w:id="5592" w:name="_Toc426472101"/>
      <w:bookmarkStart w:id="5593" w:name="_Toc445211802"/>
      <w:r w:rsidRPr="0027787F">
        <w:t>Conformance classes</w:t>
      </w:r>
      <w:bookmarkEnd w:id="5591"/>
    </w:p>
    <w:p w14:paraId="5E078BF4" w14:textId="77777777" w:rsidR="00401781" w:rsidRPr="0027787F" w:rsidRDefault="00401781">
      <w:pPr>
        <w:rPr>
          <w:rPrChange w:id="5594" w:author="Eric Boisvert" w:date="2016-04-02T12:45:00Z">
            <w:rPr>
              <w:lang w:val="fr-CA"/>
            </w:rPr>
          </w:rPrChange>
        </w:rPr>
        <w:pPrChange w:id="5595" w:author="Eric Boisvert" w:date="2016-04-02T12:45:00Z">
          <w:pPr>
            <w:pStyle w:val="Heading2"/>
            <w:numPr>
              <w:ilvl w:val="0"/>
              <w:numId w:val="0"/>
            </w:numPr>
            <w:ind w:left="578" w:hanging="578"/>
          </w:pPr>
        </w:pPrChange>
      </w:pPr>
    </w:p>
    <w:p w14:paraId="13276943" w14:textId="4CFAF8CD" w:rsidR="00480BB6" w:rsidRPr="0027787F" w:rsidRDefault="00480BB6">
      <w:pPr>
        <w:pStyle w:val="OGCAnnexXX"/>
        <w:rPr>
          <w:ins w:id="5596" w:author="Eric Boisvert" w:date="2016-04-02T12:12:00Z"/>
        </w:rPr>
        <w:pPrChange w:id="5597" w:author="Eric Boisvert" w:date="2016-04-02T12:58:00Z">
          <w:pPr>
            <w:pStyle w:val="Annexlevel4"/>
          </w:pPr>
        </w:pPrChange>
      </w:pPr>
      <w:bookmarkStart w:id="5598" w:name="_Toc447367200"/>
      <w:bookmarkEnd w:id="5592"/>
      <w:bookmarkEnd w:id="5593"/>
      <w:del w:id="5599" w:author="Eric Boisvert" w:date="2016-04-02T12:18:00Z">
        <w:r w:rsidRPr="0027787F" w:rsidDel="00231114">
          <w:delText>A.</w:delText>
        </w:r>
        <w:r w:rsidR="00B61014" w:rsidRPr="0027787F" w:rsidDel="00231114">
          <w:delText>1</w:delText>
        </w:r>
        <w:r w:rsidRPr="0027787F" w:rsidDel="00231114">
          <w:delText xml:space="preserve">.1 </w:delText>
        </w:r>
      </w:del>
      <w:r w:rsidR="00542F0B" w:rsidRPr="0027787F">
        <w:t xml:space="preserve">Conformance class: </w:t>
      </w:r>
      <w:r w:rsidRPr="0027787F">
        <w:t>GeoSciML Core Abstract</w:t>
      </w:r>
      <w:bookmarkEnd w:id="5598"/>
    </w:p>
    <w:p w14:paraId="5327A704" w14:textId="77777777" w:rsidR="00B61014" w:rsidRDefault="00B61014">
      <w:pPr>
        <w:pPrChange w:id="5600" w:author="Eric Boisvert" w:date="2016-04-02T12:59:00Z">
          <w:pPr>
            <w:pStyle w:val="Annexlevel4"/>
          </w:pPr>
        </w:pPrChange>
      </w:pP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56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5602" w:author="Boisvert, Eric" w:date="2016-03-29T09:19:00Z"/>
                <w:rFonts w:cs="Arial"/>
                <w:szCs w:val="18"/>
                <w:lang w:eastAsia="en-US"/>
              </w:rPr>
            </w:pPr>
            <w:ins w:id="560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5604" w:author="Boisvert, Eric" w:date="2016-03-29T09:19:00Z"/>
                <w:rFonts w:cs="Arial"/>
                <w:b/>
                <w:color w:val="0000FF"/>
                <w:szCs w:val="18"/>
                <w:lang w:eastAsia="en-US"/>
              </w:rPr>
            </w:pPr>
            <w:ins w:id="5605"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560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5607" w:author="Boisvert, Eric" w:date="2016-03-29T09:19:00Z"/>
                <w:rFonts w:cs="Arial"/>
                <w:szCs w:val="18"/>
                <w:lang w:eastAsia="en-US"/>
              </w:rPr>
            </w:pPr>
            <w:ins w:id="560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09" w:author="Boisvert, Eric" w:date="2016-03-29T09:19:00Z"/>
                <w:rFonts w:cs="Arial"/>
                <w:b/>
                <w:color w:val="0000FF"/>
                <w:szCs w:val="18"/>
                <w:lang w:eastAsia="en-US"/>
              </w:rPr>
            </w:pPr>
            <w:ins w:id="5610" w:author="Boisvert, Eric" w:date="2016-03-29T09:19:00Z">
              <w:r>
                <w:rPr>
                  <w:rFonts w:cs="Arial"/>
                  <w:szCs w:val="18"/>
                  <w:lang w:val="en-US"/>
                </w:rPr>
                <w:t>/req/gsml4-core</w:t>
              </w:r>
            </w:ins>
          </w:p>
        </w:tc>
      </w:tr>
      <w:tr w:rsidR="00480BB6" w:rsidRPr="00DE63EA" w14:paraId="115D397C" w14:textId="77777777" w:rsidTr="0024128E">
        <w:trPr>
          <w:ins w:id="561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5612" w:author="Boisvert, Eric" w:date="2016-03-29T09:19:00Z"/>
                <w:rFonts w:cs="Arial"/>
                <w:b/>
                <w:szCs w:val="18"/>
              </w:rPr>
            </w:pPr>
            <w:ins w:id="561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14" w:author="Boisvert, Eric" w:date="2016-03-29T09:19:00Z"/>
                <w:rFonts w:cs="Arial"/>
                <w:szCs w:val="18"/>
                <w:lang w:val="en-US"/>
              </w:rPr>
            </w:pPr>
            <w:ins w:id="5615" w:author="Boisvert, Eric" w:date="2016-03-29T09:19:00Z">
              <w:r>
                <w:rPr>
                  <w:rFonts w:cs="Arial"/>
                  <w:szCs w:val="18"/>
                  <w:lang w:val="en-US"/>
                </w:rPr>
                <w:t>Urn:iso:dis:iso:19156:clause:A.1.1</w:t>
              </w:r>
            </w:ins>
          </w:p>
        </w:tc>
      </w:tr>
      <w:tr w:rsidR="009F6B2F" w:rsidRPr="00DE63EA" w14:paraId="05150F4A" w14:textId="77777777" w:rsidTr="0024128E">
        <w:trPr>
          <w:ins w:id="5616" w:author="Eric Boisvert" w:date="2016-04-02T14:41:00Z"/>
        </w:trPr>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ins w:id="5617" w:author="Eric Boisvert" w:date="2016-04-02T14:41:00Z"/>
                <w:rFonts w:cs="Arial"/>
                <w:b/>
                <w:szCs w:val="18"/>
              </w:rPr>
            </w:pPr>
            <w:ins w:id="5618" w:author="Eric Boisvert" w:date="2016-04-02T14:41: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2D095E1"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19" w:author="Eric Boisvert" w:date="2016-04-02T14:41:00Z"/>
                <w:rFonts w:cs="Arial"/>
                <w:szCs w:val="18"/>
                <w:lang w:val="en-US"/>
              </w:rPr>
            </w:pPr>
            <w:ins w:id="5620" w:author="Eric Boisvert" w:date="2016-04-02T14:41:00Z">
              <w:r>
                <w:rPr>
                  <w:rFonts w:cs="Arial"/>
                  <w:szCs w:val="18"/>
                  <w:lang w:val="en-US"/>
                </w:rPr>
                <w:t>RFC 3896</w:t>
              </w:r>
            </w:ins>
          </w:p>
        </w:tc>
      </w:tr>
      <w:tr w:rsidR="00480BB6" w:rsidRPr="00DE63EA" w14:paraId="5AF8C0E7" w14:textId="77777777" w:rsidTr="0024128E">
        <w:trPr>
          <w:trHeight w:val="416"/>
          <w:ins w:id="562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2" w:author="Boisvert, Eric" w:date="2016-03-29T09:19:00Z"/>
                <w:rFonts w:cs="Arial"/>
                <w:b/>
                <w:szCs w:val="18"/>
                <w:lang w:eastAsia="en-US"/>
              </w:rPr>
            </w:pPr>
            <w:ins w:id="562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4" w:author="Boisvert, Eric" w:date="2016-03-29T09:19:00Z"/>
                <w:rFonts w:cs="Arial"/>
                <w:b/>
                <w:color w:val="FF0000"/>
                <w:szCs w:val="18"/>
                <w:lang w:eastAsia="en-US"/>
              </w:rPr>
            </w:pPr>
            <w:ins w:id="562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56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56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28" w:author="Boisvert, Eric" w:date="2016-03-29T09:19:00Z"/>
                <w:rFonts w:ascii="Arial" w:eastAsia="MS Mincho" w:hAnsi="Arial" w:cs="Arial"/>
                <w:sz w:val="18"/>
                <w:szCs w:val="18"/>
              </w:rPr>
            </w:pPr>
            <w:ins w:id="56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30" w:author="Boisvert, Eric" w:date="2016-03-29T09:19:00Z"/>
                <w:rFonts w:ascii="Arial" w:eastAsia="MS Mincho" w:hAnsi="Arial" w:cs="Arial"/>
                <w:b/>
                <w:color w:val="0000FF"/>
                <w:sz w:val="18"/>
                <w:szCs w:val="18"/>
              </w:rPr>
            </w:pPr>
            <w:ins w:id="5631" w:author="Boisvert, Eric" w:date="2016-03-29T09:19:00Z">
              <w:r w:rsidRPr="00480BB6">
                <w:rPr>
                  <w:rFonts w:ascii="Arial" w:hAnsi="Arial" w:cs="Arial"/>
                  <w:sz w:val="18"/>
                  <w:szCs w:val="18"/>
                  <w:lang w:val="en-CA"/>
                  <w:rPrChange w:id="5632"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56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56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35" w:author="Boisvert, Eric" w:date="2016-03-29T09:19:00Z"/>
                <w:rFonts w:ascii="Arial" w:eastAsia="MS Mincho" w:hAnsi="Arial" w:cs="Arial"/>
                <w:sz w:val="18"/>
                <w:szCs w:val="18"/>
              </w:rPr>
            </w:pPr>
            <w:ins w:id="56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37" w:author="Boisvert, Eric" w:date="2016-03-29T09:19:00Z"/>
                <w:rFonts w:cs="Arial"/>
                <w:b/>
                <w:color w:val="FF0000"/>
                <w:szCs w:val="18"/>
                <w:lang w:eastAsia="en-US"/>
              </w:rPr>
            </w:pPr>
            <w:ins w:id="5638"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56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56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41" w:author="Boisvert, Eric" w:date="2016-03-29T09:19:00Z"/>
                <w:rFonts w:ascii="Arial" w:eastAsia="MS Mincho" w:hAnsi="Arial" w:cs="Arial"/>
                <w:sz w:val="18"/>
                <w:szCs w:val="18"/>
              </w:rPr>
            </w:pPr>
            <w:ins w:id="56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643" w:author="Boisvert, Eric" w:date="2016-03-29T09:19:00Z"/>
                <w:rFonts w:ascii="Arial" w:eastAsia="MS Mincho" w:hAnsi="Arial" w:cs="Arial"/>
                <w:sz w:val="18"/>
                <w:szCs w:val="18"/>
              </w:rPr>
            </w:pPr>
            <w:ins w:id="5644"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56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56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47" w:author="Boisvert, Eric" w:date="2016-03-29T09:19:00Z"/>
                <w:rFonts w:ascii="Arial" w:eastAsia="MS Mincho" w:hAnsi="Arial" w:cs="Arial"/>
                <w:sz w:val="18"/>
                <w:szCs w:val="18"/>
              </w:rPr>
            </w:pPr>
            <w:ins w:id="56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49" w:author="Boisvert, Eric" w:date="2016-03-29T09:19:00Z"/>
                <w:rFonts w:cs="Arial"/>
                <w:szCs w:val="18"/>
                <w:lang w:eastAsia="en-US"/>
              </w:rPr>
            </w:pPr>
          </w:p>
        </w:tc>
      </w:tr>
      <w:tr w:rsidR="00480BB6" w:rsidRPr="008A79BA" w14:paraId="70FEBBB1" w14:textId="77777777" w:rsidTr="0024128E">
        <w:trPr>
          <w:trHeight w:val="416"/>
          <w:ins w:id="565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5651" w:author="Boisvert, Eric" w:date="2016-03-29T09:19:00Z"/>
                <w:rFonts w:cs="Arial"/>
                <w:b/>
                <w:szCs w:val="18"/>
                <w:lang w:eastAsia="en-US"/>
              </w:rPr>
            </w:pPr>
            <w:ins w:id="565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5653" w:author="Boisvert, Eric" w:date="2016-03-29T09:19:00Z"/>
                <w:rFonts w:cs="Arial"/>
                <w:b/>
                <w:color w:val="FF0000"/>
                <w:szCs w:val="18"/>
                <w:lang w:eastAsia="en-US"/>
              </w:rPr>
            </w:pPr>
            <w:ins w:id="5654"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56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5656" w:author="Boisvert, Eric" w:date="2016-03-29T09:19:00Z"/>
                <w:rFonts w:ascii="Arial" w:eastAsia="MS Mincho" w:hAnsi="Arial" w:cs="Arial"/>
                <w:b/>
                <w:sz w:val="18"/>
                <w:szCs w:val="18"/>
                <w:lang w:val="en-CA"/>
                <w:rPrChange w:id="5657" w:author="Boisvert, Eric" w:date="2016-03-29T09:20:00Z">
                  <w:rPr>
                    <w:ins w:id="5658"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5659" w:author="Boisvert, Eric" w:date="2016-03-29T09:19:00Z"/>
                <w:rFonts w:ascii="Arial" w:eastAsia="MS Mincho" w:hAnsi="Arial" w:cs="Arial"/>
                <w:sz w:val="18"/>
                <w:szCs w:val="18"/>
              </w:rPr>
            </w:pPr>
            <w:ins w:id="56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61" w:author="Boisvert, Eric" w:date="2016-03-29T09:19:00Z"/>
                <w:rFonts w:ascii="Arial" w:eastAsia="MS Mincho" w:hAnsi="Arial" w:cs="Arial"/>
                <w:b/>
                <w:color w:val="0000FF"/>
                <w:sz w:val="18"/>
                <w:szCs w:val="18"/>
                <w:lang w:val="en-CA"/>
                <w:rPrChange w:id="5662" w:author="Boisvert, Eric" w:date="2016-03-29T09:20:00Z">
                  <w:rPr>
                    <w:ins w:id="5663" w:author="Boisvert, Eric" w:date="2016-03-29T09:19:00Z"/>
                    <w:rFonts w:ascii="Arial" w:eastAsia="MS Mincho" w:hAnsi="Arial" w:cs="Arial"/>
                    <w:b/>
                    <w:color w:val="0000FF"/>
                    <w:sz w:val="18"/>
                    <w:szCs w:val="18"/>
                    <w:lang w:val="fr-CA"/>
                  </w:rPr>
                </w:rPrChange>
              </w:rPr>
            </w:pPr>
            <w:ins w:id="5664" w:author="Boisvert, Eric" w:date="2016-03-29T09:19:00Z">
              <w:r w:rsidRPr="00480BB6">
                <w:rPr>
                  <w:rFonts w:ascii="Arial" w:hAnsi="Arial" w:cs="Arial"/>
                  <w:sz w:val="18"/>
                  <w:szCs w:val="18"/>
                  <w:lang w:val="en-CA"/>
                  <w:rPrChange w:id="5665"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56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5667" w:author="Boisvert, Eric" w:date="2016-03-29T09:19:00Z"/>
                <w:rFonts w:ascii="Arial" w:eastAsia="MS Mincho" w:hAnsi="Arial" w:cs="Arial"/>
                <w:b/>
                <w:sz w:val="18"/>
                <w:szCs w:val="18"/>
                <w:lang w:val="en-CA"/>
                <w:rPrChange w:id="5668" w:author="Boisvert, Eric" w:date="2016-03-29T09:20:00Z">
                  <w:rPr>
                    <w:ins w:id="566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5670" w:author="Boisvert, Eric" w:date="2016-03-29T09:19:00Z"/>
                <w:rFonts w:ascii="Arial" w:eastAsia="MS Mincho" w:hAnsi="Arial" w:cs="Arial"/>
                <w:sz w:val="18"/>
                <w:szCs w:val="18"/>
              </w:rPr>
            </w:pPr>
            <w:ins w:id="56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5672" w:author="Boisvert, Eric" w:date="2016-03-29T09:19:00Z"/>
                <w:rFonts w:cs="Arial"/>
                <w:b/>
                <w:color w:val="FF0000"/>
                <w:szCs w:val="18"/>
                <w:lang w:eastAsia="en-US"/>
              </w:rPr>
            </w:pPr>
            <w:ins w:id="5673"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56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56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5676" w:author="Boisvert, Eric" w:date="2016-03-29T09:19:00Z"/>
                <w:rFonts w:ascii="Arial" w:eastAsia="MS Mincho" w:hAnsi="Arial" w:cs="Arial"/>
                <w:sz w:val="18"/>
                <w:szCs w:val="18"/>
              </w:rPr>
            </w:pPr>
            <w:ins w:id="56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5678" w:author="Boisvert, Eric" w:date="2016-03-29T09:19:00Z"/>
                <w:rFonts w:ascii="Arial" w:eastAsia="MS Mincho" w:hAnsi="Arial" w:cs="Arial"/>
                <w:sz w:val="18"/>
                <w:szCs w:val="18"/>
              </w:rPr>
            </w:pPr>
            <w:ins w:id="5679"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56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56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5682" w:author="Boisvert, Eric" w:date="2016-03-29T09:19:00Z"/>
                <w:rFonts w:ascii="Arial" w:eastAsia="MS Mincho" w:hAnsi="Arial" w:cs="Arial"/>
                <w:sz w:val="18"/>
                <w:szCs w:val="18"/>
              </w:rPr>
            </w:pPr>
            <w:ins w:id="56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5684" w:author="Boisvert, Eric" w:date="2016-03-29T09:19:00Z"/>
                <w:rFonts w:cs="Arial"/>
                <w:szCs w:val="18"/>
                <w:lang w:eastAsia="en-US"/>
              </w:rPr>
            </w:pPr>
          </w:p>
        </w:tc>
      </w:tr>
      <w:tr w:rsidR="00480BB6" w:rsidRPr="004A745D" w14:paraId="43A9EA52" w14:textId="77777777" w:rsidTr="0024128E">
        <w:trPr>
          <w:trHeight w:val="416"/>
          <w:ins w:id="568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5686" w:author="Boisvert, Eric" w:date="2016-03-29T09:19:00Z"/>
                <w:rFonts w:cs="Arial"/>
                <w:b/>
                <w:szCs w:val="18"/>
                <w:lang w:eastAsia="en-US"/>
              </w:rPr>
            </w:pPr>
            <w:ins w:id="568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5688" w:author="Boisvert, Eric" w:date="2016-03-29T09:19:00Z"/>
                <w:rFonts w:cs="Arial"/>
                <w:b/>
                <w:color w:val="FF0000"/>
                <w:szCs w:val="18"/>
                <w:lang w:eastAsia="en-US"/>
              </w:rPr>
            </w:pPr>
            <w:ins w:id="5689"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56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5691"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5692" w:author="Boisvert, Eric" w:date="2016-03-29T09:19:00Z"/>
                <w:rFonts w:ascii="Arial" w:eastAsia="MS Mincho" w:hAnsi="Arial" w:cs="Arial"/>
                <w:sz w:val="18"/>
                <w:szCs w:val="18"/>
              </w:rPr>
            </w:pPr>
            <w:ins w:id="56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5694" w:author="Boisvert, Eric" w:date="2016-03-29T09:19:00Z"/>
                <w:rFonts w:ascii="Arial" w:eastAsia="MS Mincho" w:hAnsi="Arial" w:cs="Arial"/>
                <w:b/>
                <w:color w:val="0000FF"/>
                <w:sz w:val="18"/>
                <w:szCs w:val="18"/>
                <w:lang w:val="fr-CA"/>
              </w:rPr>
            </w:pPr>
            <w:ins w:id="5695"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56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569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5698" w:author="Boisvert, Eric" w:date="2016-03-29T09:19:00Z"/>
                <w:rFonts w:ascii="Arial" w:eastAsia="MS Mincho" w:hAnsi="Arial" w:cs="Arial"/>
                <w:sz w:val="18"/>
                <w:szCs w:val="18"/>
              </w:rPr>
            </w:pPr>
            <w:ins w:id="56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5700" w:author="Boisvert, Eric" w:date="2016-03-29T09:19:00Z"/>
                <w:rFonts w:cs="Arial"/>
                <w:b/>
                <w:color w:val="FF0000"/>
                <w:szCs w:val="18"/>
                <w:lang w:eastAsia="en-US"/>
              </w:rPr>
            </w:pPr>
            <w:ins w:id="5701"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5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5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5704" w:author="Boisvert, Eric" w:date="2016-03-29T09:19:00Z"/>
                <w:rFonts w:ascii="Arial" w:eastAsia="MS Mincho" w:hAnsi="Arial" w:cs="Arial"/>
                <w:sz w:val="18"/>
                <w:szCs w:val="18"/>
              </w:rPr>
            </w:pPr>
            <w:ins w:id="57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5706" w:author="Boisvert, Eric" w:date="2016-03-29T09:19:00Z"/>
                <w:rFonts w:ascii="Arial" w:eastAsia="MS Mincho" w:hAnsi="Arial" w:cs="Arial"/>
                <w:sz w:val="18"/>
                <w:szCs w:val="18"/>
              </w:rPr>
            </w:pPr>
            <w:ins w:id="5707"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57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57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5710" w:author="Boisvert, Eric" w:date="2016-03-29T09:19:00Z"/>
                <w:rFonts w:ascii="Arial" w:eastAsia="MS Mincho" w:hAnsi="Arial" w:cs="Arial"/>
                <w:sz w:val="18"/>
                <w:szCs w:val="18"/>
              </w:rPr>
            </w:pPr>
            <w:ins w:id="57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5712" w:author="Boisvert, Eric" w:date="2016-03-29T09:19:00Z"/>
                <w:rFonts w:cs="Arial"/>
                <w:szCs w:val="18"/>
                <w:lang w:eastAsia="en-US"/>
              </w:rPr>
            </w:pPr>
            <w:ins w:id="5713" w:author="Boisvert, Eric" w:date="2016-03-29T09:19:00Z">
              <w:r w:rsidRPr="00DE63EA">
                <w:rPr>
                  <w:rFonts w:cs="Arial"/>
                  <w:szCs w:val="18"/>
                  <w:lang w:val="en-AU"/>
                </w:rPr>
                <w:t>Capability</w:t>
              </w:r>
            </w:ins>
          </w:p>
        </w:tc>
      </w:tr>
      <w:tr w:rsidR="00480BB6" w:rsidRPr="004A745D" w14:paraId="7FF60134" w14:textId="77777777" w:rsidTr="0024128E">
        <w:trPr>
          <w:trHeight w:val="416"/>
          <w:ins w:id="571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5715" w:author="Boisvert, Eric" w:date="2016-03-29T09:19:00Z"/>
                <w:rFonts w:cs="Arial"/>
                <w:b/>
                <w:szCs w:val="18"/>
                <w:lang w:eastAsia="en-US"/>
              </w:rPr>
            </w:pPr>
            <w:ins w:id="571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5717" w:author="Boisvert, Eric" w:date="2016-03-29T09:19:00Z"/>
                <w:rFonts w:cs="Arial"/>
                <w:b/>
                <w:color w:val="FF0000"/>
                <w:szCs w:val="18"/>
                <w:lang w:eastAsia="en-US"/>
              </w:rPr>
            </w:pPr>
            <w:ins w:id="5718"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57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5720" w:author="Boisvert, Eric" w:date="2016-03-29T09:19:00Z"/>
                <w:rFonts w:ascii="Arial" w:eastAsia="MS Mincho" w:hAnsi="Arial" w:cs="Arial"/>
                <w:b/>
                <w:sz w:val="18"/>
                <w:szCs w:val="18"/>
                <w:lang w:val="en-CA"/>
                <w:rPrChange w:id="5721" w:author="Boisvert, Eric" w:date="2016-03-29T09:20:00Z">
                  <w:rPr>
                    <w:ins w:id="5722"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5723" w:author="Boisvert, Eric" w:date="2016-03-29T09:19:00Z"/>
                <w:rFonts w:ascii="Arial" w:eastAsia="MS Mincho" w:hAnsi="Arial" w:cs="Arial"/>
                <w:sz w:val="18"/>
                <w:szCs w:val="18"/>
              </w:rPr>
            </w:pPr>
            <w:ins w:id="57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5725" w:author="Boisvert, Eric" w:date="2016-03-29T09:19:00Z"/>
                <w:rFonts w:ascii="Arial" w:eastAsia="MS Mincho" w:hAnsi="Arial" w:cs="Arial"/>
                <w:b/>
                <w:color w:val="0000FF"/>
                <w:sz w:val="18"/>
                <w:szCs w:val="18"/>
                <w:lang w:val="en-CA"/>
                <w:rPrChange w:id="5726" w:author="Boisvert, Eric" w:date="2016-03-29T09:20:00Z">
                  <w:rPr>
                    <w:ins w:id="5727" w:author="Boisvert, Eric" w:date="2016-03-29T09:19:00Z"/>
                    <w:rFonts w:ascii="Arial" w:eastAsia="MS Mincho" w:hAnsi="Arial" w:cs="Arial"/>
                    <w:b/>
                    <w:color w:val="0000FF"/>
                    <w:sz w:val="18"/>
                    <w:szCs w:val="18"/>
                    <w:lang w:val="fr-CA"/>
                  </w:rPr>
                </w:rPrChange>
              </w:rPr>
            </w:pPr>
            <w:ins w:id="5728" w:author="Boisvert, Eric" w:date="2016-03-29T09:19:00Z">
              <w:r w:rsidRPr="00480BB6">
                <w:rPr>
                  <w:rFonts w:ascii="Arial" w:hAnsi="Arial" w:cs="Arial"/>
                  <w:sz w:val="18"/>
                  <w:szCs w:val="18"/>
                  <w:lang w:val="en-CA"/>
                  <w:rPrChange w:id="5729"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57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5731" w:author="Boisvert, Eric" w:date="2016-03-29T09:19:00Z"/>
                <w:rFonts w:ascii="Arial" w:eastAsia="MS Mincho" w:hAnsi="Arial" w:cs="Arial"/>
                <w:b/>
                <w:sz w:val="18"/>
                <w:szCs w:val="18"/>
                <w:lang w:val="en-CA"/>
                <w:rPrChange w:id="5732" w:author="Boisvert, Eric" w:date="2016-03-29T09:20:00Z">
                  <w:rPr>
                    <w:ins w:id="5733"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5734" w:author="Boisvert, Eric" w:date="2016-03-29T09:19:00Z"/>
                <w:rFonts w:ascii="Arial" w:eastAsia="MS Mincho" w:hAnsi="Arial" w:cs="Arial"/>
                <w:sz w:val="18"/>
                <w:szCs w:val="18"/>
              </w:rPr>
            </w:pPr>
            <w:ins w:id="57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5736" w:author="Boisvert, Eric" w:date="2016-03-29T09:19:00Z"/>
                <w:rFonts w:cs="Arial"/>
                <w:b/>
                <w:color w:val="FF0000"/>
                <w:szCs w:val="18"/>
                <w:lang w:eastAsia="en-US"/>
              </w:rPr>
            </w:pPr>
            <w:ins w:id="5737"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57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57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5740" w:author="Boisvert, Eric" w:date="2016-03-29T09:19:00Z"/>
                <w:rFonts w:ascii="Arial" w:eastAsia="MS Mincho" w:hAnsi="Arial" w:cs="Arial"/>
                <w:sz w:val="18"/>
                <w:szCs w:val="18"/>
              </w:rPr>
            </w:pPr>
            <w:ins w:id="57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5742" w:author="Boisvert, Eric" w:date="2016-03-29T09:19:00Z"/>
                <w:rFonts w:ascii="Arial" w:eastAsia="MS Mincho" w:hAnsi="Arial" w:cs="Arial"/>
                <w:sz w:val="18"/>
                <w:szCs w:val="18"/>
              </w:rPr>
            </w:pPr>
            <w:commentRangeStart w:id="5743"/>
            <w:ins w:id="5744"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743"/>
              <w:r>
                <w:rPr>
                  <w:rStyle w:val="CommentReference"/>
                </w:rPr>
                <w:commentReference w:id="5743"/>
              </w:r>
            </w:ins>
          </w:p>
        </w:tc>
      </w:tr>
      <w:tr w:rsidR="00480BB6" w:rsidRPr="004A745D" w14:paraId="63C9B33B" w14:textId="77777777" w:rsidTr="0024128E">
        <w:trPr>
          <w:trHeight w:val="462"/>
          <w:ins w:id="57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57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5747" w:author="Boisvert, Eric" w:date="2016-03-29T09:19:00Z"/>
                <w:rFonts w:ascii="Arial" w:eastAsia="MS Mincho" w:hAnsi="Arial" w:cs="Arial"/>
                <w:sz w:val="18"/>
                <w:szCs w:val="18"/>
              </w:rPr>
            </w:pPr>
            <w:ins w:id="57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5749" w:author="Boisvert, Eric" w:date="2016-03-29T09:19:00Z"/>
                <w:rFonts w:cs="Arial"/>
                <w:szCs w:val="18"/>
                <w:lang w:eastAsia="en-US"/>
              </w:rPr>
            </w:pPr>
            <w:ins w:id="5750" w:author="Boisvert, Eric" w:date="2016-03-29T09:19:00Z">
              <w:r w:rsidRPr="00DE63EA">
                <w:rPr>
                  <w:rFonts w:cs="Arial"/>
                  <w:szCs w:val="18"/>
                  <w:lang w:val="en-AU"/>
                </w:rPr>
                <w:t>Capability</w:t>
              </w:r>
            </w:ins>
          </w:p>
        </w:tc>
      </w:tr>
      <w:tr w:rsidR="009F6B2F" w:rsidRPr="0064111E" w14:paraId="454F11C3" w14:textId="77777777" w:rsidTr="000B752C">
        <w:trPr>
          <w:trHeight w:val="416"/>
          <w:ins w:id="5751" w:author="Eric Boisvert" w:date="2016-04-02T14:40: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ins w:id="5752" w:author="Eric Boisvert" w:date="2016-04-02T14:40:00Z"/>
                <w:rFonts w:cs="Arial"/>
                <w:b/>
                <w:szCs w:val="18"/>
                <w:lang w:eastAsia="en-US"/>
              </w:rPr>
            </w:pPr>
            <w:ins w:id="5753" w:author="Eric Boisvert" w:date="2016-04-02T14:40: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ins w:id="5754" w:author="Eric Boisvert" w:date="2016-04-02T14:40:00Z"/>
                <w:rFonts w:cs="Arial"/>
                <w:b/>
                <w:color w:val="FF0000"/>
                <w:szCs w:val="18"/>
                <w:lang w:eastAsia="en-US"/>
              </w:rPr>
            </w:pPr>
            <w:ins w:id="5755" w:author="Eric Boisvert" w:date="2016-04-02T14:40:00Z">
              <w:r w:rsidRPr="00FA2E1A">
                <w:rPr>
                  <w:rFonts w:cs="Arial"/>
                  <w:b/>
                  <w:szCs w:val="18"/>
                  <w:lang w:val="fr-CA"/>
                </w:rPr>
                <w:t>/conf/gsml4-core/quantities-uom</w:t>
              </w:r>
            </w:ins>
          </w:p>
        </w:tc>
      </w:tr>
      <w:tr w:rsidR="009F6B2F" w:rsidRPr="0064111E" w14:paraId="72E16BA8" w14:textId="77777777" w:rsidTr="000B752C">
        <w:trPr>
          <w:trHeight w:val="280"/>
          <w:ins w:id="5756"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ins w:id="5757"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ins w:id="5758" w:author="Eric Boisvert" w:date="2016-04-02T14:40:00Z"/>
                <w:rFonts w:ascii="Arial" w:eastAsia="MS Mincho" w:hAnsi="Arial" w:cs="Arial"/>
                <w:sz w:val="18"/>
                <w:szCs w:val="18"/>
              </w:rPr>
            </w:pPr>
            <w:ins w:id="5759" w:author="Eric Boisvert" w:date="2016-04-02T14:40: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ins w:id="5760" w:author="Eric Boisvert" w:date="2016-04-02T14:40:00Z"/>
                <w:rFonts w:ascii="Arial" w:eastAsia="MS Mincho" w:hAnsi="Arial" w:cs="Arial"/>
                <w:b/>
                <w:color w:val="0000FF"/>
                <w:sz w:val="18"/>
                <w:szCs w:val="18"/>
                <w:lang w:val="fr-CA"/>
              </w:rPr>
            </w:pPr>
            <w:ins w:id="5761" w:author="Eric Boisvert" w:date="2016-04-02T14:40: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9F6B2F" w:rsidRPr="004A745D" w14:paraId="15A9A3CF" w14:textId="77777777" w:rsidTr="000B752C">
        <w:trPr>
          <w:trHeight w:val="645"/>
          <w:ins w:id="5762"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ins w:id="5763"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ins w:id="5764" w:author="Eric Boisvert" w:date="2016-04-02T14:40:00Z"/>
                <w:rFonts w:ascii="Arial" w:eastAsia="MS Mincho" w:hAnsi="Arial" w:cs="Arial"/>
                <w:sz w:val="18"/>
                <w:szCs w:val="18"/>
              </w:rPr>
            </w:pPr>
            <w:ins w:id="5765" w:author="Eric Boisvert" w:date="2016-04-02T14:40: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ins w:id="5766" w:author="Eric Boisvert" w:date="2016-04-02T14:40:00Z"/>
                <w:rFonts w:cs="Arial"/>
                <w:b/>
                <w:color w:val="FF0000"/>
                <w:szCs w:val="18"/>
                <w:lang w:eastAsia="en-US"/>
              </w:rPr>
            </w:pPr>
            <w:ins w:id="5767" w:author="Eric Boisvert" w:date="2016-04-02T14:40:00Z">
              <w:r>
                <w:rPr>
                  <w:rFonts w:cs="Arial"/>
                  <w:szCs w:val="18"/>
                  <w:lang w:val="en-CA"/>
                </w:rPr>
                <w:t xml:space="preserve">Ensure that quantities have a governed units of measure </w:t>
              </w:r>
            </w:ins>
          </w:p>
        </w:tc>
      </w:tr>
      <w:tr w:rsidR="009F6B2F" w:rsidRPr="004A745D" w14:paraId="512D0C52" w14:textId="77777777" w:rsidTr="000B752C">
        <w:trPr>
          <w:trHeight w:val="645"/>
          <w:ins w:id="5768"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ins w:id="5769"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ins w:id="5770" w:author="Eric Boisvert" w:date="2016-04-02T14:40:00Z"/>
                <w:rFonts w:ascii="Arial" w:eastAsia="MS Mincho" w:hAnsi="Arial" w:cs="Arial"/>
                <w:sz w:val="18"/>
                <w:szCs w:val="18"/>
              </w:rPr>
            </w:pPr>
            <w:ins w:id="5771" w:author="Eric Boisvert" w:date="2016-04-02T14:40: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ins w:id="5772" w:author="Eric Boisvert" w:date="2016-04-02T14:40:00Z"/>
                <w:rFonts w:ascii="Arial" w:eastAsia="MS Mincho" w:hAnsi="Arial" w:cs="Arial"/>
                <w:sz w:val="18"/>
                <w:szCs w:val="18"/>
              </w:rPr>
            </w:pPr>
            <w:ins w:id="5773" w:author="Eric Boisvert" w:date="2016-04-02T14:40:00Z">
              <w:r>
                <w:rPr>
                  <w:rFonts w:ascii="Arial" w:hAnsi="Arial" w:cs="Arial"/>
                  <w:sz w:val="18"/>
                  <w:szCs w:val="18"/>
                  <w:lang w:val="en-CA"/>
                </w:rPr>
                <w:t xml:space="preserve">Visually check that the target implementation has a mechanism to enforce a unit of measure from a governed source. </w:t>
              </w:r>
            </w:ins>
          </w:p>
        </w:tc>
      </w:tr>
      <w:tr w:rsidR="009F6B2F" w:rsidRPr="004A745D" w14:paraId="7E5AACAC" w14:textId="77777777" w:rsidTr="000B752C">
        <w:trPr>
          <w:trHeight w:val="462"/>
          <w:ins w:id="5774"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ins w:id="5775"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ins w:id="5776" w:author="Eric Boisvert" w:date="2016-04-02T14:40:00Z"/>
                <w:rFonts w:ascii="Arial" w:eastAsia="MS Mincho" w:hAnsi="Arial" w:cs="Arial"/>
                <w:sz w:val="18"/>
                <w:szCs w:val="18"/>
              </w:rPr>
            </w:pPr>
            <w:ins w:id="5777" w:author="Eric Boisvert" w:date="2016-04-02T14:40: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ins w:id="5778" w:author="Eric Boisvert" w:date="2016-04-02T14:40:00Z"/>
                <w:rFonts w:cs="Arial"/>
                <w:szCs w:val="18"/>
                <w:lang w:eastAsia="en-US"/>
              </w:rPr>
            </w:pPr>
            <w:ins w:id="5779" w:author="Eric Boisvert" w:date="2016-04-02T14:40:00Z">
              <w:r w:rsidRPr="00DE63EA">
                <w:rPr>
                  <w:rFonts w:cs="Arial"/>
                  <w:szCs w:val="18"/>
                  <w:lang w:val="en-AU"/>
                </w:rPr>
                <w:t>Capability</w:t>
              </w:r>
            </w:ins>
          </w:p>
        </w:tc>
      </w:tr>
      <w:tr w:rsidR="00480BB6" w:rsidRPr="0064111E" w14:paraId="79714EFC" w14:textId="77777777" w:rsidTr="0024128E">
        <w:trPr>
          <w:trHeight w:val="416"/>
          <w:ins w:id="578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5781" w:author="Boisvert, Eric" w:date="2016-03-29T09:19:00Z"/>
                <w:rFonts w:cs="Arial"/>
                <w:b/>
                <w:szCs w:val="18"/>
                <w:lang w:eastAsia="en-US"/>
              </w:rPr>
            </w:pPr>
            <w:ins w:id="578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9F3FE9" w:rsidR="00480BB6" w:rsidRPr="007F07F2" w:rsidRDefault="00480BB6" w:rsidP="0024128E">
            <w:pPr>
              <w:pStyle w:val="Tabletext9"/>
              <w:rPr>
                <w:ins w:id="5783" w:author="Boisvert, Eric" w:date="2016-03-29T09:19:00Z"/>
                <w:rFonts w:cs="Arial"/>
                <w:b/>
                <w:color w:val="FF0000"/>
                <w:szCs w:val="18"/>
                <w:lang w:eastAsia="en-US"/>
              </w:rPr>
            </w:pPr>
            <w:ins w:id="5784" w:author="Boisvert, Eric" w:date="2016-03-29T09:19:00Z">
              <w:r w:rsidRPr="00480BB6">
                <w:rPr>
                  <w:rFonts w:cs="Arial"/>
                  <w:b/>
                  <w:szCs w:val="18"/>
                  <w:lang w:val="fr-CA"/>
                  <w:rPrChange w:id="5785" w:author="Boisvert, Eric" w:date="2016-03-29T09:20:00Z">
                    <w:rPr>
                      <w:rFonts w:cs="Arial"/>
                      <w:b/>
                      <w:szCs w:val="18"/>
                      <w:lang w:val="en-AU"/>
                    </w:rPr>
                  </w:rPrChange>
                </w:rPr>
                <w:t>/conf/gsml4-core/</w:t>
              </w:r>
            </w:ins>
            <w:ins w:id="5786" w:author="Eric Boisvert" w:date="2016-04-02T14:40:00Z">
              <w:r w:rsidR="009F6B2F">
                <w:rPr>
                  <w:rFonts w:cs="Arial"/>
                  <w:b/>
                  <w:szCs w:val="18"/>
                  <w:lang w:val="fr-CA"/>
                </w:rPr>
                <w:t>codelist</w:t>
              </w:r>
            </w:ins>
            <w:ins w:id="5787" w:author="Boisvert, Eric" w:date="2016-03-29T09:19:00Z">
              <w:del w:id="5788" w:author="Eric Boisvert" w:date="2016-04-02T14:40:00Z">
                <w:r w:rsidRPr="00480BB6" w:rsidDel="009F6B2F">
                  <w:rPr>
                    <w:rFonts w:cs="Arial"/>
                    <w:b/>
                    <w:szCs w:val="18"/>
                    <w:lang w:val="fr-CA"/>
                    <w:rPrChange w:id="5789" w:author="Boisvert, Eric" w:date="2016-03-29T09:20:00Z">
                      <w:rPr>
                        <w:rFonts w:cs="Arial"/>
                        <w:b/>
                        <w:szCs w:val="18"/>
                        <w:lang w:val="en-AU"/>
                      </w:rPr>
                    </w:rPrChange>
                  </w:rPr>
                  <w:delText>quantities-uom</w:delText>
                </w:r>
              </w:del>
            </w:ins>
          </w:p>
        </w:tc>
      </w:tr>
      <w:tr w:rsidR="00480BB6" w:rsidRPr="0064111E" w14:paraId="34B84506" w14:textId="77777777" w:rsidTr="0024128E">
        <w:trPr>
          <w:trHeight w:val="280"/>
          <w:ins w:id="57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5791"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5792" w:author="Boisvert, Eric" w:date="2016-03-29T09:19:00Z"/>
                <w:rFonts w:ascii="Arial" w:eastAsia="MS Mincho" w:hAnsi="Arial" w:cs="Arial"/>
                <w:sz w:val="18"/>
                <w:szCs w:val="18"/>
              </w:rPr>
            </w:pPr>
            <w:ins w:id="57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17444AED" w:rsidR="00480BB6" w:rsidRPr="00EE0AEA" w:rsidRDefault="00480BB6" w:rsidP="009F6B2F">
            <w:pPr>
              <w:spacing w:after="0"/>
              <w:rPr>
                <w:ins w:id="5794" w:author="Boisvert, Eric" w:date="2016-03-29T09:19:00Z"/>
                <w:rFonts w:ascii="Arial" w:eastAsia="MS Mincho" w:hAnsi="Arial" w:cs="Arial"/>
                <w:b/>
                <w:color w:val="0000FF"/>
                <w:sz w:val="18"/>
                <w:szCs w:val="18"/>
                <w:lang w:val="fr-CA"/>
              </w:rPr>
            </w:pPr>
            <w:ins w:id="5795" w:author="Boisvert, Eric" w:date="2016-03-29T09:19:00Z">
              <w:r w:rsidRPr="00F303B4">
                <w:rPr>
                  <w:rFonts w:ascii="Arial" w:hAnsi="Arial" w:cs="Arial"/>
                  <w:sz w:val="18"/>
                  <w:szCs w:val="18"/>
                  <w:lang w:val="fr-CA"/>
                </w:rPr>
                <w:t>/req/gsml4-core</w:t>
              </w:r>
              <w:r>
                <w:rPr>
                  <w:rFonts w:ascii="Arial" w:hAnsi="Arial" w:cs="Arial"/>
                  <w:sz w:val="18"/>
                  <w:szCs w:val="18"/>
                  <w:lang w:val="fr-CA"/>
                </w:rPr>
                <w:t>/</w:t>
              </w:r>
              <w:del w:id="5796" w:author="Eric Boisvert" w:date="2016-04-02T14:40:00Z">
                <w:r w:rsidRPr="00CD5B4D" w:rsidDel="009F6B2F">
                  <w:rPr>
                    <w:rFonts w:ascii="Arial" w:hAnsi="Arial" w:cs="Arial"/>
                    <w:sz w:val="18"/>
                    <w:szCs w:val="18"/>
                    <w:lang w:val="fr-CA"/>
                  </w:rPr>
                  <w:delText>quantities-uom</w:delText>
                </w:r>
              </w:del>
            </w:ins>
            <w:ins w:id="5797" w:author="Eric Boisvert" w:date="2016-04-02T14:40:00Z">
              <w:r w:rsidR="009F6B2F">
                <w:rPr>
                  <w:rFonts w:ascii="Arial" w:hAnsi="Arial" w:cs="Arial"/>
                  <w:sz w:val="18"/>
                  <w:szCs w:val="18"/>
                  <w:lang w:val="fr-CA"/>
                </w:rPr>
                <w:t>codelist</w:t>
              </w:r>
            </w:ins>
          </w:p>
        </w:tc>
      </w:tr>
      <w:tr w:rsidR="00480BB6" w:rsidRPr="004A745D" w14:paraId="304B3CC6" w14:textId="77777777" w:rsidTr="0024128E">
        <w:trPr>
          <w:trHeight w:val="645"/>
          <w:ins w:id="57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579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5800" w:author="Boisvert, Eric" w:date="2016-03-29T09:19:00Z"/>
                <w:rFonts w:ascii="Arial" w:eastAsia="MS Mincho" w:hAnsi="Arial" w:cs="Arial"/>
                <w:sz w:val="18"/>
                <w:szCs w:val="18"/>
              </w:rPr>
            </w:pPr>
            <w:ins w:id="58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0ACE7A08" w:rsidR="00480BB6" w:rsidRPr="004A745D" w:rsidRDefault="00480BB6" w:rsidP="009F6B2F">
            <w:pPr>
              <w:pStyle w:val="Tabletext9"/>
              <w:rPr>
                <w:ins w:id="5802" w:author="Boisvert, Eric" w:date="2016-03-29T09:19:00Z"/>
                <w:rFonts w:cs="Arial"/>
                <w:b/>
                <w:color w:val="FF0000"/>
                <w:szCs w:val="18"/>
                <w:lang w:eastAsia="en-US"/>
              </w:rPr>
            </w:pPr>
            <w:ins w:id="5803" w:author="Boisvert, Eric" w:date="2016-03-29T09:19:00Z">
              <w:r>
                <w:rPr>
                  <w:rFonts w:cs="Arial"/>
                  <w:szCs w:val="18"/>
                  <w:lang w:val="en-CA"/>
                </w:rPr>
                <w:t xml:space="preserve">Ensure that </w:t>
              </w:r>
              <w:del w:id="5804" w:author="Eric Boisvert" w:date="2016-04-02T14:40:00Z">
                <w:r w:rsidDel="009F6B2F">
                  <w:rPr>
                    <w:rFonts w:cs="Arial"/>
                    <w:szCs w:val="18"/>
                    <w:lang w:val="en-CA"/>
                  </w:rPr>
                  <w:delText>quantities have a governed units of measure</w:delText>
                </w:r>
              </w:del>
            </w:ins>
            <w:ins w:id="5805" w:author="Eric Boisvert" w:date="2016-04-02T14:40:00Z">
              <w:r w:rsidR="009F6B2F">
                <w:rPr>
                  <w:rFonts w:cs="Arial"/>
                  <w:szCs w:val="18"/>
                  <w:lang w:val="en-CA"/>
                </w:rPr>
                <w:t>vocabulary terms are encode as URI according to RFC3896</w:t>
              </w:r>
            </w:ins>
            <w:ins w:id="5806" w:author="Boisvert, Eric" w:date="2016-03-29T09:19:00Z">
              <w:r>
                <w:rPr>
                  <w:rFonts w:cs="Arial"/>
                  <w:szCs w:val="18"/>
                  <w:lang w:val="en-CA"/>
                </w:rPr>
                <w:t xml:space="preserve"> </w:t>
              </w:r>
            </w:ins>
          </w:p>
        </w:tc>
      </w:tr>
      <w:tr w:rsidR="00480BB6" w:rsidRPr="004A745D" w14:paraId="45FDBD34" w14:textId="77777777" w:rsidTr="0024128E">
        <w:trPr>
          <w:trHeight w:val="645"/>
          <w:ins w:id="58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58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5809" w:author="Boisvert, Eric" w:date="2016-03-29T09:19:00Z"/>
                <w:rFonts w:ascii="Arial" w:eastAsia="MS Mincho" w:hAnsi="Arial" w:cs="Arial"/>
                <w:sz w:val="18"/>
                <w:szCs w:val="18"/>
              </w:rPr>
            </w:pPr>
            <w:ins w:id="58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5811" w:author="Boisvert, Eric" w:date="2016-03-29T09:19:00Z"/>
                <w:rFonts w:ascii="Arial" w:eastAsia="MS Mincho" w:hAnsi="Arial" w:cs="Arial"/>
                <w:sz w:val="18"/>
                <w:szCs w:val="18"/>
              </w:rPr>
            </w:pPr>
            <w:ins w:id="5812"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58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58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5815" w:author="Boisvert, Eric" w:date="2016-03-29T09:19:00Z"/>
                <w:rFonts w:ascii="Arial" w:eastAsia="MS Mincho" w:hAnsi="Arial" w:cs="Arial"/>
                <w:sz w:val="18"/>
                <w:szCs w:val="18"/>
              </w:rPr>
            </w:pPr>
            <w:ins w:id="58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5817" w:author="Boisvert, Eric" w:date="2016-03-29T09:19:00Z"/>
                <w:rFonts w:cs="Arial"/>
                <w:szCs w:val="18"/>
                <w:lang w:eastAsia="en-US"/>
              </w:rPr>
            </w:pPr>
            <w:ins w:id="5818"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5819" w:author="Boisvert, Eric" w:date="2016-03-29T09:19:00Z"/>
          <w:lang w:val="en-CA"/>
        </w:rPr>
      </w:pPr>
    </w:p>
    <w:p w14:paraId="2C052DDB" w14:textId="468CCE17" w:rsidR="00480BB6" w:rsidRPr="003C54F8" w:rsidRDefault="00480BB6" w:rsidP="003C54F8">
      <w:pPr>
        <w:pStyle w:val="OGCAnnexXX"/>
      </w:pPr>
      <w:ins w:id="5820" w:author="Boisvert, Eric" w:date="2016-03-29T09:19:00Z">
        <w:r>
          <w:br w:type="page"/>
        </w:r>
      </w:ins>
      <w:bookmarkStart w:id="5821" w:name="_Toc447367201"/>
      <w:r w:rsidRPr="003C54F8">
        <w:lastRenderedPageBreak/>
        <w:t xml:space="preserve">Conformance class: Portrayal </w:t>
      </w:r>
      <w:r w:rsidR="0027787F">
        <w:t xml:space="preserve"> Logical</w:t>
      </w:r>
      <w:bookmarkEnd w:id="582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58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5823" w:author="Boisvert, Eric" w:date="2016-03-29T09:19:00Z"/>
                <w:rFonts w:cs="Arial"/>
                <w:szCs w:val="18"/>
                <w:lang w:eastAsia="en-US"/>
              </w:rPr>
            </w:pPr>
            <w:ins w:id="582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5825" w:author="Boisvert, Eric" w:date="2016-03-29T09:19:00Z"/>
                <w:rFonts w:cs="Arial"/>
                <w:b/>
                <w:color w:val="0000FF"/>
                <w:szCs w:val="18"/>
                <w:lang w:eastAsia="en-US"/>
              </w:rPr>
            </w:pPr>
            <w:ins w:id="5826"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582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5828" w:author="Boisvert, Eric" w:date="2016-03-29T09:19:00Z"/>
                <w:rFonts w:cs="Arial"/>
                <w:szCs w:val="18"/>
                <w:lang w:eastAsia="en-US"/>
              </w:rPr>
            </w:pPr>
            <w:ins w:id="582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0" w:author="Boisvert, Eric" w:date="2016-03-29T09:19:00Z"/>
                <w:rFonts w:cs="Arial"/>
                <w:b/>
                <w:color w:val="0000FF"/>
                <w:szCs w:val="18"/>
                <w:lang w:eastAsia="en-US"/>
              </w:rPr>
            </w:pPr>
            <w:ins w:id="5831"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583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5833" w:author="Boisvert, Eric" w:date="2016-03-29T09:19:00Z"/>
                <w:rFonts w:cs="Arial"/>
                <w:b/>
                <w:szCs w:val="18"/>
              </w:rPr>
            </w:pPr>
            <w:ins w:id="583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5" w:author="Boisvert, Eric" w:date="2016-03-29T09:19:00Z"/>
                <w:rFonts w:cs="Arial"/>
                <w:szCs w:val="18"/>
                <w:lang w:val="en-US"/>
              </w:rPr>
            </w:pPr>
            <w:ins w:id="5836" w:author="Boisvert, Eric" w:date="2016-03-29T09:19:00Z">
              <w:r>
                <w:rPr>
                  <w:rFonts w:cs="Arial"/>
                  <w:szCs w:val="18"/>
                  <w:lang w:val="en-US"/>
                </w:rPr>
                <w:t>/conf/gsml4-core</w:t>
              </w:r>
            </w:ins>
          </w:p>
        </w:tc>
      </w:tr>
      <w:tr w:rsidR="00480BB6" w:rsidRPr="00DE63EA" w14:paraId="1DEC058D" w14:textId="77777777" w:rsidTr="0024128E">
        <w:trPr>
          <w:ins w:id="583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5838" w:author="Boisvert, Eric" w:date="2016-03-29T09:19:00Z"/>
                <w:rFonts w:cs="Arial"/>
                <w:b/>
                <w:szCs w:val="18"/>
              </w:rPr>
            </w:pPr>
            <w:ins w:id="583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40" w:author="Boisvert, Eric" w:date="2016-03-29T09:19:00Z"/>
                <w:rFonts w:cs="Arial"/>
                <w:szCs w:val="18"/>
                <w:lang w:val="en-US"/>
              </w:rPr>
            </w:pPr>
            <w:ins w:id="5841"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58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58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4" w:author="Boisvert, Eric" w:date="2016-03-29T09:19:00Z"/>
                <w:rFonts w:ascii="Arial" w:eastAsia="MS Mincho" w:hAnsi="Arial" w:cs="Arial"/>
                <w:sz w:val="18"/>
                <w:szCs w:val="18"/>
              </w:rPr>
            </w:pPr>
            <w:ins w:id="58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6" w:author="Boisvert, Eric" w:date="2016-03-29T09:19:00Z"/>
                <w:rFonts w:ascii="Arial" w:eastAsia="MS Mincho" w:hAnsi="Arial" w:cs="Arial"/>
                <w:b/>
                <w:color w:val="0000FF"/>
                <w:sz w:val="18"/>
                <w:szCs w:val="18"/>
              </w:rPr>
            </w:pPr>
            <w:ins w:id="584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58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58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0" w:author="Boisvert, Eric" w:date="2016-03-29T09:19:00Z"/>
                <w:rFonts w:ascii="Arial" w:eastAsia="MS Mincho" w:hAnsi="Arial" w:cs="Arial"/>
                <w:sz w:val="18"/>
                <w:szCs w:val="18"/>
              </w:rPr>
            </w:pPr>
            <w:ins w:id="58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52" w:author="Boisvert, Eric" w:date="2016-03-29T09:19:00Z"/>
                <w:rFonts w:cs="Arial"/>
                <w:b/>
                <w:color w:val="FF0000"/>
                <w:szCs w:val="18"/>
                <w:lang w:eastAsia="en-US"/>
              </w:rPr>
            </w:pPr>
            <w:ins w:id="5853"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58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58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6" w:author="Boisvert, Eric" w:date="2016-03-29T09:19:00Z"/>
                <w:rFonts w:ascii="Arial" w:eastAsia="MS Mincho" w:hAnsi="Arial" w:cs="Arial"/>
                <w:sz w:val="18"/>
                <w:szCs w:val="18"/>
              </w:rPr>
            </w:pPr>
            <w:ins w:id="58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58" w:author="Boisvert, Eric" w:date="2016-03-29T09:19:00Z"/>
                <w:rFonts w:ascii="Arial" w:eastAsia="MS Mincho" w:hAnsi="Arial" w:cs="Arial"/>
                <w:sz w:val="18"/>
                <w:szCs w:val="18"/>
              </w:rPr>
            </w:pPr>
            <w:ins w:id="5859"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58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58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62" w:author="Boisvert, Eric" w:date="2016-03-29T09:19:00Z"/>
                <w:rFonts w:ascii="Arial" w:eastAsia="MS Mincho" w:hAnsi="Arial" w:cs="Arial"/>
                <w:sz w:val="18"/>
                <w:szCs w:val="18"/>
              </w:rPr>
            </w:pPr>
            <w:ins w:id="58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4" w:author="Boisvert, Eric" w:date="2016-03-29T09:19:00Z"/>
                <w:rFonts w:cs="Arial"/>
                <w:szCs w:val="18"/>
                <w:lang w:eastAsia="en-US"/>
              </w:rPr>
            </w:pPr>
          </w:p>
        </w:tc>
      </w:tr>
      <w:tr w:rsidR="00480BB6" w:rsidRPr="00DE63EA" w14:paraId="5924DE4B" w14:textId="77777777" w:rsidTr="0024128E">
        <w:trPr>
          <w:trHeight w:val="416"/>
          <w:ins w:id="586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6" w:author="Boisvert, Eric" w:date="2016-03-29T09:19:00Z"/>
                <w:rFonts w:cs="Arial"/>
                <w:b/>
                <w:szCs w:val="18"/>
                <w:lang w:eastAsia="en-US"/>
              </w:rPr>
            </w:pPr>
            <w:ins w:id="586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8" w:author="Boisvert, Eric" w:date="2016-03-29T09:19:00Z"/>
                <w:rFonts w:cs="Arial"/>
                <w:b/>
                <w:color w:val="FF0000"/>
                <w:szCs w:val="18"/>
                <w:lang w:eastAsia="en-US"/>
              </w:rPr>
            </w:pPr>
            <w:ins w:id="5869"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58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58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2" w:author="Boisvert, Eric" w:date="2016-03-29T09:19:00Z"/>
                <w:rFonts w:ascii="Arial" w:eastAsia="MS Mincho" w:hAnsi="Arial" w:cs="Arial"/>
                <w:sz w:val="18"/>
                <w:szCs w:val="18"/>
              </w:rPr>
            </w:pPr>
            <w:ins w:id="58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4" w:author="Boisvert, Eric" w:date="2016-03-29T09:19:00Z"/>
                <w:rFonts w:ascii="Arial" w:eastAsia="MS Mincho" w:hAnsi="Arial" w:cs="Arial"/>
                <w:b/>
                <w:color w:val="0000FF"/>
                <w:sz w:val="18"/>
                <w:szCs w:val="18"/>
              </w:rPr>
            </w:pPr>
            <w:ins w:id="587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58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58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8" w:author="Boisvert, Eric" w:date="2016-03-29T09:19:00Z"/>
                <w:rFonts w:ascii="Arial" w:eastAsia="MS Mincho" w:hAnsi="Arial" w:cs="Arial"/>
                <w:sz w:val="18"/>
                <w:szCs w:val="18"/>
              </w:rPr>
            </w:pPr>
            <w:ins w:id="58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80" w:author="Boisvert, Eric" w:date="2016-03-29T09:19:00Z"/>
                <w:rFonts w:cs="Arial"/>
                <w:b/>
                <w:color w:val="FF0000"/>
                <w:szCs w:val="18"/>
                <w:lang w:eastAsia="en-US"/>
              </w:rPr>
            </w:pPr>
            <w:ins w:id="5881"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5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5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4" w:author="Boisvert, Eric" w:date="2016-03-29T09:19:00Z"/>
                <w:rFonts w:ascii="Arial" w:eastAsia="MS Mincho" w:hAnsi="Arial" w:cs="Arial"/>
                <w:sz w:val="18"/>
                <w:szCs w:val="18"/>
              </w:rPr>
            </w:pPr>
            <w:ins w:id="58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86" w:author="Boisvert, Eric" w:date="2016-03-29T09:19:00Z"/>
                <w:rFonts w:ascii="Arial" w:eastAsia="MS Mincho" w:hAnsi="Arial" w:cs="Arial"/>
                <w:sz w:val="18"/>
                <w:szCs w:val="18"/>
              </w:rPr>
            </w:pPr>
            <w:ins w:id="5887"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58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58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90" w:author="Boisvert, Eric" w:date="2016-03-29T09:19:00Z"/>
                <w:rFonts w:ascii="Arial" w:eastAsia="MS Mincho" w:hAnsi="Arial" w:cs="Arial"/>
                <w:sz w:val="18"/>
                <w:szCs w:val="18"/>
              </w:rPr>
            </w:pPr>
            <w:ins w:id="58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2" w:author="Boisvert, Eric" w:date="2016-03-29T09:19:00Z"/>
                <w:rFonts w:cs="Arial"/>
                <w:szCs w:val="18"/>
                <w:lang w:eastAsia="en-US"/>
              </w:rPr>
            </w:pPr>
          </w:p>
        </w:tc>
      </w:tr>
      <w:tr w:rsidR="00480BB6" w:rsidRPr="00DE63EA" w14:paraId="33B2166A" w14:textId="77777777" w:rsidTr="0024128E">
        <w:trPr>
          <w:trHeight w:val="416"/>
          <w:ins w:id="589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4" w:author="Boisvert, Eric" w:date="2016-03-29T09:19:00Z"/>
                <w:rFonts w:cs="Arial"/>
                <w:b/>
                <w:szCs w:val="18"/>
                <w:lang w:eastAsia="en-US"/>
              </w:rPr>
            </w:pPr>
            <w:ins w:id="589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6" w:author="Boisvert, Eric" w:date="2016-03-29T09:19:00Z"/>
                <w:rFonts w:cs="Arial"/>
                <w:b/>
                <w:color w:val="FF0000"/>
                <w:szCs w:val="18"/>
                <w:lang w:eastAsia="en-US"/>
              </w:rPr>
            </w:pPr>
            <w:ins w:id="5897"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58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58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0" w:author="Boisvert, Eric" w:date="2016-03-29T09:19:00Z"/>
                <w:rFonts w:ascii="Arial" w:eastAsia="MS Mincho" w:hAnsi="Arial" w:cs="Arial"/>
                <w:sz w:val="18"/>
                <w:szCs w:val="18"/>
              </w:rPr>
            </w:pPr>
            <w:ins w:id="59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2" w:author="Boisvert, Eric" w:date="2016-03-29T09:19:00Z"/>
                <w:rFonts w:ascii="Arial" w:eastAsia="MS Mincho" w:hAnsi="Arial" w:cs="Arial"/>
                <w:b/>
                <w:color w:val="0000FF"/>
                <w:sz w:val="18"/>
                <w:szCs w:val="18"/>
              </w:rPr>
            </w:pPr>
            <w:ins w:id="590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59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59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6" w:author="Boisvert, Eric" w:date="2016-03-29T09:19:00Z"/>
                <w:rFonts w:ascii="Arial" w:eastAsia="MS Mincho" w:hAnsi="Arial" w:cs="Arial"/>
                <w:sz w:val="18"/>
                <w:szCs w:val="18"/>
              </w:rPr>
            </w:pPr>
            <w:ins w:id="59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08" w:author="Boisvert, Eric" w:date="2016-03-29T09:19:00Z"/>
                <w:rFonts w:cs="Arial"/>
                <w:b/>
                <w:color w:val="FF0000"/>
                <w:szCs w:val="18"/>
                <w:lang w:eastAsia="en-US"/>
              </w:rPr>
            </w:pPr>
            <w:ins w:id="5909"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59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59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2" w:author="Boisvert, Eric" w:date="2016-03-29T09:19:00Z"/>
                <w:rFonts w:ascii="Arial" w:eastAsia="MS Mincho" w:hAnsi="Arial" w:cs="Arial"/>
                <w:sz w:val="18"/>
                <w:szCs w:val="18"/>
              </w:rPr>
            </w:pPr>
            <w:ins w:id="59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14" w:author="Boisvert, Eric" w:date="2016-03-29T09:19:00Z"/>
                <w:rFonts w:ascii="Arial" w:eastAsia="MS Mincho" w:hAnsi="Arial" w:cs="Arial"/>
                <w:sz w:val="18"/>
                <w:szCs w:val="18"/>
              </w:rPr>
            </w:pPr>
            <w:ins w:id="5915"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59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59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8" w:author="Boisvert, Eric" w:date="2016-03-29T09:19:00Z"/>
                <w:rFonts w:ascii="Arial" w:eastAsia="MS Mincho" w:hAnsi="Arial" w:cs="Arial"/>
                <w:sz w:val="18"/>
                <w:szCs w:val="18"/>
              </w:rPr>
            </w:pPr>
            <w:ins w:id="59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0" w:author="Boisvert, Eric" w:date="2016-03-29T09:19:00Z"/>
                <w:rFonts w:cs="Arial"/>
                <w:szCs w:val="18"/>
                <w:lang w:eastAsia="en-US"/>
              </w:rPr>
            </w:pPr>
          </w:p>
        </w:tc>
      </w:tr>
      <w:tr w:rsidR="00480BB6" w:rsidRPr="00DE63EA" w14:paraId="3AEBE5FC" w14:textId="77777777" w:rsidTr="0024128E">
        <w:trPr>
          <w:trHeight w:val="416"/>
          <w:ins w:id="592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2" w:author="Boisvert, Eric" w:date="2016-03-29T09:19:00Z"/>
                <w:rFonts w:cs="Arial"/>
                <w:b/>
                <w:szCs w:val="18"/>
                <w:lang w:eastAsia="en-US"/>
              </w:rPr>
            </w:pPr>
            <w:ins w:id="592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4" w:author="Boisvert, Eric" w:date="2016-03-29T09:19:00Z"/>
                <w:rFonts w:cs="Arial"/>
                <w:b/>
                <w:color w:val="FF0000"/>
                <w:szCs w:val="18"/>
                <w:lang w:eastAsia="en-US"/>
              </w:rPr>
            </w:pPr>
            <w:ins w:id="5925"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59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59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28" w:author="Boisvert, Eric" w:date="2016-03-29T09:19:00Z"/>
                <w:rFonts w:ascii="Arial" w:eastAsia="MS Mincho" w:hAnsi="Arial" w:cs="Arial"/>
                <w:sz w:val="18"/>
                <w:szCs w:val="18"/>
              </w:rPr>
            </w:pPr>
            <w:ins w:id="59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0" w:author="Boisvert, Eric" w:date="2016-03-29T09:19:00Z"/>
                <w:rFonts w:ascii="Arial" w:eastAsia="MS Mincho" w:hAnsi="Arial" w:cs="Arial"/>
                <w:b/>
                <w:color w:val="0000FF"/>
                <w:sz w:val="18"/>
                <w:szCs w:val="18"/>
              </w:rPr>
            </w:pPr>
            <w:ins w:id="593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59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59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4" w:author="Boisvert, Eric" w:date="2016-03-29T09:19:00Z"/>
                <w:rFonts w:ascii="Arial" w:eastAsia="MS Mincho" w:hAnsi="Arial" w:cs="Arial"/>
                <w:sz w:val="18"/>
                <w:szCs w:val="18"/>
              </w:rPr>
            </w:pPr>
            <w:ins w:id="59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36" w:author="Boisvert, Eric" w:date="2016-03-29T09:19:00Z"/>
                <w:rFonts w:cs="Arial"/>
                <w:b/>
                <w:color w:val="FF0000"/>
                <w:szCs w:val="18"/>
                <w:lang w:eastAsia="en-US"/>
              </w:rPr>
            </w:pPr>
            <w:ins w:id="5937"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59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59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40" w:author="Boisvert, Eric" w:date="2016-03-29T09:19:00Z"/>
                <w:rFonts w:ascii="Arial" w:eastAsia="MS Mincho" w:hAnsi="Arial" w:cs="Arial"/>
                <w:sz w:val="18"/>
                <w:szCs w:val="18"/>
              </w:rPr>
            </w:pPr>
            <w:ins w:id="59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42" w:author="Boisvert, Eric" w:date="2016-03-29T09:19:00Z"/>
                <w:rFonts w:ascii="Arial" w:eastAsia="MS Mincho" w:hAnsi="Arial" w:cs="Arial"/>
                <w:sz w:val="18"/>
                <w:szCs w:val="18"/>
              </w:rPr>
            </w:pPr>
            <w:ins w:id="5943"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59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59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46" w:author="Boisvert, Eric" w:date="2016-03-29T09:19:00Z"/>
                <w:rFonts w:ascii="Arial" w:eastAsia="MS Mincho" w:hAnsi="Arial" w:cs="Arial"/>
                <w:sz w:val="18"/>
                <w:szCs w:val="18"/>
              </w:rPr>
            </w:pPr>
            <w:ins w:id="59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48" w:author="Boisvert, Eric" w:date="2016-03-29T09:19:00Z"/>
                <w:rFonts w:cs="Arial"/>
                <w:szCs w:val="18"/>
                <w:lang w:eastAsia="en-US"/>
              </w:rPr>
            </w:pPr>
          </w:p>
        </w:tc>
      </w:tr>
      <w:tr w:rsidR="00480BB6" w:rsidRPr="00DE63EA" w14:paraId="3EEC432D" w14:textId="77777777" w:rsidTr="0024128E">
        <w:trPr>
          <w:trHeight w:val="416"/>
          <w:ins w:id="594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0" w:author="Boisvert, Eric" w:date="2016-03-29T09:19:00Z"/>
                <w:rFonts w:cs="Arial"/>
                <w:b/>
                <w:szCs w:val="18"/>
                <w:lang w:eastAsia="en-US"/>
              </w:rPr>
            </w:pPr>
            <w:ins w:id="595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2" w:author="Boisvert, Eric" w:date="2016-03-29T09:19:00Z"/>
                <w:rFonts w:cs="Arial"/>
                <w:b/>
                <w:color w:val="FF0000"/>
                <w:szCs w:val="18"/>
                <w:lang w:eastAsia="en-US"/>
              </w:rPr>
            </w:pPr>
            <w:ins w:id="5953"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59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59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6" w:author="Boisvert, Eric" w:date="2016-03-29T09:19:00Z"/>
                <w:rFonts w:ascii="Arial" w:eastAsia="MS Mincho" w:hAnsi="Arial" w:cs="Arial"/>
                <w:sz w:val="18"/>
                <w:szCs w:val="18"/>
              </w:rPr>
            </w:pPr>
            <w:ins w:id="59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8" w:author="Boisvert, Eric" w:date="2016-03-29T09:19:00Z"/>
                <w:rFonts w:ascii="Arial" w:eastAsia="MS Mincho" w:hAnsi="Arial" w:cs="Arial"/>
                <w:b/>
                <w:color w:val="0000FF"/>
                <w:sz w:val="18"/>
                <w:szCs w:val="18"/>
              </w:rPr>
            </w:pPr>
            <w:ins w:id="595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59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59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2" w:author="Boisvert, Eric" w:date="2016-03-29T09:19:00Z"/>
                <w:rFonts w:ascii="Arial" w:eastAsia="MS Mincho" w:hAnsi="Arial" w:cs="Arial"/>
                <w:sz w:val="18"/>
                <w:szCs w:val="18"/>
              </w:rPr>
            </w:pPr>
            <w:ins w:id="59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64" w:author="Boisvert, Eric" w:date="2016-03-29T09:19:00Z"/>
                <w:rFonts w:cs="Arial"/>
                <w:b/>
                <w:color w:val="FF0000"/>
                <w:szCs w:val="18"/>
                <w:lang w:eastAsia="en-US"/>
              </w:rPr>
            </w:pPr>
            <w:ins w:id="5965"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59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59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8" w:author="Boisvert, Eric" w:date="2016-03-29T09:19:00Z"/>
                <w:rFonts w:ascii="Arial" w:eastAsia="MS Mincho" w:hAnsi="Arial" w:cs="Arial"/>
                <w:sz w:val="18"/>
                <w:szCs w:val="18"/>
              </w:rPr>
            </w:pPr>
            <w:ins w:id="59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70" w:author="Boisvert, Eric" w:date="2016-03-29T09:19:00Z"/>
                <w:rFonts w:ascii="Arial" w:eastAsia="MS Mincho" w:hAnsi="Arial" w:cs="Arial"/>
                <w:sz w:val="18"/>
                <w:szCs w:val="18"/>
              </w:rPr>
            </w:pPr>
            <w:ins w:id="5971"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59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59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4" w:author="Boisvert, Eric" w:date="2016-03-29T09:19:00Z"/>
                <w:rFonts w:ascii="Arial" w:eastAsia="MS Mincho" w:hAnsi="Arial" w:cs="Arial"/>
                <w:sz w:val="18"/>
                <w:szCs w:val="18"/>
              </w:rPr>
            </w:pPr>
            <w:ins w:id="59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6" w:author="Boisvert, Eric" w:date="2016-03-29T09:19:00Z"/>
                <w:rFonts w:cs="Arial"/>
                <w:szCs w:val="18"/>
                <w:lang w:eastAsia="en-US"/>
              </w:rPr>
            </w:pPr>
          </w:p>
        </w:tc>
      </w:tr>
      <w:tr w:rsidR="00480BB6" w:rsidRPr="00DE63EA" w14:paraId="1EB3AD84" w14:textId="77777777" w:rsidTr="0024128E">
        <w:trPr>
          <w:trHeight w:val="416"/>
          <w:ins w:id="597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8" w:author="Boisvert, Eric" w:date="2016-03-29T09:19:00Z"/>
                <w:rFonts w:cs="Arial"/>
                <w:b/>
                <w:szCs w:val="18"/>
                <w:lang w:eastAsia="en-US"/>
              </w:rPr>
            </w:pPr>
            <w:ins w:id="597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0" w:author="Boisvert, Eric" w:date="2016-03-29T09:19:00Z"/>
                <w:rFonts w:cs="Arial"/>
                <w:b/>
                <w:color w:val="FF0000"/>
                <w:szCs w:val="18"/>
                <w:lang w:eastAsia="en-US"/>
              </w:rPr>
            </w:pPr>
            <w:ins w:id="5981"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59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59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4" w:author="Boisvert, Eric" w:date="2016-03-29T09:19:00Z"/>
                <w:rFonts w:ascii="Arial" w:eastAsia="MS Mincho" w:hAnsi="Arial" w:cs="Arial"/>
                <w:sz w:val="18"/>
                <w:szCs w:val="18"/>
              </w:rPr>
            </w:pPr>
            <w:ins w:id="59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6" w:author="Boisvert, Eric" w:date="2016-03-29T09:19:00Z"/>
                <w:rFonts w:ascii="Arial" w:eastAsia="MS Mincho" w:hAnsi="Arial" w:cs="Arial"/>
                <w:b/>
                <w:color w:val="0000FF"/>
                <w:sz w:val="18"/>
                <w:szCs w:val="18"/>
              </w:rPr>
            </w:pPr>
            <w:ins w:id="5987" w:author="Boisvert, Eric" w:date="2016-03-29T09:19:00Z">
              <w:r w:rsidRPr="00480BB6">
                <w:rPr>
                  <w:rFonts w:ascii="Arial" w:hAnsi="Arial" w:cs="Arial"/>
                  <w:sz w:val="18"/>
                  <w:szCs w:val="18"/>
                  <w:lang w:val="en-CA"/>
                  <w:rPrChange w:id="5988"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59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59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1" w:author="Boisvert, Eric" w:date="2016-03-29T09:19:00Z"/>
                <w:rFonts w:ascii="Arial" w:eastAsia="MS Mincho" w:hAnsi="Arial" w:cs="Arial"/>
                <w:sz w:val="18"/>
                <w:szCs w:val="18"/>
              </w:rPr>
            </w:pPr>
            <w:ins w:id="59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93" w:author="Boisvert, Eric" w:date="2016-03-29T09:19:00Z"/>
                <w:rFonts w:cs="Arial"/>
                <w:b/>
                <w:color w:val="FF0000"/>
                <w:szCs w:val="18"/>
                <w:lang w:eastAsia="en-US"/>
              </w:rPr>
            </w:pPr>
            <w:ins w:id="5994"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59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59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7" w:author="Boisvert, Eric" w:date="2016-03-29T09:19:00Z"/>
                <w:rFonts w:ascii="Arial" w:eastAsia="MS Mincho" w:hAnsi="Arial" w:cs="Arial"/>
                <w:sz w:val="18"/>
                <w:szCs w:val="18"/>
              </w:rPr>
            </w:pPr>
            <w:ins w:id="59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99" w:author="Boisvert, Eric" w:date="2016-03-29T09:19:00Z"/>
                <w:rFonts w:ascii="Arial" w:eastAsia="MS Mincho" w:hAnsi="Arial" w:cs="Arial"/>
                <w:sz w:val="18"/>
                <w:szCs w:val="18"/>
              </w:rPr>
            </w:pPr>
            <w:ins w:id="6000"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0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0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03" w:author="Boisvert, Eric" w:date="2016-03-29T09:19:00Z"/>
                <w:rFonts w:ascii="Arial" w:eastAsia="MS Mincho" w:hAnsi="Arial" w:cs="Arial"/>
                <w:sz w:val="18"/>
                <w:szCs w:val="18"/>
              </w:rPr>
            </w:pPr>
            <w:ins w:id="60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5" w:author="Boisvert, Eric" w:date="2016-03-29T09:19:00Z"/>
                <w:rFonts w:cs="Arial"/>
                <w:szCs w:val="18"/>
                <w:lang w:eastAsia="en-US"/>
              </w:rPr>
            </w:pPr>
          </w:p>
        </w:tc>
      </w:tr>
      <w:tr w:rsidR="00480BB6" w:rsidRPr="00DE63EA" w14:paraId="07FA64EF" w14:textId="77777777" w:rsidTr="0024128E">
        <w:trPr>
          <w:trHeight w:val="416"/>
          <w:ins w:id="600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7" w:author="Boisvert, Eric" w:date="2016-03-29T09:19:00Z"/>
                <w:rFonts w:cs="Arial"/>
                <w:b/>
                <w:szCs w:val="18"/>
                <w:lang w:eastAsia="en-US"/>
              </w:rPr>
            </w:pPr>
            <w:ins w:id="600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9" w:author="Boisvert, Eric" w:date="2016-03-29T09:19:00Z"/>
                <w:rFonts w:cs="Arial"/>
                <w:b/>
                <w:color w:val="FF0000"/>
                <w:szCs w:val="18"/>
                <w:lang w:eastAsia="en-US"/>
              </w:rPr>
            </w:pPr>
            <w:ins w:id="6010"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0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0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3" w:author="Boisvert, Eric" w:date="2016-03-29T09:19:00Z"/>
                <w:rFonts w:ascii="Arial" w:eastAsia="MS Mincho" w:hAnsi="Arial" w:cs="Arial"/>
                <w:sz w:val="18"/>
                <w:szCs w:val="18"/>
              </w:rPr>
            </w:pPr>
            <w:ins w:id="60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5" w:author="Boisvert, Eric" w:date="2016-03-29T09:19:00Z"/>
                <w:rFonts w:ascii="Arial" w:eastAsia="MS Mincho" w:hAnsi="Arial" w:cs="Arial"/>
                <w:b/>
                <w:color w:val="0000FF"/>
                <w:sz w:val="18"/>
                <w:szCs w:val="18"/>
              </w:rPr>
            </w:pPr>
            <w:ins w:id="6016" w:author="Boisvert, Eric" w:date="2016-03-29T09:19:00Z">
              <w:r w:rsidRPr="00480BB6">
                <w:rPr>
                  <w:rFonts w:ascii="Arial" w:hAnsi="Arial" w:cs="Arial"/>
                  <w:sz w:val="18"/>
                  <w:szCs w:val="18"/>
                  <w:lang w:val="en-CA"/>
                  <w:rPrChange w:id="6017"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0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0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0" w:author="Boisvert, Eric" w:date="2016-03-29T09:19:00Z"/>
                <w:rFonts w:ascii="Arial" w:eastAsia="MS Mincho" w:hAnsi="Arial" w:cs="Arial"/>
                <w:sz w:val="18"/>
                <w:szCs w:val="18"/>
              </w:rPr>
            </w:pPr>
            <w:ins w:id="60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22" w:author="Boisvert, Eric" w:date="2016-03-29T09:19:00Z"/>
                <w:rFonts w:cs="Arial"/>
                <w:b/>
                <w:color w:val="FF0000"/>
                <w:szCs w:val="18"/>
                <w:lang w:eastAsia="en-US"/>
              </w:rPr>
            </w:pPr>
            <w:ins w:id="6023"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0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0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6" w:author="Boisvert, Eric" w:date="2016-03-29T09:19:00Z"/>
                <w:rFonts w:ascii="Arial" w:eastAsia="MS Mincho" w:hAnsi="Arial" w:cs="Arial"/>
                <w:sz w:val="18"/>
                <w:szCs w:val="18"/>
              </w:rPr>
            </w:pPr>
            <w:ins w:id="60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28" w:author="Boisvert, Eric" w:date="2016-03-29T09:19:00Z"/>
                <w:rFonts w:ascii="Arial" w:eastAsia="MS Mincho" w:hAnsi="Arial" w:cs="Arial"/>
                <w:sz w:val="18"/>
                <w:szCs w:val="18"/>
              </w:rPr>
            </w:pPr>
            <w:ins w:id="6029"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0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0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32" w:author="Boisvert, Eric" w:date="2016-03-29T09:19:00Z"/>
                <w:rFonts w:ascii="Arial" w:eastAsia="MS Mincho" w:hAnsi="Arial" w:cs="Arial"/>
                <w:sz w:val="18"/>
                <w:szCs w:val="18"/>
              </w:rPr>
            </w:pPr>
            <w:ins w:id="60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4" w:author="Boisvert, Eric" w:date="2016-03-29T09:19:00Z"/>
                <w:rFonts w:cs="Arial"/>
                <w:szCs w:val="18"/>
                <w:lang w:eastAsia="en-US"/>
              </w:rPr>
            </w:pPr>
          </w:p>
        </w:tc>
      </w:tr>
      <w:tr w:rsidR="00480BB6" w:rsidRPr="00DE63EA" w14:paraId="621C68B7" w14:textId="77777777" w:rsidTr="0024128E">
        <w:trPr>
          <w:trHeight w:val="416"/>
          <w:ins w:id="603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6" w:author="Boisvert, Eric" w:date="2016-03-29T09:19:00Z"/>
                <w:rFonts w:cs="Arial"/>
                <w:b/>
                <w:szCs w:val="18"/>
                <w:lang w:eastAsia="en-US"/>
              </w:rPr>
            </w:pPr>
            <w:ins w:id="603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8" w:author="Boisvert, Eric" w:date="2016-03-29T09:19:00Z"/>
                <w:rFonts w:cs="Arial"/>
                <w:b/>
                <w:color w:val="FF0000"/>
                <w:szCs w:val="18"/>
                <w:lang w:eastAsia="en-US"/>
              </w:rPr>
            </w:pPr>
            <w:ins w:id="6039"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0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0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2" w:author="Boisvert, Eric" w:date="2016-03-29T09:19:00Z"/>
                <w:rFonts w:ascii="Arial" w:eastAsia="MS Mincho" w:hAnsi="Arial" w:cs="Arial"/>
                <w:sz w:val="18"/>
                <w:szCs w:val="18"/>
              </w:rPr>
            </w:pPr>
            <w:ins w:id="60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4" w:author="Boisvert, Eric" w:date="2016-03-29T09:19:00Z"/>
                <w:rFonts w:ascii="Arial" w:eastAsia="MS Mincho" w:hAnsi="Arial" w:cs="Arial"/>
                <w:b/>
                <w:color w:val="0000FF"/>
                <w:sz w:val="18"/>
                <w:szCs w:val="18"/>
              </w:rPr>
            </w:pPr>
            <w:ins w:id="6045" w:author="Boisvert, Eric" w:date="2016-03-29T09:19:00Z">
              <w:r w:rsidRPr="00480BB6">
                <w:rPr>
                  <w:rFonts w:ascii="Arial" w:hAnsi="Arial" w:cs="Arial"/>
                  <w:sz w:val="18"/>
                  <w:szCs w:val="18"/>
                  <w:lang w:val="en-CA"/>
                  <w:rPrChange w:id="6046"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0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0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9" w:author="Boisvert, Eric" w:date="2016-03-29T09:19:00Z"/>
                <w:rFonts w:ascii="Arial" w:eastAsia="MS Mincho" w:hAnsi="Arial" w:cs="Arial"/>
                <w:sz w:val="18"/>
                <w:szCs w:val="18"/>
              </w:rPr>
            </w:pPr>
            <w:ins w:id="60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51" w:author="Boisvert, Eric" w:date="2016-03-29T09:19:00Z"/>
                <w:rFonts w:cs="Arial"/>
                <w:b/>
                <w:color w:val="FF0000"/>
                <w:szCs w:val="18"/>
                <w:lang w:eastAsia="en-US"/>
              </w:rPr>
            </w:pPr>
            <w:ins w:id="6052"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0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0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5" w:author="Boisvert, Eric" w:date="2016-03-29T09:19:00Z"/>
                <w:rFonts w:ascii="Arial" w:eastAsia="MS Mincho" w:hAnsi="Arial" w:cs="Arial"/>
                <w:sz w:val="18"/>
                <w:szCs w:val="18"/>
              </w:rPr>
            </w:pPr>
            <w:ins w:id="60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57" w:author="Boisvert, Eric" w:date="2016-03-29T09:19:00Z"/>
                <w:rFonts w:ascii="Arial" w:eastAsia="MS Mincho" w:hAnsi="Arial" w:cs="Arial"/>
                <w:sz w:val="18"/>
                <w:szCs w:val="18"/>
              </w:rPr>
            </w:pPr>
            <w:ins w:id="6058"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0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0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61" w:author="Boisvert, Eric" w:date="2016-03-29T09:19:00Z"/>
                <w:rFonts w:ascii="Arial" w:eastAsia="MS Mincho" w:hAnsi="Arial" w:cs="Arial"/>
                <w:sz w:val="18"/>
                <w:szCs w:val="18"/>
              </w:rPr>
            </w:pPr>
            <w:ins w:id="60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3" w:author="Boisvert, Eric" w:date="2016-03-29T09:19:00Z"/>
                <w:rFonts w:cs="Arial"/>
                <w:szCs w:val="18"/>
                <w:lang w:eastAsia="en-US"/>
              </w:rPr>
            </w:pPr>
          </w:p>
        </w:tc>
      </w:tr>
      <w:tr w:rsidR="00480BB6" w:rsidRPr="00DE63EA" w14:paraId="2387E2EC" w14:textId="77777777" w:rsidTr="0024128E">
        <w:trPr>
          <w:trHeight w:val="416"/>
          <w:ins w:id="606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5" w:author="Boisvert, Eric" w:date="2016-03-29T09:19:00Z"/>
                <w:rFonts w:cs="Arial"/>
                <w:b/>
                <w:szCs w:val="18"/>
                <w:lang w:eastAsia="en-US"/>
              </w:rPr>
            </w:pPr>
            <w:ins w:id="6066"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7" w:author="Boisvert, Eric" w:date="2016-03-29T09:19:00Z"/>
                <w:rFonts w:cs="Arial"/>
                <w:b/>
                <w:color w:val="FF0000"/>
                <w:szCs w:val="18"/>
                <w:lang w:eastAsia="en-US"/>
              </w:rPr>
            </w:pPr>
            <w:ins w:id="6068"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0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0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1" w:author="Boisvert, Eric" w:date="2016-03-29T09:19:00Z"/>
                <w:rFonts w:ascii="Arial" w:eastAsia="MS Mincho" w:hAnsi="Arial" w:cs="Arial"/>
                <w:sz w:val="18"/>
                <w:szCs w:val="18"/>
              </w:rPr>
            </w:pPr>
            <w:ins w:id="60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3" w:author="Boisvert, Eric" w:date="2016-03-29T09:19:00Z"/>
                <w:rFonts w:ascii="Arial" w:eastAsia="MS Mincho" w:hAnsi="Arial" w:cs="Arial"/>
                <w:b/>
                <w:color w:val="0000FF"/>
                <w:sz w:val="18"/>
                <w:szCs w:val="18"/>
              </w:rPr>
            </w:pPr>
            <w:ins w:id="6074" w:author="Boisvert, Eric" w:date="2016-03-29T09:19:00Z">
              <w:r w:rsidRPr="00480BB6">
                <w:rPr>
                  <w:rFonts w:ascii="Arial" w:hAnsi="Arial" w:cs="Arial"/>
                  <w:sz w:val="18"/>
                  <w:szCs w:val="18"/>
                  <w:lang w:val="en-CA"/>
                  <w:rPrChange w:id="6075"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0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0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8" w:author="Boisvert, Eric" w:date="2016-03-29T09:19:00Z"/>
                <w:rFonts w:ascii="Arial" w:eastAsia="MS Mincho" w:hAnsi="Arial" w:cs="Arial"/>
                <w:sz w:val="18"/>
                <w:szCs w:val="18"/>
              </w:rPr>
            </w:pPr>
            <w:ins w:id="60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0" w:author="Boisvert, Eric" w:date="2016-03-29T09:19:00Z"/>
                <w:rFonts w:cs="Arial"/>
                <w:b/>
                <w:color w:val="FF0000"/>
                <w:szCs w:val="18"/>
                <w:lang w:eastAsia="en-US"/>
              </w:rPr>
            </w:pPr>
            <w:ins w:id="6081"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0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0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4" w:author="Boisvert, Eric" w:date="2016-03-29T09:19:00Z"/>
                <w:rFonts w:ascii="Arial" w:eastAsia="MS Mincho" w:hAnsi="Arial" w:cs="Arial"/>
                <w:sz w:val="18"/>
                <w:szCs w:val="18"/>
              </w:rPr>
            </w:pPr>
            <w:ins w:id="60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86" w:author="Boisvert, Eric" w:date="2016-03-29T09:19:00Z"/>
                <w:rFonts w:ascii="Arial" w:eastAsia="MS Mincho" w:hAnsi="Arial" w:cs="Arial"/>
                <w:sz w:val="18"/>
                <w:szCs w:val="18"/>
              </w:rPr>
            </w:pPr>
            <w:ins w:id="6087"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0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0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0" w:author="Boisvert, Eric" w:date="2016-03-29T09:19:00Z"/>
                <w:rFonts w:ascii="Arial" w:eastAsia="MS Mincho" w:hAnsi="Arial" w:cs="Arial"/>
                <w:sz w:val="18"/>
                <w:szCs w:val="18"/>
              </w:rPr>
            </w:pPr>
            <w:ins w:id="60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2" w:author="Boisvert, Eric" w:date="2016-03-29T09:19:00Z"/>
                <w:rFonts w:cs="Arial"/>
                <w:szCs w:val="18"/>
                <w:lang w:eastAsia="en-US"/>
              </w:rPr>
            </w:pPr>
          </w:p>
        </w:tc>
      </w:tr>
      <w:tr w:rsidR="00480BB6" w:rsidRPr="00DE63EA" w14:paraId="2304A13F" w14:textId="77777777" w:rsidTr="0024128E">
        <w:trPr>
          <w:trHeight w:val="416"/>
          <w:ins w:id="609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4" w:author="Boisvert, Eric" w:date="2016-03-29T09:19:00Z"/>
                <w:rFonts w:cs="Arial"/>
                <w:b/>
                <w:szCs w:val="18"/>
                <w:lang w:eastAsia="en-US"/>
              </w:rPr>
            </w:pPr>
            <w:ins w:id="609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6" w:author="Boisvert, Eric" w:date="2016-03-29T09:19:00Z"/>
                <w:rFonts w:cs="Arial"/>
                <w:b/>
                <w:color w:val="FF0000"/>
                <w:szCs w:val="18"/>
                <w:lang w:eastAsia="en-US"/>
              </w:rPr>
            </w:pPr>
            <w:ins w:id="6097"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0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0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0" w:author="Boisvert, Eric" w:date="2016-03-29T09:19:00Z"/>
                <w:rFonts w:ascii="Arial" w:eastAsia="MS Mincho" w:hAnsi="Arial" w:cs="Arial"/>
                <w:sz w:val="18"/>
                <w:szCs w:val="18"/>
              </w:rPr>
            </w:pPr>
            <w:ins w:id="61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2" w:author="Boisvert, Eric" w:date="2016-03-29T09:19:00Z"/>
                <w:rFonts w:ascii="Arial" w:eastAsia="MS Mincho" w:hAnsi="Arial" w:cs="Arial"/>
                <w:b/>
                <w:color w:val="0000FF"/>
                <w:sz w:val="18"/>
                <w:szCs w:val="18"/>
              </w:rPr>
            </w:pPr>
            <w:ins w:id="6103" w:author="Boisvert, Eric" w:date="2016-03-29T09:19:00Z">
              <w:r w:rsidRPr="00480BB6">
                <w:rPr>
                  <w:rFonts w:ascii="Arial" w:hAnsi="Arial" w:cs="Arial"/>
                  <w:sz w:val="18"/>
                  <w:szCs w:val="18"/>
                  <w:lang w:val="en-CA"/>
                  <w:rPrChange w:id="6104"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1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1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7" w:author="Boisvert, Eric" w:date="2016-03-29T09:19:00Z"/>
                <w:rFonts w:ascii="Arial" w:eastAsia="MS Mincho" w:hAnsi="Arial" w:cs="Arial"/>
                <w:sz w:val="18"/>
                <w:szCs w:val="18"/>
              </w:rPr>
            </w:pPr>
            <w:ins w:id="61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09" w:author="Boisvert, Eric" w:date="2016-03-29T09:19:00Z"/>
                <w:rFonts w:cs="Arial"/>
                <w:b/>
                <w:color w:val="FF0000"/>
                <w:szCs w:val="18"/>
                <w:lang w:eastAsia="en-US"/>
              </w:rPr>
            </w:pPr>
            <w:ins w:id="6110"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1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1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3" w:author="Boisvert, Eric" w:date="2016-03-29T09:19:00Z"/>
                <w:rFonts w:ascii="Arial" w:eastAsia="MS Mincho" w:hAnsi="Arial" w:cs="Arial"/>
                <w:sz w:val="18"/>
                <w:szCs w:val="18"/>
              </w:rPr>
            </w:pPr>
            <w:ins w:id="61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15" w:author="Boisvert, Eric" w:date="2016-03-29T09:19:00Z"/>
                <w:rFonts w:ascii="Arial" w:eastAsia="MS Mincho" w:hAnsi="Arial" w:cs="Arial"/>
                <w:sz w:val="18"/>
                <w:szCs w:val="18"/>
              </w:rPr>
            </w:pPr>
            <w:ins w:id="6116"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1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1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9" w:author="Boisvert, Eric" w:date="2016-03-29T09:19:00Z"/>
                <w:rFonts w:ascii="Arial" w:eastAsia="MS Mincho" w:hAnsi="Arial" w:cs="Arial"/>
                <w:sz w:val="18"/>
                <w:szCs w:val="18"/>
              </w:rPr>
            </w:pPr>
            <w:ins w:id="61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1" w:author="Boisvert, Eric" w:date="2016-03-29T09:19:00Z"/>
                <w:rFonts w:cs="Arial"/>
                <w:szCs w:val="18"/>
                <w:lang w:eastAsia="en-US"/>
              </w:rPr>
            </w:pPr>
          </w:p>
        </w:tc>
      </w:tr>
      <w:tr w:rsidR="00480BB6" w:rsidRPr="00DE63EA" w14:paraId="3A6D9AE1" w14:textId="77777777" w:rsidTr="0024128E">
        <w:trPr>
          <w:trHeight w:val="416"/>
          <w:ins w:id="612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3" w:author="Boisvert, Eric" w:date="2016-03-29T09:19:00Z"/>
                <w:rFonts w:cs="Arial"/>
                <w:b/>
                <w:szCs w:val="18"/>
                <w:lang w:eastAsia="en-US"/>
              </w:rPr>
            </w:pPr>
            <w:ins w:id="612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5" w:author="Boisvert, Eric" w:date="2016-03-29T09:19:00Z"/>
                <w:rFonts w:cs="Arial"/>
                <w:b/>
                <w:color w:val="FF0000"/>
                <w:szCs w:val="18"/>
                <w:lang w:eastAsia="en-US"/>
              </w:rPr>
            </w:pPr>
            <w:ins w:id="6126"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1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1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9" w:author="Boisvert, Eric" w:date="2016-03-29T09:19:00Z"/>
                <w:rFonts w:ascii="Arial" w:eastAsia="MS Mincho" w:hAnsi="Arial" w:cs="Arial"/>
                <w:sz w:val="18"/>
                <w:szCs w:val="18"/>
              </w:rPr>
            </w:pPr>
            <w:ins w:id="61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1" w:author="Boisvert, Eric" w:date="2016-03-29T09:19:00Z"/>
                <w:rFonts w:ascii="Arial" w:eastAsia="MS Mincho" w:hAnsi="Arial" w:cs="Arial"/>
                <w:b/>
                <w:color w:val="0000FF"/>
                <w:sz w:val="18"/>
                <w:szCs w:val="18"/>
              </w:rPr>
            </w:pPr>
            <w:ins w:id="6132" w:author="Boisvert, Eric" w:date="2016-03-29T09:19:00Z">
              <w:r w:rsidRPr="00480BB6">
                <w:rPr>
                  <w:rFonts w:ascii="Arial" w:hAnsi="Arial" w:cs="Arial"/>
                  <w:sz w:val="18"/>
                  <w:szCs w:val="18"/>
                  <w:lang w:val="en-CA"/>
                  <w:rPrChange w:id="6133"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1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1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6" w:author="Boisvert, Eric" w:date="2016-03-29T09:19:00Z"/>
                <w:rFonts w:ascii="Arial" w:eastAsia="MS Mincho" w:hAnsi="Arial" w:cs="Arial"/>
                <w:sz w:val="18"/>
                <w:szCs w:val="18"/>
              </w:rPr>
            </w:pPr>
            <w:ins w:id="61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38" w:author="Boisvert, Eric" w:date="2016-03-29T09:19:00Z"/>
                <w:rFonts w:cs="Arial"/>
                <w:b/>
                <w:color w:val="FF0000"/>
                <w:szCs w:val="18"/>
                <w:lang w:eastAsia="en-US"/>
              </w:rPr>
            </w:pPr>
            <w:ins w:id="6139"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1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1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2" w:author="Boisvert, Eric" w:date="2016-03-29T09:19:00Z"/>
                <w:rFonts w:ascii="Arial" w:eastAsia="MS Mincho" w:hAnsi="Arial" w:cs="Arial"/>
                <w:sz w:val="18"/>
                <w:szCs w:val="18"/>
              </w:rPr>
            </w:pPr>
            <w:ins w:id="61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44" w:author="Boisvert, Eric" w:date="2016-03-29T09:19:00Z"/>
                <w:rFonts w:ascii="Arial" w:eastAsia="MS Mincho" w:hAnsi="Arial" w:cs="Arial"/>
                <w:sz w:val="18"/>
                <w:szCs w:val="18"/>
              </w:rPr>
            </w:pPr>
            <w:ins w:id="6145"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1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1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8" w:author="Boisvert, Eric" w:date="2016-03-29T09:19:00Z"/>
                <w:rFonts w:ascii="Arial" w:eastAsia="MS Mincho" w:hAnsi="Arial" w:cs="Arial"/>
                <w:sz w:val="18"/>
                <w:szCs w:val="18"/>
              </w:rPr>
            </w:pPr>
            <w:ins w:id="61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0" w:author="Boisvert, Eric" w:date="2016-03-29T09:19:00Z"/>
                <w:rFonts w:cs="Arial"/>
                <w:szCs w:val="18"/>
                <w:lang w:eastAsia="en-US"/>
              </w:rPr>
            </w:pPr>
          </w:p>
        </w:tc>
      </w:tr>
      <w:tr w:rsidR="00480BB6" w:rsidRPr="00DE63EA" w14:paraId="07897C21" w14:textId="77777777" w:rsidTr="0024128E">
        <w:trPr>
          <w:trHeight w:val="416"/>
          <w:ins w:id="615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2" w:author="Boisvert, Eric" w:date="2016-03-29T09:19:00Z"/>
                <w:rFonts w:cs="Arial"/>
                <w:b/>
                <w:szCs w:val="18"/>
                <w:lang w:eastAsia="en-US"/>
              </w:rPr>
            </w:pPr>
            <w:ins w:id="615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4" w:author="Boisvert, Eric" w:date="2016-03-29T09:19:00Z"/>
                <w:rFonts w:cs="Arial"/>
                <w:b/>
                <w:color w:val="FF0000"/>
                <w:szCs w:val="18"/>
                <w:lang w:eastAsia="en-US"/>
              </w:rPr>
            </w:pPr>
            <w:ins w:id="615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1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1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8" w:author="Boisvert, Eric" w:date="2016-03-29T09:19:00Z"/>
                <w:rFonts w:ascii="Arial" w:eastAsia="MS Mincho" w:hAnsi="Arial" w:cs="Arial"/>
                <w:sz w:val="18"/>
                <w:szCs w:val="18"/>
              </w:rPr>
            </w:pPr>
            <w:ins w:id="61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0" w:author="Boisvert, Eric" w:date="2016-03-29T09:19:00Z"/>
                <w:rFonts w:ascii="Arial" w:eastAsia="MS Mincho" w:hAnsi="Arial" w:cs="Arial"/>
                <w:b/>
                <w:color w:val="0000FF"/>
                <w:sz w:val="18"/>
                <w:szCs w:val="18"/>
              </w:rPr>
            </w:pPr>
            <w:ins w:id="6161" w:author="Boisvert, Eric" w:date="2016-03-29T09:19:00Z">
              <w:r w:rsidRPr="00480BB6">
                <w:rPr>
                  <w:rFonts w:ascii="Arial" w:hAnsi="Arial" w:cs="Arial"/>
                  <w:sz w:val="18"/>
                  <w:szCs w:val="18"/>
                  <w:lang w:val="en-CA"/>
                  <w:rPrChange w:id="6162"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1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1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5" w:author="Boisvert, Eric" w:date="2016-03-29T09:19:00Z"/>
                <w:rFonts w:ascii="Arial" w:eastAsia="MS Mincho" w:hAnsi="Arial" w:cs="Arial"/>
                <w:sz w:val="18"/>
                <w:szCs w:val="18"/>
              </w:rPr>
            </w:pPr>
            <w:ins w:id="61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67" w:author="Boisvert, Eric" w:date="2016-03-29T09:19:00Z"/>
                <w:rFonts w:cs="Arial"/>
                <w:b/>
                <w:color w:val="FF0000"/>
                <w:szCs w:val="18"/>
                <w:lang w:eastAsia="en-US"/>
              </w:rPr>
            </w:pPr>
            <w:ins w:id="6168"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1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1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1" w:author="Boisvert, Eric" w:date="2016-03-29T09:19:00Z"/>
                <w:rFonts w:ascii="Arial" w:eastAsia="MS Mincho" w:hAnsi="Arial" w:cs="Arial"/>
                <w:sz w:val="18"/>
                <w:szCs w:val="18"/>
              </w:rPr>
            </w:pPr>
            <w:ins w:id="61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73" w:author="Boisvert, Eric" w:date="2016-03-29T09:19:00Z"/>
                <w:rFonts w:ascii="Arial" w:eastAsia="MS Mincho" w:hAnsi="Arial" w:cs="Arial"/>
                <w:sz w:val="18"/>
                <w:szCs w:val="18"/>
              </w:rPr>
            </w:pPr>
            <w:ins w:id="6174"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1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1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7" w:author="Boisvert, Eric" w:date="2016-03-29T09:19:00Z"/>
                <w:rFonts w:ascii="Arial" w:eastAsia="MS Mincho" w:hAnsi="Arial" w:cs="Arial"/>
                <w:sz w:val="18"/>
                <w:szCs w:val="18"/>
              </w:rPr>
            </w:pPr>
            <w:ins w:id="61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9" w:author="Boisvert, Eric" w:date="2016-03-29T09:19:00Z"/>
                <w:rFonts w:cs="Arial"/>
                <w:szCs w:val="18"/>
                <w:lang w:eastAsia="en-US"/>
              </w:rPr>
            </w:pPr>
          </w:p>
        </w:tc>
      </w:tr>
      <w:tr w:rsidR="00480BB6" w:rsidRPr="00DE63EA" w14:paraId="3921EFCF" w14:textId="77777777" w:rsidTr="0024128E">
        <w:trPr>
          <w:trHeight w:val="416"/>
          <w:ins w:id="618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1" w:author="Boisvert, Eric" w:date="2016-03-29T09:19:00Z"/>
                <w:rFonts w:cs="Arial"/>
                <w:b/>
                <w:szCs w:val="18"/>
                <w:lang w:eastAsia="en-US"/>
              </w:rPr>
            </w:pPr>
            <w:ins w:id="618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3" w:author="Boisvert, Eric" w:date="2016-03-29T09:19:00Z"/>
                <w:rFonts w:cs="Arial"/>
                <w:b/>
                <w:color w:val="FF0000"/>
                <w:szCs w:val="18"/>
                <w:lang w:eastAsia="en-US"/>
              </w:rPr>
            </w:pPr>
            <w:ins w:id="6184"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1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1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7" w:author="Boisvert, Eric" w:date="2016-03-29T09:19:00Z"/>
                <w:rFonts w:ascii="Arial" w:eastAsia="MS Mincho" w:hAnsi="Arial" w:cs="Arial"/>
                <w:sz w:val="18"/>
                <w:szCs w:val="18"/>
              </w:rPr>
            </w:pPr>
            <w:ins w:id="61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9" w:author="Boisvert, Eric" w:date="2016-03-29T09:19:00Z"/>
                <w:rFonts w:ascii="Arial" w:eastAsia="MS Mincho" w:hAnsi="Arial" w:cs="Arial"/>
                <w:b/>
                <w:color w:val="0000FF"/>
                <w:sz w:val="18"/>
                <w:szCs w:val="18"/>
              </w:rPr>
            </w:pPr>
            <w:ins w:id="6190" w:author="Boisvert, Eric" w:date="2016-03-29T09:19:00Z">
              <w:r w:rsidRPr="00480BB6">
                <w:rPr>
                  <w:rFonts w:ascii="Arial" w:hAnsi="Arial" w:cs="Arial"/>
                  <w:sz w:val="18"/>
                  <w:szCs w:val="18"/>
                  <w:lang w:val="en-CA"/>
                  <w:rPrChange w:id="6191"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1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1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4" w:author="Boisvert, Eric" w:date="2016-03-29T09:19:00Z"/>
                <w:rFonts w:ascii="Arial" w:eastAsia="MS Mincho" w:hAnsi="Arial" w:cs="Arial"/>
                <w:sz w:val="18"/>
                <w:szCs w:val="18"/>
              </w:rPr>
            </w:pPr>
            <w:ins w:id="61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6" w:author="Boisvert, Eric" w:date="2016-03-29T09:19:00Z"/>
                <w:rFonts w:cs="Arial"/>
                <w:b/>
                <w:color w:val="FF0000"/>
                <w:szCs w:val="18"/>
                <w:lang w:eastAsia="en-US"/>
              </w:rPr>
            </w:pPr>
            <w:ins w:id="6197"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1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1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0" w:author="Boisvert, Eric" w:date="2016-03-29T09:19:00Z"/>
                <w:rFonts w:ascii="Arial" w:eastAsia="MS Mincho" w:hAnsi="Arial" w:cs="Arial"/>
                <w:sz w:val="18"/>
                <w:szCs w:val="18"/>
              </w:rPr>
            </w:pPr>
            <w:ins w:id="62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02" w:author="Boisvert, Eric" w:date="2016-03-29T09:19:00Z"/>
                <w:rFonts w:ascii="Arial" w:eastAsia="MS Mincho" w:hAnsi="Arial" w:cs="Arial"/>
                <w:sz w:val="18"/>
                <w:szCs w:val="18"/>
              </w:rPr>
            </w:pPr>
            <w:ins w:id="6203"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2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2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6" w:author="Boisvert, Eric" w:date="2016-03-29T09:19:00Z"/>
                <w:rFonts w:ascii="Arial" w:eastAsia="MS Mincho" w:hAnsi="Arial" w:cs="Arial"/>
                <w:sz w:val="18"/>
                <w:szCs w:val="18"/>
              </w:rPr>
            </w:pPr>
            <w:ins w:id="62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8" w:author="Boisvert, Eric" w:date="2016-03-29T09:19:00Z"/>
                <w:rFonts w:cs="Arial"/>
                <w:szCs w:val="18"/>
                <w:lang w:eastAsia="en-US"/>
              </w:rPr>
            </w:pPr>
          </w:p>
        </w:tc>
      </w:tr>
      <w:tr w:rsidR="00480BB6" w:rsidRPr="00DE63EA" w14:paraId="0362597A" w14:textId="77777777" w:rsidTr="0024128E">
        <w:trPr>
          <w:trHeight w:val="416"/>
          <w:ins w:id="620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0" w:author="Boisvert, Eric" w:date="2016-03-29T09:19:00Z"/>
                <w:rFonts w:cs="Arial"/>
                <w:b/>
                <w:szCs w:val="18"/>
                <w:lang w:eastAsia="en-US"/>
              </w:rPr>
            </w:pPr>
            <w:ins w:id="621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2" w:author="Boisvert, Eric" w:date="2016-03-29T09:19:00Z"/>
                <w:rFonts w:cs="Arial"/>
                <w:b/>
                <w:color w:val="FF0000"/>
                <w:szCs w:val="18"/>
                <w:lang w:eastAsia="en-US"/>
              </w:rPr>
            </w:pPr>
            <w:ins w:id="6213"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2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2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6" w:author="Boisvert, Eric" w:date="2016-03-29T09:19:00Z"/>
                <w:rFonts w:ascii="Arial" w:eastAsia="MS Mincho" w:hAnsi="Arial" w:cs="Arial"/>
                <w:sz w:val="18"/>
                <w:szCs w:val="18"/>
              </w:rPr>
            </w:pPr>
            <w:ins w:id="62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8" w:author="Boisvert, Eric" w:date="2016-03-29T09:19:00Z"/>
                <w:rFonts w:ascii="Arial" w:eastAsia="MS Mincho" w:hAnsi="Arial" w:cs="Arial"/>
                <w:b/>
                <w:color w:val="0000FF"/>
                <w:sz w:val="18"/>
                <w:szCs w:val="18"/>
              </w:rPr>
            </w:pPr>
            <w:ins w:id="6219" w:author="Boisvert, Eric" w:date="2016-03-29T09:19:00Z">
              <w:r w:rsidRPr="00480BB6">
                <w:rPr>
                  <w:rFonts w:ascii="Arial" w:hAnsi="Arial" w:cs="Arial"/>
                  <w:sz w:val="18"/>
                  <w:szCs w:val="18"/>
                  <w:lang w:val="en-CA"/>
                  <w:rPrChange w:id="6220"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2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2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3" w:author="Boisvert, Eric" w:date="2016-03-29T09:19:00Z"/>
                <w:rFonts w:ascii="Arial" w:eastAsia="MS Mincho" w:hAnsi="Arial" w:cs="Arial"/>
                <w:sz w:val="18"/>
                <w:szCs w:val="18"/>
              </w:rPr>
            </w:pPr>
            <w:ins w:id="62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5" w:author="Boisvert, Eric" w:date="2016-03-29T09:19:00Z"/>
                <w:rFonts w:cs="Arial"/>
                <w:b/>
                <w:color w:val="FF0000"/>
                <w:szCs w:val="18"/>
                <w:lang w:eastAsia="en-US"/>
              </w:rPr>
            </w:pPr>
            <w:ins w:id="6226"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2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2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9" w:author="Boisvert, Eric" w:date="2016-03-29T09:19:00Z"/>
                <w:rFonts w:ascii="Arial" w:eastAsia="MS Mincho" w:hAnsi="Arial" w:cs="Arial"/>
                <w:sz w:val="18"/>
                <w:szCs w:val="18"/>
              </w:rPr>
            </w:pPr>
            <w:ins w:id="62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31" w:author="Boisvert, Eric" w:date="2016-03-29T09:19:00Z"/>
                <w:rFonts w:ascii="Arial" w:eastAsia="MS Mincho" w:hAnsi="Arial" w:cs="Arial"/>
                <w:sz w:val="18"/>
                <w:szCs w:val="18"/>
              </w:rPr>
            </w:pPr>
            <w:ins w:id="6232"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2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2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5" w:author="Boisvert, Eric" w:date="2016-03-29T09:19:00Z"/>
                <w:rFonts w:ascii="Arial" w:eastAsia="MS Mincho" w:hAnsi="Arial" w:cs="Arial"/>
                <w:sz w:val="18"/>
                <w:szCs w:val="18"/>
              </w:rPr>
            </w:pPr>
            <w:ins w:id="62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7" w:author="Boisvert, Eric" w:date="2016-03-29T09:19:00Z"/>
                <w:rFonts w:cs="Arial"/>
                <w:szCs w:val="18"/>
                <w:lang w:eastAsia="en-US"/>
              </w:rPr>
            </w:pPr>
          </w:p>
        </w:tc>
      </w:tr>
    </w:tbl>
    <w:p w14:paraId="491294AE" w14:textId="77777777" w:rsidR="00480BB6" w:rsidRDefault="00480BB6" w:rsidP="00480BB6">
      <w:pPr>
        <w:spacing w:after="0"/>
        <w:rPr>
          <w:ins w:id="6238" w:author="Boisvert, Eric" w:date="2016-03-29T09:19:00Z"/>
          <w:lang w:val="en-CA"/>
        </w:rPr>
      </w:pPr>
    </w:p>
    <w:p w14:paraId="68DEACED" w14:textId="77777777" w:rsidR="00480BB6" w:rsidRDefault="00480BB6" w:rsidP="00480BB6">
      <w:pPr>
        <w:rPr>
          <w:ins w:id="6239" w:author="Boisvert, Eric" w:date="2016-03-29T09:19:00Z"/>
          <w:lang w:val="en-CA"/>
        </w:rPr>
      </w:pPr>
      <w:ins w:id="6240" w:author="Boisvert, Eric" w:date="2016-03-29T09:19:00Z">
        <w:r>
          <w:rPr>
            <w:lang w:val="en-CA"/>
          </w:rPr>
          <w:br w:type="page"/>
        </w:r>
      </w:ins>
    </w:p>
    <w:p w14:paraId="419CF882" w14:textId="77777777" w:rsidR="00480BB6" w:rsidRPr="00480BB6" w:rsidRDefault="00480BB6">
      <w:pPr>
        <w:pStyle w:val="OGCAnnexXX"/>
        <w:rPr>
          <w:ins w:id="6241" w:author="Boisvert, Eric" w:date="2016-03-29T09:19:00Z"/>
          <w:rPrChange w:id="6242" w:author="Boisvert, Eric" w:date="2016-03-29T09:20:00Z">
            <w:rPr>
              <w:ins w:id="6243" w:author="Boisvert, Eric" w:date="2016-03-29T09:19:00Z"/>
              <w:lang w:val="fr-CA"/>
            </w:rPr>
          </w:rPrChange>
        </w:rPr>
        <w:pPrChange w:id="6244" w:author="Eric Boisvert" w:date="2016-04-02T13:00:00Z">
          <w:pPr>
            <w:pStyle w:val="Heading3"/>
            <w:numPr>
              <w:ilvl w:val="0"/>
              <w:numId w:val="0"/>
            </w:numPr>
            <w:ind w:left="720" w:hanging="720"/>
          </w:pPr>
        </w:pPrChange>
      </w:pPr>
      <w:bookmarkStart w:id="6245" w:name="_Toc447367202"/>
      <w:ins w:id="6246" w:author="Boisvert, Eric" w:date="2016-03-29T09:19:00Z">
        <w:del w:id="6247" w:author="Eric Boisvert" w:date="2016-04-02T12:17:00Z">
          <w:r w:rsidRPr="00480BB6" w:rsidDel="00231114">
            <w:rPr>
              <w:rPrChange w:id="6248" w:author="Boisvert, Eric" w:date="2016-03-29T09:20:00Z">
                <w:rPr>
                  <w:iCs/>
                  <w:lang w:val="fr-CA"/>
                </w:rPr>
              </w:rPrChange>
            </w:rPr>
            <w:delText xml:space="preserve">A.2.1 </w:delText>
          </w:r>
        </w:del>
        <w:r w:rsidRPr="00480BB6">
          <w:rPr>
            <w:rPrChange w:id="6249" w:author="Boisvert, Eric" w:date="2016-03-29T09:20:00Z">
              <w:rPr>
                <w:iCs/>
                <w:lang w:val="fr-CA"/>
              </w:rPr>
            </w:rPrChange>
          </w:rPr>
          <w:t>Conformance class: GeoSciML Basic Logical Model</w:t>
        </w:r>
        <w:bookmarkEnd w:id="6245"/>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25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251" w:author="Boisvert, Eric" w:date="2016-03-29T09:19:00Z"/>
                <w:rFonts w:cs="Arial"/>
                <w:szCs w:val="18"/>
                <w:lang w:eastAsia="en-US"/>
              </w:rPr>
            </w:pPr>
            <w:ins w:id="625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253" w:author="Boisvert, Eric" w:date="2016-03-29T09:19:00Z"/>
                <w:rFonts w:cs="Arial"/>
                <w:b/>
                <w:color w:val="0000FF"/>
                <w:szCs w:val="18"/>
                <w:lang w:eastAsia="en-US"/>
              </w:rPr>
            </w:pPr>
            <w:ins w:id="6254"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25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256" w:author="Boisvert, Eric" w:date="2016-03-29T09:19:00Z"/>
                <w:rFonts w:cs="Arial"/>
                <w:szCs w:val="18"/>
                <w:lang w:eastAsia="en-US"/>
              </w:rPr>
            </w:pPr>
            <w:ins w:id="625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8" w:author="Boisvert, Eric" w:date="2016-03-29T09:19:00Z"/>
                <w:rFonts w:cs="Arial"/>
                <w:b/>
                <w:color w:val="0000FF"/>
                <w:szCs w:val="18"/>
                <w:lang w:eastAsia="en-US"/>
              </w:rPr>
            </w:pPr>
            <w:ins w:id="6259" w:author="Boisvert, Eric" w:date="2016-03-29T09:19:00Z">
              <w:r>
                <w:rPr>
                  <w:rFonts w:cs="Arial"/>
                  <w:szCs w:val="18"/>
                  <w:lang w:val="en-US"/>
                </w:rPr>
                <w:t>/req/gsml4-basic</w:t>
              </w:r>
            </w:ins>
          </w:p>
        </w:tc>
      </w:tr>
      <w:tr w:rsidR="00480BB6" w:rsidRPr="00DE63EA" w14:paraId="40B920D5" w14:textId="77777777" w:rsidTr="0024128E">
        <w:trPr>
          <w:ins w:id="626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261" w:author="Boisvert, Eric" w:date="2016-03-29T09:19:00Z"/>
                <w:rFonts w:cs="Arial"/>
                <w:b/>
                <w:szCs w:val="18"/>
              </w:rPr>
            </w:pPr>
            <w:ins w:id="626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3" w:author="Boisvert, Eric" w:date="2016-03-29T09:19:00Z"/>
                <w:rFonts w:cs="Arial"/>
                <w:szCs w:val="18"/>
                <w:lang w:val="en-US"/>
              </w:rPr>
            </w:pPr>
            <w:ins w:id="6264" w:author="Boisvert, Eric" w:date="2016-03-29T09:19:00Z">
              <w:r>
                <w:rPr>
                  <w:rFonts w:cs="Arial"/>
                  <w:szCs w:val="18"/>
                  <w:lang w:val="en-US"/>
                </w:rPr>
                <w:t>/conf/gsml4-core</w:t>
              </w:r>
            </w:ins>
          </w:p>
        </w:tc>
      </w:tr>
      <w:tr w:rsidR="00480BB6" w:rsidRPr="00DE63EA" w14:paraId="3952B3FE" w14:textId="77777777" w:rsidTr="0024128E">
        <w:trPr>
          <w:ins w:id="62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266" w:author="Boisvert, Eric" w:date="2016-03-29T09:19:00Z"/>
                <w:rFonts w:cs="Arial"/>
                <w:b/>
                <w:szCs w:val="18"/>
              </w:rPr>
            </w:pPr>
            <w:ins w:id="626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8" w:author="Boisvert, Eric" w:date="2016-03-29T09:19:00Z"/>
                <w:rFonts w:cs="Arial"/>
                <w:szCs w:val="18"/>
                <w:lang w:val="en-US"/>
              </w:rPr>
            </w:pPr>
            <w:ins w:id="6269"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2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2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2" w:author="Boisvert, Eric" w:date="2016-03-29T09:19:00Z"/>
                <w:rFonts w:ascii="Arial" w:eastAsia="MS Mincho" w:hAnsi="Arial" w:cs="Arial"/>
                <w:sz w:val="18"/>
                <w:szCs w:val="18"/>
              </w:rPr>
            </w:pPr>
            <w:ins w:id="62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4" w:author="Boisvert, Eric" w:date="2016-03-29T09:19:00Z"/>
                <w:rFonts w:ascii="Arial" w:eastAsia="MS Mincho" w:hAnsi="Arial" w:cs="Arial"/>
                <w:b/>
                <w:color w:val="0000FF"/>
                <w:sz w:val="18"/>
                <w:szCs w:val="18"/>
              </w:rPr>
            </w:pPr>
            <w:ins w:id="6275" w:author="Boisvert, Eric" w:date="2016-03-29T09:19:00Z">
              <w:r w:rsidRPr="00480BB6">
                <w:rPr>
                  <w:rFonts w:ascii="Arial" w:hAnsi="Arial" w:cs="Arial"/>
                  <w:sz w:val="18"/>
                  <w:szCs w:val="18"/>
                  <w:lang w:val="en-CA"/>
                  <w:rPrChange w:id="6276"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2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2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9" w:author="Boisvert, Eric" w:date="2016-03-29T09:19:00Z"/>
                <w:rFonts w:ascii="Arial" w:eastAsia="MS Mincho" w:hAnsi="Arial" w:cs="Arial"/>
                <w:sz w:val="18"/>
                <w:szCs w:val="18"/>
              </w:rPr>
            </w:pPr>
            <w:ins w:id="62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1" w:author="Boisvert, Eric" w:date="2016-03-29T09:19:00Z"/>
                <w:rFonts w:cs="Arial"/>
                <w:b/>
                <w:color w:val="FF0000"/>
                <w:szCs w:val="18"/>
                <w:lang w:eastAsia="en-US"/>
              </w:rPr>
            </w:pPr>
            <w:ins w:id="6282"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2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2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5" w:author="Boisvert, Eric" w:date="2016-03-29T09:19:00Z"/>
                <w:rFonts w:ascii="Arial" w:eastAsia="MS Mincho" w:hAnsi="Arial" w:cs="Arial"/>
                <w:sz w:val="18"/>
                <w:szCs w:val="18"/>
              </w:rPr>
            </w:pPr>
            <w:ins w:id="62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87" w:author="Boisvert, Eric" w:date="2016-03-29T09:19:00Z"/>
                <w:rFonts w:ascii="Arial" w:eastAsia="MS Mincho" w:hAnsi="Arial" w:cs="Arial"/>
                <w:sz w:val="18"/>
                <w:szCs w:val="18"/>
              </w:rPr>
            </w:pPr>
            <w:ins w:id="6288"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2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2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1" w:author="Boisvert, Eric" w:date="2016-03-29T09:19:00Z"/>
                <w:rFonts w:ascii="Arial" w:eastAsia="MS Mincho" w:hAnsi="Arial" w:cs="Arial"/>
                <w:sz w:val="18"/>
                <w:szCs w:val="18"/>
              </w:rPr>
            </w:pPr>
            <w:ins w:id="62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3" w:author="Boisvert, Eric" w:date="2016-03-29T09:19:00Z"/>
                <w:rFonts w:cs="Arial"/>
                <w:szCs w:val="18"/>
                <w:lang w:eastAsia="en-US"/>
              </w:rPr>
            </w:pPr>
          </w:p>
        </w:tc>
      </w:tr>
      <w:tr w:rsidR="00480BB6" w:rsidRPr="00DE63EA" w14:paraId="185EEFC5" w14:textId="77777777" w:rsidTr="0024128E">
        <w:trPr>
          <w:ins w:id="629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295" w:author="Boisvert, Eric" w:date="2016-03-29T09:19:00Z"/>
                <w:rFonts w:cs="Arial"/>
                <w:b/>
                <w:szCs w:val="18"/>
              </w:rPr>
            </w:pPr>
            <w:ins w:id="629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7" w:author="Boisvert, Eric" w:date="2016-03-29T09:19:00Z"/>
                <w:rFonts w:cs="Arial"/>
                <w:szCs w:val="18"/>
                <w:lang w:val="en-US"/>
              </w:rPr>
            </w:pPr>
            <w:ins w:id="6298"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2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3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1" w:author="Boisvert, Eric" w:date="2016-03-29T09:19:00Z"/>
                <w:rFonts w:ascii="Arial" w:eastAsia="MS Mincho" w:hAnsi="Arial" w:cs="Arial"/>
                <w:sz w:val="18"/>
                <w:szCs w:val="18"/>
              </w:rPr>
            </w:pPr>
            <w:ins w:id="63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3" w:author="Boisvert, Eric" w:date="2016-03-29T09:19:00Z"/>
                <w:rFonts w:ascii="Arial" w:eastAsia="MS Mincho" w:hAnsi="Arial" w:cs="Arial"/>
                <w:b/>
                <w:color w:val="0000FF"/>
                <w:sz w:val="18"/>
                <w:szCs w:val="18"/>
              </w:rPr>
            </w:pPr>
            <w:ins w:id="6304" w:author="Boisvert, Eric" w:date="2016-03-29T09:19:00Z">
              <w:r w:rsidRPr="00480BB6">
                <w:rPr>
                  <w:rFonts w:ascii="Arial" w:hAnsi="Arial" w:cs="Arial"/>
                  <w:sz w:val="18"/>
                  <w:szCs w:val="18"/>
                  <w:lang w:val="en-CA"/>
                  <w:rPrChange w:id="6305"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3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3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8" w:author="Boisvert, Eric" w:date="2016-03-29T09:19:00Z"/>
                <w:rFonts w:ascii="Arial" w:eastAsia="MS Mincho" w:hAnsi="Arial" w:cs="Arial"/>
                <w:sz w:val="18"/>
                <w:szCs w:val="18"/>
              </w:rPr>
            </w:pPr>
            <w:ins w:id="63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0" w:author="Boisvert, Eric" w:date="2016-03-29T09:19:00Z"/>
                <w:rFonts w:cs="Arial"/>
                <w:b/>
                <w:color w:val="FF0000"/>
                <w:szCs w:val="18"/>
                <w:lang w:eastAsia="en-US"/>
              </w:rPr>
            </w:pPr>
            <w:ins w:id="6311"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3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3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4" w:author="Boisvert, Eric" w:date="2016-03-29T09:19:00Z"/>
                <w:rFonts w:ascii="Arial" w:eastAsia="MS Mincho" w:hAnsi="Arial" w:cs="Arial"/>
                <w:sz w:val="18"/>
                <w:szCs w:val="18"/>
              </w:rPr>
            </w:pPr>
            <w:ins w:id="63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16" w:author="Boisvert, Eric" w:date="2016-03-29T09:19:00Z"/>
                <w:rFonts w:ascii="Arial" w:eastAsia="MS Mincho" w:hAnsi="Arial" w:cs="Arial"/>
                <w:sz w:val="18"/>
                <w:szCs w:val="18"/>
              </w:rPr>
            </w:pPr>
            <w:ins w:id="6317"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3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3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0" w:author="Boisvert, Eric" w:date="2016-03-29T09:19:00Z"/>
                <w:rFonts w:ascii="Arial" w:eastAsia="MS Mincho" w:hAnsi="Arial" w:cs="Arial"/>
                <w:sz w:val="18"/>
                <w:szCs w:val="18"/>
              </w:rPr>
            </w:pPr>
            <w:ins w:id="63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2" w:author="Boisvert, Eric" w:date="2016-03-29T09:19:00Z"/>
                <w:rFonts w:cs="Arial"/>
                <w:szCs w:val="18"/>
                <w:lang w:eastAsia="en-US"/>
              </w:rPr>
            </w:pPr>
          </w:p>
        </w:tc>
      </w:tr>
      <w:tr w:rsidR="00480BB6" w:rsidRPr="00DE63EA" w14:paraId="6FB5D55F" w14:textId="77777777" w:rsidTr="0024128E">
        <w:trPr>
          <w:ins w:id="63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324" w:author="Boisvert, Eric" w:date="2016-03-29T09:19:00Z"/>
                <w:rFonts w:cs="Arial"/>
                <w:b/>
                <w:szCs w:val="18"/>
              </w:rPr>
            </w:pPr>
            <w:ins w:id="63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6" w:author="Boisvert, Eric" w:date="2016-03-29T09:19:00Z"/>
                <w:rFonts w:cs="Arial"/>
                <w:szCs w:val="18"/>
                <w:lang w:val="en-US"/>
              </w:rPr>
            </w:pPr>
            <w:ins w:id="6327"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3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3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0" w:author="Boisvert, Eric" w:date="2016-03-29T09:19:00Z"/>
                <w:rFonts w:ascii="Arial" w:eastAsia="MS Mincho" w:hAnsi="Arial" w:cs="Arial"/>
                <w:sz w:val="18"/>
                <w:szCs w:val="18"/>
              </w:rPr>
            </w:pPr>
            <w:ins w:id="63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2" w:author="Boisvert, Eric" w:date="2016-03-29T09:19:00Z"/>
                <w:rFonts w:ascii="Arial" w:eastAsia="MS Mincho" w:hAnsi="Arial" w:cs="Arial"/>
                <w:b/>
                <w:color w:val="0000FF"/>
                <w:sz w:val="18"/>
                <w:szCs w:val="18"/>
              </w:rPr>
            </w:pPr>
            <w:ins w:id="6333" w:author="Boisvert, Eric" w:date="2016-03-29T09:19:00Z">
              <w:r w:rsidRPr="00480BB6">
                <w:rPr>
                  <w:rFonts w:ascii="Arial" w:hAnsi="Arial" w:cs="Arial"/>
                  <w:sz w:val="18"/>
                  <w:szCs w:val="18"/>
                  <w:lang w:val="en-CA"/>
                  <w:rPrChange w:id="6334"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3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3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7" w:author="Boisvert, Eric" w:date="2016-03-29T09:19:00Z"/>
                <w:rFonts w:ascii="Arial" w:eastAsia="MS Mincho" w:hAnsi="Arial" w:cs="Arial"/>
                <w:sz w:val="18"/>
                <w:szCs w:val="18"/>
              </w:rPr>
            </w:pPr>
            <w:ins w:id="63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9" w:author="Boisvert, Eric" w:date="2016-03-29T09:19:00Z"/>
                <w:rFonts w:cs="Arial"/>
                <w:b/>
                <w:color w:val="FF0000"/>
                <w:szCs w:val="18"/>
                <w:lang w:eastAsia="en-US"/>
              </w:rPr>
            </w:pPr>
            <w:ins w:id="6340"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3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3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3" w:author="Boisvert, Eric" w:date="2016-03-29T09:19:00Z"/>
                <w:rFonts w:ascii="Arial" w:eastAsia="MS Mincho" w:hAnsi="Arial" w:cs="Arial"/>
                <w:sz w:val="18"/>
                <w:szCs w:val="18"/>
              </w:rPr>
            </w:pPr>
            <w:ins w:id="63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45" w:author="Boisvert, Eric" w:date="2016-03-29T09:19:00Z"/>
                <w:rFonts w:ascii="Arial" w:eastAsia="MS Mincho" w:hAnsi="Arial" w:cs="Arial"/>
                <w:sz w:val="18"/>
                <w:szCs w:val="18"/>
              </w:rPr>
            </w:pPr>
            <w:ins w:id="6346"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3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3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9" w:author="Boisvert, Eric" w:date="2016-03-29T09:19:00Z"/>
                <w:rFonts w:ascii="Arial" w:eastAsia="MS Mincho" w:hAnsi="Arial" w:cs="Arial"/>
                <w:sz w:val="18"/>
                <w:szCs w:val="18"/>
              </w:rPr>
            </w:pPr>
            <w:ins w:id="63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1" w:author="Boisvert, Eric" w:date="2016-03-29T09:19:00Z"/>
                <w:rFonts w:cs="Arial"/>
                <w:szCs w:val="18"/>
                <w:lang w:eastAsia="en-US"/>
              </w:rPr>
            </w:pPr>
          </w:p>
        </w:tc>
      </w:tr>
      <w:tr w:rsidR="00480BB6" w:rsidRPr="00DE63EA" w14:paraId="617C05A1" w14:textId="77777777" w:rsidTr="0024128E">
        <w:trPr>
          <w:ins w:id="63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353" w:author="Boisvert, Eric" w:date="2016-03-29T09:19:00Z"/>
                <w:rFonts w:cs="Arial"/>
                <w:b/>
                <w:szCs w:val="18"/>
              </w:rPr>
            </w:pPr>
            <w:ins w:id="63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5" w:author="Boisvert, Eric" w:date="2016-03-29T09:19:00Z"/>
                <w:rFonts w:cs="Arial"/>
                <w:szCs w:val="18"/>
                <w:lang w:val="en-US"/>
              </w:rPr>
            </w:pPr>
            <w:ins w:id="6356"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3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3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9" w:author="Boisvert, Eric" w:date="2016-03-29T09:19:00Z"/>
                <w:rFonts w:ascii="Arial" w:eastAsia="MS Mincho" w:hAnsi="Arial" w:cs="Arial"/>
                <w:sz w:val="18"/>
                <w:szCs w:val="18"/>
              </w:rPr>
            </w:pPr>
            <w:ins w:id="63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1" w:author="Boisvert, Eric" w:date="2016-03-29T09:19:00Z"/>
                <w:rFonts w:ascii="Arial" w:eastAsia="MS Mincho" w:hAnsi="Arial" w:cs="Arial"/>
                <w:b/>
                <w:color w:val="0000FF"/>
                <w:sz w:val="18"/>
                <w:szCs w:val="18"/>
              </w:rPr>
            </w:pPr>
            <w:ins w:id="6362"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3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3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5" w:author="Boisvert, Eric" w:date="2016-03-29T09:19:00Z"/>
                <w:rFonts w:ascii="Arial" w:eastAsia="MS Mincho" w:hAnsi="Arial" w:cs="Arial"/>
                <w:sz w:val="18"/>
                <w:szCs w:val="18"/>
              </w:rPr>
            </w:pPr>
            <w:ins w:id="63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7" w:author="Boisvert, Eric" w:date="2016-03-29T09:19:00Z"/>
                <w:rFonts w:cs="Arial"/>
                <w:b/>
                <w:color w:val="FF0000"/>
                <w:szCs w:val="18"/>
                <w:lang w:eastAsia="en-US"/>
              </w:rPr>
            </w:pPr>
            <w:ins w:id="6368"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3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3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1" w:author="Boisvert, Eric" w:date="2016-03-29T09:19:00Z"/>
                <w:rFonts w:ascii="Arial" w:eastAsia="MS Mincho" w:hAnsi="Arial" w:cs="Arial"/>
                <w:sz w:val="18"/>
                <w:szCs w:val="18"/>
              </w:rPr>
            </w:pPr>
            <w:ins w:id="63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73" w:author="Boisvert, Eric" w:date="2016-03-29T09:19:00Z"/>
                <w:rFonts w:ascii="Arial" w:eastAsia="MS Mincho" w:hAnsi="Arial" w:cs="Arial"/>
                <w:sz w:val="18"/>
                <w:szCs w:val="18"/>
              </w:rPr>
            </w:pPr>
            <w:ins w:id="6374"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3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3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7" w:author="Boisvert, Eric" w:date="2016-03-29T09:19:00Z"/>
                <w:rFonts w:ascii="Arial" w:eastAsia="MS Mincho" w:hAnsi="Arial" w:cs="Arial"/>
                <w:sz w:val="18"/>
                <w:szCs w:val="18"/>
              </w:rPr>
            </w:pPr>
            <w:ins w:id="63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9" w:author="Boisvert, Eric" w:date="2016-03-29T09:19:00Z"/>
                <w:rFonts w:cs="Arial"/>
                <w:szCs w:val="18"/>
                <w:lang w:eastAsia="en-US"/>
              </w:rPr>
            </w:pPr>
          </w:p>
        </w:tc>
      </w:tr>
      <w:tr w:rsidR="00480BB6" w:rsidRPr="00DE63EA" w14:paraId="48A9D95B" w14:textId="77777777" w:rsidTr="0024128E">
        <w:trPr>
          <w:ins w:id="63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381" w:author="Boisvert, Eric" w:date="2016-03-29T09:19:00Z"/>
                <w:rFonts w:cs="Arial"/>
                <w:b/>
                <w:szCs w:val="18"/>
              </w:rPr>
            </w:pPr>
            <w:ins w:id="63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3" w:author="Boisvert, Eric" w:date="2016-03-29T09:19:00Z"/>
                <w:rFonts w:cs="Arial"/>
                <w:szCs w:val="18"/>
                <w:lang w:val="en-US"/>
              </w:rPr>
            </w:pPr>
            <w:ins w:id="6384"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3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3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7" w:author="Boisvert, Eric" w:date="2016-03-29T09:19:00Z"/>
                <w:rFonts w:ascii="Arial" w:eastAsia="MS Mincho" w:hAnsi="Arial" w:cs="Arial"/>
                <w:sz w:val="18"/>
                <w:szCs w:val="18"/>
              </w:rPr>
            </w:pPr>
            <w:ins w:id="63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9" w:author="Boisvert, Eric" w:date="2016-03-29T09:19:00Z"/>
                <w:rFonts w:ascii="Arial" w:eastAsia="MS Mincho" w:hAnsi="Arial" w:cs="Arial"/>
                <w:b/>
                <w:color w:val="0000FF"/>
                <w:sz w:val="18"/>
                <w:szCs w:val="18"/>
              </w:rPr>
            </w:pPr>
            <w:ins w:id="6390" w:author="Boisvert, Eric" w:date="2016-03-29T09:19:00Z">
              <w:r w:rsidRPr="00480BB6">
                <w:rPr>
                  <w:rFonts w:ascii="Arial" w:hAnsi="Arial" w:cs="Arial"/>
                  <w:sz w:val="18"/>
                  <w:szCs w:val="18"/>
                  <w:lang w:val="en-CA"/>
                  <w:rPrChange w:id="6391"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3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3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4" w:author="Boisvert, Eric" w:date="2016-03-29T09:19:00Z"/>
                <w:rFonts w:ascii="Arial" w:eastAsia="MS Mincho" w:hAnsi="Arial" w:cs="Arial"/>
                <w:sz w:val="18"/>
                <w:szCs w:val="18"/>
              </w:rPr>
            </w:pPr>
            <w:ins w:id="63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6" w:author="Boisvert, Eric" w:date="2016-03-29T09:19:00Z"/>
                <w:rFonts w:cs="Arial"/>
                <w:b/>
                <w:color w:val="FF0000"/>
                <w:szCs w:val="18"/>
                <w:lang w:eastAsia="en-US"/>
              </w:rPr>
            </w:pPr>
            <w:ins w:id="6397"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3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3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0" w:author="Boisvert, Eric" w:date="2016-03-29T09:19:00Z"/>
                <w:rFonts w:ascii="Arial" w:eastAsia="MS Mincho" w:hAnsi="Arial" w:cs="Arial"/>
                <w:sz w:val="18"/>
                <w:szCs w:val="18"/>
              </w:rPr>
            </w:pPr>
            <w:ins w:id="64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02" w:author="Boisvert, Eric" w:date="2016-03-29T09:19:00Z"/>
                <w:rFonts w:ascii="Arial" w:eastAsia="MS Mincho" w:hAnsi="Arial" w:cs="Arial"/>
                <w:sz w:val="18"/>
                <w:szCs w:val="18"/>
              </w:rPr>
            </w:pPr>
            <w:ins w:id="6403"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4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4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6" w:author="Boisvert, Eric" w:date="2016-03-29T09:19:00Z"/>
                <w:rFonts w:ascii="Arial" w:eastAsia="MS Mincho" w:hAnsi="Arial" w:cs="Arial"/>
                <w:sz w:val="18"/>
                <w:szCs w:val="18"/>
              </w:rPr>
            </w:pPr>
            <w:ins w:id="64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8" w:author="Boisvert, Eric" w:date="2016-03-29T09:19:00Z"/>
                <w:rFonts w:cs="Arial"/>
                <w:szCs w:val="18"/>
                <w:lang w:eastAsia="en-US"/>
              </w:rPr>
            </w:pPr>
          </w:p>
        </w:tc>
      </w:tr>
      <w:tr w:rsidR="00480BB6" w:rsidRPr="00DE63EA" w14:paraId="02631127" w14:textId="77777777" w:rsidTr="0024128E">
        <w:trPr>
          <w:ins w:id="64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410" w:author="Boisvert, Eric" w:date="2016-03-29T09:19:00Z"/>
                <w:rFonts w:cs="Arial"/>
                <w:b/>
                <w:szCs w:val="18"/>
              </w:rPr>
            </w:pPr>
            <w:ins w:id="64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2" w:author="Boisvert, Eric" w:date="2016-03-29T09:19:00Z"/>
                <w:rFonts w:cs="Arial"/>
                <w:szCs w:val="18"/>
                <w:lang w:val="en-US"/>
              </w:rPr>
            </w:pPr>
            <w:ins w:id="6413"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4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4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6" w:author="Boisvert, Eric" w:date="2016-03-29T09:19:00Z"/>
                <w:rFonts w:ascii="Arial" w:eastAsia="MS Mincho" w:hAnsi="Arial" w:cs="Arial"/>
                <w:sz w:val="18"/>
                <w:szCs w:val="18"/>
              </w:rPr>
            </w:pPr>
            <w:ins w:id="64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8" w:author="Boisvert, Eric" w:date="2016-03-29T09:19:00Z"/>
                <w:rFonts w:ascii="Arial" w:eastAsia="MS Mincho" w:hAnsi="Arial" w:cs="Arial"/>
                <w:b/>
                <w:color w:val="0000FF"/>
                <w:sz w:val="18"/>
                <w:szCs w:val="18"/>
              </w:rPr>
            </w:pPr>
            <w:ins w:id="6419" w:author="Boisvert, Eric" w:date="2016-03-29T09:19:00Z">
              <w:r w:rsidRPr="00480BB6">
                <w:rPr>
                  <w:rFonts w:ascii="Arial" w:hAnsi="Arial" w:cs="Arial"/>
                  <w:sz w:val="18"/>
                  <w:szCs w:val="18"/>
                  <w:lang w:val="en-CA"/>
                  <w:rPrChange w:id="6420"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4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4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3" w:author="Boisvert, Eric" w:date="2016-03-29T09:19:00Z"/>
                <w:rFonts w:ascii="Arial" w:eastAsia="MS Mincho" w:hAnsi="Arial" w:cs="Arial"/>
                <w:sz w:val="18"/>
                <w:szCs w:val="18"/>
              </w:rPr>
            </w:pPr>
            <w:ins w:id="64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5" w:author="Boisvert, Eric" w:date="2016-03-29T09:19:00Z"/>
                <w:rFonts w:cs="Arial"/>
                <w:b/>
                <w:color w:val="FF0000"/>
                <w:szCs w:val="18"/>
                <w:lang w:eastAsia="en-US"/>
              </w:rPr>
            </w:pPr>
            <w:ins w:id="6426"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4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4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9" w:author="Boisvert, Eric" w:date="2016-03-29T09:19:00Z"/>
                <w:rFonts w:ascii="Arial" w:eastAsia="MS Mincho" w:hAnsi="Arial" w:cs="Arial"/>
                <w:sz w:val="18"/>
                <w:szCs w:val="18"/>
              </w:rPr>
            </w:pPr>
            <w:ins w:id="64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31" w:author="Boisvert, Eric" w:date="2016-03-29T09:19:00Z"/>
                <w:rFonts w:ascii="Arial" w:eastAsia="MS Mincho" w:hAnsi="Arial" w:cs="Arial"/>
                <w:sz w:val="18"/>
                <w:szCs w:val="18"/>
              </w:rPr>
            </w:pPr>
            <w:ins w:id="6432"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4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4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5" w:author="Boisvert, Eric" w:date="2016-03-29T09:19:00Z"/>
                <w:rFonts w:ascii="Arial" w:eastAsia="MS Mincho" w:hAnsi="Arial" w:cs="Arial"/>
                <w:sz w:val="18"/>
                <w:szCs w:val="18"/>
              </w:rPr>
            </w:pPr>
            <w:ins w:id="64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7" w:author="Boisvert, Eric" w:date="2016-03-29T09:19:00Z"/>
                <w:rFonts w:cs="Arial"/>
                <w:szCs w:val="18"/>
                <w:lang w:eastAsia="en-US"/>
              </w:rPr>
            </w:pPr>
          </w:p>
        </w:tc>
      </w:tr>
      <w:tr w:rsidR="00480BB6" w:rsidRPr="00DE63EA" w14:paraId="72C67304" w14:textId="77777777" w:rsidTr="0024128E">
        <w:trPr>
          <w:ins w:id="64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439" w:author="Boisvert, Eric" w:date="2016-03-29T09:19:00Z"/>
                <w:rFonts w:cs="Arial"/>
                <w:b/>
                <w:szCs w:val="18"/>
              </w:rPr>
            </w:pPr>
            <w:ins w:id="64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1" w:author="Boisvert, Eric" w:date="2016-03-29T09:19:00Z"/>
                <w:rFonts w:cs="Arial"/>
                <w:szCs w:val="18"/>
                <w:lang w:val="en-US"/>
              </w:rPr>
            </w:pPr>
            <w:ins w:id="6442"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4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4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5" w:author="Boisvert, Eric" w:date="2016-03-29T09:19:00Z"/>
                <w:rFonts w:ascii="Arial" w:eastAsia="MS Mincho" w:hAnsi="Arial" w:cs="Arial"/>
                <w:sz w:val="18"/>
                <w:szCs w:val="18"/>
              </w:rPr>
            </w:pPr>
            <w:ins w:id="64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7" w:author="Boisvert, Eric" w:date="2016-03-29T09:19:00Z"/>
                <w:rFonts w:ascii="Arial" w:eastAsia="MS Mincho" w:hAnsi="Arial" w:cs="Arial"/>
                <w:b/>
                <w:color w:val="0000FF"/>
                <w:sz w:val="18"/>
                <w:szCs w:val="18"/>
              </w:rPr>
            </w:pPr>
            <w:ins w:id="6448" w:author="Boisvert, Eric" w:date="2016-03-29T09:19:00Z">
              <w:r w:rsidRPr="00480BB6">
                <w:rPr>
                  <w:rFonts w:ascii="Arial" w:hAnsi="Arial" w:cs="Arial"/>
                  <w:sz w:val="18"/>
                  <w:szCs w:val="18"/>
                  <w:lang w:val="en-CA"/>
                  <w:rPrChange w:id="6449"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4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4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2" w:author="Boisvert, Eric" w:date="2016-03-29T09:19:00Z"/>
                <w:rFonts w:ascii="Arial" w:eastAsia="MS Mincho" w:hAnsi="Arial" w:cs="Arial"/>
                <w:sz w:val="18"/>
                <w:szCs w:val="18"/>
              </w:rPr>
            </w:pPr>
            <w:ins w:id="64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4" w:author="Boisvert, Eric" w:date="2016-03-29T09:19:00Z"/>
                <w:rFonts w:cs="Arial"/>
                <w:b/>
                <w:color w:val="FF0000"/>
                <w:szCs w:val="18"/>
                <w:lang w:eastAsia="en-US"/>
              </w:rPr>
            </w:pPr>
            <w:ins w:id="6455"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4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4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8" w:author="Boisvert, Eric" w:date="2016-03-29T09:19:00Z"/>
                <w:rFonts w:ascii="Arial" w:eastAsia="MS Mincho" w:hAnsi="Arial" w:cs="Arial"/>
                <w:sz w:val="18"/>
                <w:szCs w:val="18"/>
              </w:rPr>
            </w:pPr>
            <w:ins w:id="64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60" w:author="Boisvert, Eric" w:date="2016-03-29T09:19:00Z"/>
                <w:rFonts w:ascii="Arial" w:eastAsia="MS Mincho" w:hAnsi="Arial" w:cs="Arial"/>
                <w:sz w:val="18"/>
                <w:szCs w:val="18"/>
              </w:rPr>
            </w:pPr>
            <w:ins w:id="6461"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4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4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4" w:author="Boisvert, Eric" w:date="2016-03-29T09:19:00Z"/>
                <w:rFonts w:ascii="Arial" w:eastAsia="MS Mincho" w:hAnsi="Arial" w:cs="Arial"/>
                <w:sz w:val="18"/>
                <w:szCs w:val="18"/>
              </w:rPr>
            </w:pPr>
            <w:ins w:id="646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6" w:author="Boisvert, Eric" w:date="2016-03-29T09:19:00Z"/>
                <w:rFonts w:cs="Arial"/>
                <w:szCs w:val="18"/>
                <w:lang w:eastAsia="en-US"/>
              </w:rPr>
            </w:pPr>
          </w:p>
        </w:tc>
      </w:tr>
      <w:tr w:rsidR="00480BB6" w:rsidRPr="00DE63EA" w14:paraId="246412EC" w14:textId="77777777" w:rsidTr="0024128E">
        <w:trPr>
          <w:ins w:id="64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468" w:author="Boisvert, Eric" w:date="2016-03-29T09:19:00Z"/>
                <w:rFonts w:cs="Arial"/>
                <w:b/>
                <w:szCs w:val="18"/>
              </w:rPr>
            </w:pPr>
            <w:ins w:id="64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0" w:author="Boisvert, Eric" w:date="2016-03-29T09:19:00Z"/>
                <w:rFonts w:cs="Arial"/>
                <w:szCs w:val="18"/>
                <w:lang w:val="en-US"/>
              </w:rPr>
            </w:pPr>
            <w:ins w:id="6471"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4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4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4" w:author="Boisvert, Eric" w:date="2016-03-29T09:19:00Z"/>
                <w:rFonts w:ascii="Arial" w:eastAsia="MS Mincho" w:hAnsi="Arial" w:cs="Arial"/>
                <w:sz w:val="18"/>
                <w:szCs w:val="18"/>
              </w:rPr>
            </w:pPr>
            <w:ins w:id="64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6" w:author="Boisvert, Eric" w:date="2016-03-29T09:19:00Z"/>
                <w:rFonts w:ascii="Arial" w:eastAsia="MS Mincho" w:hAnsi="Arial" w:cs="Arial"/>
                <w:b/>
                <w:color w:val="0000FF"/>
                <w:sz w:val="18"/>
                <w:szCs w:val="18"/>
              </w:rPr>
            </w:pPr>
            <w:ins w:id="6477" w:author="Boisvert, Eric" w:date="2016-03-29T09:19:00Z">
              <w:r w:rsidRPr="00480BB6">
                <w:rPr>
                  <w:rFonts w:ascii="Arial" w:hAnsi="Arial" w:cs="Arial"/>
                  <w:sz w:val="18"/>
                  <w:szCs w:val="18"/>
                  <w:lang w:val="en-CA"/>
                  <w:rPrChange w:id="6478"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4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4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1" w:author="Boisvert, Eric" w:date="2016-03-29T09:19:00Z"/>
                <w:rFonts w:ascii="Arial" w:eastAsia="MS Mincho" w:hAnsi="Arial" w:cs="Arial"/>
                <w:sz w:val="18"/>
                <w:szCs w:val="18"/>
              </w:rPr>
            </w:pPr>
            <w:ins w:id="648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3" w:author="Boisvert, Eric" w:date="2016-03-29T09:19:00Z"/>
                <w:rFonts w:cs="Arial"/>
                <w:b/>
                <w:color w:val="FF0000"/>
                <w:szCs w:val="18"/>
                <w:lang w:eastAsia="en-US"/>
              </w:rPr>
            </w:pPr>
            <w:ins w:id="6484"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4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4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7" w:author="Boisvert, Eric" w:date="2016-03-29T09:19:00Z"/>
                <w:rFonts w:ascii="Arial" w:eastAsia="MS Mincho" w:hAnsi="Arial" w:cs="Arial"/>
                <w:sz w:val="18"/>
                <w:szCs w:val="18"/>
              </w:rPr>
            </w:pPr>
            <w:ins w:id="64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89" w:author="Boisvert, Eric" w:date="2016-03-29T09:19:00Z"/>
                <w:rFonts w:ascii="Arial" w:eastAsia="MS Mincho" w:hAnsi="Arial" w:cs="Arial"/>
                <w:sz w:val="18"/>
                <w:szCs w:val="18"/>
              </w:rPr>
            </w:pPr>
            <w:ins w:id="6490"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4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4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3" w:author="Boisvert, Eric" w:date="2016-03-29T09:19:00Z"/>
                <w:rFonts w:ascii="Arial" w:eastAsia="MS Mincho" w:hAnsi="Arial" w:cs="Arial"/>
                <w:sz w:val="18"/>
                <w:szCs w:val="18"/>
              </w:rPr>
            </w:pPr>
            <w:ins w:id="649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5" w:author="Boisvert, Eric" w:date="2016-03-29T09:19:00Z"/>
                <w:rFonts w:cs="Arial"/>
                <w:szCs w:val="18"/>
                <w:lang w:eastAsia="en-US"/>
              </w:rPr>
            </w:pPr>
          </w:p>
        </w:tc>
      </w:tr>
      <w:tr w:rsidR="00480BB6" w:rsidRPr="00DE63EA" w14:paraId="662F42C3" w14:textId="77777777" w:rsidTr="0024128E">
        <w:trPr>
          <w:ins w:id="64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497" w:author="Boisvert, Eric" w:date="2016-03-29T09:19:00Z"/>
                <w:rFonts w:cs="Arial"/>
                <w:b/>
                <w:szCs w:val="18"/>
              </w:rPr>
            </w:pPr>
            <w:ins w:id="64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9" w:author="Boisvert, Eric" w:date="2016-03-29T09:19:00Z"/>
                <w:rFonts w:cs="Arial"/>
                <w:szCs w:val="18"/>
                <w:lang w:val="en-US"/>
              </w:rPr>
            </w:pPr>
            <w:ins w:id="6500"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5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5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3" w:author="Boisvert, Eric" w:date="2016-03-29T09:19:00Z"/>
                <w:rFonts w:ascii="Arial" w:eastAsia="MS Mincho" w:hAnsi="Arial" w:cs="Arial"/>
                <w:sz w:val="18"/>
                <w:szCs w:val="18"/>
              </w:rPr>
            </w:pPr>
            <w:ins w:id="65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5" w:author="Boisvert, Eric" w:date="2016-03-29T09:19:00Z"/>
                <w:rFonts w:ascii="Arial" w:eastAsia="MS Mincho" w:hAnsi="Arial" w:cs="Arial"/>
                <w:b/>
                <w:color w:val="0000FF"/>
                <w:sz w:val="18"/>
                <w:szCs w:val="18"/>
              </w:rPr>
            </w:pPr>
            <w:ins w:id="6506" w:author="Boisvert, Eric" w:date="2016-03-29T09:19:00Z">
              <w:r w:rsidRPr="00480BB6">
                <w:rPr>
                  <w:rFonts w:ascii="Arial" w:hAnsi="Arial" w:cs="Arial"/>
                  <w:sz w:val="18"/>
                  <w:szCs w:val="18"/>
                  <w:lang w:val="en-CA"/>
                  <w:rPrChange w:id="6507"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5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65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0" w:author="Boisvert, Eric" w:date="2016-03-29T09:19:00Z"/>
                <w:rFonts w:ascii="Arial" w:eastAsia="MS Mincho" w:hAnsi="Arial" w:cs="Arial"/>
                <w:sz w:val="18"/>
                <w:szCs w:val="18"/>
              </w:rPr>
            </w:pPr>
            <w:ins w:id="65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2" w:author="Boisvert, Eric" w:date="2016-03-29T09:19:00Z"/>
                <w:rFonts w:cs="Arial"/>
                <w:b/>
                <w:color w:val="FF0000"/>
                <w:szCs w:val="18"/>
                <w:lang w:eastAsia="en-US"/>
              </w:rPr>
            </w:pPr>
            <w:ins w:id="6513"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65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65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6" w:author="Boisvert, Eric" w:date="2016-03-29T09:19:00Z"/>
                <w:rFonts w:ascii="Arial" w:eastAsia="MS Mincho" w:hAnsi="Arial" w:cs="Arial"/>
                <w:sz w:val="18"/>
                <w:szCs w:val="18"/>
              </w:rPr>
            </w:pPr>
            <w:ins w:id="65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18" w:author="Boisvert, Eric" w:date="2016-03-29T09:19:00Z"/>
                <w:rFonts w:ascii="Arial" w:eastAsia="MS Mincho" w:hAnsi="Arial" w:cs="Arial"/>
                <w:sz w:val="18"/>
                <w:szCs w:val="18"/>
              </w:rPr>
            </w:pPr>
            <w:ins w:id="6519"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65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65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2" w:author="Boisvert, Eric" w:date="2016-03-29T09:19:00Z"/>
                <w:rFonts w:ascii="Arial" w:eastAsia="MS Mincho" w:hAnsi="Arial" w:cs="Arial"/>
                <w:sz w:val="18"/>
                <w:szCs w:val="18"/>
              </w:rPr>
            </w:pPr>
            <w:ins w:id="65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4" w:author="Boisvert, Eric" w:date="2016-03-29T09:19:00Z"/>
                <w:rFonts w:cs="Arial"/>
                <w:szCs w:val="18"/>
                <w:lang w:eastAsia="en-US"/>
              </w:rPr>
            </w:pPr>
          </w:p>
        </w:tc>
      </w:tr>
      <w:tr w:rsidR="00480BB6" w:rsidRPr="00DE63EA" w14:paraId="74BD5F35" w14:textId="77777777" w:rsidTr="0024128E">
        <w:trPr>
          <w:ins w:id="65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6526" w:author="Boisvert, Eric" w:date="2016-03-29T09:19:00Z"/>
                <w:rFonts w:cs="Arial"/>
                <w:b/>
                <w:szCs w:val="18"/>
              </w:rPr>
            </w:pPr>
            <w:ins w:id="65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8" w:author="Boisvert, Eric" w:date="2016-03-29T09:19:00Z"/>
                <w:rFonts w:cs="Arial"/>
                <w:szCs w:val="18"/>
                <w:lang w:val="en-US"/>
              </w:rPr>
            </w:pPr>
            <w:ins w:id="6529"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65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65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2" w:author="Boisvert, Eric" w:date="2016-03-29T09:19:00Z"/>
                <w:rFonts w:ascii="Arial" w:eastAsia="MS Mincho" w:hAnsi="Arial" w:cs="Arial"/>
                <w:sz w:val="18"/>
                <w:szCs w:val="18"/>
              </w:rPr>
            </w:pPr>
            <w:ins w:id="65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4" w:author="Boisvert, Eric" w:date="2016-03-29T09:19:00Z"/>
                <w:rFonts w:ascii="Arial" w:eastAsia="MS Mincho" w:hAnsi="Arial" w:cs="Arial"/>
                <w:b/>
                <w:color w:val="0000FF"/>
                <w:sz w:val="18"/>
                <w:szCs w:val="18"/>
              </w:rPr>
            </w:pPr>
            <w:ins w:id="6535" w:author="Boisvert, Eric" w:date="2016-03-29T09:19:00Z">
              <w:r w:rsidRPr="00480BB6">
                <w:rPr>
                  <w:rFonts w:ascii="Arial" w:hAnsi="Arial" w:cs="Arial"/>
                  <w:sz w:val="18"/>
                  <w:szCs w:val="18"/>
                  <w:lang w:val="en-CA"/>
                  <w:rPrChange w:id="6536"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65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65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9" w:author="Boisvert, Eric" w:date="2016-03-29T09:19:00Z"/>
                <w:rFonts w:ascii="Arial" w:eastAsia="MS Mincho" w:hAnsi="Arial" w:cs="Arial"/>
                <w:sz w:val="18"/>
                <w:szCs w:val="18"/>
              </w:rPr>
            </w:pPr>
            <w:ins w:id="654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1" w:author="Boisvert, Eric" w:date="2016-03-29T09:19:00Z"/>
                <w:rFonts w:cs="Arial"/>
                <w:b/>
                <w:color w:val="FF0000"/>
                <w:szCs w:val="18"/>
                <w:lang w:eastAsia="en-US"/>
              </w:rPr>
            </w:pPr>
            <w:ins w:id="6542"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65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65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5" w:author="Boisvert, Eric" w:date="2016-03-29T09:19:00Z"/>
                <w:rFonts w:ascii="Arial" w:eastAsia="MS Mincho" w:hAnsi="Arial" w:cs="Arial"/>
                <w:sz w:val="18"/>
                <w:szCs w:val="18"/>
              </w:rPr>
            </w:pPr>
            <w:ins w:id="654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47" w:author="Boisvert, Eric" w:date="2016-03-29T09:19:00Z"/>
                <w:rFonts w:ascii="Arial" w:eastAsia="MS Mincho" w:hAnsi="Arial" w:cs="Arial"/>
                <w:sz w:val="18"/>
                <w:szCs w:val="18"/>
              </w:rPr>
            </w:pPr>
            <w:ins w:id="6548"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65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65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1" w:author="Boisvert, Eric" w:date="2016-03-29T09:19:00Z"/>
                <w:rFonts w:ascii="Arial" w:eastAsia="MS Mincho" w:hAnsi="Arial" w:cs="Arial"/>
                <w:sz w:val="18"/>
                <w:szCs w:val="18"/>
              </w:rPr>
            </w:pPr>
            <w:ins w:id="65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3" w:author="Boisvert, Eric" w:date="2016-03-29T09:19:00Z"/>
                <w:rFonts w:cs="Arial"/>
                <w:szCs w:val="18"/>
                <w:lang w:eastAsia="en-US"/>
              </w:rPr>
            </w:pPr>
          </w:p>
        </w:tc>
      </w:tr>
      <w:tr w:rsidR="00480BB6" w:rsidRPr="00DE63EA" w14:paraId="69EF98CD" w14:textId="77777777" w:rsidTr="0024128E">
        <w:trPr>
          <w:ins w:id="65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6555" w:author="Boisvert, Eric" w:date="2016-03-29T09:19:00Z"/>
                <w:rFonts w:cs="Arial"/>
                <w:b/>
                <w:szCs w:val="18"/>
              </w:rPr>
            </w:pPr>
            <w:ins w:id="655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7" w:author="Boisvert, Eric" w:date="2016-03-29T09:19:00Z"/>
                <w:rFonts w:cs="Arial"/>
                <w:szCs w:val="18"/>
                <w:lang w:val="en-US"/>
              </w:rPr>
            </w:pPr>
            <w:ins w:id="6558"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65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65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1" w:author="Boisvert, Eric" w:date="2016-03-29T09:19:00Z"/>
                <w:rFonts w:ascii="Arial" w:eastAsia="MS Mincho" w:hAnsi="Arial" w:cs="Arial"/>
                <w:sz w:val="18"/>
                <w:szCs w:val="18"/>
              </w:rPr>
            </w:pPr>
            <w:ins w:id="65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3" w:author="Boisvert, Eric" w:date="2016-03-29T09:19:00Z"/>
                <w:rFonts w:ascii="Arial" w:eastAsia="MS Mincho" w:hAnsi="Arial" w:cs="Arial"/>
                <w:b/>
                <w:color w:val="0000FF"/>
                <w:sz w:val="18"/>
                <w:szCs w:val="18"/>
              </w:rPr>
            </w:pPr>
            <w:ins w:id="6564" w:author="Boisvert, Eric" w:date="2016-03-29T09:19:00Z">
              <w:r w:rsidRPr="00480BB6">
                <w:rPr>
                  <w:rFonts w:ascii="Arial" w:hAnsi="Arial" w:cs="Arial"/>
                  <w:sz w:val="18"/>
                  <w:szCs w:val="18"/>
                  <w:lang w:val="en-CA"/>
                  <w:rPrChange w:id="6565"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65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65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8" w:author="Boisvert, Eric" w:date="2016-03-29T09:19:00Z"/>
                <w:rFonts w:ascii="Arial" w:eastAsia="MS Mincho" w:hAnsi="Arial" w:cs="Arial"/>
                <w:sz w:val="18"/>
                <w:szCs w:val="18"/>
              </w:rPr>
            </w:pPr>
            <w:ins w:id="656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0" w:author="Boisvert, Eric" w:date="2016-03-29T09:19:00Z"/>
                <w:rFonts w:cs="Arial"/>
                <w:b/>
                <w:color w:val="FF0000"/>
                <w:szCs w:val="18"/>
                <w:lang w:eastAsia="en-US"/>
              </w:rPr>
            </w:pPr>
            <w:ins w:id="6571"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65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65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4" w:author="Boisvert, Eric" w:date="2016-03-29T09:19:00Z"/>
                <w:rFonts w:ascii="Arial" w:eastAsia="MS Mincho" w:hAnsi="Arial" w:cs="Arial"/>
                <w:sz w:val="18"/>
                <w:szCs w:val="18"/>
              </w:rPr>
            </w:pPr>
            <w:ins w:id="657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76" w:author="Boisvert, Eric" w:date="2016-03-29T09:19:00Z"/>
                <w:rFonts w:ascii="Arial" w:eastAsia="MS Mincho" w:hAnsi="Arial" w:cs="Arial"/>
                <w:sz w:val="18"/>
                <w:szCs w:val="18"/>
              </w:rPr>
            </w:pPr>
            <w:ins w:id="6577"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65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65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0" w:author="Boisvert, Eric" w:date="2016-03-29T09:19:00Z"/>
                <w:rFonts w:ascii="Arial" w:eastAsia="MS Mincho" w:hAnsi="Arial" w:cs="Arial"/>
                <w:sz w:val="18"/>
                <w:szCs w:val="18"/>
              </w:rPr>
            </w:pPr>
            <w:ins w:id="658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2" w:author="Boisvert, Eric" w:date="2016-03-29T09:19:00Z"/>
                <w:rFonts w:cs="Arial"/>
                <w:szCs w:val="18"/>
                <w:lang w:eastAsia="en-US"/>
              </w:rPr>
            </w:pPr>
          </w:p>
        </w:tc>
      </w:tr>
      <w:tr w:rsidR="00480BB6" w:rsidRPr="00DE63EA" w14:paraId="06CD22DE" w14:textId="77777777" w:rsidTr="0024128E">
        <w:trPr>
          <w:ins w:id="658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6584" w:author="Boisvert, Eric" w:date="2016-03-29T09:19:00Z"/>
                <w:rFonts w:cs="Arial"/>
                <w:b/>
                <w:szCs w:val="18"/>
              </w:rPr>
            </w:pPr>
            <w:ins w:id="658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6" w:author="Boisvert, Eric" w:date="2016-03-29T09:19:00Z"/>
                <w:rFonts w:cs="Arial"/>
                <w:szCs w:val="18"/>
                <w:lang w:val="en-US"/>
              </w:rPr>
            </w:pPr>
            <w:ins w:id="6587"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65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65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0" w:author="Boisvert, Eric" w:date="2016-03-29T09:19:00Z"/>
                <w:rFonts w:ascii="Arial" w:eastAsia="MS Mincho" w:hAnsi="Arial" w:cs="Arial"/>
                <w:sz w:val="18"/>
                <w:szCs w:val="18"/>
              </w:rPr>
            </w:pPr>
            <w:ins w:id="659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2" w:author="Boisvert, Eric" w:date="2016-03-29T09:19:00Z"/>
                <w:rFonts w:ascii="Arial" w:eastAsia="MS Mincho" w:hAnsi="Arial" w:cs="Arial"/>
                <w:b/>
                <w:color w:val="0000FF"/>
                <w:sz w:val="18"/>
                <w:szCs w:val="18"/>
              </w:rPr>
            </w:pPr>
            <w:ins w:id="6593" w:author="Boisvert, Eric" w:date="2016-03-29T09:19:00Z">
              <w:r w:rsidRPr="00480BB6">
                <w:rPr>
                  <w:rFonts w:ascii="Arial" w:hAnsi="Arial" w:cs="Arial"/>
                  <w:sz w:val="18"/>
                  <w:szCs w:val="18"/>
                  <w:lang w:val="en-CA"/>
                  <w:rPrChange w:id="6594"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65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65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7" w:author="Boisvert, Eric" w:date="2016-03-29T09:19:00Z"/>
                <w:rFonts w:ascii="Arial" w:eastAsia="MS Mincho" w:hAnsi="Arial" w:cs="Arial"/>
                <w:sz w:val="18"/>
                <w:szCs w:val="18"/>
              </w:rPr>
            </w:pPr>
            <w:ins w:id="65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9" w:author="Boisvert, Eric" w:date="2016-03-29T09:19:00Z"/>
                <w:rFonts w:cs="Arial"/>
                <w:b/>
                <w:color w:val="FF0000"/>
                <w:szCs w:val="18"/>
                <w:lang w:eastAsia="en-US"/>
              </w:rPr>
            </w:pPr>
            <w:ins w:id="6600" w:author="Boisvert, Eric" w:date="2016-03-29T09:19:00Z">
              <w:r>
                <w:rPr>
                  <w:rFonts w:cs="Arial"/>
                  <w:szCs w:val="18"/>
                  <w:lang w:val="en-CA"/>
                </w:rPr>
                <w:t xml:space="preserve">Ensure that a GSML_QuantityRange lowerValue and upperValue </w:t>
              </w:r>
              <w:r>
                <w:rPr>
                  <w:rFonts w:cs="Arial"/>
                  <w:szCs w:val="18"/>
                  <w:lang w:val="en-CA"/>
                </w:rPr>
                <w:lastRenderedPageBreak/>
                <w:t>matches the quantities in the “value” property</w:t>
              </w:r>
            </w:ins>
          </w:p>
        </w:tc>
      </w:tr>
      <w:tr w:rsidR="00480BB6" w:rsidRPr="00DE63EA" w14:paraId="2BD65D51" w14:textId="77777777" w:rsidTr="0024128E">
        <w:trPr>
          <w:trHeight w:val="645"/>
          <w:ins w:id="66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66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3" w:author="Boisvert, Eric" w:date="2016-03-29T09:19:00Z"/>
                <w:rFonts w:ascii="Arial" w:eastAsia="MS Mincho" w:hAnsi="Arial" w:cs="Arial"/>
                <w:sz w:val="18"/>
                <w:szCs w:val="18"/>
              </w:rPr>
            </w:pPr>
            <w:ins w:id="660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05" w:author="Boisvert, Eric" w:date="2016-03-29T09:19:00Z"/>
                <w:rFonts w:ascii="Arial" w:eastAsia="MS Mincho" w:hAnsi="Arial" w:cs="Arial"/>
                <w:sz w:val="18"/>
                <w:szCs w:val="18"/>
              </w:rPr>
            </w:pPr>
            <w:ins w:id="6606"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66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66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9" w:author="Boisvert, Eric" w:date="2016-03-29T09:19:00Z"/>
                <w:rFonts w:ascii="Arial" w:eastAsia="MS Mincho" w:hAnsi="Arial" w:cs="Arial"/>
                <w:sz w:val="18"/>
                <w:szCs w:val="18"/>
              </w:rPr>
            </w:pPr>
            <w:ins w:id="661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1" w:author="Boisvert, Eric" w:date="2016-03-29T09:19:00Z"/>
                <w:rFonts w:cs="Arial"/>
                <w:szCs w:val="18"/>
                <w:lang w:eastAsia="en-US"/>
              </w:rPr>
            </w:pPr>
          </w:p>
        </w:tc>
      </w:tr>
    </w:tbl>
    <w:p w14:paraId="298D873A" w14:textId="77777777" w:rsidR="00480BB6" w:rsidRDefault="00480BB6" w:rsidP="00480BB6">
      <w:pPr>
        <w:rPr>
          <w:ins w:id="6612" w:author="Boisvert, Eric" w:date="2016-03-29T09:19:00Z"/>
        </w:rPr>
      </w:pPr>
    </w:p>
    <w:p w14:paraId="35899589" w14:textId="77777777" w:rsidR="00480BB6" w:rsidRDefault="00480BB6" w:rsidP="00480BB6">
      <w:pPr>
        <w:rPr>
          <w:ins w:id="6613" w:author="Boisvert, Eric" w:date="2016-03-29T09:19:00Z"/>
        </w:rPr>
      </w:pPr>
      <w:ins w:id="6614" w:author="Boisvert, Eric" w:date="2016-03-29T09:19:00Z">
        <w:r>
          <w:br w:type="page"/>
        </w:r>
      </w:ins>
    </w:p>
    <w:p w14:paraId="7A3A7DF6" w14:textId="77777777" w:rsidR="00480BB6" w:rsidRDefault="00480BB6" w:rsidP="00480BB6">
      <w:pPr>
        <w:rPr>
          <w:ins w:id="6615" w:author="Boisvert, Eric" w:date="2016-03-29T09:19:00Z"/>
        </w:rPr>
      </w:pPr>
    </w:p>
    <w:p w14:paraId="30FF345D" w14:textId="77777777" w:rsidR="00480BB6" w:rsidRDefault="00480BB6">
      <w:pPr>
        <w:pStyle w:val="OGCAnnexXX"/>
        <w:rPr>
          <w:ins w:id="6616" w:author="Boisvert, Eric" w:date="2016-03-29T09:19:00Z"/>
        </w:rPr>
        <w:pPrChange w:id="6617" w:author="Eric Boisvert" w:date="2016-04-02T13:00:00Z">
          <w:pPr>
            <w:pStyle w:val="Heading3"/>
            <w:numPr>
              <w:ilvl w:val="0"/>
              <w:numId w:val="0"/>
            </w:numPr>
            <w:ind w:left="720" w:hanging="720"/>
          </w:pPr>
        </w:pPrChange>
      </w:pPr>
      <w:bookmarkStart w:id="6618" w:name="_Toc447367203"/>
      <w:ins w:id="6619" w:author="Boisvert, Eric" w:date="2016-03-29T09:19:00Z">
        <w:del w:id="6620" w:author="Eric Boisvert" w:date="2016-04-02T12:17:00Z">
          <w:r w:rsidDel="00231114">
            <w:delText xml:space="preserve">A.2.1 </w:delText>
          </w:r>
        </w:del>
        <w:r>
          <w:t>Conformance class: GeoSciML Extension Logical Model</w:t>
        </w:r>
        <w:bookmarkEnd w:id="6618"/>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66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6622" w:author="Boisvert, Eric" w:date="2016-03-29T09:19:00Z"/>
                <w:rFonts w:cs="Arial"/>
                <w:szCs w:val="18"/>
                <w:lang w:eastAsia="en-US"/>
              </w:rPr>
            </w:pPr>
            <w:ins w:id="662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6624" w:author="Boisvert, Eric" w:date="2016-03-29T09:19:00Z"/>
                <w:rFonts w:cs="Arial"/>
                <w:b/>
                <w:color w:val="0000FF"/>
                <w:szCs w:val="18"/>
                <w:lang w:eastAsia="en-US"/>
              </w:rPr>
            </w:pPr>
            <w:ins w:id="6625"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662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6627" w:author="Boisvert, Eric" w:date="2016-03-29T09:19:00Z"/>
                <w:rFonts w:cs="Arial"/>
                <w:szCs w:val="18"/>
                <w:lang w:eastAsia="en-US"/>
              </w:rPr>
            </w:pPr>
            <w:ins w:id="662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9" w:author="Boisvert, Eric" w:date="2016-03-29T09:19:00Z"/>
                <w:rFonts w:cs="Arial"/>
                <w:b/>
                <w:color w:val="0000FF"/>
                <w:szCs w:val="18"/>
                <w:lang w:eastAsia="en-US"/>
              </w:rPr>
            </w:pPr>
            <w:ins w:id="6630" w:author="Boisvert, Eric" w:date="2016-03-29T09:19:00Z">
              <w:r>
                <w:rPr>
                  <w:rFonts w:cs="Arial"/>
                  <w:szCs w:val="18"/>
                  <w:lang w:val="en-US"/>
                </w:rPr>
                <w:t>/req/gsml4-extension</w:t>
              </w:r>
            </w:ins>
          </w:p>
        </w:tc>
      </w:tr>
      <w:tr w:rsidR="00480BB6" w:rsidRPr="00DE63EA" w14:paraId="1E3F7EC4" w14:textId="77777777" w:rsidTr="0024128E">
        <w:trPr>
          <w:ins w:id="663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6632" w:author="Boisvert, Eric" w:date="2016-03-29T09:19:00Z"/>
                <w:rFonts w:cs="Arial"/>
                <w:b/>
                <w:szCs w:val="18"/>
              </w:rPr>
            </w:pPr>
            <w:ins w:id="663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4" w:author="Boisvert, Eric" w:date="2016-03-29T09:19:00Z"/>
                <w:rFonts w:cs="Arial"/>
                <w:szCs w:val="18"/>
                <w:lang w:val="en-US"/>
              </w:rPr>
            </w:pPr>
            <w:ins w:id="6635" w:author="Boisvert, Eric" w:date="2016-03-29T09:19:00Z">
              <w:r>
                <w:rPr>
                  <w:rFonts w:cs="Arial"/>
                  <w:szCs w:val="18"/>
                  <w:lang w:val="en-US"/>
                </w:rPr>
                <w:t>/conf/gsml4-basic</w:t>
              </w:r>
            </w:ins>
          </w:p>
        </w:tc>
      </w:tr>
      <w:tr w:rsidR="00480BB6" w:rsidRPr="00DE63EA" w14:paraId="015588B4" w14:textId="77777777" w:rsidTr="0024128E">
        <w:trPr>
          <w:ins w:id="66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6637" w:author="Boisvert, Eric" w:date="2016-03-29T09:19:00Z"/>
                <w:rFonts w:cs="Arial"/>
                <w:b/>
                <w:szCs w:val="18"/>
              </w:rPr>
            </w:pPr>
            <w:ins w:id="66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9" w:author="Boisvert, Eric" w:date="2016-03-29T09:19:00Z"/>
                <w:rFonts w:cs="Arial"/>
                <w:szCs w:val="18"/>
                <w:lang w:val="en-US"/>
              </w:rPr>
            </w:pPr>
            <w:ins w:id="6640"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66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66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3" w:author="Boisvert, Eric" w:date="2016-03-29T09:19:00Z"/>
                <w:rFonts w:ascii="Arial" w:eastAsia="MS Mincho" w:hAnsi="Arial" w:cs="Arial"/>
                <w:sz w:val="18"/>
                <w:szCs w:val="18"/>
              </w:rPr>
            </w:pPr>
            <w:ins w:id="66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5" w:author="Boisvert, Eric" w:date="2016-03-29T09:19:00Z"/>
                <w:rFonts w:ascii="Arial" w:eastAsia="MS Mincho" w:hAnsi="Arial" w:cs="Arial"/>
                <w:b/>
                <w:color w:val="0000FF"/>
                <w:sz w:val="18"/>
                <w:szCs w:val="18"/>
              </w:rPr>
            </w:pPr>
            <w:ins w:id="6646" w:author="Boisvert, Eric" w:date="2016-03-29T09:19:00Z">
              <w:r w:rsidRPr="00480BB6">
                <w:rPr>
                  <w:rFonts w:ascii="Arial" w:hAnsi="Arial" w:cs="Arial"/>
                  <w:sz w:val="18"/>
                  <w:szCs w:val="18"/>
                  <w:lang w:val="en-CA"/>
                  <w:rPrChange w:id="6647"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66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66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0" w:author="Boisvert, Eric" w:date="2016-03-29T09:19:00Z"/>
                <w:rFonts w:ascii="Arial" w:eastAsia="MS Mincho" w:hAnsi="Arial" w:cs="Arial"/>
                <w:sz w:val="18"/>
                <w:szCs w:val="18"/>
              </w:rPr>
            </w:pPr>
            <w:ins w:id="66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2" w:author="Boisvert, Eric" w:date="2016-03-29T09:19:00Z"/>
                <w:rFonts w:cs="Arial"/>
                <w:b/>
                <w:color w:val="FF0000"/>
                <w:szCs w:val="18"/>
                <w:lang w:eastAsia="en-US"/>
              </w:rPr>
            </w:pPr>
            <w:ins w:id="6653"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66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66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6" w:author="Boisvert, Eric" w:date="2016-03-29T09:19:00Z"/>
                <w:rFonts w:ascii="Arial" w:eastAsia="MS Mincho" w:hAnsi="Arial" w:cs="Arial"/>
                <w:sz w:val="18"/>
                <w:szCs w:val="18"/>
              </w:rPr>
            </w:pPr>
            <w:ins w:id="66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58" w:author="Boisvert, Eric" w:date="2016-03-29T09:19:00Z"/>
                <w:rFonts w:ascii="Arial" w:eastAsia="MS Mincho" w:hAnsi="Arial" w:cs="Arial"/>
                <w:sz w:val="18"/>
                <w:szCs w:val="18"/>
              </w:rPr>
            </w:pPr>
            <w:ins w:id="6659"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66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66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2" w:author="Boisvert, Eric" w:date="2016-03-29T09:19:00Z"/>
                <w:rFonts w:ascii="Arial" w:eastAsia="MS Mincho" w:hAnsi="Arial" w:cs="Arial"/>
                <w:sz w:val="18"/>
                <w:szCs w:val="18"/>
              </w:rPr>
            </w:pPr>
            <w:ins w:id="66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4" w:author="Boisvert, Eric" w:date="2016-03-29T09:19:00Z"/>
                <w:rFonts w:cs="Arial"/>
                <w:szCs w:val="18"/>
                <w:lang w:eastAsia="en-US"/>
              </w:rPr>
            </w:pPr>
          </w:p>
        </w:tc>
      </w:tr>
      <w:tr w:rsidR="00480BB6" w:rsidRPr="00DE63EA" w14:paraId="2D7E0ED3" w14:textId="77777777" w:rsidTr="0024128E">
        <w:trPr>
          <w:ins w:id="66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6666" w:author="Boisvert, Eric" w:date="2016-03-29T09:19:00Z"/>
                <w:rFonts w:cs="Arial"/>
                <w:b/>
                <w:szCs w:val="18"/>
              </w:rPr>
            </w:pPr>
            <w:ins w:id="666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8" w:author="Boisvert, Eric" w:date="2016-03-29T09:19:00Z"/>
                <w:rFonts w:cs="Arial"/>
                <w:szCs w:val="18"/>
                <w:lang w:val="en-US"/>
              </w:rPr>
            </w:pPr>
            <w:ins w:id="6669"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66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66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2" w:author="Boisvert, Eric" w:date="2016-03-29T09:19:00Z"/>
                <w:rFonts w:ascii="Arial" w:eastAsia="MS Mincho" w:hAnsi="Arial" w:cs="Arial"/>
                <w:sz w:val="18"/>
                <w:szCs w:val="18"/>
              </w:rPr>
            </w:pPr>
            <w:ins w:id="66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4" w:author="Boisvert, Eric" w:date="2016-03-29T09:19:00Z"/>
                <w:rFonts w:ascii="Arial" w:eastAsia="MS Mincho" w:hAnsi="Arial" w:cs="Arial"/>
                <w:b/>
                <w:color w:val="0000FF"/>
                <w:sz w:val="18"/>
                <w:szCs w:val="18"/>
              </w:rPr>
            </w:pPr>
            <w:ins w:id="6675" w:author="Boisvert, Eric" w:date="2016-03-29T09:19:00Z">
              <w:r w:rsidRPr="00480BB6">
                <w:rPr>
                  <w:rFonts w:ascii="Arial" w:hAnsi="Arial" w:cs="Arial"/>
                  <w:sz w:val="18"/>
                  <w:szCs w:val="18"/>
                  <w:lang w:val="en-CA"/>
                  <w:rPrChange w:id="6676"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66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66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9" w:author="Boisvert, Eric" w:date="2016-03-29T09:19:00Z"/>
                <w:rFonts w:ascii="Arial" w:eastAsia="MS Mincho" w:hAnsi="Arial" w:cs="Arial"/>
                <w:sz w:val="18"/>
                <w:szCs w:val="18"/>
              </w:rPr>
            </w:pPr>
            <w:ins w:id="66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1" w:author="Boisvert, Eric" w:date="2016-03-29T09:19:00Z"/>
                <w:rFonts w:cs="Arial"/>
                <w:b/>
                <w:color w:val="FF0000"/>
                <w:szCs w:val="18"/>
                <w:lang w:eastAsia="en-US"/>
              </w:rPr>
            </w:pPr>
            <w:ins w:id="6682"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66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66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5" w:author="Boisvert, Eric" w:date="2016-03-29T09:19:00Z"/>
                <w:rFonts w:ascii="Arial" w:eastAsia="MS Mincho" w:hAnsi="Arial" w:cs="Arial"/>
                <w:sz w:val="18"/>
                <w:szCs w:val="18"/>
              </w:rPr>
            </w:pPr>
            <w:ins w:id="66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87" w:author="Boisvert, Eric" w:date="2016-03-29T09:19:00Z"/>
                <w:rFonts w:ascii="Arial" w:eastAsia="MS Mincho" w:hAnsi="Arial" w:cs="Arial"/>
                <w:sz w:val="18"/>
                <w:szCs w:val="18"/>
              </w:rPr>
            </w:pPr>
            <w:ins w:id="6688"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66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66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1" w:author="Boisvert, Eric" w:date="2016-03-29T09:19:00Z"/>
                <w:rFonts w:ascii="Arial" w:eastAsia="MS Mincho" w:hAnsi="Arial" w:cs="Arial"/>
                <w:sz w:val="18"/>
                <w:szCs w:val="18"/>
              </w:rPr>
            </w:pPr>
            <w:ins w:id="66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3" w:author="Boisvert, Eric" w:date="2016-03-29T09:19:00Z"/>
                <w:rFonts w:cs="Arial"/>
                <w:szCs w:val="18"/>
                <w:lang w:eastAsia="en-US"/>
              </w:rPr>
            </w:pPr>
          </w:p>
        </w:tc>
      </w:tr>
      <w:tr w:rsidR="00480BB6" w:rsidRPr="00DE63EA" w14:paraId="66178CA9" w14:textId="77777777" w:rsidTr="0024128E">
        <w:trPr>
          <w:ins w:id="669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6695" w:author="Boisvert, Eric" w:date="2016-03-29T09:19:00Z"/>
                <w:rFonts w:cs="Arial"/>
                <w:b/>
                <w:szCs w:val="18"/>
              </w:rPr>
            </w:pPr>
            <w:ins w:id="669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7" w:author="Boisvert, Eric" w:date="2016-03-29T09:19:00Z"/>
                <w:rFonts w:cs="Arial"/>
                <w:szCs w:val="18"/>
                <w:lang w:val="en-US"/>
              </w:rPr>
            </w:pPr>
            <w:ins w:id="6698"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66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67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1" w:author="Boisvert, Eric" w:date="2016-03-29T09:19:00Z"/>
                <w:rFonts w:ascii="Arial" w:eastAsia="MS Mincho" w:hAnsi="Arial" w:cs="Arial"/>
                <w:sz w:val="18"/>
                <w:szCs w:val="18"/>
              </w:rPr>
            </w:pPr>
            <w:ins w:id="67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3" w:author="Boisvert, Eric" w:date="2016-03-29T09:19:00Z"/>
                <w:rFonts w:ascii="Arial" w:eastAsia="MS Mincho" w:hAnsi="Arial" w:cs="Arial"/>
                <w:b/>
                <w:color w:val="0000FF"/>
                <w:sz w:val="18"/>
                <w:szCs w:val="18"/>
              </w:rPr>
            </w:pPr>
            <w:ins w:id="6704" w:author="Boisvert, Eric" w:date="2016-03-29T09:19:00Z">
              <w:r w:rsidRPr="00480BB6">
                <w:rPr>
                  <w:rFonts w:ascii="Arial" w:hAnsi="Arial" w:cs="Arial"/>
                  <w:sz w:val="18"/>
                  <w:szCs w:val="18"/>
                  <w:lang w:val="en-CA"/>
                  <w:rPrChange w:id="6705"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67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67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8" w:author="Boisvert, Eric" w:date="2016-03-29T09:19:00Z"/>
                <w:rFonts w:ascii="Arial" w:eastAsia="MS Mincho" w:hAnsi="Arial" w:cs="Arial"/>
                <w:sz w:val="18"/>
                <w:szCs w:val="18"/>
              </w:rPr>
            </w:pPr>
            <w:ins w:id="67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0" w:author="Boisvert, Eric" w:date="2016-03-29T09:19:00Z"/>
                <w:rFonts w:cs="Arial"/>
                <w:b/>
                <w:color w:val="FF0000"/>
                <w:szCs w:val="18"/>
                <w:lang w:eastAsia="en-US"/>
              </w:rPr>
            </w:pPr>
            <w:ins w:id="6711"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67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67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4" w:author="Boisvert, Eric" w:date="2016-03-29T09:19:00Z"/>
                <w:rFonts w:ascii="Arial" w:eastAsia="MS Mincho" w:hAnsi="Arial" w:cs="Arial"/>
                <w:sz w:val="18"/>
                <w:szCs w:val="18"/>
              </w:rPr>
            </w:pPr>
            <w:ins w:id="67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6" w:author="Boisvert, Eric" w:date="2016-03-29T09:19:00Z"/>
                <w:rFonts w:ascii="Arial" w:eastAsia="MS Mincho" w:hAnsi="Arial" w:cs="Arial"/>
                <w:sz w:val="18"/>
                <w:szCs w:val="18"/>
              </w:rPr>
            </w:pPr>
            <w:ins w:id="6717"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67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67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0" w:author="Boisvert, Eric" w:date="2016-03-29T09:19:00Z"/>
                <w:rFonts w:ascii="Arial" w:eastAsia="MS Mincho" w:hAnsi="Arial" w:cs="Arial"/>
                <w:sz w:val="18"/>
                <w:szCs w:val="18"/>
              </w:rPr>
            </w:pPr>
            <w:ins w:id="67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2" w:author="Boisvert, Eric" w:date="2016-03-29T09:19:00Z"/>
                <w:rFonts w:cs="Arial"/>
                <w:szCs w:val="18"/>
                <w:lang w:eastAsia="en-US"/>
              </w:rPr>
            </w:pPr>
          </w:p>
        </w:tc>
      </w:tr>
      <w:tr w:rsidR="00480BB6" w:rsidRPr="00DE63EA" w14:paraId="7A02F09B" w14:textId="77777777" w:rsidTr="0024128E">
        <w:trPr>
          <w:ins w:id="67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6724" w:author="Boisvert, Eric" w:date="2016-03-29T09:19:00Z"/>
                <w:rFonts w:cs="Arial"/>
                <w:b/>
                <w:szCs w:val="18"/>
              </w:rPr>
            </w:pPr>
            <w:ins w:id="6725"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6" w:author="Boisvert, Eric" w:date="2016-03-29T09:19:00Z"/>
                <w:rFonts w:cs="Arial"/>
                <w:szCs w:val="18"/>
                <w:lang w:val="en-US"/>
              </w:rPr>
            </w:pPr>
            <w:ins w:id="6727"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67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67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0" w:author="Boisvert, Eric" w:date="2016-03-29T09:19:00Z"/>
                <w:rFonts w:ascii="Arial" w:eastAsia="MS Mincho" w:hAnsi="Arial" w:cs="Arial"/>
                <w:sz w:val="18"/>
                <w:szCs w:val="18"/>
              </w:rPr>
            </w:pPr>
            <w:ins w:id="67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2" w:author="Boisvert, Eric" w:date="2016-03-29T09:19:00Z"/>
                <w:rFonts w:ascii="Arial" w:eastAsia="MS Mincho" w:hAnsi="Arial" w:cs="Arial"/>
                <w:b/>
                <w:color w:val="0000FF"/>
                <w:sz w:val="18"/>
                <w:szCs w:val="18"/>
              </w:rPr>
            </w:pPr>
            <w:ins w:id="6733"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67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67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6" w:author="Boisvert, Eric" w:date="2016-03-29T09:19:00Z"/>
                <w:rFonts w:ascii="Arial" w:eastAsia="MS Mincho" w:hAnsi="Arial" w:cs="Arial"/>
                <w:sz w:val="18"/>
                <w:szCs w:val="18"/>
              </w:rPr>
            </w:pPr>
            <w:ins w:id="67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8" w:author="Boisvert, Eric" w:date="2016-03-29T09:19:00Z"/>
                <w:rFonts w:cs="Arial"/>
                <w:b/>
                <w:color w:val="FF0000"/>
                <w:szCs w:val="18"/>
                <w:lang w:eastAsia="en-US"/>
              </w:rPr>
            </w:pPr>
            <w:ins w:id="6739"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67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67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2" w:author="Boisvert, Eric" w:date="2016-03-29T09:19:00Z"/>
                <w:rFonts w:ascii="Arial" w:eastAsia="MS Mincho" w:hAnsi="Arial" w:cs="Arial"/>
                <w:sz w:val="18"/>
                <w:szCs w:val="18"/>
              </w:rPr>
            </w:pPr>
            <w:ins w:id="67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4" w:author="Boisvert, Eric" w:date="2016-03-29T09:19:00Z"/>
                <w:rFonts w:ascii="Arial" w:eastAsia="MS Mincho" w:hAnsi="Arial" w:cs="Arial"/>
                <w:sz w:val="18"/>
                <w:szCs w:val="18"/>
              </w:rPr>
            </w:pPr>
            <w:ins w:id="6745"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67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67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8" w:author="Boisvert, Eric" w:date="2016-03-29T09:19:00Z"/>
                <w:rFonts w:ascii="Arial" w:eastAsia="MS Mincho" w:hAnsi="Arial" w:cs="Arial"/>
                <w:sz w:val="18"/>
                <w:szCs w:val="18"/>
              </w:rPr>
            </w:pPr>
            <w:ins w:id="67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0" w:author="Boisvert, Eric" w:date="2016-03-29T09:19:00Z"/>
                <w:rFonts w:cs="Arial"/>
                <w:szCs w:val="18"/>
                <w:lang w:eastAsia="en-US"/>
              </w:rPr>
            </w:pPr>
          </w:p>
        </w:tc>
      </w:tr>
    </w:tbl>
    <w:p w14:paraId="6ADE61B3" w14:textId="77777777" w:rsidR="00480BB6" w:rsidRDefault="00480BB6" w:rsidP="00480BB6">
      <w:pPr>
        <w:rPr>
          <w:ins w:id="6751" w:author="Boisvert, Eric" w:date="2016-03-29T09:19:00Z"/>
        </w:rPr>
      </w:pPr>
    </w:p>
    <w:p w14:paraId="70570D14" w14:textId="77777777" w:rsidR="00480BB6" w:rsidRDefault="00480BB6" w:rsidP="00480BB6">
      <w:pPr>
        <w:rPr>
          <w:ins w:id="6752" w:author="Boisvert, Eric" w:date="2016-03-29T09:19:00Z"/>
        </w:rPr>
      </w:pPr>
      <w:ins w:id="6753" w:author="Boisvert, Eric" w:date="2016-03-29T09:19:00Z">
        <w:r>
          <w:br w:type="page"/>
        </w:r>
      </w:ins>
    </w:p>
    <w:p w14:paraId="569DBE9C" w14:textId="77777777" w:rsidR="00480BB6" w:rsidRDefault="00480BB6" w:rsidP="00480BB6">
      <w:pPr>
        <w:rPr>
          <w:ins w:id="6754" w:author="Boisvert, Eric" w:date="2016-03-29T09:19:00Z"/>
        </w:rPr>
      </w:pPr>
    </w:p>
    <w:p w14:paraId="7CA65ABB" w14:textId="77777777" w:rsidR="00480BB6" w:rsidRPr="00480BB6" w:rsidRDefault="00480BB6">
      <w:pPr>
        <w:pStyle w:val="OGCAnnexXX"/>
        <w:rPr>
          <w:ins w:id="6755" w:author="Boisvert, Eric" w:date="2016-03-29T09:19:00Z"/>
          <w:rPrChange w:id="6756" w:author="Boisvert, Eric" w:date="2016-03-29T09:20:00Z">
            <w:rPr>
              <w:ins w:id="6757" w:author="Boisvert, Eric" w:date="2016-03-29T09:19:00Z"/>
              <w:lang w:val="fr-CA"/>
            </w:rPr>
          </w:rPrChange>
        </w:rPr>
        <w:pPrChange w:id="6758" w:author="Eric Boisvert" w:date="2016-04-02T13:00:00Z">
          <w:pPr>
            <w:pStyle w:val="Heading3"/>
            <w:numPr>
              <w:ilvl w:val="0"/>
              <w:numId w:val="0"/>
            </w:numPr>
            <w:ind w:left="720" w:hanging="720"/>
          </w:pPr>
        </w:pPrChange>
      </w:pPr>
      <w:bookmarkStart w:id="6759" w:name="_Toc447367204"/>
      <w:ins w:id="6760" w:author="Boisvert, Eric" w:date="2016-03-29T09:19:00Z">
        <w:del w:id="6761" w:author="Eric Boisvert" w:date="2016-04-02T12:17:00Z">
          <w:r w:rsidRPr="00480BB6" w:rsidDel="00231114">
            <w:rPr>
              <w:rPrChange w:id="6762" w:author="Boisvert, Eric" w:date="2016-03-29T09:20:00Z">
                <w:rPr>
                  <w:iCs/>
                  <w:lang w:val="fr-CA"/>
                </w:rPr>
              </w:rPrChange>
            </w:rPr>
            <w:delText xml:space="preserve">A.2.1 </w:delText>
          </w:r>
        </w:del>
        <w:r w:rsidRPr="00480BB6">
          <w:rPr>
            <w:rPrChange w:id="6763" w:author="Boisvert, Eric" w:date="2016-03-29T09:20:00Z">
              <w:rPr>
                <w:iCs/>
                <w:lang w:val="fr-CA"/>
              </w:rPr>
            </w:rPrChange>
          </w:rPr>
          <w:t>Conformance class: GeoSciML Time-Scale Logical Model</w:t>
        </w:r>
        <w:bookmarkEnd w:id="6759"/>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67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6765" w:author="Boisvert, Eric" w:date="2016-03-29T09:19:00Z"/>
                <w:rFonts w:cs="Arial"/>
                <w:szCs w:val="18"/>
                <w:lang w:eastAsia="en-US"/>
              </w:rPr>
            </w:pPr>
            <w:ins w:id="676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6767" w:author="Boisvert, Eric" w:date="2016-03-29T09:19:00Z"/>
                <w:rFonts w:cs="Arial"/>
                <w:b/>
                <w:color w:val="0000FF"/>
                <w:szCs w:val="18"/>
                <w:lang w:eastAsia="en-US"/>
              </w:rPr>
            </w:pPr>
            <w:ins w:id="6768"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676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6770" w:author="Boisvert, Eric" w:date="2016-03-29T09:19:00Z"/>
                <w:rFonts w:cs="Arial"/>
                <w:szCs w:val="18"/>
                <w:lang w:eastAsia="en-US"/>
              </w:rPr>
            </w:pPr>
            <w:ins w:id="677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2" w:author="Boisvert, Eric" w:date="2016-03-29T09:19:00Z"/>
                <w:rFonts w:cs="Arial"/>
                <w:b/>
                <w:color w:val="0000FF"/>
                <w:szCs w:val="18"/>
                <w:lang w:eastAsia="en-US"/>
              </w:rPr>
            </w:pPr>
            <w:ins w:id="6773" w:author="Boisvert, Eric" w:date="2016-03-29T09:19:00Z">
              <w:r>
                <w:rPr>
                  <w:rFonts w:cs="Arial"/>
                  <w:szCs w:val="18"/>
                  <w:lang w:val="en-US"/>
                </w:rPr>
                <w:t>/req/gsml4-timescale</w:t>
              </w:r>
            </w:ins>
          </w:p>
        </w:tc>
      </w:tr>
      <w:tr w:rsidR="00480BB6" w:rsidRPr="00DE63EA" w14:paraId="132FBC80" w14:textId="77777777" w:rsidTr="0024128E">
        <w:trPr>
          <w:ins w:id="677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6775" w:author="Boisvert, Eric" w:date="2016-03-29T09:19:00Z"/>
                <w:rFonts w:cs="Arial"/>
                <w:b/>
                <w:szCs w:val="18"/>
              </w:rPr>
            </w:pPr>
            <w:ins w:id="677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7" w:author="Boisvert, Eric" w:date="2016-03-29T09:19:00Z"/>
                <w:rFonts w:cs="Arial"/>
                <w:szCs w:val="18"/>
                <w:lang w:val="en-US"/>
              </w:rPr>
            </w:pPr>
            <w:ins w:id="6778" w:author="Boisvert, Eric" w:date="2016-03-29T09:19:00Z">
              <w:r>
                <w:rPr>
                  <w:rFonts w:cs="Arial"/>
                  <w:szCs w:val="18"/>
                  <w:lang w:val="en-US"/>
                </w:rPr>
                <w:t>/conf/gsml4-basic</w:t>
              </w:r>
            </w:ins>
          </w:p>
        </w:tc>
      </w:tr>
      <w:tr w:rsidR="00480BB6" w:rsidRPr="00DE63EA" w14:paraId="06DB8D17" w14:textId="77777777" w:rsidTr="0024128E">
        <w:trPr>
          <w:ins w:id="67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6780" w:author="Boisvert, Eric" w:date="2016-03-29T09:19:00Z"/>
                <w:rFonts w:cs="Arial"/>
                <w:b/>
                <w:szCs w:val="18"/>
              </w:rPr>
            </w:pPr>
            <w:ins w:id="67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2" w:author="Boisvert, Eric" w:date="2016-03-29T09:19:00Z"/>
                <w:rFonts w:cs="Arial"/>
                <w:szCs w:val="18"/>
                <w:lang w:val="en-US"/>
              </w:rPr>
            </w:pPr>
            <w:ins w:id="6783"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67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67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6" w:author="Boisvert, Eric" w:date="2016-03-29T09:19:00Z"/>
                <w:rFonts w:ascii="Arial" w:eastAsia="MS Mincho" w:hAnsi="Arial" w:cs="Arial"/>
                <w:sz w:val="18"/>
                <w:szCs w:val="18"/>
              </w:rPr>
            </w:pPr>
            <w:ins w:id="67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8" w:author="Boisvert, Eric" w:date="2016-03-29T09:19:00Z"/>
                <w:rFonts w:ascii="Arial" w:eastAsia="MS Mincho" w:hAnsi="Arial" w:cs="Arial"/>
                <w:b/>
                <w:color w:val="0000FF"/>
                <w:sz w:val="18"/>
                <w:szCs w:val="18"/>
              </w:rPr>
            </w:pPr>
            <w:ins w:id="6789" w:author="Boisvert, Eric" w:date="2016-03-29T09:19:00Z">
              <w:r w:rsidRPr="00480BB6">
                <w:rPr>
                  <w:rFonts w:ascii="Arial" w:hAnsi="Arial" w:cs="Arial"/>
                  <w:sz w:val="18"/>
                  <w:szCs w:val="18"/>
                  <w:lang w:val="en-CA"/>
                  <w:rPrChange w:id="6790"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67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67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3" w:author="Boisvert, Eric" w:date="2016-03-29T09:19:00Z"/>
                <w:rFonts w:ascii="Arial" w:eastAsia="MS Mincho" w:hAnsi="Arial" w:cs="Arial"/>
                <w:sz w:val="18"/>
                <w:szCs w:val="18"/>
              </w:rPr>
            </w:pPr>
            <w:ins w:id="679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5" w:author="Boisvert, Eric" w:date="2016-03-29T09:19:00Z"/>
                <w:rFonts w:cs="Arial"/>
                <w:b/>
                <w:color w:val="FF0000"/>
                <w:szCs w:val="18"/>
                <w:lang w:eastAsia="en-US"/>
              </w:rPr>
            </w:pPr>
            <w:ins w:id="6796"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67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67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9" w:author="Boisvert, Eric" w:date="2016-03-29T09:19:00Z"/>
                <w:rFonts w:ascii="Arial" w:eastAsia="MS Mincho" w:hAnsi="Arial" w:cs="Arial"/>
                <w:sz w:val="18"/>
                <w:szCs w:val="18"/>
              </w:rPr>
            </w:pPr>
            <w:commentRangeStart w:id="6800"/>
            <w:ins w:id="68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02" w:author="Boisvert, Eric" w:date="2016-03-29T09:19:00Z"/>
                <w:rFonts w:ascii="Arial" w:eastAsia="MS Mincho" w:hAnsi="Arial" w:cs="Arial"/>
                <w:sz w:val="18"/>
                <w:szCs w:val="18"/>
              </w:rPr>
            </w:pPr>
            <w:ins w:id="6803" w:author="Boisvert, Eric" w:date="2016-03-29T09:19:00Z">
              <w:r>
                <w:rPr>
                  <w:rFonts w:ascii="Arial" w:hAnsi="Arial" w:cs="Arial"/>
                  <w:sz w:val="18"/>
                  <w:szCs w:val="18"/>
                  <w:lang w:val="en-CA"/>
                </w:rPr>
                <w:t xml:space="preserve">Visual inspection that the target implementation has a mechanism </w:t>
              </w:r>
              <w:commentRangeEnd w:id="6800"/>
              <w:r>
                <w:rPr>
                  <w:rStyle w:val="CommentReference"/>
                </w:rPr>
                <w:commentReference w:id="6800"/>
              </w:r>
            </w:ins>
          </w:p>
        </w:tc>
      </w:tr>
      <w:tr w:rsidR="00480BB6" w:rsidRPr="00DE63EA" w14:paraId="50FD94A5" w14:textId="77777777" w:rsidTr="0024128E">
        <w:trPr>
          <w:trHeight w:val="462"/>
          <w:ins w:id="68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68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6" w:author="Boisvert, Eric" w:date="2016-03-29T09:19:00Z"/>
                <w:rFonts w:ascii="Arial" w:eastAsia="MS Mincho" w:hAnsi="Arial" w:cs="Arial"/>
                <w:sz w:val="18"/>
                <w:szCs w:val="18"/>
              </w:rPr>
            </w:pPr>
            <w:ins w:id="68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8" w:author="Boisvert, Eric" w:date="2016-03-29T09:19:00Z"/>
                <w:rFonts w:cs="Arial"/>
                <w:szCs w:val="18"/>
                <w:lang w:eastAsia="en-US"/>
              </w:rPr>
            </w:pPr>
          </w:p>
        </w:tc>
      </w:tr>
      <w:tr w:rsidR="00480BB6" w:rsidRPr="00DE63EA" w14:paraId="7BF158B8" w14:textId="77777777" w:rsidTr="0024128E">
        <w:trPr>
          <w:ins w:id="68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6810" w:author="Boisvert, Eric" w:date="2016-03-29T09:19:00Z"/>
                <w:rFonts w:cs="Arial"/>
                <w:b/>
                <w:szCs w:val="18"/>
              </w:rPr>
            </w:pPr>
            <w:ins w:id="68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2" w:author="Boisvert, Eric" w:date="2016-03-29T09:19:00Z"/>
                <w:rFonts w:cs="Arial"/>
                <w:szCs w:val="18"/>
                <w:lang w:val="en-US"/>
              </w:rPr>
            </w:pPr>
            <w:ins w:id="6813"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68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68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6" w:author="Boisvert, Eric" w:date="2016-03-29T09:19:00Z"/>
                <w:rFonts w:ascii="Arial" w:eastAsia="MS Mincho" w:hAnsi="Arial" w:cs="Arial"/>
                <w:sz w:val="18"/>
                <w:szCs w:val="18"/>
              </w:rPr>
            </w:pPr>
            <w:ins w:id="68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8" w:author="Boisvert, Eric" w:date="2016-03-29T09:19:00Z"/>
                <w:rFonts w:ascii="Arial" w:eastAsia="MS Mincho" w:hAnsi="Arial" w:cs="Arial"/>
                <w:b/>
                <w:color w:val="0000FF"/>
                <w:sz w:val="18"/>
                <w:szCs w:val="18"/>
              </w:rPr>
            </w:pPr>
            <w:ins w:id="6819" w:author="Boisvert, Eric" w:date="2016-03-29T09:19:00Z">
              <w:r w:rsidRPr="00480BB6">
                <w:rPr>
                  <w:rFonts w:ascii="Arial" w:hAnsi="Arial" w:cs="Arial"/>
                  <w:sz w:val="18"/>
                  <w:szCs w:val="18"/>
                  <w:lang w:val="en-CA"/>
                  <w:rPrChange w:id="6820"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68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68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3" w:author="Boisvert, Eric" w:date="2016-03-29T09:19:00Z"/>
                <w:rFonts w:ascii="Arial" w:eastAsia="MS Mincho" w:hAnsi="Arial" w:cs="Arial"/>
                <w:sz w:val="18"/>
                <w:szCs w:val="18"/>
              </w:rPr>
            </w:pPr>
            <w:ins w:id="68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5" w:author="Boisvert, Eric" w:date="2016-03-29T09:19:00Z"/>
                <w:rFonts w:cs="Arial"/>
                <w:b/>
                <w:color w:val="FF0000"/>
                <w:szCs w:val="18"/>
                <w:lang w:eastAsia="en-US"/>
              </w:rPr>
            </w:pPr>
            <w:ins w:id="6826"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68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68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9" w:author="Boisvert, Eric" w:date="2016-03-29T09:19:00Z"/>
                <w:rFonts w:ascii="Arial" w:eastAsia="MS Mincho" w:hAnsi="Arial" w:cs="Arial"/>
                <w:sz w:val="18"/>
                <w:szCs w:val="18"/>
              </w:rPr>
            </w:pPr>
            <w:commentRangeStart w:id="6830"/>
            <w:ins w:id="68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32" w:author="Boisvert, Eric" w:date="2016-03-29T09:19:00Z"/>
                <w:rFonts w:ascii="Arial" w:eastAsia="MS Mincho" w:hAnsi="Arial" w:cs="Arial"/>
                <w:sz w:val="18"/>
                <w:szCs w:val="18"/>
              </w:rPr>
            </w:pPr>
            <w:ins w:id="6833" w:author="Boisvert, Eric" w:date="2016-03-29T09:19:00Z">
              <w:r>
                <w:rPr>
                  <w:rFonts w:ascii="Arial" w:hAnsi="Arial" w:cs="Arial"/>
                  <w:sz w:val="18"/>
                  <w:szCs w:val="18"/>
                  <w:lang w:val="en-CA"/>
                </w:rPr>
                <w:t xml:space="preserve">Visual inspection that the target implementation has a mechanism </w:t>
              </w:r>
              <w:commentRangeEnd w:id="6830"/>
              <w:r>
                <w:rPr>
                  <w:rStyle w:val="CommentReference"/>
                </w:rPr>
                <w:commentReference w:id="6830"/>
              </w:r>
            </w:ins>
          </w:p>
        </w:tc>
      </w:tr>
      <w:tr w:rsidR="00480BB6" w:rsidRPr="00DE63EA" w14:paraId="6670C957" w14:textId="77777777" w:rsidTr="0024128E">
        <w:trPr>
          <w:trHeight w:val="462"/>
          <w:ins w:id="68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68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6" w:author="Boisvert, Eric" w:date="2016-03-29T09:19:00Z"/>
                <w:rFonts w:ascii="Arial" w:eastAsia="MS Mincho" w:hAnsi="Arial" w:cs="Arial"/>
                <w:sz w:val="18"/>
                <w:szCs w:val="18"/>
              </w:rPr>
            </w:pPr>
            <w:ins w:id="68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8" w:author="Boisvert, Eric" w:date="2016-03-29T09:19:00Z"/>
                <w:rFonts w:cs="Arial"/>
                <w:szCs w:val="18"/>
                <w:lang w:eastAsia="en-US"/>
              </w:rPr>
            </w:pPr>
          </w:p>
        </w:tc>
      </w:tr>
    </w:tbl>
    <w:p w14:paraId="0FE8FBC7" w14:textId="77777777" w:rsidR="00480BB6" w:rsidRDefault="00480BB6" w:rsidP="00480BB6">
      <w:pPr>
        <w:rPr>
          <w:ins w:id="6839" w:author="Boisvert, Eric" w:date="2016-03-29T09:19:00Z"/>
        </w:rPr>
      </w:pPr>
    </w:p>
    <w:p w14:paraId="780FCDB7" w14:textId="77777777" w:rsidR="00480BB6" w:rsidRDefault="00480BB6" w:rsidP="00480BB6">
      <w:pPr>
        <w:rPr>
          <w:ins w:id="6840" w:author="Boisvert, Eric" w:date="2016-03-29T09:19:00Z"/>
        </w:rPr>
      </w:pPr>
      <w:ins w:id="6841" w:author="Boisvert, Eric" w:date="2016-03-29T09:19:00Z">
        <w:r>
          <w:br w:type="page"/>
        </w:r>
      </w:ins>
    </w:p>
    <w:p w14:paraId="1153F02D" w14:textId="77777777" w:rsidR="00480BB6" w:rsidRDefault="00480BB6" w:rsidP="00480BB6">
      <w:pPr>
        <w:rPr>
          <w:ins w:id="6842" w:author="Boisvert, Eric" w:date="2016-03-29T09:19:00Z"/>
        </w:rPr>
      </w:pPr>
    </w:p>
    <w:p w14:paraId="5C31AA37" w14:textId="77777777" w:rsidR="00480BB6" w:rsidRPr="00480BB6" w:rsidRDefault="00480BB6">
      <w:pPr>
        <w:pStyle w:val="OGCAnnexXX"/>
        <w:rPr>
          <w:ins w:id="6843" w:author="Boisvert, Eric" w:date="2016-03-29T09:19:00Z"/>
          <w:rPrChange w:id="6844" w:author="Boisvert, Eric" w:date="2016-03-29T09:20:00Z">
            <w:rPr>
              <w:ins w:id="6845" w:author="Boisvert, Eric" w:date="2016-03-29T09:19:00Z"/>
              <w:lang w:val="fr-CA"/>
            </w:rPr>
          </w:rPrChange>
        </w:rPr>
        <w:pPrChange w:id="6846" w:author="Eric Boisvert" w:date="2016-04-02T13:00:00Z">
          <w:pPr>
            <w:pStyle w:val="Heading3"/>
            <w:numPr>
              <w:ilvl w:val="0"/>
              <w:numId w:val="0"/>
            </w:numPr>
            <w:ind w:left="720" w:hanging="720"/>
          </w:pPr>
        </w:pPrChange>
      </w:pPr>
      <w:bookmarkStart w:id="6847" w:name="_Toc447367205"/>
      <w:ins w:id="6848" w:author="Boisvert, Eric" w:date="2016-03-29T09:19:00Z">
        <w:del w:id="6849" w:author="Eric Boisvert" w:date="2016-04-02T12:17:00Z">
          <w:r w:rsidRPr="00480BB6" w:rsidDel="00231114">
            <w:rPr>
              <w:rPrChange w:id="6850" w:author="Boisvert, Eric" w:date="2016-03-29T09:20:00Z">
                <w:rPr>
                  <w:iCs/>
                  <w:lang w:val="fr-CA"/>
                </w:rPr>
              </w:rPrChange>
            </w:rPr>
            <w:delText xml:space="preserve">A.2.1 </w:delText>
          </w:r>
        </w:del>
        <w:r w:rsidRPr="00480BB6">
          <w:rPr>
            <w:rPrChange w:id="6851" w:author="Boisvert, Eric" w:date="2016-03-29T09:20:00Z">
              <w:rPr>
                <w:iCs/>
                <w:lang w:val="fr-CA"/>
              </w:rPr>
            </w:rPrChange>
          </w:rPr>
          <w:t>Conformance class: GeoSciML Borehole Logical Model</w:t>
        </w:r>
        <w:bookmarkEnd w:id="684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68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6853" w:author="Boisvert, Eric" w:date="2016-03-29T09:19:00Z"/>
                <w:rFonts w:cs="Arial"/>
                <w:szCs w:val="18"/>
                <w:lang w:eastAsia="en-US"/>
              </w:rPr>
            </w:pPr>
            <w:ins w:id="685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6855" w:author="Boisvert, Eric" w:date="2016-03-29T09:19:00Z"/>
                <w:rFonts w:cs="Arial"/>
                <w:b/>
                <w:color w:val="0000FF"/>
                <w:szCs w:val="18"/>
                <w:lang w:eastAsia="en-US"/>
              </w:rPr>
            </w:pPr>
            <w:ins w:id="6856"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685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6858" w:author="Boisvert, Eric" w:date="2016-03-29T09:19:00Z"/>
                <w:rFonts w:cs="Arial"/>
                <w:szCs w:val="18"/>
                <w:lang w:eastAsia="en-US"/>
              </w:rPr>
            </w:pPr>
            <w:ins w:id="685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0" w:author="Boisvert, Eric" w:date="2016-03-29T09:19:00Z"/>
                <w:rFonts w:cs="Arial"/>
                <w:b/>
                <w:color w:val="0000FF"/>
                <w:szCs w:val="18"/>
                <w:lang w:eastAsia="en-US"/>
              </w:rPr>
            </w:pPr>
            <w:ins w:id="6861" w:author="Boisvert, Eric" w:date="2016-03-29T09:19:00Z">
              <w:r>
                <w:rPr>
                  <w:rFonts w:cs="Arial"/>
                  <w:szCs w:val="18"/>
                  <w:lang w:val="en-US"/>
                </w:rPr>
                <w:t>/req/gsml4-borehole</w:t>
              </w:r>
            </w:ins>
          </w:p>
        </w:tc>
      </w:tr>
      <w:tr w:rsidR="00480BB6" w:rsidRPr="00DE63EA" w14:paraId="6B652479" w14:textId="77777777" w:rsidTr="0024128E">
        <w:trPr>
          <w:ins w:id="686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6863" w:author="Boisvert, Eric" w:date="2016-03-29T09:19:00Z"/>
                <w:rFonts w:cs="Arial"/>
                <w:b/>
                <w:szCs w:val="18"/>
              </w:rPr>
            </w:pPr>
            <w:ins w:id="686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5" w:author="Boisvert, Eric" w:date="2016-03-29T09:19:00Z"/>
                <w:rFonts w:cs="Arial"/>
                <w:szCs w:val="18"/>
                <w:lang w:val="en-US"/>
              </w:rPr>
            </w:pPr>
            <w:ins w:id="6866" w:author="Boisvert, Eric" w:date="2016-03-29T09:19:00Z">
              <w:r>
                <w:rPr>
                  <w:rFonts w:cs="Arial"/>
                  <w:szCs w:val="18"/>
                  <w:lang w:val="en-US"/>
                </w:rPr>
                <w:t>/conf/gsml4-basic</w:t>
              </w:r>
            </w:ins>
          </w:p>
        </w:tc>
      </w:tr>
      <w:tr w:rsidR="00480BB6" w:rsidRPr="00DE63EA" w14:paraId="1B246E42" w14:textId="77777777" w:rsidTr="0024128E">
        <w:trPr>
          <w:ins w:id="686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6868" w:author="Boisvert, Eric" w:date="2016-03-29T09:19:00Z"/>
                <w:rFonts w:cs="Arial"/>
                <w:b/>
                <w:szCs w:val="18"/>
              </w:rPr>
            </w:pPr>
            <w:ins w:id="686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0" w:author="Boisvert, Eric" w:date="2016-03-29T09:19:00Z"/>
                <w:rFonts w:cs="Arial"/>
                <w:szCs w:val="18"/>
                <w:lang w:val="en-US"/>
              </w:rPr>
            </w:pPr>
            <w:ins w:id="6871" w:author="Boisvert, Eric" w:date="2016-03-29T09:19:00Z">
              <w:r w:rsidRPr="001460C5">
                <w:rPr>
                  <w:rFonts w:cs="Arial"/>
                  <w:szCs w:val="18"/>
                  <w:highlight w:val="yellow"/>
                  <w:lang w:val="en-US"/>
                </w:rPr>
                <w:t>(add depency to O&amp;M conf classes)</w:t>
              </w:r>
            </w:ins>
          </w:p>
        </w:tc>
      </w:tr>
      <w:tr w:rsidR="00480BB6" w:rsidRPr="00DE63EA" w14:paraId="7DE7F343" w14:textId="77777777" w:rsidTr="0024128E">
        <w:trPr>
          <w:ins w:id="68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6873" w:author="Boisvert, Eric" w:date="2016-03-29T09:19:00Z"/>
                <w:rFonts w:cs="Arial"/>
                <w:b/>
                <w:szCs w:val="18"/>
              </w:rPr>
            </w:pPr>
            <w:ins w:id="68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5" w:author="Boisvert, Eric" w:date="2016-03-29T09:19:00Z"/>
                <w:rFonts w:cs="Arial"/>
                <w:szCs w:val="18"/>
                <w:lang w:val="en-US"/>
              </w:rPr>
            </w:pPr>
            <w:ins w:id="6876"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68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68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9" w:author="Boisvert, Eric" w:date="2016-03-29T09:19:00Z"/>
                <w:rFonts w:ascii="Arial" w:eastAsia="MS Mincho" w:hAnsi="Arial" w:cs="Arial"/>
                <w:sz w:val="18"/>
                <w:szCs w:val="18"/>
              </w:rPr>
            </w:pPr>
            <w:ins w:id="68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1" w:author="Boisvert, Eric" w:date="2016-03-29T09:19:00Z"/>
                <w:rFonts w:ascii="Arial" w:eastAsia="MS Mincho" w:hAnsi="Arial" w:cs="Arial"/>
                <w:b/>
                <w:color w:val="0000FF"/>
                <w:sz w:val="18"/>
                <w:szCs w:val="18"/>
              </w:rPr>
            </w:pPr>
            <w:ins w:id="6882" w:author="Boisvert, Eric" w:date="2016-03-29T09:19:00Z">
              <w:r w:rsidRPr="00480BB6">
                <w:rPr>
                  <w:rFonts w:ascii="Arial" w:hAnsi="Arial" w:cs="Arial"/>
                  <w:sz w:val="18"/>
                  <w:szCs w:val="18"/>
                  <w:lang w:val="en-CA"/>
                  <w:rPrChange w:id="6883"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68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68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6" w:author="Boisvert, Eric" w:date="2016-03-29T09:19:00Z"/>
                <w:rFonts w:ascii="Arial" w:eastAsia="MS Mincho" w:hAnsi="Arial" w:cs="Arial"/>
                <w:sz w:val="18"/>
                <w:szCs w:val="18"/>
              </w:rPr>
            </w:pPr>
            <w:ins w:id="68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8" w:author="Boisvert, Eric" w:date="2016-03-29T09:19:00Z"/>
                <w:rFonts w:cs="Arial"/>
                <w:b/>
                <w:color w:val="FF0000"/>
                <w:szCs w:val="18"/>
                <w:lang w:eastAsia="en-US"/>
              </w:rPr>
            </w:pPr>
            <w:ins w:id="6889"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68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68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2" w:author="Boisvert, Eric" w:date="2016-03-29T09:19:00Z"/>
                <w:rFonts w:ascii="Arial" w:eastAsia="MS Mincho" w:hAnsi="Arial" w:cs="Arial"/>
                <w:sz w:val="18"/>
                <w:szCs w:val="18"/>
              </w:rPr>
            </w:pPr>
            <w:ins w:id="68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94" w:author="Boisvert, Eric" w:date="2016-03-29T09:19:00Z"/>
                <w:rFonts w:ascii="Arial" w:eastAsia="MS Mincho" w:hAnsi="Arial" w:cs="Arial"/>
                <w:sz w:val="18"/>
                <w:szCs w:val="18"/>
              </w:rPr>
            </w:pPr>
            <w:ins w:id="6895"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68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68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8" w:author="Boisvert, Eric" w:date="2016-03-29T09:19:00Z"/>
                <w:rFonts w:ascii="Arial" w:eastAsia="MS Mincho" w:hAnsi="Arial" w:cs="Arial"/>
                <w:sz w:val="18"/>
                <w:szCs w:val="18"/>
              </w:rPr>
            </w:pPr>
            <w:ins w:id="68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0" w:author="Boisvert, Eric" w:date="2016-03-29T09:19:00Z"/>
                <w:rFonts w:cs="Arial"/>
                <w:szCs w:val="18"/>
                <w:lang w:eastAsia="en-US"/>
              </w:rPr>
            </w:pPr>
          </w:p>
        </w:tc>
      </w:tr>
      <w:tr w:rsidR="00480BB6" w:rsidRPr="00DE63EA" w14:paraId="2F7022E7" w14:textId="77777777" w:rsidTr="0024128E">
        <w:trPr>
          <w:ins w:id="69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6902" w:author="Boisvert, Eric" w:date="2016-03-29T09:19:00Z"/>
                <w:rFonts w:cs="Arial"/>
                <w:b/>
                <w:szCs w:val="18"/>
              </w:rPr>
            </w:pPr>
            <w:ins w:id="690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4" w:author="Boisvert, Eric" w:date="2016-03-29T09:19:00Z"/>
                <w:rFonts w:cs="Arial"/>
                <w:szCs w:val="18"/>
                <w:lang w:val="en-US"/>
              </w:rPr>
            </w:pPr>
            <w:ins w:id="6905"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69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69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8" w:author="Boisvert, Eric" w:date="2016-03-29T09:19:00Z"/>
                <w:rFonts w:ascii="Arial" w:eastAsia="MS Mincho" w:hAnsi="Arial" w:cs="Arial"/>
                <w:sz w:val="18"/>
                <w:szCs w:val="18"/>
              </w:rPr>
            </w:pPr>
            <w:ins w:id="69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0" w:author="Boisvert, Eric" w:date="2016-03-29T09:19:00Z"/>
                <w:rFonts w:ascii="Arial" w:eastAsia="MS Mincho" w:hAnsi="Arial" w:cs="Arial"/>
                <w:b/>
                <w:color w:val="0000FF"/>
                <w:sz w:val="18"/>
                <w:szCs w:val="18"/>
              </w:rPr>
            </w:pPr>
            <w:ins w:id="6911" w:author="Boisvert, Eric" w:date="2016-03-29T09:19:00Z">
              <w:r w:rsidRPr="00480BB6">
                <w:rPr>
                  <w:rFonts w:ascii="Arial" w:hAnsi="Arial" w:cs="Arial"/>
                  <w:sz w:val="18"/>
                  <w:szCs w:val="18"/>
                  <w:lang w:val="en-CA"/>
                  <w:rPrChange w:id="6912"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6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69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5" w:author="Boisvert, Eric" w:date="2016-03-29T09:19:00Z"/>
                <w:rFonts w:ascii="Arial" w:eastAsia="MS Mincho" w:hAnsi="Arial" w:cs="Arial"/>
                <w:sz w:val="18"/>
                <w:szCs w:val="18"/>
              </w:rPr>
            </w:pPr>
            <w:ins w:id="69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7" w:author="Boisvert, Eric" w:date="2016-03-29T09:19:00Z"/>
                <w:rFonts w:cs="Arial"/>
                <w:b/>
                <w:color w:val="FF0000"/>
                <w:szCs w:val="18"/>
                <w:lang w:eastAsia="en-US"/>
              </w:rPr>
            </w:pPr>
            <w:ins w:id="6918"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69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69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1" w:author="Boisvert, Eric" w:date="2016-03-29T09:19:00Z"/>
                <w:rFonts w:ascii="Arial" w:eastAsia="MS Mincho" w:hAnsi="Arial" w:cs="Arial"/>
                <w:sz w:val="18"/>
                <w:szCs w:val="18"/>
              </w:rPr>
            </w:pPr>
            <w:ins w:id="69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23" w:author="Boisvert, Eric" w:date="2016-03-29T09:19:00Z"/>
                <w:rFonts w:ascii="Arial" w:eastAsia="MS Mincho" w:hAnsi="Arial" w:cs="Arial"/>
                <w:sz w:val="18"/>
                <w:szCs w:val="18"/>
              </w:rPr>
            </w:pPr>
            <w:ins w:id="6924"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69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69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7" w:author="Boisvert, Eric" w:date="2016-03-29T09:19:00Z"/>
                <w:rFonts w:ascii="Arial" w:eastAsia="MS Mincho" w:hAnsi="Arial" w:cs="Arial"/>
                <w:sz w:val="18"/>
                <w:szCs w:val="18"/>
              </w:rPr>
            </w:pPr>
            <w:ins w:id="69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9" w:author="Boisvert, Eric" w:date="2016-03-29T09:19:00Z"/>
                <w:rFonts w:cs="Arial"/>
                <w:szCs w:val="18"/>
                <w:lang w:eastAsia="en-US"/>
              </w:rPr>
            </w:pPr>
          </w:p>
        </w:tc>
      </w:tr>
      <w:tr w:rsidR="00480BB6" w:rsidRPr="00DE63EA" w14:paraId="6D1A3CED" w14:textId="77777777" w:rsidTr="0024128E">
        <w:trPr>
          <w:ins w:id="69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6931" w:author="Boisvert, Eric" w:date="2016-03-29T09:19:00Z"/>
                <w:rFonts w:cs="Arial"/>
                <w:b/>
                <w:szCs w:val="18"/>
              </w:rPr>
            </w:pPr>
            <w:ins w:id="693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3" w:author="Boisvert, Eric" w:date="2016-03-29T09:19:00Z"/>
                <w:rFonts w:cs="Arial"/>
                <w:szCs w:val="18"/>
                <w:lang w:val="en-US"/>
              </w:rPr>
            </w:pPr>
            <w:ins w:id="6934"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69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69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7" w:author="Boisvert, Eric" w:date="2016-03-29T09:19:00Z"/>
                <w:rFonts w:ascii="Arial" w:eastAsia="MS Mincho" w:hAnsi="Arial" w:cs="Arial"/>
                <w:sz w:val="18"/>
                <w:szCs w:val="18"/>
              </w:rPr>
            </w:pPr>
            <w:ins w:id="693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9" w:author="Boisvert, Eric" w:date="2016-03-29T09:19:00Z"/>
                <w:rFonts w:ascii="Arial" w:eastAsia="MS Mincho" w:hAnsi="Arial" w:cs="Arial"/>
                <w:b/>
                <w:color w:val="0000FF"/>
                <w:sz w:val="18"/>
                <w:szCs w:val="18"/>
              </w:rPr>
            </w:pPr>
            <w:ins w:id="6940" w:author="Boisvert, Eric" w:date="2016-03-29T09:19:00Z">
              <w:r w:rsidRPr="00480BB6">
                <w:rPr>
                  <w:rFonts w:ascii="Arial" w:hAnsi="Arial" w:cs="Arial"/>
                  <w:sz w:val="18"/>
                  <w:szCs w:val="18"/>
                  <w:lang w:val="en-CA"/>
                  <w:rPrChange w:id="6941"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6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6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4" w:author="Boisvert, Eric" w:date="2016-03-29T09:19:00Z"/>
                <w:rFonts w:ascii="Arial" w:eastAsia="MS Mincho" w:hAnsi="Arial" w:cs="Arial"/>
                <w:sz w:val="18"/>
                <w:szCs w:val="18"/>
              </w:rPr>
            </w:pPr>
            <w:ins w:id="69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6" w:author="Boisvert, Eric" w:date="2016-03-29T09:19:00Z"/>
                <w:rFonts w:cs="Arial"/>
                <w:b/>
                <w:color w:val="FF0000"/>
                <w:szCs w:val="18"/>
                <w:lang w:eastAsia="en-US"/>
              </w:rPr>
            </w:pPr>
            <w:ins w:id="6947"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69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69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0" w:author="Boisvert, Eric" w:date="2016-03-29T09:19:00Z"/>
                <w:rFonts w:ascii="Arial" w:eastAsia="MS Mincho" w:hAnsi="Arial" w:cs="Arial"/>
                <w:sz w:val="18"/>
                <w:szCs w:val="18"/>
              </w:rPr>
            </w:pPr>
            <w:ins w:id="69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52" w:author="Boisvert, Eric" w:date="2016-03-29T09:19:00Z"/>
                <w:rFonts w:ascii="Arial" w:eastAsia="MS Mincho" w:hAnsi="Arial" w:cs="Arial"/>
                <w:sz w:val="18"/>
                <w:szCs w:val="18"/>
              </w:rPr>
            </w:pPr>
            <w:ins w:id="6953"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69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69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6" w:author="Boisvert, Eric" w:date="2016-03-29T09:19:00Z"/>
                <w:rFonts w:ascii="Arial" w:eastAsia="MS Mincho" w:hAnsi="Arial" w:cs="Arial"/>
                <w:sz w:val="18"/>
                <w:szCs w:val="18"/>
              </w:rPr>
            </w:pPr>
            <w:ins w:id="69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8" w:author="Boisvert, Eric" w:date="2016-03-29T09:19:00Z"/>
                <w:rFonts w:cs="Arial"/>
                <w:szCs w:val="18"/>
                <w:lang w:eastAsia="en-US"/>
              </w:rPr>
            </w:pPr>
          </w:p>
        </w:tc>
      </w:tr>
      <w:tr w:rsidR="00480BB6" w:rsidRPr="00DE63EA" w14:paraId="2EC126B3" w14:textId="77777777" w:rsidTr="0024128E">
        <w:trPr>
          <w:ins w:id="69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6960" w:author="Boisvert, Eric" w:date="2016-03-29T09:19:00Z"/>
                <w:rFonts w:cs="Arial"/>
                <w:b/>
                <w:szCs w:val="18"/>
              </w:rPr>
            </w:pPr>
            <w:ins w:id="69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2" w:author="Boisvert, Eric" w:date="2016-03-29T09:19:00Z"/>
                <w:rFonts w:cs="Arial"/>
                <w:szCs w:val="18"/>
                <w:lang w:val="en-US"/>
              </w:rPr>
            </w:pPr>
            <w:ins w:id="6963"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69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69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6" w:author="Boisvert, Eric" w:date="2016-03-29T09:19:00Z"/>
                <w:rFonts w:ascii="Arial" w:eastAsia="MS Mincho" w:hAnsi="Arial" w:cs="Arial"/>
                <w:sz w:val="18"/>
                <w:szCs w:val="18"/>
              </w:rPr>
            </w:pPr>
            <w:ins w:id="69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8" w:author="Boisvert, Eric" w:date="2016-03-29T09:19:00Z"/>
                <w:rFonts w:ascii="Arial" w:eastAsia="MS Mincho" w:hAnsi="Arial" w:cs="Arial"/>
                <w:b/>
                <w:color w:val="0000FF"/>
                <w:sz w:val="18"/>
                <w:szCs w:val="18"/>
              </w:rPr>
            </w:pPr>
            <w:ins w:id="6969" w:author="Boisvert, Eric" w:date="2016-03-29T09:19:00Z">
              <w:r w:rsidRPr="00480BB6">
                <w:rPr>
                  <w:rFonts w:ascii="Arial" w:hAnsi="Arial" w:cs="Arial"/>
                  <w:sz w:val="18"/>
                  <w:szCs w:val="18"/>
                  <w:lang w:val="en-CA"/>
                  <w:rPrChange w:id="6970"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6971"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69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69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4" w:author="Boisvert, Eric" w:date="2016-03-29T09:19:00Z"/>
                <w:rFonts w:ascii="Arial" w:eastAsia="MS Mincho" w:hAnsi="Arial" w:cs="Arial"/>
                <w:sz w:val="18"/>
                <w:szCs w:val="18"/>
              </w:rPr>
            </w:pPr>
            <w:ins w:id="69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6" w:author="Boisvert, Eric" w:date="2016-03-29T09:19:00Z"/>
                <w:rFonts w:cs="Arial"/>
                <w:b/>
                <w:color w:val="FF0000"/>
                <w:szCs w:val="18"/>
                <w:lang w:eastAsia="en-US"/>
              </w:rPr>
            </w:pPr>
            <w:ins w:id="6977"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69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69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0" w:author="Boisvert, Eric" w:date="2016-03-29T09:19:00Z"/>
                <w:rFonts w:ascii="Arial" w:eastAsia="MS Mincho" w:hAnsi="Arial" w:cs="Arial"/>
                <w:sz w:val="18"/>
                <w:szCs w:val="18"/>
              </w:rPr>
            </w:pPr>
            <w:ins w:id="69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82" w:author="Boisvert, Eric" w:date="2016-03-29T09:19:00Z"/>
                <w:rFonts w:ascii="Arial" w:eastAsia="MS Mincho" w:hAnsi="Arial" w:cs="Arial"/>
                <w:sz w:val="18"/>
                <w:szCs w:val="18"/>
              </w:rPr>
            </w:pPr>
            <w:ins w:id="6983"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69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69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6" w:author="Boisvert, Eric" w:date="2016-03-29T09:19:00Z"/>
                <w:rFonts w:ascii="Arial" w:eastAsia="MS Mincho" w:hAnsi="Arial" w:cs="Arial"/>
                <w:sz w:val="18"/>
                <w:szCs w:val="18"/>
              </w:rPr>
            </w:pPr>
            <w:ins w:id="69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8" w:author="Boisvert, Eric" w:date="2016-03-29T09:19:00Z"/>
                <w:rFonts w:cs="Arial"/>
                <w:szCs w:val="18"/>
                <w:lang w:eastAsia="en-US"/>
              </w:rPr>
            </w:pPr>
          </w:p>
        </w:tc>
      </w:tr>
      <w:tr w:rsidR="00480BB6" w:rsidRPr="00DE63EA" w14:paraId="07B8259B" w14:textId="77777777" w:rsidTr="0024128E">
        <w:trPr>
          <w:ins w:id="69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6990" w:author="Boisvert, Eric" w:date="2016-03-29T09:19:00Z"/>
                <w:rFonts w:cs="Arial"/>
                <w:b/>
                <w:szCs w:val="18"/>
              </w:rPr>
            </w:pPr>
            <w:ins w:id="69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2" w:author="Boisvert, Eric" w:date="2016-03-29T09:19:00Z"/>
                <w:rFonts w:cs="Arial"/>
                <w:szCs w:val="18"/>
                <w:lang w:val="en-US"/>
              </w:rPr>
            </w:pPr>
            <w:ins w:id="6993"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69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69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6" w:author="Boisvert, Eric" w:date="2016-03-29T09:19:00Z"/>
                <w:rFonts w:ascii="Arial" w:eastAsia="MS Mincho" w:hAnsi="Arial" w:cs="Arial"/>
                <w:sz w:val="18"/>
                <w:szCs w:val="18"/>
              </w:rPr>
            </w:pPr>
            <w:ins w:id="69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8" w:author="Boisvert, Eric" w:date="2016-03-29T09:19:00Z"/>
                <w:rFonts w:ascii="Arial" w:eastAsia="MS Mincho" w:hAnsi="Arial" w:cs="Arial"/>
                <w:b/>
                <w:color w:val="0000FF"/>
                <w:sz w:val="18"/>
                <w:szCs w:val="18"/>
              </w:rPr>
            </w:pPr>
            <w:ins w:id="6999" w:author="Boisvert, Eric" w:date="2016-03-29T09:19:00Z">
              <w:r w:rsidRPr="00480BB6">
                <w:rPr>
                  <w:rFonts w:ascii="Arial" w:hAnsi="Arial" w:cs="Arial"/>
                  <w:sz w:val="18"/>
                  <w:szCs w:val="18"/>
                  <w:lang w:val="en-CA"/>
                  <w:rPrChange w:id="7000"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0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0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3" w:author="Boisvert, Eric" w:date="2016-03-29T09:19:00Z"/>
                <w:rFonts w:ascii="Arial" w:eastAsia="MS Mincho" w:hAnsi="Arial" w:cs="Arial"/>
                <w:sz w:val="18"/>
                <w:szCs w:val="18"/>
              </w:rPr>
            </w:pPr>
            <w:ins w:id="70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5" w:author="Boisvert, Eric" w:date="2016-03-29T09:19:00Z"/>
                <w:rFonts w:cs="Arial"/>
                <w:b/>
                <w:color w:val="FF0000"/>
                <w:szCs w:val="18"/>
                <w:lang w:eastAsia="en-US"/>
              </w:rPr>
            </w:pPr>
            <w:ins w:id="7006"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0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0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9" w:author="Boisvert, Eric" w:date="2016-03-29T09:19:00Z"/>
                <w:rFonts w:ascii="Arial" w:eastAsia="MS Mincho" w:hAnsi="Arial" w:cs="Arial"/>
                <w:sz w:val="18"/>
                <w:szCs w:val="18"/>
              </w:rPr>
            </w:pPr>
            <w:ins w:id="70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11" w:author="Boisvert, Eric" w:date="2016-03-29T09:19:00Z"/>
                <w:rFonts w:ascii="Arial" w:eastAsia="MS Mincho" w:hAnsi="Arial" w:cs="Arial"/>
                <w:sz w:val="18"/>
                <w:szCs w:val="18"/>
              </w:rPr>
            </w:pPr>
            <w:ins w:id="7012"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0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0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5" w:author="Boisvert, Eric" w:date="2016-03-29T09:19:00Z"/>
                <w:rFonts w:ascii="Arial" w:eastAsia="MS Mincho" w:hAnsi="Arial" w:cs="Arial"/>
                <w:sz w:val="18"/>
                <w:szCs w:val="18"/>
              </w:rPr>
            </w:pPr>
            <w:ins w:id="70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7" w:author="Boisvert, Eric" w:date="2016-03-29T09:19:00Z"/>
                <w:rFonts w:cs="Arial"/>
                <w:szCs w:val="18"/>
                <w:lang w:eastAsia="en-US"/>
              </w:rPr>
            </w:pPr>
          </w:p>
        </w:tc>
      </w:tr>
      <w:tr w:rsidR="00480BB6" w:rsidRPr="00DE63EA" w14:paraId="3E3838F7" w14:textId="77777777" w:rsidTr="0024128E">
        <w:trPr>
          <w:ins w:id="70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019" w:author="Boisvert, Eric" w:date="2016-03-29T09:19:00Z"/>
                <w:rFonts w:cs="Arial"/>
                <w:b/>
                <w:szCs w:val="18"/>
              </w:rPr>
            </w:pPr>
            <w:ins w:id="70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1" w:author="Boisvert, Eric" w:date="2016-03-29T09:19:00Z"/>
                <w:rFonts w:cs="Arial"/>
                <w:szCs w:val="18"/>
                <w:lang w:val="en-US"/>
              </w:rPr>
            </w:pPr>
            <w:ins w:id="7022"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0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0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5" w:author="Boisvert, Eric" w:date="2016-03-29T09:19:00Z"/>
                <w:rFonts w:ascii="Arial" w:eastAsia="MS Mincho" w:hAnsi="Arial" w:cs="Arial"/>
                <w:sz w:val="18"/>
                <w:szCs w:val="18"/>
              </w:rPr>
            </w:pPr>
            <w:ins w:id="70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7" w:author="Boisvert, Eric" w:date="2016-03-29T09:19:00Z"/>
                <w:rFonts w:ascii="Arial" w:eastAsia="MS Mincho" w:hAnsi="Arial" w:cs="Arial"/>
                <w:b/>
                <w:color w:val="0000FF"/>
                <w:sz w:val="18"/>
                <w:szCs w:val="18"/>
              </w:rPr>
            </w:pPr>
            <w:ins w:id="7028" w:author="Boisvert, Eric" w:date="2016-03-29T09:19:00Z">
              <w:r w:rsidRPr="00480BB6">
                <w:rPr>
                  <w:rFonts w:ascii="Arial" w:hAnsi="Arial" w:cs="Arial"/>
                  <w:sz w:val="18"/>
                  <w:szCs w:val="18"/>
                  <w:lang w:val="en-CA"/>
                  <w:rPrChange w:id="7029"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0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0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2" w:author="Boisvert, Eric" w:date="2016-03-29T09:19:00Z"/>
                <w:rFonts w:ascii="Arial" w:eastAsia="MS Mincho" w:hAnsi="Arial" w:cs="Arial"/>
                <w:sz w:val="18"/>
                <w:szCs w:val="18"/>
              </w:rPr>
            </w:pPr>
            <w:ins w:id="70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4" w:author="Boisvert, Eric" w:date="2016-03-29T09:19:00Z"/>
                <w:rFonts w:cs="Arial"/>
                <w:b/>
                <w:color w:val="FF0000"/>
                <w:szCs w:val="18"/>
                <w:lang w:eastAsia="en-US"/>
              </w:rPr>
            </w:pPr>
            <w:ins w:id="7035"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0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0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8" w:author="Boisvert, Eric" w:date="2016-03-29T09:19:00Z"/>
                <w:rFonts w:ascii="Arial" w:eastAsia="MS Mincho" w:hAnsi="Arial" w:cs="Arial"/>
                <w:sz w:val="18"/>
                <w:szCs w:val="18"/>
              </w:rPr>
            </w:pPr>
            <w:ins w:id="70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40" w:author="Boisvert, Eric" w:date="2016-03-29T09:19:00Z"/>
                <w:rFonts w:ascii="Arial" w:eastAsia="MS Mincho" w:hAnsi="Arial" w:cs="Arial"/>
                <w:sz w:val="18"/>
                <w:szCs w:val="18"/>
              </w:rPr>
            </w:pPr>
            <w:ins w:id="7041"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0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0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4" w:author="Boisvert, Eric" w:date="2016-03-29T09:19:00Z"/>
                <w:rFonts w:ascii="Arial" w:eastAsia="MS Mincho" w:hAnsi="Arial" w:cs="Arial"/>
                <w:sz w:val="18"/>
                <w:szCs w:val="18"/>
              </w:rPr>
            </w:pPr>
            <w:ins w:id="70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6" w:author="Boisvert, Eric" w:date="2016-03-29T09:19:00Z"/>
                <w:rFonts w:cs="Arial"/>
                <w:szCs w:val="18"/>
                <w:lang w:eastAsia="en-US"/>
              </w:rPr>
            </w:pPr>
          </w:p>
        </w:tc>
      </w:tr>
      <w:tr w:rsidR="00480BB6" w:rsidRPr="00DE63EA" w14:paraId="236B0429" w14:textId="77777777" w:rsidTr="0024128E">
        <w:trPr>
          <w:ins w:id="70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048" w:author="Boisvert, Eric" w:date="2016-03-29T09:19:00Z"/>
                <w:rFonts w:cs="Arial"/>
                <w:b/>
                <w:szCs w:val="18"/>
              </w:rPr>
            </w:pPr>
            <w:ins w:id="70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0" w:author="Boisvert, Eric" w:date="2016-03-29T09:19:00Z"/>
                <w:rFonts w:cs="Arial"/>
                <w:szCs w:val="18"/>
                <w:lang w:val="en-US"/>
              </w:rPr>
            </w:pPr>
            <w:ins w:id="7051"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0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0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4" w:author="Boisvert, Eric" w:date="2016-03-29T09:19:00Z"/>
                <w:rFonts w:ascii="Arial" w:eastAsia="MS Mincho" w:hAnsi="Arial" w:cs="Arial"/>
                <w:sz w:val="18"/>
                <w:szCs w:val="18"/>
              </w:rPr>
            </w:pPr>
            <w:ins w:id="70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6" w:author="Boisvert, Eric" w:date="2016-03-29T09:19:00Z"/>
                <w:rFonts w:ascii="Arial" w:eastAsia="MS Mincho" w:hAnsi="Arial" w:cs="Arial"/>
                <w:b/>
                <w:color w:val="0000FF"/>
                <w:sz w:val="18"/>
                <w:szCs w:val="18"/>
              </w:rPr>
            </w:pPr>
            <w:ins w:id="7057" w:author="Boisvert, Eric" w:date="2016-03-29T09:19:00Z">
              <w:r w:rsidRPr="00480BB6">
                <w:rPr>
                  <w:rFonts w:ascii="Arial" w:hAnsi="Arial" w:cs="Arial"/>
                  <w:sz w:val="18"/>
                  <w:szCs w:val="18"/>
                  <w:lang w:val="en-CA"/>
                  <w:rPrChange w:id="7058"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0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0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1" w:author="Boisvert, Eric" w:date="2016-03-29T09:19:00Z"/>
                <w:rFonts w:ascii="Arial" w:eastAsia="MS Mincho" w:hAnsi="Arial" w:cs="Arial"/>
                <w:sz w:val="18"/>
                <w:szCs w:val="18"/>
              </w:rPr>
            </w:pPr>
            <w:ins w:id="70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3" w:author="Boisvert, Eric" w:date="2016-03-29T09:19:00Z"/>
                <w:rFonts w:cs="Arial"/>
                <w:b/>
                <w:color w:val="FF0000"/>
                <w:szCs w:val="18"/>
                <w:lang w:eastAsia="en-US"/>
              </w:rPr>
            </w:pPr>
            <w:ins w:id="7064"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0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0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7" w:author="Boisvert, Eric" w:date="2016-03-29T09:19:00Z"/>
                <w:rFonts w:ascii="Arial" w:eastAsia="MS Mincho" w:hAnsi="Arial" w:cs="Arial"/>
                <w:sz w:val="18"/>
                <w:szCs w:val="18"/>
              </w:rPr>
            </w:pPr>
            <w:ins w:id="70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69" w:author="Boisvert, Eric" w:date="2016-03-29T09:19:00Z"/>
                <w:rFonts w:ascii="Arial" w:eastAsia="MS Mincho" w:hAnsi="Arial" w:cs="Arial"/>
                <w:sz w:val="18"/>
                <w:szCs w:val="18"/>
              </w:rPr>
            </w:pPr>
            <w:ins w:id="7070"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0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0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3" w:author="Boisvert, Eric" w:date="2016-03-29T09:19:00Z"/>
                <w:rFonts w:ascii="Arial" w:eastAsia="MS Mincho" w:hAnsi="Arial" w:cs="Arial"/>
                <w:sz w:val="18"/>
                <w:szCs w:val="18"/>
              </w:rPr>
            </w:pPr>
            <w:ins w:id="70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5" w:author="Boisvert, Eric" w:date="2016-03-29T09:19:00Z"/>
                <w:rFonts w:cs="Arial"/>
                <w:szCs w:val="18"/>
                <w:lang w:eastAsia="en-US"/>
              </w:rPr>
            </w:pPr>
          </w:p>
        </w:tc>
      </w:tr>
      <w:tr w:rsidR="00480BB6" w:rsidRPr="00DE63EA" w14:paraId="09AE02C5" w14:textId="77777777" w:rsidTr="0024128E">
        <w:trPr>
          <w:ins w:id="70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077" w:author="Boisvert, Eric" w:date="2016-03-29T09:19:00Z"/>
                <w:rFonts w:cs="Arial"/>
                <w:b/>
                <w:szCs w:val="18"/>
              </w:rPr>
            </w:pPr>
            <w:ins w:id="707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9" w:author="Boisvert, Eric" w:date="2016-03-29T09:19:00Z"/>
                <w:rFonts w:cs="Arial"/>
                <w:szCs w:val="18"/>
                <w:lang w:val="en-US"/>
              </w:rPr>
            </w:pPr>
            <w:ins w:id="7080"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0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0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3" w:author="Boisvert, Eric" w:date="2016-03-29T09:19:00Z"/>
                <w:rFonts w:ascii="Arial" w:eastAsia="MS Mincho" w:hAnsi="Arial" w:cs="Arial"/>
                <w:sz w:val="18"/>
                <w:szCs w:val="18"/>
              </w:rPr>
            </w:pPr>
            <w:ins w:id="70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5" w:author="Boisvert, Eric" w:date="2016-03-29T09:19:00Z"/>
                <w:rFonts w:ascii="Arial" w:eastAsia="MS Mincho" w:hAnsi="Arial" w:cs="Arial"/>
                <w:b/>
                <w:color w:val="0000FF"/>
                <w:sz w:val="18"/>
                <w:szCs w:val="18"/>
              </w:rPr>
            </w:pPr>
            <w:ins w:id="7086" w:author="Boisvert, Eric" w:date="2016-03-29T09:19:00Z">
              <w:r w:rsidRPr="00480BB6">
                <w:rPr>
                  <w:rFonts w:ascii="Arial" w:hAnsi="Arial" w:cs="Arial"/>
                  <w:sz w:val="18"/>
                  <w:szCs w:val="18"/>
                  <w:lang w:val="en-CA"/>
                  <w:rPrChange w:id="7087"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0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0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0" w:author="Boisvert, Eric" w:date="2016-03-29T09:19:00Z"/>
                <w:rFonts w:ascii="Arial" w:eastAsia="MS Mincho" w:hAnsi="Arial" w:cs="Arial"/>
                <w:sz w:val="18"/>
                <w:szCs w:val="18"/>
              </w:rPr>
            </w:pPr>
            <w:ins w:id="70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2" w:author="Boisvert, Eric" w:date="2016-03-29T09:19:00Z"/>
                <w:rFonts w:cs="Arial"/>
                <w:b/>
                <w:color w:val="FF0000"/>
                <w:szCs w:val="18"/>
                <w:lang w:eastAsia="en-US"/>
              </w:rPr>
            </w:pPr>
            <w:ins w:id="7093"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0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0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6" w:author="Boisvert, Eric" w:date="2016-03-29T09:19:00Z"/>
                <w:rFonts w:ascii="Arial" w:eastAsia="MS Mincho" w:hAnsi="Arial" w:cs="Arial"/>
                <w:sz w:val="18"/>
                <w:szCs w:val="18"/>
              </w:rPr>
            </w:pPr>
            <w:ins w:id="70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98" w:author="Boisvert, Eric" w:date="2016-03-29T09:19:00Z"/>
                <w:rFonts w:ascii="Arial" w:eastAsia="MS Mincho" w:hAnsi="Arial" w:cs="Arial"/>
                <w:sz w:val="18"/>
                <w:szCs w:val="18"/>
              </w:rPr>
            </w:pPr>
            <w:ins w:id="7099"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1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1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2" w:author="Boisvert, Eric" w:date="2016-03-29T09:19:00Z"/>
                <w:rFonts w:ascii="Arial" w:eastAsia="MS Mincho" w:hAnsi="Arial" w:cs="Arial"/>
                <w:sz w:val="18"/>
                <w:szCs w:val="18"/>
              </w:rPr>
            </w:pPr>
            <w:ins w:id="71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4" w:author="Boisvert, Eric" w:date="2016-03-29T09:19:00Z"/>
                <w:rFonts w:cs="Arial"/>
                <w:szCs w:val="18"/>
                <w:lang w:eastAsia="en-US"/>
              </w:rPr>
            </w:pPr>
          </w:p>
        </w:tc>
      </w:tr>
      <w:tr w:rsidR="00480BB6" w:rsidRPr="00DE63EA" w14:paraId="7DFFA4E1" w14:textId="77777777" w:rsidTr="0024128E">
        <w:trPr>
          <w:ins w:id="71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106" w:author="Boisvert, Eric" w:date="2016-03-29T09:19:00Z"/>
                <w:rFonts w:cs="Arial"/>
                <w:b/>
                <w:szCs w:val="18"/>
              </w:rPr>
            </w:pPr>
            <w:ins w:id="710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8" w:author="Boisvert, Eric" w:date="2016-03-29T09:19:00Z"/>
                <w:rFonts w:cs="Arial"/>
                <w:szCs w:val="18"/>
                <w:lang w:val="en-US"/>
              </w:rPr>
            </w:pPr>
            <w:ins w:id="7109"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1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1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2" w:author="Boisvert, Eric" w:date="2016-03-29T09:19:00Z"/>
                <w:rFonts w:ascii="Arial" w:eastAsia="MS Mincho" w:hAnsi="Arial" w:cs="Arial"/>
                <w:sz w:val="18"/>
                <w:szCs w:val="18"/>
              </w:rPr>
            </w:pPr>
            <w:ins w:id="711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4" w:author="Boisvert, Eric" w:date="2016-03-29T09:19:00Z"/>
                <w:rFonts w:ascii="Arial" w:eastAsia="MS Mincho" w:hAnsi="Arial" w:cs="Arial"/>
                <w:b/>
                <w:color w:val="0000FF"/>
                <w:sz w:val="18"/>
                <w:szCs w:val="18"/>
              </w:rPr>
            </w:pPr>
            <w:ins w:id="7115" w:author="Boisvert, Eric" w:date="2016-03-29T09:19:00Z">
              <w:r w:rsidRPr="00480BB6">
                <w:rPr>
                  <w:rFonts w:ascii="Arial" w:hAnsi="Arial" w:cs="Arial"/>
                  <w:sz w:val="18"/>
                  <w:szCs w:val="18"/>
                  <w:lang w:val="en-CA"/>
                  <w:rPrChange w:id="7116"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1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1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9" w:author="Boisvert, Eric" w:date="2016-03-29T09:19:00Z"/>
                <w:rFonts w:ascii="Arial" w:eastAsia="MS Mincho" w:hAnsi="Arial" w:cs="Arial"/>
                <w:sz w:val="18"/>
                <w:szCs w:val="18"/>
              </w:rPr>
            </w:pPr>
            <w:ins w:id="712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1" w:author="Boisvert, Eric" w:date="2016-03-29T09:19:00Z"/>
                <w:rFonts w:cs="Arial"/>
                <w:b/>
                <w:color w:val="FF0000"/>
                <w:szCs w:val="18"/>
                <w:lang w:eastAsia="en-US"/>
              </w:rPr>
            </w:pPr>
            <w:ins w:id="7122"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1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1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5" w:author="Boisvert, Eric" w:date="2016-03-29T09:19:00Z"/>
                <w:rFonts w:ascii="Arial" w:eastAsia="MS Mincho" w:hAnsi="Arial" w:cs="Arial"/>
                <w:sz w:val="18"/>
                <w:szCs w:val="18"/>
              </w:rPr>
            </w:pPr>
            <w:ins w:id="712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27" w:author="Boisvert, Eric" w:date="2016-03-29T09:19:00Z"/>
                <w:rFonts w:ascii="Arial" w:eastAsia="MS Mincho" w:hAnsi="Arial" w:cs="Arial"/>
                <w:sz w:val="18"/>
                <w:szCs w:val="18"/>
              </w:rPr>
            </w:pPr>
            <w:ins w:id="7128"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1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1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1" w:author="Boisvert, Eric" w:date="2016-03-29T09:19:00Z"/>
                <w:rFonts w:ascii="Arial" w:eastAsia="MS Mincho" w:hAnsi="Arial" w:cs="Arial"/>
                <w:sz w:val="18"/>
                <w:szCs w:val="18"/>
              </w:rPr>
            </w:pPr>
            <w:ins w:id="713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3" w:author="Boisvert, Eric" w:date="2016-03-29T09:19:00Z"/>
                <w:rFonts w:cs="Arial"/>
                <w:szCs w:val="18"/>
                <w:lang w:eastAsia="en-US"/>
              </w:rPr>
            </w:pPr>
          </w:p>
        </w:tc>
      </w:tr>
      <w:tr w:rsidR="00480BB6" w:rsidRPr="00DE63EA" w14:paraId="427BED77" w14:textId="77777777" w:rsidTr="0024128E">
        <w:trPr>
          <w:ins w:id="713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135" w:author="Boisvert, Eric" w:date="2016-03-29T09:19:00Z"/>
                <w:rFonts w:cs="Arial"/>
                <w:b/>
                <w:szCs w:val="18"/>
              </w:rPr>
            </w:pPr>
            <w:ins w:id="713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7" w:author="Boisvert, Eric" w:date="2016-03-29T09:19:00Z"/>
                <w:rFonts w:cs="Arial"/>
                <w:szCs w:val="18"/>
                <w:lang w:val="en-US"/>
              </w:rPr>
            </w:pPr>
            <w:ins w:id="7138"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1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1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1" w:author="Boisvert, Eric" w:date="2016-03-29T09:19:00Z"/>
                <w:rFonts w:ascii="Arial" w:eastAsia="MS Mincho" w:hAnsi="Arial" w:cs="Arial"/>
                <w:sz w:val="18"/>
                <w:szCs w:val="18"/>
              </w:rPr>
            </w:pPr>
            <w:ins w:id="714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3" w:author="Boisvert, Eric" w:date="2016-03-29T09:19:00Z"/>
                <w:rFonts w:ascii="Arial" w:eastAsia="MS Mincho" w:hAnsi="Arial" w:cs="Arial"/>
                <w:b/>
                <w:color w:val="0000FF"/>
                <w:sz w:val="18"/>
                <w:szCs w:val="18"/>
              </w:rPr>
            </w:pPr>
            <w:ins w:id="7144" w:author="Boisvert, Eric" w:date="2016-03-29T09:19:00Z">
              <w:r w:rsidRPr="00480BB6">
                <w:rPr>
                  <w:rFonts w:ascii="Arial" w:hAnsi="Arial" w:cs="Arial"/>
                  <w:sz w:val="18"/>
                  <w:szCs w:val="18"/>
                  <w:lang w:val="en-CA"/>
                  <w:rPrChange w:id="7145"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1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1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8" w:author="Boisvert, Eric" w:date="2016-03-29T09:19:00Z"/>
                <w:rFonts w:ascii="Arial" w:eastAsia="MS Mincho" w:hAnsi="Arial" w:cs="Arial"/>
                <w:sz w:val="18"/>
                <w:szCs w:val="18"/>
              </w:rPr>
            </w:pPr>
            <w:ins w:id="71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0" w:author="Boisvert, Eric" w:date="2016-03-29T09:19:00Z"/>
                <w:rFonts w:cs="Arial"/>
                <w:b/>
                <w:color w:val="FF0000"/>
                <w:szCs w:val="18"/>
                <w:lang w:eastAsia="en-US"/>
              </w:rPr>
            </w:pPr>
            <w:ins w:id="7151"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1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1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4" w:author="Boisvert, Eric" w:date="2016-03-29T09:19:00Z"/>
                <w:rFonts w:ascii="Arial" w:eastAsia="MS Mincho" w:hAnsi="Arial" w:cs="Arial"/>
                <w:sz w:val="18"/>
                <w:szCs w:val="18"/>
              </w:rPr>
            </w:pPr>
            <w:ins w:id="71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56" w:author="Boisvert, Eric" w:date="2016-03-29T09:19:00Z"/>
                <w:rFonts w:ascii="Arial" w:eastAsia="MS Mincho" w:hAnsi="Arial" w:cs="Arial"/>
                <w:sz w:val="18"/>
                <w:szCs w:val="18"/>
              </w:rPr>
            </w:pPr>
            <w:ins w:id="7157"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1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1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0" w:author="Boisvert, Eric" w:date="2016-03-29T09:19:00Z"/>
                <w:rFonts w:ascii="Arial" w:eastAsia="MS Mincho" w:hAnsi="Arial" w:cs="Arial"/>
                <w:sz w:val="18"/>
                <w:szCs w:val="18"/>
              </w:rPr>
            </w:pPr>
            <w:ins w:id="71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2" w:author="Boisvert, Eric" w:date="2016-03-29T09:19:00Z"/>
                <w:rFonts w:cs="Arial"/>
                <w:szCs w:val="18"/>
                <w:lang w:eastAsia="en-US"/>
              </w:rPr>
            </w:pPr>
          </w:p>
        </w:tc>
      </w:tr>
    </w:tbl>
    <w:p w14:paraId="75F51EE0" w14:textId="77777777" w:rsidR="00480BB6" w:rsidRDefault="00480BB6" w:rsidP="00480BB6">
      <w:pPr>
        <w:rPr>
          <w:ins w:id="7163" w:author="Boisvert, Eric" w:date="2016-03-29T09:19:00Z"/>
        </w:rPr>
      </w:pPr>
    </w:p>
    <w:p w14:paraId="57AE79F9" w14:textId="77777777" w:rsidR="00480BB6" w:rsidRDefault="00480BB6" w:rsidP="00480BB6">
      <w:pPr>
        <w:spacing w:after="200" w:line="276" w:lineRule="auto"/>
        <w:rPr>
          <w:ins w:id="7164" w:author="Boisvert, Eric" w:date="2016-03-29T09:19:00Z"/>
        </w:rPr>
      </w:pPr>
      <w:ins w:id="7165" w:author="Boisvert, Eric" w:date="2016-03-29T09:19:00Z">
        <w:r>
          <w:br w:type="page"/>
        </w:r>
      </w:ins>
    </w:p>
    <w:p w14:paraId="5B8A365F" w14:textId="77777777" w:rsidR="00480BB6" w:rsidRDefault="00480BB6" w:rsidP="00480BB6">
      <w:pPr>
        <w:rPr>
          <w:ins w:id="7166" w:author="Boisvert, Eric" w:date="2016-03-29T09:19:00Z"/>
        </w:rPr>
      </w:pPr>
    </w:p>
    <w:p w14:paraId="6054D072" w14:textId="77777777" w:rsidR="00480BB6" w:rsidRPr="0027787F" w:rsidRDefault="00480BB6">
      <w:pPr>
        <w:pStyle w:val="OGCAnnexXX"/>
        <w:rPr>
          <w:ins w:id="7167" w:author="Boisvert, Eric" w:date="2016-03-29T09:19:00Z"/>
        </w:rPr>
        <w:pPrChange w:id="7168" w:author="Eric Boisvert" w:date="2016-04-02T13:00:00Z">
          <w:pPr>
            <w:pStyle w:val="Heading3"/>
            <w:numPr>
              <w:ilvl w:val="0"/>
              <w:numId w:val="0"/>
            </w:numPr>
            <w:ind w:left="720" w:hanging="720"/>
          </w:pPr>
        </w:pPrChange>
      </w:pPr>
      <w:bookmarkStart w:id="7169" w:name="_Toc447367206"/>
      <w:ins w:id="7170" w:author="Boisvert, Eric" w:date="2016-03-29T09:19:00Z">
        <w:del w:id="7171" w:author="Eric Boisvert" w:date="2016-04-02T12:19:00Z">
          <w:r w:rsidRPr="00231114" w:rsidDel="00231114">
            <w:delText xml:space="preserve">A.2.1 </w:delText>
          </w:r>
        </w:del>
        <w:r w:rsidRPr="0027787F">
          <w:t>Conformance class: GeoSciML Lab Analysis Logical Model</w:t>
        </w:r>
        <w:bookmarkEnd w:id="7169"/>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1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173" w:author="Boisvert, Eric" w:date="2016-03-29T09:19:00Z"/>
                <w:rFonts w:cs="Arial"/>
                <w:szCs w:val="18"/>
                <w:lang w:eastAsia="en-US"/>
              </w:rPr>
            </w:pPr>
            <w:ins w:id="717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175" w:author="Boisvert, Eric" w:date="2016-03-29T09:19:00Z"/>
                <w:rFonts w:cs="Arial"/>
                <w:b/>
                <w:color w:val="0000FF"/>
                <w:szCs w:val="18"/>
                <w:lang w:eastAsia="en-US"/>
              </w:rPr>
            </w:pPr>
            <w:ins w:id="7176"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17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178" w:author="Boisvert, Eric" w:date="2016-03-29T09:19:00Z"/>
                <w:rFonts w:cs="Arial"/>
                <w:szCs w:val="18"/>
                <w:lang w:eastAsia="en-US"/>
              </w:rPr>
            </w:pPr>
            <w:ins w:id="717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0" w:author="Boisvert, Eric" w:date="2016-03-29T09:19:00Z"/>
                <w:rFonts w:cs="Arial"/>
                <w:b/>
                <w:color w:val="0000FF"/>
                <w:szCs w:val="18"/>
                <w:lang w:eastAsia="en-US"/>
              </w:rPr>
            </w:pPr>
            <w:ins w:id="7181"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18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183" w:author="Boisvert, Eric" w:date="2016-03-29T09:19:00Z"/>
                <w:rFonts w:cs="Arial"/>
                <w:b/>
                <w:szCs w:val="18"/>
              </w:rPr>
            </w:pPr>
            <w:ins w:id="718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5" w:author="Boisvert, Eric" w:date="2016-03-29T09:19:00Z"/>
                <w:rFonts w:cs="Arial"/>
                <w:szCs w:val="18"/>
                <w:lang w:val="en-US"/>
              </w:rPr>
            </w:pPr>
            <w:ins w:id="7186" w:author="Boisvert, Eric" w:date="2016-03-29T09:19:00Z">
              <w:r>
                <w:rPr>
                  <w:rFonts w:cs="Arial"/>
                  <w:szCs w:val="18"/>
                  <w:lang w:val="en-US"/>
                </w:rPr>
                <w:t>/conf/gsml4-basic</w:t>
              </w:r>
            </w:ins>
          </w:p>
        </w:tc>
      </w:tr>
      <w:tr w:rsidR="00480BB6" w:rsidRPr="00DE63EA" w14:paraId="6EBA3B52" w14:textId="77777777" w:rsidTr="0024128E">
        <w:trPr>
          <w:ins w:id="718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188" w:author="Boisvert, Eric" w:date="2016-03-29T09:19:00Z"/>
                <w:rFonts w:cs="Arial"/>
                <w:b/>
                <w:szCs w:val="18"/>
              </w:rPr>
            </w:pPr>
            <w:ins w:id="718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0" w:author="Boisvert, Eric" w:date="2016-03-29T09:19:00Z"/>
                <w:rFonts w:cs="Arial"/>
                <w:szCs w:val="18"/>
                <w:lang w:val="en-US"/>
              </w:rPr>
            </w:pPr>
            <w:ins w:id="7191"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1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193" w:author="Boisvert, Eric" w:date="2016-03-29T09:19:00Z"/>
                <w:rFonts w:cs="Arial"/>
                <w:b/>
                <w:szCs w:val="18"/>
              </w:rPr>
            </w:pPr>
            <w:ins w:id="719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5" w:author="Boisvert, Eric" w:date="2016-03-29T09:19:00Z"/>
                <w:rFonts w:cs="Arial"/>
                <w:szCs w:val="18"/>
                <w:highlight w:val="yellow"/>
                <w:lang w:val="en-US"/>
              </w:rPr>
            </w:pPr>
            <w:ins w:id="7196"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1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1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9" w:author="Boisvert, Eric" w:date="2016-03-29T09:19:00Z"/>
                <w:rFonts w:ascii="Arial" w:eastAsia="MS Mincho" w:hAnsi="Arial" w:cs="Arial"/>
                <w:sz w:val="18"/>
                <w:szCs w:val="18"/>
              </w:rPr>
            </w:pPr>
            <w:ins w:id="720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1" w:author="Boisvert, Eric" w:date="2016-03-29T09:19:00Z"/>
                <w:rFonts w:ascii="Arial" w:eastAsia="MS Mincho" w:hAnsi="Arial" w:cs="Arial"/>
                <w:b/>
                <w:color w:val="0000FF"/>
                <w:sz w:val="18"/>
                <w:szCs w:val="18"/>
              </w:rPr>
            </w:pPr>
            <w:ins w:id="7202" w:author="Boisvert, Eric" w:date="2016-03-29T09:19:00Z">
              <w:r w:rsidRPr="00480BB6">
                <w:rPr>
                  <w:rFonts w:ascii="Arial" w:hAnsi="Arial" w:cs="Arial"/>
                  <w:sz w:val="18"/>
                  <w:szCs w:val="18"/>
                  <w:lang w:val="en-CA"/>
                  <w:rPrChange w:id="7203"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2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2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6" w:author="Boisvert, Eric" w:date="2016-03-29T09:19:00Z"/>
                <w:rFonts w:ascii="Arial" w:eastAsia="MS Mincho" w:hAnsi="Arial" w:cs="Arial"/>
                <w:sz w:val="18"/>
                <w:szCs w:val="18"/>
              </w:rPr>
            </w:pPr>
            <w:ins w:id="72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8" w:author="Boisvert, Eric" w:date="2016-03-29T09:19:00Z"/>
                <w:rFonts w:cs="Arial"/>
                <w:szCs w:val="18"/>
                <w:lang w:eastAsia="en-US"/>
              </w:rPr>
            </w:pPr>
            <w:ins w:id="7209"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2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2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2" w:author="Boisvert, Eric" w:date="2016-03-29T09:19:00Z"/>
                <w:rFonts w:ascii="Arial" w:eastAsia="MS Mincho" w:hAnsi="Arial" w:cs="Arial"/>
                <w:sz w:val="18"/>
                <w:szCs w:val="18"/>
              </w:rPr>
            </w:pPr>
            <w:ins w:id="72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14" w:author="Boisvert, Eric" w:date="2016-03-29T09:19:00Z"/>
                <w:rFonts w:ascii="Arial" w:eastAsia="MS Mincho" w:hAnsi="Arial" w:cs="Arial"/>
                <w:sz w:val="18"/>
                <w:szCs w:val="18"/>
              </w:rPr>
            </w:pPr>
            <w:ins w:id="7215"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2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2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8" w:author="Boisvert, Eric" w:date="2016-03-29T09:19:00Z"/>
                <w:rFonts w:ascii="Arial" w:eastAsia="MS Mincho" w:hAnsi="Arial" w:cs="Arial"/>
                <w:sz w:val="18"/>
                <w:szCs w:val="18"/>
              </w:rPr>
            </w:pPr>
            <w:ins w:id="72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0" w:author="Boisvert, Eric" w:date="2016-03-29T09:19:00Z"/>
                <w:rFonts w:cs="Arial"/>
                <w:szCs w:val="18"/>
                <w:lang w:eastAsia="en-US"/>
              </w:rPr>
            </w:pPr>
          </w:p>
        </w:tc>
      </w:tr>
      <w:tr w:rsidR="00480BB6" w:rsidRPr="00DE63EA" w14:paraId="46CCEBC2" w14:textId="77777777" w:rsidTr="0024128E">
        <w:trPr>
          <w:ins w:id="72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222" w:author="Boisvert, Eric" w:date="2016-03-29T09:19:00Z"/>
                <w:rFonts w:cs="Arial"/>
                <w:b/>
                <w:szCs w:val="18"/>
              </w:rPr>
            </w:pPr>
            <w:ins w:id="72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4" w:author="Boisvert, Eric" w:date="2016-03-29T09:19:00Z"/>
                <w:rFonts w:cs="Arial"/>
                <w:szCs w:val="18"/>
                <w:lang w:val="en-US"/>
              </w:rPr>
            </w:pPr>
            <w:ins w:id="7225"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2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2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8" w:author="Boisvert, Eric" w:date="2016-03-29T09:19:00Z"/>
                <w:rFonts w:ascii="Arial" w:eastAsia="MS Mincho" w:hAnsi="Arial" w:cs="Arial"/>
                <w:sz w:val="18"/>
                <w:szCs w:val="18"/>
              </w:rPr>
            </w:pPr>
            <w:ins w:id="72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0" w:author="Boisvert, Eric" w:date="2016-03-29T09:19:00Z"/>
                <w:rFonts w:ascii="Arial" w:eastAsia="MS Mincho" w:hAnsi="Arial" w:cs="Arial"/>
                <w:b/>
                <w:color w:val="0000FF"/>
                <w:sz w:val="18"/>
                <w:szCs w:val="18"/>
              </w:rPr>
            </w:pPr>
            <w:ins w:id="7231" w:author="Boisvert, Eric" w:date="2016-03-29T09:19:00Z">
              <w:r w:rsidRPr="00480BB6">
                <w:rPr>
                  <w:rFonts w:ascii="Arial" w:hAnsi="Arial" w:cs="Arial"/>
                  <w:sz w:val="18"/>
                  <w:szCs w:val="18"/>
                  <w:lang w:val="en-CA"/>
                  <w:rPrChange w:id="7232"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2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2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5" w:author="Boisvert, Eric" w:date="2016-03-29T09:19:00Z"/>
                <w:rFonts w:ascii="Arial" w:eastAsia="MS Mincho" w:hAnsi="Arial" w:cs="Arial"/>
                <w:sz w:val="18"/>
                <w:szCs w:val="18"/>
              </w:rPr>
            </w:pPr>
            <w:ins w:id="72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7" w:author="Boisvert, Eric" w:date="2016-03-29T09:19:00Z"/>
                <w:rFonts w:cs="Arial"/>
                <w:szCs w:val="18"/>
                <w:lang w:eastAsia="en-US"/>
              </w:rPr>
            </w:pPr>
            <w:ins w:id="7238"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240" w:author="Boisvert, Eric" w:date="2016-03-29T09:19:00Z"/>
                <w:rFonts w:ascii="Arial" w:eastAsia="MS Mincho" w:hAnsi="Arial" w:cs="Arial"/>
                <w:b/>
                <w:sz w:val="18"/>
                <w:szCs w:val="18"/>
              </w:rPr>
            </w:pPr>
            <w:ins w:id="7241"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2" w:author="Boisvert, Eric" w:date="2016-03-29T09:19:00Z"/>
                <w:rFonts w:ascii="Arial" w:eastAsia="MS Mincho" w:hAnsi="Arial" w:cs="Arial"/>
                <w:sz w:val="18"/>
                <w:szCs w:val="18"/>
              </w:rPr>
            </w:pPr>
            <w:ins w:id="72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44" w:author="Boisvert, Eric" w:date="2016-03-29T09:19:00Z"/>
                <w:rFonts w:ascii="Arial" w:eastAsia="MS Mincho" w:hAnsi="Arial" w:cs="Arial"/>
                <w:sz w:val="18"/>
                <w:szCs w:val="18"/>
              </w:rPr>
            </w:pPr>
            <w:ins w:id="7245"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2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2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8" w:author="Boisvert, Eric" w:date="2016-03-29T09:19:00Z"/>
                <w:rFonts w:ascii="Arial" w:eastAsia="MS Mincho" w:hAnsi="Arial" w:cs="Arial"/>
                <w:sz w:val="18"/>
                <w:szCs w:val="18"/>
              </w:rPr>
            </w:pPr>
            <w:ins w:id="72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0" w:author="Boisvert, Eric" w:date="2016-03-29T09:19:00Z"/>
                <w:rFonts w:cs="Arial"/>
                <w:szCs w:val="18"/>
                <w:lang w:eastAsia="en-US"/>
              </w:rPr>
            </w:pPr>
          </w:p>
        </w:tc>
      </w:tr>
      <w:tr w:rsidR="00480BB6" w:rsidRPr="00DE63EA" w14:paraId="11FB19B2" w14:textId="77777777" w:rsidTr="0024128E">
        <w:trPr>
          <w:ins w:id="72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252" w:author="Boisvert, Eric" w:date="2016-03-29T09:19:00Z"/>
                <w:rFonts w:cs="Arial"/>
                <w:b/>
                <w:szCs w:val="18"/>
              </w:rPr>
            </w:pPr>
            <w:ins w:id="72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4" w:author="Boisvert, Eric" w:date="2016-03-29T09:19:00Z"/>
                <w:rFonts w:cs="Arial"/>
                <w:szCs w:val="18"/>
                <w:lang w:val="en-US"/>
              </w:rPr>
            </w:pPr>
            <w:ins w:id="7255"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2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2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8" w:author="Boisvert, Eric" w:date="2016-03-29T09:19:00Z"/>
                <w:rFonts w:ascii="Arial" w:eastAsia="MS Mincho" w:hAnsi="Arial" w:cs="Arial"/>
                <w:sz w:val="18"/>
                <w:szCs w:val="18"/>
              </w:rPr>
            </w:pPr>
            <w:ins w:id="72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0" w:author="Boisvert, Eric" w:date="2016-03-29T09:19:00Z"/>
                <w:rFonts w:ascii="Arial" w:eastAsia="MS Mincho" w:hAnsi="Arial" w:cs="Arial"/>
                <w:b/>
                <w:color w:val="0000FF"/>
                <w:sz w:val="18"/>
                <w:szCs w:val="18"/>
              </w:rPr>
            </w:pPr>
            <w:ins w:id="7261"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2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2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4" w:author="Boisvert, Eric" w:date="2016-03-29T09:19:00Z"/>
                <w:rFonts w:ascii="Arial" w:eastAsia="MS Mincho" w:hAnsi="Arial" w:cs="Arial"/>
                <w:sz w:val="18"/>
                <w:szCs w:val="18"/>
              </w:rPr>
            </w:pPr>
            <w:ins w:id="72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6" w:author="Boisvert, Eric" w:date="2016-03-29T09:19:00Z"/>
                <w:rFonts w:cs="Arial"/>
                <w:b/>
                <w:color w:val="FF0000"/>
                <w:szCs w:val="18"/>
                <w:lang w:eastAsia="en-US"/>
              </w:rPr>
            </w:pPr>
          </w:p>
        </w:tc>
      </w:tr>
      <w:tr w:rsidR="00480BB6" w:rsidRPr="00DE63EA" w14:paraId="4938A486" w14:textId="77777777" w:rsidTr="0024128E">
        <w:trPr>
          <w:trHeight w:val="645"/>
          <w:ins w:id="72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2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9" w:author="Boisvert, Eric" w:date="2016-03-29T09:19:00Z"/>
                <w:rFonts w:ascii="Arial" w:eastAsia="MS Mincho" w:hAnsi="Arial" w:cs="Arial"/>
                <w:sz w:val="18"/>
                <w:szCs w:val="18"/>
              </w:rPr>
            </w:pPr>
            <w:ins w:id="72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71" w:author="Boisvert, Eric" w:date="2016-03-29T09:19:00Z"/>
                <w:rFonts w:ascii="Arial" w:eastAsia="MS Mincho" w:hAnsi="Arial" w:cs="Arial"/>
                <w:sz w:val="18"/>
                <w:szCs w:val="18"/>
              </w:rPr>
            </w:pPr>
          </w:p>
        </w:tc>
      </w:tr>
      <w:tr w:rsidR="00480BB6" w:rsidRPr="00DE63EA" w14:paraId="581B060F" w14:textId="77777777" w:rsidTr="0024128E">
        <w:trPr>
          <w:trHeight w:val="462"/>
          <w:ins w:id="72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2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4" w:author="Boisvert, Eric" w:date="2016-03-29T09:19:00Z"/>
                <w:rFonts w:ascii="Arial" w:eastAsia="MS Mincho" w:hAnsi="Arial" w:cs="Arial"/>
                <w:sz w:val="18"/>
                <w:szCs w:val="18"/>
              </w:rPr>
            </w:pPr>
            <w:ins w:id="72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6" w:author="Boisvert, Eric" w:date="2016-03-29T09:19:00Z"/>
                <w:rFonts w:cs="Arial"/>
                <w:szCs w:val="18"/>
                <w:lang w:eastAsia="en-US"/>
              </w:rPr>
            </w:pPr>
          </w:p>
        </w:tc>
      </w:tr>
      <w:tr w:rsidR="00480BB6" w:rsidRPr="00DE63EA" w14:paraId="6D234F82" w14:textId="77777777" w:rsidTr="0024128E">
        <w:trPr>
          <w:ins w:id="72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278" w:author="Boisvert, Eric" w:date="2016-03-29T09:19:00Z"/>
                <w:rFonts w:cs="Arial"/>
                <w:b/>
                <w:szCs w:val="18"/>
              </w:rPr>
            </w:pPr>
            <w:ins w:id="7279"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0" w:author="Boisvert, Eric" w:date="2016-03-29T09:19:00Z"/>
                <w:rFonts w:cs="Arial"/>
                <w:szCs w:val="18"/>
                <w:lang w:val="en-US"/>
              </w:rPr>
            </w:pPr>
            <w:ins w:id="7281"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2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2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4" w:author="Boisvert, Eric" w:date="2016-03-29T09:19:00Z"/>
                <w:rFonts w:ascii="Arial" w:eastAsia="MS Mincho" w:hAnsi="Arial" w:cs="Arial"/>
                <w:sz w:val="18"/>
                <w:szCs w:val="18"/>
              </w:rPr>
            </w:pPr>
            <w:ins w:id="72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6" w:author="Boisvert, Eric" w:date="2016-03-29T09:19:00Z"/>
                <w:rFonts w:ascii="Arial" w:eastAsia="MS Mincho" w:hAnsi="Arial" w:cs="Arial"/>
                <w:b/>
                <w:color w:val="0000FF"/>
                <w:sz w:val="18"/>
                <w:szCs w:val="18"/>
              </w:rPr>
            </w:pPr>
            <w:ins w:id="7287"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2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2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0" w:author="Boisvert, Eric" w:date="2016-03-29T09:19:00Z"/>
                <w:rFonts w:ascii="Arial" w:eastAsia="MS Mincho" w:hAnsi="Arial" w:cs="Arial"/>
                <w:sz w:val="18"/>
                <w:szCs w:val="18"/>
              </w:rPr>
            </w:pPr>
            <w:ins w:id="72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2" w:author="Boisvert, Eric" w:date="2016-03-29T09:19:00Z"/>
                <w:rFonts w:cs="Arial"/>
                <w:szCs w:val="18"/>
                <w:lang w:eastAsia="en-US"/>
              </w:rPr>
            </w:pPr>
            <w:ins w:id="7293"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2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2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6" w:author="Boisvert, Eric" w:date="2016-03-29T09:19:00Z"/>
                <w:rFonts w:ascii="Arial" w:eastAsia="MS Mincho" w:hAnsi="Arial" w:cs="Arial"/>
                <w:sz w:val="18"/>
                <w:szCs w:val="18"/>
              </w:rPr>
            </w:pPr>
            <w:ins w:id="72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98" w:author="Boisvert, Eric" w:date="2016-03-29T09:19:00Z"/>
                <w:rFonts w:ascii="Arial" w:eastAsia="MS Mincho" w:hAnsi="Arial" w:cs="Arial"/>
                <w:sz w:val="18"/>
                <w:szCs w:val="18"/>
              </w:rPr>
            </w:pPr>
            <w:ins w:id="7299"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3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3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2" w:author="Boisvert, Eric" w:date="2016-03-29T09:19:00Z"/>
                <w:rFonts w:ascii="Arial" w:eastAsia="MS Mincho" w:hAnsi="Arial" w:cs="Arial"/>
                <w:sz w:val="18"/>
                <w:szCs w:val="18"/>
              </w:rPr>
            </w:pPr>
            <w:ins w:id="73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4" w:author="Boisvert, Eric" w:date="2016-03-29T09:19:00Z"/>
                <w:rFonts w:cs="Arial"/>
                <w:szCs w:val="18"/>
                <w:lang w:eastAsia="en-US"/>
              </w:rPr>
            </w:pPr>
          </w:p>
        </w:tc>
      </w:tr>
    </w:tbl>
    <w:p w14:paraId="391E5CE4" w14:textId="77777777" w:rsidR="00480BB6" w:rsidRDefault="00480BB6" w:rsidP="00480BB6">
      <w:pPr>
        <w:rPr>
          <w:ins w:id="7305" w:author="Boisvert, Eric" w:date="2016-03-29T09:19:00Z"/>
        </w:rPr>
      </w:pPr>
    </w:p>
    <w:p w14:paraId="5CDE76E2" w14:textId="77777777" w:rsidR="00480BB6" w:rsidRDefault="00480BB6" w:rsidP="00480BB6">
      <w:pPr>
        <w:rPr>
          <w:ins w:id="7306" w:author="Boisvert, Eric" w:date="2016-03-29T09:19:00Z"/>
        </w:rPr>
      </w:pPr>
      <w:ins w:id="7307" w:author="Boisvert, Eric" w:date="2016-03-29T09:19:00Z">
        <w:r>
          <w:br w:type="page"/>
        </w:r>
      </w:ins>
    </w:p>
    <w:p w14:paraId="5D83B70F" w14:textId="77777777" w:rsidR="00480BB6" w:rsidRDefault="00480BB6" w:rsidP="00480BB6">
      <w:pPr>
        <w:rPr>
          <w:ins w:id="7308" w:author="Boisvert, Eric" w:date="2016-03-29T09:19:00Z"/>
        </w:rPr>
      </w:pPr>
    </w:p>
    <w:p w14:paraId="21129710" w14:textId="77777777" w:rsidR="00480BB6" w:rsidRPr="00480BB6" w:rsidRDefault="00480BB6">
      <w:pPr>
        <w:pStyle w:val="OGCAnnexXX"/>
        <w:rPr>
          <w:ins w:id="7309" w:author="Boisvert, Eric" w:date="2016-03-29T09:19:00Z"/>
          <w:rPrChange w:id="7310" w:author="Boisvert, Eric" w:date="2016-03-29T09:20:00Z">
            <w:rPr>
              <w:ins w:id="7311" w:author="Boisvert, Eric" w:date="2016-03-29T09:19:00Z"/>
              <w:lang w:val="fr-CA"/>
            </w:rPr>
          </w:rPrChange>
        </w:rPr>
        <w:pPrChange w:id="7312" w:author="Eric Boisvert" w:date="2016-04-02T13:00:00Z">
          <w:pPr>
            <w:pStyle w:val="Heading3"/>
            <w:numPr>
              <w:ilvl w:val="0"/>
              <w:numId w:val="0"/>
            </w:numPr>
            <w:ind w:left="720" w:hanging="720"/>
          </w:pPr>
        </w:pPrChange>
      </w:pPr>
      <w:bookmarkStart w:id="7313" w:name="_Toc447367207"/>
      <w:ins w:id="7314" w:author="Boisvert, Eric" w:date="2016-03-29T09:19:00Z">
        <w:del w:id="7315" w:author="Eric Boisvert" w:date="2016-04-02T12:19:00Z">
          <w:r w:rsidRPr="00480BB6" w:rsidDel="00231114">
            <w:rPr>
              <w:rPrChange w:id="7316" w:author="Boisvert, Eric" w:date="2016-03-29T09:20:00Z">
                <w:rPr>
                  <w:iCs/>
                  <w:lang w:val="fr-CA"/>
                </w:rPr>
              </w:rPrChange>
            </w:rPr>
            <w:delText xml:space="preserve">A.2.1 </w:delText>
          </w:r>
        </w:del>
        <w:r w:rsidRPr="00480BB6">
          <w:rPr>
            <w:rPrChange w:id="7317" w:author="Boisvert, Eric" w:date="2016-03-29T09:20:00Z">
              <w:rPr>
                <w:iCs/>
                <w:lang w:val="fr-CA"/>
              </w:rPr>
            </w:rPrChange>
          </w:rPr>
          <w:t>Conformance class: GeoSciML XML Encoding Abstract Core</w:t>
        </w:r>
        <w:bookmarkEnd w:id="7313"/>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3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319" w:author="Boisvert, Eric" w:date="2016-03-29T09:19:00Z"/>
                <w:rFonts w:cs="Arial"/>
                <w:szCs w:val="18"/>
                <w:lang w:eastAsia="en-US"/>
              </w:rPr>
            </w:pPr>
            <w:ins w:id="732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321" w:author="Boisvert, Eric" w:date="2016-03-29T09:19:00Z"/>
                <w:rFonts w:cs="Arial"/>
                <w:b/>
                <w:color w:val="0000FF"/>
                <w:szCs w:val="18"/>
                <w:lang w:eastAsia="en-US"/>
              </w:rPr>
            </w:pPr>
            <w:ins w:id="7322"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32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324" w:author="Boisvert, Eric" w:date="2016-03-29T09:19:00Z"/>
                <w:rFonts w:cs="Arial"/>
                <w:szCs w:val="18"/>
                <w:lang w:eastAsia="en-US"/>
              </w:rPr>
            </w:pPr>
            <w:ins w:id="732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6" w:author="Boisvert, Eric" w:date="2016-03-29T09:19:00Z"/>
                <w:rFonts w:cs="Arial"/>
                <w:b/>
                <w:color w:val="0000FF"/>
                <w:szCs w:val="18"/>
                <w:lang w:eastAsia="en-US"/>
              </w:rPr>
            </w:pPr>
            <w:ins w:id="7327"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32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329" w:author="Boisvert, Eric" w:date="2016-03-29T09:19:00Z"/>
                <w:rFonts w:cs="Arial"/>
                <w:b/>
                <w:szCs w:val="18"/>
              </w:rPr>
            </w:pPr>
            <w:ins w:id="733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1" w:author="Boisvert, Eric" w:date="2016-03-29T09:19:00Z"/>
                <w:rFonts w:cs="Arial"/>
                <w:szCs w:val="18"/>
                <w:lang w:val="en-US"/>
              </w:rPr>
            </w:pPr>
            <w:ins w:id="7332"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33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334" w:author="Boisvert, Eric" w:date="2016-03-29T09:19:00Z"/>
                <w:rFonts w:cs="Arial"/>
                <w:b/>
                <w:szCs w:val="18"/>
              </w:rPr>
            </w:pPr>
            <w:ins w:id="733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6" w:author="Boisvert, Eric" w:date="2016-03-29T09:19:00Z"/>
                <w:rFonts w:cs="Arial"/>
                <w:szCs w:val="18"/>
                <w:highlight w:val="yellow"/>
                <w:lang w:val="en-US"/>
              </w:rPr>
            </w:pPr>
            <w:ins w:id="7337"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3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3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0" w:author="Boisvert, Eric" w:date="2016-03-29T09:19:00Z"/>
                <w:rFonts w:ascii="Arial" w:eastAsia="MS Mincho" w:hAnsi="Arial" w:cs="Arial"/>
                <w:sz w:val="18"/>
                <w:szCs w:val="18"/>
              </w:rPr>
            </w:pPr>
            <w:ins w:id="73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2" w:author="Boisvert, Eric" w:date="2016-03-29T09:19:00Z"/>
                <w:rFonts w:ascii="Arial" w:eastAsia="MS Mincho" w:hAnsi="Arial" w:cs="Arial"/>
                <w:b/>
                <w:color w:val="0000FF"/>
                <w:sz w:val="18"/>
                <w:szCs w:val="18"/>
              </w:rPr>
            </w:pPr>
            <w:ins w:id="734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3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3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6" w:author="Boisvert, Eric" w:date="2016-03-29T09:19:00Z"/>
                <w:rFonts w:ascii="Arial" w:eastAsia="MS Mincho" w:hAnsi="Arial" w:cs="Arial"/>
                <w:sz w:val="18"/>
                <w:szCs w:val="18"/>
              </w:rPr>
            </w:pPr>
            <w:ins w:id="73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8" w:author="Boisvert, Eric" w:date="2016-03-29T09:19:00Z"/>
                <w:rFonts w:cs="Arial"/>
                <w:szCs w:val="18"/>
                <w:lang w:eastAsia="en-US"/>
              </w:rPr>
            </w:pPr>
            <w:ins w:id="7349"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3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3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2" w:author="Boisvert, Eric" w:date="2016-03-29T09:19:00Z"/>
                <w:rFonts w:ascii="Arial" w:eastAsia="MS Mincho" w:hAnsi="Arial" w:cs="Arial"/>
                <w:sz w:val="18"/>
                <w:szCs w:val="18"/>
              </w:rPr>
            </w:pPr>
            <w:ins w:id="73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54" w:author="Boisvert, Eric" w:date="2016-03-29T09:19:00Z"/>
                <w:rFonts w:ascii="Arial" w:eastAsia="MS Mincho" w:hAnsi="Arial" w:cs="Arial"/>
                <w:sz w:val="18"/>
                <w:szCs w:val="18"/>
              </w:rPr>
            </w:pPr>
            <w:ins w:id="7355"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3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3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8" w:author="Boisvert, Eric" w:date="2016-03-29T09:19:00Z"/>
                <w:rFonts w:ascii="Arial" w:eastAsia="MS Mincho" w:hAnsi="Arial" w:cs="Arial"/>
                <w:sz w:val="18"/>
                <w:szCs w:val="18"/>
              </w:rPr>
            </w:pPr>
            <w:ins w:id="73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0" w:author="Boisvert, Eric" w:date="2016-03-29T09:19:00Z"/>
                <w:rFonts w:cs="Arial"/>
                <w:szCs w:val="18"/>
                <w:lang w:eastAsia="en-US"/>
              </w:rPr>
            </w:pPr>
          </w:p>
        </w:tc>
      </w:tr>
      <w:tr w:rsidR="00480BB6" w:rsidRPr="00DE63EA" w14:paraId="4E349ABC" w14:textId="77777777" w:rsidTr="0024128E">
        <w:trPr>
          <w:ins w:id="73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362" w:author="Boisvert, Eric" w:date="2016-03-29T09:19:00Z"/>
                <w:rFonts w:cs="Arial"/>
                <w:b/>
                <w:szCs w:val="18"/>
              </w:rPr>
            </w:pPr>
            <w:ins w:id="73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4" w:author="Boisvert, Eric" w:date="2016-03-29T09:19:00Z"/>
                <w:rFonts w:cs="Arial"/>
                <w:szCs w:val="18"/>
                <w:lang w:val="en-US"/>
              </w:rPr>
            </w:pPr>
            <w:ins w:id="7365"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3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3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8" w:author="Boisvert, Eric" w:date="2016-03-29T09:19:00Z"/>
                <w:rFonts w:ascii="Arial" w:eastAsia="MS Mincho" w:hAnsi="Arial" w:cs="Arial"/>
                <w:sz w:val="18"/>
                <w:szCs w:val="18"/>
              </w:rPr>
            </w:pPr>
            <w:ins w:id="73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0" w:author="Boisvert, Eric" w:date="2016-03-29T09:19:00Z"/>
                <w:rFonts w:ascii="Arial" w:eastAsia="MS Mincho" w:hAnsi="Arial" w:cs="Arial"/>
                <w:b/>
                <w:color w:val="0000FF"/>
                <w:sz w:val="18"/>
                <w:szCs w:val="18"/>
              </w:rPr>
            </w:pPr>
            <w:ins w:id="737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3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3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4" w:author="Boisvert, Eric" w:date="2016-03-29T09:19:00Z"/>
                <w:rFonts w:ascii="Arial" w:eastAsia="MS Mincho" w:hAnsi="Arial" w:cs="Arial"/>
                <w:sz w:val="18"/>
                <w:szCs w:val="18"/>
              </w:rPr>
            </w:pPr>
            <w:ins w:id="73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6" w:author="Boisvert, Eric" w:date="2016-03-29T09:19:00Z"/>
                <w:rFonts w:cs="Arial"/>
                <w:szCs w:val="18"/>
                <w:lang w:eastAsia="en-US"/>
              </w:rPr>
            </w:pPr>
            <w:ins w:id="7377"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3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3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0" w:author="Boisvert, Eric" w:date="2016-03-29T09:19:00Z"/>
                <w:rFonts w:ascii="Arial" w:eastAsia="MS Mincho" w:hAnsi="Arial" w:cs="Arial"/>
                <w:sz w:val="18"/>
                <w:szCs w:val="18"/>
              </w:rPr>
            </w:pPr>
            <w:ins w:id="73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82" w:author="Boisvert, Eric" w:date="2016-03-29T09:19:00Z"/>
                <w:rFonts w:ascii="Arial" w:eastAsia="MS Mincho" w:hAnsi="Arial" w:cs="Arial"/>
                <w:sz w:val="18"/>
                <w:szCs w:val="18"/>
              </w:rPr>
            </w:pPr>
            <w:ins w:id="7383"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3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3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6" w:author="Boisvert, Eric" w:date="2016-03-29T09:19:00Z"/>
                <w:rFonts w:ascii="Arial" w:eastAsia="MS Mincho" w:hAnsi="Arial" w:cs="Arial"/>
                <w:sz w:val="18"/>
                <w:szCs w:val="18"/>
              </w:rPr>
            </w:pPr>
            <w:ins w:id="73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8" w:author="Boisvert, Eric" w:date="2016-03-29T09:19:00Z"/>
                <w:rFonts w:cs="Arial"/>
                <w:szCs w:val="18"/>
                <w:lang w:eastAsia="en-US"/>
              </w:rPr>
            </w:pPr>
          </w:p>
        </w:tc>
      </w:tr>
      <w:tr w:rsidR="00480BB6" w:rsidRPr="00DE63EA" w14:paraId="7322AD51" w14:textId="77777777" w:rsidTr="0024128E">
        <w:trPr>
          <w:ins w:id="73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7390" w:author="Boisvert, Eric" w:date="2016-03-29T09:19:00Z"/>
                <w:rFonts w:cs="Arial"/>
                <w:b/>
                <w:szCs w:val="18"/>
              </w:rPr>
            </w:pPr>
            <w:ins w:id="73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2" w:author="Boisvert, Eric" w:date="2016-03-29T09:19:00Z"/>
                <w:rFonts w:cs="Arial"/>
                <w:szCs w:val="18"/>
                <w:lang w:val="en-US"/>
              </w:rPr>
            </w:pPr>
            <w:ins w:id="7393"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73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73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6" w:author="Boisvert, Eric" w:date="2016-03-29T09:19:00Z"/>
                <w:rFonts w:ascii="Arial" w:eastAsia="MS Mincho" w:hAnsi="Arial" w:cs="Arial"/>
                <w:sz w:val="18"/>
                <w:szCs w:val="18"/>
              </w:rPr>
            </w:pPr>
            <w:ins w:id="73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8" w:author="Boisvert, Eric" w:date="2016-03-29T09:19:00Z"/>
                <w:rFonts w:ascii="Arial" w:eastAsia="MS Mincho" w:hAnsi="Arial" w:cs="Arial"/>
                <w:b/>
                <w:color w:val="0000FF"/>
                <w:sz w:val="18"/>
                <w:szCs w:val="18"/>
              </w:rPr>
            </w:pPr>
            <w:ins w:id="739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74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74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2" w:author="Boisvert, Eric" w:date="2016-03-29T09:19:00Z"/>
                <w:rFonts w:ascii="Arial" w:eastAsia="MS Mincho" w:hAnsi="Arial" w:cs="Arial"/>
                <w:sz w:val="18"/>
                <w:szCs w:val="18"/>
              </w:rPr>
            </w:pPr>
            <w:ins w:id="74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4" w:author="Boisvert, Eric" w:date="2016-03-29T09:19:00Z"/>
                <w:rFonts w:cs="Arial"/>
                <w:szCs w:val="18"/>
                <w:lang w:eastAsia="en-US"/>
              </w:rPr>
            </w:pPr>
            <w:ins w:id="7405"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74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74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8" w:author="Boisvert, Eric" w:date="2016-03-29T09:19:00Z"/>
                <w:rFonts w:ascii="Arial" w:eastAsia="MS Mincho" w:hAnsi="Arial" w:cs="Arial"/>
                <w:sz w:val="18"/>
                <w:szCs w:val="18"/>
              </w:rPr>
            </w:pPr>
            <w:ins w:id="740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10" w:author="Boisvert, Eric" w:date="2016-03-29T09:19:00Z"/>
                <w:rFonts w:ascii="Arial" w:eastAsia="MS Mincho" w:hAnsi="Arial" w:cs="Arial"/>
                <w:sz w:val="18"/>
                <w:szCs w:val="18"/>
              </w:rPr>
            </w:pPr>
            <w:ins w:id="7411"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74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74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4" w:author="Boisvert, Eric" w:date="2016-03-29T09:19:00Z"/>
                <w:rFonts w:ascii="Arial" w:eastAsia="MS Mincho" w:hAnsi="Arial" w:cs="Arial"/>
                <w:sz w:val="18"/>
                <w:szCs w:val="18"/>
              </w:rPr>
            </w:pPr>
            <w:ins w:id="741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6" w:author="Boisvert, Eric" w:date="2016-03-29T09:19:00Z"/>
                <w:rFonts w:cs="Arial"/>
                <w:szCs w:val="18"/>
                <w:lang w:eastAsia="en-US"/>
              </w:rPr>
            </w:pPr>
          </w:p>
        </w:tc>
      </w:tr>
      <w:tr w:rsidR="00480BB6" w:rsidRPr="00DE63EA" w14:paraId="2D9926EF" w14:textId="77777777" w:rsidTr="0024128E">
        <w:trPr>
          <w:ins w:id="741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7418" w:author="Boisvert, Eric" w:date="2016-03-29T09:19:00Z"/>
                <w:rFonts w:cs="Arial"/>
                <w:b/>
                <w:szCs w:val="18"/>
              </w:rPr>
            </w:pPr>
            <w:ins w:id="741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0" w:author="Boisvert, Eric" w:date="2016-03-29T09:19:00Z"/>
                <w:rFonts w:cs="Arial"/>
                <w:szCs w:val="18"/>
                <w:lang w:val="en-US"/>
              </w:rPr>
            </w:pPr>
            <w:ins w:id="7421"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74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74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4" w:author="Boisvert, Eric" w:date="2016-03-29T09:19:00Z"/>
                <w:rFonts w:ascii="Arial" w:eastAsia="MS Mincho" w:hAnsi="Arial" w:cs="Arial"/>
                <w:sz w:val="18"/>
                <w:szCs w:val="18"/>
              </w:rPr>
            </w:pPr>
            <w:ins w:id="74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6" w:author="Boisvert, Eric" w:date="2016-03-29T09:19:00Z"/>
                <w:rFonts w:ascii="Arial" w:eastAsia="MS Mincho" w:hAnsi="Arial" w:cs="Arial"/>
                <w:b/>
                <w:color w:val="0000FF"/>
                <w:sz w:val="18"/>
                <w:szCs w:val="18"/>
              </w:rPr>
            </w:pPr>
            <w:ins w:id="742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74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74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0" w:author="Boisvert, Eric" w:date="2016-03-29T09:19:00Z"/>
                <w:rFonts w:ascii="Arial" w:eastAsia="MS Mincho" w:hAnsi="Arial" w:cs="Arial"/>
                <w:sz w:val="18"/>
                <w:szCs w:val="18"/>
              </w:rPr>
            </w:pPr>
            <w:ins w:id="743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2" w:author="Boisvert, Eric" w:date="2016-03-29T09:19:00Z"/>
                <w:rFonts w:cs="Arial"/>
                <w:szCs w:val="18"/>
                <w:lang w:eastAsia="en-US"/>
              </w:rPr>
            </w:pPr>
            <w:ins w:id="7433"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74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74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6" w:author="Boisvert, Eric" w:date="2016-03-29T09:19:00Z"/>
                <w:rFonts w:ascii="Arial" w:eastAsia="MS Mincho" w:hAnsi="Arial" w:cs="Arial"/>
                <w:sz w:val="18"/>
                <w:szCs w:val="18"/>
              </w:rPr>
            </w:pPr>
            <w:ins w:id="74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38" w:author="Boisvert, Eric" w:date="2016-03-29T09:19:00Z"/>
                <w:rFonts w:ascii="Arial" w:eastAsia="MS Mincho" w:hAnsi="Arial" w:cs="Arial"/>
                <w:sz w:val="18"/>
                <w:szCs w:val="18"/>
              </w:rPr>
            </w:pPr>
            <w:ins w:id="7439"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74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74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2" w:author="Boisvert, Eric" w:date="2016-03-29T09:19:00Z"/>
                <w:rFonts w:ascii="Arial" w:eastAsia="MS Mincho" w:hAnsi="Arial" w:cs="Arial"/>
                <w:sz w:val="18"/>
                <w:szCs w:val="18"/>
              </w:rPr>
            </w:pPr>
            <w:ins w:id="74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4" w:author="Boisvert, Eric" w:date="2016-03-29T09:19:00Z"/>
                <w:rFonts w:cs="Arial"/>
                <w:szCs w:val="18"/>
                <w:lang w:eastAsia="en-US"/>
              </w:rPr>
            </w:pPr>
          </w:p>
        </w:tc>
      </w:tr>
    </w:tbl>
    <w:p w14:paraId="67EC5C9E" w14:textId="77777777" w:rsidR="00480BB6" w:rsidRDefault="00480BB6" w:rsidP="00480BB6">
      <w:pPr>
        <w:rPr>
          <w:ins w:id="7445" w:author="Boisvert, Eric" w:date="2016-03-29T09:19:00Z"/>
        </w:rPr>
      </w:pPr>
    </w:p>
    <w:p w14:paraId="71AA152D" w14:textId="77777777" w:rsidR="00480BB6" w:rsidRDefault="00480BB6" w:rsidP="00480BB6">
      <w:pPr>
        <w:rPr>
          <w:ins w:id="7446" w:author="Boisvert, Eric" w:date="2016-03-29T09:19:00Z"/>
        </w:rPr>
      </w:pPr>
      <w:ins w:id="7447" w:author="Boisvert, Eric" w:date="2016-03-29T09:19:00Z">
        <w:r>
          <w:br w:type="page"/>
        </w:r>
      </w:ins>
    </w:p>
    <w:p w14:paraId="24FB6240" w14:textId="77777777" w:rsidR="00480BB6" w:rsidRDefault="00480BB6" w:rsidP="00480BB6">
      <w:pPr>
        <w:rPr>
          <w:ins w:id="7448" w:author="Boisvert, Eric" w:date="2016-03-29T09:19:00Z"/>
        </w:rPr>
      </w:pPr>
    </w:p>
    <w:p w14:paraId="5AF4F150" w14:textId="5B60A236" w:rsidR="00480BB6" w:rsidRPr="00480BB6" w:rsidRDefault="00480BB6">
      <w:pPr>
        <w:pStyle w:val="OGCAnnexXX"/>
        <w:rPr>
          <w:ins w:id="7449" w:author="Boisvert, Eric" w:date="2016-03-29T09:19:00Z"/>
          <w:rPrChange w:id="7450" w:author="Boisvert, Eric" w:date="2016-03-29T09:20:00Z">
            <w:rPr>
              <w:ins w:id="7451" w:author="Boisvert, Eric" w:date="2016-03-29T09:19:00Z"/>
              <w:lang w:val="fr-CA"/>
            </w:rPr>
          </w:rPrChange>
        </w:rPr>
        <w:pPrChange w:id="7452" w:author="Eric Boisvert" w:date="2016-04-02T13:00:00Z">
          <w:pPr>
            <w:pStyle w:val="Heading3"/>
            <w:numPr>
              <w:ilvl w:val="0"/>
              <w:numId w:val="0"/>
            </w:numPr>
            <w:ind w:left="720" w:hanging="720"/>
          </w:pPr>
        </w:pPrChange>
      </w:pPr>
      <w:bookmarkStart w:id="7453" w:name="_Toc447367208"/>
      <w:ins w:id="7454" w:author="Boisvert, Eric" w:date="2016-03-29T09:19:00Z">
        <w:del w:id="7455" w:author="Eric Boisvert" w:date="2016-04-02T12:19:00Z">
          <w:r w:rsidRPr="00480BB6" w:rsidDel="00231114">
            <w:rPr>
              <w:rPrChange w:id="7456" w:author="Boisvert, Eric" w:date="2016-03-29T09:20:00Z">
                <w:rPr>
                  <w:iCs/>
                  <w:lang w:val="fr-CA"/>
                </w:rPr>
              </w:rPrChange>
            </w:rPr>
            <w:delText xml:space="preserve">A.2.1 </w:delText>
          </w:r>
        </w:del>
        <w:r w:rsidRPr="00480BB6">
          <w:rPr>
            <w:rPrChange w:id="7457" w:author="Boisvert, Eric" w:date="2016-03-29T09:20:00Z">
              <w:rPr>
                <w:iCs/>
                <w:lang w:val="fr-CA"/>
              </w:rPr>
            </w:rPrChange>
          </w:rPr>
          <w:t>Conformance class: GeoSciML Portrayal XML</w:t>
        </w:r>
      </w:ins>
      <w:ins w:id="7458" w:author="Eric Boisvert" w:date="2016-04-02T12:45:00Z">
        <w:r w:rsidR="0027787F">
          <w:t xml:space="preserve"> Abstract</w:t>
        </w:r>
      </w:ins>
      <w:ins w:id="7459" w:author="Boisvert, Eric" w:date="2016-03-29T09:19:00Z">
        <w:r w:rsidRPr="00480BB6">
          <w:rPr>
            <w:rPrChange w:id="7460" w:author="Boisvert, Eric" w:date="2016-03-29T09:20:00Z">
              <w:rPr>
                <w:iCs/>
                <w:lang w:val="fr-CA"/>
              </w:rPr>
            </w:rPrChange>
          </w:rPr>
          <w:t xml:space="preserve"> Encoding</w:t>
        </w:r>
        <w:bookmarkEnd w:id="7453"/>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74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7462" w:author="Boisvert, Eric" w:date="2016-03-29T09:19:00Z"/>
                <w:rFonts w:cs="Arial"/>
                <w:szCs w:val="18"/>
                <w:lang w:eastAsia="en-US"/>
              </w:rPr>
            </w:pPr>
            <w:ins w:id="746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7464" w:author="Boisvert, Eric" w:date="2016-03-29T09:19:00Z"/>
                <w:rFonts w:cs="Arial"/>
                <w:b/>
                <w:color w:val="0000FF"/>
                <w:szCs w:val="18"/>
                <w:lang w:eastAsia="en-US"/>
              </w:rPr>
            </w:pPr>
            <w:ins w:id="746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746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7467" w:author="Boisvert, Eric" w:date="2016-03-29T09:19:00Z"/>
                <w:rFonts w:cs="Arial"/>
                <w:szCs w:val="18"/>
                <w:lang w:eastAsia="en-US"/>
              </w:rPr>
            </w:pPr>
            <w:ins w:id="746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9" w:author="Boisvert, Eric" w:date="2016-03-29T09:19:00Z"/>
                <w:rFonts w:cs="Arial"/>
                <w:b/>
                <w:color w:val="0000FF"/>
                <w:szCs w:val="18"/>
                <w:lang w:eastAsia="en-US"/>
              </w:rPr>
            </w:pPr>
            <w:ins w:id="7470"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747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7472" w:author="Boisvert, Eric" w:date="2016-03-29T09:19:00Z"/>
                <w:rFonts w:cs="Arial"/>
                <w:b/>
                <w:szCs w:val="18"/>
              </w:rPr>
            </w:pPr>
            <w:ins w:id="747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4" w:author="Boisvert, Eric" w:date="2016-03-29T09:19:00Z"/>
                <w:rFonts w:cs="Arial"/>
                <w:szCs w:val="18"/>
                <w:highlight w:val="yellow"/>
                <w:lang w:val="en-US"/>
              </w:rPr>
            </w:pPr>
            <w:ins w:id="7475"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74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7477" w:author="Boisvert, Eric" w:date="2016-03-29T09:19:00Z"/>
                <w:rFonts w:cs="Arial"/>
                <w:b/>
                <w:szCs w:val="18"/>
              </w:rPr>
            </w:pPr>
            <w:ins w:id="747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9" w:author="Boisvert, Eric" w:date="2016-03-29T09:19:00Z"/>
                <w:rFonts w:cs="Arial"/>
                <w:szCs w:val="18"/>
                <w:lang w:val="en-US"/>
              </w:rPr>
            </w:pPr>
            <w:ins w:id="7480"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74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74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3" w:author="Boisvert, Eric" w:date="2016-03-29T09:19:00Z"/>
                <w:rFonts w:ascii="Arial" w:eastAsia="MS Mincho" w:hAnsi="Arial" w:cs="Arial"/>
                <w:sz w:val="18"/>
                <w:szCs w:val="18"/>
              </w:rPr>
            </w:pPr>
            <w:ins w:id="74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5" w:author="Boisvert, Eric" w:date="2016-03-29T09:19:00Z"/>
                <w:rFonts w:ascii="Arial" w:eastAsia="MS Mincho" w:hAnsi="Arial" w:cs="Arial"/>
                <w:b/>
                <w:color w:val="0000FF"/>
                <w:sz w:val="18"/>
                <w:szCs w:val="18"/>
              </w:rPr>
            </w:pPr>
            <w:ins w:id="748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74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74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9" w:author="Boisvert, Eric" w:date="2016-03-29T09:19:00Z"/>
                <w:rFonts w:ascii="Arial" w:eastAsia="MS Mincho" w:hAnsi="Arial" w:cs="Arial"/>
                <w:sz w:val="18"/>
                <w:szCs w:val="18"/>
              </w:rPr>
            </w:pPr>
            <w:ins w:id="74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1" w:author="Boisvert, Eric" w:date="2016-03-29T09:19:00Z"/>
                <w:rFonts w:cs="Arial"/>
                <w:szCs w:val="18"/>
                <w:lang w:eastAsia="en-US"/>
              </w:rPr>
            </w:pPr>
            <w:ins w:id="7492"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74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74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5" w:author="Boisvert, Eric" w:date="2016-03-29T09:19:00Z"/>
                <w:rFonts w:ascii="Arial" w:eastAsia="MS Mincho" w:hAnsi="Arial" w:cs="Arial"/>
                <w:sz w:val="18"/>
                <w:szCs w:val="18"/>
              </w:rPr>
            </w:pPr>
            <w:ins w:id="74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97" w:author="Boisvert, Eric" w:date="2016-03-29T09:19:00Z"/>
                <w:rFonts w:ascii="Arial" w:eastAsia="MS Mincho" w:hAnsi="Arial" w:cs="Arial"/>
                <w:sz w:val="18"/>
                <w:szCs w:val="18"/>
              </w:rPr>
            </w:pPr>
            <w:ins w:id="7498"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74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75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1" w:author="Boisvert, Eric" w:date="2016-03-29T09:19:00Z"/>
                <w:rFonts w:ascii="Arial" w:eastAsia="MS Mincho" w:hAnsi="Arial" w:cs="Arial"/>
                <w:sz w:val="18"/>
                <w:szCs w:val="18"/>
              </w:rPr>
            </w:pPr>
            <w:ins w:id="75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3" w:author="Boisvert, Eric" w:date="2016-03-29T09:19:00Z"/>
                <w:rFonts w:cs="Arial"/>
                <w:szCs w:val="18"/>
                <w:lang w:eastAsia="en-US"/>
              </w:rPr>
            </w:pPr>
          </w:p>
        </w:tc>
      </w:tr>
      <w:tr w:rsidR="00480BB6" w:rsidRPr="00DE63EA" w14:paraId="5238FF82" w14:textId="77777777" w:rsidTr="0024128E">
        <w:trPr>
          <w:ins w:id="75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7505" w:author="Boisvert, Eric" w:date="2016-03-29T09:19:00Z"/>
                <w:rFonts w:cs="Arial"/>
                <w:b/>
                <w:szCs w:val="18"/>
              </w:rPr>
            </w:pPr>
            <w:ins w:id="750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7" w:author="Boisvert, Eric" w:date="2016-03-29T09:19:00Z"/>
                <w:rFonts w:cs="Arial"/>
                <w:szCs w:val="18"/>
                <w:lang w:val="en-US"/>
              </w:rPr>
            </w:pPr>
            <w:ins w:id="7508" w:author="Boisvert, Eric" w:date="2016-03-29T09:19:00Z">
              <w:r w:rsidRPr="00792A5B">
                <w:rPr>
                  <w:rFonts w:cs="Arial"/>
                  <w:szCs w:val="18"/>
                  <w:lang w:val="en-US"/>
                </w:rPr>
                <w:t>/conf/gsml4xsd</w:t>
              </w:r>
              <w:r w:rsidRPr="00480BB6">
                <w:rPr>
                  <w:rFonts w:cs="Arial"/>
                  <w:szCs w:val="18"/>
                  <w:lang w:val="en-CA"/>
                  <w:rPrChange w:id="7509"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75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75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2" w:author="Boisvert, Eric" w:date="2016-03-29T09:19:00Z"/>
                <w:rFonts w:ascii="Arial" w:eastAsia="MS Mincho" w:hAnsi="Arial" w:cs="Arial"/>
                <w:sz w:val="18"/>
                <w:szCs w:val="18"/>
              </w:rPr>
            </w:pPr>
            <w:ins w:id="751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4" w:author="Boisvert, Eric" w:date="2016-03-29T09:19:00Z"/>
                <w:rFonts w:ascii="Arial" w:eastAsia="MS Mincho" w:hAnsi="Arial" w:cs="Arial"/>
                <w:b/>
                <w:color w:val="0000FF"/>
                <w:sz w:val="18"/>
                <w:szCs w:val="18"/>
              </w:rPr>
            </w:pPr>
            <w:ins w:id="7515" w:author="Boisvert, Eric" w:date="2016-03-29T09:19:00Z">
              <w:r w:rsidRPr="00480BB6">
                <w:rPr>
                  <w:rFonts w:ascii="Arial" w:hAnsi="Arial" w:cs="Arial"/>
                  <w:sz w:val="18"/>
                  <w:szCs w:val="18"/>
                  <w:lang w:val="en-CA"/>
                  <w:rPrChange w:id="7516"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75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75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9" w:author="Boisvert, Eric" w:date="2016-03-29T09:19:00Z"/>
                <w:rFonts w:ascii="Arial" w:eastAsia="MS Mincho" w:hAnsi="Arial" w:cs="Arial"/>
                <w:sz w:val="18"/>
                <w:szCs w:val="18"/>
              </w:rPr>
            </w:pPr>
            <w:ins w:id="752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1" w:author="Boisvert, Eric" w:date="2016-03-29T09:19:00Z"/>
                <w:rFonts w:cs="Arial"/>
                <w:b/>
                <w:color w:val="FF0000"/>
                <w:szCs w:val="18"/>
                <w:lang w:eastAsia="en-US"/>
              </w:rPr>
            </w:pPr>
            <w:ins w:id="7522"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75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75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5" w:author="Boisvert, Eric" w:date="2016-03-29T09:19:00Z"/>
                <w:rFonts w:ascii="Arial" w:eastAsia="MS Mincho" w:hAnsi="Arial" w:cs="Arial"/>
                <w:sz w:val="18"/>
                <w:szCs w:val="18"/>
              </w:rPr>
            </w:pPr>
            <w:ins w:id="752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27" w:author="Boisvert, Eric" w:date="2016-03-29T09:19:00Z"/>
                <w:rFonts w:ascii="Arial" w:eastAsia="MS Mincho" w:hAnsi="Arial" w:cs="Arial"/>
                <w:sz w:val="18"/>
                <w:szCs w:val="18"/>
              </w:rPr>
            </w:pPr>
            <w:ins w:id="7528"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75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75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1" w:author="Boisvert, Eric" w:date="2016-03-29T09:19:00Z"/>
                <w:rFonts w:ascii="Arial" w:eastAsia="MS Mincho" w:hAnsi="Arial" w:cs="Arial"/>
                <w:sz w:val="18"/>
                <w:szCs w:val="18"/>
              </w:rPr>
            </w:pPr>
            <w:ins w:id="753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3" w:author="Boisvert, Eric" w:date="2016-03-29T09:19:00Z"/>
                <w:rFonts w:cs="Arial"/>
                <w:szCs w:val="18"/>
                <w:lang w:eastAsia="en-US"/>
              </w:rPr>
            </w:pPr>
          </w:p>
        </w:tc>
      </w:tr>
    </w:tbl>
    <w:p w14:paraId="5A621F3C" w14:textId="77777777" w:rsidR="00480BB6" w:rsidRDefault="00480BB6" w:rsidP="00480BB6">
      <w:pPr>
        <w:rPr>
          <w:ins w:id="7534" w:author="Boisvert, Eric" w:date="2016-03-29T09:19:00Z"/>
        </w:rPr>
      </w:pPr>
    </w:p>
    <w:p w14:paraId="01551818" w14:textId="77777777" w:rsidR="00480BB6" w:rsidRPr="00480BB6" w:rsidRDefault="00480BB6">
      <w:pPr>
        <w:pStyle w:val="OGCAnnexXX"/>
        <w:rPr>
          <w:ins w:id="7535" w:author="Boisvert, Eric" w:date="2016-03-29T09:19:00Z"/>
          <w:rPrChange w:id="7536" w:author="Boisvert, Eric" w:date="2016-03-29T09:20:00Z">
            <w:rPr>
              <w:ins w:id="7537" w:author="Boisvert, Eric" w:date="2016-03-29T09:19:00Z"/>
              <w:lang w:val="fr-CA"/>
            </w:rPr>
          </w:rPrChange>
        </w:rPr>
        <w:pPrChange w:id="7538" w:author="Eric Boisvert" w:date="2016-04-02T13:00:00Z">
          <w:pPr>
            <w:pStyle w:val="Heading3"/>
            <w:numPr>
              <w:ilvl w:val="0"/>
              <w:numId w:val="0"/>
            </w:numPr>
            <w:ind w:left="720" w:hanging="720"/>
          </w:pPr>
        </w:pPrChange>
      </w:pPr>
      <w:bookmarkStart w:id="7539" w:name="_Toc447367209"/>
      <w:ins w:id="7540" w:author="Boisvert, Eric" w:date="2016-03-29T09:19:00Z">
        <w:del w:id="7541" w:author="Eric Boisvert" w:date="2016-04-02T12:19:00Z">
          <w:r w:rsidRPr="00480BB6" w:rsidDel="00231114">
            <w:rPr>
              <w:rPrChange w:id="7542" w:author="Boisvert, Eric" w:date="2016-03-29T09:20:00Z">
                <w:rPr>
                  <w:iCs/>
                  <w:lang w:val="fr-CA"/>
                </w:rPr>
              </w:rPrChange>
            </w:rPr>
            <w:delText xml:space="preserve">A.2.1 </w:delText>
          </w:r>
        </w:del>
        <w:r w:rsidRPr="00480BB6">
          <w:rPr>
            <w:rPrChange w:id="7543" w:author="Boisvert, Eric" w:date="2016-03-29T09:20:00Z">
              <w:rPr>
                <w:iCs/>
                <w:lang w:val="fr-CA"/>
              </w:rPr>
            </w:rPrChange>
          </w:rPr>
          <w:t>Conformance class: GeoSciML Portrayal XML Encoding for GML 3.1</w:t>
        </w:r>
        <w:bookmarkEnd w:id="7539"/>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754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7545" w:author="Boisvert, Eric" w:date="2016-03-29T09:19:00Z"/>
                <w:rFonts w:cs="Arial"/>
                <w:szCs w:val="18"/>
                <w:lang w:eastAsia="en-US"/>
              </w:rPr>
            </w:pPr>
            <w:ins w:id="754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7547" w:author="Boisvert, Eric" w:date="2016-03-29T09:19:00Z"/>
                <w:rFonts w:cs="Arial"/>
                <w:b/>
                <w:color w:val="0000FF"/>
                <w:szCs w:val="18"/>
                <w:lang w:eastAsia="en-US"/>
              </w:rPr>
            </w:pPr>
            <w:ins w:id="7548"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754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7550" w:author="Boisvert, Eric" w:date="2016-03-29T09:19:00Z"/>
                <w:rFonts w:cs="Arial"/>
                <w:szCs w:val="18"/>
                <w:lang w:eastAsia="en-US"/>
              </w:rPr>
            </w:pPr>
            <w:ins w:id="755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2" w:author="Boisvert, Eric" w:date="2016-03-29T09:19:00Z"/>
                <w:rFonts w:cs="Arial"/>
                <w:b/>
                <w:color w:val="0000FF"/>
                <w:szCs w:val="18"/>
                <w:lang w:eastAsia="en-US"/>
              </w:rPr>
            </w:pPr>
            <w:ins w:id="7553"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755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7555" w:author="Boisvert, Eric" w:date="2016-03-29T09:19:00Z"/>
                <w:rFonts w:cs="Arial"/>
                <w:b/>
                <w:szCs w:val="18"/>
              </w:rPr>
            </w:pPr>
            <w:ins w:id="755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7" w:author="Boisvert, Eric" w:date="2016-03-29T09:19:00Z"/>
                <w:rFonts w:cs="Arial"/>
                <w:szCs w:val="18"/>
                <w:lang w:val="en-US"/>
              </w:rPr>
            </w:pPr>
            <w:ins w:id="7558"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75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7560" w:author="Boisvert, Eric" w:date="2016-03-29T09:19:00Z"/>
                <w:rFonts w:cs="Arial"/>
                <w:b/>
                <w:szCs w:val="18"/>
              </w:rPr>
            </w:pPr>
            <w:ins w:id="75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2" w:author="Boisvert, Eric" w:date="2016-03-29T09:19:00Z"/>
                <w:rFonts w:cs="Arial"/>
                <w:szCs w:val="18"/>
                <w:lang w:val="en-US"/>
              </w:rPr>
            </w:pPr>
            <w:ins w:id="7563"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75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75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6" w:author="Boisvert, Eric" w:date="2016-03-29T09:19:00Z"/>
                <w:rFonts w:ascii="Arial" w:eastAsia="MS Mincho" w:hAnsi="Arial" w:cs="Arial"/>
                <w:sz w:val="18"/>
                <w:szCs w:val="18"/>
              </w:rPr>
            </w:pPr>
            <w:ins w:id="75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8" w:author="Boisvert, Eric" w:date="2016-03-29T09:19:00Z"/>
                <w:rFonts w:ascii="Arial" w:eastAsia="MS Mincho" w:hAnsi="Arial" w:cs="Arial"/>
                <w:b/>
                <w:color w:val="0000FF"/>
                <w:sz w:val="18"/>
                <w:szCs w:val="18"/>
              </w:rPr>
            </w:pPr>
            <w:ins w:id="756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75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75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2" w:author="Boisvert, Eric" w:date="2016-03-29T09:19:00Z"/>
                <w:rFonts w:ascii="Arial" w:eastAsia="MS Mincho" w:hAnsi="Arial" w:cs="Arial"/>
                <w:sz w:val="18"/>
                <w:szCs w:val="18"/>
              </w:rPr>
            </w:pPr>
            <w:ins w:id="75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4" w:author="Boisvert, Eric" w:date="2016-03-29T09:19:00Z"/>
                <w:rFonts w:cs="Arial"/>
                <w:b/>
                <w:color w:val="FF0000"/>
                <w:szCs w:val="18"/>
                <w:lang w:eastAsia="en-US"/>
              </w:rPr>
            </w:pPr>
            <w:ins w:id="7575"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75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75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8" w:author="Boisvert, Eric" w:date="2016-03-29T09:19:00Z"/>
                <w:rFonts w:ascii="Arial" w:eastAsia="MS Mincho" w:hAnsi="Arial" w:cs="Arial"/>
                <w:sz w:val="18"/>
                <w:szCs w:val="18"/>
              </w:rPr>
            </w:pPr>
            <w:ins w:id="75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80" w:author="Boisvert, Eric" w:date="2016-03-29T09:19:00Z"/>
                <w:rFonts w:ascii="Arial" w:eastAsia="MS Mincho" w:hAnsi="Arial" w:cs="Arial"/>
                <w:sz w:val="18"/>
                <w:szCs w:val="18"/>
              </w:rPr>
            </w:pPr>
            <w:ins w:id="758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75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75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4" w:author="Boisvert, Eric" w:date="2016-03-29T09:19:00Z"/>
                <w:rFonts w:ascii="Arial" w:eastAsia="MS Mincho" w:hAnsi="Arial" w:cs="Arial"/>
                <w:sz w:val="18"/>
                <w:szCs w:val="18"/>
              </w:rPr>
            </w:pPr>
            <w:ins w:id="75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6" w:author="Boisvert, Eric" w:date="2016-03-29T09:19:00Z"/>
                <w:rFonts w:cs="Arial"/>
                <w:szCs w:val="18"/>
                <w:lang w:eastAsia="en-US"/>
              </w:rPr>
            </w:pPr>
          </w:p>
        </w:tc>
      </w:tr>
      <w:tr w:rsidR="00480BB6" w:rsidRPr="00DE63EA" w14:paraId="4EC8F013" w14:textId="77777777" w:rsidTr="0024128E">
        <w:trPr>
          <w:ins w:id="75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7588" w:author="Boisvert, Eric" w:date="2016-03-29T09:19:00Z"/>
                <w:rFonts w:cs="Arial"/>
                <w:b/>
                <w:szCs w:val="18"/>
              </w:rPr>
            </w:pPr>
            <w:ins w:id="75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0" w:author="Boisvert, Eric" w:date="2016-03-29T09:19:00Z"/>
                <w:rFonts w:cs="Arial"/>
                <w:szCs w:val="18"/>
                <w:lang w:val="en-US"/>
              </w:rPr>
            </w:pPr>
            <w:ins w:id="7591"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75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75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4" w:author="Boisvert, Eric" w:date="2016-03-29T09:19:00Z"/>
                <w:rFonts w:ascii="Arial" w:eastAsia="MS Mincho" w:hAnsi="Arial" w:cs="Arial"/>
                <w:sz w:val="18"/>
                <w:szCs w:val="18"/>
              </w:rPr>
            </w:pPr>
            <w:ins w:id="75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6" w:author="Boisvert, Eric" w:date="2016-03-29T09:19:00Z"/>
                <w:rFonts w:ascii="Arial" w:eastAsia="MS Mincho" w:hAnsi="Arial" w:cs="Arial"/>
                <w:b/>
                <w:color w:val="0000FF"/>
                <w:sz w:val="18"/>
                <w:szCs w:val="18"/>
              </w:rPr>
            </w:pPr>
            <w:ins w:id="759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75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75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0" w:author="Boisvert, Eric" w:date="2016-03-29T09:19:00Z"/>
                <w:rFonts w:ascii="Arial" w:eastAsia="MS Mincho" w:hAnsi="Arial" w:cs="Arial"/>
                <w:sz w:val="18"/>
                <w:szCs w:val="18"/>
              </w:rPr>
            </w:pPr>
            <w:ins w:id="76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2" w:author="Boisvert, Eric" w:date="2016-03-29T09:19:00Z"/>
                <w:rFonts w:cs="Arial"/>
                <w:b/>
                <w:color w:val="FF0000"/>
                <w:szCs w:val="18"/>
                <w:lang w:eastAsia="en-US"/>
              </w:rPr>
            </w:pPr>
            <w:ins w:id="7603"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76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76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6" w:author="Boisvert, Eric" w:date="2016-03-29T09:19:00Z"/>
                <w:rFonts w:ascii="Arial" w:eastAsia="MS Mincho" w:hAnsi="Arial" w:cs="Arial"/>
                <w:sz w:val="18"/>
                <w:szCs w:val="18"/>
              </w:rPr>
            </w:pPr>
            <w:ins w:id="76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08" w:author="Boisvert, Eric" w:date="2016-03-29T09:19:00Z"/>
                <w:rFonts w:ascii="Arial" w:eastAsia="MS Mincho" w:hAnsi="Arial" w:cs="Arial"/>
                <w:sz w:val="18"/>
                <w:szCs w:val="18"/>
              </w:rPr>
            </w:pPr>
            <w:ins w:id="760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76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76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2" w:author="Boisvert, Eric" w:date="2016-03-29T09:19:00Z"/>
                <w:rFonts w:ascii="Arial" w:eastAsia="MS Mincho" w:hAnsi="Arial" w:cs="Arial"/>
                <w:sz w:val="18"/>
                <w:szCs w:val="18"/>
              </w:rPr>
            </w:pPr>
            <w:ins w:id="76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4" w:author="Boisvert, Eric" w:date="2016-03-29T09:19:00Z"/>
                <w:rFonts w:cs="Arial"/>
                <w:szCs w:val="18"/>
                <w:lang w:eastAsia="en-US"/>
              </w:rPr>
            </w:pPr>
          </w:p>
        </w:tc>
      </w:tr>
    </w:tbl>
    <w:p w14:paraId="19603C5E" w14:textId="77777777" w:rsidR="00480BB6" w:rsidRDefault="00480BB6" w:rsidP="00480BB6">
      <w:pPr>
        <w:rPr>
          <w:ins w:id="7615" w:author="Boisvert, Eric" w:date="2016-03-29T09:19:00Z"/>
        </w:rPr>
      </w:pPr>
    </w:p>
    <w:p w14:paraId="1BF897E0" w14:textId="77777777" w:rsidR="00480BB6" w:rsidRDefault="00480BB6" w:rsidP="00480BB6">
      <w:pPr>
        <w:rPr>
          <w:ins w:id="7616" w:author="Boisvert, Eric" w:date="2016-03-29T09:19:00Z"/>
        </w:rPr>
      </w:pPr>
      <w:ins w:id="7617" w:author="Boisvert, Eric" w:date="2016-03-29T09:19:00Z">
        <w:r>
          <w:br w:type="page"/>
        </w:r>
      </w:ins>
    </w:p>
    <w:p w14:paraId="2AE728EB" w14:textId="77777777" w:rsidR="00480BB6" w:rsidRDefault="00480BB6" w:rsidP="00480BB6">
      <w:pPr>
        <w:rPr>
          <w:ins w:id="7618" w:author="Boisvert, Eric" w:date="2016-03-29T09:19:00Z"/>
        </w:rPr>
      </w:pPr>
    </w:p>
    <w:p w14:paraId="01199039" w14:textId="77777777" w:rsidR="00480BB6" w:rsidRPr="00480BB6" w:rsidRDefault="00480BB6">
      <w:pPr>
        <w:pStyle w:val="OGCAnnexXX"/>
        <w:rPr>
          <w:ins w:id="7619" w:author="Boisvert, Eric" w:date="2016-03-29T09:19:00Z"/>
          <w:rPrChange w:id="7620" w:author="Boisvert, Eric" w:date="2016-03-29T09:20:00Z">
            <w:rPr>
              <w:ins w:id="7621" w:author="Boisvert, Eric" w:date="2016-03-29T09:19:00Z"/>
              <w:lang w:val="fr-CA"/>
            </w:rPr>
          </w:rPrChange>
        </w:rPr>
        <w:pPrChange w:id="7622" w:author="Eric Boisvert" w:date="2016-04-02T13:00:00Z">
          <w:pPr>
            <w:pStyle w:val="Heading3"/>
            <w:numPr>
              <w:ilvl w:val="0"/>
              <w:numId w:val="0"/>
            </w:numPr>
            <w:ind w:left="720" w:hanging="720"/>
          </w:pPr>
        </w:pPrChange>
      </w:pPr>
      <w:bookmarkStart w:id="7623" w:name="_Toc447367210"/>
      <w:ins w:id="7624" w:author="Boisvert, Eric" w:date="2016-03-29T09:19:00Z">
        <w:del w:id="7625" w:author="Eric Boisvert" w:date="2016-04-02T12:19:00Z">
          <w:r w:rsidRPr="00480BB6" w:rsidDel="00231114">
            <w:rPr>
              <w:rPrChange w:id="7626" w:author="Boisvert, Eric" w:date="2016-03-29T09:20:00Z">
                <w:rPr>
                  <w:iCs/>
                  <w:lang w:val="fr-CA"/>
                </w:rPr>
              </w:rPrChange>
            </w:rPr>
            <w:delText xml:space="preserve">A.2.1 </w:delText>
          </w:r>
        </w:del>
        <w:r w:rsidRPr="00480BB6">
          <w:rPr>
            <w:rPrChange w:id="7627" w:author="Boisvert, Eric" w:date="2016-03-29T09:20:00Z">
              <w:rPr>
                <w:iCs/>
                <w:lang w:val="fr-CA"/>
              </w:rPr>
            </w:rPrChange>
          </w:rPr>
          <w:t>Conformance class: GeoSciML Basic XML Encoding</w:t>
        </w:r>
        <w:bookmarkEnd w:id="7623"/>
        <w:r w:rsidRPr="00480BB6">
          <w:rPr>
            <w:rPrChange w:id="7628"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76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7630" w:author="Boisvert, Eric" w:date="2016-03-29T09:19:00Z"/>
                <w:rFonts w:cs="Arial"/>
                <w:szCs w:val="18"/>
                <w:lang w:eastAsia="en-US"/>
              </w:rPr>
            </w:pPr>
            <w:ins w:id="763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7632" w:author="Boisvert, Eric" w:date="2016-03-29T09:19:00Z"/>
                <w:rFonts w:cs="Arial"/>
                <w:b/>
                <w:color w:val="0000FF"/>
                <w:szCs w:val="18"/>
                <w:lang w:eastAsia="en-US"/>
              </w:rPr>
            </w:pPr>
            <w:ins w:id="763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763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7635" w:author="Boisvert, Eric" w:date="2016-03-29T09:19:00Z"/>
                <w:rFonts w:cs="Arial"/>
                <w:szCs w:val="18"/>
                <w:lang w:eastAsia="en-US"/>
              </w:rPr>
            </w:pPr>
            <w:ins w:id="763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7" w:author="Boisvert, Eric" w:date="2016-03-29T09:19:00Z"/>
                <w:rFonts w:cs="Arial"/>
                <w:b/>
                <w:color w:val="0000FF"/>
                <w:szCs w:val="18"/>
                <w:lang w:eastAsia="en-US"/>
              </w:rPr>
            </w:pPr>
            <w:ins w:id="7638" w:author="Boisvert, Eric" w:date="2016-03-29T09:19:00Z">
              <w:r>
                <w:rPr>
                  <w:rFonts w:cs="Arial"/>
                  <w:szCs w:val="18"/>
                  <w:lang w:val="en-US"/>
                </w:rPr>
                <w:t>/req/gsml4xsd-basic</w:t>
              </w:r>
            </w:ins>
          </w:p>
        </w:tc>
      </w:tr>
      <w:tr w:rsidR="00480BB6" w:rsidRPr="00DE63EA" w14:paraId="2ECA127F" w14:textId="77777777" w:rsidTr="0024128E">
        <w:trPr>
          <w:ins w:id="763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7640" w:author="Boisvert, Eric" w:date="2016-03-29T09:19:00Z"/>
                <w:rFonts w:cs="Arial"/>
                <w:b/>
                <w:szCs w:val="18"/>
              </w:rPr>
            </w:pPr>
            <w:ins w:id="764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2" w:author="Boisvert, Eric" w:date="2016-03-29T09:19:00Z"/>
                <w:rFonts w:cs="Arial"/>
                <w:szCs w:val="18"/>
                <w:highlight w:val="yellow"/>
                <w:lang w:val="en-US"/>
              </w:rPr>
            </w:pPr>
            <w:ins w:id="7643" w:author="Boisvert, Eric" w:date="2016-03-29T09:19:00Z">
              <w:r w:rsidRPr="00CE2547">
                <w:rPr>
                  <w:rFonts w:cs="Arial"/>
                  <w:szCs w:val="18"/>
                  <w:lang w:val="en-US"/>
                  <w:rPrChange w:id="7644" w:author="Eric Boisvert" w:date="2016-04-03T13:10:00Z">
                    <w:rPr>
                      <w:rFonts w:cs="Arial"/>
                      <w:szCs w:val="18"/>
                      <w:highlight w:val="yellow"/>
                      <w:lang w:val="en-US"/>
                    </w:rPr>
                  </w:rPrChange>
                </w:rPr>
                <w:t>/conf/gsml4xsd/core</w:t>
              </w:r>
            </w:ins>
          </w:p>
        </w:tc>
      </w:tr>
      <w:tr w:rsidR="00480BB6" w:rsidRPr="00DE63EA" w:rsidDel="00CE2547" w14:paraId="0E0822AB" w14:textId="352AFA0E" w:rsidTr="0024128E">
        <w:trPr>
          <w:ins w:id="7645" w:author="Boisvert, Eric" w:date="2016-03-29T09:19:00Z"/>
          <w:del w:id="7646" w:author="Eric Boisvert" w:date="2016-04-03T13:10:00Z"/>
        </w:trPr>
        <w:tc>
          <w:tcPr>
            <w:tcW w:w="1549" w:type="dxa"/>
            <w:tcBorders>
              <w:top w:val="single" w:sz="12" w:space="0" w:color="auto"/>
              <w:left w:val="single" w:sz="12" w:space="0" w:color="auto"/>
              <w:bottom w:val="single" w:sz="4" w:space="0" w:color="auto"/>
              <w:right w:val="single" w:sz="4" w:space="0" w:color="auto"/>
            </w:tcBorders>
          </w:tcPr>
          <w:p w14:paraId="19346E60" w14:textId="634F0AEE" w:rsidR="00480BB6" w:rsidDel="00CE2547" w:rsidRDefault="00480BB6" w:rsidP="0024128E">
            <w:pPr>
              <w:pStyle w:val="Tabletext9"/>
              <w:rPr>
                <w:ins w:id="7647" w:author="Boisvert, Eric" w:date="2016-03-29T09:19:00Z"/>
                <w:del w:id="7648" w:author="Eric Boisvert" w:date="2016-04-03T13:10:00Z"/>
                <w:rFonts w:cs="Arial"/>
                <w:b/>
                <w:szCs w:val="18"/>
              </w:rPr>
            </w:pPr>
            <w:ins w:id="7649" w:author="Boisvert, Eric" w:date="2016-03-29T09:19:00Z">
              <w:del w:id="7650" w:author="Eric Boisvert" w:date="2016-04-03T13:10: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5CF16E8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1" w:author="Boisvert, Eric" w:date="2016-03-29T09:19:00Z"/>
                <w:del w:id="7652" w:author="Eric Boisvert" w:date="2016-04-03T13:10:00Z"/>
                <w:rFonts w:cs="Arial"/>
                <w:szCs w:val="18"/>
                <w:lang w:val="en-US"/>
              </w:rPr>
            </w:pPr>
            <w:ins w:id="7653" w:author="Boisvert, Eric" w:date="2016-03-29T09:19:00Z">
              <w:del w:id="7654" w:author="Eric Boisvert" w:date="2016-04-03T13:10: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1CE3E075" w14:textId="77777777" w:rsidTr="0024128E">
        <w:trPr>
          <w:ins w:id="765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7656" w:author="Boisvert, Eric" w:date="2016-03-29T09:19:00Z"/>
                <w:rFonts w:cs="Arial"/>
                <w:b/>
                <w:szCs w:val="18"/>
              </w:rPr>
            </w:pPr>
            <w:ins w:id="765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8" w:author="Boisvert, Eric" w:date="2016-03-29T09:19:00Z"/>
                <w:rFonts w:cs="Arial"/>
                <w:szCs w:val="18"/>
                <w:lang w:val="en-US"/>
              </w:rPr>
            </w:pPr>
            <w:ins w:id="7659"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76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76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2" w:author="Boisvert, Eric" w:date="2016-03-29T09:19:00Z"/>
                <w:rFonts w:ascii="Arial" w:eastAsia="MS Mincho" w:hAnsi="Arial" w:cs="Arial"/>
                <w:sz w:val="18"/>
                <w:szCs w:val="18"/>
              </w:rPr>
            </w:pPr>
            <w:ins w:id="76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4" w:author="Boisvert, Eric" w:date="2016-03-29T09:19:00Z"/>
                <w:rFonts w:ascii="Arial" w:eastAsia="MS Mincho" w:hAnsi="Arial" w:cs="Arial"/>
                <w:b/>
                <w:color w:val="0000FF"/>
                <w:sz w:val="18"/>
                <w:szCs w:val="18"/>
              </w:rPr>
            </w:pPr>
            <w:ins w:id="766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76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76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8" w:author="Boisvert, Eric" w:date="2016-03-29T09:19:00Z"/>
                <w:rFonts w:ascii="Arial" w:eastAsia="MS Mincho" w:hAnsi="Arial" w:cs="Arial"/>
                <w:sz w:val="18"/>
                <w:szCs w:val="18"/>
              </w:rPr>
            </w:pPr>
            <w:ins w:id="766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0" w:author="Boisvert, Eric" w:date="2016-03-29T09:19:00Z"/>
                <w:rFonts w:cs="Arial"/>
                <w:b/>
                <w:color w:val="FF0000"/>
                <w:szCs w:val="18"/>
                <w:lang w:eastAsia="en-US"/>
              </w:rPr>
            </w:pPr>
            <w:ins w:id="7671"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76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76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4" w:author="Boisvert, Eric" w:date="2016-03-29T09:19:00Z"/>
                <w:rFonts w:ascii="Arial" w:eastAsia="MS Mincho" w:hAnsi="Arial" w:cs="Arial"/>
                <w:sz w:val="18"/>
                <w:szCs w:val="18"/>
              </w:rPr>
            </w:pPr>
            <w:ins w:id="767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76" w:author="Boisvert, Eric" w:date="2016-03-29T09:19:00Z"/>
                <w:rFonts w:ascii="Arial" w:eastAsia="MS Mincho" w:hAnsi="Arial" w:cs="Arial"/>
                <w:sz w:val="18"/>
                <w:szCs w:val="18"/>
              </w:rPr>
            </w:pPr>
            <w:ins w:id="767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76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76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0" w:author="Boisvert, Eric" w:date="2016-03-29T09:19:00Z"/>
                <w:rFonts w:ascii="Arial" w:eastAsia="MS Mincho" w:hAnsi="Arial" w:cs="Arial"/>
                <w:sz w:val="18"/>
                <w:szCs w:val="18"/>
              </w:rPr>
            </w:pPr>
            <w:ins w:id="768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2" w:author="Boisvert, Eric" w:date="2016-03-29T09:19:00Z"/>
                <w:rFonts w:cs="Arial"/>
                <w:szCs w:val="18"/>
                <w:lang w:eastAsia="en-US"/>
              </w:rPr>
            </w:pPr>
          </w:p>
        </w:tc>
      </w:tr>
      <w:tr w:rsidR="00480BB6" w:rsidRPr="00DE63EA" w14:paraId="3CAA6C33" w14:textId="77777777" w:rsidTr="0024128E">
        <w:trPr>
          <w:ins w:id="768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7684" w:author="Boisvert, Eric" w:date="2016-03-29T09:19:00Z"/>
                <w:rFonts w:cs="Arial"/>
                <w:b/>
                <w:szCs w:val="18"/>
              </w:rPr>
            </w:pPr>
            <w:ins w:id="768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6" w:author="Boisvert, Eric" w:date="2016-03-29T09:19:00Z"/>
                <w:rFonts w:cs="Arial"/>
                <w:szCs w:val="18"/>
                <w:lang w:val="en-US"/>
              </w:rPr>
            </w:pPr>
            <w:ins w:id="7687"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76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76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0" w:author="Boisvert, Eric" w:date="2016-03-29T09:19:00Z"/>
                <w:rFonts w:ascii="Arial" w:eastAsia="MS Mincho" w:hAnsi="Arial" w:cs="Arial"/>
                <w:sz w:val="18"/>
                <w:szCs w:val="18"/>
              </w:rPr>
            </w:pPr>
            <w:ins w:id="769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2" w:author="Boisvert, Eric" w:date="2016-03-29T09:19:00Z"/>
                <w:rFonts w:ascii="Arial" w:eastAsia="MS Mincho" w:hAnsi="Arial" w:cs="Arial"/>
                <w:b/>
                <w:color w:val="0000FF"/>
                <w:sz w:val="18"/>
                <w:szCs w:val="18"/>
              </w:rPr>
            </w:pPr>
            <w:ins w:id="769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76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76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6" w:author="Boisvert, Eric" w:date="2016-03-29T09:19:00Z"/>
                <w:rFonts w:ascii="Arial" w:eastAsia="MS Mincho" w:hAnsi="Arial" w:cs="Arial"/>
                <w:sz w:val="18"/>
                <w:szCs w:val="18"/>
              </w:rPr>
            </w:pPr>
            <w:ins w:id="769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8" w:author="Boisvert, Eric" w:date="2016-03-29T09:19:00Z"/>
                <w:rFonts w:cs="Arial"/>
                <w:b/>
                <w:color w:val="FF0000"/>
                <w:szCs w:val="18"/>
                <w:lang w:eastAsia="en-US"/>
              </w:rPr>
            </w:pPr>
            <w:ins w:id="7699"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77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77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2" w:author="Boisvert, Eric" w:date="2016-03-29T09:19:00Z"/>
                <w:rFonts w:ascii="Arial" w:eastAsia="MS Mincho" w:hAnsi="Arial" w:cs="Arial"/>
                <w:sz w:val="18"/>
                <w:szCs w:val="18"/>
              </w:rPr>
            </w:pPr>
            <w:ins w:id="770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4" w:author="Boisvert, Eric" w:date="2016-03-29T09:19:00Z"/>
                <w:rFonts w:ascii="Arial" w:eastAsia="MS Mincho" w:hAnsi="Arial" w:cs="Arial"/>
                <w:sz w:val="18"/>
                <w:szCs w:val="18"/>
              </w:rPr>
            </w:pPr>
            <w:ins w:id="770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77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77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8" w:author="Boisvert, Eric" w:date="2016-03-29T09:19:00Z"/>
                <w:rFonts w:ascii="Arial" w:eastAsia="MS Mincho" w:hAnsi="Arial" w:cs="Arial"/>
                <w:sz w:val="18"/>
                <w:szCs w:val="18"/>
              </w:rPr>
            </w:pPr>
            <w:ins w:id="770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0" w:author="Boisvert, Eric" w:date="2016-03-29T09:19:00Z"/>
                <w:rFonts w:cs="Arial"/>
                <w:szCs w:val="18"/>
                <w:lang w:eastAsia="en-US"/>
              </w:rPr>
            </w:pPr>
          </w:p>
        </w:tc>
      </w:tr>
    </w:tbl>
    <w:p w14:paraId="5C975908" w14:textId="77777777" w:rsidR="00480BB6" w:rsidRDefault="00480BB6" w:rsidP="00480BB6">
      <w:pPr>
        <w:rPr>
          <w:ins w:id="7711" w:author="Boisvert, Eric" w:date="2016-03-29T09:19:00Z"/>
        </w:rPr>
      </w:pPr>
    </w:p>
    <w:p w14:paraId="353F6F88" w14:textId="77777777" w:rsidR="00480BB6" w:rsidRDefault="00480BB6" w:rsidP="00480BB6">
      <w:pPr>
        <w:rPr>
          <w:ins w:id="7712" w:author="Boisvert, Eric" w:date="2016-03-29T09:19:00Z"/>
        </w:rPr>
      </w:pPr>
      <w:ins w:id="7713" w:author="Boisvert, Eric" w:date="2016-03-29T09:19:00Z">
        <w:r>
          <w:br w:type="page"/>
        </w:r>
      </w:ins>
    </w:p>
    <w:p w14:paraId="5DA69643" w14:textId="77777777" w:rsidR="00480BB6" w:rsidRDefault="00480BB6" w:rsidP="00480BB6">
      <w:pPr>
        <w:rPr>
          <w:ins w:id="7714" w:author="Boisvert, Eric" w:date="2016-03-29T09:19:00Z"/>
        </w:rPr>
      </w:pPr>
    </w:p>
    <w:p w14:paraId="5ADF6AB8" w14:textId="77777777" w:rsidR="00480BB6" w:rsidRDefault="00480BB6">
      <w:pPr>
        <w:pStyle w:val="OGCAnnexXX"/>
        <w:rPr>
          <w:ins w:id="7715" w:author="Boisvert, Eric" w:date="2016-03-29T09:19:00Z"/>
        </w:rPr>
        <w:pPrChange w:id="7716" w:author="Eric Boisvert" w:date="2016-04-02T13:00:00Z">
          <w:pPr>
            <w:pStyle w:val="Heading3"/>
            <w:numPr>
              <w:ilvl w:val="0"/>
              <w:numId w:val="0"/>
            </w:numPr>
            <w:ind w:left="720" w:hanging="720"/>
          </w:pPr>
        </w:pPrChange>
      </w:pPr>
      <w:bookmarkStart w:id="7717" w:name="_Toc447367211"/>
      <w:ins w:id="7718" w:author="Boisvert, Eric" w:date="2016-03-29T09:19:00Z">
        <w:del w:id="7719" w:author="Eric Boisvert" w:date="2016-04-02T12:20:00Z">
          <w:r w:rsidDel="00231114">
            <w:delText xml:space="preserve">A.2.1 </w:delText>
          </w:r>
        </w:del>
        <w:r>
          <w:t>Conformance class: GeoSciML Extension XML Encoding</w:t>
        </w:r>
        <w:bookmarkEnd w:id="7717"/>
        <w: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772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7721" w:author="Boisvert, Eric" w:date="2016-03-29T09:19:00Z"/>
                <w:rFonts w:cs="Arial"/>
                <w:szCs w:val="18"/>
                <w:lang w:eastAsia="en-US"/>
              </w:rPr>
            </w:pPr>
            <w:ins w:id="772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7723" w:author="Boisvert, Eric" w:date="2016-03-29T09:19:00Z"/>
                <w:rFonts w:cs="Arial"/>
                <w:b/>
                <w:color w:val="0000FF"/>
                <w:szCs w:val="18"/>
                <w:lang w:eastAsia="en-US"/>
              </w:rPr>
            </w:pPr>
            <w:ins w:id="772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772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7726" w:author="Boisvert, Eric" w:date="2016-03-29T09:19:00Z"/>
                <w:rFonts w:cs="Arial"/>
                <w:szCs w:val="18"/>
                <w:lang w:eastAsia="en-US"/>
              </w:rPr>
            </w:pPr>
            <w:ins w:id="772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8" w:author="Boisvert, Eric" w:date="2016-03-29T09:19:00Z"/>
                <w:rFonts w:cs="Arial"/>
                <w:b/>
                <w:color w:val="0000FF"/>
                <w:szCs w:val="18"/>
                <w:lang w:eastAsia="en-US"/>
              </w:rPr>
            </w:pPr>
            <w:ins w:id="7729" w:author="Boisvert, Eric" w:date="2016-03-29T09:19:00Z">
              <w:r>
                <w:rPr>
                  <w:rFonts w:cs="Arial"/>
                  <w:szCs w:val="18"/>
                  <w:lang w:val="en-US"/>
                </w:rPr>
                <w:t>/req/gsml4xsd-extension</w:t>
              </w:r>
            </w:ins>
          </w:p>
        </w:tc>
      </w:tr>
      <w:tr w:rsidR="00480BB6" w:rsidRPr="00DE63EA" w14:paraId="3FD7A355" w14:textId="77777777" w:rsidTr="0024128E">
        <w:trPr>
          <w:ins w:id="773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7731" w:author="Boisvert, Eric" w:date="2016-03-29T09:19:00Z"/>
                <w:rFonts w:cs="Arial"/>
                <w:b/>
                <w:szCs w:val="18"/>
              </w:rPr>
            </w:pPr>
            <w:ins w:id="773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4CC7B4F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3" w:author="Boisvert, Eric" w:date="2016-03-29T09:19:00Z"/>
                <w:rFonts w:cs="Arial"/>
                <w:szCs w:val="18"/>
                <w:lang w:val="en-US"/>
              </w:rPr>
            </w:pPr>
            <w:ins w:id="7734" w:author="Boisvert, Eric" w:date="2016-03-29T09:19:00Z">
              <w:r w:rsidRPr="00D9100C">
                <w:rPr>
                  <w:rFonts w:cs="Arial"/>
                  <w:szCs w:val="18"/>
                  <w:lang w:val="en-US"/>
                </w:rPr>
                <w:t>/conf/gsml4xsd/</w:t>
              </w:r>
            </w:ins>
            <w:ins w:id="7735" w:author="Eric Boisvert" w:date="2016-04-03T13:11:00Z">
              <w:r w:rsidR="00CE2547">
                <w:rPr>
                  <w:rFonts w:cs="Arial"/>
                  <w:szCs w:val="18"/>
                  <w:lang w:val="en-US"/>
                </w:rPr>
                <w:t>basic</w:t>
              </w:r>
            </w:ins>
            <w:ins w:id="7736" w:author="Boisvert, Eric" w:date="2016-03-29T09:19:00Z">
              <w:del w:id="7737" w:author="Eric Boisvert" w:date="2016-04-03T13:11:00Z">
                <w:r w:rsidRPr="00D9100C" w:rsidDel="00CE2547">
                  <w:rPr>
                    <w:rFonts w:cs="Arial"/>
                    <w:szCs w:val="18"/>
                    <w:lang w:val="en-US"/>
                  </w:rPr>
                  <w:delText>core</w:delText>
                </w:r>
              </w:del>
            </w:ins>
          </w:p>
        </w:tc>
      </w:tr>
      <w:tr w:rsidR="00480BB6" w:rsidRPr="00DE63EA" w:rsidDel="00CE2547" w14:paraId="09F0FCEB" w14:textId="3E32F291" w:rsidTr="0024128E">
        <w:trPr>
          <w:ins w:id="7738" w:author="Boisvert, Eric" w:date="2016-03-29T09:19:00Z"/>
          <w:del w:id="7739"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4EA1DC67" w14:textId="24764551" w:rsidR="00480BB6" w:rsidDel="00CE2547" w:rsidRDefault="00480BB6" w:rsidP="0024128E">
            <w:pPr>
              <w:pStyle w:val="Tabletext9"/>
              <w:rPr>
                <w:ins w:id="7740" w:author="Boisvert, Eric" w:date="2016-03-29T09:19:00Z"/>
                <w:del w:id="7741" w:author="Eric Boisvert" w:date="2016-04-03T13:11:00Z"/>
                <w:rFonts w:cs="Arial"/>
                <w:b/>
                <w:szCs w:val="18"/>
              </w:rPr>
            </w:pPr>
            <w:ins w:id="7742" w:author="Boisvert, Eric" w:date="2016-03-29T09:19:00Z">
              <w:del w:id="7743"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6FEBA557"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4" w:author="Boisvert, Eric" w:date="2016-03-29T09:19:00Z"/>
                <w:del w:id="7745" w:author="Eric Boisvert" w:date="2016-04-03T13:11:00Z"/>
                <w:rFonts w:cs="Arial"/>
                <w:szCs w:val="18"/>
                <w:lang w:val="en-US"/>
              </w:rPr>
            </w:pPr>
            <w:ins w:id="7746" w:author="Boisvert, Eric" w:date="2016-03-29T09:19:00Z">
              <w:del w:id="7747"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7595C215" w14:textId="77777777" w:rsidTr="0024128E">
        <w:trPr>
          <w:ins w:id="77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7749" w:author="Boisvert, Eric" w:date="2016-03-29T09:19:00Z"/>
                <w:rFonts w:cs="Arial"/>
                <w:b/>
                <w:szCs w:val="18"/>
              </w:rPr>
            </w:pPr>
            <w:ins w:id="775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1" w:author="Boisvert, Eric" w:date="2016-03-29T09:19:00Z"/>
                <w:rFonts w:cs="Arial"/>
                <w:szCs w:val="18"/>
                <w:lang w:val="en-US"/>
              </w:rPr>
            </w:pPr>
            <w:ins w:id="7752"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77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77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5" w:author="Boisvert, Eric" w:date="2016-03-29T09:19:00Z"/>
                <w:rFonts w:ascii="Arial" w:eastAsia="MS Mincho" w:hAnsi="Arial" w:cs="Arial"/>
                <w:sz w:val="18"/>
                <w:szCs w:val="18"/>
              </w:rPr>
            </w:pPr>
            <w:ins w:id="77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7" w:author="Boisvert, Eric" w:date="2016-03-29T09:19:00Z"/>
                <w:rFonts w:ascii="Arial" w:eastAsia="MS Mincho" w:hAnsi="Arial" w:cs="Arial"/>
                <w:b/>
                <w:color w:val="0000FF"/>
                <w:sz w:val="18"/>
                <w:szCs w:val="18"/>
              </w:rPr>
            </w:pPr>
            <w:ins w:id="775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77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77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1" w:author="Boisvert, Eric" w:date="2016-03-29T09:19:00Z"/>
                <w:rFonts w:ascii="Arial" w:eastAsia="MS Mincho" w:hAnsi="Arial" w:cs="Arial"/>
                <w:sz w:val="18"/>
                <w:szCs w:val="18"/>
              </w:rPr>
            </w:pPr>
            <w:ins w:id="77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3" w:author="Boisvert, Eric" w:date="2016-03-29T09:19:00Z"/>
                <w:rFonts w:cs="Arial"/>
                <w:b/>
                <w:color w:val="FF0000"/>
                <w:szCs w:val="18"/>
                <w:lang w:eastAsia="en-US"/>
              </w:rPr>
            </w:pPr>
            <w:ins w:id="7764"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77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77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7" w:author="Boisvert, Eric" w:date="2016-03-29T09:19:00Z"/>
                <w:rFonts w:ascii="Arial" w:eastAsia="MS Mincho" w:hAnsi="Arial" w:cs="Arial"/>
                <w:sz w:val="18"/>
                <w:szCs w:val="18"/>
              </w:rPr>
            </w:pPr>
            <w:ins w:id="77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69" w:author="Boisvert, Eric" w:date="2016-03-29T09:19:00Z"/>
                <w:rFonts w:ascii="Arial" w:eastAsia="MS Mincho" w:hAnsi="Arial" w:cs="Arial"/>
                <w:sz w:val="18"/>
                <w:szCs w:val="18"/>
              </w:rPr>
            </w:pPr>
            <w:ins w:id="777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77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77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3" w:author="Boisvert, Eric" w:date="2016-03-29T09:19:00Z"/>
                <w:rFonts w:ascii="Arial" w:eastAsia="MS Mincho" w:hAnsi="Arial" w:cs="Arial"/>
                <w:sz w:val="18"/>
                <w:szCs w:val="18"/>
              </w:rPr>
            </w:pPr>
            <w:ins w:id="77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5" w:author="Boisvert, Eric" w:date="2016-03-29T09:19:00Z"/>
                <w:rFonts w:cs="Arial"/>
                <w:szCs w:val="18"/>
                <w:lang w:eastAsia="en-US"/>
              </w:rPr>
            </w:pPr>
          </w:p>
        </w:tc>
      </w:tr>
      <w:tr w:rsidR="00480BB6" w:rsidRPr="00DE63EA" w14:paraId="2B443054" w14:textId="77777777" w:rsidTr="0024128E">
        <w:trPr>
          <w:ins w:id="77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7777" w:author="Boisvert, Eric" w:date="2016-03-29T09:19:00Z"/>
                <w:rFonts w:cs="Arial"/>
                <w:b/>
                <w:szCs w:val="18"/>
              </w:rPr>
            </w:pPr>
            <w:ins w:id="777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9" w:author="Boisvert, Eric" w:date="2016-03-29T09:19:00Z"/>
                <w:rFonts w:cs="Arial"/>
                <w:szCs w:val="18"/>
                <w:lang w:val="en-US"/>
              </w:rPr>
            </w:pPr>
            <w:ins w:id="7780"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77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77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3" w:author="Boisvert, Eric" w:date="2016-03-29T09:19:00Z"/>
                <w:rFonts w:ascii="Arial" w:eastAsia="MS Mincho" w:hAnsi="Arial" w:cs="Arial"/>
                <w:sz w:val="18"/>
                <w:szCs w:val="18"/>
              </w:rPr>
            </w:pPr>
            <w:ins w:id="77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5" w:author="Boisvert, Eric" w:date="2016-03-29T09:19:00Z"/>
                <w:rFonts w:ascii="Arial" w:eastAsia="MS Mincho" w:hAnsi="Arial" w:cs="Arial"/>
                <w:b/>
                <w:color w:val="0000FF"/>
                <w:sz w:val="18"/>
                <w:szCs w:val="18"/>
              </w:rPr>
            </w:pPr>
            <w:ins w:id="778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77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77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9" w:author="Boisvert, Eric" w:date="2016-03-29T09:19:00Z"/>
                <w:rFonts w:ascii="Arial" w:eastAsia="MS Mincho" w:hAnsi="Arial" w:cs="Arial"/>
                <w:sz w:val="18"/>
                <w:szCs w:val="18"/>
              </w:rPr>
            </w:pPr>
            <w:ins w:id="77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1" w:author="Boisvert, Eric" w:date="2016-03-29T09:19:00Z"/>
                <w:rFonts w:cs="Arial"/>
                <w:b/>
                <w:color w:val="FF0000"/>
                <w:szCs w:val="18"/>
                <w:lang w:eastAsia="en-US"/>
              </w:rPr>
            </w:pPr>
            <w:ins w:id="7792"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77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77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5" w:author="Boisvert, Eric" w:date="2016-03-29T09:19:00Z"/>
                <w:rFonts w:ascii="Arial" w:eastAsia="MS Mincho" w:hAnsi="Arial" w:cs="Arial"/>
                <w:sz w:val="18"/>
                <w:szCs w:val="18"/>
              </w:rPr>
            </w:pPr>
            <w:ins w:id="77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7" w:author="Boisvert, Eric" w:date="2016-03-29T09:19:00Z"/>
                <w:rFonts w:ascii="Arial" w:eastAsia="MS Mincho" w:hAnsi="Arial" w:cs="Arial"/>
                <w:sz w:val="18"/>
                <w:szCs w:val="18"/>
              </w:rPr>
            </w:pPr>
            <w:ins w:id="779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77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78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1" w:author="Boisvert, Eric" w:date="2016-03-29T09:19:00Z"/>
                <w:rFonts w:ascii="Arial" w:eastAsia="MS Mincho" w:hAnsi="Arial" w:cs="Arial"/>
                <w:sz w:val="18"/>
                <w:szCs w:val="18"/>
              </w:rPr>
            </w:pPr>
            <w:ins w:id="78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3" w:author="Boisvert, Eric" w:date="2016-03-29T09:19:00Z"/>
                <w:rFonts w:cs="Arial"/>
                <w:szCs w:val="18"/>
                <w:lang w:eastAsia="en-US"/>
              </w:rPr>
            </w:pPr>
          </w:p>
        </w:tc>
      </w:tr>
    </w:tbl>
    <w:p w14:paraId="59EAF023" w14:textId="77777777" w:rsidR="00480BB6" w:rsidRDefault="00480BB6" w:rsidP="00480BB6">
      <w:pPr>
        <w:rPr>
          <w:ins w:id="7804" w:author="Boisvert, Eric" w:date="2016-03-29T09:19:00Z"/>
        </w:rPr>
      </w:pPr>
    </w:p>
    <w:p w14:paraId="250B6747" w14:textId="77777777" w:rsidR="00480BB6" w:rsidRDefault="00480BB6" w:rsidP="00480BB6">
      <w:pPr>
        <w:rPr>
          <w:ins w:id="7805" w:author="Boisvert, Eric" w:date="2016-03-29T09:19:00Z"/>
        </w:rPr>
      </w:pPr>
      <w:ins w:id="7806" w:author="Boisvert, Eric" w:date="2016-03-29T09:19:00Z">
        <w:r>
          <w:br w:type="page"/>
        </w:r>
      </w:ins>
    </w:p>
    <w:p w14:paraId="4185CC3C" w14:textId="77777777" w:rsidR="00480BB6" w:rsidRPr="002E3AD0" w:rsidRDefault="00480BB6" w:rsidP="00480BB6">
      <w:pPr>
        <w:rPr>
          <w:ins w:id="7807" w:author="Boisvert, Eric" w:date="2016-03-29T09:19:00Z"/>
        </w:rPr>
      </w:pPr>
    </w:p>
    <w:p w14:paraId="44F8F18A" w14:textId="77777777" w:rsidR="00480BB6" w:rsidRPr="00480BB6" w:rsidRDefault="00480BB6">
      <w:pPr>
        <w:pStyle w:val="OGCAnnexXX"/>
        <w:rPr>
          <w:ins w:id="7808" w:author="Boisvert, Eric" w:date="2016-03-29T09:19:00Z"/>
          <w:lang w:val="en-CA"/>
          <w:rPrChange w:id="7809" w:author="Boisvert, Eric" w:date="2016-03-29T09:20:00Z">
            <w:rPr>
              <w:ins w:id="7810" w:author="Boisvert, Eric" w:date="2016-03-29T09:19:00Z"/>
              <w:lang w:val="fr-CA"/>
            </w:rPr>
          </w:rPrChange>
        </w:rPr>
        <w:pPrChange w:id="7811" w:author="Eric Boisvert" w:date="2016-04-02T13:00:00Z">
          <w:pPr>
            <w:pStyle w:val="Heading3"/>
            <w:numPr>
              <w:ilvl w:val="0"/>
              <w:numId w:val="0"/>
            </w:numPr>
            <w:ind w:left="720" w:hanging="720"/>
          </w:pPr>
        </w:pPrChange>
      </w:pPr>
      <w:bookmarkStart w:id="7812" w:name="_Toc447367212"/>
      <w:ins w:id="7813" w:author="Boisvert, Eric" w:date="2016-03-29T09:19:00Z">
        <w:del w:id="7814" w:author="Eric Boisvert" w:date="2016-04-02T13:00:00Z">
          <w:r w:rsidRPr="00480BB6" w:rsidDel="003C54F8">
            <w:rPr>
              <w:lang w:val="en-CA"/>
              <w:rPrChange w:id="7815" w:author="Boisvert, Eric" w:date="2016-03-29T09:20:00Z">
                <w:rPr>
                  <w:iCs/>
                  <w:lang w:val="fr-CA"/>
                </w:rPr>
              </w:rPrChange>
            </w:rPr>
            <w:delText xml:space="preserve">A.2.1 </w:delText>
          </w:r>
        </w:del>
        <w:r w:rsidRPr="00480BB6">
          <w:rPr>
            <w:lang w:val="en-CA"/>
            <w:rPrChange w:id="7816" w:author="Boisvert, Eric" w:date="2016-03-29T09:20:00Z">
              <w:rPr>
                <w:iCs/>
                <w:lang w:val="fr-CA"/>
              </w:rPr>
            </w:rPrChange>
          </w:rPr>
          <w:t>Conformance class: GeoSciML Geologic Time XML Encoding</w:t>
        </w:r>
        <w:bookmarkEnd w:id="7812"/>
        <w:r w:rsidRPr="00480BB6">
          <w:rPr>
            <w:lang w:val="en-CA"/>
            <w:rPrChange w:id="7817"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78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7819" w:author="Boisvert, Eric" w:date="2016-03-29T09:19:00Z"/>
                <w:rFonts w:cs="Arial"/>
                <w:szCs w:val="18"/>
                <w:lang w:eastAsia="en-US"/>
              </w:rPr>
            </w:pPr>
            <w:ins w:id="782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7821" w:author="Boisvert, Eric" w:date="2016-03-29T09:19:00Z"/>
                <w:rFonts w:cs="Arial"/>
                <w:b/>
                <w:color w:val="0000FF"/>
                <w:szCs w:val="18"/>
                <w:lang w:eastAsia="en-US"/>
              </w:rPr>
            </w:pPr>
            <w:ins w:id="782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782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7824" w:author="Boisvert, Eric" w:date="2016-03-29T09:19:00Z"/>
                <w:rFonts w:cs="Arial"/>
                <w:szCs w:val="18"/>
                <w:lang w:eastAsia="en-US"/>
              </w:rPr>
            </w:pPr>
            <w:ins w:id="782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6" w:author="Boisvert, Eric" w:date="2016-03-29T09:19:00Z"/>
                <w:rFonts w:cs="Arial"/>
                <w:b/>
                <w:color w:val="0000FF"/>
                <w:szCs w:val="18"/>
                <w:lang w:eastAsia="en-US"/>
              </w:rPr>
            </w:pPr>
            <w:ins w:id="7827"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782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7829" w:author="Boisvert, Eric" w:date="2016-03-29T09:19:00Z"/>
                <w:rFonts w:cs="Arial"/>
                <w:b/>
                <w:szCs w:val="18"/>
              </w:rPr>
            </w:pPr>
            <w:ins w:id="783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1" w:author="Boisvert, Eric" w:date="2016-03-29T09:19:00Z"/>
                <w:rFonts w:cs="Arial"/>
                <w:szCs w:val="18"/>
                <w:lang w:val="en-US"/>
              </w:rPr>
            </w:pPr>
            <w:ins w:id="7832" w:author="Boisvert, Eric" w:date="2016-03-29T09:19:00Z">
              <w:r w:rsidRPr="00D9100C">
                <w:rPr>
                  <w:rFonts w:cs="Arial"/>
                  <w:szCs w:val="18"/>
                  <w:lang w:val="en-US"/>
                </w:rPr>
                <w:t>/conf/gsml4xsd/core</w:t>
              </w:r>
            </w:ins>
          </w:p>
        </w:tc>
      </w:tr>
      <w:tr w:rsidR="00480BB6" w:rsidRPr="00DE63EA" w:rsidDel="00CE2547" w14:paraId="0D05ECCD" w14:textId="519C6860" w:rsidTr="0024128E">
        <w:trPr>
          <w:ins w:id="7833" w:author="Boisvert, Eric" w:date="2016-03-29T09:19:00Z"/>
          <w:del w:id="7834" w:author="Eric Boisvert" w:date="2016-04-03T13:11:00Z"/>
        </w:trPr>
        <w:tc>
          <w:tcPr>
            <w:tcW w:w="1549" w:type="dxa"/>
            <w:tcBorders>
              <w:top w:val="single" w:sz="12" w:space="0" w:color="auto"/>
              <w:left w:val="single" w:sz="12" w:space="0" w:color="auto"/>
              <w:bottom w:val="single" w:sz="4" w:space="0" w:color="auto"/>
              <w:right w:val="single" w:sz="4" w:space="0" w:color="auto"/>
            </w:tcBorders>
          </w:tcPr>
          <w:p w14:paraId="5A2D3585" w14:textId="4390772C" w:rsidR="00480BB6" w:rsidDel="00CE2547" w:rsidRDefault="00480BB6" w:rsidP="0024128E">
            <w:pPr>
              <w:pStyle w:val="Tabletext9"/>
              <w:rPr>
                <w:ins w:id="7835" w:author="Boisvert, Eric" w:date="2016-03-29T09:19:00Z"/>
                <w:del w:id="7836" w:author="Eric Boisvert" w:date="2016-04-03T13:11:00Z"/>
                <w:rFonts w:cs="Arial"/>
                <w:b/>
                <w:szCs w:val="18"/>
              </w:rPr>
            </w:pPr>
            <w:ins w:id="7837" w:author="Boisvert, Eric" w:date="2016-03-29T09:19:00Z">
              <w:del w:id="7838" w:author="Eric Boisvert" w:date="2016-04-03T13:11:00Z">
                <w:r w:rsidDel="00CE2547">
                  <w:rPr>
                    <w:rFonts w:cs="Arial"/>
                    <w:b/>
                    <w:szCs w:val="18"/>
                  </w:rPr>
                  <w:delText>Dependency</w:delText>
                </w:r>
              </w:del>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5520424D" w:rsidR="00480BB6" w:rsidDel="00CE254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9" w:author="Boisvert, Eric" w:date="2016-03-29T09:19:00Z"/>
                <w:del w:id="7840" w:author="Eric Boisvert" w:date="2016-04-03T13:11:00Z"/>
                <w:rFonts w:cs="Arial"/>
                <w:szCs w:val="18"/>
                <w:lang w:val="en-US"/>
              </w:rPr>
            </w:pPr>
            <w:ins w:id="7841" w:author="Boisvert, Eric" w:date="2016-03-29T09:19:00Z">
              <w:del w:id="7842" w:author="Eric Boisvert" w:date="2016-04-03T13:11:00Z">
                <w:r w:rsidRPr="001460C5" w:rsidDel="00CE2547">
                  <w:rPr>
                    <w:rFonts w:cs="Arial"/>
                    <w:szCs w:val="18"/>
                    <w:highlight w:val="yellow"/>
                    <w:lang w:val="en-US"/>
                  </w:rPr>
                  <w:delText>(add depency to O&amp;M</w:delText>
                </w:r>
                <w:r w:rsidDel="00CE2547">
                  <w:rPr>
                    <w:rFonts w:cs="Arial"/>
                    <w:szCs w:val="18"/>
                    <w:highlight w:val="yellow"/>
                    <w:lang w:val="en-US"/>
                  </w:rPr>
                  <w:delText>XML</w:delText>
                </w:r>
                <w:r w:rsidRPr="001460C5" w:rsidDel="00CE2547">
                  <w:rPr>
                    <w:rFonts w:cs="Arial"/>
                    <w:szCs w:val="18"/>
                    <w:highlight w:val="yellow"/>
                    <w:lang w:val="en-US"/>
                  </w:rPr>
                  <w:delText xml:space="preserve"> conf classes)</w:delText>
                </w:r>
              </w:del>
            </w:ins>
          </w:p>
        </w:tc>
      </w:tr>
      <w:tr w:rsidR="00480BB6" w:rsidRPr="00DE63EA" w14:paraId="333C8F57" w14:textId="77777777" w:rsidTr="0024128E">
        <w:trPr>
          <w:ins w:id="78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7844" w:author="Boisvert, Eric" w:date="2016-03-29T09:19:00Z"/>
                <w:rFonts w:cs="Arial"/>
                <w:b/>
                <w:szCs w:val="18"/>
              </w:rPr>
            </w:pPr>
            <w:ins w:id="78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6" w:author="Boisvert, Eric" w:date="2016-03-29T09:19:00Z"/>
                <w:rFonts w:cs="Arial"/>
                <w:szCs w:val="18"/>
                <w:lang w:val="en-US"/>
              </w:rPr>
            </w:pPr>
            <w:ins w:id="7847"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78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78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0" w:author="Boisvert, Eric" w:date="2016-03-29T09:19:00Z"/>
                <w:rFonts w:ascii="Arial" w:eastAsia="MS Mincho" w:hAnsi="Arial" w:cs="Arial"/>
                <w:sz w:val="18"/>
                <w:szCs w:val="18"/>
              </w:rPr>
            </w:pPr>
            <w:ins w:id="78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2" w:author="Boisvert, Eric" w:date="2016-03-29T09:19:00Z"/>
                <w:rFonts w:ascii="Arial" w:eastAsia="MS Mincho" w:hAnsi="Arial" w:cs="Arial"/>
                <w:b/>
                <w:color w:val="0000FF"/>
                <w:sz w:val="18"/>
                <w:szCs w:val="18"/>
              </w:rPr>
            </w:pPr>
            <w:ins w:id="785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78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78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6" w:author="Boisvert, Eric" w:date="2016-03-29T09:19:00Z"/>
                <w:rFonts w:ascii="Arial" w:eastAsia="MS Mincho" w:hAnsi="Arial" w:cs="Arial"/>
                <w:sz w:val="18"/>
                <w:szCs w:val="18"/>
              </w:rPr>
            </w:pPr>
            <w:ins w:id="78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8" w:author="Boisvert, Eric" w:date="2016-03-29T09:19:00Z"/>
                <w:rFonts w:cs="Arial"/>
                <w:b/>
                <w:color w:val="FF0000"/>
                <w:szCs w:val="18"/>
                <w:lang w:eastAsia="en-US"/>
              </w:rPr>
            </w:pPr>
            <w:ins w:id="7859"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78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78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2" w:author="Boisvert, Eric" w:date="2016-03-29T09:19:00Z"/>
                <w:rFonts w:ascii="Arial" w:eastAsia="MS Mincho" w:hAnsi="Arial" w:cs="Arial"/>
                <w:sz w:val="18"/>
                <w:szCs w:val="18"/>
              </w:rPr>
            </w:pPr>
            <w:ins w:id="78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64" w:author="Boisvert, Eric" w:date="2016-03-29T09:19:00Z"/>
                <w:rFonts w:ascii="Arial" w:eastAsia="MS Mincho" w:hAnsi="Arial" w:cs="Arial"/>
                <w:sz w:val="18"/>
                <w:szCs w:val="18"/>
              </w:rPr>
            </w:pPr>
            <w:ins w:id="7865"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78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78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8" w:author="Boisvert, Eric" w:date="2016-03-29T09:19:00Z"/>
                <w:rFonts w:ascii="Arial" w:eastAsia="MS Mincho" w:hAnsi="Arial" w:cs="Arial"/>
                <w:sz w:val="18"/>
                <w:szCs w:val="18"/>
              </w:rPr>
            </w:pPr>
            <w:ins w:id="78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0" w:author="Boisvert, Eric" w:date="2016-03-29T09:19:00Z"/>
                <w:rFonts w:cs="Arial"/>
                <w:szCs w:val="18"/>
                <w:lang w:eastAsia="en-US"/>
              </w:rPr>
            </w:pPr>
          </w:p>
        </w:tc>
      </w:tr>
      <w:tr w:rsidR="00480BB6" w:rsidRPr="00DE63EA" w14:paraId="444438E7" w14:textId="77777777" w:rsidTr="0024128E">
        <w:trPr>
          <w:ins w:id="78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7872" w:author="Boisvert, Eric" w:date="2016-03-29T09:19:00Z"/>
                <w:rFonts w:cs="Arial"/>
                <w:b/>
                <w:szCs w:val="18"/>
              </w:rPr>
            </w:pPr>
            <w:ins w:id="78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4" w:author="Boisvert, Eric" w:date="2016-03-29T09:19:00Z"/>
                <w:rFonts w:cs="Arial"/>
                <w:szCs w:val="18"/>
                <w:lang w:val="en-US"/>
              </w:rPr>
            </w:pPr>
            <w:ins w:id="7875"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78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78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8" w:author="Boisvert, Eric" w:date="2016-03-29T09:19:00Z"/>
                <w:rFonts w:ascii="Arial" w:eastAsia="MS Mincho" w:hAnsi="Arial" w:cs="Arial"/>
                <w:sz w:val="18"/>
                <w:szCs w:val="18"/>
              </w:rPr>
            </w:pPr>
            <w:ins w:id="78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0" w:author="Boisvert, Eric" w:date="2016-03-29T09:19:00Z"/>
                <w:rFonts w:ascii="Arial" w:eastAsia="MS Mincho" w:hAnsi="Arial" w:cs="Arial"/>
                <w:b/>
                <w:color w:val="0000FF"/>
                <w:sz w:val="18"/>
                <w:szCs w:val="18"/>
              </w:rPr>
            </w:pPr>
            <w:ins w:id="788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7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7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4" w:author="Boisvert, Eric" w:date="2016-03-29T09:19:00Z"/>
                <w:rFonts w:ascii="Arial" w:eastAsia="MS Mincho" w:hAnsi="Arial" w:cs="Arial"/>
                <w:sz w:val="18"/>
                <w:szCs w:val="18"/>
              </w:rPr>
            </w:pPr>
            <w:ins w:id="788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6" w:author="Boisvert, Eric" w:date="2016-03-29T09:19:00Z"/>
                <w:rFonts w:cs="Arial"/>
                <w:b/>
                <w:color w:val="FF0000"/>
                <w:szCs w:val="18"/>
                <w:lang w:eastAsia="en-US"/>
              </w:rPr>
            </w:pPr>
            <w:ins w:id="7887"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78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78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0" w:author="Boisvert, Eric" w:date="2016-03-29T09:19:00Z"/>
                <w:rFonts w:ascii="Arial" w:eastAsia="MS Mincho" w:hAnsi="Arial" w:cs="Arial"/>
                <w:sz w:val="18"/>
                <w:szCs w:val="18"/>
              </w:rPr>
            </w:pPr>
            <w:ins w:id="789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92" w:author="Boisvert, Eric" w:date="2016-03-29T09:19:00Z"/>
                <w:rFonts w:ascii="Arial" w:eastAsia="MS Mincho" w:hAnsi="Arial" w:cs="Arial"/>
                <w:sz w:val="18"/>
                <w:szCs w:val="18"/>
              </w:rPr>
            </w:pPr>
            <w:ins w:id="7893"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78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78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6" w:author="Boisvert, Eric" w:date="2016-03-29T09:19:00Z"/>
                <w:rFonts w:ascii="Arial" w:eastAsia="MS Mincho" w:hAnsi="Arial" w:cs="Arial"/>
                <w:sz w:val="18"/>
                <w:szCs w:val="18"/>
              </w:rPr>
            </w:pPr>
            <w:ins w:id="789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8" w:author="Boisvert, Eric" w:date="2016-03-29T09:19:00Z"/>
                <w:rFonts w:cs="Arial"/>
                <w:szCs w:val="18"/>
                <w:lang w:eastAsia="en-US"/>
              </w:rPr>
            </w:pPr>
          </w:p>
        </w:tc>
      </w:tr>
    </w:tbl>
    <w:p w14:paraId="28886F93" w14:textId="77777777" w:rsidR="00480BB6" w:rsidRPr="002E3AD0" w:rsidRDefault="00480BB6" w:rsidP="00480BB6">
      <w:pPr>
        <w:rPr>
          <w:ins w:id="7899" w:author="Boisvert, Eric" w:date="2016-03-29T09:19:00Z"/>
        </w:rPr>
      </w:pPr>
    </w:p>
    <w:p w14:paraId="152D19F2" w14:textId="77777777" w:rsidR="00480BB6" w:rsidRPr="002E3AD0" w:rsidRDefault="00480BB6" w:rsidP="00480BB6">
      <w:pPr>
        <w:rPr>
          <w:ins w:id="7900" w:author="Boisvert, Eric" w:date="2016-03-29T09:19:00Z"/>
        </w:rPr>
      </w:pPr>
    </w:p>
    <w:p w14:paraId="7E490D96" w14:textId="77777777" w:rsidR="00480BB6" w:rsidRDefault="00480BB6" w:rsidP="00480BB6">
      <w:pPr>
        <w:spacing w:after="200" w:line="276" w:lineRule="auto"/>
        <w:rPr>
          <w:ins w:id="7901" w:author="Boisvert, Eric" w:date="2016-03-29T09:19:00Z"/>
        </w:rPr>
      </w:pPr>
      <w:ins w:id="7902" w:author="Boisvert, Eric" w:date="2016-03-29T09:19:00Z">
        <w:r>
          <w:br w:type="page"/>
        </w:r>
      </w:ins>
    </w:p>
    <w:p w14:paraId="539B27EE" w14:textId="77777777" w:rsidR="00480BB6" w:rsidRPr="002E3AD0" w:rsidRDefault="00480BB6" w:rsidP="00480BB6">
      <w:pPr>
        <w:rPr>
          <w:ins w:id="7903" w:author="Boisvert, Eric" w:date="2016-03-29T09:19:00Z"/>
        </w:rPr>
      </w:pPr>
    </w:p>
    <w:p w14:paraId="0257B9A5" w14:textId="77777777" w:rsidR="00480BB6" w:rsidRPr="00480BB6" w:rsidRDefault="00480BB6">
      <w:pPr>
        <w:pStyle w:val="OGCAnnexXX"/>
        <w:rPr>
          <w:ins w:id="7904" w:author="Boisvert, Eric" w:date="2016-03-29T09:19:00Z"/>
          <w:lang w:val="en-CA"/>
          <w:rPrChange w:id="7905" w:author="Boisvert, Eric" w:date="2016-03-29T09:20:00Z">
            <w:rPr>
              <w:ins w:id="7906" w:author="Boisvert, Eric" w:date="2016-03-29T09:19:00Z"/>
              <w:lang w:val="fr-CA"/>
            </w:rPr>
          </w:rPrChange>
        </w:rPr>
        <w:pPrChange w:id="7907" w:author="Eric Boisvert" w:date="2016-04-02T13:01:00Z">
          <w:pPr>
            <w:pStyle w:val="Heading3"/>
            <w:numPr>
              <w:ilvl w:val="0"/>
              <w:numId w:val="0"/>
            </w:numPr>
            <w:ind w:left="720" w:hanging="720"/>
          </w:pPr>
        </w:pPrChange>
      </w:pPr>
      <w:bookmarkStart w:id="7908" w:name="_Toc447367213"/>
      <w:ins w:id="7909" w:author="Boisvert, Eric" w:date="2016-03-29T09:19:00Z">
        <w:del w:id="7910" w:author="Eric Boisvert" w:date="2016-04-02T13:01:00Z">
          <w:r w:rsidRPr="00480BB6" w:rsidDel="003C54F8">
            <w:rPr>
              <w:lang w:val="en-CA"/>
              <w:rPrChange w:id="7911" w:author="Boisvert, Eric" w:date="2016-03-29T09:20:00Z">
                <w:rPr>
                  <w:iCs/>
                  <w:lang w:val="fr-CA"/>
                </w:rPr>
              </w:rPrChange>
            </w:rPr>
            <w:delText>A.2</w:delText>
          </w:r>
        </w:del>
        <w:del w:id="7912" w:author="Eric Boisvert" w:date="2016-04-02T13:00:00Z">
          <w:r w:rsidRPr="00480BB6" w:rsidDel="003C54F8">
            <w:rPr>
              <w:lang w:val="en-CA"/>
              <w:rPrChange w:id="7913" w:author="Boisvert, Eric" w:date="2016-03-29T09:20:00Z">
                <w:rPr>
                  <w:iCs/>
                  <w:lang w:val="fr-CA"/>
                </w:rPr>
              </w:rPrChange>
            </w:rPr>
            <w:delText xml:space="preserve">.1 </w:delText>
          </w:r>
        </w:del>
        <w:r w:rsidRPr="00480BB6">
          <w:rPr>
            <w:lang w:val="en-CA"/>
            <w:rPrChange w:id="7914" w:author="Boisvert, Eric" w:date="2016-03-29T09:20:00Z">
              <w:rPr>
                <w:iCs/>
                <w:lang w:val="fr-CA"/>
              </w:rPr>
            </w:rPrChange>
          </w:rPr>
          <w:t>Conformance class: GeoSciML Borehole XML Encoding</w:t>
        </w:r>
        <w:bookmarkEnd w:id="7908"/>
        <w:r w:rsidRPr="00480BB6">
          <w:rPr>
            <w:lang w:val="en-CA"/>
            <w:rPrChange w:id="7915"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791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7917" w:author="Boisvert, Eric" w:date="2016-03-29T09:19:00Z"/>
                <w:rFonts w:cs="Arial"/>
                <w:szCs w:val="18"/>
                <w:lang w:eastAsia="en-US"/>
              </w:rPr>
            </w:pPr>
            <w:ins w:id="791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7919" w:author="Boisvert, Eric" w:date="2016-03-29T09:19:00Z"/>
                <w:rFonts w:cs="Arial"/>
                <w:b/>
                <w:color w:val="0000FF"/>
                <w:szCs w:val="18"/>
                <w:lang w:eastAsia="en-US"/>
              </w:rPr>
            </w:pPr>
            <w:ins w:id="792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792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7922" w:author="Boisvert, Eric" w:date="2016-03-29T09:19:00Z"/>
                <w:rFonts w:cs="Arial"/>
                <w:szCs w:val="18"/>
                <w:lang w:eastAsia="en-US"/>
              </w:rPr>
            </w:pPr>
            <w:ins w:id="792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4" w:author="Boisvert, Eric" w:date="2016-03-29T09:19:00Z"/>
                <w:rFonts w:cs="Arial"/>
                <w:b/>
                <w:color w:val="0000FF"/>
                <w:szCs w:val="18"/>
                <w:lang w:eastAsia="en-US"/>
              </w:rPr>
            </w:pPr>
            <w:ins w:id="7925"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792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7927" w:author="Boisvert, Eric" w:date="2016-03-29T09:19:00Z"/>
                <w:rFonts w:cs="Arial"/>
                <w:b/>
                <w:szCs w:val="18"/>
              </w:rPr>
            </w:pPr>
            <w:ins w:id="792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9" w:author="Boisvert, Eric" w:date="2016-03-29T09:19:00Z"/>
                <w:rFonts w:cs="Arial"/>
                <w:szCs w:val="18"/>
                <w:lang w:val="en-US"/>
              </w:rPr>
            </w:pPr>
            <w:ins w:id="7930" w:author="Boisvert, Eric" w:date="2016-03-29T09:19:00Z">
              <w:r w:rsidRPr="00D9100C">
                <w:rPr>
                  <w:rFonts w:cs="Arial"/>
                  <w:szCs w:val="18"/>
                  <w:lang w:val="en-US"/>
                </w:rPr>
                <w:t>/conf/gsml4xsd/core</w:t>
              </w:r>
            </w:ins>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rPr>
          <w:ins w:id="793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7932" w:author="Boisvert, Eric" w:date="2016-03-29T09:19:00Z"/>
                <w:rFonts w:cs="Arial"/>
                <w:b/>
                <w:szCs w:val="18"/>
              </w:rPr>
            </w:pPr>
            <w:ins w:id="793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4" w:author="Boisvert, Eric" w:date="2016-03-29T09:19:00Z"/>
                <w:rFonts w:cs="Arial"/>
                <w:szCs w:val="18"/>
                <w:lang w:val="en-US"/>
              </w:rPr>
            </w:pPr>
            <w:ins w:id="7935"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79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79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8" w:author="Boisvert, Eric" w:date="2016-03-29T09:19:00Z"/>
                <w:rFonts w:ascii="Arial" w:eastAsia="MS Mincho" w:hAnsi="Arial" w:cs="Arial"/>
                <w:sz w:val="18"/>
                <w:szCs w:val="18"/>
              </w:rPr>
            </w:pPr>
            <w:ins w:id="79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0" w:author="Boisvert, Eric" w:date="2016-03-29T09:19:00Z"/>
                <w:rFonts w:ascii="Arial" w:eastAsia="MS Mincho" w:hAnsi="Arial" w:cs="Arial"/>
                <w:b/>
                <w:color w:val="0000FF"/>
                <w:sz w:val="18"/>
                <w:szCs w:val="18"/>
              </w:rPr>
            </w:pPr>
            <w:ins w:id="794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7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7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4" w:author="Boisvert, Eric" w:date="2016-03-29T09:19:00Z"/>
                <w:rFonts w:ascii="Arial" w:eastAsia="MS Mincho" w:hAnsi="Arial" w:cs="Arial"/>
                <w:sz w:val="18"/>
                <w:szCs w:val="18"/>
              </w:rPr>
            </w:pPr>
            <w:ins w:id="79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6" w:author="Boisvert, Eric" w:date="2016-03-29T09:19:00Z"/>
                <w:rFonts w:cs="Arial"/>
                <w:b/>
                <w:color w:val="FF0000"/>
                <w:szCs w:val="18"/>
                <w:lang w:eastAsia="en-US"/>
              </w:rPr>
            </w:pPr>
            <w:ins w:id="7947"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79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79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0" w:author="Boisvert, Eric" w:date="2016-03-29T09:19:00Z"/>
                <w:rFonts w:ascii="Arial" w:eastAsia="MS Mincho" w:hAnsi="Arial" w:cs="Arial"/>
                <w:sz w:val="18"/>
                <w:szCs w:val="18"/>
              </w:rPr>
            </w:pPr>
            <w:ins w:id="79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52" w:author="Boisvert, Eric" w:date="2016-03-29T09:19:00Z"/>
                <w:rFonts w:ascii="Arial" w:eastAsia="MS Mincho" w:hAnsi="Arial" w:cs="Arial"/>
                <w:sz w:val="18"/>
                <w:szCs w:val="18"/>
              </w:rPr>
            </w:pPr>
            <w:ins w:id="795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79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79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6" w:author="Boisvert, Eric" w:date="2016-03-29T09:19:00Z"/>
                <w:rFonts w:ascii="Arial" w:eastAsia="MS Mincho" w:hAnsi="Arial" w:cs="Arial"/>
                <w:sz w:val="18"/>
                <w:szCs w:val="18"/>
              </w:rPr>
            </w:pPr>
            <w:ins w:id="79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8" w:author="Boisvert, Eric" w:date="2016-03-29T09:19:00Z"/>
                <w:rFonts w:cs="Arial"/>
                <w:szCs w:val="18"/>
                <w:lang w:eastAsia="en-US"/>
              </w:rPr>
            </w:pPr>
          </w:p>
        </w:tc>
      </w:tr>
      <w:tr w:rsidR="00480BB6" w:rsidRPr="00DE63EA" w14:paraId="430295DE" w14:textId="77777777" w:rsidTr="0024128E">
        <w:trPr>
          <w:ins w:id="79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7960" w:author="Boisvert, Eric" w:date="2016-03-29T09:19:00Z"/>
                <w:rFonts w:cs="Arial"/>
                <w:b/>
                <w:szCs w:val="18"/>
              </w:rPr>
            </w:pPr>
            <w:ins w:id="79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2" w:author="Boisvert, Eric" w:date="2016-03-29T09:19:00Z"/>
                <w:rFonts w:cs="Arial"/>
                <w:szCs w:val="18"/>
                <w:lang w:val="en-US"/>
              </w:rPr>
            </w:pPr>
            <w:ins w:id="7963"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79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79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6" w:author="Boisvert, Eric" w:date="2016-03-29T09:19:00Z"/>
                <w:rFonts w:ascii="Arial" w:eastAsia="MS Mincho" w:hAnsi="Arial" w:cs="Arial"/>
                <w:sz w:val="18"/>
                <w:szCs w:val="18"/>
              </w:rPr>
            </w:pPr>
            <w:ins w:id="79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8" w:author="Boisvert, Eric" w:date="2016-03-29T09:19:00Z"/>
                <w:rFonts w:ascii="Arial" w:eastAsia="MS Mincho" w:hAnsi="Arial" w:cs="Arial"/>
                <w:b/>
                <w:color w:val="0000FF"/>
                <w:sz w:val="18"/>
                <w:szCs w:val="18"/>
              </w:rPr>
            </w:pPr>
            <w:ins w:id="796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79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79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2" w:author="Boisvert, Eric" w:date="2016-03-29T09:19:00Z"/>
                <w:rFonts w:ascii="Arial" w:eastAsia="MS Mincho" w:hAnsi="Arial" w:cs="Arial"/>
                <w:sz w:val="18"/>
                <w:szCs w:val="18"/>
              </w:rPr>
            </w:pPr>
            <w:ins w:id="79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4" w:author="Boisvert, Eric" w:date="2016-03-29T09:19:00Z"/>
                <w:rFonts w:cs="Arial"/>
                <w:b/>
                <w:color w:val="FF0000"/>
                <w:szCs w:val="18"/>
                <w:lang w:eastAsia="en-US"/>
              </w:rPr>
            </w:pPr>
            <w:ins w:id="7975"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79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79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8" w:author="Boisvert, Eric" w:date="2016-03-29T09:19:00Z"/>
                <w:rFonts w:ascii="Arial" w:eastAsia="MS Mincho" w:hAnsi="Arial" w:cs="Arial"/>
                <w:sz w:val="18"/>
                <w:szCs w:val="18"/>
              </w:rPr>
            </w:pPr>
            <w:ins w:id="79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80" w:author="Boisvert, Eric" w:date="2016-03-29T09:19:00Z"/>
                <w:rFonts w:ascii="Arial" w:eastAsia="MS Mincho" w:hAnsi="Arial" w:cs="Arial"/>
                <w:sz w:val="18"/>
                <w:szCs w:val="18"/>
              </w:rPr>
            </w:pPr>
            <w:ins w:id="798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79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79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4" w:author="Boisvert, Eric" w:date="2016-03-29T09:19:00Z"/>
                <w:rFonts w:ascii="Arial" w:eastAsia="MS Mincho" w:hAnsi="Arial" w:cs="Arial"/>
                <w:sz w:val="18"/>
                <w:szCs w:val="18"/>
              </w:rPr>
            </w:pPr>
            <w:ins w:id="79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6" w:author="Boisvert, Eric" w:date="2016-03-29T09:19:00Z"/>
                <w:rFonts w:cs="Arial"/>
                <w:szCs w:val="18"/>
                <w:lang w:eastAsia="en-US"/>
              </w:rPr>
            </w:pPr>
          </w:p>
        </w:tc>
      </w:tr>
    </w:tbl>
    <w:p w14:paraId="09719AB4" w14:textId="77777777" w:rsidR="00480BB6" w:rsidRPr="002E3AD0" w:rsidRDefault="00480BB6" w:rsidP="00480BB6">
      <w:pPr>
        <w:rPr>
          <w:ins w:id="7987" w:author="Boisvert, Eric" w:date="2016-03-29T09:19:00Z"/>
        </w:rPr>
      </w:pPr>
    </w:p>
    <w:p w14:paraId="6648987F" w14:textId="77777777" w:rsidR="00480BB6" w:rsidRPr="002E3AD0" w:rsidRDefault="00480BB6" w:rsidP="00480BB6">
      <w:pPr>
        <w:rPr>
          <w:ins w:id="7988" w:author="Boisvert, Eric" w:date="2016-03-29T09:19:00Z"/>
        </w:rPr>
      </w:pPr>
    </w:p>
    <w:p w14:paraId="0A0F2751" w14:textId="77777777" w:rsidR="00480BB6" w:rsidRDefault="00480BB6" w:rsidP="00480BB6">
      <w:pPr>
        <w:spacing w:after="200" w:line="276" w:lineRule="auto"/>
        <w:rPr>
          <w:ins w:id="7989" w:author="Boisvert, Eric" w:date="2016-03-29T09:19:00Z"/>
        </w:rPr>
      </w:pPr>
      <w:ins w:id="7990" w:author="Boisvert, Eric" w:date="2016-03-29T09:19:00Z">
        <w:r>
          <w:br w:type="page"/>
        </w:r>
      </w:ins>
    </w:p>
    <w:p w14:paraId="0264067A" w14:textId="77777777" w:rsidR="00480BB6" w:rsidRPr="002E3AD0" w:rsidRDefault="00480BB6" w:rsidP="00480BB6">
      <w:pPr>
        <w:rPr>
          <w:ins w:id="7991" w:author="Boisvert, Eric" w:date="2016-03-29T09:19:00Z"/>
        </w:rPr>
      </w:pPr>
    </w:p>
    <w:p w14:paraId="525924B3" w14:textId="77777777" w:rsidR="00480BB6" w:rsidRPr="00480BB6" w:rsidRDefault="00480BB6">
      <w:pPr>
        <w:pStyle w:val="OGCAnnexXX"/>
        <w:rPr>
          <w:ins w:id="7992" w:author="Boisvert, Eric" w:date="2016-03-29T09:19:00Z"/>
          <w:lang w:val="en-CA"/>
          <w:rPrChange w:id="7993" w:author="Boisvert, Eric" w:date="2016-03-29T09:20:00Z">
            <w:rPr>
              <w:ins w:id="7994" w:author="Boisvert, Eric" w:date="2016-03-29T09:19:00Z"/>
              <w:lang w:val="fr-CA"/>
            </w:rPr>
          </w:rPrChange>
        </w:rPr>
        <w:pPrChange w:id="7995" w:author="Eric Boisvert" w:date="2016-04-02T13:01:00Z">
          <w:pPr>
            <w:pStyle w:val="Heading3"/>
            <w:numPr>
              <w:ilvl w:val="0"/>
              <w:numId w:val="0"/>
            </w:numPr>
            <w:ind w:left="720" w:hanging="720"/>
          </w:pPr>
        </w:pPrChange>
      </w:pPr>
      <w:bookmarkStart w:id="7996" w:name="_Toc447367214"/>
      <w:ins w:id="7997" w:author="Boisvert, Eric" w:date="2016-03-29T09:19:00Z">
        <w:del w:id="7998" w:author="Eric Boisvert" w:date="2016-04-02T13:01:00Z">
          <w:r w:rsidRPr="00480BB6" w:rsidDel="003C54F8">
            <w:rPr>
              <w:lang w:val="en-CA"/>
              <w:rPrChange w:id="7999" w:author="Boisvert, Eric" w:date="2016-03-29T09:20:00Z">
                <w:rPr>
                  <w:iCs/>
                  <w:lang w:val="fr-CA"/>
                </w:rPr>
              </w:rPrChange>
            </w:rPr>
            <w:delText xml:space="preserve">A.2.1 </w:delText>
          </w:r>
        </w:del>
        <w:r w:rsidRPr="00480BB6">
          <w:rPr>
            <w:lang w:val="en-CA"/>
            <w:rPrChange w:id="8000" w:author="Boisvert, Eric" w:date="2016-03-29T09:20:00Z">
              <w:rPr>
                <w:iCs/>
                <w:lang w:val="fr-CA"/>
              </w:rPr>
            </w:rPrChange>
          </w:rPr>
          <w:t>Conformance class: GeoSciML Laboratory and Analysis XML Encoding</w:t>
        </w:r>
        <w:bookmarkEnd w:id="7996"/>
        <w:r w:rsidRPr="00480BB6">
          <w:rPr>
            <w:lang w:val="en-CA"/>
            <w:rPrChange w:id="8001"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0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003" w:author="Boisvert, Eric" w:date="2016-03-29T09:19:00Z"/>
                <w:rFonts w:cs="Arial"/>
                <w:szCs w:val="18"/>
                <w:lang w:eastAsia="en-US"/>
              </w:rPr>
            </w:pPr>
            <w:ins w:id="800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005" w:author="Boisvert, Eric" w:date="2016-03-29T09:19:00Z"/>
                <w:rFonts w:cs="Arial"/>
                <w:b/>
                <w:color w:val="0000FF"/>
                <w:szCs w:val="18"/>
                <w:lang w:eastAsia="en-US"/>
              </w:rPr>
            </w:pPr>
            <w:ins w:id="800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00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008" w:author="Boisvert, Eric" w:date="2016-03-29T09:19:00Z"/>
                <w:rFonts w:cs="Arial"/>
                <w:szCs w:val="18"/>
                <w:lang w:eastAsia="en-US"/>
              </w:rPr>
            </w:pPr>
            <w:ins w:id="800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0" w:author="Boisvert, Eric" w:date="2016-03-29T09:19:00Z"/>
                <w:rFonts w:cs="Arial"/>
                <w:b/>
                <w:color w:val="0000FF"/>
                <w:szCs w:val="18"/>
                <w:lang w:eastAsia="en-US"/>
              </w:rPr>
            </w:pPr>
            <w:ins w:id="8011"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01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013" w:author="Boisvert, Eric" w:date="2016-03-29T09:19:00Z"/>
                <w:rFonts w:cs="Arial"/>
                <w:b/>
                <w:szCs w:val="18"/>
              </w:rPr>
            </w:pPr>
            <w:ins w:id="801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5" w:author="Boisvert, Eric" w:date="2016-03-29T09:19:00Z"/>
                <w:rFonts w:cs="Arial"/>
                <w:szCs w:val="18"/>
                <w:lang w:val="en-US"/>
              </w:rPr>
            </w:pPr>
            <w:ins w:id="8016" w:author="Boisvert, Eric" w:date="2016-03-29T09:19:00Z">
              <w:r w:rsidRPr="00D9100C">
                <w:rPr>
                  <w:rFonts w:cs="Arial"/>
                  <w:szCs w:val="18"/>
                  <w:lang w:val="en-US"/>
                </w:rPr>
                <w:t>/conf/gsml4xsd/core</w:t>
              </w:r>
            </w:ins>
          </w:p>
        </w:tc>
      </w:tr>
      <w:tr w:rsidR="00480BB6" w:rsidRPr="00DE63EA" w14:paraId="6946A695" w14:textId="77777777" w:rsidTr="0024128E">
        <w:trPr>
          <w:ins w:id="801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018" w:author="Boisvert, Eric" w:date="2016-03-29T09:19:00Z"/>
                <w:rFonts w:cs="Arial"/>
                <w:b/>
                <w:szCs w:val="18"/>
              </w:rPr>
            </w:pPr>
            <w:ins w:id="801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56064573"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0" w:author="Boisvert, Eric" w:date="2016-03-29T09:19:00Z"/>
                <w:rFonts w:cs="Arial"/>
                <w:szCs w:val="18"/>
                <w:lang w:val="en-US"/>
              </w:rPr>
            </w:pPr>
            <w:ins w:id="8021" w:author="Eric Boisvert" w:date="2016-04-03T13:12:00Z">
              <w:r w:rsidRPr="00CE2547">
                <w:rPr>
                  <w:rFonts w:cs="Arial"/>
                  <w:szCs w:val="18"/>
                  <w:lang w:val="en-US"/>
                </w:rPr>
                <w:t>OGC 10-025r1  OMXML</w:t>
              </w:r>
            </w:ins>
            <w:ins w:id="8022" w:author="Boisvert, Eric" w:date="2016-03-29T09:19:00Z">
              <w:del w:id="8023" w:author="Eric Boisvert" w:date="2016-04-03T13:12:00Z">
                <w:r w:rsidR="00480BB6" w:rsidRPr="001460C5" w:rsidDel="00CE2547">
                  <w:rPr>
                    <w:rFonts w:cs="Arial"/>
                    <w:szCs w:val="18"/>
                    <w:highlight w:val="yellow"/>
                    <w:lang w:val="en-US"/>
                  </w:rPr>
                  <w:delText>(add depency to O&amp;M</w:delText>
                </w:r>
                <w:r w:rsidR="00480BB6" w:rsidDel="00CE2547">
                  <w:rPr>
                    <w:rFonts w:cs="Arial"/>
                    <w:szCs w:val="18"/>
                    <w:highlight w:val="yellow"/>
                    <w:lang w:val="en-US"/>
                  </w:rPr>
                  <w:delText>XML</w:delText>
                </w:r>
                <w:r w:rsidR="00480BB6" w:rsidRPr="001460C5" w:rsidDel="00CE2547">
                  <w:rPr>
                    <w:rFonts w:cs="Arial"/>
                    <w:szCs w:val="18"/>
                    <w:highlight w:val="yellow"/>
                    <w:lang w:val="en-US"/>
                  </w:rPr>
                  <w:delText xml:space="preserve"> conf classes)</w:delText>
                </w:r>
              </w:del>
            </w:ins>
          </w:p>
        </w:tc>
      </w:tr>
      <w:tr w:rsidR="00480BB6" w:rsidRPr="00DE63EA" w14:paraId="64BA1C46" w14:textId="77777777" w:rsidTr="0024128E">
        <w:trPr>
          <w:ins w:id="80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025" w:author="Boisvert, Eric" w:date="2016-03-29T09:19:00Z"/>
                <w:rFonts w:cs="Arial"/>
                <w:b/>
                <w:szCs w:val="18"/>
              </w:rPr>
            </w:pPr>
            <w:ins w:id="802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7" w:author="Boisvert, Eric" w:date="2016-03-29T09:19:00Z"/>
                <w:rFonts w:cs="Arial"/>
                <w:szCs w:val="18"/>
                <w:lang w:val="en-US"/>
              </w:rPr>
            </w:pPr>
            <w:ins w:id="8028"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0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0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1" w:author="Boisvert, Eric" w:date="2016-03-29T09:19:00Z"/>
                <w:rFonts w:ascii="Arial" w:eastAsia="MS Mincho" w:hAnsi="Arial" w:cs="Arial"/>
                <w:sz w:val="18"/>
                <w:szCs w:val="18"/>
              </w:rPr>
            </w:pPr>
            <w:ins w:id="80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3" w:author="Boisvert, Eric" w:date="2016-03-29T09:19:00Z"/>
                <w:rFonts w:ascii="Arial" w:eastAsia="MS Mincho" w:hAnsi="Arial" w:cs="Arial"/>
                <w:b/>
                <w:color w:val="0000FF"/>
                <w:sz w:val="18"/>
                <w:szCs w:val="18"/>
              </w:rPr>
            </w:pPr>
            <w:ins w:id="803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0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0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7" w:author="Boisvert, Eric" w:date="2016-03-29T09:19:00Z"/>
                <w:rFonts w:ascii="Arial" w:eastAsia="MS Mincho" w:hAnsi="Arial" w:cs="Arial"/>
                <w:sz w:val="18"/>
                <w:szCs w:val="18"/>
              </w:rPr>
            </w:pPr>
            <w:ins w:id="80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9" w:author="Boisvert, Eric" w:date="2016-03-29T09:19:00Z"/>
                <w:rFonts w:cs="Arial"/>
                <w:b/>
                <w:color w:val="FF0000"/>
                <w:szCs w:val="18"/>
                <w:lang w:eastAsia="en-US"/>
              </w:rPr>
            </w:pPr>
            <w:ins w:id="8040"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0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0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3" w:author="Boisvert, Eric" w:date="2016-03-29T09:19:00Z"/>
                <w:rFonts w:ascii="Arial" w:eastAsia="MS Mincho" w:hAnsi="Arial" w:cs="Arial"/>
                <w:sz w:val="18"/>
                <w:szCs w:val="18"/>
              </w:rPr>
            </w:pPr>
            <w:ins w:id="80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45" w:author="Boisvert, Eric" w:date="2016-03-29T09:19:00Z"/>
                <w:rFonts w:ascii="Arial" w:eastAsia="MS Mincho" w:hAnsi="Arial" w:cs="Arial"/>
                <w:sz w:val="18"/>
                <w:szCs w:val="18"/>
              </w:rPr>
            </w:pPr>
            <w:ins w:id="804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0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0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9" w:author="Boisvert, Eric" w:date="2016-03-29T09:19:00Z"/>
                <w:rFonts w:ascii="Arial" w:eastAsia="MS Mincho" w:hAnsi="Arial" w:cs="Arial"/>
                <w:sz w:val="18"/>
                <w:szCs w:val="18"/>
              </w:rPr>
            </w:pPr>
            <w:ins w:id="80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1" w:author="Boisvert, Eric" w:date="2016-03-29T09:19:00Z"/>
                <w:rFonts w:cs="Arial"/>
                <w:szCs w:val="18"/>
                <w:lang w:eastAsia="en-US"/>
              </w:rPr>
            </w:pPr>
          </w:p>
        </w:tc>
      </w:tr>
      <w:tr w:rsidR="00480BB6" w:rsidRPr="00DE63EA" w14:paraId="5DAB8285" w14:textId="77777777" w:rsidTr="0024128E">
        <w:trPr>
          <w:ins w:id="80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053" w:author="Boisvert, Eric" w:date="2016-03-29T09:19:00Z"/>
                <w:rFonts w:cs="Arial"/>
                <w:b/>
                <w:szCs w:val="18"/>
              </w:rPr>
            </w:pPr>
            <w:ins w:id="80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5" w:author="Boisvert, Eric" w:date="2016-03-29T09:19:00Z"/>
                <w:rFonts w:cs="Arial"/>
                <w:szCs w:val="18"/>
                <w:lang w:val="en-US"/>
              </w:rPr>
            </w:pPr>
            <w:ins w:id="8056"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0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0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9" w:author="Boisvert, Eric" w:date="2016-03-29T09:19:00Z"/>
                <w:rFonts w:ascii="Arial" w:eastAsia="MS Mincho" w:hAnsi="Arial" w:cs="Arial"/>
                <w:sz w:val="18"/>
                <w:szCs w:val="18"/>
              </w:rPr>
            </w:pPr>
            <w:ins w:id="80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1" w:author="Boisvert, Eric" w:date="2016-03-29T09:19:00Z"/>
                <w:rFonts w:ascii="Arial" w:eastAsia="MS Mincho" w:hAnsi="Arial" w:cs="Arial"/>
                <w:b/>
                <w:color w:val="0000FF"/>
                <w:sz w:val="18"/>
                <w:szCs w:val="18"/>
              </w:rPr>
            </w:pPr>
            <w:ins w:id="806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0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0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5" w:author="Boisvert, Eric" w:date="2016-03-29T09:19:00Z"/>
                <w:rFonts w:ascii="Arial" w:eastAsia="MS Mincho" w:hAnsi="Arial" w:cs="Arial"/>
                <w:sz w:val="18"/>
                <w:szCs w:val="18"/>
              </w:rPr>
            </w:pPr>
            <w:ins w:id="80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7" w:author="Boisvert, Eric" w:date="2016-03-29T09:19:00Z"/>
                <w:rFonts w:cs="Arial"/>
                <w:b/>
                <w:color w:val="FF0000"/>
                <w:szCs w:val="18"/>
                <w:lang w:eastAsia="en-US"/>
              </w:rPr>
            </w:pPr>
            <w:ins w:id="8068"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0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0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1" w:author="Boisvert, Eric" w:date="2016-03-29T09:19:00Z"/>
                <w:rFonts w:ascii="Arial" w:eastAsia="MS Mincho" w:hAnsi="Arial" w:cs="Arial"/>
                <w:sz w:val="18"/>
                <w:szCs w:val="18"/>
              </w:rPr>
            </w:pPr>
            <w:ins w:id="80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73" w:author="Boisvert, Eric" w:date="2016-03-29T09:19:00Z"/>
                <w:rFonts w:ascii="Arial" w:eastAsia="MS Mincho" w:hAnsi="Arial" w:cs="Arial"/>
                <w:sz w:val="18"/>
                <w:szCs w:val="18"/>
              </w:rPr>
            </w:pPr>
            <w:ins w:id="807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0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0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7" w:author="Boisvert, Eric" w:date="2016-03-29T09:19:00Z"/>
                <w:rFonts w:ascii="Arial" w:eastAsia="MS Mincho" w:hAnsi="Arial" w:cs="Arial"/>
                <w:sz w:val="18"/>
                <w:szCs w:val="18"/>
              </w:rPr>
            </w:pPr>
            <w:ins w:id="80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9" w:author="Boisvert, Eric" w:date="2016-03-29T09:19:00Z"/>
                <w:rFonts w:cs="Arial"/>
                <w:szCs w:val="18"/>
                <w:lang w:eastAsia="en-US"/>
              </w:rPr>
            </w:pPr>
          </w:p>
        </w:tc>
      </w:tr>
    </w:tbl>
    <w:p w14:paraId="201FD4E7" w14:textId="77777777" w:rsidR="00480BB6" w:rsidRDefault="00480BB6" w:rsidP="00480BB6">
      <w:pPr>
        <w:rPr>
          <w:ins w:id="8080" w:author="Eric Boisvert" w:date="2016-04-02T12:07:00Z"/>
        </w:rPr>
      </w:pPr>
    </w:p>
    <w:p w14:paraId="7723B021" w14:textId="2F28C81E" w:rsidR="00B61014" w:rsidRPr="002E3AD0" w:rsidRDefault="00B61014" w:rsidP="00480BB6">
      <w:pPr>
        <w:rPr>
          <w:ins w:id="8081" w:author="Boisvert, Eric" w:date="2016-03-29T09:19:00Z"/>
        </w:rPr>
      </w:pPr>
      <w:ins w:id="8082" w:author="Eric Boisvert" w:date="2016-04-02T12:08:00Z">
        <w:r>
          <w:br w:type="page"/>
        </w:r>
      </w:ins>
    </w:p>
    <w:p w14:paraId="352A00F8" w14:textId="5C254B72" w:rsidR="009A7B37" w:rsidRPr="00D12552" w:rsidRDefault="00165E04">
      <w:pPr>
        <w:pStyle w:val="OGCAnnexX"/>
        <w:rPr>
          <w:lang w:val="en-CA"/>
        </w:rPr>
        <w:pPrChange w:id="8083" w:author="Eric Boisvert" w:date="2016-04-02T12:53:00Z">
          <w:pPr>
            <w:pStyle w:val="Annex"/>
          </w:pPr>
        </w:pPrChange>
      </w:pPr>
      <w:bookmarkStart w:id="8084" w:name="_Toc165888231"/>
      <w:bookmarkStart w:id="8085" w:name="_Toc447367215"/>
      <w:del w:id="8086" w:author="Eric Boisvert" w:date="2016-04-02T12:53:00Z">
        <w:r w:rsidRPr="00D12552" w:rsidDel="0027787F">
          <w:rPr>
            <w:lang w:val="en-CA"/>
          </w:rPr>
          <w:delText xml:space="preserve">Annex </w:delText>
        </w:r>
        <w:r w:rsidRPr="00D12552" w:rsidDel="0027787F">
          <w:rPr>
            <w:color w:val="FF0000"/>
            <w:lang w:val="en-CA"/>
          </w:rPr>
          <w:delText>&lt;insert Annex number&gt;</w:delText>
        </w:r>
        <w:r w:rsidR="009A7B37" w:rsidRPr="00D12552" w:rsidDel="0027787F">
          <w:rPr>
            <w:lang w:val="en-CA"/>
          </w:rPr>
          <w:delText xml:space="preserve">: </w:delText>
        </w:r>
      </w:del>
      <w:r w:rsidR="009A7B37" w:rsidRPr="00D12552">
        <w:rPr>
          <w:lang w:val="en-CA"/>
        </w:rPr>
        <w:t>Revision history</w:t>
      </w:r>
      <w:bookmarkEnd w:id="8084"/>
      <w:bookmarkEnd w:id="808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087"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088" w:author="Eric Boisvert" w:date="2016-01-05T08:45:00Z"/>
                <w:lang w:val="en-CA"/>
              </w:rPr>
            </w:pPr>
            <w:ins w:id="8089"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165E04">
            <w:pPr>
              <w:pStyle w:val="OGCtabletext"/>
              <w:rPr>
                <w:ins w:id="8090" w:author="Eric Boisvert" w:date="2016-01-05T08:45:00Z"/>
                <w:lang w:val="en-CA"/>
              </w:rPr>
            </w:pPr>
            <w:ins w:id="8091" w:author="Eric Boisvert" w:date="2016-01-05T08:45:00Z">
              <w:r>
                <w:rPr>
                  <w:lang w:val="en-CA"/>
                </w:rPr>
                <w:t>1.0.</w:t>
              </w:r>
            </w:ins>
            <w:ins w:id="8092" w:author="Eric Boisvert" w:date="2016-04-02T12:07: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093" w:author="Eric Boisvert" w:date="2016-01-05T08:45:00Z"/>
                <w:lang w:val="en-CA"/>
              </w:rPr>
            </w:pPr>
            <w:ins w:id="8094"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095" w:author="Eric Boisvert" w:date="2016-01-05T08:45:00Z"/>
                <w:lang w:val="en-CA"/>
              </w:rPr>
            </w:pPr>
            <w:ins w:id="8096"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097" w:author="Eric Boisvert" w:date="2016-01-05T08:45:00Z"/>
                <w:lang w:val="en-CA"/>
              </w:rPr>
            </w:pPr>
            <w:ins w:id="8098" w:author="Eric Boisvert" w:date="2016-01-05T08:45:00Z">
              <w:r>
                <w:rPr>
                  <w:lang w:val="en-CA"/>
                </w:rPr>
                <w:t>Group review of some clauses</w:t>
              </w:r>
            </w:ins>
            <w:ins w:id="8099"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100" w:author="Eric Boisvert" w:date="2016-01-05T08:44:00Z">
              <w:r>
                <w:rPr>
                  <w:lang w:val="en-CA"/>
                </w:rPr>
                <w:t>201</w:t>
              </w:r>
            </w:ins>
            <w:ins w:id="8101" w:author="Eric Boisvert" w:date="2016-01-05T08:45:00Z">
              <w:r>
                <w:rPr>
                  <w:lang w:val="en-CA"/>
                </w:rPr>
                <w:t>6</w:t>
              </w:r>
            </w:ins>
            <w:ins w:id="8102"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165E04">
            <w:pPr>
              <w:pStyle w:val="OGCtabletext"/>
              <w:rPr>
                <w:lang w:val="en-CA"/>
              </w:rPr>
            </w:pPr>
            <w:ins w:id="8103" w:author="Eric Boisvert" w:date="2016-01-05T08:44:00Z">
              <w:r>
                <w:rPr>
                  <w:lang w:val="en-CA"/>
                </w:rPr>
                <w:t>1.</w:t>
              </w:r>
            </w:ins>
            <w:ins w:id="8104" w:author="Eric Boisvert" w:date="2016-04-02T12:07:00Z">
              <w:r>
                <w:rPr>
                  <w:lang w:val="en-CA"/>
                </w:rPr>
                <w:t>0</w:t>
              </w:r>
            </w:ins>
            <w:ins w:id="8105" w:author="Eric Boisvert" w:date="2016-01-05T08:44:00Z">
              <w:r w:rsidR="00195C7D">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106"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107"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108" w:author="Eric Boisvert" w:date="2016-01-05T08:46:00Z">
              <w:r>
                <w:rPr>
                  <w:lang w:val="en-CA"/>
                </w:rPr>
                <w:t>Global review of text for first draft</w:t>
              </w:r>
            </w:ins>
            <w:ins w:id="8109"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8110"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pPr>
              <w:pStyle w:val="ListBullet"/>
              <w:keepLines/>
              <w:ind w:left="0" w:firstLine="0"/>
              <w:rPr>
                <w:lang w:val="en-CA"/>
              </w:rPr>
            </w:pPr>
            <w:ins w:id="8111" w:author="Eric Boisvert" w:date="2016-04-02T12:07:00Z">
              <w:r>
                <w:rPr>
                  <w:lang w:val="en-CA"/>
                </w:rPr>
                <w:t>1.0.0</w:t>
              </w:r>
            </w:ins>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8112"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8113"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8114" w:author="Ollie Raymond" w:date="2016-02-03T10:05:00Z">
              <w:r>
                <w:rPr>
                  <w:lang w:val="en-CA"/>
                </w:rPr>
                <w:t>General review</w:t>
              </w:r>
            </w:ins>
          </w:p>
        </w:tc>
      </w:tr>
      <w:tr w:rsidR="00401781" w:rsidRPr="00D12552" w14:paraId="50AF4230" w14:textId="77777777">
        <w:trPr>
          <w:ins w:id="8115" w:author="Eric Boisvert" w:date="2016-04-02T12:06:00Z"/>
        </w:trPr>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pPr>
              <w:pStyle w:val="ListBullet"/>
              <w:keepLines/>
              <w:ind w:left="0" w:firstLine="0"/>
              <w:rPr>
                <w:ins w:id="8116" w:author="Eric Boisvert" w:date="2016-04-02T12:06:00Z"/>
                <w:lang w:val="en-CA"/>
              </w:rPr>
            </w:pPr>
            <w:ins w:id="8117" w:author="Eric Boisvert" w:date="2016-04-02T12:06:00Z">
              <w:r>
                <w:rPr>
                  <w:lang w:val="en-CA"/>
                </w:rPr>
                <w:t>2016-04-02</w:t>
              </w:r>
            </w:ins>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pPr>
              <w:pStyle w:val="ListBullet"/>
              <w:keepLines/>
              <w:ind w:left="0" w:firstLine="0"/>
              <w:rPr>
                <w:ins w:id="8118" w:author="Eric Boisvert" w:date="2016-04-02T12:06:00Z"/>
                <w:lang w:val="en-CA"/>
              </w:rPr>
            </w:pPr>
            <w:ins w:id="8119" w:author="Eric Boisvert" w:date="2016-04-02T12:06:00Z">
              <w:r>
                <w:rPr>
                  <w:lang w:val="en-CA"/>
                </w:rPr>
                <w:t>1.</w:t>
              </w:r>
            </w:ins>
            <w:ins w:id="8120" w:author="Eric Boisvert" w:date="2016-04-02T12:07:00Z">
              <w:r>
                <w:rPr>
                  <w:lang w:val="en-CA"/>
                </w:rPr>
                <w:t>0</w:t>
              </w:r>
            </w:ins>
            <w:ins w:id="8121" w:author="Eric Boisvert" w:date="2016-04-02T12:06: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pPr>
              <w:pStyle w:val="ListBullet"/>
              <w:keepLines/>
              <w:ind w:left="0" w:firstLine="0"/>
              <w:rPr>
                <w:ins w:id="8122" w:author="Eric Boisvert" w:date="2016-04-02T12:06:00Z"/>
                <w:lang w:val="en-CA"/>
              </w:rPr>
            </w:pPr>
            <w:ins w:id="8123" w:author="Eric Boisvert" w:date="2016-04-02T12:07: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pPr>
              <w:pStyle w:val="ListBullet"/>
              <w:keepLines/>
              <w:ind w:left="0" w:firstLine="0"/>
              <w:rPr>
                <w:ins w:id="8124" w:author="Eric Boisvert" w:date="2016-04-02T12:06:00Z"/>
                <w:lang w:val="en-CA"/>
              </w:rPr>
            </w:pPr>
            <w:ins w:id="8125" w:author="Eric Boisvert" w:date="2016-04-02T12:07: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pPr>
              <w:pStyle w:val="ListBullet"/>
              <w:keepLines/>
              <w:ind w:left="0" w:firstLine="0"/>
              <w:rPr>
                <w:ins w:id="8126" w:author="Eric Boisvert" w:date="2016-04-02T12:06:00Z"/>
                <w:lang w:val="en-CA"/>
              </w:rPr>
            </w:pPr>
            <w:ins w:id="8127" w:author="Eric Boisvert" w:date="2016-04-02T12:07:00Z">
              <w:r>
                <w:rPr>
                  <w:lang w:val="en-CA"/>
                </w:rPr>
                <w:t>Review, document structure</w:t>
              </w:r>
            </w:ins>
            <w:ins w:id="8128" w:author="Eric Boisvert" w:date="2016-04-02T13:21:00Z">
              <w:r w:rsidR="006C3FF2">
                <w:rPr>
                  <w:lang w:val="en-CA"/>
                </w:rPr>
                <w:t>, Bibliography</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129" w:name="_Toc447367216"/>
      <w:r w:rsidRPr="00D12552">
        <w:rPr>
          <w:lang w:val="en-CA"/>
        </w:rPr>
        <w:t>Bibliography</w:t>
      </w:r>
      <w:bookmarkEnd w:id="8129"/>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47"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48"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49"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50"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1E53A14D" w14:textId="789E4B6B" w:rsidR="00F20F81" w:rsidRPr="006C3FF2" w:rsidRDefault="0057428A" w:rsidP="003C54F8">
      <w:pPr>
        <w:rPr>
          <w:lang w:val="en-CA"/>
        </w:rPr>
      </w:pPr>
      <w:r w:rsidRPr="006C3FF2">
        <w:t>Sneed and Folk, 1958</w:t>
      </w:r>
      <w:r w:rsidR="00F20F81"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1"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lastRenderedPageBreak/>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2"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2" w:author="Eric Boisvert" w:date="2016-03-31T14:35:00Z" w:initials="EB/L">
    <w:p w14:paraId="6655E12C" w14:textId="77777777" w:rsidR="009024EB" w:rsidRDefault="009024EB">
      <w:pPr>
        <w:pStyle w:val="CommentText"/>
      </w:pPr>
      <w:r>
        <w:rPr>
          <w:rStyle w:val="CommentReference"/>
        </w:rPr>
        <w:annotationRef/>
      </w:r>
      <w:r>
        <w:t>More ?  What would be the rule for inclusion in this list ? I think submitting organisations must be OGC members</w:t>
      </w:r>
    </w:p>
  </w:comment>
  <w:comment w:id="434" w:author="Eric Boisvert" w:date="2016-03-31T14:35:00Z" w:initials="EB/L">
    <w:p w14:paraId="07AC35A5" w14:textId="77777777" w:rsidR="009024EB" w:rsidRDefault="009024EB">
      <w:pPr>
        <w:pStyle w:val="CommentText"/>
      </w:pPr>
      <w:r>
        <w:rPr>
          <w:rStyle w:val="CommentReference"/>
        </w:rPr>
        <w:annotationRef/>
      </w:r>
      <w:r>
        <w:t>More. Must check the OGC affiliation rule</w:t>
      </w:r>
    </w:p>
  </w:comment>
  <w:comment w:id="473" w:author="Eric Boisvert" w:date="2016-03-31T14:35:00Z" w:initials="EB/L">
    <w:p w14:paraId="1192DEFF" w14:textId="777B092A" w:rsidR="009024EB" w:rsidRDefault="009024EB">
      <w:pPr>
        <w:pStyle w:val="CommentText"/>
      </w:pPr>
      <w:r>
        <w:rPr>
          <w:rStyle w:val="CommentReference"/>
        </w:rPr>
        <w:annotationRef/>
      </w:r>
      <w:r>
        <w:t>Right.. this is not an interface standard, therefore this section is irrelevant.</w:t>
      </w:r>
    </w:p>
  </w:comment>
  <w:comment w:id="477" w:author="Ollie Raymond" w:date="2016-03-31T14:35:00Z" w:initials="OLR">
    <w:p w14:paraId="44D37F8B" w14:textId="7B01D289" w:rsidR="009024EB" w:rsidRDefault="009024EB">
      <w:pPr>
        <w:pStyle w:val="CommentText"/>
      </w:pPr>
      <w:r>
        <w:rPr>
          <w:rStyle w:val="CommentReference"/>
        </w:rPr>
        <w:annotationRef/>
      </w:r>
      <w:r>
        <w:t xml:space="preserve"> Sould this be Annex “A”? - Ollie</w:t>
      </w:r>
    </w:p>
  </w:comment>
  <w:comment w:id="482" w:author="Ollie Raymond" w:date="2016-03-31T14:35:00Z" w:initials="OLR">
    <w:p w14:paraId="733BBD75" w14:textId="07AFB6BB" w:rsidR="009024EB" w:rsidRDefault="009024EB">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492" w:author="Ollie Raymond" w:date="2016-03-31T14:35:00Z" w:initials="OLR">
    <w:p w14:paraId="431A36BA" w14:textId="1AE8453C" w:rsidR="009024EB" w:rsidRDefault="009024EB">
      <w:pPr>
        <w:pStyle w:val="CommentText"/>
      </w:pPr>
      <w:r>
        <w:rPr>
          <w:rStyle w:val="CommentReference"/>
        </w:rPr>
        <w:annotationRef/>
      </w:r>
      <w:r>
        <w:t>“Coverage” and “19123” are not used elsewhere in the document.  Delete?</w:t>
      </w:r>
    </w:p>
    <w:p w14:paraId="645A8857" w14:textId="77777777" w:rsidR="009024EB" w:rsidRDefault="009024EB">
      <w:pPr>
        <w:pStyle w:val="CommentText"/>
      </w:pPr>
    </w:p>
    <w:p w14:paraId="002D690C" w14:textId="2EDA274D" w:rsidR="009024EB" w:rsidRDefault="009024EB">
      <w:pPr>
        <w:pStyle w:val="CommentText"/>
      </w:pPr>
      <w:r>
        <w:t>Yes EB, I copy pasted from another spec</w:t>
      </w:r>
    </w:p>
  </w:comment>
  <w:comment w:id="522" w:author="Ollie Raymond" w:date="2016-03-31T14:35:00Z" w:initials="OLR">
    <w:p w14:paraId="56A25665" w14:textId="0B1E2522" w:rsidR="009024EB" w:rsidRDefault="009024EB">
      <w:pPr>
        <w:pStyle w:val="CommentText"/>
      </w:pPr>
      <w:r>
        <w:rPr>
          <w:rStyle w:val="CommentReference"/>
        </w:rPr>
        <w:annotationRef/>
      </w:r>
      <w:r>
        <w:t>“Coverage” is not used elsewhere in the document.  Delete?</w:t>
      </w:r>
    </w:p>
  </w:comment>
  <w:comment w:id="843" w:author="Ollie Raymond" w:date="2016-03-31T14:35:00Z" w:initials="OLR">
    <w:p w14:paraId="37598CCB" w14:textId="62514D93" w:rsidR="009024EB" w:rsidRDefault="009024EB">
      <w:pPr>
        <w:pStyle w:val="CommentText"/>
      </w:pPr>
      <w:r>
        <w:rPr>
          <w:rStyle w:val="CommentReference"/>
        </w:rPr>
        <w:annotationRef/>
      </w:r>
      <w:r>
        <w:t>Not sure of the exact intention is here. Need to find out exactly</w:t>
      </w:r>
    </w:p>
  </w:comment>
  <w:comment w:id="1041" w:author="Ollie Raymond" w:date="2016-03-31T14:35:00Z" w:initials="OLR">
    <w:p w14:paraId="315EC1C2" w14:textId="66195E4F" w:rsidR="009024EB" w:rsidRDefault="009024EB">
      <w:pPr>
        <w:pStyle w:val="CommentText"/>
      </w:pPr>
      <w:r>
        <w:rPr>
          <w:rStyle w:val="CommentReference"/>
        </w:rPr>
        <w:annotationRef/>
      </w:r>
      <w:r>
        <w:t>Latest advice from S.Cox is that this statement in 19109:2015 is in error and should be changed. I suggest that we delete this paragraph.</w:t>
      </w:r>
    </w:p>
  </w:comment>
  <w:comment w:id="1060" w:author="Eric Boisvert" w:date="2016-03-31T14:35:00Z" w:initials="EB/L">
    <w:p w14:paraId="72D76448" w14:textId="0D6009B0" w:rsidR="009024EB" w:rsidRDefault="009024EB">
      <w:pPr>
        <w:pStyle w:val="CommentText"/>
      </w:pPr>
      <w:r>
        <w:rPr>
          <w:rStyle w:val="CommentReference"/>
        </w:rPr>
        <w:annotationRef/>
      </w:r>
      <w:r>
        <w:t>Which ones ?</w:t>
      </w:r>
    </w:p>
  </w:comment>
  <w:comment w:id="1087" w:author="Eric Boisvert" w:date="2016-03-31T14:35:00Z" w:initials="EB/L">
    <w:p w14:paraId="11C9FC8B" w14:textId="2D3E112B" w:rsidR="009024EB" w:rsidRDefault="009024EB">
      <w:pPr>
        <w:pStyle w:val="CommentText"/>
      </w:pPr>
      <w:r>
        <w:rPr>
          <w:rStyle w:val="CommentReference"/>
        </w:rPr>
        <w:annotationRef/>
      </w:r>
      <w:r>
        <w:t>Adapt to GeoSciML. Done (Ollie).</w:t>
      </w:r>
    </w:p>
  </w:comment>
  <w:comment w:id="1478" w:author="Eric Boisvert" w:date="2016-03-31T14:35:00Z" w:initials="EB/L">
    <w:p w14:paraId="0CEA0AD6" w14:textId="77777777" w:rsidR="009024EB" w:rsidRDefault="009024EB">
      <w:pPr>
        <w:pStyle w:val="CommentText"/>
      </w:pPr>
      <w:r>
        <w:rPr>
          <w:rStyle w:val="CommentReference"/>
        </w:rPr>
        <w:annotationRef/>
      </w:r>
      <w:r>
        <w:t>My pet peeves</w:t>
      </w:r>
    </w:p>
  </w:comment>
  <w:comment w:id="1491" w:author="Eric Boisvert" w:date="2016-03-31T14:35:00Z" w:initials="EB/L">
    <w:p w14:paraId="09AE58E9" w14:textId="77777777" w:rsidR="009024EB" w:rsidRDefault="009024EB">
      <w:pPr>
        <w:pStyle w:val="CommentText"/>
      </w:pPr>
      <w:r>
        <w:rPr>
          <w:rStyle w:val="CommentReference"/>
        </w:rPr>
        <w:annotationRef/>
      </w:r>
      <w:r>
        <w:t>We don’t have a clear way to report this, unless we allow a nillable property to have both a nil and a content (the Organism class) nilReason = absent</w:t>
      </w:r>
    </w:p>
  </w:comment>
  <w:comment w:id="1481" w:author="Eric Boisvert" w:date="2016-03-31T14:35:00Z" w:initials="EB/L">
    <w:p w14:paraId="0E9B0D43" w14:textId="025D0DD1" w:rsidR="009024EB" w:rsidRDefault="009024EB">
      <w:pPr>
        <w:pStyle w:val="CommentText"/>
      </w:pPr>
      <w:r>
        <w:rPr>
          <w:rStyle w:val="CommentReference"/>
        </w:rPr>
        <w:annotationRef/>
      </w:r>
      <w:r>
        <w:t>Standing issue.. remove</w:t>
      </w:r>
    </w:p>
  </w:comment>
  <w:comment w:id="1506" w:author="Eric Boisvert" w:date="2016-03-31T14:35:00Z" w:initials="EB/L">
    <w:p w14:paraId="009599B9" w14:textId="77777777" w:rsidR="009024EB" w:rsidRDefault="009024EB">
      <w:pPr>
        <w:pStyle w:val="CommentText"/>
      </w:pPr>
      <w:r>
        <w:rPr>
          <w:rStyle w:val="CommentReference"/>
        </w:rPr>
        <w:annotationRef/>
      </w:r>
      <w:r>
        <w:t>The way to do this in GeoSciML is to have ConstituentPart/proportion = 0</w:t>
      </w:r>
    </w:p>
  </w:comment>
  <w:comment w:id="1525" w:author="Eric Boisvert" w:date="2016-03-31T14:35:00Z" w:initials="EB/L">
    <w:p w14:paraId="235D7807" w14:textId="487EBE5E" w:rsidR="009024EB" w:rsidRDefault="009024EB">
      <w:pPr>
        <w:pStyle w:val="CommentText"/>
      </w:pPr>
      <w:r>
        <w:rPr>
          <w:rStyle w:val="CommentReference"/>
        </w:rPr>
        <w:annotationRef/>
      </w:r>
      <w:r>
        <w:t>Harmoniser les tableaux</w:t>
      </w:r>
    </w:p>
  </w:comment>
  <w:comment w:id="1546" w:author="Eric Boisvert" w:date="2016-03-31T14:35:00Z" w:initials="EB/L">
    <w:p w14:paraId="285ACA1A" w14:textId="050EE93A" w:rsidR="009024EB" w:rsidRDefault="009024EB">
      <w:pPr>
        <w:pStyle w:val="CommentText"/>
      </w:pPr>
      <w:r>
        <w:rPr>
          <w:rStyle w:val="CommentReference"/>
        </w:rPr>
        <w:annotationRef/>
      </w:r>
      <w:r>
        <w:t>Move to own requirements class</w:t>
      </w:r>
    </w:p>
  </w:comment>
  <w:comment w:id="1547" w:author="Eric Boisvert" w:date="2016-03-31T14:35:00Z" w:initials="EB/L">
    <w:p w14:paraId="20D344E6" w14:textId="4DC741AF" w:rsidR="009024EB" w:rsidRDefault="009024EB">
      <w:pPr>
        <w:pStyle w:val="CommentText"/>
      </w:pPr>
      <w:r>
        <w:rPr>
          <w:rStyle w:val="CommentReference"/>
        </w:rPr>
        <w:annotationRef/>
      </w:r>
      <w:r>
        <w:t>Double check for the right name</w:t>
      </w:r>
    </w:p>
  </w:comment>
  <w:comment w:id="1779" w:author="Eric Boisvert" w:date="2016-03-31T14:35:00Z" w:initials="EB/L">
    <w:p w14:paraId="543EE89F" w14:textId="14D31BC3" w:rsidR="009024EB" w:rsidRDefault="009024EB">
      <w:pPr>
        <w:pStyle w:val="CommentText"/>
      </w:pPr>
      <w:r>
        <w:rPr>
          <w:rStyle w:val="CommentReference"/>
        </w:rPr>
        <w:annotationRef/>
      </w:r>
      <w:r>
        <w:t>The following two clauses should probably be in their own profile</w:t>
      </w:r>
    </w:p>
  </w:comment>
  <w:comment w:id="1789" w:author="Eric Boisvert" w:date="2016-03-31T14:35:00Z" w:initials="EB/L">
    <w:p w14:paraId="61064CC3" w14:textId="0B759CA5" w:rsidR="009024EB" w:rsidRDefault="009024EB">
      <w:pPr>
        <w:pStyle w:val="CommentText"/>
      </w:pPr>
      <w:r>
        <w:rPr>
          <w:rStyle w:val="CommentReference"/>
        </w:rPr>
        <w:annotationRef/>
      </w:r>
      <w:r>
        <w:t>Move to LOD requirements class</w:t>
      </w:r>
    </w:p>
  </w:comment>
  <w:comment w:id="1819" w:author="Eric Boisvert" w:date="2016-03-31T14:35:00Z" w:initials="EB/L">
    <w:p w14:paraId="1FAED83F" w14:textId="02425D3D" w:rsidR="009024EB" w:rsidRDefault="009024EB">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833" w:author="Eric Boisvert" w:date="2016-03-31T14:35:00Z" w:initials="EB/L">
    <w:p w14:paraId="54872106" w14:textId="6452D0FA" w:rsidR="009024EB" w:rsidRDefault="009024EB">
      <w:pPr>
        <w:pStyle w:val="CommentText"/>
      </w:pPr>
      <w:r>
        <w:rPr>
          <w:rStyle w:val="CommentReference"/>
        </w:rPr>
        <w:annotationRef/>
      </w:r>
      <w:r>
        <w:t xml:space="preserve">Intro text essentially stolen from 7.1 cookbook </w:t>
      </w:r>
      <w:r w:rsidRPr="00762332">
        <w:t>http://www.onegeology.org/wmscookbook/7_1.html</w:t>
      </w:r>
    </w:p>
  </w:comment>
  <w:comment w:id="1851" w:author="Eric Boisvert" w:date="2016-04-01T15:12:00Z" w:initials="EB/L">
    <w:p w14:paraId="6F736F16" w14:textId="77777777" w:rsidR="009024EB" w:rsidRDefault="009024EB" w:rsidP="001563D9">
      <w:pPr>
        <w:pStyle w:val="CommentText"/>
      </w:pPr>
      <w:r>
        <w:rPr>
          <w:rStyle w:val="CommentReference"/>
        </w:rPr>
        <w:annotationRef/>
      </w:r>
      <w:r>
        <w:t>Change in UML scope notes and remove observation_URI</w:t>
      </w:r>
    </w:p>
  </w:comment>
  <w:comment w:id="1908" w:author="Eric Boisvert" w:date="2016-03-31T14:35:00Z" w:initials="EB/L">
    <w:p w14:paraId="23F0E68C" w14:textId="6FA28754" w:rsidR="009024EB" w:rsidRDefault="009024EB">
      <w:pPr>
        <w:pStyle w:val="CommentText"/>
      </w:pPr>
      <w:r>
        <w:rPr>
          <w:rStyle w:val="CommentReference"/>
        </w:rPr>
        <w:annotationRef/>
      </w:r>
      <w:r>
        <w:t>I don’t understand what this means (from scope notes)</w:t>
      </w:r>
    </w:p>
  </w:comment>
  <w:comment w:id="1993" w:author="Eric Boisvert" w:date="2016-03-31T14:35:00Z" w:initials="EB/L">
    <w:p w14:paraId="6D70419C" w14:textId="51DEC8C7" w:rsidR="009024EB" w:rsidRDefault="009024EB">
      <w:pPr>
        <w:pStyle w:val="CommentText"/>
      </w:pPr>
      <w:r>
        <w:rPr>
          <w:rStyle w:val="CommentReference"/>
        </w:rPr>
        <w:annotationRef/>
      </w:r>
      <w:r>
        <w:t xml:space="preserve">Check, eg. </w:t>
      </w:r>
    </w:p>
  </w:comment>
  <w:comment w:id="1997" w:author="Eric Boisvert" w:date="2016-03-31T14:35:00Z" w:initials="EB/L">
    <w:p w14:paraId="7ED5E424" w14:textId="2BED472C" w:rsidR="009024EB" w:rsidRDefault="009024EB">
      <w:pPr>
        <w:pStyle w:val="CommentText"/>
      </w:pPr>
      <w:r>
        <w:rPr>
          <w:rStyle w:val="CommentReference"/>
        </w:rPr>
        <w:annotationRef/>
      </w:r>
      <w:r>
        <w:t>Why having a URI in there if it’s not resolvable ? because some vocabulary terms are defined as URI even though they are not resolvable ?</w:t>
      </w:r>
    </w:p>
  </w:comment>
  <w:comment w:id="2044" w:author="Eric Boisvert" w:date="2016-03-31T14:35:00Z" w:initials="EB/L">
    <w:p w14:paraId="65E74C2D" w14:textId="77777777" w:rsidR="009024EB" w:rsidRDefault="009024EB" w:rsidP="00D96958">
      <w:pPr>
        <w:pStyle w:val="CommentText"/>
      </w:pPr>
      <w:r>
        <w:rPr>
          <w:rStyle w:val="CommentReference"/>
        </w:rPr>
        <w:annotationRef/>
      </w:r>
      <w:r>
        <w:t xml:space="preserve">Check, eg. </w:t>
      </w:r>
    </w:p>
  </w:comment>
  <w:comment w:id="2050" w:author="Eric Boisvert" w:date="2016-03-31T14:35:00Z" w:initials="EB/L">
    <w:p w14:paraId="1AAB0499" w14:textId="77777777" w:rsidR="009024EB" w:rsidRDefault="009024EB" w:rsidP="00176E9E">
      <w:pPr>
        <w:pStyle w:val="CommentText"/>
      </w:pPr>
      <w:r>
        <w:rPr>
          <w:rStyle w:val="CommentReference"/>
        </w:rPr>
        <w:annotationRef/>
      </w:r>
      <w:r>
        <w:t>Is there a PK constrain ?  ie, does this force a mappedfeature made of several polygons to be a multipolygon</w:t>
      </w:r>
    </w:p>
  </w:comment>
  <w:comment w:id="2111" w:author="Eric Boisvert" w:date="2016-03-31T14:35:00Z" w:initials="EB/L">
    <w:p w14:paraId="2DDC24B9" w14:textId="77777777" w:rsidR="009024EB" w:rsidRDefault="009024EB"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134" w:author="Eric Boisvert" w:date="2016-03-31T14:35:00Z" w:initials="EB/L">
    <w:p w14:paraId="71798E18" w14:textId="48F7898B" w:rsidR="009024EB" w:rsidRDefault="009024EB" w:rsidP="00176E9E">
      <w:pPr>
        <w:pStyle w:val="CommentText"/>
      </w:pPr>
      <w:r>
        <w:rPr>
          <w:rStyle w:val="CommentReference"/>
        </w:rPr>
        <w:annotationRef/>
      </w:r>
      <w:r>
        <w:t>This is a shortcut or a replacement of getting the full MappedFeature and then resolve the specification association</w:t>
      </w:r>
    </w:p>
  </w:comment>
  <w:comment w:id="2165" w:author="Eric Boisvert" w:date="2016-03-31T14:35:00Z" w:initials="EB/L">
    <w:p w14:paraId="021DDEA1" w14:textId="77777777" w:rsidR="009024EB" w:rsidRDefault="009024EB" w:rsidP="00D96958">
      <w:pPr>
        <w:pStyle w:val="CommentText"/>
      </w:pPr>
      <w:r>
        <w:rPr>
          <w:rStyle w:val="CommentReference"/>
        </w:rPr>
        <w:annotationRef/>
      </w:r>
      <w:r>
        <w:t xml:space="preserve">Check, eg. </w:t>
      </w:r>
    </w:p>
  </w:comment>
  <w:comment w:id="2164" w:author="Ollie Raymond" w:date="2016-03-31T14:35:00Z" w:initials="OLR">
    <w:p w14:paraId="5F95FA50" w14:textId="77777777" w:rsidR="009024EB" w:rsidRDefault="009024EB"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9024EB" w:rsidRDefault="009024EB">
      <w:pPr>
        <w:pStyle w:val="CommentText"/>
      </w:pPr>
    </w:p>
  </w:comment>
  <w:comment w:id="2170" w:author="Eric Boisvert" w:date="2016-03-31T14:35:00Z" w:initials="EB/L">
    <w:p w14:paraId="5B647355" w14:textId="7881E39E" w:rsidR="009024EB" w:rsidRDefault="009024EB">
      <w:pPr>
        <w:pStyle w:val="CommentText"/>
      </w:pPr>
      <w:r>
        <w:rPr>
          <w:rStyle w:val="CommentReference"/>
        </w:rPr>
        <w:annotationRef/>
      </w:r>
      <w:r>
        <w:t>SHOULD are not mandatory and don’t have compliance teste associated to them.</w:t>
      </w:r>
    </w:p>
  </w:comment>
  <w:comment w:id="2169" w:author="Ollie Raymond" w:date="2016-03-31T14:35:00Z" w:initials="OLR">
    <w:p w14:paraId="2AF7AF0C" w14:textId="1567801F" w:rsidR="009024EB" w:rsidRDefault="009024EB">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255" w:author="Eric Boisvert" w:date="2016-03-31T14:35:00Z" w:initials="EB/L">
    <w:p w14:paraId="5396C471" w14:textId="77777777" w:rsidR="009024EB" w:rsidRDefault="009024EB" w:rsidP="00BE718C">
      <w:pPr>
        <w:pStyle w:val="CommentText"/>
      </w:pPr>
      <w:r>
        <w:rPr>
          <w:rStyle w:val="CommentReference"/>
        </w:rPr>
        <w:annotationRef/>
      </w:r>
      <w:r>
        <w:t>Resolve implies URI – doesn’t it ?</w:t>
      </w:r>
    </w:p>
  </w:comment>
  <w:comment w:id="2340" w:author="Eric Boisvert" w:date="2016-03-31T14:35:00Z" w:initials="EB/L">
    <w:p w14:paraId="52CEAD5D" w14:textId="77777777" w:rsidR="009024EB" w:rsidRDefault="009024EB" w:rsidP="00D96958">
      <w:pPr>
        <w:pStyle w:val="CommentText"/>
      </w:pPr>
      <w:r>
        <w:rPr>
          <w:rStyle w:val="CommentReference"/>
        </w:rPr>
        <w:annotationRef/>
      </w:r>
      <w:r>
        <w:t xml:space="preserve">Check, eg. </w:t>
      </w:r>
    </w:p>
  </w:comment>
  <w:comment w:id="2406" w:author="Eric Boisvert" w:date="2016-03-31T14:35:00Z" w:initials="EB/L">
    <w:p w14:paraId="1AA086B4" w14:textId="77777777" w:rsidR="009024EB" w:rsidRDefault="009024EB" w:rsidP="00D96958">
      <w:pPr>
        <w:pStyle w:val="CommentText"/>
      </w:pPr>
      <w:r>
        <w:rPr>
          <w:rStyle w:val="CommentReference"/>
        </w:rPr>
        <w:annotationRef/>
      </w:r>
      <w:r>
        <w:t xml:space="preserve">Check, eg. </w:t>
      </w:r>
    </w:p>
  </w:comment>
  <w:comment w:id="2496" w:author="Eric Boisvert" w:date="2016-03-31T14:35:00Z" w:initials="EB/L">
    <w:p w14:paraId="58D17B83" w14:textId="77777777" w:rsidR="009024EB" w:rsidRDefault="009024EB" w:rsidP="00DF2985">
      <w:pPr>
        <w:pStyle w:val="CommentText"/>
      </w:pPr>
      <w:r>
        <w:rPr>
          <w:rStyle w:val="CommentReference"/>
        </w:rPr>
        <w:annotationRef/>
      </w:r>
      <w:r>
        <w:t xml:space="preserve">Check, eg. </w:t>
      </w:r>
    </w:p>
  </w:comment>
  <w:comment w:id="2618" w:author="Eric Boisvert" w:date="2016-03-31T14:35:00Z" w:initials="EB/L">
    <w:p w14:paraId="3F27E355" w14:textId="77777777" w:rsidR="009024EB" w:rsidRDefault="009024EB" w:rsidP="002E6F45">
      <w:pPr>
        <w:pStyle w:val="CommentText"/>
      </w:pPr>
      <w:r>
        <w:rPr>
          <w:rStyle w:val="CommentReference"/>
        </w:rPr>
        <w:annotationRef/>
      </w:r>
      <w:r>
        <w:t xml:space="preserve">Check, eg. </w:t>
      </w:r>
    </w:p>
  </w:comment>
  <w:comment w:id="2742" w:author="Eric Boisvert" w:date="2016-03-31T14:35:00Z" w:initials="EB/L">
    <w:p w14:paraId="3916DEFC" w14:textId="77777777" w:rsidR="009024EB" w:rsidRDefault="009024EB" w:rsidP="00006FB0">
      <w:pPr>
        <w:pStyle w:val="CommentText"/>
      </w:pPr>
      <w:r>
        <w:rPr>
          <w:rStyle w:val="CommentReference"/>
        </w:rPr>
        <w:annotationRef/>
      </w:r>
      <w:r>
        <w:t xml:space="preserve">Check, eg. </w:t>
      </w:r>
    </w:p>
  </w:comment>
  <w:comment w:id="2743" w:author="Eric Boisvert" w:date="2016-03-31T14:35:00Z" w:initials="EB/L">
    <w:p w14:paraId="246F852D" w14:textId="77777777" w:rsidR="009024EB" w:rsidRDefault="009024EB" w:rsidP="00637CC9">
      <w:pPr>
        <w:pStyle w:val="CommentText"/>
      </w:pPr>
      <w:r>
        <w:rPr>
          <w:rStyle w:val="CommentReference"/>
        </w:rPr>
        <w:annotationRef/>
      </w:r>
      <w:r>
        <w:t>Change in UML scope notes and remove observation_URI</w:t>
      </w:r>
    </w:p>
  </w:comment>
  <w:comment w:id="2777" w:author="Eric Boisvert" w:date="2016-03-31T14:35:00Z" w:initials="EB/L">
    <w:p w14:paraId="1361859C" w14:textId="0AA10B9F" w:rsidR="009024EB" w:rsidRDefault="009024EB">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03" w:author="Eric Boisvert" w:date="2016-03-31T14:35:00Z" w:initials="EB/L">
    <w:p w14:paraId="084DAD59" w14:textId="3EBA890B" w:rsidR="009024EB" w:rsidRDefault="009024EB">
      <w:pPr>
        <w:pStyle w:val="CommentText"/>
      </w:pPr>
      <w:r>
        <w:rPr>
          <w:rStyle w:val="CommentReference"/>
        </w:rPr>
        <w:annotationRef/>
      </w:r>
      <w:r>
        <w:t>Rephrase important use case = INSPIRE</w:t>
      </w:r>
    </w:p>
  </w:comment>
  <w:comment w:id="2923" w:author="Eric Boisvert" w:date="2016-03-31T14:35:00Z" w:initials="EB/L">
    <w:p w14:paraId="4602724B" w14:textId="1CB62DD0" w:rsidR="009024EB" w:rsidRDefault="009024EB">
      <w:pPr>
        <w:pStyle w:val="CommentText"/>
      </w:pPr>
      <w:r>
        <w:rPr>
          <w:rStyle w:val="CommentReference"/>
        </w:rPr>
        <w:annotationRef/>
      </w:r>
      <w:r>
        <w:t>Not a package according to Modular spec  rules, one package == one schema == one namespace, yet all Basic is in the same schema (xsd)</w:t>
      </w:r>
    </w:p>
  </w:comment>
  <w:comment w:id="2954" w:author="Eric Boisvert" w:date="2016-03-31T14:35:00Z" w:initials="EB/L">
    <w:p w14:paraId="6B5921D4" w14:textId="5533ACFC" w:rsidR="009024EB" w:rsidRDefault="009024EB">
      <w:pPr>
        <w:pStyle w:val="CommentText"/>
      </w:pPr>
      <w:r>
        <w:rPr>
          <w:rStyle w:val="CommentReference"/>
        </w:rPr>
        <w:annotationRef/>
      </w:r>
      <w:r>
        <w:t>Not quite sure what to do of this.</w:t>
      </w:r>
    </w:p>
  </w:comment>
  <w:comment w:id="2965" w:author="Eric Boisvert" w:date="2016-03-31T14:35:00Z" w:initials="EB/L">
    <w:p w14:paraId="49D40484" w14:textId="5C78DA5F" w:rsidR="009024EB" w:rsidRDefault="009024EB">
      <w:pPr>
        <w:pStyle w:val="CommentText"/>
      </w:pPr>
      <w:r>
        <w:rPr>
          <w:rStyle w:val="CommentReference"/>
        </w:rPr>
        <w:annotationRef/>
      </w:r>
      <w:r>
        <w:t>I don’t understand</w:t>
      </w:r>
    </w:p>
  </w:comment>
  <w:comment w:id="2971" w:author="Eric Boisvert" w:date="2016-03-31T14:35:00Z" w:initials="EB/L">
    <w:p w14:paraId="18B6C9FA" w14:textId="77777777" w:rsidR="009024EB" w:rsidRDefault="009024EB" w:rsidP="0016408B">
      <w:pPr>
        <w:pStyle w:val="CommentText"/>
      </w:pPr>
      <w:r>
        <w:rPr>
          <w:rStyle w:val="CommentReference"/>
        </w:rPr>
        <w:annotationRef/>
      </w:r>
      <w:r>
        <w:t>Probably don’t need this because this is what the UML says, but this CodeType is different since it is not an external vocabulary</w:t>
      </w:r>
    </w:p>
  </w:comment>
  <w:comment w:id="2979" w:author="Eric Boisvert" w:date="2016-03-31T14:35:00Z" w:initials="EB/L">
    <w:p w14:paraId="29FF579F" w14:textId="418C8DEC" w:rsidR="009024EB" w:rsidRDefault="009024EB">
      <w:pPr>
        <w:pStyle w:val="CommentText"/>
      </w:pPr>
      <w:r>
        <w:rPr>
          <w:rStyle w:val="CommentReference"/>
        </w:rPr>
        <w:annotationRef/>
      </w:r>
      <w:r>
        <w:t>Delete because it actually goes in 8.5.1</w:t>
      </w:r>
    </w:p>
  </w:comment>
  <w:comment w:id="2988" w:author="Eric Boisvert" w:date="2016-03-31T14:35:00Z" w:initials="EB/L">
    <w:p w14:paraId="2A96457B" w14:textId="5EA18721" w:rsidR="009024EB" w:rsidRDefault="009024EB">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990" w:author="Eric Boisvert" w:date="2016-03-31T14:35:00Z" w:initials="EB/L">
    <w:p w14:paraId="53080A5A" w14:textId="720EBE1D" w:rsidR="009024EB" w:rsidRDefault="009024EB">
      <w:pPr>
        <w:pStyle w:val="CommentText"/>
      </w:pPr>
      <w:r>
        <w:rPr>
          <w:rStyle w:val="CommentReference"/>
        </w:rPr>
        <w:annotationRef/>
      </w:r>
      <w:r>
        <w:t>That an interesting side effect.  Basic cannot instanciate a AbstractFeatureRelation, but can xlink:href to one.</w:t>
      </w:r>
    </w:p>
  </w:comment>
  <w:comment w:id="2996" w:author="Eric Boisvert" w:date="2016-03-31T14:35:00Z" w:initials="EB/L">
    <w:p w14:paraId="08690EA4" w14:textId="058794F9" w:rsidR="009024EB" w:rsidRDefault="009024EB">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01" w:author="Eric Boisvert" w:date="2016-03-31T14:35:00Z" w:initials="EB/L">
    <w:p w14:paraId="5C743AC9" w14:textId="77777777" w:rsidR="009024EB" w:rsidRDefault="009024EB">
      <w:pPr>
        <w:pStyle w:val="CommentText"/>
      </w:pPr>
      <w:r>
        <w:rPr>
          <w:rStyle w:val="CommentReference"/>
        </w:rPr>
        <w:annotationRef/>
      </w:r>
      <w:r>
        <w:t xml:space="preserve">This was in the scope note.  I don’t understand what this means.  Is the last item </w:t>
      </w:r>
    </w:p>
  </w:comment>
  <w:comment w:id="3002" w:author="Eric Boisvert" w:date="2016-03-31T14:35:00Z" w:initials="EB/L">
    <w:p w14:paraId="720006F6" w14:textId="77777777" w:rsidR="009024EB" w:rsidRDefault="009024EB">
      <w:pPr>
        <w:pStyle w:val="CommentText"/>
      </w:pPr>
      <w:r>
        <w:rPr>
          <w:rStyle w:val="CommentReference"/>
        </w:rPr>
        <w:annotationRef/>
      </w:r>
      <w:r>
        <w:t xml:space="preserve">This is a 3.2 thing, it has been replace with a “samplingFrame” term.  I honestly preferred the 3.2 </w:t>
      </w:r>
    </w:p>
  </w:comment>
  <w:comment w:id="3009" w:author="Eric Boisvert" w:date="2016-03-31T14:35:00Z" w:initials="EB/L">
    <w:p w14:paraId="5B19BE13" w14:textId="40E8328A" w:rsidR="009024EB" w:rsidRDefault="009024EB">
      <w:pPr>
        <w:pStyle w:val="CommentText"/>
      </w:pPr>
      <w:r>
        <w:rPr>
          <w:rStyle w:val="CommentReference"/>
        </w:rPr>
        <w:annotationRef/>
      </w:r>
      <w:r>
        <w:t>This looks like the portrayal scope notes.  In basic, it’s swe:Category (therefore, a term from a list).  Suggest we remove it</w:t>
      </w:r>
    </w:p>
  </w:comment>
  <w:comment w:id="3049" w:author="Eric Boisvert" w:date="2016-03-31T14:35:00Z" w:initials="EB/L">
    <w:p w14:paraId="7766A12B" w14:textId="74BF3C91" w:rsidR="009024EB" w:rsidRDefault="009024EB">
      <w:pPr>
        <w:pStyle w:val="CommentText"/>
      </w:pPr>
      <w:r>
        <w:rPr>
          <w:rStyle w:val="CommentReference"/>
        </w:rPr>
        <w:annotationRef/>
      </w:r>
      <w:r>
        <w:t>Not sure what this means</w:t>
      </w:r>
    </w:p>
  </w:comment>
  <w:comment w:id="3068" w:author="Eric Boisvert" w:date="2016-04-03T12:23:00Z" w:initials="EB/L">
    <w:p w14:paraId="1022502B" w14:textId="2CE49434" w:rsidR="009024EB" w:rsidRDefault="009024EB">
      <w:pPr>
        <w:pStyle w:val="CommentText"/>
      </w:pPr>
      <w:r>
        <w:rPr>
          <w:rStyle w:val="CommentReference"/>
        </w:rPr>
        <w:annotationRef/>
      </w:r>
      <w:r>
        <w:t>Some roles, such as stratigraphic hierarchy, and probably most of them, might require extra rules, such as hierachyLink shall not be cyclic.</w:t>
      </w:r>
    </w:p>
  </w:comment>
  <w:comment w:id="3103" w:author="Eric Boisvert" w:date="2016-03-31T14:35:00Z" w:initials="EB/L">
    <w:p w14:paraId="07C6E8F7" w14:textId="19414C95" w:rsidR="009024EB" w:rsidRDefault="009024EB">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23" w:author="Eric Boisvert" w:date="2016-03-31T14:35:00Z" w:initials="EB/L">
    <w:p w14:paraId="411F64B9" w14:textId="2AC6BAD6" w:rsidR="009024EB" w:rsidRDefault="009024EB">
      <w:pPr>
        <w:pStyle w:val="CommentText"/>
      </w:pPr>
      <w:r>
        <w:rPr>
          <w:rStyle w:val="CommentReference"/>
        </w:rPr>
        <w:annotationRef/>
      </w:r>
      <w:r>
        <w:t>We don’t get the opportunities to site XVII century stuff very often</w:t>
      </w:r>
    </w:p>
  </w:comment>
  <w:comment w:id="3146" w:author="Eric Boisvert" w:date="2016-03-31T14:35:00Z" w:initials="EB/L">
    <w:p w14:paraId="064878C1" w14:textId="5C24CDFF" w:rsidR="009024EB" w:rsidRDefault="009024EB">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185" w:author="Eric Boisvert" w:date="2016-03-31T14:35:00Z" w:initials="EB/L">
    <w:p w14:paraId="141CBB56" w14:textId="78925F87" w:rsidR="009024EB" w:rsidRDefault="009024EB">
      <w:pPr>
        <w:pStyle w:val="CommentText"/>
      </w:pPr>
      <w:r>
        <w:rPr>
          <w:rStyle w:val="CommentReference"/>
        </w:rPr>
        <w:annotationRef/>
      </w:r>
      <w:r>
        <w:t>Heterogeneity ?</w:t>
      </w:r>
    </w:p>
  </w:comment>
  <w:comment w:id="3202" w:author="Eric Boisvert" w:date="2016-03-31T14:35:00Z" w:initials="EB/L">
    <w:p w14:paraId="58301678" w14:textId="30B77D74" w:rsidR="009024EB" w:rsidRDefault="009024EB">
      <w:pPr>
        <w:pStyle w:val="CommentText"/>
      </w:pPr>
      <w:r>
        <w:rPr>
          <w:rStyle w:val="CommentReference"/>
        </w:rPr>
        <w:annotationRef/>
      </w:r>
      <w:r>
        <w:t>Not sure what this is for</w:t>
      </w:r>
    </w:p>
  </w:comment>
  <w:comment w:id="3210" w:author="Eric Boisvert" w:date="2016-03-31T14:35:00Z" w:initials="EB/L">
    <w:p w14:paraId="10B4786D" w14:textId="0F8925E1" w:rsidR="009024EB" w:rsidRDefault="009024EB">
      <w:pPr>
        <w:pStyle w:val="CommentText"/>
      </w:pPr>
      <w:r>
        <w:rPr>
          <w:rStyle w:val="CommentReference"/>
        </w:rPr>
        <w:annotationRef/>
      </w:r>
      <w:r>
        <w:t>Shouldn’t be “deformation of a GeologicUnit” ?</w:t>
      </w:r>
    </w:p>
  </w:comment>
  <w:comment w:id="3292" w:author="Eric Boisvert" w:date="2016-03-31T14:35:00Z" w:initials="EB/L">
    <w:p w14:paraId="7145605A" w14:textId="12673CC8" w:rsidR="009024EB" w:rsidRDefault="009024EB">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308" w:author="Boisvert, Eric" w:date="2016-03-31T14:35:00Z" w:initials="BE">
    <w:p w14:paraId="41B1F482" w14:textId="77777777" w:rsidR="009024EB" w:rsidRDefault="009024EB" w:rsidP="00390DF7">
      <w:pPr>
        <w:pStyle w:val="CommentText"/>
      </w:pPr>
      <w:r>
        <w:rPr>
          <w:rStyle w:val="CommentReference"/>
        </w:rPr>
        <w:annotationRef/>
      </w:r>
      <w:r>
        <w:t>Check. Maybe it’s a GML 3.3 thing</w:t>
      </w:r>
    </w:p>
  </w:comment>
  <w:comment w:id="3348" w:author="Boisvert, Eric" w:date="2016-03-31T14:35:00Z" w:initials="BE">
    <w:p w14:paraId="1D69B5C2" w14:textId="5CF0D125" w:rsidR="009024EB" w:rsidRDefault="009024EB">
      <w:pPr>
        <w:pStyle w:val="CommentText"/>
      </w:pPr>
      <w:r>
        <w:rPr>
          <w:rStyle w:val="CommentReference"/>
        </w:rPr>
        <w:annotationRef/>
      </w:r>
      <w:r>
        <w:t>Although some of the requirements below do.</w:t>
      </w:r>
    </w:p>
  </w:comment>
  <w:comment w:id="3350" w:author="Eric Boisvert" w:date="2016-03-31T14:35:00Z" w:initials="EB/L">
    <w:p w14:paraId="6ED4705C" w14:textId="77777777" w:rsidR="009024EB" w:rsidRDefault="009024EB" w:rsidP="00657E64">
      <w:pPr>
        <w:pStyle w:val="CommentText"/>
      </w:pPr>
      <w:r>
        <w:rPr>
          <w:rStyle w:val="CommentReference"/>
        </w:rPr>
        <w:annotationRef/>
      </w:r>
      <w:r>
        <w:t>Should we have a recommendation that community stick to a single convension (eg: OneGeology uses that convension)</w:t>
      </w:r>
    </w:p>
  </w:comment>
  <w:comment w:id="3393" w:author="Eric Boisvert" w:date="2016-04-03T10:35:00Z" w:initials="EB/L">
    <w:p w14:paraId="5485F6AC" w14:textId="1F3BAD88" w:rsidR="009024EB" w:rsidRDefault="009024EB" w:rsidP="00657E64">
      <w:pPr>
        <w:pStyle w:val="CommentText"/>
      </w:pPr>
      <w:r>
        <w:rPr>
          <w:rStyle w:val="CommentReference"/>
        </w:rPr>
        <w:annotationRef/>
      </w:r>
      <w:r>
        <w:t>It actually depend of the convention</w:t>
      </w:r>
    </w:p>
  </w:comment>
  <w:comment w:id="3439" w:author="Eric Boisvert" w:date="2016-03-31T14:35:00Z" w:initials="EB/L">
    <w:p w14:paraId="0B5605F6" w14:textId="6C87D3D6" w:rsidR="009024EB" w:rsidRDefault="009024EB">
      <w:pPr>
        <w:pStyle w:val="CommentText"/>
      </w:pPr>
      <w:r>
        <w:rPr>
          <w:rStyle w:val="CommentReference"/>
        </w:rPr>
        <w:annotationRef/>
      </w:r>
      <w:r>
        <w:t>This is one exception in the list.  It’s not externally managed, but actually enforced in the specification and the schema.</w:t>
      </w:r>
    </w:p>
  </w:comment>
  <w:comment w:id="3463" w:author="Eric Boisvert" w:date="2016-03-31T14:35:00Z" w:initials="EB/L">
    <w:p w14:paraId="66B47F31" w14:textId="1A6C4486" w:rsidR="009024EB" w:rsidRDefault="009024EB">
      <w:pPr>
        <w:pStyle w:val="CommentText"/>
      </w:pPr>
      <w:r>
        <w:rPr>
          <w:rStyle w:val="CommentReference"/>
        </w:rPr>
        <w:annotationRef/>
      </w:r>
      <w:r>
        <w:t>Cordlink and Kentuky did a mapping</w:t>
      </w:r>
    </w:p>
  </w:comment>
  <w:comment w:id="3485" w:author="Boisvert, Eric" w:date="2016-03-31T14:35:00Z" w:initials="BE">
    <w:p w14:paraId="418FC66E" w14:textId="01BC6B1B" w:rsidR="009024EB" w:rsidRDefault="009024EB">
      <w:pPr>
        <w:pStyle w:val="CommentText"/>
      </w:pPr>
      <w:r>
        <w:rPr>
          <w:rStyle w:val="CommentReference"/>
        </w:rPr>
        <w:annotationRef/>
      </w:r>
      <w:r>
        <w:t>There should be a convention that the SRS of the geometries on the cross-section shall be a reference to the plane that makes the cross-section.</w:t>
      </w:r>
    </w:p>
  </w:comment>
  <w:comment w:id="3536" w:author="Eric Boisvert" w:date="2016-03-31T14:35:00Z" w:initials="EB/L">
    <w:p w14:paraId="3B2EDD2B" w14:textId="3ED32B99" w:rsidR="009024EB" w:rsidRDefault="009024EB">
      <w:pPr>
        <w:pStyle w:val="CommentText"/>
      </w:pPr>
      <w:r>
        <w:rPr>
          <w:rStyle w:val="CommentReference"/>
        </w:rPr>
        <w:annotationRef/>
      </w:r>
      <w:r>
        <w:t>Rework this, this should be under GeologicFeatureRelation below</w:t>
      </w:r>
    </w:p>
  </w:comment>
  <w:comment w:id="3547" w:author="Eric Boisvert" w:date="2016-03-31T14:35:00Z" w:initials="EB/L">
    <w:p w14:paraId="301A2117" w14:textId="7B08D6E4" w:rsidR="009024EB" w:rsidRDefault="009024EB">
      <w:pPr>
        <w:pStyle w:val="CommentText"/>
      </w:pPr>
      <w:r>
        <w:rPr>
          <w:rStyle w:val="CommentReference"/>
        </w:rPr>
        <w:annotationRef/>
      </w:r>
      <w:r>
        <w:t>I remove “spatial object” because GeologicFeatureRelation are between Features</w:t>
      </w:r>
    </w:p>
  </w:comment>
  <w:comment w:id="3639" w:author="Eric Boisvert" w:date="2016-03-31T14:35:00Z" w:initials="EB/L">
    <w:p w14:paraId="05D4B33C" w14:textId="05CF38CA" w:rsidR="009024EB" w:rsidRDefault="009024EB">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46" w:author="Eric Boisvert" w:date="2016-03-31T14:35:00Z" w:initials="EB/L">
    <w:p w14:paraId="5F904FE1" w14:textId="3B228682" w:rsidR="009024EB" w:rsidRDefault="009024EB">
      <w:pPr>
        <w:pStyle w:val="CommentText"/>
      </w:pPr>
      <w:r>
        <w:rPr>
          <w:rStyle w:val="CommentReference"/>
        </w:rPr>
        <w:annotationRef/>
      </w:r>
      <w:r>
        <w:t>It’s a swe:QuantityRange</w:t>
      </w:r>
    </w:p>
  </w:comment>
  <w:comment w:id="3660" w:author="Eric Boisvert" w:date="2016-03-31T14:35:00Z" w:initials="EB/L">
    <w:p w14:paraId="39A3506E" w14:textId="63BD2186" w:rsidR="009024EB" w:rsidRPr="00CD22DC" w:rsidRDefault="009024EB">
      <w:pPr>
        <w:pStyle w:val="CommentText"/>
        <w:rPr>
          <w:lang w:val="en-CA"/>
        </w:rPr>
      </w:pPr>
      <w:r>
        <w:rPr>
          <w:rStyle w:val="CommentReference"/>
        </w:rPr>
        <w:annotationRef/>
      </w:r>
      <w:r>
        <w:t>Both ConstituentPart.role ?</w:t>
      </w:r>
      <w:r w:rsidRPr="00CD22DC">
        <w:rPr>
          <w:lang w:val="en-CA"/>
        </w:rPr>
        <w:t xml:space="preserve"> Is this intentional ?</w:t>
      </w:r>
    </w:p>
  </w:comment>
  <w:comment w:id="3795" w:author="Eric Boisvert" w:date="2016-03-31T14:35:00Z" w:initials="EB/L">
    <w:p w14:paraId="2825455C" w14:textId="17477529" w:rsidR="009024EB" w:rsidRDefault="009024EB">
      <w:pPr>
        <w:pStyle w:val="CommentText"/>
      </w:pPr>
      <w:r>
        <w:rPr>
          <w:rStyle w:val="CommentReference"/>
        </w:rPr>
        <w:annotationRef/>
      </w:r>
      <w:r>
        <w:t>Don’t forget to add a dependency to GeologicAge in the requirement class list</w:t>
      </w:r>
    </w:p>
  </w:comment>
  <w:comment w:id="3805" w:author="Boisvert, Eric" w:date="2016-03-31T14:35:00Z" w:initials="BE">
    <w:p w14:paraId="1C808EF5" w14:textId="6F40C929" w:rsidR="009024EB" w:rsidRDefault="009024EB">
      <w:pPr>
        <w:pStyle w:val="CommentText"/>
      </w:pPr>
      <w:r>
        <w:rPr>
          <w:rStyle w:val="CommentReference"/>
        </w:rPr>
        <w:annotationRef/>
      </w:r>
      <w:r>
        <w:t>There is room for a requirement clause here.</w:t>
      </w:r>
    </w:p>
  </w:comment>
  <w:comment w:id="3858" w:author="Eric Boisvert" w:date="2016-03-31T14:35:00Z" w:initials="EB/L">
    <w:p w14:paraId="46DD4A60" w14:textId="39A954E4" w:rsidR="009024EB" w:rsidRDefault="009024EB">
      <w:pPr>
        <w:pStyle w:val="CommentText"/>
      </w:pPr>
      <w:r>
        <w:rPr>
          <w:rStyle w:val="CommentReference"/>
        </w:rPr>
        <w:annotationRef/>
      </w:r>
      <w:r>
        <w:t xml:space="preserve">Not clear sentence.  </w:t>
      </w:r>
    </w:p>
  </w:comment>
  <w:comment w:id="4002" w:author="Eric Boisvert" w:date="2016-03-31T14:35:00Z" w:initials="EB/L">
    <w:p w14:paraId="42C21903" w14:textId="3AFF6780" w:rsidR="009024EB" w:rsidRDefault="009024EB">
      <w:pPr>
        <w:pStyle w:val="CommentText"/>
      </w:pPr>
      <w:r>
        <w:rPr>
          <w:rStyle w:val="CommentReference"/>
        </w:rPr>
        <w:annotationRef/>
      </w:r>
      <w:r>
        <w:t>Would’t it be more informative to have ShearDisplacementStructure in this diagram (to show that SDSDescription adds description to SDS)</w:t>
      </w:r>
    </w:p>
  </w:comment>
  <w:comment w:id="4033" w:author="Eric Boisvert" w:date="2016-03-31T14:35:00Z" w:initials="EB/L">
    <w:p w14:paraId="34ACD43E" w14:textId="47D71F8A" w:rsidR="009024EB" w:rsidRDefault="009024EB">
      <w:pPr>
        <w:pStyle w:val="CommentText"/>
      </w:pPr>
      <w:r>
        <w:rPr>
          <w:rStyle w:val="CommentReference"/>
        </w:rPr>
        <w:annotationRef/>
      </w:r>
      <w:r>
        <w:t>Although strongly related, there are not much Esker made of basalt.</w:t>
      </w:r>
    </w:p>
  </w:comment>
  <w:comment w:id="4038" w:author="Boisvert, Eric" w:date="2016-03-31T14:35:00Z" w:initials="BE">
    <w:p w14:paraId="5ADFBBDF" w14:textId="643A6A76" w:rsidR="009024EB" w:rsidRDefault="009024EB">
      <w:pPr>
        <w:pStyle w:val="CommentText"/>
      </w:pPr>
      <w:r>
        <w:rPr>
          <w:rStyle w:val="CommentReference"/>
        </w:rPr>
        <w:annotationRef/>
      </w:r>
      <w:r>
        <w:t>This is true for all QuantityRange</w:t>
      </w:r>
    </w:p>
  </w:comment>
  <w:comment w:id="4059" w:author="Eric Boisvert" w:date="2016-03-31T14:35:00Z" w:initials="EB/L">
    <w:p w14:paraId="400E408F" w14:textId="0E976AB6" w:rsidR="009024EB" w:rsidRDefault="009024EB">
      <w:pPr>
        <w:pStyle w:val="CommentText"/>
      </w:pPr>
      <w:r>
        <w:rPr>
          <w:rStyle w:val="CommentReference"/>
        </w:rPr>
        <w:annotationRef/>
      </w:r>
      <w:r>
        <w:t>Original scope notes had “term(s) or numeric values.”</w:t>
      </w:r>
    </w:p>
  </w:comment>
  <w:comment w:id="4119" w:author="Eric Boisvert" w:date="2016-03-31T14:35:00Z" w:initials="EB/L">
    <w:p w14:paraId="0435CE0A" w14:textId="4553E961" w:rsidR="009024EB" w:rsidRDefault="009024EB">
      <w:pPr>
        <w:pStyle w:val="CommentText"/>
      </w:pPr>
      <w:r>
        <w:rPr>
          <w:rStyle w:val="CommentReference"/>
        </w:rPr>
        <w:annotationRef/>
      </w:r>
      <w:r>
        <w:t>This is a bit circular</w:t>
      </w:r>
    </w:p>
  </w:comment>
  <w:comment w:id="4154" w:author="Eric Boisvert" w:date="2016-03-31T14:35:00Z" w:initials="EB/L">
    <w:p w14:paraId="5768A9DC" w14:textId="2773047A" w:rsidR="009024EB" w:rsidRDefault="009024EB">
      <w:pPr>
        <w:pStyle w:val="CommentText"/>
      </w:pPr>
      <w:r>
        <w:rPr>
          <w:rStyle w:val="CommentReference"/>
        </w:rPr>
        <w:annotationRef/>
      </w:r>
      <w:r>
        <w:t>This is the very same description than GeochronologicEra.  I suspect this description is for GeochronologicEra because it references stratotype.</w:t>
      </w:r>
    </w:p>
  </w:comment>
  <w:comment w:id="4197" w:author="Eric Boisvert" w:date="2016-03-31T14:35:00Z" w:initials="EB/L">
    <w:p w14:paraId="7247A767" w14:textId="343C40D3" w:rsidR="009024EB" w:rsidRDefault="009024EB">
      <w:pPr>
        <w:pStyle w:val="CommentText"/>
      </w:pPr>
      <w:r>
        <w:rPr>
          <w:rStyle w:val="CommentReference"/>
        </w:rPr>
        <w:annotationRef/>
      </w:r>
      <w:r>
        <w:t>Is there a rule that says that start must be younger than end ?</w:t>
      </w:r>
    </w:p>
  </w:comment>
  <w:comment w:id="4322" w:author="Boisvert, Eric" w:date="2016-03-31T14:35:00Z" w:initials="BE">
    <w:p w14:paraId="21B89F9C" w14:textId="3B667400" w:rsidR="009024EB" w:rsidRDefault="009024EB">
      <w:pPr>
        <w:pStyle w:val="CommentText"/>
      </w:pPr>
      <w:r>
        <w:rPr>
          <w:rStyle w:val="CommentReference"/>
        </w:rPr>
        <w:annotationRef/>
      </w:r>
      <w:r>
        <w:t>Already covered in Core (7.2.5)</w:t>
      </w:r>
    </w:p>
  </w:comment>
  <w:comment w:id="4332" w:author="Boisvert, Eric" w:date="2016-03-31T14:35:00Z" w:initials="BE">
    <w:p w14:paraId="0C3F4C70" w14:textId="61A7041F" w:rsidR="009024EB" w:rsidRDefault="009024EB">
      <w:pPr>
        <w:pStyle w:val="CommentText"/>
      </w:pPr>
      <w:r>
        <w:rPr>
          <w:rStyle w:val="CommentReference"/>
        </w:rPr>
        <w:annotationRef/>
      </w:r>
      <w:r>
        <w:t>Already covered in core (7.2.5)</w:t>
      </w:r>
    </w:p>
  </w:comment>
  <w:comment w:id="4358" w:author="Boisvert, Eric" w:date="2016-03-31T14:35:00Z" w:initials="BE">
    <w:p w14:paraId="6BE94171" w14:textId="6D01443C" w:rsidR="009024EB" w:rsidRDefault="009024EB">
      <w:pPr>
        <w:pStyle w:val="CommentText"/>
      </w:pPr>
      <w:r>
        <w:rPr>
          <w:rStyle w:val="CommentReference"/>
        </w:rPr>
        <w:annotationRef/>
      </w:r>
      <w:r>
        <w:t>The CRS should be the borehole curve</w:t>
      </w:r>
    </w:p>
  </w:comment>
  <w:comment w:id="4376" w:author="Boisvert, Eric" w:date="2016-03-31T14:35:00Z" w:initials="BE">
    <w:p w14:paraId="2B24470B" w14:textId="65C06FB9" w:rsidR="009024EB" w:rsidRDefault="009024EB">
      <w:pPr>
        <w:pStyle w:val="CommentText"/>
      </w:pPr>
      <w:r>
        <w:rPr>
          <w:rStyle w:val="CommentReference"/>
        </w:rPr>
        <w:annotationRef/>
      </w:r>
      <w:r>
        <w:t xml:space="preserve">Already covered in core </w:t>
      </w:r>
    </w:p>
  </w:comment>
  <w:comment w:id="4404" w:author="Boisvert, Eric" w:date="2016-03-31T14:35:00Z" w:initials="BE">
    <w:p w14:paraId="14328BAF" w14:textId="1FF148EF" w:rsidR="009024EB" w:rsidRDefault="009024EB">
      <w:pPr>
        <w:pStyle w:val="CommentText"/>
      </w:pPr>
      <w:r>
        <w:rPr>
          <w:rStyle w:val="CommentReference"/>
        </w:rPr>
        <w:annotationRef/>
      </w:r>
      <w:r>
        <w:t>This means that interval are in absolute coordinate</w:t>
      </w:r>
    </w:p>
  </w:comment>
  <w:comment w:id="4519" w:author="Boisvert, Eric" w:date="2016-03-31T14:35:00Z" w:initials="BE">
    <w:p w14:paraId="1D73A3B9" w14:textId="3051C86B" w:rsidR="009024EB" w:rsidRDefault="009024EB">
      <w:pPr>
        <w:pStyle w:val="CommentText"/>
      </w:pPr>
      <w:r>
        <w:rPr>
          <w:rStyle w:val="CommentReference"/>
        </w:rPr>
        <w:annotationRef/>
      </w:r>
      <w:r>
        <w:t>This labAnalysis-&gt;samplgFeature is redundant since its already include with basic</w:t>
      </w:r>
    </w:p>
  </w:comment>
  <w:comment w:id="4564" w:author="Eric Boisvert" w:date="2016-03-31T14:35:00Z" w:initials="EB/L">
    <w:p w14:paraId="3FE7EDCC" w14:textId="2BD98D64" w:rsidR="009024EB" w:rsidRDefault="009024EB">
      <w:pPr>
        <w:pStyle w:val="CommentText"/>
      </w:pPr>
      <w:r>
        <w:rPr>
          <w:rStyle w:val="CommentReference"/>
        </w:rPr>
        <w:annotationRef/>
      </w:r>
      <w:r>
        <w:t>Removed because this should be defined in the profile made by that community</w:t>
      </w:r>
    </w:p>
  </w:comment>
  <w:comment w:id="4718" w:author="Boisvert, Eric" w:date="2016-03-31T14:35:00Z" w:initials="BE">
    <w:p w14:paraId="7B362452" w14:textId="07A1582E" w:rsidR="009024EB" w:rsidRDefault="009024EB">
      <w:pPr>
        <w:pStyle w:val="CommentText"/>
      </w:pPr>
      <w:r>
        <w:rPr>
          <w:rStyle w:val="CommentReference"/>
        </w:rPr>
        <w:annotationRef/>
      </w:r>
      <w:r>
        <w:t>I suppose we can’t really police what other domains do.</w:t>
      </w:r>
    </w:p>
  </w:comment>
  <w:comment w:id="4734" w:author="Boisvert, Eric" w:date="2016-03-31T14:35:00Z" w:initials="BE">
    <w:p w14:paraId="261F51AD" w14:textId="318CAC15" w:rsidR="009024EB" w:rsidRDefault="009024EB">
      <w:pPr>
        <w:pStyle w:val="CommentText"/>
      </w:pPr>
      <w:r>
        <w:rPr>
          <w:rStyle w:val="CommentReference"/>
        </w:rPr>
        <w:annotationRef/>
      </w:r>
      <w:r>
        <w:t>Or is it normative ?</w:t>
      </w:r>
    </w:p>
  </w:comment>
  <w:comment w:id="4810" w:author="Eric Boisvert" w:date="2016-03-31T14:35:00Z" w:initials="EB/L">
    <w:p w14:paraId="7795B763" w14:textId="0B9030E4" w:rsidR="009024EB" w:rsidRDefault="009024EB">
      <w:pPr>
        <w:pStyle w:val="CommentText"/>
      </w:pPr>
      <w:r>
        <w:rPr>
          <w:rStyle w:val="CommentReference"/>
        </w:rPr>
        <w:annotationRef/>
      </w:r>
      <w:r>
        <w:t>Is this still how http URI flagged ?</w:t>
      </w:r>
    </w:p>
  </w:comment>
  <w:comment w:id="4887" w:author="Eric Boisvert" w:date="2016-04-03T12:49:00Z" w:initials="EB/L">
    <w:p w14:paraId="7F452530" w14:textId="321833CC" w:rsidR="009024EB" w:rsidRDefault="009024EB">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4894" w:author="Eric Boisvert" w:date="2016-03-31T14:35:00Z" w:initials="EB/L">
    <w:p w14:paraId="23E499DD" w14:textId="4C908A9F" w:rsidR="009024EB" w:rsidRDefault="009024EB">
      <w:pPr>
        <w:pStyle w:val="CommentText"/>
      </w:pPr>
      <w:r>
        <w:rPr>
          <w:rStyle w:val="CommentReference"/>
        </w:rPr>
        <w:annotationRef/>
      </w:r>
      <w:r>
        <w:t>Removed since all sch will import core anyway.  It’s embedded in the previous rule</w:t>
      </w:r>
    </w:p>
  </w:comment>
  <w:comment w:id="4967" w:author="Eric Boisvert" w:date="2016-03-31T14:35:00Z" w:initials="EB/L">
    <w:p w14:paraId="05E20B47" w14:textId="2CC7B3E4" w:rsidR="009024EB" w:rsidRDefault="009024EB">
      <w:pPr>
        <w:pStyle w:val="CommentText"/>
      </w:pPr>
      <w:r>
        <w:rPr>
          <w:rStyle w:val="CommentReference"/>
        </w:rPr>
        <w:annotationRef/>
      </w:r>
      <w:r>
        <w:t>Gml:id != name !</w:t>
      </w:r>
    </w:p>
  </w:comment>
  <w:comment w:id="5096" w:author="Eric Boisvert" w:date="2016-03-31T14:35:00Z" w:initials="EB/L">
    <w:p w14:paraId="18EE763B" w14:textId="77777777" w:rsidR="009024EB" w:rsidRDefault="009024EB" w:rsidP="00652E95">
      <w:pPr>
        <w:pStyle w:val="CommentText"/>
      </w:pPr>
      <w:r>
        <w:rPr>
          <w:rStyle w:val="CommentReference"/>
        </w:rPr>
        <w:annotationRef/>
      </w:r>
      <w:r>
        <w:t>Great. This one 404s</w:t>
      </w:r>
    </w:p>
  </w:comment>
  <w:comment w:id="5117" w:author="Eric Boisvert" w:date="2016-03-31T14:35:00Z" w:initials="EB/L">
    <w:p w14:paraId="7EBA9BF2" w14:textId="77777777" w:rsidR="009024EB" w:rsidRDefault="009024EB">
      <w:pPr>
        <w:pStyle w:val="CommentText"/>
      </w:pPr>
      <w:r>
        <w:rPr>
          <w:rStyle w:val="CommentReference"/>
        </w:rPr>
        <w:annotationRef/>
      </w:r>
      <w:r>
        <w:t>Great. This one 404s</w:t>
      </w:r>
    </w:p>
  </w:comment>
  <w:comment w:id="5127" w:author="Boisvert, Eric" w:date="2016-03-31T14:35:00Z" w:initials="BE">
    <w:p w14:paraId="70C77D12" w14:textId="582AFCB0" w:rsidR="009024EB" w:rsidRDefault="009024EB">
      <w:pPr>
        <w:pStyle w:val="CommentText"/>
      </w:pPr>
      <w:r>
        <w:rPr>
          <w:rStyle w:val="CommentReference"/>
        </w:rPr>
        <w:annotationRef/>
      </w:r>
      <w:r>
        <w:t>Technically, this one should be testable by schematron</w:t>
      </w:r>
    </w:p>
  </w:comment>
  <w:comment w:id="5128" w:author="Boisvert, Eric" w:date="2016-03-31T14:35:00Z" w:initials="BE">
    <w:p w14:paraId="45CD9209" w14:textId="209DC396" w:rsidR="009024EB" w:rsidRDefault="009024EB">
      <w:pPr>
        <w:pStyle w:val="CommentText"/>
      </w:pPr>
      <w:r>
        <w:rPr>
          <w:rStyle w:val="CommentReference"/>
        </w:rPr>
        <w:annotationRef/>
      </w:r>
      <w:r>
        <w:t>Shall we enforce a specific codeSpace ?</w:t>
      </w:r>
    </w:p>
  </w:comment>
  <w:comment w:id="5196" w:author="Eric Boisvert" w:date="2016-03-31T14:35:00Z" w:initials="EB/L">
    <w:p w14:paraId="285C7AC8" w14:textId="3CA6FD1E" w:rsidR="009024EB" w:rsidRDefault="009024EB">
      <w:pPr>
        <w:pStyle w:val="CommentText"/>
      </w:pPr>
      <w:r>
        <w:rPr>
          <w:rStyle w:val="CommentReference"/>
        </w:rPr>
        <w:annotationRef/>
      </w:r>
      <w:r>
        <w:t>Not an official spec</w:t>
      </w:r>
    </w:p>
  </w:comment>
  <w:comment w:id="5240" w:author="Eric Boisvert" w:date="2016-03-31T14:35:00Z" w:initials="EB/L">
    <w:p w14:paraId="60ACA5C2" w14:textId="2073F116" w:rsidR="009024EB" w:rsidRDefault="009024EB">
      <w:pPr>
        <w:pStyle w:val="CommentText"/>
      </w:pPr>
      <w:r>
        <w:rPr>
          <w:rStyle w:val="CommentReference"/>
        </w:rPr>
        <w:annotationRef/>
      </w:r>
      <w:r>
        <w:t>Check.  Are we SF1 or SF0</w:t>
      </w:r>
    </w:p>
  </w:comment>
  <w:comment w:id="5276" w:author="Eric Boisvert" w:date="2016-04-03T13:05:00Z" w:initials="EB/L">
    <w:p w14:paraId="3BDCB426" w14:textId="063AC6EA" w:rsidR="00F813AA" w:rsidRDefault="00F813AA">
      <w:pPr>
        <w:pStyle w:val="CommentText"/>
      </w:pPr>
      <w:r>
        <w:rPr>
          <w:rStyle w:val="CommentReference"/>
        </w:rPr>
        <w:annotationRef/>
      </w:r>
      <w:r>
        <w:t xml:space="preserve">Right now, the schema does not state if the user properties are in the same namespace or another namespace.  </w:t>
      </w:r>
    </w:p>
    <w:p w14:paraId="230B621C" w14:textId="77777777" w:rsidR="00F813AA" w:rsidRDefault="00F813AA">
      <w:pPr>
        <w:pStyle w:val="CommentText"/>
      </w:pPr>
    </w:p>
    <w:p w14:paraId="4617A4B5" w14:textId="317147AE" w:rsidR="00F813AA" w:rsidRDefault="00F813AA">
      <w:pPr>
        <w:pStyle w:val="CommentText"/>
      </w:pPr>
      <w:r>
        <w:t xml:space="preserve">If we force another namespace , it should be </w:t>
      </w:r>
    </w:p>
    <w:p w14:paraId="06BF90BC" w14:textId="7AA925AF" w:rsidR="00F813AA" w:rsidRDefault="00F813AA">
      <w:pPr>
        <w:pStyle w:val="CommentText"/>
      </w:pPr>
      <w:r w:rsidRPr="00F813AA">
        <w:t>&lt;xs:any namespace="##other" processContents="lax" minOccurs="0" maxOccurs="unbounded"/&gt;</w:t>
      </w:r>
    </w:p>
    <w:p w14:paraId="61D7B68D" w14:textId="77777777" w:rsidR="00F813AA" w:rsidRDefault="00F813AA">
      <w:pPr>
        <w:pStyle w:val="CommentText"/>
      </w:pPr>
    </w:p>
    <w:p w14:paraId="2B831EFC" w14:textId="2DF89834" w:rsidR="00F813AA" w:rsidRDefault="00F813AA">
      <w:pPr>
        <w:pStyle w:val="CommentText"/>
      </w:pPr>
      <w:r>
        <w:t xml:space="preserve">Otherwise, if we want to force the same namespace, it should be </w:t>
      </w:r>
    </w:p>
    <w:p w14:paraId="1B13AAEA" w14:textId="77777777" w:rsidR="00F813AA" w:rsidRDefault="00F813AA">
      <w:pPr>
        <w:pStyle w:val="CommentText"/>
      </w:pPr>
    </w:p>
    <w:p w14:paraId="3C750259" w14:textId="77777777" w:rsidR="00F813AA" w:rsidRDefault="00F813AA" w:rsidP="00F813AA">
      <w:pPr>
        <w:pStyle w:val="CommentText"/>
      </w:pPr>
      <w:r>
        <w:t xml:space="preserve">    &lt;xs:any processContents="lax" minOccurs="0" maxOccurs="unbounded"</w:t>
      </w:r>
    </w:p>
    <w:p w14:paraId="30B4C703" w14:textId="6FE7E2E7" w:rsidR="00F813AA" w:rsidRDefault="00F813AA" w:rsidP="00F813AA">
      <w:pPr>
        <w:pStyle w:val="CommentText"/>
      </w:pPr>
      <w:r>
        <w:t xml:space="preserve">          namespace="##targetNamespace"/&gt;</w:t>
      </w:r>
    </w:p>
  </w:comment>
  <w:comment w:id="5298" w:author="Eric Boisvert" w:date="2016-03-31T14:35:00Z" w:initials="EB/L">
    <w:p w14:paraId="004591F4" w14:textId="77777777" w:rsidR="009024EB" w:rsidRDefault="009024EB" w:rsidP="00974714">
      <w:pPr>
        <w:pStyle w:val="CommentText"/>
      </w:pPr>
      <w:r>
        <w:rPr>
          <w:rStyle w:val="CommentReference"/>
        </w:rPr>
        <w:annotationRef/>
      </w:r>
      <w:r>
        <w:t>Should we keep the abstract portrayal for future 3.2 extension</w:t>
      </w:r>
    </w:p>
  </w:comment>
  <w:comment w:id="5366" w:author="Eric Boisvert" w:date="2016-03-31T14:35:00Z" w:initials="EB/L">
    <w:p w14:paraId="42B015B6" w14:textId="30254E4D" w:rsidR="009024EB" w:rsidRDefault="009024EB">
      <w:pPr>
        <w:pStyle w:val="CommentText"/>
      </w:pPr>
      <w:r>
        <w:rPr>
          <w:rStyle w:val="CommentReference"/>
        </w:rPr>
        <w:annotationRef/>
      </w:r>
      <w:r>
        <w:t>Can a property be even serialized, but empty ? – must check</w:t>
      </w:r>
    </w:p>
  </w:comment>
  <w:comment w:id="5381" w:author="Eric Boisvert" w:date="2016-03-31T14:35:00Z" w:initials="EB/L">
    <w:p w14:paraId="5664EA8E" w14:textId="793BA081" w:rsidR="009024EB" w:rsidRDefault="009024EB">
      <w:pPr>
        <w:pStyle w:val="CommentText"/>
      </w:pPr>
      <w:r>
        <w:rPr>
          <w:rStyle w:val="CommentReference"/>
        </w:rPr>
        <w:annotationRef/>
      </w:r>
      <w:r>
        <w:t>Removed this clause, because the top requirement is already that instance must be valid.</w:t>
      </w:r>
    </w:p>
  </w:comment>
  <w:comment w:id="5743" w:author="Eric Boisvert" w:date="2016-03-31T14:35:00Z" w:initials="EB/L">
    <w:p w14:paraId="656303FA" w14:textId="77777777" w:rsidR="009024EB" w:rsidRDefault="009024EB" w:rsidP="00480BB6">
      <w:pPr>
        <w:pStyle w:val="CommentText"/>
      </w:pPr>
      <w:r>
        <w:rPr>
          <w:rStyle w:val="CommentReference"/>
        </w:rPr>
        <w:annotationRef/>
      </w:r>
      <w:r>
        <w:t>This is bad.</w:t>
      </w:r>
    </w:p>
  </w:comment>
  <w:comment w:id="6800" w:author="Eric Boisvert" w:date="2016-03-31T14:35:00Z" w:initials="EB/L">
    <w:p w14:paraId="229C7586" w14:textId="77777777" w:rsidR="009024EB" w:rsidRDefault="009024EB" w:rsidP="00480BB6">
      <w:pPr>
        <w:pStyle w:val="CommentText"/>
      </w:pPr>
      <w:r>
        <w:rPr>
          <w:rStyle w:val="CommentReference"/>
        </w:rPr>
        <w:annotationRef/>
      </w:r>
      <w:r>
        <w:t>Could not figure a good way to craft a rule (see requirements)</w:t>
      </w:r>
    </w:p>
  </w:comment>
  <w:comment w:id="6830" w:author="Eric Boisvert" w:date="2016-03-31T14:35:00Z" w:initials="EB/L">
    <w:p w14:paraId="67555824" w14:textId="77777777" w:rsidR="009024EB" w:rsidRDefault="009024EB"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033B3" w14:textId="77777777" w:rsidR="00513A7E" w:rsidRDefault="00513A7E">
      <w:pPr>
        <w:spacing w:after="0"/>
      </w:pPr>
      <w:r>
        <w:separator/>
      </w:r>
    </w:p>
  </w:endnote>
  <w:endnote w:type="continuationSeparator" w:id="0">
    <w:p w14:paraId="562CA5CD" w14:textId="77777777" w:rsidR="00513A7E" w:rsidRDefault="00513A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9024EB" w:rsidRDefault="009024EB">
    <w:pPr>
      <w:pStyle w:val="Footer"/>
      <w:jc w:val="center"/>
    </w:pPr>
    <w:r>
      <w:fldChar w:fldCharType="begin"/>
    </w:r>
    <w:r>
      <w:instrText xml:space="preserve"> PAGE   \* MERGEFORMAT </w:instrText>
    </w:r>
    <w:r>
      <w:fldChar w:fldCharType="separate"/>
    </w:r>
    <w:r w:rsidR="001A7658">
      <w:rPr>
        <w:noProof/>
      </w:rPr>
      <w:t>217</w:t>
    </w:r>
    <w:r>
      <w:rPr>
        <w:noProof/>
      </w:rPr>
      <w:fldChar w:fldCharType="end"/>
    </w:r>
  </w:p>
  <w:p w14:paraId="5299F2EC" w14:textId="52887485" w:rsidR="009024EB" w:rsidRPr="0079517D" w:rsidRDefault="009024EB" w:rsidP="0079517D">
    <w:pPr>
      <w:pStyle w:val="Footer"/>
      <w:jc w:val="right"/>
      <w:rPr>
        <w:sz w:val="16"/>
        <w:szCs w:val="16"/>
      </w:rPr>
    </w:pPr>
    <w:r w:rsidRPr="0079517D">
      <w:rPr>
        <w:sz w:val="16"/>
        <w:szCs w:val="16"/>
      </w:rPr>
      <w:t xml:space="preserve">Copyright © </w:t>
    </w:r>
    <w:r w:rsidRPr="009B3BBD">
      <w:rPr>
        <w:sz w:val="16"/>
        <w:szCs w:val="16"/>
      </w:rPr>
      <w:t>201</w:t>
    </w:r>
    <w:del w:id="8130" w:author="Ollie Raymond" w:date="2016-02-09T11:27:00Z">
      <w:r w:rsidRPr="009B3BBD" w:rsidDel="00FA31AE">
        <w:rPr>
          <w:sz w:val="16"/>
          <w:szCs w:val="16"/>
        </w:rPr>
        <w:delText>5</w:delText>
      </w:r>
    </w:del>
    <w:ins w:id="8131"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6375B" w14:textId="77777777" w:rsidR="00513A7E" w:rsidRDefault="00513A7E">
      <w:pPr>
        <w:spacing w:after="0"/>
      </w:pPr>
      <w:r>
        <w:separator/>
      </w:r>
    </w:p>
  </w:footnote>
  <w:footnote w:type="continuationSeparator" w:id="0">
    <w:p w14:paraId="447B23D7" w14:textId="77777777" w:rsidR="00513A7E" w:rsidRDefault="00513A7E">
      <w:pPr>
        <w:spacing w:after="0"/>
      </w:pPr>
      <w:r>
        <w:continuationSeparator/>
      </w:r>
    </w:p>
  </w:footnote>
  <w:footnote w:id="1">
    <w:p w14:paraId="015C3D42" w14:textId="77777777" w:rsidR="009024EB" w:rsidRDefault="009024EB">
      <w:pPr>
        <w:pStyle w:val="FootnoteText"/>
      </w:pPr>
      <w:r>
        <w:footnoteRef/>
      </w:r>
      <w:r>
        <w:t xml:space="preserve"> </w:t>
      </w:r>
      <w:hyperlink r:id="rId1" w:history="1">
        <w:r>
          <w:rPr>
            <w:rStyle w:val="Hyperlink"/>
          </w:rPr>
          <w:t>www.opengeospatial.org/cite</w:t>
        </w:r>
      </w:hyperlink>
      <w:r>
        <w:t xml:space="preserve"> </w:t>
      </w:r>
    </w:p>
  </w:footnote>
  <w:footnote w:id="2">
    <w:p w14:paraId="3254F8DB" w14:textId="76920360" w:rsidR="009024EB" w:rsidRPr="006F2ACD" w:rsidRDefault="009024EB"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407"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408"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3D9"/>
    <w:rsid w:val="00156903"/>
    <w:rsid w:val="001571AE"/>
    <w:rsid w:val="00157A85"/>
    <w:rsid w:val="00157E57"/>
    <w:rsid w:val="00160943"/>
    <w:rsid w:val="00160C8B"/>
    <w:rsid w:val="00163799"/>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658"/>
    <w:rsid w:val="001A7909"/>
    <w:rsid w:val="001B130F"/>
    <w:rsid w:val="001B3235"/>
    <w:rsid w:val="001B4102"/>
    <w:rsid w:val="001C5A0E"/>
    <w:rsid w:val="001C6A17"/>
    <w:rsid w:val="001D519F"/>
    <w:rsid w:val="001D79AD"/>
    <w:rsid w:val="001E2A9F"/>
    <w:rsid w:val="001E3746"/>
    <w:rsid w:val="001E5387"/>
    <w:rsid w:val="001E6E27"/>
    <w:rsid w:val="001E7109"/>
    <w:rsid w:val="001E713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53146"/>
    <w:rsid w:val="002536B1"/>
    <w:rsid w:val="002546ED"/>
    <w:rsid w:val="002570EB"/>
    <w:rsid w:val="00263362"/>
    <w:rsid w:val="00263FE6"/>
    <w:rsid w:val="0026586A"/>
    <w:rsid w:val="00267D2C"/>
    <w:rsid w:val="00270EDD"/>
    <w:rsid w:val="00274AAD"/>
    <w:rsid w:val="00276AD3"/>
    <w:rsid w:val="0027787F"/>
    <w:rsid w:val="00283487"/>
    <w:rsid w:val="00287240"/>
    <w:rsid w:val="00290617"/>
    <w:rsid w:val="00291871"/>
    <w:rsid w:val="00292781"/>
    <w:rsid w:val="00295FF9"/>
    <w:rsid w:val="00297011"/>
    <w:rsid w:val="00297264"/>
    <w:rsid w:val="002A2C89"/>
    <w:rsid w:val="002A2EF0"/>
    <w:rsid w:val="002A3D49"/>
    <w:rsid w:val="002A494E"/>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11EC"/>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843"/>
    <w:rsid w:val="003E0DCA"/>
    <w:rsid w:val="003E16A4"/>
    <w:rsid w:val="003E1755"/>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BC2"/>
    <w:rsid w:val="004203F0"/>
    <w:rsid w:val="00421012"/>
    <w:rsid w:val="0042253D"/>
    <w:rsid w:val="0042527D"/>
    <w:rsid w:val="00426AB3"/>
    <w:rsid w:val="004274B7"/>
    <w:rsid w:val="00432BE6"/>
    <w:rsid w:val="00432FFC"/>
    <w:rsid w:val="0043553C"/>
    <w:rsid w:val="0043586C"/>
    <w:rsid w:val="0043688E"/>
    <w:rsid w:val="00437ED0"/>
    <w:rsid w:val="0044096A"/>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7E4D"/>
    <w:rsid w:val="004B1BCF"/>
    <w:rsid w:val="004C0E7B"/>
    <w:rsid w:val="004C43DA"/>
    <w:rsid w:val="004D1FB3"/>
    <w:rsid w:val="004D2792"/>
    <w:rsid w:val="004D2ACB"/>
    <w:rsid w:val="004D34D6"/>
    <w:rsid w:val="004D3EF3"/>
    <w:rsid w:val="004D7F25"/>
    <w:rsid w:val="004E0CFB"/>
    <w:rsid w:val="004E325F"/>
    <w:rsid w:val="004E3912"/>
    <w:rsid w:val="004E3A57"/>
    <w:rsid w:val="004E5F43"/>
    <w:rsid w:val="004E6F80"/>
    <w:rsid w:val="004F0435"/>
    <w:rsid w:val="004F09EE"/>
    <w:rsid w:val="004F0DC1"/>
    <w:rsid w:val="004F288E"/>
    <w:rsid w:val="004F46E7"/>
    <w:rsid w:val="004F51E1"/>
    <w:rsid w:val="005036D9"/>
    <w:rsid w:val="00504099"/>
    <w:rsid w:val="0050472F"/>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1FD5"/>
    <w:rsid w:val="00652185"/>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54E8"/>
    <w:rsid w:val="006A7DD0"/>
    <w:rsid w:val="006B03E3"/>
    <w:rsid w:val="006B39A1"/>
    <w:rsid w:val="006B5B2B"/>
    <w:rsid w:val="006C3FF2"/>
    <w:rsid w:val="006C4C24"/>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3367"/>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3482"/>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5595"/>
    <w:rsid w:val="008465E6"/>
    <w:rsid w:val="0085037B"/>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E9C"/>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310B"/>
    <w:rsid w:val="00A0337C"/>
    <w:rsid w:val="00A0347F"/>
    <w:rsid w:val="00A05D5D"/>
    <w:rsid w:val="00A07C65"/>
    <w:rsid w:val="00A10684"/>
    <w:rsid w:val="00A1185A"/>
    <w:rsid w:val="00A12606"/>
    <w:rsid w:val="00A1351F"/>
    <w:rsid w:val="00A13A17"/>
    <w:rsid w:val="00A14461"/>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407"/>
    <w:rsid w:val="00C9582A"/>
    <w:rsid w:val="00C97318"/>
    <w:rsid w:val="00CA3AC5"/>
    <w:rsid w:val="00CA59AF"/>
    <w:rsid w:val="00CB122C"/>
    <w:rsid w:val="00CB339F"/>
    <w:rsid w:val="00CC07DC"/>
    <w:rsid w:val="00CC0988"/>
    <w:rsid w:val="00CD1A35"/>
    <w:rsid w:val="00CD22DC"/>
    <w:rsid w:val="00CD3651"/>
    <w:rsid w:val="00CD43E1"/>
    <w:rsid w:val="00CD4906"/>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35608"/>
    <w:rsid w:val="00D404D2"/>
    <w:rsid w:val="00D41C9A"/>
    <w:rsid w:val="00D43BE2"/>
    <w:rsid w:val="00D44162"/>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B7E1F"/>
    <w:rsid w:val="00EC332D"/>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013C"/>
    <w:rsid w:val="00F813AA"/>
    <w:rsid w:val="00F829B5"/>
    <w:rsid w:val="00F84286"/>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101.emf"/><Relationship Id="rId21" Type="http://schemas.openxmlformats.org/officeDocument/2006/relationships/image" Target="media/image7.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xmlns.geosciml.org/geosciml-portrayal/4.0" TargetMode="External"/><Relationship Id="rId138" Type="http://schemas.openxmlformats.org/officeDocument/2006/relationships/hyperlink" Target="http://www.opengis.net/samplingSpecimen/2.0" TargetMode="External"/><Relationship Id="rId154" Type="http://schemas.openxmlformats.org/officeDocument/2006/relationships/fontTable" Target="fontTable.xml"/><Relationship Id="rId16" Type="http://schemas.openxmlformats.org/officeDocument/2006/relationships/image" Target="media/image2.emf"/><Relationship Id="rId107" Type="http://schemas.openxmlformats.org/officeDocument/2006/relationships/image" Target="media/image91.png"/><Relationship Id="rId11"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opengis.net/cv/0.2/gml32" TargetMode="External"/><Relationship Id="rId128" Type="http://schemas.openxmlformats.org/officeDocument/2006/relationships/hyperlink" Target="http://xmlns.geosciml.org/GeoSciML-Basic/4.0" TargetMode="External"/><Relationship Id="rId144" Type="http://schemas.openxmlformats.org/officeDocument/2006/relationships/hyperlink" Target="http://schemas.opengis.net/gsml/4.0/geologictime.sch" TargetMode="External"/><Relationship Id="rId149" Type="http://schemas.openxmlformats.org/officeDocument/2006/relationships/hyperlink" Target="http://inspire.jrc.ec.europa.eu/documents/Data_Specifications/INSPIRE_DataSpecification_GE_v3.0.pdf" TargetMode="Externa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image" Target="media/image8.emf"/><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standards.iso.org/iso/19115/-3/mrl/1.0" TargetMode="External"/><Relationship Id="rId139" Type="http://schemas.openxmlformats.org/officeDocument/2006/relationships/hyperlink" Target="http://www.opengis.net/swe/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openxmlformats.org/officeDocument/2006/relationships/hyperlink" Target="http://pubs.usgs.gov/of/2004/1334/2004-1334.pdf" TargetMode="External"/><Relationship Id="rId155" Type="http://schemas.openxmlformats.org/officeDocument/2006/relationships/theme" Target="theme/theme1.xml"/><Relationship Id="rId12" Type="http://schemas.openxmlformats.org/officeDocument/2006/relationships/hyperlink" Target="mailto:oliver.raymond@ga.gov.au" TargetMode="External"/><Relationship Id="rId17" Type="http://schemas.openxmlformats.org/officeDocument/2006/relationships/image" Target="media/image3.png"/><Relationship Id="rId33" Type="http://schemas.openxmlformats.org/officeDocument/2006/relationships/image" Target="media/image17.png"/><Relationship Id="rId38" Type="http://schemas.openxmlformats.org/officeDocument/2006/relationships/image" Target="media/image22.emf"/><Relationship Id="rId59" Type="http://schemas.openxmlformats.org/officeDocument/2006/relationships/image" Target="media/image43.emf"/><Relationship Id="rId103" Type="http://schemas.openxmlformats.org/officeDocument/2006/relationships/image" Target="media/image87.emf"/><Relationship Id="rId108" Type="http://schemas.openxmlformats.org/officeDocument/2006/relationships/image" Target="media/image92.emf"/><Relationship Id="rId124" Type="http://schemas.openxmlformats.org/officeDocument/2006/relationships/hyperlink" Target="http://www.isotc211.org/2005/gco" TargetMode="External"/><Relationship Id="rId129" Type="http://schemas.openxmlformats.org/officeDocument/2006/relationships/hyperlink" Target="http://xmlns.geosciml.org/Borehole/4.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xmlns.geosciml.org/LaboratoryAnalysis-Specimen/4.0" TargetMode="External"/><Relationship Id="rId140" Type="http://schemas.openxmlformats.org/officeDocument/2006/relationships/hyperlink" Target="http://www.opengis.net/wfs/2.0" TargetMode="External"/><Relationship Id="rId145" Type="http://schemas.openxmlformats.org/officeDocument/2006/relationships/hyperlink" Target="http://www.geosciml.org" TargetMode="External"/><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emf"/><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www.opengis.net/gml/3.3/exr"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standards.iso.org/iso/19115/-3/cit/1.0" TargetMode="External"/><Relationship Id="rId130" Type="http://schemas.openxmlformats.org/officeDocument/2006/relationships/hyperlink" Target="http://xmlns.geosciml.org/GeoSciML-Extension/4.0" TargetMode="External"/><Relationship Id="rId135" Type="http://schemas.openxmlformats.org/officeDocument/2006/relationships/hyperlink" Target="http://www.opengis.net/om/2.0" TargetMode="External"/><Relationship Id="rId143" Type="http://schemas.openxmlformats.org/officeDocument/2006/relationships/hyperlink" Target="http://schemas.opengis.net/gsml/4.0/geoSciMLBasic.sch" TargetMode="External"/><Relationship Id="rId148" Type="http://schemas.openxmlformats.org/officeDocument/2006/relationships/hyperlink" Target="http://www.chronos.org/pdfs/publications/geosphere2005.pdf" TargetMode="External"/><Relationship Id="rId151" Type="http://schemas.openxmlformats.org/officeDocument/2006/relationships/hyperlink" Target="http://www.geologicacarpathica.com/GeolCarp_Vol56_No3_273_284.html" TargetMode="External"/><Relationship Id="rId156"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png"/><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hyperlink" Target="http://www.isotc211.org/2005/gmd" TargetMode="External"/><Relationship Id="rId141" Type="http://schemas.openxmlformats.org/officeDocument/2006/relationships/hyperlink" Target="http://www.w3.org/1999/xlink" TargetMode="External"/><Relationship Id="rId146" Type="http://schemas.openxmlformats.org/officeDocument/2006/relationships/hyperlink" Target="http://unitsofmeasure.org/ucum.html"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GeologicTime/4.0" TargetMode="External"/><Relationship Id="rId136" Type="http://schemas.openxmlformats.org/officeDocument/2006/relationships/hyperlink" Target="http://www.opengis.net/sampling/2.0" TargetMode="External"/><Relationship Id="rId157" Type="http://schemas.microsoft.com/office/2011/relationships/people" Target="people.xml"/><Relationship Id="rId61" Type="http://schemas.openxmlformats.org/officeDocument/2006/relationships/image" Target="media/image45.emf"/><Relationship Id="rId82" Type="http://schemas.openxmlformats.org/officeDocument/2006/relationships/image" Target="media/image66.emf"/><Relationship Id="rId152" Type="http://schemas.openxmlformats.org/officeDocument/2006/relationships/hyperlink" Target="http://precambrian.stratigraphy.org/Walsh_et_al_2004.pdf" TargetMode="External"/><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www.opengis.net/gml/3.2" TargetMode="External"/><Relationship Id="rId147" Type="http://schemas.openxmlformats.org/officeDocument/2006/relationships/hyperlink" Target="http://www.ct.ingv.it/images/MappaGeologicaEtna/geological_map_Etna.pdf" TargetMode="External"/><Relationship Id="rId8" Type="http://schemas.openxmlformats.org/officeDocument/2006/relationships/endnotes" Target="endnotes.xm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image" Target="media/image105.emf"/><Relationship Id="rId142" Type="http://schemas.openxmlformats.org/officeDocument/2006/relationships/hyperlink" Target="http://schemas.opengis.net/gsml/4.0/geosciml-portrayal.sch"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emf"/><Relationship Id="rId67" Type="http://schemas.openxmlformats.org/officeDocument/2006/relationships/image" Target="media/image51.emf"/><Relationship Id="rId116" Type="http://schemas.openxmlformats.org/officeDocument/2006/relationships/image" Target="media/image100.emf"/><Relationship Id="rId137" Type="http://schemas.openxmlformats.org/officeDocument/2006/relationships/hyperlink" Target="http://www.opengis.net/samplingSpatial/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359DC-12A8-4226-9C3A-05E0F3B18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405</TotalTime>
  <Pages>1</Pages>
  <Words>46908</Words>
  <Characters>267381</Characters>
  <Application>Microsoft Office Word</Application>
  <DocSecurity>0</DocSecurity>
  <Lines>2228</Lines>
  <Paragraphs>627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313662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49</cp:revision>
  <cp:lastPrinted>2016-04-01T11:54:00Z</cp:lastPrinted>
  <dcterms:created xsi:type="dcterms:W3CDTF">2016-04-02T15:22:00Z</dcterms:created>
  <dcterms:modified xsi:type="dcterms:W3CDTF">2016-04-03T17:43:00Z</dcterms:modified>
</cp:coreProperties>
</file>